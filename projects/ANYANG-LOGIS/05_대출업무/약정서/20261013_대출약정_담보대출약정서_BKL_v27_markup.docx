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8669" w14:textId="77777777" w:rsidR="004E5475" w:rsidRPr="00BF5E2C" w:rsidRDefault="004E5475" w:rsidP="00FD1775">
      <w:pPr>
        <w:tabs>
          <w:tab w:val="left" w:pos="400"/>
        </w:tabs>
        <w:adjustRightInd w:val="0"/>
        <w:snapToGrid w:val="0"/>
        <w:spacing w:line="400" w:lineRule="exact"/>
        <w:jc w:val="center"/>
        <w:rPr>
          <w:rFonts w:ascii="Times New Roman"/>
          <w:b/>
          <w:bCs/>
          <w:sz w:val="22"/>
          <w:szCs w:val="22"/>
        </w:rPr>
      </w:pPr>
    </w:p>
    <w:p w14:paraId="181352F9" w14:textId="77777777" w:rsidR="004E5475" w:rsidRPr="00BF5E2C" w:rsidRDefault="004E5475" w:rsidP="00FD1775">
      <w:pPr>
        <w:tabs>
          <w:tab w:val="left" w:pos="400"/>
        </w:tabs>
        <w:adjustRightInd w:val="0"/>
        <w:snapToGrid w:val="0"/>
        <w:spacing w:line="400" w:lineRule="exact"/>
        <w:jc w:val="center"/>
        <w:rPr>
          <w:rFonts w:ascii="Times New Roman"/>
          <w:b/>
          <w:bCs/>
          <w:sz w:val="28"/>
          <w:szCs w:val="28"/>
        </w:rPr>
      </w:pPr>
    </w:p>
    <w:p w14:paraId="3862D26E" w14:textId="6C3AB528" w:rsidR="004E5475" w:rsidRPr="00413874" w:rsidRDefault="004E5475" w:rsidP="00FD1775">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금</w:t>
      </w:r>
      <w:r w:rsidRPr="00413874">
        <w:rPr>
          <w:rFonts w:ascii="Times New Roman"/>
          <w:b/>
          <w:bCs/>
          <w:sz w:val="28"/>
          <w:szCs w:val="28"/>
        </w:rPr>
        <w:t xml:space="preserve"> </w:t>
      </w:r>
      <w:r w:rsidR="003A3A0E">
        <w:rPr>
          <w:rFonts w:ascii="Times New Roman" w:hint="eastAsia"/>
          <w:b/>
          <w:bCs/>
          <w:sz w:val="28"/>
          <w:szCs w:val="28"/>
        </w:rPr>
        <w:t>일</w:t>
      </w:r>
      <w:r w:rsidRPr="00413874">
        <w:rPr>
          <w:rFonts w:ascii="Times New Roman"/>
          <w:b/>
          <w:bCs/>
          <w:sz w:val="28"/>
          <w:szCs w:val="28"/>
        </w:rPr>
        <w:t>천구백</w:t>
      </w:r>
      <w:r w:rsidR="003A3A0E">
        <w:rPr>
          <w:rFonts w:ascii="Times New Roman" w:hint="eastAsia"/>
          <w:b/>
          <w:bCs/>
          <w:sz w:val="28"/>
          <w:szCs w:val="28"/>
        </w:rPr>
        <w:t>팔</w:t>
      </w:r>
      <w:r w:rsidRPr="00413874">
        <w:rPr>
          <w:rFonts w:ascii="Times New Roman"/>
          <w:b/>
          <w:bCs/>
          <w:sz w:val="28"/>
          <w:szCs w:val="28"/>
        </w:rPr>
        <w:t>십억원</w:t>
      </w:r>
      <w:r w:rsidRPr="00413874">
        <w:rPr>
          <w:rFonts w:ascii="Times New Roman"/>
          <w:b/>
          <w:bCs/>
          <w:sz w:val="28"/>
          <w:szCs w:val="28"/>
        </w:rPr>
        <w:t>(</w:t>
      </w:r>
      <w:r w:rsidRPr="00413874">
        <w:rPr>
          <w:rFonts w:ascii="Times New Roman"/>
          <w:b/>
          <w:bCs/>
          <w:sz w:val="28"/>
          <w:szCs w:val="28"/>
        </w:rPr>
        <w:t>￦</w:t>
      </w:r>
      <w:r w:rsidR="003A3A0E">
        <w:rPr>
          <w:rFonts w:ascii="Times New Roman" w:hint="eastAsia"/>
          <w:b/>
          <w:bCs/>
          <w:sz w:val="28"/>
          <w:szCs w:val="28"/>
        </w:rPr>
        <w:t>198</w:t>
      </w:r>
      <w:r w:rsidRPr="00413874">
        <w:rPr>
          <w:rFonts w:ascii="Times New Roman"/>
          <w:b/>
          <w:bCs/>
          <w:sz w:val="28"/>
          <w:szCs w:val="28"/>
        </w:rPr>
        <w:t>,000,000,000)</w:t>
      </w:r>
    </w:p>
    <w:p w14:paraId="422F93BD" w14:textId="77777777" w:rsidR="004E5475" w:rsidRPr="00413874" w:rsidRDefault="004E5475" w:rsidP="006E374D">
      <w:pPr>
        <w:tabs>
          <w:tab w:val="left" w:pos="400"/>
        </w:tabs>
        <w:adjustRightInd w:val="0"/>
        <w:snapToGrid w:val="0"/>
        <w:spacing w:line="400" w:lineRule="exact"/>
        <w:jc w:val="center"/>
        <w:rPr>
          <w:rFonts w:ascii="Times New Roman"/>
          <w:b/>
          <w:bCs/>
          <w:sz w:val="28"/>
          <w:szCs w:val="28"/>
        </w:rPr>
      </w:pPr>
    </w:p>
    <w:p w14:paraId="364381F8" w14:textId="2F32158F" w:rsidR="004E5475" w:rsidRPr="00413874" w:rsidRDefault="004E5475" w:rsidP="006E374D">
      <w:pPr>
        <w:tabs>
          <w:tab w:val="left" w:pos="400"/>
        </w:tabs>
        <w:adjustRightInd w:val="0"/>
        <w:snapToGrid w:val="0"/>
        <w:spacing w:line="400" w:lineRule="exact"/>
        <w:jc w:val="center"/>
        <w:rPr>
          <w:rFonts w:ascii="Times New Roman"/>
          <w:b/>
          <w:bCs/>
          <w:sz w:val="28"/>
          <w:szCs w:val="28"/>
        </w:rPr>
      </w:pPr>
      <w:r w:rsidRPr="00413874">
        <w:rPr>
          <w:rFonts w:ascii="Times New Roman"/>
          <w:b/>
          <w:bCs/>
          <w:sz w:val="32"/>
          <w:szCs w:val="32"/>
        </w:rPr>
        <w:t>『</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리츠</w:t>
      </w:r>
      <w:r w:rsidRPr="00413874">
        <w:rPr>
          <w:rFonts w:ascii="Times New Roman"/>
          <w:b/>
          <w:bCs/>
          <w:sz w:val="28"/>
          <w:szCs w:val="28"/>
        </w:rPr>
        <w:t xml:space="preserve"> </w:t>
      </w:r>
      <w:r w:rsidRPr="00413874">
        <w:rPr>
          <w:rFonts w:ascii="Times New Roman"/>
          <w:b/>
          <w:bCs/>
          <w:sz w:val="28"/>
          <w:szCs w:val="28"/>
        </w:rPr>
        <w:t>담보대출</w:t>
      </w:r>
      <w:r w:rsidRPr="00413874">
        <w:rPr>
          <w:rFonts w:ascii="Times New Roman"/>
          <w:b/>
          <w:bCs/>
          <w:sz w:val="32"/>
          <w:szCs w:val="32"/>
        </w:rPr>
        <w:t>』</w:t>
      </w:r>
    </w:p>
    <w:p w14:paraId="56DDC56F" w14:textId="77777777" w:rsidR="004E5475" w:rsidRPr="00413874" w:rsidRDefault="004E5475" w:rsidP="006E374D">
      <w:pPr>
        <w:tabs>
          <w:tab w:val="left" w:pos="400"/>
        </w:tabs>
        <w:adjustRightInd w:val="0"/>
        <w:snapToGrid w:val="0"/>
        <w:spacing w:line="400" w:lineRule="exact"/>
        <w:jc w:val="center"/>
        <w:rPr>
          <w:rFonts w:ascii="Times New Roman"/>
          <w:b/>
          <w:bCs/>
          <w:sz w:val="22"/>
          <w:szCs w:val="22"/>
        </w:rPr>
      </w:pPr>
    </w:p>
    <w:p w14:paraId="14EC11F6" w14:textId="77777777" w:rsidR="004E5475" w:rsidRPr="00211B76" w:rsidRDefault="004E5475" w:rsidP="008E59EB">
      <w:pPr>
        <w:tabs>
          <w:tab w:val="left" w:pos="400"/>
        </w:tabs>
        <w:adjustRightInd w:val="0"/>
        <w:snapToGrid w:val="0"/>
        <w:spacing w:line="400" w:lineRule="exact"/>
        <w:jc w:val="center"/>
        <w:rPr>
          <w:rFonts w:ascii="Times New Roman"/>
          <w:b/>
          <w:bCs/>
          <w:sz w:val="48"/>
          <w:szCs w:val="48"/>
        </w:rPr>
      </w:pPr>
    </w:p>
    <w:p w14:paraId="3F79CDA7" w14:textId="77777777" w:rsidR="004E5475" w:rsidRPr="00413874" w:rsidRDefault="004E5475" w:rsidP="005879A2">
      <w:pPr>
        <w:tabs>
          <w:tab w:val="left" w:pos="400"/>
        </w:tabs>
        <w:adjustRightInd w:val="0"/>
        <w:snapToGrid w:val="0"/>
        <w:jc w:val="center"/>
        <w:rPr>
          <w:rFonts w:ascii="Times New Roman"/>
          <w:b/>
          <w:bCs/>
          <w:sz w:val="48"/>
          <w:szCs w:val="48"/>
        </w:rPr>
      </w:pPr>
      <w:r w:rsidRPr="00413874">
        <w:rPr>
          <w:rFonts w:ascii="Times New Roman"/>
          <w:b/>
          <w:bCs/>
          <w:sz w:val="48"/>
          <w:szCs w:val="48"/>
        </w:rPr>
        <w:t>대출약정서</w:t>
      </w:r>
    </w:p>
    <w:p w14:paraId="3ED35DDA" w14:textId="77777777" w:rsidR="004E5475" w:rsidRPr="00C569BD" w:rsidRDefault="004E5475" w:rsidP="003B2B5F">
      <w:pPr>
        <w:tabs>
          <w:tab w:val="left" w:pos="400"/>
        </w:tabs>
        <w:adjustRightInd w:val="0"/>
        <w:snapToGrid w:val="0"/>
        <w:spacing w:line="400" w:lineRule="exact"/>
        <w:jc w:val="center"/>
        <w:rPr>
          <w:rFonts w:ascii="Times New Roman"/>
          <w:b/>
          <w:bCs/>
          <w:sz w:val="22"/>
          <w:szCs w:val="22"/>
        </w:rPr>
      </w:pPr>
    </w:p>
    <w:p w14:paraId="4DC45A66"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00CCCB9B" w14:textId="2F71CC77" w:rsidR="004E5475" w:rsidRPr="00413874" w:rsidRDefault="004E5475" w:rsidP="00A75A98">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주식회사</w:t>
      </w:r>
      <w:r w:rsidRPr="00413874">
        <w:rPr>
          <w:rFonts w:ascii="Times New Roman"/>
          <w:b/>
          <w:bCs/>
          <w:sz w:val="28"/>
          <w:szCs w:val="28"/>
        </w:rPr>
        <w:t xml:space="preserve"> </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위탁관리부동산투자회사</w:t>
      </w:r>
    </w:p>
    <w:p w14:paraId="4BABB6E6" w14:textId="77777777" w:rsidR="004E5475" w:rsidRPr="00413874" w:rsidRDefault="004E5475" w:rsidP="0044622D">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차주</w:t>
      </w:r>
      <w:r w:rsidRPr="00413874">
        <w:rPr>
          <w:rFonts w:ascii="Times New Roman"/>
          <w:bCs/>
          <w:i/>
          <w:iCs/>
          <w:sz w:val="28"/>
          <w:szCs w:val="28"/>
        </w:rPr>
        <w:t>-</w:t>
      </w:r>
    </w:p>
    <w:p w14:paraId="15947B3D"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C487E64" w14:textId="77777777" w:rsidR="004E5475" w:rsidRDefault="004E5475" w:rsidP="008B24EF">
      <w:pPr>
        <w:tabs>
          <w:tab w:val="left" w:pos="400"/>
        </w:tabs>
        <w:adjustRightInd w:val="0"/>
        <w:snapToGrid w:val="0"/>
        <w:spacing w:line="400" w:lineRule="exact"/>
        <w:jc w:val="center"/>
        <w:rPr>
          <w:rFonts w:ascii="Times New Roman"/>
          <w:b/>
          <w:snapToGrid w:val="0"/>
          <w:sz w:val="28"/>
          <w:szCs w:val="28"/>
        </w:rPr>
      </w:pPr>
    </w:p>
    <w:p w14:paraId="5BA2EE03" w14:textId="18676FDE" w:rsidR="00FD59EB" w:rsidRPr="005A3A3E" w:rsidRDefault="00FD59EB" w:rsidP="008B24EF">
      <w:pPr>
        <w:tabs>
          <w:tab w:val="left" w:pos="400"/>
        </w:tabs>
        <w:adjustRightInd w:val="0"/>
        <w:snapToGrid w:val="0"/>
        <w:spacing w:line="400" w:lineRule="exact"/>
        <w:jc w:val="center"/>
        <w:rPr>
          <w:rFonts w:ascii="Times New Roman"/>
          <w:b/>
          <w:snapToGrid w:val="0"/>
          <w:sz w:val="28"/>
          <w:szCs w:val="28"/>
        </w:rPr>
      </w:pPr>
    </w:p>
    <w:p w14:paraId="5A79442E" w14:textId="162ACD6B" w:rsidR="004E5475" w:rsidRPr="00413874" w:rsidRDefault="00261B84" w:rsidP="00115799">
      <w:pPr>
        <w:tabs>
          <w:tab w:val="left" w:pos="400"/>
        </w:tabs>
        <w:adjustRightInd w:val="0"/>
        <w:snapToGrid w:val="0"/>
        <w:spacing w:line="400" w:lineRule="exact"/>
        <w:jc w:val="center"/>
        <w:rPr>
          <w:rFonts w:ascii="Times New Roman"/>
          <w:b/>
          <w:snapToGrid w:val="0"/>
          <w:sz w:val="28"/>
          <w:szCs w:val="28"/>
        </w:rPr>
      </w:pPr>
      <w:r w:rsidRPr="00AE2BBA">
        <w:rPr>
          <w:rFonts w:ascii="Times New Roman" w:hint="eastAsia"/>
          <w:b/>
          <w:sz w:val="28"/>
          <w:szCs w:val="28"/>
          <w:u w:val="single"/>
        </w:rPr>
        <w:t>별지</w:t>
      </w:r>
      <w:r w:rsidRPr="00AE2BBA">
        <w:rPr>
          <w:rFonts w:ascii="Times New Roman" w:hint="eastAsia"/>
          <w:b/>
          <w:bCs/>
          <w:sz w:val="28"/>
          <w:szCs w:val="28"/>
        </w:rPr>
        <w:t>에</w:t>
      </w:r>
      <w:r w:rsidRPr="00AE2BBA">
        <w:rPr>
          <w:rFonts w:ascii="Times New Roman"/>
          <w:b/>
          <w:bCs/>
          <w:sz w:val="28"/>
          <w:szCs w:val="28"/>
        </w:rPr>
        <w:t xml:space="preserve"> </w:t>
      </w:r>
      <w:r w:rsidRPr="00AE2BBA">
        <w:rPr>
          <w:rFonts w:ascii="Times New Roman" w:hint="eastAsia"/>
          <w:b/>
          <w:bCs/>
          <w:sz w:val="28"/>
          <w:szCs w:val="28"/>
        </w:rPr>
        <w:t>대주로</w:t>
      </w:r>
      <w:r w:rsidRPr="00AE2BBA">
        <w:rPr>
          <w:rFonts w:ascii="Times New Roman"/>
          <w:b/>
          <w:bCs/>
          <w:sz w:val="28"/>
          <w:szCs w:val="28"/>
        </w:rPr>
        <w:t xml:space="preserve"> </w:t>
      </w:r>
      <w:r w:rsidRPr="00AE2BBA">
        <w:rPr>
          <w:rFonts w:ascii="Times New Roman" w:hint="eastAsia"/>
          <w:b/>
          <w:bCs/>
          <w:sz w:val="28"/>
          <w:szCs w:val="28"/>
        </w:rPr>
        <w:t>기재된</w:t>
      </w:r>
      <w:r w:rsidRPr="00AE2BBA">
        <w:rPr>
          <w:rFonts w:ascii="Times New Roman"/>
          <w:b/>
          <w:bCs/>
          <w:sz w:val="28"/>
          <w:szCs w:val="28"/>
        </w:rPr>
        <w:t xml:space="preserve"> </w:t>
      </w:r>
      <w:r w:rsidRPr="00AE2BBA">
        <w:rPr>
          <w:rFonts w:ascii="Times New Roman" w:hint="eastAsia"/>
          <w:b/>
          <w:bCs/>
          <w:sz w:val="28"/>
          <w:szCs w:val="28"/>
        </w:rPr>
        <w:t>회사들</w:t>
      </w:r>
    </w:p>
    <w:p w14:paraId="79398E32" w14:textId="03172CE2" w:rsidR="004E5475" w:rsidRPr="00413874" w:rsidRDefault="004E5475" w:rsidP="008B24EF">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대주</w:t>
      </w:r>
      <w:r w:rsidRPr="00413874">
        <w:rPr>
          <w:rFonts w:ascii="Times New Roman"/>
          <w:bCs/>
          <w:i/>
          <w:iCs/>
          <w:sz w:val="28"/>
          <w:szCs w:val="28"/>
        </w:rPr>
        <w:t xml:space="preserve"> -</w:t>
      </w:r>
    </w:p>
    <w:p w14:paraId="19333850"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5D041B0B" w14:textId="77777777" w:rsidR="004E5475" w:rsidRDefault="004E5475" w:rsidP="00EE4498">
      <w:pPr>
        <w:tabs>
          <w:tab w:val="left" w:pos="400"/>
        </w:tabs>
        <w:adjustRightInd w:val="0"/>
        <w:snapToGrid w:val="0"/>
        <w:spacing w:line="400" w:lineRule="exact"/>
        <w:rPr>
          <w:rFonts w:ascii="Times New Roman"/>
          <w:b/>
          <w:bCs/>
          <w:sz w:val="22"/>
          <w:szCs w:val="22"/>
        </w:rPr>
      </w:pPr>
    </w:p>
    <w:p w14:paraId="50E3CF65" w14:textId="77777777" w:rsidR="00261B84" w:rsidRDefault="00261B84" w:rsidP="00EE4498">
      <w:pPr>
        <w:tabs>
          <w:tab w:val="left" w:pos="400"/>
        </w:tabs>
        <w:adjustRightInd w:val="0"/>
        <w:snapToGrid w:val="0"/>
        <w:spacing w:line="400" w:lineRule="exact"/>
        <w:rPr>
          <w:rFonts w:ascii="Times New Roman"/>
          <w:b/>
          <w:bCs/>
          <w:sz w:val="22"/>
          <w:szCs w:val="22"/>
        </w:rPr>
      </w:pPr>
    </w:p>
    <w:p w14:paraId="346748ED" w14:textId="77777777" w:rsidR="00261B84" w:rsidRDefault="00261B84" w:rsidP="00EE4498">
      <w:pPr>
        <w:tabs>
          <w:tab w:val="left" w:pos="400"/>
        </w:tabs>
        <w:adjustRightInd w:val="0"/>
        <w:snapToGrid w:val="0"/>
        <w:spacing w:line="400" w:lineRule="exact"/>
        <w:rPr>
          <w:rFonts w:ascii="Times New Roman"/>
          <w:b/>
          <w:bCs/>
          <w:sz w:val="22"/>
          <w:szCs w:val="22"/>
        </w:rPr>
      </w:pPr>
    </w:p>
    <w:p w14:paraId="3A66A2AD" w14:textId="77777777" w:rsidR="00261B84" w:rsidRDefault="00261B84" w:rsidP="00EE4498">
      <w:pPr>
        <w:tabs>
          <w:tab w:val="left" w:pos="400"/>
        </w:tabs>
        <w:adjustRightInd w:val="0"/>
        <w:snapToGrid w:val="0"/>
        <w:spacing w:line="400" w:lineRule="exact"/>
        <w:rPr>
          <w:rFonts w:ascii="Times New Roman"/>
          <w:b/>
          <w:bCs/>
          <w:sz w:val="22"/>
          <w:szCs w:val="22"/>
        </w:rPr>
      </w:pPr>
    </w:p>
    <w:p w14:paraId="3103D00C" w14:textId="77777777" w:rsidR="00261B84" w:rsidRDefault="00261B84" w:rsidP="00EE4498">
      <w:pPr>
        <w:tabs>
          <w:tab w:val="left" w:pos="400"/>
        </w:tabs>
        <w:adjustRightInd w:val="0"/>
        <w:snapToGrid w:val="0"/>
        <w:spacing w:line="400" w:lineRule="exact"/>
        <w:rPr>
          <w:rFonts w:ascii="Times New Roman"/>
          <w:b/>
          <w:bCs/>
          <w:sz w:val="22"/>
          <w:szCs w:val="22"/>
        </w:rPr>
      </w:pPr>
    </w:p>
    <w:p w14:paraId="77B5410C" w14:textId="77777777" w:rsidR="00261B84" w:rsidRPr="00413874" w:rsidRDefault="00261B84" w:rsidP="00EE4498">
      <w:pPr>
        <w:tabs>
          <w:tab w:val="left" w:pos="400"/>
        </w:tabs>
        <w:adjustRightInd w:val="0"/>
        <w:snapToGrid w:val="0"/>
        <w:spacing w:line="400" w:lineRule="exact"/>
        <w:rPr>
          <w:rFonts w:ascii="Times New Roman"/>
          <w:b/>
          <w:bCs/>
          <w:sz w:val="22"/>
          <w:szCs w:val="22"/>
        </w:rPr>
      </w:pPr>
    </w:p>
    <w:p w14:paraId="018E67DE" w14:textId="39142AE7" w:rsidR="004E5475" w:rsidRPr="00413874" w:rsidRDefault="004E5475" w:rsidP="008B24EF">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202</w:t>
      </w:r>
      <w:r w:rsidR="003A3A0E">
        <w:rPr>
          <w:rFonts w:ascii="Times New Roman" w:hint="eastAsia"/>
          <w:b/>
          <w:bCs/>
          <w:sz w:val="28"/>
          <w:szCs w:val="28"/>
        </w:rPr>
        <w:t>6</w:t>
      </w:r>
      <w:r w:rsidRPr="00413874">
        <w:rPr>
          <w:rFonts w:ascii="Times New Roman"/>
          <w:b/>
          <w:bCs/>
          <w:sz w:val="28"/>
          <w:szCs w:val="28"/>
        </w:rPr>
        <w:t>년</w:t>
      </w:r>
      <w:r w:rsidRPr="00413874">
        <w:rPr>
          <w:rFonts w:ascii="Times New Roman"/>
          <w:b/>
          <w:bCs/>
          <w:sz w:val="28"/>
          <w:szCs w:val="28"/>
        </w:rPr>
        <w:t xml:space="preserve"> </w:t>
      </w:r>
      <w:r w:rsidR="003A3A0E">
        <w:rPr>
          <w:rFonts w:ascii="Times New Roman" w:hint="eastAsia"/>
          <w:b/>
          <w:bCs/>
          <w:sz w:val="28"/>
          <w:szCs w:val="28"/>
        </w:rPr>
        <w:t>[*]</w:t>
      </w:r>
      <w:r w:rsidRPr="00413874">
        <w:rPr>
          <w:rFonts w:ascii="Times New Roman"/>
          <w:b/>
          <w:bCs/>
          <w:sz w:val="28"/>
          <w:szCs w:val="28"/>
        </w:rPr>
        <w:t>월</w:t>
      </w:r>
      <w:r w:rsidRPr="00413874">
        <w:rPr>
          <w:rFonts w:ascii="Times New Roman"/>
          <w:b/>
          <w:bCs/>
          <w:sz w:val="28"/>
          <w:szCs w:val="28"/>
        </w:rPr>
        <w:t xml:space="preserve"> </w:t>
      </w:r>
      <w:r w:rsidR="003A3A0E">
        <w:rPr>
          <w:rFonts w:ascii="Times New Roman" w:hint="eastAsia"/>
          <w:b/>
          <w:bCs/>
          <w:sz w:val="28"/>
          <w:szCs w:val="28"/>
        </w:rPr>
        <w:t>[*]</w:t>
      </w:r>
      <w:r w:rsidRPr="00413874">
        <w:rPr>
          <w:rFonts w:ascii="Times New Roman"/>
          <w:b/>
          <w:bCs/>
          <w:sz w:val="28"/>
          <w:szCs w:val="28"/>
        </w:rPr>
        <w:t>일</w:t>
      </w:r>
    </w:p>
    <w:p w14:paraId="4F334E38"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E4C9860"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5B7EA4F7"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248B8EF2" w14:textId="77777777" w:rsidR="004E5475" w:rsidRPr="00413874" w:rsidRDefault="004E5475" w:rsidP="00F117B5">
      <w:pPr>
        <w:pStyle w:val="aa"/>
        <w:ind w:leftChars="82" w:left="164"/>
        <w:jc w:val="center"/>
        <w:rPr>
          <w:rFonts w:ascii="Times New Roman"/>
          <w:color w:val="A6A6A6"/>
          <w:szCs w:val="22"/>
        </w:rPr>
      </w:pPr>
      <w:r w:rsidRPr="00413874">
        <w:rPr>
          <w:rFonts w:ascii="Times New Roman"/>
          <w:color w:val="A6A6A6"/>
          <w:szCs w:val="22"/>
        </w:rPr>
        <w:t xml:space="preserve">※ </w:t>
      </w:r>
      <w:r w:rsidRPr="00413874">
        <w:rPr>
          <w:rFonts w:ascii="Times New Roman"/>
          <w:color w:val="A6A6A6"/>
          <w:szCs w:val="22"/>
        </w:rPr>
        <w:t>본</w:t>
      </w:r>
      <w:r w:rsidRPr="00413874">
        <w:rPr>
          <w:rFonts w:ascii="Times New Roman"/>
          <w:color w:val="A6A6A6"/>
          <w:szCs w:val="22"/>
        </w:rPr>
        <w:t xml:space="preserve"> </w:t>
      </w:r>
      <w:r w:rsidRPr="00413874">
        <w:rPr>
          <w:rFonts w:ascii="Times New Roman"/>
          <w:color w:val="A6A6A6"/>
          <w:szCs w:val="22"/>
        </w:rPr>
        <w:t>대출약정서</w:t>
      </w:r>
      <w:r w:rsidRPr="00413874">
        <w:rPr>
          <w:rFonts w:ascii="Times New Roman"/>
          <w:color w:val="A6A6A6"/>
          <w:szCs w:val="22"/>
        </w:rPr>
        <w:t>(</w:t>
      </w:r>
      <w:r w:rsidRPr="00413874">
        <w:rPr>
          <w:rFonts w:ascii="Times New Roman"/>
          <w:color w:val="A6A6A6"/>
          <w:szCs w:val="22"/>
        </w:rPr>
        <w:t>별지</w:t>
      </w:r>
      <w:r w:rsidRPr="00413874">
        <w:rPr>
          <w:rFonts w:ascii="Times New Roman"/>
          <w:color w:val="A6A6A6"/>
          <w:szCs w:val="22"/>
        </w:rPr>
        <w:t xml:space="preserve">, </w:t>
      </w:r>
      <w:r w:rsidRPr="00413874">
        <w:rPr>
          <w:rFonts w:ascii="Times New Roman"/>
          <w:color w:val="A6A6A6"/>
          <w:szCs w:val="22"/>
        </w:rPr>
        <w:t>별첨</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첨부서류</w:t>
      </w:r>
      <w:r w:rsidRPr="00413874">
        <w:rPr>
          <w:rFonts w:ascii="Times New Roman"/>
          <w:color w:val="A6A6A6"/>
          <w:szCs w:val="22"/>
        </w:rPr>
        <w:t xml:space="preserve"> </w:t>
      </w:r>
      <w:r w:rsidRPr="00413874">
        <w:rPr>
          <w:rFonts w:ascii="Times New Roman"/>
          <w:color w:val="A6A6A6"/>
          <w:szCs w:val="22"/>
        </w:rPr>
        <w:t>포함</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계약서류는</w:t>
      </w:r>
      <w:r w:rsidRPr="00413874">
        <w:rPr>
          <w:rFonts w:ascii="Times New Roman"/>
          <w:color w:val="A6A6A6"/>
          <w:szCs w:val="22"/>
        </w:rPr>
        <w:t xml:space="preserve"> </w:t>
      </w:r>
      <w:r w:rsidRPr="00413874">
        <w:rPr>
          <w:rFonts w:ascii="Times New Roman"/>
          <w:color w:val="A6A6A6"/>
          <w:szCs w:val="22"/>
        </w:rPr>
        <w:t>「금융소비자보호에</w:t>
      </w:r>
      <w:r w:rsidRPr="00413874">
        <w:rPr>
          <w:rFonts w:ascii="Times New Roman"/>
          <w:color w:val="A6A6A6"/>
          <w:szCs w:val="22"/>
        </w:rPr>
        <w:t xml:space="preserve"> </w:t>
      </w:r>
      <w:r w:rsidRPr="00413874">
        <w:rPr>
          <w:rFonts w:ascii="Times New Roman"/>
          <w:color w:val="A6A6A6"/>
          <w:szCs w:val="22"/>
        </w:rPr>
        <w:t>관한</w:t>
      </w:r>
      <w:r w:rsidRPr="00413874">
        <w:rPr>
          <w:rFonts w:ascii="Times New Roman"/>
          <w:color w:val="A6A6A6"/>
          <w:szCs w:val="22"/>
        </w:rPr>
        <w:t xml:space="preserve"> </w:t>
      </w:r>
      <w:r w:rsidRPr="00413874">
        <w:rPr>
          <w:rFonts w:ascii="Times New Roman"/>
          <w:color w:val="A6A6A6"/>
          <w:szCs w:val="22"/>
        </w:rPr>
        <w:t>법률」</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법령</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대주별</w:t>
      </w:r>
      <w:r w:rsidRPr="00413874">
        <w:rPr>
          <w:rFonts w:ascii="Times New Roman"/>
          <w:color w:val="A6A6A6"/>
          <w:szCs w:val="22"/>
        </w:rPr>
        <w:t xml:space="preserve"> </w:t>
      </w:r>
      <w:r w:rsidRPr="00413874">
        <w:rPr>
          <w:rFonts w:ascii="Times New Roman"/>
          <w:color w:val="A6A6A6"/>
          <w:szCs w:val="22"/>
        </w:rPr>
        <w:t>내부통제기준에</w:t>
      </w:r>
      <w:r w:rsidRPr="00413874">
        <w:rPr>
          <w:rFonts w:ascii="Times New Roman"/>
          <w:color w:val="A6A6A6"/>
          <w:szCs w:val="22"/>
        </w:rPr>
        <w:t xml:space="preserve"> </w:t>
      </w:r>
      <w:r w:rsidRPr="00413874">
        <w:rPr>
          <w:rFonts w:ascii="Times New Roman"/>
          <w:color w:val="A6A6A6"/>
          <w:szCs w:val="22"/>
        </w:rPr>
        <w:t>따른</w:t>
      </w:r>
      <w:r w:rsidRPr="00413874">
        <w:rPr>
          <w:rFonts w:ascii="Times New Roman"/>
          <w:color w:val="A6A6A6"/>
          <w:szCs w:val="22"/>
        </w:rPr>
        <w:t xml:space="preserve"> </w:t>
      </w:r>
      <w:r w:rsidRPr="00413874">
        <w:rPr>
          <w:rFonts w:ascii="Times New Roman"/>
          <w:color w:val="A6A6A6"/>
          <w:szCs w:val="22"/>
        </w:rPr>
        <w:t>절차를</w:t>
      </w:r>
      <w:r w:rsidRPr="00413874">
        <w:rPr>
          <w:rFonts w:ascii="Times New Roman"/>
          <w:color w:val="A6A6A6"/>
          <w:szCs w:val="22"/>
        </w:rPr>
        <w:t xml:space="preserve"> </w:t>
      </w:r>
      <w:r w:rsidRPr="00413874">
        <w:rPr>
          <w:rFonts w:ascii="Times New Roman"/>
          <w:color w:val="A6A6A6"/>
          <w:szCs w:val="22"/>
        </w:rPr>
        <w:t>거쳐</w:t>
      </w:r>
      <w:r w:rsidRPr="00413874">
        <w:rPr>
          <w:rFonts w:ascii="Times New Roman"/>
          <w:color w:val="A6A6A6"/>
          <w:szCs w:val="22"/>
        </w:rPr>
        <w:t xml:space="preserve"> </w:t>
      </w:r>
      <w:r w:rsidRPr="00413874">
        <w:rPr>
          <w:rFonts w:ascii="Times New Roman"/>
          <w:color w:val="A6A6A6"/>
          <w:szCs w:val="22"/>
        </w:rPr>
        <w:t>제공됩니다</w:t>
      </w:r>
      <w:r w:rsidRPr="00413874">
        <w:rPr>
          <w:rFonts w:ascii="Times New Roman"/>
          <w:color w:val="A6A6A6"/>
          <w:szCs w:val="22"/>
        </w:rPr>
        <w:t>.</w:t>
      </w:r>
    </w:p>
    <w:p w14:paraId="18F78D05"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sectPr w:rsidR="004E5475" w:rsidRPr="00413874" w:rsidSect="00E2273C">
          <w:headerReference w:type="first" r:id="rId8"/>
          <w:footerReference w:type="first" r:id="rId9"/>
          <w:pgSz w:w="11906" w:h="16838"/>
          <w:pgMar w:top="1985" w:right="1701" w:bottom="1701" w:left="1701" w:header="851" w:footer="992"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425"/>
          <w:docGrid w:type="lines" w:linePitch="360"/>
        </w:sectPr>
      </w:pPr>
    </w:p>
    <w:p w14:paraId="6BE9A7A5"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kern w:val="0"/>
          <w:sz w:val="22"/>
          <w:szCs w:val="22"/>
        </w:rPr>
        <w:lastRenderedPageBreak/>
        <w:t>목</w:t>
      </w:r>
      <w:r w:rsidRPr="00413874">
        <w:rPr>
          <w:rFonts w:eastAsia="바탕"/>
          <w:b/>
          <w:kern w:val="0"/>
          <w:sz w:val="22"/>
          <w:szCs w:val="22"/>
        </w:rPr>
        <w:t xml:space="preserve">   </w:t>
      </w:r>
      <w:r w:rsidRPr="00413874">
        <w:rPr>
          <w:rFonts w:eastAsia="바탕"/>
          <w:b/>
          <w:kern w:val="0"/>
          <w:sz w:val="22"/>
          <w:szCs w:val="22"/>
        </w:rPr>
        <w:t>차</w:t>
      </w:r>
    </w:p>
    <w:p w14:paraId="7DD152EF"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p>
    <w:p w14:paraId="4F0BE66C" w14:textId="284CC536" w:rsidR="009A7F28" w:rsidRDefault="004E5475">
      <w:pPr>
        <w:pStyle w:val="10"/>
        <w:tabs>
          <w:tab w:val="left" w:pos="1200"/>
          <w:tab w:val="right" w:leader="dot" w:pos="8494"/>
        </w:tabs>
        <w:rPr>
          <w:ins w:id="0"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r w:rsidRPr="00413874">
        <w:rPr>
          <w:b w:val="0"/>
          <w:szCs w:val="22"/>
        </w:rPr>
        <w:fldChar w:fldCharType="begin"/>
      </w:r>
      <w:r w:rsidRPr="00413874">
        <w:rPr>
          <w:b w:val="0"/>
          <w:szCs w:val="22"/>
        </w:rPr>
        <w:instrText xml:space="preserve"> TOC \o "1-3" \h \z \u </w:instrText>
      </w:r>
      <w:r w:rsidRPr="00413874">
        <w:rPr>
          <w:b w:val="0"/>
          <w:szCs w:val="22"/>
        </w:rPr>
        <w:fldChar w:fldCharType="separate"/>
      </w:r>
      <w:ins w:id="1" w:author="BKL" w:date="2026-10-13T09:58:00Z" w16du:dateUtc="2026-10-13T00:58:00Z">
        <w:r w:rsidR="009A7F28" w:rsidRPr="00586FF7">
          <w:rPr>
            <w:rStyle w:val="af3"/>
            <w:noProof/>
          </w:rPr>
          <w:fldChar w:fldCharType="begin"/>
        </w:r>
        <w:r w:rsidR="009A7F28" w:rsidRPr="00586FF7">
          <w:rPr>
            <w:rStyle w:val="af3"/>
            <w:noProof/>
          </w:rPr>
          <w:instrText xml:space="preserve"> </w:instrText>
        </w:r>
        <w:r w:rsidR="009A7F28">
          <w:rPr>
            <w:noProof/>
          </w:rPr>
          <w:instrText>HYPERLINK \l "_Toc242777914"</w:instrText>
        </w:r>
        <w:r w:rsidR="009A7F28" w:rsidRPr="00586FF7">
          <w:rPr>
            <w:rStyle w:val="af3"/>
            <w:noProof/>
          </w:rPr>
          <w:instrText xml:space="preserve"> </w:instrText>
        </w:r>
        <w:r w:rsidR="009A7F28" w:rsidRPr="00586FF7">
          <w:rPr>
            <w:rStyle w:val="af3"/>
            <w:noProof/>
          </w:rPr>
        </w:r>
        <w:r w:rsidR="009A7F28" w:rsidRPr="00586FF7">
          <w:rPr>
            <w:rStyle w:val="af3"/>
            <w:noProof/>
          </w:rPr>
          <w:fldChar w:fldCharType="separate"/>
        </w:r>
        <w:r w:rsidR="009A7F28" w:rsidRPr="00586FF7">
          <w:rPr>
            <w:rStyle w:val="af3"/>
            <w:noProof/>
          </w:rPr>
          <w:t>제</w:t>
        </w:r>
        <w:r w:rsidR="009A7F28" w:rsidRPr="00586FF7">
          <w:rPr>
            <w:rStyle w:val="af3"/>
            <w:noProof/>
          </w:rPr>
          <w:t xml:space="preserve"> 1 </w:t>
        </w:r>
        <w:r w:rsidR="009A7F28" w:rsidRPr="00586FF7">
          <w:rPr>
            <w:rStyle w:val="af3"/>
            <w:noProof/>
          </w:rPr>
          <w:t>조</w:t>
        </w:r>
        <w:r w:rsidR="009A7F28">
          <w:rPr>
            <w:rFonts w:asciiTheme="minorHAnsi" w:eastAsiaTheme="minorEastAsia" w:hAnsiTheme="minorHAnsi" w:cstheme="minorBidi"/>
            <w:b w:val="0"/>
            <w:caps w:val="0"/>
            <w:noProof/>
            <w:color w:val="auto"/>
            <w:spacing w:val="0"/>
            <w:kern w:val="2"/>
            <w:szCs w:val="24"/>
            <w14:ligatures w14:val="standardContextual"/>
          </w:rPr>
          <w:tab/>
        </w:r>
        <w:r w:rsidR="009A7F28" w:rsidRPr="00586FF7">
          <w:rPr>
            <w:rStyle w:val="af3"/>
            <w:noProof/>
          </w:rPr>
          <w:t>정</w:t>
        </w:r>
        <w:r w:rsidR="009A7F28" w:rsidRPr="00586FF7">
          <w:rPr>
            <w:rStyle w:val="af3"/>
            <w:noProof/>
          </w:rPr>
          <w:t xml:space="preserve">   </w:t>
        </w:r>
        <w:r w:rsidR="009A7F28" w:rsidRPr="00586FF7">
          <w:rPr>
            <w:rStyle w:val="af3"/>
            <w:noProof/>
          </w:rPr>
          <w:t>의</w:t>
        </w:r>
        <w:r w:rsidR="009A7F28">
          <w:rPr>
            <w:noProof/>
            <w:webHidden/>
          </w:rPr>
          <w:tab/>
        </w:r>
        <w:r w:rsidR="009A7F28">
          <w:rPr>
            <w:noProof/>
            <w:webHidden/>
          </w:rPr>
          <w:fldChar w:fldCharType="begin"/>
        </w:r>
        <w:r w:rsidR="009A7F28">
          <w:rPr>
            <w:noProof/>
            <w:webHidden/>
          </w:rPr>
          <w:instrText xml:space="preserve"> PAGEREF _Toc242777914 \h </w:instrText>
        </w:r>
      </w:ins>
      <w:r w:rsidR="009A7F28">
        <w:rPr>
          <w:noProof/>
          <w:webHidden/>
        </w:rPr>
      </w:r>
      <w:ins w:id="2" w:author="BKL" w:date="2026-10-13T09:58:00Z" w16du:dateUtc="2026-10-13T00:58:00Z">
        <w:r w:rsidR="009A7F28">
          <w:rPr>
            <w:noProof/>
            <w:webHidden/>
          </w:rPr>
          <w:fldChar w:fldCharType="separate"/>
        </w:r>
        <w:r w:rsidR="009A7F28">
          <w:rPr>
            <w:noProof/>
            <w:webHidden/>
          </w:rPr>
          <w:t>2</w:t>
        </w:r>
        <w:r w:rsidR="009A7F28">
          <w:rPr>
            <w:noProof/>
            <w:webHidden/>
          </w:rPr>
          <w:fldChar w:fldCharType="end"/>
        </w:r>
        <w:r w:rsidR="009A7F28" w:rsidRPr="00586FF7">
          <w:rPr>
            <w:rStyle w:val="af3"/>
            <w:noProof/>
          </w:rPr>
          <w:fldChar w:fldCharType="end"/>
        </w:r>
      </w:ins>
    </w:p>
    <w:p w14:paraId="1693A7A3" w14:textId="573536D6" w:rsidR="009A7F28" w:rsidRDefault="009A7F28">
      <w:pPr>
        <w:pStyle w:val="20"/>
        <w:tabs>
          <w:tab w:val="left" w:pos="1440"/>
          <w:tab w:val="right" w:leader="dot" w:pos="8494"/>
        </w:tabs>
        <w:rPr>
          <w:ins w:id="3"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4"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"_Toc242777915"</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정</w:t>
        </w:r>
        <w:r w:rsidRPr="00586FF7">
          <w:rPr>
            <w:rStyle w:val="af3"/>
            <w:noProof/>
          </w:rPr>
          <w:t xml:space="preserve"> </w:t>
        </w:r>
        <w:r w:rsidRPr="00586FF7">
          <w:rPr>
            <w:rStyle w:val="af3"/>
            <w:noProof/>
          </w:rPr>
          <w:t>의</w:t>
        </w:r>
        <w:r>
          <w:rPr>
            <w:noProof/>
            <w:webHidden/>
          </w:rPr>
          <w:tab/>
        </w:r>
        <w:r>
          <w:rPr>
            <w:noProof/>
            <w:webHidden/>
          </w:rPr>
          <w:fldChar w:fldCharType="begin"/>
        </w:r>
        <w:r>
          <w:rPr>
            <w:noProof/>
            <w:webHidden/>
          </w:rPr>
          <w:instrText xml:space="preserve"> PAGEREF _Toc242777915 \h </w:instrText>
        </w:r>
      </w:ins>
      <w:r>
        <w:rPr>
          <w:noProof/>
          <w:webHidden/>
        </w:rPr>
      </w:r>
      <w:ins w:id="5" w:author="BKL" w:date="2026-10-13T09:58:00Z" w16du:dateUtc="2026-10-13T00:58:00Z">
        <w:r>
          <w:rPr>
            <w:noProof/>
            <w:webHidden/>
          </w:rPr>
          <w:fldChar w:fldCharType="separate"/>
        </w:r>
        <w:r>
          <w:rPr>
            <w:noProof/>
            <w:webHidden/>
          </w:rPr>
          <w:t>2</w:t>
        </w:r>
        <w:r>
          <w:rPr>
            <w:noProof/>
            <w:webHidden/>
          </w:rPr>
          <w:fldChar w:fldCharType="end"/>
        </w:r>
        <w:r w:rsidRPr="00586FF7">
          <w:rPr>
            <w:rStyle w:val="af3"/>
            <w:noProof/>
          </w:rPr>
          <w:fldChar w:fldCharType="end"/>
        </w:r>
      </w:ins>
    </w:p>
    <w:p w14:paraId="3992C8FE" w14:textId="2FB4398C" w:rsidR="009A7F28" w:rsidRDefault="009A7F28">
      <w:pPr>
        <w:pStyle w:val="20"/>
        <w:tabs>
          <w:tab w:val="left" w:pos="1440"/>
          <w:tab w:val="right" w:leader="dot" w:pos="8494"/>
        </w:tabs>
        <w:rPr>
          <w:ins w:id="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7"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"_Toc242777916"</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2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참조사항</w:t>
        </w:r>
        <w:r>
          <w:rPr>
            <w:noProof/>
            <w:webHidden/>
          </w:rPr>
          <w:tab/>
        </w:r>
        <w:r>
          <w:rPr>
            <w:noProof/>
            <w:webHidden/>
          </w:rPr>
          <w:fldChar w:fldCharType="begin"/>
        </w:r>
        <w:r>
          <w:rPr>
            <w:noProof/>
            <w:webHidden/>
          </w:rPr>
          <w:instrText xml:space="preserve"> PAGEREF _Toc242777916 \h </w:instrText>
        </w:r>
      </w:ins>
      <w:r>
        <w:rPr>
          <w:noProof/>
          <w:webHidden/>
        </w:rPr>
      </w:r>
      <w:ins w:id="8" w:author="BKL" w:date="2026-10-13T09:58:00Z" w16du:dateUtc="2026-10-13T00:58:00Z">
        <w:r>
          <w:rPr>
            <w:noProof/>
            <w:webHidden/>
          </w:rPr>
          <w:fldChar w:fldCharType="separate"/>
        </w:r>
        <w:r>
          <w:rPr>
            <w:noProof/>
            <w:webHidden/>
          </w:rPr>
          <w:t>10</w:t>
        </w:r>
        <w:r>
          <w:rPr>
            <w:noProof/>
            <w:webHidden/>
          </w:rPr>
          <w:fldChar w:fldCharType="end"/>
        </w:r>
        <w:r w:rsidRPr="00586FF7">
          <w:rPr>
            <w:rStyle w:val="af3"/>
            <w:noProof/>
          </w:rPr>
          <w:fldChar w:fldCharType="end"/>
        </w:r>
      </w:ins>
    </w:p>
    <w:p w14:paraId="4F359BA1" w14:textId="01189C66" w:rsidR="009A7F28" w:rsidRDefault="009A7F28">
      <w:pPr>
        <w:pStyle w:val="10"/>
        <w:tabs>
          <w:tab w:val="left" w:pos="1200"/>
          <w:tab w:val="right" w:leader="dot" w:pos="8494"/>
        </w:tabs>
        <w:rPr>
          <w:ins w:id="9"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10"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"_Toc242777917"</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2 </w:t>
        </w:r>
        <w:r w:rsidRPr="00586FF7">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86FF7">
          <w:rPr>
            <w:rStyle w:val="af3"/>
            <w:noProof/>
          </w:rPr>
          <w:t>차입목적</w:t>
        </w:r>
        <w:r>
          <w:rPr>
            <w:noProof/>
            <w:webHidden/>
          </w:rPr>
          <w:tab/>
        </w:r>
        <w:r>
          <w:rPr>
            <w:noProof/>
            <w:webHidden/>
          </w:rPr>
          <w:fldChar w:fldCharType="begin"/>
        </w:r>
        <w:r>
          <w:rPr>
            <w:noProof/>
            <w:webHidden/>
          </w:rPr>
          <w:instrText xml:space="preserve"> PAGEREF _Toc242777917 \h </w:instrText>
        </w:r>
      </w:ins>
      <w:r>
        <w:rPr>
          <w:noProof/>
          <w:webHidden/>
        </w:rPr>
      </w:r>
      <w:ins w:id="11" w:author="BKL" w:date="2026-10-13T09:58:00Z" w16du:dateUtc="2026-10-13T00:58:00Z">
        <w:r>
          <w:rPr>
            <w:noProof/>
            <w:webHidden/>
          </w:rPr>
          <w:fldChar w:fldCharType="separate"/>
        </w:r>
        <w:r>
          <w:rPr>
            <w:noProof/>
            <w:webHidden/>
          </w:rPr>
          <w:t>11</w:t>
        </w:r>
        <w:r>
          <w:rPr>
            <w:noProof/>
            <w:webHidden/>
          </w:rPr>
          <w:fldChar w:fldCharType="end"/>
        </w:r>
        <w:r w:rsidRPr="00586FF7">
          <w:rPr>
            <w:rStyle w:val="af3"/>
            <w:noProof/>
          </w:rPr>
          <w:fldChar w:fldCharType="end"/>
        </w:r>
      </w:ins>
    </w:p>
    <w:p w14:paraId="56A043C8" w14:textId="07C1F49E" w:rsidR="009A7F28" w:rsidRDefault="009A7F28">
      <w:pPr>
        <w:pStyle w:val="10"/>
        <w:tabs>
          <w:tab w:val="left" w:pos="1200"/>
          <w:tab w:val="right" w:leader="dot" w:pos="8494"/>
        </w:tabs>
        <w:rPr>
          <w:ins w:id="12"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13"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"_Toc242777918"</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3 </w:t>
        </w:r>
        <w:r w:rsidRPr="00586FF7">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86FF7">
          <w:rPr>
            <w:rStyle w:val="af3"/>
            <w:noProof/>
          </w:rPr>
          <w:t>대출약정</w:t>
        </w:r>
        <w:r>
          <w:rPr>
            <w:noProof/>
            <w:webHidden/>
          </w:rPr>
          <w:tab/>
        </w:r>
        <w:r>
          <w:rPr>
            <w:noProof/>
            <w:webHidden/>
          </w:rPr>
          <w:fldChar w:fldCharType="begin"/>
        </w:r>
        <w:r>
          <w:rPr>
            <w:noProof/>
            <w:webHidden/>
          </w:rPr>
          <w:instrText xml:space="preserve"> PAGEREF _Toc242777918 \h </w:instrText>
        </w:r>
      </w:ins>
      <w:r>
        <w:rPr>
          <w:noProof/>
          <w:webHidden/>
        </w:rPr>
      </w:r>
      <w:ins w:id="14" w:author="BKL" w:date="2026-10-13T09:58:00Z" w16du:dateUtc="2026-10-13T00:58:00Z">
        <w:r>
          <w:rPr>
            <w:noProof/>
            <w:webHidden/>
          </w:rPr>
          <w:fldChar w:fldCharType="separate"/>
        </w:r>
        <w:r>
          <w:rPr>
            <w:noProof/>
            <w:webHidden/>
          </w:rPr>
          <w:t>12</w:t>
        </w:r>
        <w:r>
          <w:rPr>
            <w:noProof/>
            <w:webHidden/>
          </w:rPr>
          <w:fldChar w:fldCharType="end"/>
        </w:r>
        <w:r w:rsidRPr="00586FF7">
          <w:rPr>
            <w:rStyle w:val="af3"/>
            <w:noProof/>
          </w:rPr>
          <w:fldChar w:fldCharType="end"/>
        </w:r>
      </w:ins>
    </w:p>
    <w:p w14:paraId="5D5536C2" w14:textId="3197AC8B" w:rsidR="009A7F28" w:rsidRDefault="009A7F28">
      <w:pPr>
        <w:pStyle w:val="20"/>
        <w:tabs>
          <w:tab w:val="left" w:pos="1440"/>
          <w:tab w:val="right" w:leader="dot" w:pos="8494"/>
        </w:tabs>
        <w:rPr>
          <w:ins w:id="15"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6"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"_Toc242777919"</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대출약정금</w:t>
        </w:r>
        <w:r>
          <w:rPr>
            <w:noProof/>
            <w:webHidden/>
          </w:rPr>
          <w:tab/>
        </w:r>
        <w:r>
          <w:rPr>
            <w:noProof/>
            <w:webHidden/>
          </w:rPr>
          <w:fldChar w:fldCharType="begin"/>
        </w:r>
        <w:r>
          <w:rPr>
            <w:noProof/>
            <w:webHidden/>
          </w:rPr>
          <w:instrText xml:space="preserve"> PAGEREF _Toc242777919 \h </w:instrText>
        </w:r>
      </w:ins>
      <w:r>
        <w:rPr>
          <w:noProof/>
          <w:webHidden/>
        </w:rPr>
      </w:r>
      <w:ins w:id="17" w:author="BKL" w:date="2026-10-13T09:58:00Z" w16du:dateUtc="2026-10-13T00:58:00Z">
        <w:r>
          <w:rPr>
            <w:noProof/>
            <w:webHidden/>
          </w:rPr>
          <w:fldChar w:fldCharType="separate"/>
        </w:r>
        <w:r>
          <w:rPr>
            <w:noProof/>
            <w:webHidden/>
          </w:rPr>
          <w:t>12</w:t>
        </w:r>
        <w:r>
          <w:rPr>
            <w:noProof/>
            <w:webHidden/>
          </w:rPr>
          <w:fldChar w:fldCharType="end"/>
        </w:r>
        <w:r w:rsidRPr="00586FF7">
          <w:rPr>
            <w:rStyle w:val="af3"/>
            <w:noProof/>
          </w:rPr>
          <w:fldChar w:fldCharType="end"/>
        </w:r>
      </w:ins>
    </w:p>
    <w:p w14:paraId="292287EB" w14:textId="3489936C" w:rsidR="009A7F28" w:rsidRDefault="009A7F28">
      <w:pPr>
        <w:pStyle w:val="20"/>
        <w:tabs>
          <w:tab w:val="left" w:pos="1440"/>
          <w:tab w:val="right" w:leader="dot" w:pos="8494"/>
        </w:tabs>
        <w:rPr>
          <w:ins w:id="1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9"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"_Toc242777920"</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2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 xml:space="preserve">Tranche A </w:t>
        </w:r>
        <w:r w:rsidRPr="00586FF7">
          <w:rPr>
            <w:rStyle w:val="af3"/>
            <w:noProof/>
          </w:rPr>
          <w:t>대출약정</w:t>
        </w:r>
        <w:r>
          <w:rPr>
            <w:noProof/>
            <w:webHidden/>
          </w:rPr>
          <w:tab/>
        </w:r>
        <w:r>
          <w:rPr>
            <w:noProof/>
            <w:webHidden/>
          </w:rPr>
          <w:fldChar w:fldCharType="begin"/>
        </w:r>
        <w:r>
          <w:rPr>
            <w:noProof/>
            <w:webHidden/>
          </w:rPr>
          <w:instrText xml:space="preserve"> PAGEREF _Toc242777920 \h </w:instrText>
        </w:r>
      </w:ins>
      <w:r>
        <w:rPr>
          <w:noProof/>
          <w:webHidden/>
        </w:rPr>
      </w:r>
      <w:ins w:id="20" w:author="BKL" w:date="2026-10-13T09:58:00Z" w16du:dateUtc="2026-10-13T00:58:00Z">
        <w:r>
          <w:rPr>
            <w:noProof/>
            <w:webHidden/>
          </w:rPr>
          <w:fldChar w:fldCharType="separate"/>
        </w:r>
        <w:r>
          <w:rPr>
            <w:noProof/>
            <w:webHidden/>
          </w:rPr>
          <w:t>12</w:t>
        </w:r>
        <w:r>
          <w:rPr>
            <w:noProof/>
            <w:webHidden/>
          </w:rPr>
          <w:fldChar w:fldCharType="end"/>
        </w:r>
        <w:r w:rsidRPr="00586FF7">
          <w:rPr>
            <w:rStyle w:val="af3"/>
            <w:noProof/>
          </w:rPr>
          <w:fldChar w:fldCharType="end"/>
        </w:r>
      </w:ins>
    </w:p>
    <w:p w14:paraId="2CC51B3D" w14:textId="42FEB4C1" w:rsidR="009A7F28" w:rsidRDefault="009A7F28">
      <w:pPr>
        <w:pStyle w:val="20"/>
        <w:tabs>
          <w:tab w:val="left" w:pos="1440"/>
          <w:tab w:val="right" w:leader="dot" w:pos="8494"/>
        </w:tabs>
        <w:rPr>
          <w:ins w:id="21"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2"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"_Toc242777921"</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3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 xml:space="preserve">Tranche B </w:t>
        </w:r>
        <w:r w:rsidRPr="00586FF7">
          <w:rPr>
            <w:rStyle w:val="af3"/>
            <w:noProof/>
          </w:rPr>
          <w:t>대출약정</w:t>
        </w:r>
        <w:r>
          <w:rPr>
            <w:noProof/>
            <w:webHidden/>
          </w:rPr>
          <w:tab/>
        </w:r>
        <w:r>
          <w:rPr>
            <w:noProof/>
            <w:webHidden/>
          </w:rPr>
          <w:fldChar w:fldCharType="begin"/>
        </w:r>
        <w:r>
          <w:rPr>
            <w:noProof/>
            <w:webHidden/>
          </w:rPr>
          <w:instrText xml:space="preserve"> PAGEREF _Toc242777921 \h </w:instrText>
        </w:r>
      </w:ins>
      <w:r>
        <w:rPr>
          <w:noProof/>
          <w:webHidden/>
        </w:rPr>
      </w:r>
      <w:ins w:id="23" w:author="BKL" w:date="2026-10-13T09:58:00Z" w16du:dateUtc="2026-10-13T00:58:00Z">
        <w:r>
          <w:rPr>
            <w:noProof/>
            <w:webHidden/>
          </w:rPr>
          <w:fldChar w:fldCharType="separate"/>
        </w:r>
        <w:r>
          <w:rPr>
            <w:noProof/>
            <w:webHidden/>
          </w:rPr>
          <w:t>12</w:t>
        </w:r>
        <w:r>
          <w:rPr>
            <w:noProof/>
            <w:webHidden/>
          </w:rPr>
          <w:fldChar w:fldCharType="end"/>
        </w:r>
        <w:r w:rsidRPr="00586FF7">
          <w:rPr>
            <w:rStyle w:val="af3"/>
            <w:noProof/>
          </w:rPr>
          <w:fldChar w:fldCharType="end"/>
        </w:r>
      </w:ins>
    </w:p>
    <w:p w14:paraId="20B2B6F9" w14:textId="1E5E5D19" w:rsidR="009A7F28" w:rsidRDefault="009A7F28">
      <w:pPr>
        <w:pStyle w:val="20"/>
        <w:tabs>
          <w:tab w:val="left" w:pos="1440"/>
          <w:tab w:val="right" w:leader="dot" w:pos="8494"/>
        </w:tabs>
        <w:rPr>
          <w:ins w:id="2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5"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"_Toc242777922"</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4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각</w:t>
        </w:r>
        <w:r w:rsidRPr="00586FF7">
          <w:rPr>
            <w:rStyle w:val="af3"/>
            <w:noProof/>
          </w:rPr>
          <w:t xml:space="preserve"> </w:t>
        </w:r>
        <w:r w:rsidRPr="00586FF7">
          <w:rPr>
            <w:rStyle w:val="af3"/>
            <w:noProof/>
          </w:rPr>
          <w:t>대주별</w:t>
        </w:r>
        <w:r w:rsidRPr="00586FF7">
          <w:rPr>
            <w:rStyle w:val="af3"/>
            <w:noProof/>
          </w:rPr>
          <w:t xml:space="preserve"> </w:t>
        </w:r>
        <w:r w:rsidRPr="00586FF7">
          <w:rPr>
            <w:rStyle w:val="af3"/>
            <w:noProof/>
          </w:rPr>
          <w:t>대출약정금</w:t>
        </w:r>
        <w:r>
          <w:rPr>
            <w:noProof/>
            <w:webHidden/>
          </w:rPr>
          <w:tab/>
        </w:r>
        <w:r>
          <w:rPr>
            <w:noProof/>
            <w:webHidden/>
          </w:rPr>
          <w:fldChar w:fldCharType="begin"/>
        </w:r>
        <w:r>
          <w:rPr>
            <w:noProof/>
            <w:webHidden/>
          </w:rPr>
          <w:instrText xml:space="preserve"> PAGEREF _Toc242777922 \h </w:instrText>
        </w:r>
      </w:ins>
      <w:r>
        <w:rPr>
          <w:noProof/>
          <w:webHidden/>
        </w:rPr>
      </w:r>
      <w:ins w:id="26" w:author="BKL" w:date="2026-10-13T09:58:00Z" w16du:dateUtc="2026-10-13T00:58:00Z">
        <w:r>
          <w:rPr>
            <w:noProof/>
            <w:webHidden/>
          </w:rPr>
          <w:fldChar w:fldCharType="separate"/>
        </w:r>
        <w:r>
          <w:rPr>
            <w:noProof/>
            <w:webHidden/>
          </w:rPr>
          <w:t>12</w:t>
        </w:r>
        <w:r>
          <w:rPr>
            <w:noProof/>
            <w:webHidden/>
          </w:rPr>
          <w:fldChar w:fldCharType="end"/>
        </w:r>
        <w:r w:rsidRPr="00586FF7">
          <w:rPr>
            <w:rStyle w:val="af3"/>
            <w:noProof/>
          </w:rPr>
          <w:fldChar w:fldCharType="end"/>
        </w:r>
      </w:ins>
    </w:p>
    <w:p w14:paraId="032230B3" w14:textId="49AA6D62" w:rsidR="009A7F28" w:rsidRDefault="009A7F28">
      <w:pPr>
        <w:pStyle w:val="20"/>
        <w:tabs>
          <w:tab w:val="left" w:pos="1440"/>
          <w:tab w:val="right" w:leader="dot" w:pos="8494"/>
        </w:tabs>
        <w:rPr>
          <w:ins w:id="27"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8"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"_Toc242777923"</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5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개별책임</w:t>
        </w:r>
        <w:r>
          <w:rPr>
            <w:noProof/>
            <w:webHidden/>
          </w:rPr>
          <w:tab/>
        </w:r>
        <w:r>
          <w:rPr>
            <w:noProof/>
            <w:webHidden/>
          </w:rPr>
          <w:fldChar w:fldCharType="begin"/>
        </w:r>
        <w:r>
          <w:rPr>
            <w:noProof/>
            <w:webHidden/>
          </w:rPr>
          <w:instrText xml:space="preserve"> PAGEREF _Toc242777923 \h </w:instrText>
        </w:r>
      </w:ins>
      <w:r>
        <w:rPr>
          <w:noProof/>
          <w:webHidden/>
        </w:rPr>
      </w:r>
      <w:ins w:id="29" w:author="BKL" w:date="2026-10-13T09:58:00Z" w16du:dateUtc="2026-10-13T00:58:00Z">
        <w:r>
          <w:rPr>
            <w:noProof/>
            <w:webHidden/>
          </w:rPr>
          <w:fldChar w:fldCharType="separate"/>
        </w:r>
        <w:r>
          <w:rPr>
            <w:noProof/>
            <w:webHidden/>
          </w:rPr>
          <w:t>12</w:t>
        </w:r>
        <w:r>
          <w:rPr>
            <w:noProof/>
            <w:webHidden/>
          </w:rPr>
          <w:fldChar w:fldCharType="end"/>
        </w:r>
        <w:r w:rsidRPr="00586FF7">
          <w:rPr>
            <w:rStyle w:val="af3"/>
            <w:noProof/>
          </w:rPr>
          <w:fldChar w:fldCharType="end"/>
        </w:r>
      </w:ins>
    </w:p>
    <w:p w14:paraId="51B2E605" w14:textId="08EDA182" w:rsidR="009A7F28" w:rsidRDefault="009A7F28">
      <w:pPr>
        <w:pStyle w:val="10"/>
        <w:tabs>
          <w:tab w:val="left" w:pos="1200"/>
          <w:tab w:val="right" w:leader="dot" w:pos="8494"/>
        </w:tabs>
        <w:rPr>
          <w:ins w:id="30"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31"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"_Toc242777924"</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4 </w:t>
        </w:r>
        <w:r w:rsidRPr="00586FF7">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86FF7">
          <w:rPr>
            <w:rStyle w:val="af3"/>
            <w:noProof/>
          </w:rPr>
          <w:t>대출실행과</w:t>
        </w:r>
        <w:r w:rsidRPr="00586FF7">
          <w:rPr>
            <w:rStyle w:val="af3"/>
            <w:noProof/>
          </w:rPr>
          <w:t xml:space="preserve"> </w:t>
        </w:r>
        <w:r w:rsidRPr="00586FF7">
          <w:rPr>
            <w:rStyle w:val="af3"/>
            <w:noProof/>
          </w:rPr>
          <w:t>대출약정금의</w:t>
        </w:r>
        <w:r w:rsidRPr="00586FF7">
          <w:rPr>
            <w:rStyle w:val="af3"/>
            <w:noProof/>
          </w:rPr>
          <w:t xml:space="preserve"> </w:t>
        </w:r>
        <w:r w:rsidRPr="00586FF7">
          <w:rPr>
            <w:rStyle w:val="af3"/>
            <w:noProof/>
          </w:rPr>
          <w:t>인출</w:t>
        </w:r>
        <w:r>
          <w:rPr>
            <w:noProof/>
            <w:webHidden/>
          </w:rPr>
          <w:tab/>
        </w:r>
        <w:r>
          <w:rPr>
            <w:noProof/>
            <w:webHidden/>
          </w:rPr>
          <w:fldChar w:fldCharType="begin"/>
        </w:r>
        <w:r>
          <w:rPr>
            <w:noProof/>
            <w:webHidden/>
          </w:rPr>
          <w:instrText xml:space="preserve"> PAGEREF _Toc242777924 \h </w:instrText>
        </w:r>
      </w:ins>
      <w:r>
        <w:rPr>
          <w:noProof/>
          <w:webHidden/>
        </w:rPr>
      </w:r>
      <w:ins w:id="32" w:author="BKL" w:date="2026-10-13T09:58:00Z" w16du:dateUtc="2026-10-13T00:58:00Z">
        <w:r>
          <w:rPr>
            <w:noProof/>
            <w:webHidden/>
          </w:rPr>
          <w:fldChar w:fldCharType="separate"/>
        </w:r>
        <w:r>
          <w:rPr>
            <w:noProof/>
            <w:webHidden/>
          </w:rPr>
          <w:t>13</w:t>
        </w:r>
        <w:r>
          <w:rPr>
            <w:noProof/>
            <w:webHidden/>
          </w:rPr>
          <w:fldChar w:fldCharType="end"/>
        </w:r>
        <w:r w:rsidRPr="00586FF7">
          <w:rPr>
            <w:rStyle w:val="af3"/>
            <w:noProof/>
          </w:rPr>
          <w:fldChar w:fldCharType="end"/>
        </w:r>
      </w:ins>
    </w:p>
    <w:p w14:paraId="572F20FD" w14:textId="4E594759" w:rsidR="009A7F28" w:rsidRDefault="009A7F28">
      <w:pPr>
        <w:pStyle w:val="20"/>
        <w:tabs>
          <w:tab w:val="left" w:pos="1440"/>
          <w:tab w:val="right" w:leader="dot" w:pos="8494"/>
        </w:tabs>
        <w:rPr>
          <w:ins w:id="33"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34"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"_Toc242777925"</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인출</w:t>
        </w:r>
        <w:r>
          <w:rPr>
            <w:noProof/>
            <w:webHidden/>
          </w:rPr>
          <w:tab/>
        </w:r>
        <w:r>
          <w:rPr>
            <w:noProof/>
            <w:webHidden/>
          </w:rPr>
          <w:fldChar w:fldCharType="begin"/>
        </w:r>
        <w:r>
          <w:rPr>
            <w:noProof/>
            <w:webHidden/>
          </w:rPr>
          <w:instrText xml:space="preserve"> PAGEREF _Toc242777925 \h </w:instrText>
        </w:r>
      </w:ins>
      <w:r>
        <w:rPr>
          <w:noProof/>
          <w:webHidden/>
        </w:rPr>
      </w:r>
      <w:ins w:id="35" w:author="BKL" w:date="2026-10-13T09:58:00Z" w16du:dateUtc="2026-10-13T00:58:00Z">
        <w:r>
          <w:rPr>
            <w:noProof/>
            <w:webHidden/>
          </w:rPr>
          <w:fldChar w:fldCharType="separate"/>
        </w:r>
        <w:r>
          <w:rPr>
            <w:noProof/>
            <w:webHidden/>
          </w:rPr>
          <w:t>13</w:t>
        </w:r>
        <w:r>
          <w:rPr>
            <w:noProof/>
            <w:webHidden/>
          </w:rPr>
          <w:fldChar w:fldCharType="end"/>
        </w:r>
        <w:r w:rsidRPr="00586FF7">
          <w:rPr>
            <w:rStyle w:val="af3"/>
            <w:noProof/>
          </w:rPr>
          <w:fldChar w:fldCharType="end"/>
        </w:r>
      </w:ins>
    </w:p>
    <w:p w14:paraId="46116C37" w14:textId="3BB0CA60" w:rsidR="009A7F28" w:rsidRDefault="009A7F28">
      <w:pPr>
        <w:pStyle w:val="20"/>
        <w:tabs>
          <w:tab w:val="left" w:pos="1440"/>
          <w:tab w:val="right" w:leader="dot" w:pos="8494"/>
        </w:tabs>
        <w:rPr>
          <w:ins w:id="3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37"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"_Toc242777926"</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2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인출선행조건</w:t>
        </w:r>
        <w:r>
          <w:rPr>
            <w:noProof/>
            <w:webHidden/>
          </w:rPr>
          <w:tab/>
        </w:r>
        <w:r>
          <w:rPr>
            <w:noProof/>
            <w:webHidden/>
          </w:rPr>
          <w:fldChar w:fldCharType="begin"/>
        </w:r>
        <w:r>
          <w:rPr>
            <w:noProof/>
            <w:webHidden/>
          </w:rPr>
          <w:instrText xml:space="preserve"> PAGEREF _Toc242777926 \h </w:instrText>
        </w:r>
      </w:ins>
      <w:r>
        <w:rPr>
          <w:noProof/>
          <w:webHidden/>
        </w:rPr>
      </w:r>
      <w:ins w:id="38" w:author="BKL" w:date="2026-10-13T09:58:00Z" w16du:dateUtc="2026-10-13T00:58:00Z">
        <w:r>
          <w:rPr>
            <w:noProof/>
            <w:webHidden/>
          </w:rPr>
          <w:fldChar w:fldCharType="separate"/>
        </w:r>
        <w:r>
          <w:rPr>
            <w:noProof/>
            <w:webHidden/>
          </w:rPr>
          <w:t>13</w:t>
        </w:r>
        <w:r>
          <w:rPr>
            <w:noProof/>
            <w:webHidden/>
          </w:rPr>
          <w:fldChar w:fldCharType="end"/>
        </w:r>
        <w:r w:rsidRPr="00586FF7">
          <w:rPr>
            <w:rStyle w:val="af3"/>
            <w:noProof/>
          </w:rPr>
          <w:fldChar w:fldCharType="end"/>
        </w:r>
      </w:ins>
    </w:p>
    <w:p w14:paraId="25715FCF" w14:textId="163397AF" w:rsidR="009A7F28" w:rsidRDefault="009A7F28">
      <w:pPr>
        <w:pStyle w:val="20"/>
        <w:tabs>
          <w:tab w:val="left" w:pos="1440"/>
          <w:tab w:val="right" w:leader="dot" w:pos="8494"/>
        </w:tabs>
        <w:rPr>
          <w:ins w:id="39"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40"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"_Toc242777927"</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3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인출의</w:t>
        </w:r>
        <w:r w:rsidRPr="00586FF7">
          <w:rPr>
            <w:rStyle w:val="af3"/>
            <w:noProof/>
          </w:rPr>
          <w:t xml:space="preserve"> </w:t>
        </w:r>
        <w:r w:rsidRPr="00586FF7">
          <w:rPr>
            <w:rStyle w:val="af3"/>
            <w:noProof/>
          </w:rPr>
          <w:t>공통조건</w:t>
        </w:r>
        <w:r>
          <w:rPr>
            <w:noProof/>
            <w:webHidden/>
          </w:rPr>
          <w:tab/>
        </w:r>
        <w:r>
          <w:rPr>
            <w:noProof/>
            <w:webHidden/>
          </w:rPr>
          <w:fldChar w:fldCharType="begin"/>
        </w:r>
        <w:r>
          <w:rPr>
            <w:noProof/>
            <w:webHidden/>
          </w:rPr>
          <w:instrText xml:space="preserve"> PAGEREF _Toc242777927 \h </w:instrText>
        </w:r>
      </w:ins>
      <w:r>
        <w:rPr>
          <w:noProof/>
          <w:webHidden/>
        </w:rPr>
      </w:r>
      <w:ins w:id="41" w:author="BKL" w:date="2026-10-13T09:58:00Z" w16du:dateUtc="2026-10-13T00:58:00Z">
        <w:r>
          <w:rPr>
            <w:noProof/>
            <w:webHidden/>
          </w:rPr>
          <w:fldChar w:fldCharType="separate"/>
        </w:r>
        <w:r>
          <w:rPr>
            <w:noProof/>
            <w:webHidden/>
          </w:rPr>
          <w:t>15</w:t>
        </w:r>
        <w:r>
          <w:rPr>
            <w:noProof/>
            <w:webHidden/>
          </w:rPr>
          <w:fldChar w:fldCharType="end"/>
        </w:r>
        <w:r w:rsidRPr="00586FF7">
          <w:rPr>
            <w:rStyle w:val="af3"/>
            <w:noProof/>
          </w:rPr>
          <w:fldChar w:fldCharType="end"/>
        </w:r>
      </w:ins>
    </w:p>
    <w:p w14:paraId="09755C46" w14:textId="6E90FE8E" w:rsidR="009A7F28" w:rsidRDefault="009A7F28">
      <w:pPr>
        <w:pStyle w:val="20"/>
        <w:tabs>
          <w:tab w:val="left" w:pos="1440"/>
          <w:tab w:val="right" w:leader="dot" w:pos="8494"/>
        </w:tabs>
        <w:rPr>
          <w:ins w:id="4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43"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"_Toc242777928"</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4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대출약정의</w:t>
        </w:r>
        <w:r w:rsidRPr="00586FF7">
          <w:rPr>
            <w:rStyle w:val="af3"/>
            <w:noProof/>
          </w:rPr>
          <w:t xml:space="preserve"> </w:t>
        </w:r>
        <w:r w:rsidRPr="00586FF7">
          <w:rPr>
            <w:rStyle w:val="af3"/>
            <w:noProof/>
          </w:rPr>
          <w:t>실효</w:t>
        </w:r>
        <w:r>
          <w:rPr>
            <w:noProof/>
            <w:webHidden/>
          </w:rPr>
          <w:tab/>
        </w:r>
        <w:r>
          <w:rPr>
            <w:noProof/>
            <w:webHidden/>
          </w:rPr>
          <w:fldChar w:fldCharType="begin"/>
        </w:r>
        <w:r>
          <w:rPr>
            <w:noProof/>
            <w:webHidden/>
          </w:rPr>
          <w:instrText xml:space="preserve"> PAGEREF _Toc242777928 \h </w:instrText>
        </w:r>
      </w:ins>
      <w:r>
        <w:rPr>
          <w:noProof/>
          <w:webHidden/>
        </w:rPr>
      </w:r>
      <w:ins w:id="44" w:author="BKL" w:date="2026-10-13T09:58:00Z" w16du:dateUtc="2026-10-13T00:58:00Z">
        <w:r>
          <w:rPr>
            <w:noProof/>
            <w:webHidden/>
          </w:rPr>
          <w:fldChar w:fldCharType="separate"/>
        </w:r>
        <w:r>
          <w:rPr>
            <w:noProof/>
            <w:webHidden/>
          </w:rPr>
          <w:t>15</w:t>
        </w:r>
        <w:r>
          <w:rPr>
            <w:noProof/>
            <w:webHidden/>
          </w:rPr>
          <w:fldChar w:fldCharType="end"/>
        </w:r>
        <w:r w:rsidRPr="00586FF7">
          <w:rPr>
            <w:rStyle w:val="af3"/>
            <w:noProof/>
          </w:rPr>
          <w:fldChar w:fldCharType="end"/>
        </w:r>
      </w:ins>
    </w:p>
    <w:p w14:paraId="76619542" w14:textId="679DD18C" w:rsidR="009A7F28" w:rsidRDefault="009A7F28">
      <w:pPr>
        <w:pStyle w:val="20"/>
        <w:tabs>
          <w:tab w:val="left" w:pos="1440"/>
          <w:tab w:val="right" w:leader="dot" w:pos="8494"/>
        </w:tabs>
        <w:rPr>
          <w:ins w:id="45"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46"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"_Toc242777929"</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5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인출동시이행조건</w:t>
        </w:r>
        <w:r w:rsidRPr="00586FF7">
          <w:rPr>
            <w:rStyle w:val="af3"/>
            <w:noProof/>
          </w:rPr>
          <w:t xml:space="preserve"> </w:t>
        </w:r>
        <w:r w:rsidRPr="00586FF7">
          <w:rPr>
            <w:rStyle w:val="af3"/>
            <w:noProof/>
          </w:rPr>
          <w:t>및</w:t>
        </w:r>
        <w:r w:rsidRPr="00586FF7">
          <w:rPr>
            <w:rStyle w:val="af3"/>
            <w:noProof/>
          </w:rPr>
          <w:t xml:space="preserve"> </w:t>
        </w:r>
        <w:r w:rsidRPr="00586FF7">
          <w:rPr>
            <w:rStyle w:val="af3"/>
            <w:noProof/>
          </w:rPr>
          <w:t>인출후행조건</w:t>
        </w:r>
        <w:r>
          <w:rPr>
            <w:noProof/>
            <w:webHidden/>
          </w:rPr>
          <w:tab/>
        </w:r>
        <w:r>
          <w:rPr>
            <w:noProof/>
            <w:webHidden/>
          </w:rPr>
          <w:fldChar w:fldCharType="begin"/>
        </w:r>
        <w:r>
          <w:rPr>
            <w:noProof/>
            <w:webHidden/>
          </w:rPr>
          <w:instrText xml:space="preserve"> PAGEREF _Toc242777929 \h </w:instrText>
        </w:r>
      </w:ins>
      <w:r>
        <w:rPr>
          <w:noProof/>
          <w:webHidden/>
        </w:rPr>
      </w:r>
      <w:ins w:id="47" w:author="BKL" w:date="2026-10-13T09:58:00Z" w16du:dateUtc="2026-10-13T00:58:00Z">
        <w:r>
          <w:rPr>
            <w:noProof/>
            <w:webHidden/>
          </w:rPr>
          <w:fldChar w:fldCharType="separate"/>
        </w:r>
        <w:r>
          <w:rPr>
            <w:noProof/>
            <w:webHidden/>
          </w:rPr>
          <w:t>16</w:t>
        </w:r>
        <w:r>
          <w:rPr>
            <w:noProof/>
            <w:webHidden/>
          </w:rPr>
          <w:fldChar w:fldCharType="end"/>
        </w:r>
        <w:r w:rsidRPr="00586FF7">
          <w:rPr>
            <w:rStyle w:val="af3"/>
            <w:noProof/>
          </w:rPr>
          <w:fldChar w:fldCharType="end"/>
        </w:r>
      </w:ins>
    </w:p>
    <w:p w14:paraId="18A80F26" w14:textId="4DC8AC07" w:rsidR="009A7F28" w:rsidRDefault="009A7F28">
      <w:pPr>
        <w:pStyle w:val="10"/>
        <w:tabs>
          <w:tab w:val="left" w:pos="1200"/>
          <w:tab w:val="right" w:leader="dot" w:pos="8494"/>
        </w:tabs>
        <w:rPr>
          <w:ins w:id="48"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49"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"_Toc242777930"</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5 </w:t>
        </w:r>
        <w:r w:rsidRPr="00586FF7">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86FF7">
          <w:rPr>
            <w:rStyle w:val="af3"/>
            <w:noProof/>
          </w:rPr>
          <w:t>이</w:t>
        </w:r>
        <w:r w:rsidRPr="00586FF7">
          <w:rPr>
            <w:rStyle w:val="af3"/>
            <w:noProof/>
          </w:rPr>
          <w:t xml:space="preserve">   </w:t>
        </w:r>
        <w:r w:rsidRPr="00586FF7">
          <w:rPr>
            <w:rStyle w:val="af3"/>
            <w:noProof/>
          </w:rPr>
          <w:t>자</w:t>
        </w:r>
        <w:r>
          <w:rPr>
            <w:noProof/>
            <w:webHidden/>
          </w:rPr>
          <w:tab/>
        </w:r>
        <w:r>
          <w:rPr>
            <w:noProof/>
            <w:webHidden/>
          </w:rPr>
          <w:fldChar w:fldCharType="begin"/>
        </w:r>
        <w:r>
          <w:rPr>
            <w:noProof/>
            <w:webHidden/>
          </w:rPr>
          <w:instrText xml:space="preserve"> PAGEREF _Toc242777930 \h </w:instrText>
        </w:r>
      </w:ins>
      <w:r>
        <w:rPr>
          <w:noProof/>
          <w:webHidden/>
        </w:rPr>
      </w:r>
      <w:ins w:id="50" w:author="BKL" w:date="2026-10-13T09:58:00Z" w16du:dateUtc="2026-10-13T00:58:00Z">
        <w:r>
          <w:rPr>
            <w:noProof/>
            <w:webHidden/>
          </w:rPr>
          <w:fldChar w:fldCharType="separate"/>
        </w:r>
        <w:r>
          <w:rPr>
            <w:noProof/>
            <w:webHidden/>
          </w:rPr>
          <w:t>16</w:t>
        </w:r>
        <w:r>
          <w:rPr>
            <w:noProof/>
            <w:webHidden/>
          </w:rPr>
          <w:fldChar w:fldCharType="end"/>
        </w:r>
        <w:r w:rsidRPr="00586FF7">
          <w:rPr>
            <w:rStyle w:val="af3"/>
            <w:noProof/>
          </w:rPr>
          <w:fldChar w:fldCharType="end"/>
        </w:r>
      </w:ins>
    </w:p>
    <w:p w14:paraId="0259D630" w14:textId="0F2FE03F" w:rsidR="009A7F28" w:rsidRDefault="009A7F28">
      <w:pPr>
        <w:pStyle w:val="20"/>
        <w:tabs>
          <w:tab w:val="left" w:pos="1440"/>
          <w:tab w:val="right" w:leader="dot" w:pos="8494"/>
        </w:tabs>
        <w:rPr>
          <w:ins w:id="51"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52"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"_Toc242777931"</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이자율</w:t>
        </w:r>
        <w:r w:rsidRPr="00586FF7">
          <w:rPr>
            <w:rStyle w:val="af3"/>
            <w:noProof/>
          </w:rPr>
          <w:t xml:space="preserve"> </w:t>
        </w:r>
        <w:r w:rsidRPr="00586FF7">
          <w:rPr>
            <w:rStyle w:val="af3"/>
            <w:noProof/>
          </w:rPr>
          <w:t>및</w:t>
        </w:r>
        <w:r w:rsidRPr="00586FF7">
          <w:rPr>
            <w:rStyle w:val="af3"/>
            <w:noProof/>
          </w:rPr>
          <w:t xml:space="preserve"> </w:t>
        </w:r>
        <w:r w:rsidRPr="00586FF7">
          <w:rPr>
            <w:rStyle w:val="af3"/>
            <w:noProof/>
          </w:rPr>
          <w:t>이자지급</w:t>
        </w:r>
        <w:r>
          <w:rPr>
            <w:noProof/>
            <w:webHidden/>
          </w:rPr>
          <w:tab/>
        </w:r>
        <w:r>
          <w:rPr>
            <w:noProof/>
            <w:webHidden/>
          </w:rPr>
          <w:fldChar w:fldCharType="begin"/>
        </w:r>
        <w:r>
          <w:rPr>
            <w:noProof/>
            <w:webHidden/>
          </w:rPr>
          <w:instrText xml:space="preserve"> PAGEREF _Toc242777931 \h </w:instrText>
        </w:r>
      </w:ins>
      <w:r>
        <w:rPr>
          <w:noProof/>
          <w:webHidden/>
        </w:rPr>
      </w:r>
      <w:ins w:id="53" w:author="BKL" w:date="2026-10-13T09:58:00Z" w16du:dateUtc="2026-10-13T00:58:00Z">
        <w:r>
          <w:rPr>
            <w:noProof/>
            <w:webHidden/>
          </w:rPr>
          <w:fldChar w:fldCharType="separate"/>
        </w:r>
        <w:r>
          <w:rPr>
            <w:noProof/>
            <w:webHidden/>
          </w:rPr>
          <w:t>16</w:t>
        </w:r>
        <w:r>
          <w:rPr>
            <w:noProof/>
            <w:webHidden/>
          </w:rPr>
          <w:fldChar w:fldCharType="end"/>
        </w:r>
        <w:r w:rsidRPr="00586FF7">
          <w:rPr>
            <w:rStyle w:val="af3"/>
            <w:noProof/>
          </w:rPr>
          <w:fldChar w:fldCharType="end"/>
        </w:r>
      </w:ins>
    </w:p>
    <w:p w14:paraId="4B7A9773" w14:textId="238B31E5" w:rsidR="009A7F28" w:rsidRDefault="009A7F28">
      <w:pPr>
        <w:pStyle w:val="20"/>
        <w:tabs>
          <w:tab w:val="left" w:pos="1440"/>
          <w:tab w:val="right" w:leader="dot" w:pos="8494"/>
        </w:tabs>
        <w:rPr>
          <w:ins w:id="5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55"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"_Toc242777932"</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2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이자기간</w:t>
        </w:r>
        <w:r>
          <w:rPr>
            <w:noProof/>
            <w:webHidden/>
          </w:rPr>
          <w:tab/>
        </w:r>
        <w:r>
          <w:rPr>
            <w:noProof/>
            <w:webHidden/>
          </w:rPr>
          <w:fldChar w:fldCharType="begin"/>
        </w:r>
        <w:r>
          <w:rPr>
            <w:noProof/>
            <w:webHidden/>
          </w:rPr>
          <w:instrText xml:space="preserve"> PAGEREF _Toc242777932 \h </w:instrText>
        </w:r>
      </w:ins>
      <w:r>
        <w:rPr>
          <w:noProof/>
          <w:webHidden/>
        </w:rPr>
      </w:r>
      <w:ins w:id="56" w:author="BKL" w:date="2026-10-13T09:58:00Z" w16du:dateUtc="2026-10-13T00:58:00Z">
        <w:r>
          <w:rPr>
            <w:noProof/>
            <w:webHidden/>
          </w:rPr>
          <w:fldChar w:fldCharType="separate"/>
        </w:r>
        <w:r>
          <w:rPr>
            <w:noProof/>
            <w:webHidden/>
          </w:rPr>
          <w:t>17</w:t>
        </w:r>
        <w:r>
          <w:rPr>
            <w:noProof/>
            <w:webHidden/>
          </w:rPr>
          <w:fldChar w:fldCharType="end"/>
        </w:r>
        <w:r w:rsidRPr="00586FF7">
          <w:rPr>
            <w:rStyle w:val="af3"/>
            <w:noProof/>
          </w:rPr>
          <w:fldChar w:fldCharType="end"/>
        </w:r>
      </w:ins>
    </w:p>
    <w:p w14:paraId="3910F078" w14:textId="32DBA12E" w:rsidR="009A7F28" w:rsidRDefault="009A7F28">
      <w:pPr>
        <w:pStyle w:val="20"/>
        <w:tabs>
          <w:tab w:val="left" w:pos="1440"/>
          <w:tab w:val="right" w:leader="dot" w:pos="8494"/>
        </w:tabs>
        <w:rPr>
          <w:ins w:id="57"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58"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"_Toc242777933"</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3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연체이자</w:t>
        </w:r>
        <w:r>
          <w:rPr>
            <w:noProof/>
            <w:webHidden/>
          </w:rPr>
          <w:tab/>
        </w:r>
        <w:r>
          <w:rPr>
            <w:noProof/>
            <w:webHidden/>
          </w:rPr>
          <w:fldChar w:fldCharType="begin"/>
        </w:r>
        <w:r>
          <w:rPr>
            <w:noProof/>
            <w:webHidden/>
          </w:rPr>
          <w:instrText xml:space="preserve"> PAGEREF _Toc242777933 \h </w:instrText>
        </w:r>
      </w:ins>
      <w:r>
        <w:rPr>
          <w:noProof/>
          <w:webHidden/>
        </w:rPr>
      </w:r>
      <w:ins w:id="59" w:author="BKL" w:date="2026-10-13T09:58:00Z" w16du:dateUtc="2026-10-13T00:58:00Z">
        <w:r>
          <w:rPr>
            <w:noProof/>
            <w:webHidden/>
          </w:rPr>
          <w:fldChar w:fldCharType="separate"/>
        </w:r>
        <w:r>
          <w:rPr>
            <w:noProof/>
            <w:webHidden/>
          </w:rPr>
          <w:t>17</w:t>
        </w:r>
        <w:r>
          <w:rPr>
            <w:noProof/>
            <w:webHidden/>
          </w:rPr>
          <w:fldChar w:fldCharType="end"/>
        </w:r>
        <w:r w:rsidRPr="00586FF7">
          <w:rPr>
            <w:rStyle w:val="af3"/>
            <w:noProof/>
          </w:rPr>
          <w:fldChar w:fldCharType="end"/>
        </w:r>
      </w:ins>
    </w:p>
    <w:p w14:paraId="59E60655" w14:textId="0F4CAA60" w:rsidR="009A7F28" w:rsidRDefault="009A7F28">
      <w:pPr>
        <w:pStyle w:val="20"/>
        <w:tabs>
          <w:tab w:val="left" w:pos="1440"/>
          <w:tab w:val="right" w:leader="dot" w:pos="8494"/>
        </w:tabs>
        <w:rPr>
          <w:ins w:id="6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61"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"_Toc242777934"</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4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이자지급일</w:t>
        </w:r>
        <w:r>
          <w:rPr>
            <w:noProof/>
            <w:webHidden/>
          </w:rPr>
          <w:tab/>
        </w:r>
        <w:r>
          <w:rPr>
            <w:noProof/>
            <w:webHidden/>
          </w:rPr>
          <w:fldChar w:fldCharType="begin"/>
        </w:r>
        <w:r>
          <w:rPr>
            <w:noProof/>
            <w:webHidden/>
          </w:rPr>
          <w:instrText xml:space="preserve"> PAGEREF _Toc242777934 \h </w:instrText>
        </w:r>
      </w:ins>
      <w:r>
        <w:rPr>
          <w:noProof/>
          <w:webHidden/>
        </w:rPr>
      </w:r>
      <w:ins w:id="62" w:author="BKL" w:date="2026-10-13T09:58:00Z" w16du:dateUtc="2026-10-13T00:58:00Z">
        <w:r>
          <w:rPr>
            <w:noProof/>
            <w:webHidden/>
          </w:rPr>
          <w:fldChar w:fldCharType="separate"/>
        </w:r>
        <w:r>
          <w:rPr>
            <w:noProof/>
            <w:webHidden/>
          </w:rPr>
          <w:t>18</w:t>
        </w:r>
        <w:r>
          <w:rPr>
            <w:noProof/>
            <w:webHidden/>
          </w:rPr>
          <w:fldChar w:fldCharType="end"/>
        </w:r>
        <w:r w:rsidRPr="00586FF7">
          <w:rPr>
            <w:rStyle w:val="af3"/>
            <w:noProof/>
          </w:rPr>
          <w:fldChar w:fldCharType="end"/>
        </w:r>
      </w:ins>
    </w:p>
    <w:p w14:paraId="688DC371" w14:textId="6F6C7DE3" w:rsidR="009A7F28" w:rsidRDefault="009A7F28">
      <w:pPr>
        <w:pStyle w:val="20"/>
        <w:tabs>
          <w:tab w:val="left" w:pos="1440"/>
          <w:tab w:val="right" w:leader="dot" w:pos="8494"/>
        </w:tabs>
        <w:rPr>
          <w:ins w:id="63"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64"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"_Toc242777935"</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5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이자의</w:t>
        </w:r>
        <w:r w:rsidRPr="00586FF7">
          <w:rPr>
            <w:rStyle w:val="af3"/>
            <w:noProof/>
          </w:rPr>
          <w:t xml:space="preserve"> </w:t>
        </w:r>
        <w:r w:rsidRPr="00586FF7">
          <w:rPr>
            <w:rStyle w:val="af3"/>
            <w:noProof/>
          </w:rPr>
          <w:t>계산</w:t>
        </w:r>
        <w:r>
          <w:rPr>
            <w:noProof/>
            <w:webHidden/>
          </w:rPr>
          <w:tab/>
        </w:r>
        <w:r>
          <w:rPr>
            <w:noProof/>
            <w:webHidden/>
          </w:rPr>
          <w:fldChar w:fldCharType="begin"/>
        </w:r>
        <w:r>
          <w:rPr>
            <w:noProof/>
            <w:webHidden/>
          </w:rPr>
          <w:instrText xml:space="preserve"> PAGEREF _Toc242777935 \h </w:instrText>
        </w:r>
      </w:ins>
      <w:r>
        <w:rPr>
          <w:noProof/>
          <w:webHidden/>
        </w:rPr>
      </w:r>
      <w:ins w:id="65" w:author="BKL" w:date="2026-10-13T09:58:00Z" w16du:dateUtc="2026-10-13T00:58:00Z">
        <w:r>
          <w:rPr>
            <w:noProof/>
            <w:webHidden/>
          </w:rPr>
          <w:fldChar w:fldCharType="separate"/>
        </w:r>
        <w:r>
          <w:rPr>
            <w:noProof/>
            <w:webHidden/>
          </w:rPr>
          <w:t>18</w:t>
        </w:r>
        <w:r>
          <w:rPr>
            <w:noProof/>
            <w:webHidden/>
          </w:rPr>
          <w:fldChar w:fldCharType="end"/>
        </w:r>
        <w:r w:rsidRPr="00586FF7">
          <w:rPr>
            <w:rStyle w:val="af3"/>
            <w:noProof/>
          </w:rPr>
          <w:fldChar w:fldCharType="end"/>
        </w:r>
      </w:ins>
    </w:p>
    <w:p w14:paraId="218FBAB7" w14:textId="49A3D4F9" w:rsidR="009A7F28" w:rsidRDefault="009A7F28">
      <w:pPr>
        <w:pStyle w:val="10"/>
        <w:tabs>
          <w:tab w:val="left" w:pos="1200"/>
          <w:tab w:val="right" w:leader="dot" w:pos="8494"/>
        </w:tabs>
        <w:rPr>
          <w:ins w:id="66"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67"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"_Toc242777936"</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6 </w:t>
        </w:r>
        <w:r w:rsidRPr="00586FF7">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86FF7">
          <w:rPr>
            <w:rStyle w:val="af3"/>
            <w:noProof/>
          </w:rPr>
          <w:t>수수료</w:t>
        </w:r>
        <w:r w:rsidRPr="00586FF7">
          <w:rPr>
            <w:rStyle w:val="af3"/>
            <w:noProof/>
          </w:rPr>
          <w:t xml:space="preserve"> </w:t>
        </w:r>
        <w:r w:rsidRPr="00586FF7">
          <w:rPr>
            <w:rStyle w:val="af3"/>
            <w:noProof/>
          </w:rPr>
          <w:t>및</w:t>
        </w:r>
        <w:r w:rsidRPr="00586FF7">
          <w:rPr>
            <w:rStyle w:val="af3"/>
            <w:noProof/>
          </w:rPr>
          <w:t xml:space="preserve"> </w:t>
        </w:r>
        <w:r w:rsidRPr="00586FF7">
          <w:rPr>
            <w:rStyle w:val="af3"/>
            <w:noProof/>
          </w:rPr>
          <w:t>비용</w:t>
        </w:r>
        <w:r>
          <w:rPr>
            <w:noProof/>
            <w:webHidden/>
          </w:rPr>
          <w:tab/>
        </w:r>
        <w:r>
          <w:rPr>
            <w:noProof/>
            <w:webHidden/>
          </w:rPr>
          <w:fldChar w:fldCharType="begin"/>
        </w:r>
        <w:r>
          <w:rPr>
            <w:noProof/>
            <w:webHidden/>
          </w:rPr>
          <w:instrText xml:space="preserve"> PAGEREF _Toc242777936 \h </w:instrText>
        </w:r>
      </w:ins>
      <w:r>
        <w:rPr>
          <w:noProof/>
          <w:webHidden/>
        </w:rPr>
      </w:r>
      <w:ins w:id="68" w:author="BKL" w:date="2026-10-13T09:58:00Z" w16du:dateUtc="2026-10-13T00:58:00Z">
        <w:r>
          <w:rPr>
            <w:noProof/>
            <w:webHidden/>
          </w:rPr>
          <w:fldChar w:fldCharType="separate"/>
        </w:r>
        <w:r>
          <w:rPr>
            <w:noProof/>
            <w:webHidden/>
          </w:rPr>
          <w:t>18</w:t>
        </w:r>
        <w:r>
          <w:rPr>
            <w:noProof/>
            <w:webHidden/>
          </w:rPr>
          <w:fldChar w:fldCharType="end"/>
        </w:r>
        <w:r w:rsidRPr="00586FF7">
          <w:rPr>
            <w:rStyle w:val="af3"/>
            <w:noProof/>
          </w:rPr>
          <w:fldChar w:fldCharType="end"/>
        </w:r>
      </w:ins>
    </w:p>
    <w:p w14:paraId="21FAD134" w14:textId="6136F9D2" w:rsidR="009A7F28" w:rsidRDefault="009A7F28">
      <w:pPr>
        <w:pStyle w:val="20"/>
        <w:tabs>
          <w:tab w:val="left" w:pos="1440"/>
          <w:tab w:val="right" w:leader="dot" w:pos="8494"/>
        </w:tabs>
        <w:rPr>
          <w:ins w:id="69"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70"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"_Toc242777937"</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수수료</w:t>
        </w:r>
        <w:r>
          <w:rPr>
            <w:noProof/>
            <w:webHidden/>
          </w:rPr>
          <w:tab/>
        </w:r>
        <w:r>
          <w:rPr>
            <w:noProof/>
            <w:webHidden/>
          </w:rPr>
          <w:fldChar w:fldCharType="begin"/>
        </w:r>
        <w:r>
          <w:rPr>
            <w:noProof/>
            <w:webHidden/>
          </w:rPr>
          <w:instrText xml:space="preserve"> PAGEREF _Toc242777937 \h </w:instrText>
        </w:r>
      </w:ins>
      <w:r>
        <w:rPr>
          <w:noProof/>
          <w:webHidden/>
        </w:rPr>
      </w:r>
      <w:ins w:id="71" w:author="BKL" w:date="2026-10-13T09:58:00Z" w16du:dateUtc="2026-10-13T00:58:00Z">
        <w:r>
          <w:rPr>
            <w:noProof/>
            <w:webHidden/>
          </w:rPr>
          <w:fldChar w:fldCharType="separate"/>
        </w:r>
        <w:r>
          <w:rPr>
            <w:noProof/>
            <w:webHidden/>
          </w:rPr>
          <w:t>18</w:t>
        </w:r>
        <w:r>
          <w:rPr>
            <w:noProof/>
            <w:webHidden/>
          </w:rPr>
          <w:fldChar w:fldCharType="end"/>
        </w:r>
        <w:r w:rsidRPr="00586FF7">
          <w:rPr>
            <w:rStyle w:val="af3"/>
            <w:noProof/>
          </w:rPr>
          <w:fldChar w:fldCharType="end"/>
        </w:r>
      </w:ins>
    </w:p>
    <w:p w14:paraId="2E387FC0" w14:textId="4221CE75" w:rsidR="009A7F28" w:rsidRDefault="009A7F28">
      <w:pPr>
        <w:pStyle w:val="20"/>
        <w:tabs>
          <w:tab w:val="left" w:pos="1440"/>
          <w:tab w:val="right" w:leader="dot" w:pos="8494"/>
        </w:tabs>
        <w:rPr>
          <w:ins w:id="7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73"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"_Toc242777938"</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2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비용</w:t>
        </w:r>
        <w:r>
          <w:rPr>
            <w:noProof/>
            <w:webHidden/>
          </w:rPr>
          <w:tab/>
        </w:r>
        <w:r>
          <w:rPr>
            <w:noProof/>
            <w:webHidden/>
          </w:rPr>
          <w:fldChar w:fldCharType="begin"/>
        </w:r>
        <w:r>
          <w:rPr>
            <w:noProof/>
            <w:webHidden/>
          </w:rPr>
          <w:instrText xml:space="preserve"> PAGEREF _Toc242777938 \h </w:instrText>
        </w:r>
      </w:ins>
      <w:r>
        <w:rPr>
          <w:noProof/>
          <w:webHidden/>
        </w:rPr>
      </w:r>
      <w:ins w:id="74" w:author="BKL" w:date="2026-10-13T09:58:00Z" w16du:dateUtc="2026-10-13T00:58:00Z">
        <w:r>
          <w:rPr>
            <w:noProof/>
            <w:webHidden/>
          </w:rPr>
          <w:fldChar w:fldCharType="separate"/>
        </w:r>
        <w:r>
          <w:rPr>
            <w:noProof/>
            <w:webHidden/>
          </w:rPr>
          <w:t>18</w:t>
        </w:r>
        <w:r>
          <w:rPr>
            <w:noProof/>
            <w:webHidden/>
          </w:rPr>
          <w:fldChar w:fldCharType="end"/>
        </w:r>
        <w:r w:rsidRPr="00586FF7">
          <w:rPr>
            <w:rStyle w:val="af3"/>
            <w:noProof/>
          </w:rPr>
          <w:fldChar w:fldCharType="end"/>
        </w:r>
      </w:ins>
    </w:p>
    <w:p w14:paraId="4889A3A5" w14:textId="0CB1E9BD" w:rsidR="009A7F28" w:rsidRDefault="009A7F28">
      <w:pPr>
        <w:pStyle w:val="20"/>
        <w:tabs>
          <w:tab w:val="left" w:pos="1440"/>
          <w:tab w:val="right" w:leader="dot" w:pos="8494"/>
        </w:tabs>
        <w:rPr>
          <w:ins w:id="75"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76"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"_Toc242777939"</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3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지급의</w:t>
        </w:r>
        <w:r w:rsidRPr="00586FF7">
          <w:rPr>
            <w:rStyle w:val="af3"/>
            <w:noProof/>
          </w:rPr>
          <w:t xml:space="preserve"> </w:t>
        </w:r>
        <w:r w:rsidRPr="00586FF7">
          <w:rPr>
            <w:rStyle w:val="af3"/>
            <w:noProof/>
          </w:rPr>
          <w:t>지연</w:t>
        </w:r>
        <w:r>
          <w:rPr>
            <w:noProof/>
            <w:webHidden/>
          </w:rPr>
          <w:tab/>
        </w:r>
        <w:r>
          <w:rPr>
            <w:noProof/>
            <w:webHidden/>
          </w:rPr>
          <w:fldChar w:fldCharType="begin"/>
        </w:r>
        <w:r>
          <w:rPr>
            <w:noProof/>
            <w:webHidden/>
          </w:rPr>
          <w:instrText xml:space="preserve"> PAGEREF _Toc242777939 \h </w:instrText>
        </w:r>
      </w:ins>
      <w:r>
        <w:rPr>
          <w:noProof/>
          <w:webHidden/>
        </w:rPr>
      </w:r>
      <w:ins w:id="77" w:author="BKL" w:date="2026-10-13T09:58:00Z" w16du:dateUtc="2026-10-13T00:58:00Z">
        <w:r>
          <w:rPr>
            <w:noProof/>
            <w:webHidden/>
          </w:rPr>
          <w:fldChar w:fldCharType="separate"/>
        </w:r>
        <w:r>
          <w:rPr>
            <w:noProof/>
            <w:webHidden/>
          </w:rPr>
          <w:t>19</w:t>
        </w:r>
        <w:r>
          <w:rPr>
            <w:noProof/>
            <w:webHidden/>
          </w:rPr>
          <w:fldChar w:fldCharType="end"/>
        </w:r>
        <w:r w:rsidRPr="00586FF7">
          <w:rPr>
            <w:rStyle w:val="af3"/>
            <w:noProof/>
          </w:rPr>
          <w:fldChar w:fldCharType="end"/>
        </w:r>
      </w:ins>
    </w:p>
    <w:p w14:paraId="6357C1F0" w14:textId="36479E43" w:rsidR="009A7F28" w:rsidRDefault="009A7F28">
      <w:pPr>
        <w:pStyle w:val="10"/>
        <w:tabs>
          <w:tab w:val="left" w:pos="1200"/>
          <w:tab w:val="right" w:leader="dot" w:pos="8494"/>
        </w:tabs>
        <w:rPr>
          <w:ins w:id="78"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79"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"_Toc242777940"</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7 </w:t>
        </w:r>
        <w:r w:rsidRPr="00586FF7">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86FF7">
          <w:rPr>
            <w:rStyle w:val="af3"/>
            <w:noProof/>
          </w:rPr>
          <w:t>상환</w:t>
        </w:r>
        <w:r w:rsidRPr="00586FF7">
          <w:rPr>
            <w:rStyle w:val="af3"/>
            <w:noProof/>
          </w:rPr>
          <w:t xml:space="preserve"> </w:t>
        </w:r>
        <w:r w:rsidRPr="00586FF7">
          <w:rPr>
            <w:rStyle w:val="af3"/>
            <w:noProof/>
          </w:rPr>
          <w:t>및</w:t>
        </w:r>
        <w:r w:rsidRPr="00586FF7">
          <w:rPr>
            <w:rStyle w:val="af3"/>
            <w:noProof/>
          </w:rPr>
          <w:t xml:space="preserve"> </w:t>
        </w:r>
        <w:r w:rsidRPr="00586FF7">
          <w:rPr>
            <w:rStyle w:val="af3"/>
            <w:noProof/>
          </w:rPr>
          <w:t>변제의</w:t>
        </w:r>
        <w:r w:rsidRPr="00586FF7">
          <w:rPr>
            <w:rStyle w:val="af3"/>
            <w:noProof/>
          </w:rPr>
          <w:t xml:space="preserve"> </w:t>
        </w:r>
        <w:r w:rsidRPr="00586FF7">
          <w:rPr>
            <w:rStyle w:val="af3"/>
            <w:noProof/>
          </w:rPr>
          <w:t>충당</w:t>
        </w:r>
        <w:r>
          <w:rPr>
            <w:noProof/>
            <w:webHidden/>
          </w:rPr>
          <w:tab/>
        </w:r>
        <w:r>
          <w:rPr>
            <w:noProof/>
            <w:webHidden/>
          </w:rPr>
          <w:fldChar w:fldCharType="begin"/>
        </w:r>
        <w:r>
          <w:rPr>
            <w:noProof/>
            <w:webHidden/>
          </w:rPr>
          <w:instrText xml:space="preserve"> PAGEREF _Toc242777940 \h </w:instrText>
        </w:r>
      </w:ins>
      <w:r>
        <w:rPr>
          <w:noProof/>
          <w:webHidden/>
        </w:rPr>
      </w:r>
      <w:ins w:id="80" w:author="BKL" w:date="2026-10-13T09:58:00Z" w16du:dateUtc="2026-10-13T00:58:00Z">
        <w:r>
          <w:rPr>
            <w:noProof/>
            <w:webHidden/>
          </w:rPr>
          <w:fldChar w:fldCharType="separate"/>
        </w:r>
        <w:r>
          <w:rPr>
            <w:noProof/>
            <w:webHidden/>
          </w:rPr>
          <w:t>19</w:t>
        </w:r>
        <w:r>
          <w:rPr>
            <w:noProof/>
            <w:webHidden/>
          </w:rPr>
          <w:fldChar w:fldCharType="end"/>
        </w:r>
        <w:r w:rsidRPr="00586FF7">
          <w:rPr>
            <w:rStyle w:val="af3"/>
            <w:noProof/>
          </w:rPr>
          <w:fldChar w:fldCharType="end"/>
        </w:r>
      </w:ins>
    </w:p>
    <w:p w14:paraId="38B7FB97" w14:textId="3454E3F7" w:rsidR="009A7F28" w:rsidRDefault="009A7F28">
      <w:pPr>
        <w:pStyle w:val="20"/>
        <w:tabs>
          <w:tab w:val="left" w:pos="1440"/>
          <w:tab w:val="right" w:leader="dot" w:pos="8494"/>
        </w:tabs>
        <w:rPr>
          <w:ins w:id="81"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82"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"_Toc242777941"</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원금의</w:t>
        </w:r>
        <w:r w:rsidRPr="00586FF7">
          <w:rPr>
            <w:rStyle w:val="af3"/>
            <w:noProof/>
          </w:rPr>
          <w:t xml:space="preserve"> </w:t>
        </w:r>
        <w:r w:rsidRPr="00586FF7">
          <w:rPr>
            <w:rStyle w:val="af3"/>
            <w:noProof/>
          </w:rPr>
          <w:t>상환</w:t>
        </w:r>
        <w:r>
          <w:rPr>
            <w:noProof/>
            <w:webHidden/>
          </w:rPr>
          <w:tab/>
        </w:r>
        <w:r>
          <w:rPr>
            <w:noProof/>
            <w:webHidden/>
          </w:rPr>
          <w:fldChar w:fldCharType="begin"/>
        </w:r>
        <w:r>
          <w:rPr>
            <w:noProof/>
            <w:webHidden/>
          </w:rPr>
          <w:instrText xml:space="preserve"> PAGEREF _Toc242777941 \h </w:instrText>
        </w:r>
      </w:ins>
      <w:r>
        <w:rPr>
          <w:noProof/>
          <w:webHidden/>
        </w:rPr>
      </w:r>
      <w:ins w:id="83" w:author="BKL" w:date="2026-10-13T09:58:00Z" w16du:dateUtc="2026-10-13T00:58:00Z">
        <w:r>
          <w:rPr>
            <w:noProof/>
            <w:webHidden/>
          </w:rPr>
          <w:fldChar w:fldCharType="separate"/>
        </w:r>
        <w:r>
          <w:rPr>
            <w:noProof/>
            <w:webHidden/>
          </w:rPr>
          <w:t>19</w:t>
        </w:r>
        <w:r>
          <w:rPr>
            <w:noProof/>
            <w:webHidden/>
          </w:rPr>
          <w:fldChar w:fldCharType="end"/>
        </w:r>
        <w:r w:rsidRPr="00586FF7">
          <w:rPr>
            <w:rStyle w:val="af3"/>
            <w:noProof/>
          </w:rPr>
          <w:fldChar w:fldCharType="end"/>
        </w:r>
      </w:ins>
    </w:p>
    <w:p w14:paraId="053B9CD0" w14:textId="0364EA0A" w:rsidR="009A7F28" w:rsidRDefault="009A7F28">
      <w:pPr>
        <w:pStyle w:val="20"/>
        <w:tabs>
          <w:tab w:val="left" w:pos="1440"/>
          <w:tab w:val="right" w:leader="dot" w:pos="8494"/>
        </w:tabs>
        <w:rPr>
          <w:ins w:id="8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85"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"_Toc242777942"</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2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임의적</w:t>
        </w:r>
        <w:r w:rsidRPr="00586FF7">
          <w:rPr>
            <w:rStyle w:val="af3"/>
            <w:noProof/>
          </w:rPr>
          <w:t xml:space="preserve"> </w:t>
        </w:r>
        <w:r w:rsidRPr="00586FF7">
          <w:rPr>
            <w:rStyle w:val="af3"/>
            <w:noProof/>
          </w:rPr>
          <w:t>조기상환</w:t>
        </w:r>
        <w:r>
          <w:rPr>
            <w:noProof/>
            <w:webHidden/>
          </w:rPr>
          <w:tab/>
        </w:r>
        <w:r>
          <w:rPr>
            <w:noProof/>
            <w:webHidden/>
          </w:rPr>
          <w:fldChar w:fldCharType="begin"/>
        </w:r>
        <w:r>
          <w:rPr>
            <w:noProof/>
            <w:webHidden/>
          </w:rPr>
          <w:instrText xml:space="preserve"> PAGEREF _Toc242777942 \h </w:instrText>
        </w:r>
      </w:ins>
      <w:r>
        <w:rPr>
          <w:noProof/>
          <w:webHidden/>
        </w:rPr>
      </w:r>
      <w:ins w:id="86" w:author="BKL" w:date="2026-10-13T09:58:00Z" w16du:dateUtc="2026-10-13T00:58:00Z">
        <w:r>
          <w:rPr>
            <w:noProof/>
            <w:webHidden/>
          </w:rPr>
          <w:fldChar w:fldCharType="separate"/>
        </w:r>
        <w:r>
          <w:rPr>
            <w:noProof/>
            <w:webHidden/>
          </w:rPr>
          <w:t>20</w:t>
        </w:r>
        <w:r>
          <w:rPr>
            <w:noProof/>
            <w:webHidden/>
          </w:rPr>
          <w:fldChar w:fldCharType="end"/>
        </w:r>
        <w:r w:rsidRPr="00586FF7">
          <w:rPr>
            <w:rStyle w:val="af3"/>
            <w:noProof/>
          </w:rPr>
          <w:fldChar w:fldCharType="end"/>
        </w:r>
      </w:ins>
    </w:p>
    <w:p w14:paraId="5AFB7994" w14:textId="4E6FA652" w:rsidR="009A7F28" w:rsidRDefault="009A7F28">
      <w:pPr>
        <w:pStyle w:val="20"/>
        <w:tabs>
          <w:tab w:val="left" w:pos="1440"/>
          <w:tab w:val="right" w:leader="dot" w:pos="8494"/>
        </w:tabs>
        <w:rPr>
          <w:ins w:id="87"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88"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"_Toc242777943"</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3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의무적</w:t>
        </w:r>
        <w:r w:rsidRPr="00586FF7">
          <w:rPr>
            <w:rStyle w:val="af3"/>
            <w:noProof/>
          </w:rPr>
          <w:t xml:space="preserve"> </w:t>
        </w:r>
        <w:r w:rsidRPr="00586FF7">
          <w:rPr>
            <w:rStyle w:val="af3"/>
            <w:noProof/>
          </w:rPr>
          <w:t>조기상환</w:t>
        </w:r>
        <w:r>
          <w:rPr>
            <w:noProof/>
            <w:webHidden/>
          </w:rPr>
          <w:tab/>
        </w:r>
        <w:r>
          <w:rPr>
            <w:noProof/>
            <w:webHidden/>
          </w:rPr>
          <w:fldChar w:fldCharType="begin"/>
        </w:r>
        <w:r>
          <w:rPr>
            <w:noProof/>
            <w:webHidden/>
          </w:rPr>
          <w:instrText xml:space="preserve"> PAGEREF _Toc242777943 \h </w:instrText>
        </w:r>
      </w:ins>
      <w:r>
        <w:rPr>
          <w:noProof/>
          <w:webHidden/>
        </w:rPr>
      </w:r>
      <w:ins w:id="89" w:author="BKL" w:date="2026-10-13T09:58:00Z" w16du:dateUtc="2026-10-13T00:58:00Z">
        <w:r>
          <w:rPr>
            <w:noProof/>
            <w:webHidden/>
          </w:rPr>
          <w:fldChar w:fldCharType="separate"/>
        </w:r>
        <w:r>
          <w:rPr>
            <w:noProof/>
            <w:webHidden/>
          </w:rPr>
          <w:t>21</w:t>
        </w:r>
        <w:r>
          <w:rPr>
            <w:noProof/>
            <w:webHidden/>
          </w:rPr>
          <w:fldChar w:fldCharType="end"/>
        </w:r>
        <w:r w:rsidRPr="00586FF7">
          <w:rPr>
            <w:rStyle w:val="af3"/>
            <w:noProof/>
          </w:rPr>
          <w:fldChar w:fldCharType="end"/>
        </w:r>
      </w:ins>
    </w:p>
    <w:p w14:paraId="7C740E6F" w14:textId="0F591501" w:rsidR="009A7F28" w:rsidRDefault="009A7F28">
      <w:pPr>
        <w:pStyle w:val="20"/>
        <w:tabs>
          <w:tab w:val="left" w:pos="1440"/>
          <w:tab w:val="right" w:leader="dot" w:pos="8494"/>
        </w:tabs>
        <w:rPr>
          <w:ins w:id="9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91"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"_Toc242777944"</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4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변제의</w:t>
        </w:r>
        <w:r w:rsidRPr="00586FF7">
          <w:rPr>
            <w:rStyle w:val="af3"/>
            <w:noProof/>
          </w:rPr>
          <w:t xml:space="preserve"> </w:t>
        </w:r>
        <w:r w:rsidRPr="00586FF7">
          <w:rPr>
            <w:rStyle w:val="af3"/>
            <w:noProof/>
          </w:rPr>
          <w:t>충당</w:t>
        </w:r>
        <w:r>
          <w:rPr>
            <w:noProof/>
            <w:webHidden/>
          </w:rPr>
          <w:tab/>
        </w:r>
        <w:r>
          <w:rPr>
            <w:noProof/>
            <w:webHidden/>
          </w:rPr>
          <w:fldChar w:fldCharType="begin"/>
        </w:r>
        <w:r>
          <w:rPr>
            <w:noProof/>
            <w:webHidden/>
          </w:rPr>
          <w:instrText xml:space="preserve"> PAGEREF _Toc242777944 \h </w:instrText>
        </w:r>
      </w:ins>
      <w:r>
        <w:rPr>
          <w:noProof/>
          <w:webHidden/>
        </w:rPr>
      </w:r>
      <w:ins w:id="92" w:author="BKL" w:date="2026-10-13T09:58:00Z" w16du:dateUtc="2026-10-13T00:58:00Z">
        <w:r>
          <w:rPr>
            <w:noProof/>
            <w:webHidden/>
          </w:rPr>
          <w:fldChar w:fldCharType="separate"/>
        </w:r>
        <w:r>
          <w:rPr>
            <w:noProof/>
            <w:webHidden/>
          </w:rPr>
          <w:t>21</w:t>
        </w:r>
        <w:r>
          <w:rPr>
            <w:noProof/>
            <w:webHidden/>
          </w:rPr>
          <w:fldChar w:fldCharType="end"/>
        </w:r>
        <w:r w:rsidRPr="00586FF7">
          <w:rPr>
            <w:rStyle w:val="af3"/>
            <w:noProof/>
          </w:rPr>
          <w:fldChar w:fldCharType="end"/>
        </w:r>
      </w:ins>
    </w:p>
    <w:p w14:paraId="0B5AB934" w14:textId="53525DD8" w:rsidR="009A7F28" w:rsidRDefault="009A7F28">
      <w:pPr>
        <w:pStyle w:val="20"/>
        <w:tabs>
          <w:tab w:val="left" w:pos="1440"/>
          <w:tab w:val="right" w:leader="dot" w:pos="8494"/>
        </w:tabs>
        <w:rPr>
          <w:ins w:id="93"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94"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"_Toc242777945"</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5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대출약정의</w:t>
        </w:r>
        <w:r w:rsidRPr="00586FF7">
          <w:rPr>
            <w:rStyle w:val="af3"/>
            <w:noProof/>
          </w:rPr>
          <w:t xml:space="preserve"> </w:t>
        </w:r>
        <w:r w:rsidRPr="00586FF7">
          <w:rPr>
            <w:rStyle w:val="af3"/>
            <w:noProof/>
          </w:rPr>
          <w:t>종료</w:t>
        </w:r>
        <w:r>
          <w:rPr>
            <w:noProof/>
            <w:webHidden/>
          </w:rPr>
          <w:tab/>
        </w:r>
        <w:r>
          <w:rPr>
            <w:noProof/>
            <w:webHidden/>
          </w:rPr>
          <w:fldChar w:fldCharType="begin"/>
        </w:r>
        <w:r>
          <w:rPr>
            <w:noProof/>
            <w:webHidden/>
          </w:rPr>
          <w:instrText xml:space="preserve"> PAGEREF _Toc242777945 \h </w:instrText>
        </w:r>
      </w:ins>
      <w:r>
        <w:rPr>
          <w:noProof/>
          <w:webHidden/>
        </w:rPr>
      </w:r>
      <w:ins w:id="95" w:author="BKL" w:date="2026-10-13T09:58:00Z" w16du:dateUtc="2026-10-13T00:58:00Z">
        <w:r>
          <w:rPr>
            <w:noProof/>
            <w:webHidden/>
          </w:rPr>
          <w:fldChar w:fldCharType="separate"/>
        </w:r>
        <w:r>
          <w:rPr>
            <w:noProof/>
            <w:webHidden/>
          </w:rPr>
          <w:t>22</w:t>
        </w:r>
        <w:r>
          <w:rPr>
            <w:noProof/>
            <w:webHidden/>
          </w:rPr>
          <w:fldChar w:fldCharType="end"/>
        </w:r>
        <w:r w:rsidRPr="00586FF7">
          <w:rPr>
            <w:rStyle w:val="af3"/>
            <w:noProof/>
          </w:rPr>
          <w:fldChar w:fldCharType="end"/>
        </w:r>
      </w:ins>
    </w:p>
    <w:p w14:paraId="327FC38D" w14:textId="523A968E" w:rsidR="009A7F28" w:rsidRDefault="009A7F28">
      <w:pPr>
        <w:pStyle w:val="20"/>
        <w:tabs>
          <w:tab w:val="left" w:pos="1440"/>
          <w:tab w:val="right" w:leader="dot" w:pos="8494"/>
        </w:tabs>
        <w:rPr>
          <w:ins w:id="9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97"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"_Toc242777946"</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6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영업일</w:t>
        </w:r>
        <w:r>
          <w:rPr>
            <w:noProof/>
            <w:webHidden/>
          </w:rPr>
          <w:tab/>
        </w:r>
        <w:r>
          <w:rPr>
            <w:noProof/>
            <w:webHidden/>
          </w:rPr>
          <w:fldChar w:fldCharType="begin"/>
        </w:r>
        <w:r>
          <w:rPr>
            <w:noProof/>
            <w:webHidden/>
          </w:rPr>
          <w:instrText xml:space="preserve"> PAGEREF _Toc242777946 \h </w:instrText>
        </w:r>
      </w:ins>
      <w:r>
        <w:rPr>
          <w:noProof/>
          <w:webHidden/>
        </w:rPr>
      </w:r>
      <w:ins w:id="98" w:author="BKL" w:date="2026-10-13T09:58:00Z" w16du:dateUtc="2026-10-13T00:58:00Z">
        <w:r>
          <w:rPr>
            <w:noProof/>
            <w:webHidden/>
          </w:rPr>
          <w:fldChar w:fldCharType="separate"/>
        </w:r>
        <w:r>
          <w:rPr>
            <w:noProof/>
            <w:webHidden/>
          </w:rPr>
          <w:t>22</w:t>
        </w:r>
        <w:r>
          <w:rPr>
            <w:noProof/>
            <w:webHidden/>
          </w:rPr>
          <w:fldChar w:fldCharType="end"/>
        </w:r>
        <w:r w:rsidRPr="00586FF7">
          <w:rPr>
            <w:rStyle w:val="af3"/>
            <w:noProof/>
          </w:rPr>
          <w:fldChar w:fldCharType="end"/>
        </w:r>
      </w:ins>
    </w:p>
    <w:p w14:paraId="6A7DD2E2" w14:textId="42BC638B" w:rsidR="009A7F28" w:rsidRDefault="009A7F28">
      <w:pPr>
        <w:pStyle w:val="20"/>
        <w:tabs>
          <w:tab w:val="left" w:pos="1440"/>
          <w:tab w:val="right" w:leader="dot" w:pos="8494"/>
        </w:tabs>
        <w:rPr>
          <w:ins w:id="99"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00"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"_Toc242777947"</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7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지급방법</w:t>
        </w:r>
        <w:r>
          <w:rPr>
            <w:noProof/>
            <w:webHidden/>
          </w:rPr>
          <w:tab/>
        </w:r>
        <w:r>
          <w:rPr>
            <w:noProof/>
            <w:webHidden/>
          </w:rPr>
          <w:fldChar w:fldCharType="begin"/>
        </w:r>
        <w:r>
          <w:rPr>
            <w:noProof/>
            <w:webHidden/>
          </w:rPr>
          <w:instrText xml:space="preserve"> PAGEREF _Toc242777947 \h </w:instrText>
        </w:r>
      </w:ins>
      <w:r>
        <w:rPr>
          <w:noProof/>
          <w:webHidden/>
        </w:rPr>
      </w:r>
      <w:ins w:id="101" w:author="BKL" w:date="2026-10-13T09:58:00Z" w16du:dateUtc="2026-10-13T00:58:00Z">
        <w:r>
          <w:rPr>
            <w:noProof/>
            <w:webHidden/>
          </w:rPr>
          <w:fldChar w:fldCharType="separate"/>
        </w:r>
        <w:r>
          <w:rPr>
            <w:noProof/>
            <w:webHidden/>
          </w:rPr>
          <w:t>23</w:t>
        </w:r>
        <w:r>
          <w:rPr>
            <w:noProof/>
            <w:webHidden/>
          </w:rPr>
          <w:fldChar w:fldCharType="end"/>
        </w:r>
        <w:r w:rsidRPr="00586FF7">
          <w:rPr>
            <w:rStyle w:val="af3"/>
            <w:noProof/>
          </w:rPr>
          <w:fldChar w:fldCharType="end"/>
        </w:r>
      </w:ins>
    </w:p>
    <w:p w14:paraId="7810200F" w14:textId="507ACB46" w:rsidR="009A7F28" w:rsidRDefault="009A7F28">
      <w:pPr>
        <w:pStyle w:val="10"/>
        <w:tabs>
          <w:tab w:val="left" w:pos="1200"/>
          <w:tab w:val="right" w:leader="dot" w:pos="8494"/>
        </w:tabs>
        <w:rPr>
          <w:ins w:id="102"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103" w:author="BKL" w:date="2026-10-13T09:58:00Z" w16du:dateUtc="2026-10-13T00:58:00Z">
        <w:r w:rsidRPr="00586FF7">
          <w:rPr>
            <w:rStyle w:val="af3"/>
            <w:noProof/>
          </w:rPr>
          <w:lastRenderedPageBreak/>
          <w:fldChar w:fldCharType="begin"/>
        </w:r>
        <w:r w:rsidRPr="00586FF7">
          <w:rPr>
            <w:rStyle w:val="af3"/>
            <w:noProof/>
          </w:rPr>
          <w:instrText xml:space="preserve"> </w:instrText>
        </w:r>
        <w:r>
          <w:rPr>
            <w:noProof/>
          </w:rPr>
          <w:instrText>HYPERLINK \l "_Toc242777948"</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8 </w:t>
        </w:r>
        <w:r w:rsidRPr="00586FF7">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86FF7">
          <w:rPr>
            <w:rStyle w:val="af3"/>
            <w:noProof/>
          </w:rPr>
          <w:t>자금의</w:t>
        </w:r>
        <w:r w:rsidRPr="00586FF7">
          <w:rPr>
            <w:rStyle w:val="af3"/>
            <w:noProof/>
          </w:rPr>
          <w:t xml:space="preserve"> </w:t>
        </w:r>
        <w:r w:rsidRPr="00586FF7">
          <w:rPr>
            <w:rStyle w:val="af3"/>
            <w:noProof/>
          </w:rPr>
          <w:t>관리</w:t>
        </w:r>
        <w:r>
          <w:rPr>
            <w:noProof/>
            <w:webHidden/>
          </w:rPr>
          <w:tab/>
        </w:r>
        <w:r>
          <w:rPr>
            <w:noProof/>
            <w:webHidden/>
          </w:rPr>
          <w:fldChar w:fldCharType="begin"/>
        </w:r>
        <w:r>
          <w:rPr>
            <w:noProof/>
            <w:webHidden/>
          </w:rPr>
          <w:instrText xml:space="preserve"> PAGEREF _Toc242777948 \h </w:instrText>
        </w:r>
      </w:ins>
      <w:r>
        <w:rPr>
          <w:noProof/>
          <w:webHidden/>
        </w:rPr>
      </w:r>
      <w:ins w:id="104" w:author="BKL" w:date="2026-10-13T09:58:00Z" w16du:dateUtc="2026-10-13T00:58:00Z">
        <w:r>
          <w:rPr>
            <w:noProof/>
            <w:webHidden/>
          </w:rPr>
          <w:fldChar w:fldCharType="separate"/>
        </w:r>
        <w:r>
          <w:rPr>
            <w:noProof/>
            <w:webHidden/>
          </w:rPr>
          <w:t>23</w:t>
        </w:r>
        <w:r>
          <w:rPr>
            <w:noProof/>
            <w:webHidden/>
          </w:rPr>
          <w:fldChar w:fldCharType="end"/>
        </w:r>
        <w:r w:rsidRPr="00586FF7">
          <w:rPr>
            <w:rStyle w:val="af3"/>
            <w:noProof/>
          </w:rPr>
          <w:fldChar w:fldCharType="end"/>
        </w:r>
      </w:ins>
    </w:p>
    <w:p w14:paraId="1DAAD83C" w14:textId="35F5300D" w:rsidR="009A7F28" w:rsidRDefault="009A7F28">
      <w:pPr>
        <w:pStyle w:val="20"/>
        <w:tabs>
          <w:tab w:val="left" w:pos="1440"/>
          <w:tab w:val="right" w:leader="dot" w:pos="8494"/>
        </w:tabs>
        <w:rPr>
          <w:ins w:id="105"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06"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"_Toc242777949"</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계좌의</w:t>
        </w:r>
        <w:r w:rsidRPr="00586FF7">
          <w:rPr>
            <w:rStyle w:val="af3"/>
            <w:noProof/>
          </w:rPr>
          <w:t xml:space="preserve"> </w:t>
        </w:r>
        <w:r w:rsidRPr="00586FF7">
          <w:rPr>
            <w:rStyle w:val="af3"/>
            <w:noProof/>
          </w:rPr>
          <w:t>개설</w:t>
        </w:r>
        <w:r>
          <w:rPr>
            <w:noProof/>
            <w:webHidden/>
          </w:rPr>
          <w:tab/>
        </w:r>
        <w:r>
          <w:rPr>
            <w:noProof/>
            <w:webHidden/>
          </w:rPr>
          <w:fldChar w:fldCharType="begin"/>
        </w:r>
        <w:r>
          <w:rPr>
            <w:noProof/>
            <w:webHidden/>
          </w:rPr>
          <w:instrText xml:space="preserve"> PAGEREF _Toc242777949 \h </w:instrText>
        </w:r>
      </w:ins>
      <w:r>
        <w:rPr>
          <w:noProof/>
          <w:webHidden/>
        </w:rPr>
      </w:r>
      <w:ins w:id="107" w:author="BKL" w:date="2026-10-13T09:58:00Z" w16du:dateUtc="2026-10-13T00:58:00Z">
        <w:r>
          <w:rPr>
            <w:noProof/>
            <w:webHidden/>
          </w:rPr>
          <w:fldChar w:fldCharType="separate"/>
        </w:r>
        <w:r>
          <w:rPr>
            <w:noProof/>
            <w:webHidden/>
          </w:rPr>
          <w:t>23</w:t>
        </w:r>
        <w:r>
          <w:rPr>
            <w:noProof/>
            <w:webHidden/>
          </w:rPr>
          <w:fldChar w:fldCharType="end"/>
        </w:r>
        <w:r w:rsidRPr="00586FF7">
          <w:rPr>
            <w:rStyle w:val="af3"/>
            <w:noProof/>
          </w:rPr>
          <w:fldChar w:fldCharType="end"/>
        </w:r>
      </w:ins>
    </w:p>
    <w:p w14:paraId="3E364825" w14:textId="52250459" w:rsidR="009A7F28" w:rsidRDefault="009A7F28">
      <w:pPr>
        <w:pStyle w:val="20"/>
        <w:tabs>
          <w:tab w:val="left" w:pos="1440"/>
          <w:tab w:val="right" w:leader="dot" w:pos="8494"/>
        </w:tabs>
        <w:rPr>
          <w:ins w:id="10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09"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"_Toc242777950"</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2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대출금입금계좌</w:t>
        </w:r>
        <w:r>
          <w:rPr>
            <w:noProof/>
            <w:webHidden/>
          </w:rPr>
          <w:tab/>
        </w:r>
        <w:r>
          <w:rPr>
            <w:noProof/>
            <w:webHidden/>
          </w:rPr>
          <w:fldChar w:fldCharType="begin"/>
        </w:r>
        <w:r>
          <w:rPr>
            <w:noProof/>
            <w:webHidden/>
          </w:rPr>
          <w:instrText xml:space="preserve"> PAGEREF _Toc242777950 \h </w:instrText>
        </w:r>
      </w:ins>
      <w:r>
        <w:rPr>
          <w:noProof/>
          <w:webHidden/>
        </w:rPr>
      </w:r>
      <w:ins w:id="110" w:author="BKL" w:date="2026-10-13T09:58:00Z" w16du:dateUtc="2026-10-13T00:58:00Z">
        <w:r>
          <w:rPr>
            <w:noProof/>
            <w:webHidden/>
          </w:rPr>
          <w:fldChar w:fldCharType="separate"/>
        </w:r>
        <w:r>
          <w:rPr>
            <w:noProof/>
            <w:webHidden/>
          </w:rPr>
          <w:t>24</w:t>
        </w:r>
        <w:r>
          <w:rPr>
            <w:noProof/>
            <w:webHidden/>
          </w:rPr>
          <w:fldChar w:fldCharType="end"/>
        </w:r>
        <w:r w:rsidRPr="00586FF7">
          <w:rPr>
            <w:rStyle w:val="af3"/>
            <w:noProof/>
          </w:rPr>
          <w:fldChar w:fldCharType="end"/>
        </w:r>
      </w:ins>
    </w:p>
    <w:p w14:paraId="437A7ED2" w14:textId="271F6D9F" w:rsidR="009A7F28" w:rsidRDefault="009A7F28">
      <w:pPr>
        <w:pStyle w:val="20"/>
        <w:tabs>
          <w:tab w:val="left" w:pos="1440"/>
          <w:tab w:val="right" w:leader="dot" w:pos="8494"/>
        </w:tabs>
        <w:rPr>
          <w:ins w:id="111"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12"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"_Toc242777951"</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3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수입금계좌</w:t>
        </w:r>
        <w:r>
          <w:rPr>
            <w:noProof/>
            <w:webHidden/>
          </w:rPr>
          <w:tab/>
        </w:r>
        <w:r>
          <w:rPr>
            <w:noProof/>
            <w:webHidden/>
          </w:rPr>
          <w:fldChar w:fldCharType="begin"/>
        </w:r>
        <w:r>
          <w:rPr>
            <w:noProof/>
            <w:webHidden/>
          </w:rPr>
          <w:instrText xml:space="preserve"> PAGEREF _Toc242777951 \h </w:instrText>
        </w:r>
      </w:ins>
      <w:r>
        <w:rPr>
          <w:noProof/>
          <w:webHidden/>
        </w:rPr>
      </w:r>
      <w:ins w:id="113" w:author="BKL" w:date="2026-10-13T09:58:00Z" w16du:dateUtc="2026-10-13T00:58:00Z">
        <w:r>
          <w:rPr>
            <w:noProof/>
            <w:webHidden/>
          </w:rPr>
          <w:fldChar w:fldCharType="separate"/>
        </w:r>
        <w:r>
          <w:rPr>
            <w:noProof/>
            <w:webHidden/>
          </w:rPr>
          <w:t>24</w:t>
        </w:r>
        <w:r>
          <w:rPr>
            <w:noProof/>
            <w:webHidden/>
          </w:rPr>
          <w:fldChar w:fldCharType="end"/>
        </w:r>
        <w:r w:rsidRPr="00586FF7">
          <w:rPr>
            <w:rStyle w:val="af3"/>
            <w:noProof/>
          </w:rPr>
          <w:fldChar w:fldCharType="end"/>
        </w:r>
      </w:ins>
    </w:p>
    <w:p w14:paraId="4D600DCA" w14:textId="25676959" w:rsidR="009A7F28" w:rsidRDefault="009A7F28">
      <w:pPr>
        <w:pStyle w:val="20"/>
        <w:tabs>
          <w:tab w:val="left" w:pos="1440"/>
          <w:tab w:val="right" w:leader="dot" w:pos="8494"/>
        </w:tabs>
        <w:rPr>
          <w:ins w:id="11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15"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"_Toc242777952"</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4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운영계좌</w:t>
        </w:r>
        <w:r>
          <w:rPr>
            <w:noProof/>
            <w:webHidden/>
          </w:rPr>
          <w:tab/>
        </w:r>
        <w:r>
          <w:rPr>
            <w:noProof/>
            <w:webHidden/>
          </w:rPr>
          <w:fldChar w:fldCharType="begin"/>
        </w:r>
        <w:r>
          <w:rPr>
            <w:noProof/>
            <w:webHidden/>
          </w:rPr>
          <w:instrText xml:space="preserve"> PAGEREF _Toc242777952 \h </w:instrText>
        </w:r>
      </w:ins>
      <w:r>
        <w:rPr>
          <w:noProof/>
          <w:webHidden/>
        </w:rPr>
      </w:r>
      <w:ins w:id="116" w:author="BKL" w:date="2026-10-13T09:58:00Z" w16du:dateUtc="2026-10-13T00:58:00Z">
        <w:r>
          <w:rPr>
            <w:noProof/>
            <w:webHidden/>
          </w:rPr>
          <w:fldChar w:fldCharType="separate"/>
        </w:r>
        <w:r>
          <w:rPr>
            <w:noProof/>
            <w:webHidden/>
          </w:rPr>
          <w:t>24</w:t>
        </w:r>
        <w:r>
          <w:rPr>
            <w:noProof/>
            <w:webHidden/>
          </w:rPr>
          <w:fldChar w:fldCharType="end"/>
        </w:r>
        <w:r w:rsidRPr="00586FF7">
          <w:rPr>
            <w:rStyle w:val="af3"/>
            <w:noProof/>
          </w:rPr>
          <w:fldChar w:fldCharType="end"/>
        </w:r>
      </w:ins>
    </w:p>
    <w:p w14:paraId="78FDCD81" w14:textId="5EE70A48" w:rsidR="009A7F28" w:rsidRDefault="009A7F28">
      <w:pPr>
        <w:pStyle w:val="20"/>
        <w:tabs>
          <w:tab w:val="left" w:pos="1440"/>
          <w:tab w:val="right" w:leader="dot" w:pos="8494"/>
        </w:tabs>
        <w:rPr>
          <w:ins w:id="117"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18"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"_Toc242777953"</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5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이자유보계좌</w:t>
        </w:r>
        <w:r>
          <w:rPr>
            <w:noProof/>
            <w:webHidden/>
          </w:rPr>
          <w:tab/>
        </w:r>
        <w:r>
          <w:rPr>
            <w:noProof/>
            <w:webHidden/>
          </w:rPr>
          <w:fldChar w:fldCharType="begin"/>
        </w:r>
        <w:r>
          <w:rPr>
            <w:noProof/>
            <w:webHidden/>
          </w:rPr>
          <w:instrText xml:space="preserve"> PAGEREF _Toc242777953 \h </w:instrText>
        </w:r>
      </w:ins>
      <w:r>
        <w:rPr>
          <w:noProof/>
          <w:webHidden/>
        </w:rPr>
      </w:r>
      <w:ins w:id="119" w:author="BKL" w:date="2026-10-13T09:58:00Z" w16du:dateUtc="2026-10-13T00:58:00Z">
        <w:r>
          <w:rPr>
            <w:noProof/>
            <w:webHidden/>
          </w:rPr>
          <w:fldChar w:fldCharType="separate"/>
        </w:r>
        <w:r>
          <w:rPr>
            <w:noProof/>
            <w:webHidden/>
          </w:rPr>
          <w:t>25</w:t>
        </w:r>
        <w:r>
          <w:rPr>
            <w:noProof/>
            <w:webHidden/>
          </w:rPr>
          <w:fldChar w:fldCharType="end"/>
        </w:r>
        <w:r w:rsidRPr="00586FF7">
          <w:rPr>
            <w:rStyle w:val="af3"/>
            <w:noProof/>
          </w:rPr>
          <w:fldChar w:fldCharType="end"/>
        </w:r>
      </w:ins>
    </w:p>
    <w:p w14:paraId="3BC1C6E0" w14:textId="059821B4" w:rsidR="009A7F28" w:rsidRDefault="009A7F28">
      <w:pPr>
        <w:pStyle w:val="20"/>
        <w:tabs>
          <w:tab w:val="left" w:pos="1440"/>
          <w:tab w:val="right" w:leader="dot" w:pos="8494"/>
        </w:tabs>
        <w:rPr>
          <w:ins w:id="12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21"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"_Toc242777954"</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6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보험금수령계좌</w:t>
        </w:r>
        <w:r>
          <w:rPr>
            <w:noProof/>
            <w:webHidden/>
          </w:rPr>
          <w:tab/>
        </w:r>
        <w:r>
          <w:rPr>
            <w:noProof/>
            <w:webHidden/>
          </w:rPr>
          <w:fldChar w:fldCharType="begin"/>
        </w:r>
        <w:r>
          <w:rPr>
            <w:noProof/>
            <w:webHidden/>
          </w:rPr>
          <w:instrText xml:space="preserve"> PAGEREF _Toc242777954 \h </w:instrText>
        </w:r>
      </w:ins>
      <w:r>
        <w:rPr>
          <w:noProof/>
          <w:webHidden/>
        </w:rPr>
      </w:r>
      <w:ins w:id="122" w:author="BKL" w:date="2026-10-13T09:58:00Z" w16du:dateUtc="2026-10-13T00:58:00Z">
        <w:r>
          <w:rPr>
            <w:noProof/>
            <w:webHidden/>
          </w:rPr>
          <w:fldChar w:fldCharType="separate"/>
        </w:r>
        <w:r>
          <w:rPr>
            <w:noProof/>
            <w:webHidden/>
          </w:rPr>
          <w:t>27</w:t>
        </w:r>
        <w:r>
          <w:rPr>
            <w:noProof/>
            <w:webHidden/>
          </w:rPr>
          <w:fldChar w:fldCharType="end"/>
        </w:r>
        <w:r w:rsidRPr="00586FF7">
          <w:rPr>
            <w:rStyle w:val="af3"/>
            <w:noProof/>
          </w:rPr>
          <w:fldChar w:fldCharType="end"/>
        </w:r>
      </w:ins>
    </w:p>
    <w:p w14:paraId="13F74057" w14:textId="2EC388C6" w:rsidR="009A7F28" w:rsidRDefault="009A7F28">
      <w:pPr>
        <w:pStyle w:val="20"/>
        <w:tabs>
          <w:tab w:val="left" w:pos="1440"/>
          <w:tab w:val="right" w:leader="dot" w:pos="8494"/>
        </w:tabs>
        <w:rPr>
          <w:ins w:id="123"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24"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"_Toc242777955"</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7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임대차보증금계좌의</w:t>
        </w:r>
        <w:r w:rsidRPr="00586FF7">
          <w:rPr>
            <w:rStyle w:val="af3"/>
            <w:noProof/>
          </w:rPr>
          <w:t xml:space="preserve"> </w:t>
        </w:r>
        <w:r w:rsidRPr="00586FF7">
          <w:rPr>
            <w:rStyle w:val="af3"/>
            <w:noProof/>
          </w:rPr>
          <w:t>추가</w:t>
        </w:r>
        <w:r w:rsidRPr="00586FF7">
          <w:rPr>
            <w:rStyle w:val="af3"/>
            <w:noProof/>
          </w:rPr>
          <w:t xml:space="preserve"> </w:t>
        </w:r>
        <w:r w:rsidRPr="00586FF7">
          <w:rPr>
            <w:rStyle w:val="af3"/>
            <w:noProof/>
          </w:rPr>
          <w:t>개설</w:t>
        </w:r>
        <w:r>
          <w:rPr>
            <w:noProof/>
            <w:webHidden/>
          </w:rPr>
          <w:tab/>
        </w:r>
        <w:r>
          <w:rPr>
            <w:noProof/>
            <w:webHidden/>
          </w:rPr>
          <w:fldChar w:fldCharType="begin"/>
        </w:r>
        <w:r>
          <w:rPr>
            <w:noProof/>
            <w:webHidden/>
          </w:rPr>
          <w:instrText xml:space="preserve"> PAGEREF _Toc242777955 \h </w:instrText>
        </w:r>
      </w:ins>
      <w:r>
        <w:rPr>
          <w:noProof/>
          <w:webHidden/>
        </w:rPr>
      </w:r>
      <w:ins w:id="125" w:author="BKL" w:date="2026-10-13T09:58:00Z" w16du:dateUtc="2026-10-13T00:58:00Z">
        <w:r>
          <w:rPr>
            <w:noProof/>
            <w:webHidden/>
          </w:rPr>
          <w:fldChar w:fldCharType="separate"/>
        </w:r>
        <w:r>
          <w:rPr>
            <w:noProof/>
            <w:webHidden/>
          </w:rPr>
          <w:t>28</w:t>
        </w:r>
        <w:r>
          <w:rPr>
            <w:noProof/>
            <w:webHidden/>
          </w:rPr>
          <w:fldChar w:fldCharType="end"/>
        </w:r>
        <w:r w:rsidRPr="00586FF7">
          <w:rPr>
            <w:rStyle w:val="af3"/>
            <w:noProof/>
          </w:rPr>
          <w:fldChar w:fldCharType="end"/>
        </w:r>
      </w:ins>
    </w:p>
    <w:p w14:paraId="0F6C0F97" w14:textId="4F7467D9" w:rsidR="009A7F28" w:rsidRDefault="009A7F28">
      <w:pPr>
        <w:pStyle w:val="20"/>
        <w:tabs>
          <w:tab w:val="left" w:pos="1440"/>
          <w:tab w:val="right" w:leader="dot" w:pos="8494"/>
        </w:tabs>
        <w:rPr>
          <w:ins w:id="12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27"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"_Toc242777956"</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8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수납관리의무</w:t>
        </w:r>
        <w:r>
          <w:rPr>
            <w:noProof/>
            <w:webHidden/>
          </w:rPr>
          <w:tab/>
        </w:r>
        <w:r>
          <w:rPr>
            <w:noProof/>
            <w:webHidden/>
          </w:rPr>
          <w:fldChar w:fldCharType="begin"/>
        </w:r>
        <w:r>
          <w:rPr>
            <w:noProof/>
            <w:webHidden/>
          </w:rPr>
          <w:instrText xml:space="preserve"> PAGEREF _Toc242777956 \h </w:instrText>
        </w:r>
      </w:ins>
      <w:r>
        <w:rPr>
          <w:noProof/>
          <w:webHidden/>
        </w:rPr>
      </w:r>
      <w:ins w:id="128" w:author="BKL" w:date="2026-10-13T09:58:00Z" w16du:dateUtc="2026-10-13T00:58:00Z">
        <w:r>
          <w:rPr>
            <w:noProof/>
            <w:webHidden/>
          </w:rPr>
          <w:fldChar w:fldCharType="separate"/>
        </w:r>
        <w:r>
          <w:rPr>
            <w:noProof/>
            <w:webHidden/>
          </w:rPr>
          <w:t>28</w:t>
        </w:r>
        <w:r>
          <w:rPr>
            <w:noProof/>
            <w:webHidden/>
          </w:rPr>
          <w:fldChar w:fldCharType="end"/>
        </w:r>
        <w:r w:rsidRPr="00586FF7">
          <w:rPr>
            <w:rStyle w:val="af3"/>
            <w:noProof/>
          </w:rPr>
          <w:fldChar w:fldCharType="end"/>
        </w:r>
      </w:ins>
    </w:p>
    <w:p w14:paraId="3F9EE05C" w14:textId="630E1142" w:rsidR="009A7F28" w:rsidRDefault="009A7F28">
      <w:pPr>
        <w:pStyle w:val="10"/>
        <w:tabs>
          <w:tab w:val="left" w:pos="1200"/>
          <w:tab w:val="right" w:leader="dot" w:pos="8494"/>
        </w:tabs>
        <w:rPr>
          <w:ins w:id="129"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130"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"_Toc242777957"</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9 </w:t>
        </w:r>
        <w:r w:rsidRPr="00586FF7">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86FF7">
          <w:rPr>
            <w:rStyle w:val="af3"/>
            <w:noProof/>
          </w:rPr>
          <w:t>담보의</w:t>
        </w:r>
        <w:r w:rsidRPr="00586FF7">
          <w:rPr>
            <w:rStyle w:val="af3"/>
            <w:noProof/>
          </w:rPr>
          <w:t xml:space="preserve"> </w:t>
        </w:r>
        <w:r w:rsidRPr="00586FF7">
          <w:rPr>
            <w:rStyle w:val="af3"/>
            <w:noProof/>
          </w:rPr>
          <w:t>제공</w:t>
        </w:r>
        <w:r>
          <w:rPr>
            <w:noProof/>
            <w:webHidden/>
          </w:rPr>
          <w:tab/>
        </w:r>
        <w:r>
          <w:rPr>
            <w:noProof/>
            <w:webHidden/>
          </w:rPr>
          <w:fldChar w:fldCharType="begin"/>
        </w:r>
        <w:r>
          <w:rPr>
            <w:noProof/>
            <w:webHidden/>
          </w:rPr>
          <w:instrText xml:space="preserve"> PAGEREF _Toc242777957 \h </w:instrText>
        </w:r>
      </w:ins>
      <w:r>
        <w:rPr>
          <w:noProof/>
          <w:webHidden/>
        </w:rPr>
      </w:r>
      <w:ins w:id="131" w:author="BKL" w:date="2026-10-13T09:58:00Z" w16du:dateUtc="2026-10-13T00:58:00Z">
        <w:r>
          <w:rPr>
            <w:noProof/>
            <w:webHidden/>
          </w:rPr>
          <w:fldChar w:fldCharType="separate"/>
        </w:r>
        <w:r>
          <w:rPr>
            <w:noProof/>
            <w:webHidden/>
          </w:rPr>
          <w:t>28</w:t>
        </w:r>
        <w:r>
          <w:rPr>
            <w:noProof/>
            <w:webHidden/>
          </w:rPr>
          <w:fldChar w:fldCharType="end"/>
        </w:r>
        <w:r w:rsidRPr="00586FF7">
          <w:rPr>
            <w:rStyle w:val="af3"/>
            <w:noProof/>
          </w:rPr>
          <w:fldChar w:fldCharType="end"/>
        </w:r>
      </w:ins>
    </w:p>
    <w:p w14:paraId="4D11EE5B" w14:textId="2AB05E9E" w:rsidR="009A7F28" w:rsidRDefault="009A7F28">
      <w:pPr>
        <w:pStyle w:val="20"/>
        <w:tabs>
          <w:tab w:val="left" w:pos="1440"/>
          <w:tab w:val="right" w:leader="dot" w:pos="8494"/>
        </w:tabs>
        <w:rPr>
          <w:ins w:id="13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33"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"_Toc242777958"</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본건</w:t>
        </w:r>
        <w:r w:rsidRPr="00586FF7">
          <w:rPr>
            <w:rStyle w:val="af3"/>
            <w:noProof/>
          </w:rPr>
          <w:t xml:space="preserve"> </w:t>
        </w:r>
        <w:r w:rsidRPr="00586FF7">
          <w:rPr>
            <w:rStyle w:val="af3"/>
            <w:noProof/>
          </w:rPr>
          <w:t>부동산에</w:t>
        </w:r>
        <w:r w:rsidRPr="00586FF7">
          <w:rPr>
            <w:rStyle w:val="af3"/>
            <w:noProof/>
          </w:rPr>
          <w:t xml:space="preserve"> </w:t>
        </w:r>
        <w:r w:rsidRPr="00586FF7">
          <w:rPr>
            <w:rStyle w:val="af3"/>
            <w:noProof/>
          </w:rPr>
          <w:t>대한</w:t>
        </w:r>
        <w:r w:rsidRPr="00586FF7">
          <w:rPr>
            <w:rStyle w:val="af3"/>
            <w:noProof/>
          </w:rPr>
          <w:t xml:space="preserve"> </w:t>
        </w:r>
        <w:r w:rsidRPr="00586FF7">
          <w:rPr>
            <w:rStyle w:val="af3"/>
            <w:noProof/>
          </w:rPr>
          <w:t>담보신탁</w:t>
        </w:r>
        <w:r w:rsidRPr="00586FF7">
          <w:rPr>
            <w:rStyle w:val="af3"/>
            <w:noProof/>
          </w:rPr>
          <w:t xml:space="preserve"> </w:t>
        </w:r>
        <w:r w:rsidRPr="00586FF7">
          <w:rPr>
            <w:rStyle w:val="af3"/>
            <w:noProof/>
          </w:rPr>
          <w:t>우선수익권</w:t>
        </w:r>
        <w:r w:rsidRPr="00586FF7">
          <w:rPr>
            <w:rStyle w:val="af3"/>
            <w:noProof/>
          </w:rPr>
          <w:t xml:space="preserve"> </w:t>
        </w:r>
        <w:r w:rsidRPr="00586FF7">
          <w:rPr>
            <w:rStyle w:val="af3"/>
            <w:noProof/>
          </w:rPr>
          <w:t>설정</w:t>
        </w:r>
        <w:r w:rsidRPr="00586FF7">
          <w:rPr>
            <w:rStyle w:val="af3"/>
            <w:noProof/>
          </w:rPr>
          <w:t xml:space="preserve"> </w:t>
        </w:r>
        <w:r w:rsidRPr="00586FF7">
          <w:rPr>
            <w:rStyle w:val="af3"/>
            <w:noProof/>
          </w:rPr>
          <w:t>등</w:t>
        </w:r>
        <w:r>
          <w:rPr>
            <w:noProof/>
            <w:webHidden/>
          </w:rPr>
          <w:tab/>
        </w:r>
        <w:r>
          <w:rPr>
            <w:noProof/>
            <w:webHidden/>
          </w:rPr>
          <w:fldChar w:fldCharType="begin"/>
        </w:r>
        <w:r>
          <w:rPr>
            <w:noProof/>
            <w:webHidden/>
          </w:rPr>
          <w:instrText xml:space="preserve"> PAGEREF _Toc242777958 \h </w:instrText>
        </w:r>
      </w:ins>
      <w:r>
        <w:rPr>
          <w:noProof/>
          <w:webHidden/>
        </w:rPr>
      </w:r>
      <w:ins w:id="134" w:author="BKL" w:date="2026-10-13T09:58:00Z" w16du:dateUtc="2026-10-13T00:58:00Z">
        <w:r>
          <w:rPr>
            <w:noProof/>
            <w:webHidden/>
          </w:rPr>
          <w:fldChar w:fldCharType="separate"/>
        </w:r>
        <w:r>
          <w:rPr>
            <w:noProof/>
            <w:webHidden/>
          </w:rPr>
          <w:t>28</w:t>
        </w:r>
        <w:r>
          <w:rPr>
            <w:noProof/>
            <w:webHidden/>
          </w:rPr>
          <w:fldChar w:fldCharType="end"/>
        </w:r>
        <w:r w:rsidRPr="00586FF7">
          <w:rPr>
            <w:rStyle w:val="af3"/>
            <w:noProof/>
          </w:rPr>
          <w:fldChar w:fldCharType="end"/>
        </w:r>
      </w:ins>
    </w:p>
    <w:p w14:paraId="43F1F718" w14:textId="3A9904A2" w:rsidR="009A7F28" w:rsidRDefault="009A7F28">
      <w:pPr>
        <w:pStyle w:val="20"/>
        <w:tabs>
          <w:tab w:val="left" w:pos="1440"/>
          <w:tab w:val="right" w:leader="dot" w:pos="8494"/>
        </w:tabs>
        <w:rPr>
          <w:ins w:id="135"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36"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"_Toc242777959"</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2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보험에</w:t>
        </w:r>
        <w:r w:rsidRPr="00586FF7">
          <w:rPr>
            <w:rStyle w:val="af3"/>
            <w:noProof/>
          </w:rPr>
          <w:t xml:space="preserve"> </w:t>
        </w:r>
        <w:r w:rsidRPr="00586FF7">
          <w:rPr>
            <w:rStyle w:val="af3"/>
            <w:noProof/>
          </w:rPr>
          <w:t>대한</w:t>
        </w:r>
        <w:r w:rsidRPr="00586FF7">
          <w:rPr>
            <w:rStyle w:val="af3"/>
            <w:noProof/>
          </w:rPr>
          <w:t xml:space="preserve"> </w:t>
        </w:r>
        <w:r w:rsidRPr="00586FF7">
          <w:rPr>
            <w:rStyle w:val="af3"/>
            <w:noProof/>
          </w:rPr>
          <w:t>근질권</w:t>
        </w:r>
        <w:r w:rsidRPr="00586FF7">
          <w:rPr>
            <w:rStyle w:val="af3"/>
            <w:noProof/>
          </w:rPr>
          <w:t xml:space="preserve"> </w:t>
        </w:r>
        <w:r w:rsidRPr="00586FF7">
          <w:rPr>
            <w:rStyle w:val="af3"/>
            <w:noProof/>
          </w:rPr>
          <w:t>설정</w:t>
        </w:r>
        <w:r>
          <w:rPr>
            <w:noProof/>
            <w:webHidden/>
          </w:rPr>
          <w:tab/>
        </w:r>
        <w:r>
          <w:rPr>
            <w:noProof/>
            <w:webHidden/>
          </w:rPr>
          <w:fldChar w:fldCharType="begin"/>
        </w:r>
        <w:r>
          <w:rPr>
            <w:noProof/>
            <w:webHidden/>
          </w:rPr>
          <w:instrText xml:space="preserve"> PAGEREF _Toc242777959 \h </w:instrText>
        </w:r>
      </w:ins>
      <w:r>
        <w:rPr>
          <w:noProof/>
          <w:webHidden/>
        </w:rPr>
      </w:r>
      <w:ins w:id="137" w:author="BKL" w:date="2026-10-13T09:58:00Z" w16du:dateUtc="2026-10-13T00:58:00Z">
        <w:r>
          <w:rPr>
            <w:noProof/>
            <w:webHidden/>
          </w:rPr>
          <w:fldChar w:fldCharType="separate"/>
        </w:r>
        <w:r>
          <w:rPr>
            <w:noProof/>
            <w:webHidden/>
          </w:rPr>
          <w:t>29</w:t>
        </w:r>
        <w:r>
          <w:rPr>
            <w:noProof/>
            <w:webHidden/>
          </w:rPr>
          <w:fldChar w:fldCharType="end"/>
        </w:r>
        <w:r w:rsidRPr="00586FF7">
          <w:rPr>
            <w:rStyle w:val="af3"/>
            <w:noProof/>
          </w:rPr>
          <w:fldChar w:fldCharType="end"/>
        </w:r>
      </w:ins>
    </w:p>
    <w:p w14:paraId="34A12BFC" w14:textId="6E9EF170" w:rsidR="009A7F28" w:rsidRDefault="009A7F28">
      <w:pPr>
        <w:pStyle w:val="20"/>
        <w:tabs>
          <w:tab w:val="left" w:pos="1440"/>
          <w:tab w:val="right" w:leader="dot" w:pos="8494"/>
        </w:tabs>
        <w:rPr>
          <w:ins w:id="13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39"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"_Toc242777960"</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3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예금채권에</w:t>
        </w:r>
        <w:r w:rsidRPr="00586FF7">
          <w:rPr>
            <w:rStyle w:val="af3"/>
            <w:noProof/>
          </w:rPr>
          <w:t xml:space="preserve"> </w:t>
        </w:r>
        <w:r w:rsidRPr="00586FF7">
          <w:rPr>
            <w:rStyle w:val="af3"/>
            <w:noProof/>
          </w:rPr>
          <w:t>대한</w:t>
        </w:r>
        <w:r w:rsidRPr="00586FF7">
          <w:rPr>
            <w:rStyle w:val="af3"/>
            <w:noProof/>
          </w:rPr>
          <w:t xml:space="preserve"> </w:t>
        </w:r>
        <w:r w:rsidRPr="00586FF7">
          <w:rPr>
            <w:rStyle w:val="af3"/>
            <w:noProof/>
          </w:rPr>
          <w:t>근질권</w:t>
        </w:r>
        <w:r w:rsidRPr="00586FF7">
          <w:rPr>
            <w:rStyle w:val="af3"/>
            <w:noProof/>
          </w:rPr>
          <w:t xml:space="preserve"> </w:t>
        </w:r>
        <w:r w:rsidRPr="00586FF7">
          <w:rPr>
            <w:rStyle w:val="af3"/>
            <w:noProof/>
          </w:rPr>
          <w:t>설정</w:t>
        </w:r>
        <w:r>
          <w:rPr>
            <w:noProof/>
            <w:webHidden/>
          </w:rPr>
          <w:tab/>
        </w:r>
        <w:r>
          <w:rPr>
            <w:noProof/>
            <w:webHidden/>
          </w:rPr>
          <w:fldChar w:fldCharType="begin"/>
        </w:r>
        <w:r>
          <w:rPr>
            <w:noProof/>
            <w:webHidden/>
          </w:rPr>
          <w:instrText xml:space="preserve"> PAGEREF _Toc242777960 \h </w:instrText>
        </w:r>
      </w:ins>
      <w:r>
        <w:rPr>
          <w:noProof/>
          <w:webHidden/>
        </w:rPr>
      </w:r>
      <w:ins w:id="140" w:author="BKL" w:date="2026-10-13T09:58:00Z" w16du:dateUtc="2026-10-13T00:58:00Z">
        <w:r>
          <w:rPr>
            <w:noProof/>
            <w:webHidden/>
          </w:rPr>
          <w:fldChar w:fldCharType="separate"/>
        </w:r>
        <w:r>
          <w:rPr>
            <w:noProof/>
            <w:webHidden/>
          </w:rPr>
          <w:t>30</w:t>
        </w:r>
        <w:r>
          <w:rPr>
            <w:noProof/>
            <w:webHidden/>
          </w:rPr>
          <w:fldChar w:fldCharType="end"/>
        </w:r>
        <w:r w:rsidRPr="00586FF7">
          <w:rPr>
            <w:rStyle w:val="af3"/>
            <w:noProof/>
          </w:rPr>
          <w:fldChar w:fldCharType="end"/>
        </w:r>
      </w:ins>
    </w:p>
    <w:p w14:paraId="26213B57" w14:textId="61606979" w:rsidR="009A7F28" w:rsidRDefault="009A7F28">
      <w:pPr>
        <w:pStyle w:val="10"/>
        <w:tabs>
          <w:tab w:val="left" w:pos="1200"/>
          <w:tab w:val="right" w:leader="dot" w:pos="8494"/>
        </w:tabs>
        <w:rPr>
          <w:ins w:id="141"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142"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"_Toc242777961"</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10 </w:t>
        </w:r>
        <w:r w:rsidRPr="00586FF7">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86FF7">
          <w:rPr>
            <w:rStyle w:val="af3"/>
            <w:noProof/>
          </w:rPr>
          <w:t>차주의</w:t>
        </w:r>
        <w:r w:rsidRPr="00586FF7">
          <w:rPr>
            <w:rStyle w:val="af3"/>
            <w:noProof/>
          </w:rPr>
          <w:t xml:space="preserve"> </w:t>
        </w:r>
        <w:r w:rsidRPr="00586FF7">
          <w:rPr>
            <w:rStyle w:val="af3"/>
            <w:noProof/>
          </w:rPr>
          <w:t>진술</w:t>
        </w:r>
        <w:r w:rsidRPr="00586FF7">
          <w:rPr>
            <w:rStyle w:val="af3"/>
            <w:noProof/>
          </w:rPr>
          <w:t xml:space="preserve"> </w:t>
        </w:r>
        <w:r w:rsidRPr="00586FF7">
          <w:rPr>
            <w:rStyle w:val="af3"/>
            <w:noProof/>
          </w:rPr>
          <w:t>및</w:t>
        </w:r>
        <w:r w:rsidRPr="00586FF7">
          <w:rPr>
            <w:rStyle w:val="af3"/>
            <w:noProof/>
          </w:rPr>
          <w:t xml:space="preserve"> </w:t>
        </w:r>
        <w:r w:rsidRPr="00586FF7">
          <w:rPr>
            <w:rStyle w:val="af3"/>
            <w:noProof/>
          </w:rPr>
          <w:t>보장</w:t>
        </w:r>
        <w:r>
          <w:rPr>
            <w:noProof/>
            <w:webHidden/>
          </w:rPr>
          <w:tab/>
        </w:r>
        <w:r>
          <w:rPr>
            <w:noProof/>
            <w:webHidden/>
          </w:rPr>
          <w:fldChar w:fldCharType="begin"/>
        </w:r>
        <w:r>
          <w:rPr>
            <w:noProof/>
            <w:webHidden/>
          </w:rPr>
          <w:instrText xml:space="preserve"> PAGEREF _Toc242777961 \h </w:instrText>
        </w:r>
      </w:ins>
      <w:r>
        <w:rPr>
          <w:noProof/>
          <w:webHidden/>
        </w:rPr>
      </w:r>
      <w:ins w:id="143" w:author="BKL" w:date="2026-10-13T09:58:00Z" w16du:dateUtc="2026-10-13T00:58:00Z">
        <w:r>
          <w:rPr>
            <w:noProof/>
            <w:webHidden/>
          </w:rPr>
          <w:fldChar w:fldCharType="separate"/>
        </w:r>
        <w:r>
          <w:rPr>
            <w:noProof/>
            <w:webHidden/>
          </w:rPr>
          <w:t>30</w:t>
        </w:r>
        <w:r>
          <w:rPr>
            <w:noProof/>
            <w:webHidden/>
          </w:rPr>
          <w:fldChar w:fldCharType="end"/>
        </w:r>
        <w:r w:rsidRPr="00586FF7">
          <w:rPr>
            <w:rStyle w:val="af3"/>
            <w:noProof/>
          </w:rPr>
          <w:fldChar w:fldCharType="end"/>
        </w:r>
      </w:ins>
    </w:p>
    <w:p w14:paraId="63EE3572" w14:textId="0833A04B" w:rsidR="009A7F28" w:rsidRDefault="009A7F28">
      <w:pPr>
        <w:pStyle w:val="20"/>
        <w:tabs>
          <w:tab w:val="left" w:pos="1440"/>
          <w:tab w:val="right" w:leader="dot" w:pos="8494"/>
        </w:tabs>
        <w:rPr>
          <w:ins w:id="14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45"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"_Toc242777962"</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법인격</w:t>
        </w:r>
        <w:r>
          <w:rPr>
            <w:noProof/>
            <w:webHidden/>
          </w:rPr>
          <w:tab/>
        </w:r>
        <w:r>
          <w:rPr>
            <w:noProof/>
            <w:webHidden/>
          </w:rPr>
          <w:fldChar w:fldCharType="begin"/>
        </w:r>
        <w:r>
          <w:rPr>
            <w:noProof/>
            <w:webHidden/>
          </w:rPr>
          <w:instrText xml:space="preserve"> PAGEREF _Toc242777962 \h </w:instrText>
        </w:r>
      </w:ins>
      <w:r>
        <w:rPr>
          <w:noProof/>
          <w:webHidden/>
        </w:rPr>
      </w:r>
      <w:ins w:id="146" w:author="BKL" w:date="2026-10-13T09:58:00Z" w16du:dateUtc="2026-10-13T00:58:00Z">
        <w:r>
          <w:rPr>
            <w:noProof/>
            <w:webHidden/>
          </w:rPr>
          <w:fldChar w:fldCharType="separate"/>
        </w:r>
        <w:r>
          <w:rPr>
            <w:noProof/>
            <w:webHidden/>
          </w:rPr>
          <w:t>30</w:t>
        </w:r>
        <w:r>
          <w:rPr>
            <w:noProof/>
            <w:webHidden/>
          </w:rPr>
          <w:fldChar w:fldCharType="end"/>
        </w:r>
        <w:r w:rsidRPr="00586FF7">
          <w:rPr>
            <w:rStyle w:val="af3"/>
            <w:noProof/>
          </w:rPr>
          <w:fldChar w:fldCharType="end"/>
        </w:r>
      </w:ins>
    </w:p>
    <w:p w14:paraId="44854323" w14:textId="6EA4B50F" w:rsidR="009A7F28" w:rsidRDefault="009A7F28">
      <w:pPr>
        <w:pStyle w:val="20"/>
        <w:tabs>
          <w:tab w:val="left" w:pos="1440"/>
          <w:tab w:val="right" w:leader="dot" w:pos="8494"/>
        </w:tabs>
        <w:rPr>
          <w:ins w:id="147"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48"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"_Toc242777963"</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2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법과</w:t>
        </w:r>
        <w:r w:rsidRPr="00586FF7">
          <w:rPr>
            <w:rStyle w:val="af3"/>
            <w:noProof/>
          </w:rPr>
          <w:t xml:space="preserve"> </w:t>
        </w:r>
        <w:r w:rsidRPr="00586FF7">
          <w:rPr>
            <w:rStyle w:val="af3"/>
            <w:noProof/>
          </w:rPr>
          <w:t>기타</w:t>
        </w:r>
        <w:r w:rsidRPr="00586FF7">
          <w:rPr>
            <w:rStyle w:val="af3"/>
            <w:noProof/>
          </w:rPr>
          <w:t xml:space="preserve"> </w:t>
        </w:r>
        <w:r w:rsidRPr="00586FF7">
          <w:rPr>
            <w:rStyle w:val="af3"/>
            <w:noProof/>
          </w:rPr>
          <w:t>약정의</w:t>
        </w:r>
        <w:r w:rsidRPr="00586FF7">
          <w:rPr>
            <w:rStyle w:val="af3"/>
            <w:noProof/>
          </w:rPr>
          <w:t xml:space="preserve"> </w:t>
        </w:r>
        <w:r w:rsidRPr="00586FF7">
          <w:rPr>
            <w:rStyle w:val="af3"/>
            <w:noProof/>
          </w:rPr>
          <w:t>준수</w:t>
        </w:r>
        <w:r>
          <w:rPr>
            <w:noProof/>
            <w:webHidden/>
          </w:rPr>
          <w:tab/>
        </w:r>
        <w:r>
          <w:rPr>
            <w:noProof/>
            <w:webHidden/>
          </w:rPr>
          <w:fldChar w:fldCharType="begin"/>
        </w:r>
        <w:r>
          <w:rPr>
            <w:noProof/>
            <w:webHidden/>
          </w:rPr>
          <w:instrText xml:space="preserve"> PAGEREF _Toc242777963 \h </w:instrText>
        </w:r>
      </w:ins>
      <w:r>
        <w:rPr>
          <w:noProof/>
          <w:webHidden/>
        </w:rPr>
      </w:r>
      <w:ins w:id="149" w:author="BKL" w:date="2026-10-13T09:58:00Z" w16du:dateUtc="2026-10-13T00:58:00Z">
        <w:r>
          <w:rPr>
            <w:noProof/>
            <w:webHidden/>
          </w:rPr>
          <w:fldChar w:fldCharType="separate"/>
        </w:r>
        <w:r>
          <w:rPr>
            <w:noProof/>
            <w:webHidden/>
          </w:rPr>
          <w:t>31</w:t>
        </w:r>
        <w:r>
          <w:rPr>
            <w:noProof/>
            <w:webHidden/>
          </w:rPr>
          <w:fldChar w:fldCharType="end"/>
        </w:r>
        <w:r w:rsidRPr="00586FF7">
          <w:rPr>
            <w:rStyle w:val="af3"/>
            <w:noProof/>
          </w:rPr>
          <w:fldChar w:fldCharType="end"/>
        </w:r>
      </w:ins>
    </w:p>
    <w:p w14:paraId="476D5EB2" w14:textId="3220307D" w:rsidR="009A7F28" w:rsidRDefault="009A7F28">
      <w:pPr>
        <w:pStyle w:val="20"/>
        <w:tabs>
          <w:tab w:val="left" w:pos="1440"/>
          <w:tab w:val="right" w:leader="dot" w:pos="8494"/>
        </w:tabs>
        <w:rPr>
          <w:ins w:id="15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51"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"_Toc242777964"</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3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채무불이행의</w:t>
        </w:r>
        <w:r w:rsidRPr="00586FF7">
          <w:rPr>
            <w:rStyle w:val="af3"/>
            <w:noProof/>
          </w:rPr>
          <w:t xml:space="preserve"> </w:t>
        </w:r>
        <w:r w:rsidRPr="00586FF7">
          <w:rPr>
            <w:rStyle w:val="af3"/>
            <w:noProof/>
          </w:rPr>
          <w:t>부존재</w:t>
        </w:r>
        <w:r>
          <w:rPr>
            <w:noProof/>
            <w:webHidden/>
          </w:rPr>
          <w:tab/>
        </w:r>
        <w:r>
          <w:rPr>
            <w:noProof/>
            <w:webHidden/>
          </w:rPr>
          <w:fldChar w:fldCharType="begin"/>
        </w:r>
        <w:r>
          <w:rPr>
            <w:noProof/>
            <w:webHidden/>
          </w:rPr>
          <w:instrText xml:space="preserve"> PAGEREF _Toc242777964 \h </w:instrText>
        </w:r>
      </w:ins>
      <w:r>
        <w:rPr>
          <w:noProof/>
          <w:webHidden/>
        </w:rPr>
      </w:r>
      <w:ins w:id="152" w:author="BKL" w:date="2026-10-13T09:58:00Z" w16du:dateUtc="2026-10-13T00:58:00Z">
        <w:r>
          <w:rPr>
            <w:noProof/>
            <w:webHidden/>
          </w:rPr>
          <w:fldChar w:fldCharType="separate"/>
        </w:r>
        <w:r>
          <w:rPr>
            <w:noProof/>
            <w:webHidden/>
          </w:rPr>
          <w:t>31</w:t>
        </w:r>
        <w:r>
          <w:rPr>
            <w:noProof/>
            <w:webHidden/>
          </w:rPr>
          <w:fldChar w:fldCharType="end"/>
        </w:r>
        <w:r w:rsidRPr="00586FF7">
          <w:rPr>
            <w:rStyle w:val="af3"/>
            <w:noProof/>
          </w:rPr>
          <w:fldChar w:fldCharType="end"/>
        </w:r>
      </w:ins>
    </w:p>
    <w:p w14:paraId="49D6A95B" w14:textId="139CE2D9" w:rsidR="009A7F28" w:rsidRDefault="009A7F28">
      <w:pPr>
        <w:pStyle w:val="20"/>
        <w:tabs>
          <w:tab w:val="left" w:pos="1440"/>
          <w:tab w:val="right" w:leader="dot" w:pos="8494"/>
        </w:tabs>
        <w:rPr>
          <w:ins w:id="153"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54"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"_Toc242777965"</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4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법령의</w:t>
        </w:r>
        <w:r w:rsidRPr="00586FF7">
          <w:rPr>
            <w:rStyle w:val="af3"/>
            <w:noProof/>
          </w:rPr>
          <w:t xml:space="preserve"> </w:t>
        </w:r>
        <w:r w:rsidRPr="00586FF7">
          <w:rPr>
            <w:rStyle w:val="af3"/>
            <w:noProof/>
          </w:rPr>
          <w:t>준수</w:t>
        </w:r>
        <w:r>
          <w:rPr>
            <w:noProof/>
            <w:webHidden/>
          </w:rPr>
          <w:tab/>
        </w:r>
        <w:r>
          <w:rPr>
            <w:noProof/>
            <w:webHidden/>
          </w:rPr>
          <w:fldChar w:fldCharType="begin"/>
        </w:r>
        <w:r>
          <w:rPr>
            <w:noProof/>
            <w:webHidden/>
          </w:rPr>
          <w:instrText xml:space="preserve"> PAGEREF _Toc242777965 \h </w:instrText>
        </w:r>
      </w:ins>
      <w:r>
        <w:rPr>
          <w:noProof/>
          <w:webHidden/>
        </w:rPr>
      </w:r>
      <w:ins w:id="155" w:author="BKL" w:date="2026-10-13T09:58:00Z" w16du:dateUtc="2026-10-13T00:58:00Z">
        <w:r>
          <w:rPr>
            <w:noProof/>
            <w:webHidden/>
          </w:rPr>
          <w:fldChar w:fldCharType="separate"/>
        </w:r>
        <w:r>
          <w:rPr>
            <w:noProof/>
            <w:webHidden/>
          </w:rPr>
          <w:t>31</w:t>
        </w:r>
        <w:r>
          <w:rPr>
            <w:noProof/>
            <w:webHidden/>
          </w:rPr>
          <w:fldChar w:fldCharType="end"/>
        </w:r>
        <w:r w:rsidRPr="00586FF7">
          <w:rPr>
            <w:rStyle w:val="af3"/>
            <w:noProof/>
          </w:rPr>
          <w:fldChar w:fldCharType="end"/>
        </w:r>
      </w:ins>
    </w:p>
    <w:p w14:paraId="4B2BE7F7" w14:textId="0A2AB7DD" w:rsidR="009A7F28" w:rsidRDefault="009A7F28">
      <w:pPr>
        <w:pStyle w:val="20"/>
        <w:tabs>
          <w:tab w:val="left" w:pos="1440"/>
          <w:tab w:val="right" w:leader="dot" w:pos="8494"/>
        </w:tabs>
        <w:rPr>
          <w:ins w:id="15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57"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"_Toc242777966"</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5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담보</w:t>
        </w:r>
        <w:r>
          <w:rPr>
            <w:noProof/>
            <w:webHidden/>
          </w:rPr>
          <w:tab/>
        </w:r>
        <w:r>
          <w:rPr>
            <w:noProof/>
            <w:webHidden/>
          </w:rPr>
          <w:fldChar w:fldCharType="begin"/>
        </w:r>
        <w:r>
          <w:rPr>
            <w:noProof/>
            <w:webHidden/>
          </w:rPr>
          <w:instrText xml:space="preserve"> PAGEREF _Toc242777966 \h </w:instrText>
        </w:r>
      </w:ins>
      <w:r>
        <w:rPr>
          <w:noProof/>
          <w:webHidden/>
        </w:rPr>
      </w:r>
      <w:ins w:id="158" w:author="BKL" w:date="2026-10-13T09:58:00Z" w16du:dateUtc="2026-10-13T00:58:00Z">
        <w:r>
          <w:rPr>
            <w:noProof/>
            <w:webHidden/>
          </w:rPr>
          <w:fldChar w:fldCharType="separate"/>
        </w:r>
        <w:r>
          <w:rPr>
            <w:noProof/>
            <w:webHidden/>
          </w:rPr>
          <w:t>31</w:t>
        </w:r>
        <w:r>
          <w:rPr>
            <w:noProof/>
            <w:webHidden/>
          </w:rPr>
          <w:fldChar w:fldCharType="end"/>
        </w:r>
        <w:r w:rsidRPr="00586FF7">
          <w:rPr>
            <w:rStyle w:val="af3"/>
            <w:noProof/>
          </w:rPr>
          <w:fldChar w:fldCharType="end"/>
        </w:r>
      </w:ins>
    </w:p>
    <w:p w14:paraId="6E6EDBC0" w14:textId="5548C8B6" w:rsidR="009A7F28" w:rsidRDefault="009A7F28">
      <w:pPr>
        <w:pStyle w:val="20"/>
        <w:tabs>
          <w:tab w:val="left" w:pos="1440"/>
          <w:tab w:val="right" w:leader="dot" w:pos="8494"/>
        </w:tabs>
        <w:rPr>
          <w:ins w:id="159"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60"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"_Toc242777967"</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6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법적</w:t>
        </w:r>
        <w:r w:rsidRPr="00586FF7">
          <w:rPr>
            <w:rStyle w:val="af3"/>
            <w:noProof/>
          </w:rPr>
          <w:t xml:space="preserve"> </w:t>
        </w:r>
        <w:r w:rsidRPr="00586FF7">
          <w:rPr>
            <w:rStyle w:val="af3"/>
            <w:noProof/>
          </w:rPr>
          <w:t>조치</w:t>
        </w:r>
        <w:r>
          <w:rPr>
            <w:noProof/>
            <w:webHidden/>
          </w:rPr>
          <w:tab/>
        </w:r>
        <w:r>
          <w:rPr>
            <w:noProof/>
            <w:webHidden/>
          </w:rPr>
          <w:fldChar w:fldCharType="begin"/>
        </w:r>
        <w:r>
          <w:rPr>
            <w:noProof/>
            <w:webHidden/>
          </w:rPr>
          <w:instrText xml:space="preserve"> PAGEREF _Toc242777967 \h </w:instrText>
        </w:r>
      </w:ins>
      <w:r>
        <w:rPr>
          <w:noProof/>
          <w:webHidden/>
        </w:rPr>
      </w:r>
      <w:ins w:id="161" w:author="BKL" w:date="2026-10-13T09:58:00Z" w16du:dateUtc="2026-10-13T00:58:00Z">
        <w:r>
          <w:rPr>
            <w:noProof/>
            <w:webHidden/>
          </w:rPr>
          <w:fldChar w:fldCharType="separate"/>
        </w:r>
        <w:r>
          <w:rPr>
            <w:noProof/>
            <w:webHidden/>
          </w:rPr>
          <w:t>32</w:t>
        </w:r>
        <w:r>
          <w:rPr>
            <w:noProof/>
            <w:webHidden/>
          </w:rPr>
          <w:fldChar w:fldCharType="end"/>
        </w:r>
        <w:r w:rsidRPr="00586FF7">
          <w:rPr>
            <w:rStyle w:val="af3"/>
            <w:noProof/>
          </w:rPr>
          <w:fldChar w:fldCharType="end"/>
        </w:r>
      </w:ins>
    </w:p>
    <w:p w14:paraId="2DF1399B" w14:textId="561ABFF6" w:rsidR="009A7F28" w:rsidRDefault="009A7F28">
      <w:pPr>
        <w:pStyle w:val="20"/>
        <w:tabs>
          <w:tab w:val="left" w:pos="1440"/>
          <w:tab w:val="right" w:leader="dot" w:pos="8494"/>
        </w:tabs>
        <w:rPr>
          <w:ins w:id="16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63"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"_Toc242777968"</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7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소송</w:t>
        </w:r>
        <w:r>
          <w:rPr>
            <w:noProof/>
            <w:webHidden/>
          </w:rPr>
          <w:tab/>
        </w:r>
        <w:r>
          <w:rPr>
            <w:noProof/>
            <w:webHidden/>
          </w:rPr>
          <w:fldChar w:fldCharType="begin"/>
        </w:r>
        <w:r>
          <w:rPr>
            <w:noProof/>
            <w:webHidden/>
          </w:rPr>
          <w:instrText xml:space="preserve"> PAGEREF _Toc242777968 \h </w:instrText>
        </w:r>
      </w:ins>
      <w:r>
        <w:rPr>
          <w:noProof/>
          <w:webHidden/>
        </w:rPr>
      </w:r>
      <w:ins w:id="164" w:author="BKL" w:date="2026-10-13T09:58:00Z" w16du:dateUtc="2026-10-13T00:58:00Z">
        <w:r>
          <w:rPr>
            <w:noProof/>
            <w:webHidden/>
          </w:rPr>
          <w:fldChar w:fldCharType="separate"/>
        </w:r>
        <w:r>
          <w:rPr>
            <w:noProof/>
            <w:webHidden/>
          </w:rPr>
          <w:t>32</w:t>
        </w:r>
        <w:r>
          <w:rPr>
            <w:noProof/>
            <w:webHidden/>
          </w:rPr>
          <w:fldChar w:fldCharType="end"/>
        </w:r>
        <w:r w:rsidRPr="00586FF7">
          <w:rPr>
            <w:rStyle w:val="af3"/>
            <w:noProof/>
          </w:rPr>
          <w:fldChar w:fldCharType="end"/>
        </w:r>
      </w:ins>
    </w:p>
    <w:p w14:paraId="1A3BB5AB" w14:textId="396DC820" w:rsidR="009A7F28" w:rsidRDefault="009A7F28">
      <w:pPr>
        <w:pStyle w:val="20"/>
        <w:tabs>
          <w:tab w:val="left" w:pos="1440"/>
          <w:tab w:val="right" w:leader="dot" w:pos="8494"/>
        </w:tabs>
        <w:rPr>
          <w:ins w:id="165"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66"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"_Toc242777969"</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8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정보의</w:t>
        </w:r>
        <w:r w:rsidRPr="00586FF7">
          <w:rPr>
            <w:rStyle w:val="af3"/>
            <w:noProof/>
          </w:rPr>
          <w:t xml:space="preserve"> </w:t>
        </w:r>
        <w:r w:rsidRPr="00586FF7">
          <w:rPr>
            <w:rStyle w:val="af3"/>
            <w:noProof/>
          </w:rPr>
          <w:t>정확성</w:t>
        </w:r>
        <w:r>
          <w:rPr>
            <w:noProof/>
            <w:webHidden/>
          </w:rPr>
          <w:tab/>
        </w:r>
        <w:r>
          <w:rPr>
            <w:noProof/>
            <w:webHidden/>
          </w:rPr>
          <w:fldChar w:fldCharType="begin"/>
        </w:r>
        <w:r>
          <w:rPr>
            <w:noProof/>
            <w:webHidden/>
          </w:rPr>
          <w:instrText xml:space="preserve"> PAGEREF _Toc242777969 \h </w:instrText>
        </w:r>
      </w:ins>
      <w:r>
        <w:rPr>
          <w:noProof/>
          <w:webHidden/>
        </w:rPr>
      </w:r>
      <w:ins w:id="167" w:author="BKL" w:date="2026-10-13T09:58:00Z" w16du:dateUtc="2026-10-13T00:58:00Z">
        <w:r>
          <w:rPr>
            <w:noProof/>
            <w:webHidden/>
          </w:rPr>
          <w:fldChar w:fldCharType="separate"/>
        </w:r>
        <w:r>
          <w:rPr>
            <w:noProof/>
            <w:webHidden/>
          </w:rPr>
          <w:t>32</w:t>
        </w:r>
        <w:r>
          <w:rPr>
            <w:noProof/>
            <w:webHidden/>
          </w:rPr>
          <w:fldChar w:fldCharType="end"/>
        </w:r>
        <w:r w:rsidRPr="00586FF7">
          <w:rPr>
            <w:rStyle w:val="af3"/>
            <w:noProof/>
          </w:rPr>
          <w:fldChar w:fldCharType="end"/>
        </w:r>
      </w:ins>
    </w:p>
    <w:p w14:paraId="7FB52A19" w14:textId="67282AB5" w:rsidR="009A7F28" w:rsidRDefault="009A7F28">
      <w:pPr>
        <w:pStyle w:val="20"/>
        <w:tabs>
          <w:tab w:val="left" w:pos="1440"/>
          <w:tab w:val="right" w:leader="dot" w:pos="8494"/>
        </w:tabs>
        <w:rPr>
          <w:ins w:id="16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69"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"_Toc242777970"</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9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청산</w:t>
        </w:r>
        <w:r w:rsidRPr="00586FF7">
          <w:rPr>
            <w:rStyle w:val="af3"/>
            <w:noProof/>
          </w:rPr>
          <w:t xml:space="preserve">, </w:t>
        </w:r>
        <w:r w:rsidRPr="00586FF7">
          <w:rPr>
            <w:rStyle w:val="af3"/>
            <w:noProof/>
          </w:rPr>
          <w:t>부도</w:t>
        </w:r>
        <w:r w:rsidRPr="00586FF7">
          <w:rPr>
            <w:rStyle w:val="af3"/>
            <w:noProof/>
          </w:rPr>
          <w:t xml:space="preserve"> </w:t>
        </w:r>
        <w:r w:rsidRPr="00586FF7">
          <w:rPr>
            <w:rStyle w:val="af3"/>
            <w:noProof/>
          </w:rPr>
          <w:t>등의</w:t>
        </w:r>
        <w:r w:rsidRPr="00586FF7">
          <w:rPr>
            <w:rStyle w:val="af3"/>
            <w:noProof/>
          </w:rPr>
          <w:t xml:space="preserve"> </w:t>
        </w:r>
        <w:r w:rsidRPr="00586FF7">
          <w:rPr>
            <w:rStyle w:val="af3"/>
            <w:noProof/>
          </w:rPr>
          <w:t>절차의</w:t>
        </w:r>
        <w:r w:rsidRPr="00586FF7">
          <w:rPr>
            <w:rStyle w:val="af3"/>
            <w:noProof/>
          </w:rPr>
          <w:t xml:space="preserve"> </w:t>
        </w:r>
        <w:r w:rsidRPr="00586FF7">
          <w:rPr>
            <w:rStyle w:val="af3"/>
            <w:noProof/>
          </w:rPr>
          <w:t>부재</w:t>
        </w:r>
        <w:r>
          <w:rPr>
            <w:noProof/>
            <w:webHidden/>
          </w:rPr>
          <w:tab/>
        </w:r>
        <w:r>
          <w:rPr>
            <w:noProof/>
            <w:webHidden/>
          </w:rPr>
          <w:fldChar w:fldCharType="begin"/>
        </w:r>
        <w:r>
          <w:rPr>
            <w:noProof/>
            <w:webHidden/>
          </w:rPr>
          <w:instrText xml:space="preserve"> PAGEREF _Toc242777970 \h </w:instrText>
        </w:r>
      </w:ins>
      <w:r>
        <w:rPr>
          <w:noProof/>
          <w:webHidden/>
        </w:rPr>
      </w:r>
      <w:ins w:id="170" w:author="BKL" w:date="2026-10-13T09:58:00Z" w16du:dateUtc="2026-10-13T00:58:00Z">
        <w:r>
          <w:rPr>
            <w:noProof/>
            <w:webHidden/>
          </w:rPr>
          <w:fldChar w:fldCharType="separate"/>
        </w:r>
        <w:r>
          <w:rPr>
            <w:noProof/>
            <w:webHidden/>
          </w:rPr>
          <w:t>32</w:t>
        </w:r>
        <w:r>
          <w:rPr>
            <w:noProof/>
            <w:webHidden/>
          </w:rPr>
          <w:fldChar w:fldCharType="end"/>
        </w:r>
        <w:r w:rsidRPr="00586FF7">
          <w:rPr>
            <w:rStyle w:val="af3"/>
            <w:noProof/>
          </w:rPr>
          <w:fldChar w:fldCharType="end"/>
        </w:r>
      </w:ins>
    </w:p>
    <w:p w14:paraId="641CFE23" w14:textId="664C03CF" w:rsidR="009A7F28" w:rsidRDefault="009A7F28">
      <w:pPr>
        <w:pStyle w:val="20"/>
        <w:tabs>
          <w:tab w:val="left" w:pos="1440"/>
          <w:tab w:val="right" w:leader="dot" w:pos="8494"/>
        </w:tabs>
        <w:rPr>
          <w:ins w:id="171"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72"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"_Toc242777971"</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10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우발채무</w:t>
        </w:r>
        <w:r w:rsidRPr="00586FF7">
          <w:rPr>
            <w:rStyle w:val="af3"/>
            <w:noProof/>
          </w:rPr>
          <w:t xml:space="preserve"> </w:t>
        </w:r>
        <w:r w:rsidRPr="00586FF7">
          <w:rPr>
            <w:rStyle w:val="af3"/>
            <w:noProof/>
          </w:rPr>
          <w:t>등의</w:t>
        </w:r>
        <w:r w:rsidRPr="00586FF7">
          <w:rPr>
            <w:rStyle w:val="af3"/>
            <w:noProof/>
          </w:rPr>
          <w:t xml:space="preserve"> </w:t>
        </w:r>
        <w:r w:rsidRPr="00586FF7">
          <w:rPr>
            <w:rStyle w:val="af3"/>
            <w:noProof/>
          </w:rPr>
          <w:t>부존재</w:t>
        </w:r>
        <w:r>
          <w:rPr>
            <w:noProof/>
            <w:webHidden/>
          </w:rPr>
          <w:tab/>
        </w:r>
        <w:r>
          <w:rPr>
            <w:noProof/>
            <w:webHidden/>
          </w:rPr>
          <w:fldChar w:fldCharType="begin"/>
        </w:r>
        <w:r>
          <w:rPr>
            <w:noProof/>
            <w:webHidden/>
          </w:rPr>
          <w:instrText xml:space="preserve"> PAGEREF _Toc242777971 \h </w:instrText>
        </w:r>
      </w:ins>
      <w:r>
        <w:rPr>
          <w:noProof/>
          <w:webHidden/>
        </w:rPr>
      </w:r>
      <w:ins w:id="173" w:author="BKL" w:date="2026-10-13T09:58:00Z" w16du:dateUtc="2026-10-13T00:58:00Z">
        <w:r>
          <w:rPr>
            <w:noProof/>
            <w:webHidden/>
          </w:rPr>
          <w:fldChar w:fldCharType="separate"/>
        </w:r>
        <w:r>
          <w:rPr>
            <w:noProof/>
            <w:webHidden/>
          </w:rPr>
          <w:t>32</w:t>
        </w:r>
        <w:r>
          <w:rPr>
            <w:noProof/>
            <w:webHidden/>
          </w:rPr>
          <w:fldChar w:fldCharType="end"/>
        </w:r>
        <w:r w:rsidRPr="00586FF7">
          <w:rPr>
            <w:rStyle w:val="af3"/>
            <w:noProof/>
          </w:rPr>
          <w:fldChar w:fldCharType="end"/>
        </w:r>
      </w:ins>
    </w:p>
    <w:p w14:paraId="474E64B3" w14:textId="2A178E24" w:rsidR="009A7F28" w:rsidRDefault="009A7F28">
      <w:pPr>
        <w:pStyle w:val="10"/>
        <w:tabs>
          <w:tab w:val="left" w:pos="1200"/>
          <w:tab w:val="right" w:leader="dot" w:pos="8494"/>
        </w:tabs>
        <w:rPr>
          <w:ins w:id="174"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175"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"_Toc242777972"</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11 </w:t>
        </w:r>
        <w:r w:rsidRPr="00586FF7">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86FF7">
          <w:rPr>
            <w:rStyle w:val="af3"/>
            <w:noProof/>
          </w:rPr>
          <w:t>준수사항</w:t>
        </w:r>
        <w:r>
          <w:rPr>
            <w:noProof/>
            <w:webHidden/>
          </w:rPr>
          <w:tab/>
        </w:r>
        <w:r>
          <w:rPr>
            <w:noProof/>
            <w:webHidden/>
          </w:rPr>
          <w:fldChar w:fldCharType="begin"/>
        </w:r>
        <w:r>
          <w:rPr>
            <w:noProof/>
            <w:webHidden/>
          </w:rPr>
          <w:instrText xml:space="preserve"> PAGEREF _Toc242777972 \h </w:instrText>
        </w:r>
      </w:ins>
      <w:r>
        <w:rPr>
          <w:noProof/>
          <w:webHidden/>
        </w:rPr>
      </w:r>
      <w:ins w:id="176" w:author="BKL" w:date="2026-10-13T09:58:00Z" w16du:dateUtc="2026-10-13T00:58:00Z">
        <w:r>
          <w:rPr>
            <w:noProof/>
            <w:webHidden/>
          </w:rPr>
          <w:fldChar w:fldCharType="separate"/>
        </w:r>
        <w:r>
          <w:rPr>
            <w:noProof/>
            <w:webHidden/>
          </w:rPr>
          <w:t>33</w:t>
        </w:r>
        <w:r>
          <w:rPr>
            <w:noProof/>
            <w:webHidden/>
          </w:rPr>
          <w:fldChar w:fldCharType="end"/>
        </w:r>
        <w:r w:rsidRPr="00586FF7">
          <w:rPr>
            <w:rStyle w:val="af3"/>
            <w:noProof/>
          </w:rPr>
          <w:fldChar w:fldCharType="end"/>
        </w:r>
      </w:ins>
    </w:p>
    <w:p w14:paraId="2579F4A8" w14:textId="0878ABA0" w:rsidR="009A7F28" w:rsidRDefault="009A7F28">
      <w:pPr>
        <w:pStyle w:val="20"/>
        <w:tabs>
          <w:tab w:val="left" w:pos="1440"/>
          <w:tab w:val="right" w:leader="dot" w:pos="8494"/>
        </w:tabs>
        <w:rPr>
          <w:ins w:id="177"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78"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"_Toc242777973"</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신고사항</w:t>
        </w:r>
        <w:r w:rsidRPr="00586FF7">
          <w:rPr>
            <w:rStyle w:val="af3"/>
            <w:noProof/>
          </w:rPr>
          <w:t xml:space="preserve"> </w:t>
        </w:r>
        <w:r w:rsidRPr="00586FF7">
          <w:rPr>
            <w:rStyle w:val="af3"/>
            <w:noProof/>
          </w:rPr>
          <w:t>등</w:t>
        </w:r>
        <w:r>
          <w:rPr>
            <w:noProof/>
            <w:webHidden/>
          </w:rPr>
          <w:tab/>
        </w:r>
        <w:r>
          <w:rPr>
            <w:noProof/>
            <w:webHidden/>
          </w:rPr>
          <w:fldChar w:fldCharType="begin"/>
        </w:r>
        <w:r>
          <w:rPr>
            <w:noProof/>
            <w:webHidden/>
          </w:rPr>
          <w:instrText xml:space="preserve"> PAGEREF _Toc242777973 \h </w:instrText>
        </w:r>
      </w:ins>
      <w:r>
        <w:rPr>
          <w:noProof/>
          <w:webHidden/>
        </w:rPr>
      </w:r>
      <w:ins w:id="179" w:author="BKL" w:date="2026-10-13T09:58:00Z" w16du:dateUtc="2026-10-13T00:58:00Z">
        <w:r>
          <w:rPr>
            <w:noProof/>
            <w:webHidden/>
          </w:rPr>
          <w:fldChar w:fldCharType="separate"/>
        </w:r>
        <w:r>
          <w:rPr>
            <w:noProof/>
            <w:webHidden/>
          </w:rPr>
          <w:t>33</w:t>
        </w:r>
        <w:r>
          <w:rPr>
            <w:noProof/>
            <w:webHidden/>
          </w:rPr>
          <w:fldChar w:fldCharType="end"/>
        </w:r>
        <w:r w:rsidRPr="00586FF7">
          <w:rPr>
            <w:rStyle w:val="af3"/>
            <w:noProof/>
          </w:rPr>
          <w:fldChar w:fldCharType="end"/>
        </w:r>
      </w:ins>
    </w:p>
    <w:p w14:paraId="52AB8B66" w14:textId="3A056E6C" w:rsidR="009A7F28" w:rsidRDefault="009A7F28">
      <w:pPr>
        <w:pStyle w:val="20"/>
        <w:tabs>
          <w:tab w:val="left" w:pos="1440"/>
          <w:tab w:val="right" w:leader="dot" w:pos="8494"/>
        </w:tabs>
        <w:rPr>
          <w:ins w:id="18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81"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"_Toc242777974"</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2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재무제표</w:t>
        </w:r>
        <w:r>
          <w:rPr>
            <w:noProof/>
            <w:webHidden/>
          </w:rPr>
          <w:tab/>
        </w:r>
        <w:r>
          <w:rPr>
            <w:noProof/>
            <w:webHidden/>
          </w:rPr>
          <w:fldChar w:fldCharType="begin"/>
        </w:r>
        <w:r>
          <w:rPr>
            <w:noProof/>
            <w:webHidden/>
          </w:rPr>
          <w:instrText xml:space="preserve"> PAGEREF _Toc242777974 \h </w:instrText>
        </w:r>
      </w:ins>
      <w:r>
        <w:rPr>
          <w:noProof/>
          <w:webHidden/>
        </w:rPr>
      </w:r>
      <w:ins w:id="182" w:author="BKL" w:date="2026-10-13T09:58:00Z" w16du:dateUtc="2026-10-13T00:58:00Z">
        <w:r>
          <w:rPr>
            <w:noProof/>
            <w:webHidden/>
          </w:rPr>
          <w:fldChar w:fldCharType="separate"/>
        </w:r>
        <w:r>
          <w:rPr>
            <w:noProof/>
            <w:webHidden/>
          </w:rPr>
          <w:t>33</w:t>
        </w:r>
        <w:r>
          <w:rPr>
            <w:noProof/>
            <w:webHidden/>
          </w:rPr>
          <w:fldChar w:fldCharType="end"/>
        </w:r>
        <w:r w:rsidRPr="00586FF7">
          <w:rPr>
            <w:rStyle w:val="af3"/>
            <w:noProof/>
          </w:rPr>
          <w:fldChar w:fldCharType="end"/>
        </w:r>
      </w:ins>
    </w:p>
    <w:p w14:paraId="1A0FB501" w14:textId="64408688" w:rsidR="009A7F28" w:rsidRDefault="009A7F28">
      <w:pPr>
        <w:pStyle w:val="20"/>
        <w:tabs>
          <w:tab w:val="left" w:pos="1440"/>
          <w:tab w:val="right" w:leader="dot" w:pos="8494"/>
        </w:tabs>
        <w:rPr>
          <w:ins w:id="183"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84"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"_Toc242777975"</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3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정부인허가</w:t>
        </w:r>
        <w:r w:rsidRPr="00586FF7">
          <w:rPr>
            <w:rStyle w:val="af3"/>
            <w:noProof/>
          </w:rPr>
          <w:t xml:space="preserve"> </w:t>
        </w:r>
        <w:r w:rsidRPr="00586FF7">
          <w:rPr>
            <w:rStyle w:val="af3"/>
            <w:noProof/>
          </w:rPr>
          <w:t>및</w:t>
        </w:r>
        <w:r w:rsidRPr="00586FF7">
          <w:rPr>
            <w:rStyle w:val="af3"/>
            <w:noProof/>
          </w:rPr>
          <w:t xml:space="preserve"> </w:t>
        </w:r>
        <w:r w:rsidRPr="00586FF7">
          <w:rPr>
            <w:rStyle w:val="af3"/>
            <w:noProof/>
          </w:rPr>
          <w:t>유지</w:t>
        </w:r>
        <w:r>
          <w:rPr>
            <w:noProof/>
            <w:webHidden/>
          </w:rPr>
          <w:tab/>
        </w:r>
        <w:r>
          <w:rPr>
            <w:noProof/>
            <w:webHidden/>
          </w:rPr>
          <w:fldChar w:fldCharType="begin"/>
        </w:r>
        <w:r>
          <w:rPr>
            <w:noProof/>
            <w:webHidden/>
          </w:rPr>
          <w:instrText xml:space="preserve"> PAGEREF _Toc242777975 \h </w:instrText>
        </w:r>
      </w:ins>
      <w:r>
        <w:rPr>
          <w:noProof/>
          <w:webHidden/>
        </w:rPr>
      </w:r>
      <w:ins w:id="185" w:author="BKL" w:date="2026-10-13T09:58:00Z" w16du:dateUtc="2026-10-13T00:58:00Z">
        <w:r>
          <w:rPr>
            <w:noProof/>
            <w:webHidden/>
          </w:rPr>
          <w:fldChar w:fldCharType="separate"/>
        </w:r>
        <w:r>
          <w:rPr>
            <w:noProof/>
            <w:webHidden/>
          </w:rPr>
          <w:t>33</w:t>
        </w:r>
        <w:r>
          <w:rPr>
            <w:noProof/>
            <w:webHidden/>
          </w:rPr>
          <w:fldChar w:fldCharType="end"/>
        </w:r>
        <w:r w:rsidRPr="00586FF7">
          <w:rPr>
            <w:rStyle w:val="af3"/>
            <w:noProof/>
          </w:rPr>
          <w:fldChar w:fldCharType="end"/>
        </w:r>
      </w:ins>
    </w:p>
    <w:p w14:paraId="679F9EE2" w14:textId="3CA977B5" w:rsidR="009A7F28" w:rsidRDefault="009A7F28">
      <w:pPr>
        <w:pStyle w:val="20"/>
        <w:tabs>
          <w:tab w:val="left" w:pos="1440"/>
          <w:tab w:val="right" w:leader="dot" w:pos="8494"/>
        </w:tabs>
        <w:rPr>
          <w:ins w:id="18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87"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"_Toc242777976"</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4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본건</w:t>
        </w:r>
        <w:r w:rsidRPr="00586FF7">
          <w:rPr>
            <w:rStyle w:val="af3"/>
            <w:noProof/>
          </w:rPr>
          <w:t xml:space="preserve"> </w:t>
        </w:r>
        <w:r w:rsidRPr="00586FF7">
          <w:rPr>
            <w:rStyle w:val="af3"/>
            <w:noProof/>
          </w:rPr>
          <w:t>부동산의</w:t>
        </w:r>
        <w:r w:rsidRPr="00586FF7">
          <w:rPr>
            <w:rStyle w:val="af3"/>
            <w:noProof/>
          </w:rPr>
          <w:t xml:space="preserve"> </w:t>
        </w:r>
        <w:r w:rsidRPr="00586FF7">
          <w:rPr>
            <w:rStyle w:val="af3"/>
            <w:noProof/>
          </w:rPr>
          <w:t>매각</w:t>
        </w:r>
        <w:r w:rsidRPr="00586FF7">
          <w:rPr>
            <w:rStyle w:val="af3"/>
            <w:noProof/>
          </w:rPr>
          <w:t xml:space="preserve"> </w:t>
        </w:r>
        <w:r w:rsidRPr="00586FF7">
          <w:rPr>
            <w:rStyle w:val="af3"/>
            <w:noProof/>
          </w:rPr>
          <w:t>등</w:t>
        </w:r>
        <w:r>
          <w:rPr>
            <w:noProof/>
            <w:webHidden/>
          </w:rPr>
          <w:tab/>
        </w:r>
        <w:r>
          <w:rPr>
            <w:noProof/>
            <w:webHidden/>
          </w:rPr>
          <w:fldChar w:fldCharType="begin"/>
        </w:r>
        <w:r>
          <w:rPr>
            <w:noProof/>
            <w:webHidden/>
          </w:rPr>
          <w:instrText xml:space="preserve"> PAGEREF _Toc242777976 \h </w:instrText>
        </w:r>
      </w:ins>
      <w:r>
        <w:rPr>
          <w:noProof/>
          <w:webHidden/>
        </w:rPr>
      </w:r>
      <w:ins w:id="188" w:author="BKL" w:date="2026-10-13T09:58:00Z" w16du:dateUtc="2026-10-13T00:58:00Z">
        <w:r>
          <w:rPr>
            <w:noProof/>
            <w:webHidden/>
          </w:rPr>
          <w:fldChar w:fldCharType="separate"/>
        </w:r>
        <w:r>
          <w:rPr>
            <w:noProof/>
            <w:webHidden/>
          </w:rPr>
          <w:t>34</w:t>
        </w:r>
        <w:r>
          <w:rPr>
            <w:noProof/>
            <w:webHidden/>
          </w:rPr>
          <w:fldChar w:fldCharType="end"/>
        </w:r>
        <w:r w:rsidRPr="00586FF7">
          <w:rPr>
            <w:rStyle w:val="af3"/>
            <w:noProof/>
          </w:rPr>
          <w:fldChar w:fldCharType="end"/>
        </w:r>
      </w:ins>
    </w:p>
    <w:p w14:paraId="719F34CA" w14:textId="6FECECDA" w:rsidR="009A7F28" w:rsidRDefault="009A7F28">
      <w:pPr>
        <w:pStyle w:val="20"/>
        <w:tabs>
          <w:tab w:val="left" w:pos="1440"/>
          <w:tab w:val="right" w:leader="dot" w:pos="8494"/>
        </w:tabs>
        <w:rPr>
          <w:ins w:id="189"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90"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"_Toc242777977"</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5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추가</w:t>
        </w:r>
        <w:r w:rsidRPr="00586FF7">
          <w:rPr>
            <w:rStyle w:val="af3"/>
            <w:noProof/>
          </w:rPr>
          <w:t xml:space="preserve"> </w:t>
        </w:r>
        <w:r w:rsidRPr="00586FF7">
          <w:rPr>
            <w:rStyle w:val="af3"/>
            <w:noProof/>
          </w:rPr>
          <w:t>서류</w:t>
        </w:r>
        <w:r w:rsidRPr="00586FF7">
          <w:rPr>
            <w:rStyle w:val="af3"/>
            <w:noProof/>
          </w:rPr>
          <w:t xml:space="preserve"> </w:t>
        </w:r>
        <w:r w:rsidRPr="00586FF7">
          <w:rPr>
            <w:rStyle w:val="af3"/>
            <w:noProof/>
          </w:rPr>
          <w:t>및</w:t>
        </w:r>
        <w:r w:rsidRPr="00586FF7">
          <w:rPr>
            <w:rStyle w:val="af3"/>
            <w:noProof/>
          </w:rPr>
          <w:t xml:space="preserve"> </w:t>
        </w:r>
        <w:r w:rsidRPr="00586FF7">
          <w:rPr>
            <w:rStyle w:val="af3"/>
            <w:noProof/>
          </w:rPr>
          <w:t>조치</w:t>
        </w:r>
        <w:r>
          <w:rPr>
            <w:noProof/>
            <w:webHidden/>
          </w:rPr>
          <w:tab/>
        </w:r>
        <w:r>
          <w:rPr>
            <w:noProof/>
            <w:webHidden/>
          </w:rPr>
          <w:fldChar w:fldCharType="begin"/>
        </w:r>
        <w:r>
          <w:rPr>
            <w:noProof/>
            <w:webHidden/>
          </w:rPr>
          <w:instrText xml:space="preserve"> PAGEREF _Toc242777977 \h </w:instrText>
        </w:r>
      </w:ins>
      <w:r>
        <w:rPr>
          <w:noProof/>
          <w:webHidden/>
        </w:rPr>
      </w:r>
      <w:ins w:id="191" w:author="BKL" w:date="2026-10-13T09:58:00Z" w16du:dateUtc="2026-10-13T00:58:00Z">
        <w:r>
          <w:rPr>
            <w:noProof/>
            <w:webHidden/>
          </w:rPr>
          <w:fldChar w:fldCharType="separate"/>
        </w:r>
        <w:r>
          <w:rPr>
            <w:noProof/>
            <w:webHidden/>
          </w:rPr>
          <w:t>34</w:t>
        </w:r>
        <w:r>
          <w:rPr>
            <w:noProof/>
            <w:webHidden/>
          </w:rPr>
          <w:fldChar w:fldCharType="end"/>
        </w:r>
        <w:r w:rsidRPr="00586FF7">
          <w:rPr>
            <w:rStyle w:val="af3"/>
            <w:noProof/>
          </w:rPr>
          <w:fldChar w:fldCharType="end"/>
        </w:r>
      </w:ins>
    </w:p>
    <w:p w14:paraId="03B930C8" w14:textId="1F6DDBCA" w:rsidR="009A7F28" w:rsidRDefault="009A7F28">
      <w:pPr>
        <w:pStyle w:val="20"/>
        <w:tabs>
          <w:tab w:val="left" w:pos="1440"/>
          <w:tab w:val="right" w:leader="dot" w:pos="8494"/>
        </w:tabs>
        <w:rPr>
          <w:ins w:id="19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93"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"_Toc242777978"</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6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임대차계약</w:t>
        </w:r>
        <w:r w:rsidRPr="00586FF7">
          <w:rPr>
            <w:rStyle w:val="af3"/>
            <w:noProof/>
          </w:rPr>
          <w:t xml:space="preserve"> </w:t>
        </w:r>
        <w:r w:rsidRPr="00586FF7">
          <w:rPr>
            <w:rStyle w:val="af3"/>
            <w:noProof/>
          </w:rPr>
          <w:t>관련</w:t>
        </w:r>
        <w:r w:rsidRPr="00586FF7">
          <w:rPr>
            <w:rStyle w:val="af3"/>
            <w:noProof/>
          </w:rPr>
          <w:t xml:space="preserve"> </w:t>
        </w:r>
        <w:r w:rsidRPr="00586FF7">
          <w:rPr>
            <w:rStyle w:val="af3"/>
            <w:noProof/>
          </w:rPr>
          <w:t>담보</w:t>
        </w:r>
        <w:r>
          <w:rPr>
            <w:noProof/>
            <w:webHidden/>
          </w:rPr>
          <w:tab/>
        </w:r>
        <w:r>
          <w:rPr>
            <w:noProof/>
            <w:webHidden/>
          </w:rPr>
          <w:fldChar w:fldCharType="begin"/>
        </w:r>
        <w:r>
          <w:rPr>
            <w:noProof/>
            <w:webHidden/>
          </w:rPr>
          <w:instrText xml:space="preserve"> PAGEREF _Toc242777978 \h </w:instrText>
        </w:r>
      </w:ins>
      <w:r>
        <w:rPr>
          <w:noProof/>
          <w:webHidden/>
        </w:rPr>
      </w:r>
      <w:ins w:id="194" w:author="BKL" w:date="2026-10-13T09:58:00Z" w16du:dateUtc="2026-10-13T00:58:00Z">
        <w:r>
          <w:rPr>
            <w:noProof/>
            <w:webHidden/>
          </w:rPr>
          <w:fldChar w:fldCharType="separate"/>
        </w:r>
        <w:r>
          <w:rPr>
            <w:noProof/>
            <w:webHidden/>
          </w:rPr>
          <w:t>34</w:t>
        </w:r>
        <w:r>
          <w:rPr>
            <w:noProof/>
            <w:webHidden/>
          </w:rPr>
          <w:fldChar w:fldCharType="end"/>
        </w:r>
        <w:r w:rsidRPr="00586FF7">
          <w:rPr>
            <w:rStyle w:val="af3"/>
            <w:noProof/>
          </w:rPr>
          <w:fldChar w:fldCharType="end"/>
        </w:r>
      </w:ins>
    </w:p>
    <w:p w14:paraId="729124D2" w14:textId="0A07F7E3" w:rsidR="009A7F28" w:rsidRDefault="009A7F28">
      <w:pPr>
        <w:pStyle w:val="20"/>
        <w:tabs>
          <w:tab w:val="left" w:pos="1440"/>
          <w:tab w:val="right" w:leader="dot" w:pos="8494"/>
        </w:tabs>
        <w:rPr>
          <w:ins w:id="195"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96"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"_Toc242777979"</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snapToGrid w:val="0"/>
          </w:rPr>
          <w:t>제</w:t>
        </w:r>
        <w:r w:rsidRPr="00586FF7">
          <w:rPr>
            <w:rStyle w:val="af3"/>
            <w:noProof/>
            <w:snapToGrid w:val="0"/>
          </w:rPr>
          <w:t xml:space="preserve"> 7 </w:t>
        </w:r>
        <w:r w:rsidRPr="00586FF7">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snapToGrid w:val="0"/>
          </w:rPr>
          <w:t>추가차입의</w:t>
        </w:r>
        <w:r w:rsidRPr="00586FF7">
          <w:rPr>
            <w:rStyle w:val="af3"/>
            <w:noProof/>
            <w:snapToGrid w:val="0"/>
          </w:rPr>
          <w:t xml:space="preserve"> </w:t>
        </w:r>
        <w:r w:rsidRPr="00586FF7">
          <w:rPr>
            <w:rStyle w:val="af3"/>
            <w:noProof/>
            <w:snapToGrid w:val="0"/>
          </w:rPr>
          <w:t>금지</w:t>
        </w:r>
        <w:r w:rsidRPr="00586FF7">
          <w:rPr>
            <w:rStyle w:val="af3"/>
            <w:noProof/>
            <w:snapToGrid w:val="0"/>
          </w:rPr>
          <w:t xml:space="preserve"> </w:t>
        </w:r>
        <w:r w:rsidRPr="00586FF7">
          <w:rPr>
            <w:rStyle w:val="af3"/>
            <w:noProof/>
            <w:snapToGrid w:val="0"/>
          </w:rPr>
          <w:t>및</w:t>
        </w:r>
        <w:r w:rsidRPr="00586FF7">
          <w:rPr>
            <w:rStyle w:val="af3"/>
            <w:noProof/>
            <w:snapToGrid w:val="0"/>
          </w:rPr>
          <w:t xml:space="preserve"> </w:t>
        </w:r>
        <w:r w:rsidRPr="00586FF7">
          <w:rPr>
            <w:rStyle w:val="af3"/>
            <w:noProof/>
            <w:snapToGrid w:val="0"/>
          </w:rPr>
          <w:t>추가차입에</w:t>
        </w:r>
        <w:r w:rsidRPr="00586FF7">
          <w:rPr>
            <w:rStyle w:val="af3"/>
            <w:noProof/>
            <w:snapToGrid w:val="0"/>
          </w:rPr>
          <w:t xml:space="preserve"> </w:t>
        </w:r>
        <w:r w:rsidRPr="00586FF7">
          <w:rPr>
            <w:rStyle w:val="af3"/>
            <w:noProof/>
            <w:snapToGrid w:val="0"/>
          </w:rPr>
          <w:t>따른</w:t>
        </w:r>
        <w:r w:rsidRPr="00586FF7">
          <w:rPr>
            <w:rStyle w:val="af3"/>
            <w:noProof/>
            <w:snapToGrid w:val="0"/>
          </w:rPr>
          <w:t xml:space="preserve"> </w:t>
        </w:r>
        <w:r w:rsidRPr="00586FF7">
          <w:rPr>
            <w:rStyle w:val="af3"/>
            <w:noProof/>
            <w:snapToGrid w:val="0"/>
          </w:rPr>
          <w:t>담보제공의</w:t>
        </w:r>
        <w:r w:rsidRPr="00586FF7">
          <w:rPr>
            <w:rStyle w:val="af3"/>
            <w:noProof/>
            <w:snapToGrid w:val="0"/>
          </w:rPr>
          <w:t xml:space="preserve"> </w:t>
        </w:r>
        <w:r w:rsidRPr="00586FF7">
          <w:rPr>
            <w:rStyle w:val="af3"/>
            <w:noProof/>
            <w:snapToGrid w:val="0"/>
          </w:rPr>
          <w:t>불가</w:t>
        </w:r>
        <w:r>
          <w:rPr>
            <w:noProof/>
            <w:webHidden/>
          </w:rPr>
          <w:tab/>
        </w:r>
        <w:r>
          <w:rPr>
            <w:noProof/>
            <w:webHidden/>
          </w:rPr>
          <w:fldChar w:fldCharType="begin"/>
        </w:r>
        <w:r>
          <w:rPr>
            <w:noProof/>
            <w:webHidden/>
          </w:rPr>
          <w:instrText xml:space="preserve"> PAGEREF _Toc242777979 \h </w:instrText>
        </w:r>
      </w:ins>
      <w:r>
        <w:rPr>
          <w:noProof/>
          <w:webHidden/>
        </w:rPr>
      </w:r>
      <w:ins w:id="197" w:author="BKL" w:date="2026-10-13T09:58:00Z" w16du:dateUtc="2026-10-13T00:58:00Z">
        <w:r>
          <w:rPr>
            <w:noProof/>
            <w:webHidden/>
          </w:rPr>
          <w:fldChar w:fldCharType="separate"/>
        </w:r>
        <w:r>
          <w:rPr>
            <w:noProof/>
            <w:webHidden/>
          </w:rPr>
          <w:t>35</w:t>
        </w:r>
        <w:r>
          <w:rPr>
            <w:noProof/>
            <w:webHidden/>
          </w:rPr>
          <w:fldChar w:fldCharType="end"/>
        </w:r>
        <w:r w:rsidRPr="00586FF7">
          <w:rPr>
            <w:rStyle w:val="af3"/>
            <w:noProof/>
          </w:rPr>
          <w:fldChar w:fldCharType="end"/>
        </w:r>
      </w:ins>
    </w:p>
    <w:p w14:paraId="453E8706" w14:textId="75BE4FE9" w:rsidR="009A7F28" w:rsidRDefault="009A7F28">
      <w:pPr>
        <w:pStyle w:val="20"/>
        <w:tabs>
          <w:tab w:val="left" w:pos="1440"/>
          <w:tab w:val="right" w:leader="dot" w:pos="8494"/>
        </w:tabs>
        <w:rPr>
          <w:ins w:id="19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199"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"_Toc242777980"</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8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사업의</w:t>
        </w:r>
        <w:r w:rsidRPr="00586FF7">
          <w:rPr>
            <w:rStyle w:val="af3"/>
            <w:noProof/>
          </w:rPr>
          <w:t xml:space="preserve"> </w:t>
        </w:r>
        <w:r w:rsidRPr="00586FF7">
          <w:rPr>
            <w:rStyle w:val="af3"/>
            <w:noProof/>
          </w:rPr>
          <w:t>유지</w:t>
        </w:r>
        <w:r w:rsidRPr="00586FF7">
          <w:rPr>
            <w:rStyle w:val="af3"/>
            <w:noProof/>
          </w:rPr>
          <w:t xml:space="preserve"> </w:t>
        </w:r>
        <w:r w:rsidRPr="00586FF7">
          <w:rPr>
            <w:rStyle w:val="af3"/>
            <w:noProof/>
          </w:rPr>
          <w:t>관련</w:t>
        </w:r>
        <w:r>
          <w:rPr>
            <w:noProof/>
            <w:webHidden/>
          </w:rPr>
          <w:tab/>
        </w:r>
        <w:r>
          <w:rPr>
            <w:noProof/>
            <w:webHidden/>
          </w:rPr>
          <w:fldChar w:fldCharType="begin"/>
        </w:r>
        <w:r>
          <w:rPr>
            <w:noProof/>
            <w:webHidden/>
          </w:rPr>
          <w:instrText xml:space="preserve"> PAGEREF _Toc242777980 \h </w:instrText>
        </w:r>
      </w:ins>
      <w:r>
        <w:rPr>
          <w:noProof/>
          <w:webHidden/>
        </w:rPr>
      </w:r>
      <w:ins w:id="200" w:author="BKL" w:date="2026-10-13T09:58:00Z" w16du:dateUtc="2026-10-13T00:58:00Z">
        <w:r>
          <w:rPr>
            <w:noProof/>
            <w:webHidden/>
          </w:rPr>
          <w:fldChar w:fldCharType="separate"/>
        </w:r>
        <w:r>
          <w:rPr>
            <w:noProof/>
            <w:webHidden/>
          </w:rPr>
          <w:t>36</w:t>
        </w:r>
        <w:r>
          <w:rPr>
            <w:noProof/>
            <w:webHidden/>
          </w:rPr>
          <w:fldChar w:fldCharType="end"/>
        </w:r>
        <w:r w:rsidRPr="00586FF7">
          <w:rPr>
            <w:rStyle w:val="af3"/>
            <w:noProof/>
          </w:rPr>
          <w:fldChar w:fldCharType="end"/>
        </w:r>
      </w:ins>
    </w:p>
    <w:p w14:paraId="0ACEB90A" w14:textId="77CC10B8" w:rsidR="009A7F28" w:rsidRDefault="009A7F28">
      <w:pPr>
        <w:pStyle w:val="20"/>
        <w:tabs>
          <w:tab w:val="left" w:pos="1440"/>
          <w:tab w:val="right" w:leader="dot" w:pos="8494"/>
        </w:tabs>
        <w:rPr>
          <w:ins w:id="201"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02"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"_Toc242777981"</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9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제세공과금</w:t>
        </w:r>
        <w:r>
          <w:rPr>
            <w:noProof/>
            <w:webHidden/>
          </w:rPr>
          <w:tab/>
        </w:r>
        <w:r>
          <w:rPr>
            <w:noProof/>
            <w:webHidden/>
          </w:rPr>
          <w:fldChar w:fldCharType="begin"/>
        </w:r>
        <w:r>
          <w:rPr>
            <w:noProof/>
            <w:webHidden/>
          </w:rPr>
          <w:instrText xml:space="preserve"> PAGEREF _Toc242777981 \h </w:instrText>
        </w:r>
      </w:ins>
      <w:r>
        <w:rPr>
          <w:noProof/>
          <w:webHidden/>
        </w:rPr>
      </w:r>
      <w:ins w:id="203" w:author="BKL" w:date="2026-10-13T09:58:00Z" w16du:dateUtc="2026-10-13T00:58:00Z">
        <w:r>
          <w:rPr>
            <w:noProof/>
            <w:webHidden/>
          </w:rPr>
          <w:fldChar w:fldCharType="separate"/>
        </w:r>
        <w:r>
          <w:rPr>
            <w:noProof/>
            <w:webHidden/>
          </w:rPr>
          <w:t>36</w:t>
        </w:r>
        <w:r>
          <w:rPr>
            <w:noProof/>
            <w:webHidden/>
          </w:rPr>
          <w:fldChar w:fldCharType="end"/>
        </w:r>
        <w:r w:rsidRPr="00586FF7">
          <w:rPr>
            <w:rStyle w:val="af3"/>
            <w:noProof/>
          </w:rPr>
          <w:fldChar w:fldCharType="end"/>
        </w:r>
      </w:ins>
    </w:p>
    <w:p w14:paraId="379D6F87" w14:textId="259835D4" w:rsidR="009A7F28" w:rsidRDefault="009A7F28">
      <w:pPr>
        <w:pStyle w:val="20"/>
        <w:tabs>
          <w:tab w:val="left" w:pos="1440"/>
          <w:tab w:val="right" w:leader="dot" w:pos="8494"/>
        </w:tabs>
        <w:rPr>
          <w:ins w:id="20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05"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"_Toc242777982"</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10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통지</w:t>
        </w:r>
        <w:r>
          <w:rPr>
            <w:noProof/>
            <w:webHidden/>
          </w:rPr>
          <w:tab/>
        </w:r>
        <w:r>
          <w:rPr>
            <w:noProof/>
            <w:webHidden/>
          </w:rPr>
          <w:fldChar w:fldCharType="begin"/>
        </w:r>
        <w:r>
          <w:rPr>
            <w:noProof/>
            <w:webHidden/>
          </w:rPr>
          <w:instrText xml:space="preserve"> PAGEREF _Toc242777982 \h </w:instrText>
        </w:r>
      </w:ins>
      <w:r>
        <w:rPr>
          <w:noProof/>
          <w:webHidden/>
        </w:rPr>
      </w:r>
      <w:ins w:id="206" w:author="BKL" w:date="2026-10-13T09:58:00Z" w16du:dateUtc="2026-10-13T00:58:00Z">
        <w:r>
          <w:rPr>
            <w:noProof/>
            <w:webHidden/>
          </w:rPr>
          <w:fldChar w:fldCharType="separate"/>
        </w:r>
        <w:r>
          <w:rPr>
            <w:noProof/>
            <w:webHidden/>
          </w:rPr>
          <w:t>36</w:t>
        </w:r>
        <w:r>
          <w:rPr>
            <w:noProof/>
            <w:webHidden/>
          </w:rPr>
          <w:fldChar w:fldCharType="end"/>
        </w:r>
        <w:r w:rsidRPr="00586FF7">
          <w:rPr>
            <w:rStyle w:val="af3"/>
            <w:noProof/>
          </w:rPr>
          <w:fldChar w:fldCharType="end"/>
        </w:r>
      </w:ins>
    </w:p>
    <w:p w14:paraId="2DCC5F0B" w14:textId="07D5CD9B" w:rsidR="009A7F28" w:rsidRDefault="009A7F28">
      <w:pPr>
        <w:pStyle w:val="20"/>
        <w:tabs>
          <w:tab w:val="left" w:pos="1440"/>
          <w:tab w:val="right" w:leader="dot" w:pos="8494"/>
        </w:tabs>
        <w:rPr>
          <w:ins w:id="207"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08"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"_Toc242777983"</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11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진술과</w:t>
        </w:r>
        <w:r w:rsidRPr="00586FF7">
          <w:rPr>
            <w:rStyle w:val="af3"/>
            <w:noProof/>
          </w:rPr>
          <w:t xml:space="preserve"> </w:t>
        </w:r>
        <w:r w:rsidRPr="00586FF7">
          <w:rPr>
            <w:rStyle w:val="af3"/>
            <w:noProof/>
          </w:rPr>
          <w:t>보장</w:t>
        </w:r>
        <w:r>
          <w:rPr>
            <w:noProof/>
            <w:webHidden/>
          </w:rPr>
          <w:tab/>
        </w:r>
        <w:r>
          <w:rPr>
            <w:noProof/>
            <w:webHidden/>
          </w:rPr>
          <w:fldChar w:fldCharType="begin"/>
        </w:r>
        <w:r>
          <w:rPr>
            <w:noProof/>
            <w:webHidden/>
          </w:rPr>
          <w:instrText xml:space="preserve"> PAGEREF _Toc242777983 \h </w:instrText>
        </w:r>
      </w:ins>
      <w:r>
        <w:rPr>
          <w:noProof/>
          <w:webHidden/>
        </w:rPr>
      </w:r>
      <w:ins w:id="209" w:author="BKL" w:date="2026-10-13T09:58:00Z" w16du:dateUtc="2026-10-13T00:58:00Z">
        <w:r>
          <w:rPr>
            <w:noProof/>
            <w:webHidden/>
          </w:rPr>
          <w:fldChar w:fldCharType="separate"/>
        </w:r>
        <w:r>
          <w:rPr>
            <w:noProof/>
            <w:webHidden/>
          </w:rPr>
          <w:t>37</w:t>
        </w:r>
        <w:r>
          <w:rPr>
            <w:noProof/>
            <w:webHidden/>
          </w:rPr>
          <w:fldChar w:fldCharType="end"/>
        </w:r>
        <w:r w:rsidRPr="00586FF7">
          <w:rPr>
            <w:rStyle w:val="af3"/>
            <w:noProof/>
          </w:rPr>
          <w:fldChar w:fldCharType="end"/>
        </w:r>
      </w:ins>
    </w:p>
    <w:p w14:paraId="1466EA09" w14:textId="3F40D752" w:rsidR="009A7F28" w:rsidRDefault="009A7F28">
      <w:pPr>
        <w:pStyle w:val="20"/>
        <w:tabs>
          <w:tab w:val="left" w:pos="1440"/>
          <w:tab w:val="right" w:leader="dot" w:pos="8494"/>
        </w:tabs>
        <w:rPr>
          <w:ins w:id="21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11" w:author="BKL" w:date="2026-10-13T09:58:00Z" w16du:dateUtc="2026-10-13T00:58:00Z">
        <w:r w:rsidRPr="00586FF7">
          <w:rPr>
            <w:rStyle w:val="af3"/>
            <w:noProof/>
          </w:rPr>
          <w:lastRenderedPageBreak/>
          <w:fldChar w:fldCharType="begin"/>
        </w:r>
        <w:r w:rsidRPr="00586FF7">
          <w:rPr>
            <w:rStyle w:val="af3"/>
            <w:noProof/>
          </w:rPr>
          <w:instrText xml:space="preserve"> </w:instrText>
        </w:r>
        <w:r>
          <w:rPr>
            <w:noProof/>
          </w:rPr>
          <w:instrText>HYPERLINK \l "_Toc242777984"</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12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보험</w:t>
        </w:r>
        <w:r>
          <w:rPr>
            <w:noProof/>
            <w:webHidden/>
          </w:rPr>
          <w:tab/>
        </w:r>
        <w:r>
          <w:rPr>
            <w:noProof/>
            <w:webHidden/>
          </w:rPr>
          <w:fldChar w:fldCharType="begin"/>
        </w:r>
        <w:r>
          <w:rPr>
            <w:noProof/>
            <w:webHidden/>
          </w:rPr>
          <w:instrText xml:space="preserve"> PAGEREF _Toc242777984 \h </w:instrText>
        </w:r>
      </w:ins>
      <w:r>
        <w:rPr>
          <w:noProof/>
          <w:webHidden/>
        </w:rPr>
      </w:r>
      <w:ins w:id="212" w:author="BKL" w:date="2026-10-13T09:58:00Z" w16du:dateUtc="2026-10-13T00:58:00Z">
        <w:r>
          <w:rPr>
            <w:noProof/>
            <w:webHidden/>
          </w:rPr>
          <w:fldChar w:fldCharType="separate"/>
        </w:r>
        <w:r>
          <w:rPr>
            <w:noProof/>
            <w:webHidden/>
          </w:rPr>
          <w:t>37</w:t>
        </w:r>
        <w:r>
          <w:rPr>
            <w:noProof/>
            <w:webHidden/>
          </w:rPr>
          <w:fldChar w:fldCharType="end"/>
        </w:r>
        <w:r w:rsidRPr="00586FF7">
          <w:rPr>
            <w:rStyle w:val="af3"/>
            <w:noProof/>
          </w:rPr>
          <w:fldChar w:fldCharType="end"/>
        </w:r>
      </w:ins>
    </w:p>
    <w:p w14:paraId="4B2D2838" w14:textId="1F562116" w:rsidR="009A7F28" w:rsidRDefault="009A7F28">
      <w:pPr>
        <w:pStyle w:val="20"/>
        <w:tabs>
          <w:tab w:val="left" w:pos="1440"/>
          <w:tab w:val="right" w:leader="dot" w:pos="8494"/>
        </w:tabs>
        <w:rPr>
          <w:ins w:id="213"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14"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"_Toc242777985"</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snapToGrid w:val="0"/>
          </w:rPr>
          <w:t>제</w:t>
        </w:r>
        <w:r w:rsidRPr="00586FF7">
          <w:rPr>
            <w:rStyle w:val="af3"/>
            <w:noProof/>
            <w:snapToGrid w:val="0"/>
          </w:rPr>
          <w:t xml:space="preserve"> 13 </w:t>
        </w:r>
        <w:r w:rsidRPr="00586FF7">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snapToGrid w:val="0"/>
          </w:rPr>
          <w:t>차주의</w:t>
        </w:r>
        <w:r w:rsidRPr="00586FF7">
          <w:rPr>
            <w:rStyle w:val="af3"/>
            <w:noProof/>
            <w:snapToGrid w:val="0"/>
          </w:rPr>
          <w:t xml:space="preserve"> </w:t>
        </w:r>
        <w:r w:rsidRPr="00586FF7">
          <w:rPr>
            <w:rStyle w:val="af3"/>
            <w:noProof/>
            <w:snapToGrid w:val="0"/>
          </w:rPr>
          <w:t>지배구조</w:t>
        </w:r>
        <w:r w:rsidRPr="00586FF7">
          <w:rPr>
            <w:rStyle w:val="af3"/>
            <w:noProof/>
            <w:snapToGrid w:val="0"/>
          </w:rPr>
          <w:t xml:space="preserve"> </w:t>
        </w:r>
        <w:r w:rsidRPr="00586FF7">
          <w:rPr>
            <w:rStyle w:val="af3"/>
            <w:noProof/>
            <w:snapToGrid w:val="0"/>
          </w:rPr>
          <w:t>변경</w:t>
        </w:r>
        <w:r>
          <w:rPr>
            <w:noProof/>
            <w:webHidden/>
          </w:rPr>
          <w:tab/>
        </w:r>
        <w:r>
          <w:rPr>
            <w:noProof/>
            <w:webHidden/>
          </w:rPr>
          <w:fldChar w:fldCharType="begin"/>
        </w:r>
        <w:r>
          <w:rPr>
            <w:noProof/>
            <w:webHidden/>
          </w:rPr>
          <w:instrText xml:space="preserve"> PAGEREF _Toc242777985 \h </w:instrText>
        </w:r>
      </w:ins>
      <w:r>
        <w:rPr>
          <w:noProof/>
          <w:webHidden/>
        </w:rPr>
      </w:r>
      <w:ins w:id="215" w:author="BKL" w:date="2026-10-13T09:58:00Z" w16du:dateUtc="2026-10-13T00:58:00Z">
        <w:r>
          <w:rPr>
            <w:noProof/>
            <w:webHidden/>
          </w:rPr>
          <w:fldChar w:fldCharType="separate"/>
        </w:r>
        <w:r>
          <w:rPr>
            <w:noProof/>
            <w:webHidden/>
          </w:rPr>
          <w:t>37</w:t>
        </w:r>
        <w:r>
          <w:rPr>
            <w:noProof/>
            <w:webHidden/>
          </w:rPr>
          <w:fldChar w:fldCharType="end"/>
        </w:r>
        <w:r w:rsidRPr="00586FF7">
          <w:rPr>
            <w:rStyle w:val="af3"/>
            <w:noProof/>
          </w:rPr>
          <w:fldChar w:fldCharType="end"/>
        </w:r>
      </w:ins>
    </w:p>
    <w:p w14:paraId="1E6CDB17" w14:textId="22129EC2" w:rsidR="009A7F28" w:rsidRDefault="009A7F28">
      <w:pPr>
        <w:pStyle w:val="20"/>
        <w:tabs>
          <w:tab w:val="left" w:pos="1440"/>
          <w:tab w:val="right" w:leader="dot" w:pos="8494"/>
        </w:tabs>
        <w:rPr>
          <w:ins w:id="21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17"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"_Toc242777986"</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snapToGrid w:val="0"/>
          </w:rPr>
          <w:t>제</w:t>
        </w:r>
        <w:r w:rsidRPr="00586FF7">
          <w:rPr>
            <w:rStyle w:val="af3"/>
            <w:noProof/>
            <w:snapToGrid w:val="0"/>
          </w:rPr>
          <w:t xml:space="preserve"> 14 </w:t>
        </w:r>
        <w:r w:rsidRPr="00586FF7">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snapToGrid w:val="0"/>
          </w:rPr>
          <w:t>자금의</w:t>
        </w:r>
        <w:r w:rsidRPr="00586FF7">
          <w:rPr>
            <w:rStyle w:val="af3"/>
            <w:noProof/>
            <w:snapToGrid w:val="0"/>
          </w:rPr>
          <w:t xml:space="preserve"> </w:t>
        </w:r>
        <w:r w:rsidRPr="00586FF7">
          <w:rPr>
            <w:rStyle w:val="af3"/>
            <w:noProof/>
            <w:snapToGrid w:val="0"/>
          </w:rPr>
          <w:t>사용</w:t>
        </w:r>
        <w:r>
          <w:rPr>
            <w:noProof/>
            <w:webHidden/>
          </w:rPr>
          <w:tab/>
        </w:r>
        <w:r>
          <w:rPr>
            <w:noProof/>
            <w:webHidden/>
          </w:rPr>
          <w:fldChar w:fldCharType="begin"/>
        </w:r>
        <w:r>
          <w:rPr>
            <w:noProof/>
            <w:webHidden/>
          </w:rPr>
          <w:instrText xml:space="preserve"> PAGEREF _Toc242777986 \h </w:instrText>
        </w:r>
      </w:ins>
      <w:r>
        <w:rPr>
          <w:noProof/>
          <w:webHidden/>
        </w:rPr>
      </w:r>
      <w:ins w:id="218" w:author="BKL" w:date="2026-10-13T09:58:00Z" w16du:dateUtc="2026-10-13T00:58:00Z">
        <w:r>
          <w:rPr>
            <w:noProof/>
            <w:webHidden/>
          </w:rPr>
          <w:fldChar w:fldCharType="separate"/>
        </w:r>
        <w:r>
          <w:rPr>
            <w:noProof/>
            <w:webHidden/>
          </w:rPr>
          <w:t>38</w:t>
        </w:r>
        <w:r>
          <w:rPr>
            <w:noProof/>
            <w:webHidden/>
          </w:rPr>
          <w:fldChar w:fldCharType="end"/>
        </w:r>
        <w:r w:rsidRPr="00586FF7">
          <w:rPr>
            <w:rStyle w:val="af3"/>
            <w:noProof/>
          </w:rPr>
          <w:fldChar w:fldCharType="end"/>
        </w:r>
      </w:ins>
    </w:p>
    <w:p w14:paraId="511DC6AA" w14:textId="0DAF2384" w:rsidR="009A7F28" w:rsidRDefault="009A7F28">
      <w:pPr>
        <w:pStyle w:val="20"/>
        <w:tabs>
          <w:tab w:val="left" w:pos="1440"/>
          <w:tab w:val="right" w:leader="dot" w:pos="8494"/>
        </w:tabs>
        <w:rPr>
          <w:ins w:id="219"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20"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"_Toc242777987"</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snapToGrid w:val="0"/>
          </w:rPr>
          <w:t>제</w:t>
        </w:r>
        <w:r w:rsidRPr="00586FF7">
          <w:rPr>
            <w:rStyle w:val="af3"/>
            <w:noProof/>
            <w:snapToGrid w:val="0"/>
          </w:rPr>
          <w:t xml:space="preserve"> 15 </w:t>
        </w:r>
        <w:r w:rsidRPr="00586FF7">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snapToGrid w:val="0"/>
          </w:rPr>
          <w:t>계약변경</w:t>
        </w:r>
        <w:r w:rsidRPr="00586FF7">
          <w:rPr>
            <w:rStyle w:val="af3"/>
            <w:noProof/>
            <w:snapToGrid w:val="0"/>
          </w:rPr>
          <w:t xml:space="preserve"> </w:t>
        </w:r>
        <w:r w:rsidRPr="00586FF7">
          <w:rPr>
            <w:rStyle w:val="af3"/>
            <w:noProof/>
            <w:snapToGrid w:val="0"/>
          </w:rPr>
          <w:t>등의</w:t>
        </w:r>
        <w:r w:rsidRPr="00586FF7">
          <w:rPr>
            <w:rStyle w:val="af3"/>
            <w:noProof/>
            <w:snapToGrid w:val="0"/>
          </w:rPr>
          <w:t xml:space="preserve"> </w:t>
        </w:r>
        <w:r w:rsidRPr="00586FF7">
          <w:rPr>
            <w:rStyle w:val="af3"/>
            <w:noProof/>
            <w:snapToGrid w:val="0"/>
          </w:rPr>
          <w:t>금지</w:t>
        </w:r>
        <w:r>
          <w:rPr>
            <w:noProof/>
            <w:webHidden/>
          </w:rPr>
          <w:tab/>
        </w:r>
        <w:r>
          <w:rPr>
            <w:noProof/>
            <w:webHidden/>
          </w:rPr>
          <w:fldChar w:fldCharType="begin"/>
        </w:r>
        <w:r>
          <w:rPr>
            <w:noProof/>
            <w:webHidden/>
          </w:rPr>
          <w:instrText xml:space="preserve"> PAGEREF _Toc242777987 \h </w:instrText>
        </w:r>
      </w:ins>
      <w:r>
        <w:rPr>
          <w:noProof/>
          <w:webHidden/>
        </w:rPr>
      </w:r>
      <w:ins w:id="221" w:author="BKL" w:date="2026-10-13T09:58:00Z" w16du:dateUtc="2026-10-13T00:58:00Z">
        <w:r>
          <w:rPr>
            <w:noProof/>
            <w:webHidden/>
          </w:rPr>
          <w:fldChar w:fldCharType="separate"/>
        </w:r>
        <w:r>
          <w:rPr>
            <w:noProof/>
            <w:webHidden/>
          </w:rPr>
          <w:t>38</w:t>
        </w:r>
        <w:r>
          <w:rPr>
            <w:noProof/>
            <w:webHidden/>
          </w:rPr>
          <w:fldChar w:fldCharType="end"/>
        </w:r>
        <w:r w:rsidRPr="00586FF7">
          <w:rPr>
            <w:rStyle w:val="af3"/>
            <w:noProof/>
          </w:rPr>
          <w:fldChar w:fldCharType="end"/>
        </w:r>
      </w:ins>
    </w:p>
    <w:p w14:paraId="7E5B4245" w14:textId="6F7463EB" w:rsidR="009A7F28" w:rsidRDefault="009A7F28">
      <w:pPr>
        <w:pStyle w:val="20"/>
        <w:tabs>
          <w:tab w:val="left" w:pos="1440"/>
          <w:tab w:val="right" w:leader="dot" w:pos="8494"/>
        </w:tabs>
        <w:rPr>
          <w:ins w:id="22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23"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"_Toc242777988"</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snapToGrid w:val="0"/>
          </w:rPr>
          <w:t>제</w:t>
        </w:r>
        <w:r w:rsidRPr="00586FF7">
          <w:rPr>
            <w:rStyle w:val="af3"/>
            <w:noProof/>
            <w:snapToGrid w:val="0"/>
          </w:rPr>
          <w:t xml:space="preserve"> 16 </w:t>
        </w:r>
        <w:r w:rsidRPr="00586FF7">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snapToGrid w:val="0"/>
          </w:rPr>
          <w:t>중대한</w:t>
        </w:r>
        <w:r w:rsidRPr="00586FF7">
          <w:rPr>
            <w:rStyle w:val="af3"/>
            <w:noProof/>
            <w:snapToGrid w:val="0"/>
          </w:rPr>
          <w:t xml:space="preserve"> </w:t>
        </w:r>
        <w:r w:rsidRPr="00586FF7">
          <w:rPr>
            <w:rStyle w:val="af3"/>
            <w:noProof/>
            <w:snapToGrid w:val="0"/>
          </w:rPr>
          <w:t>부정적</w:t>
        </w:r>
        <w:r w:rsidRPr="00586FF7">
          <w:rPr>
            <w:rStyle w:val="af3"/>
            <w:noProof/>
            <w:snapToGrid w:val="0"/>
          </w:rPr>
          <w:t xml:space="preserve"> </w:t>
        </w:r>
        <w:r w:rsidRPr="00586FF7">
          <w:rPr>
            <w:rStyle w:val="af3"/>
            <w:noProof/>
            <w:snapToGrid w:val="0"/>
          </w:rPr>
          <w:t>영향</w:t>
        </w:r>
        <w:r w:rsidRPr="00586FF7">
          <w:rPr>
            <w:rStyle w:val="af3"/>
            <w:noProof/>
            <w:snapToGrid w:val="0"/>
          </w:rPr>
          <w:t xml:space="preserve"> </w:t>
        </w:r>
        <w:r w:rsidRPr="00586FF7">
          <w:rPr>
            <w:rStyle w:val="af3"/>
            <w:noProof/>
            <w:snapToGrid w:val="0"/>
          </w:rPr>
          <w:t>초래행위</w:t>
        </w:r>
        <w:r w:rsidRPr="00586FF7">
          <w:rPr>
            <w:rStyle w:val="af3"/>
            <w:noProof/>
            <w:snapToGrid w:val="0"/>
          </w:rPr>
          <w:t xml:space="preserve"> </w:t>
        </w:r>
        <w:r w:rsidRPr="00586FF7">
          <w:rPr>
            <w:rStyle w:val="af3"/>
            <w:noProof/>
            <w:snapToGrid w:val="0"/>
          </w:rPr>
          <w:t>금지</w:t>
        </w:r>
        <w:r>
          <w:rPr>
            <w:noProof/>
            <w:webHidden/>
          </w:rPr>
          <w:tab/>
        </w:r>
        <w:r>
          <w:rPr>
            <w:noProof/>
            <w:webHidden/>
          </w:rPr>
          <w:fldChar w:fldCharType="begin"/>
        </w:r>
        <w:r>
          <w:rPr>
            <w:noProof/>
            <w:webHidden/>
          </w:rPr>
          <w:instrText xml:space="preserve"> PAGEREF _Toc242777988 \h </w:instrText>
        </w:r>
      </w:ins>
      <w:r>
        <w:rPr>
          <w:noProof/>
          <w:webHidden/>
        </w:rPr>
      </w:r>
      <w:ins w:id="224" w:author="BKL" w:date="2026-10-13T09:58:00Z" w16du:dateUtc="2026-10-13T00:58:00Z">
        <w:r>
          <w:rPr>
            <w:noProof/>
            <w:webHidden/>
          </w:rPr>
          <w:fldChar w:fldCharType="separate"/>
        </w:r>
        <w:r>
          <w:rPr>
            <w:noProof/>
            <w:webHidden/>
          </w:rPr>
          <w:t>39</w:t>
        </w:r>
        <w:r>
          <w:rPr>
            <w:noProof/>
            <w:webHidden/>
          </w:rPr>
          <w:fldChar w:fldCharType="end"/>
        </w:r>
        <w:r w:rsidRPr="00586FF7">
          <w:rPr>
            <w:rStyle w:val="af3"/>
            <w:noProof/>
          </w:rPr>
          <w:fldChar w:fldCharType="end"/>
        </w:r>
      </w:ins>
    </w:p>
    <w:p w14:paraId="0E0A3B18" w14:textId="6BA664A2" w:rsidR="009A7F28" w:rsidRDefault="009A7F28">
      <w:pPr>
        <w:pStyle w:val="20"/>
        <w:tabs>
          <w:tab w:val="left" w:pos="1440"/>
          <w:tab w:val="right" w:leader="dot" w:pos="8494"/>
        </w:tabs>
        <w:rPr>
          <w:ins w:id="225"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26"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"_Toc242777989"</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snapToGrid w:val="0"/>
          </w:rPr>
          <w:t>제</w:t>
        </w:r>
        <w:r w:rsidRPr="00586FF7">
          <w:rPr>
            <w:rStyle w:val="af3"/>
            <w:noProof/>
            <w:snapToGrid w:val="0"/>
          </w:rPr>
          <w:t xml:space="preserve"> 17 </w:t>
        </w:r>
        <w:r w:rsidRPr="00586FF7">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snapToGrid w:val="0"/>
          </w:rPr>
          <w:t>이자지급력지수</w:t>
        </w:r>
        <w:r w:rsidRPr="00586FF7">
          <w:rPr>
            <w:rStyle w:val="af3"/>
            <w:noProof/>
            <w:snapToGrid w:val="0"/>
          </w:rPr>
          <w:t xml:space="preserve"> </w:t>
        </w:r>
        <w:r w:rsidRPr="00586FF7">
          <w:rPr>
            <w:rStyle w:val="af3"/>
            <w:noProof/>
            <w:snapToGrid w:val="0"/>
          </w:rPr>
          <w:t>유지</w:t>
        </w:r>
        <w:r w:rsidRPr="00586FF7">
          <w:rPr>
            <w:rStyle w:val="af3"/>
            <w:noProof/>
            <w:snapToGrid w:val="0"/>
          </w:rPr>
          <w:t xml:space="preserve"> </w:t>
        </w:r>
        <w:r w:rsidRPr="00586FF7">
          <w:rPr>
            <w:rStyle w:val="af3"/>
            <w:noProof/>
            <w:snapToGrid w:val="0"/>
          </w:rPr>
          <w:t>의무</w:t>
        </w:r>
        <w:r>
          <w:rPr>
            <w:noProof/>
            <w:webHidden/>
          </w:rPr>
          <w:tab/>
        </w:r>
        <w:r>
          <w:rPr>
            <w:noProof/>
            <w:webHidden/>
          </w:rPr>
          <w:fldChar w:fldCharType="begin"/>
        </w:r>
        <w:r>
          <w:rPr>
            <w:noProof/>
            <w:webHidden/>
          </w:rPr>
          <w:instrText xml:space="preserve"> PAGEREF _Toc242777989 \h </w:instrText>
        </w:r>
      </w:ins>
      <w:r>
        <w:rPr>
          <w:noProof/>
          <w:webHidden/>
        </w:rPr>
      </w:r>
      <w:ins w:id="227" w:author="BKL" w:date="2026-10-13T09:58:00Z" w16du:dateUtc="2026-10-13T00:58:00Z">
        <w:r>
          <w:rPr>
            <w:noProof/>
            <w:webHidden/>
          </w:rPr>
          <w:fldChar w:fldCharType="separate"/>
        </w:r>
        <w:r>
          <w:rPr>
            <w:noProof/>
            <w:webHidden/>
          </w:rPr>
          <w:t>39</w:t>
        </w:r>
        <w:r>
          <w:rPr>
            <w:noProof/>
            <w:webHidden/>
          </w:rPr>
          <w:fldChar w:fldCharType="end"/>
        </w:r>
        <w:r w:rsidRPr="00586FF7">
          <w:rPr>
            <w:rStyle w:val="af3"/>
            <w:noProof/>
          </w:rPr>
          <w:fldChar w:fldCharType="end"/>
        </w:r>
      </w:ins>
    </w:p>
    <w:p w14:paraId="3989BC18" w14:textId="77FB6CA8" w:rsidR="009A7F28" w:rsidRDefault="009A7F28">
      <w:pPr>
        <w:pStyle w:val="20"/>
        <w:tabs>
          <w:tab w:val="left" w:pos="1440"/>
          <w:tab w:val="right" w:leader="dot" w:pos="8494"/>
        </w:tabs>
        <w:rPr>
          <w:ins w:id="22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29"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"_Toc242777990"</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snapToGrid w:val="0"/>
          </w:rPr>
          <w:t>제</w:t>
        </w:r>
        <w:r w:rsidRPr="00586FF7">
          <w:rPr>
            <w:rStyle w:val="af3"/>
            <w:noProof/>
            <w:snapToGrid w:val="0"/>
          </w:rPr>
          <w:t xml:space="preserve"> 18 </w:t>
        </w:r>
        <w:r w:rsidRPr="00586FF7">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snapToGrid w:val="0"/>
          </w:rPr>
          <w:t>대출금의</w:t>
        </w:r>
        <w:r w:rsidRPr="00586FF7">
          <w:rPr>
            <w:rStyle w:val="af3"/>
            <w:noProof/>
            <w:snapToGrid w:val="0"/>
          </w:rPr>
          <w:t xml:space="preserve"> </w:t>
        </w:r>
        <w:r w:rsidRPr="00586FF7">
          <w:rPr>
            <w:rStyle w:val="af3"/>
            <w:noProof/>
            <w:snapToGrid w:val="0"/>
          </w:rPr>
          <w:t>상환</w:t>
        </w:r>
        <w:r w:rsidRPr="00586FF7">
          <w:rPr>
            <w:rStyle w:val="af3"/>
            <w:noProof/>
            <w:snapToGrid w:val="0"/>
          </w:rPr>
          <w:t>(</w:t>
        </w:r>
        <w:r w:rsidRPr="00586FF7">
          <w:rPr>
            <w:rStyle w:val="af3"/>
            <w:noProof/>
            <w:snapToGrid w:val="0"/>
          </w:rPr>
          <w:t>리파이낸싱</w:t>
        </w:r>
        <w:r w:rsidRPr="00586FF7">
          <w:rPr>
            <w:rStyle w:val="af3"/>
            <w:noProof/>
            <w:snapToGrid w:val="0"/>
          </w:rPr>
          <w:t>)</w:t>
        </w:r>
        <w:r>
          <w:rPr>
            <w:noProof/>
            <w:webHidden/>
          </w:rPr>
          <w:tab/>
        </w:r>
        <w:r>
          <w:rPr>
            <w:noProof/>
            <w:webHidden/>
          </w:rPr>
          <w:fldChar w:fldCharType="begin"/>
        </w:r>
        <w:r>
          <w:rPr>
            <w:noProof/>
            <w:webHidden/>
          </w:rPr>
          <w:instrText xml:space="preserve"> PAGEREF _Toc242777990 \h </w:instrText>
        </w:r>
      </w:ins>
      <w:r>
        <w:rPr>
          <w:noProof/>
          <w:webHidden/>
        </w:rPr>
      </w:r>
      <w:ins w:id="230" w:author="BKL" w:date="2026-10-13T09:58:00Z" w16du:dateUtc="2026-10-13T00:58:00Z">
        <w:r>
          <w:rPr>
            <w:noProof/>
            <w:webHidden/>
          </w:rPr>
          <w:fldChar w:fldCharType="separate"/>
        </w:r>
        <w:r>
          <w:rPr>
            <w:noProof/>
            <w:webHidden/>
          </w:rPr>
          <w:t>39</w:t>
        </w:r>
        <w:r>
          <w:rPr>
            <w:noProof/>
            <w:webHidden/>
          </w:rPr>
          <w:fldChar w:fldCharType="end"/>
        </w:r>
        <w:r w:rsidRPr="00586FF7">
          <w:rPr>
            <w:rStyle w:val="af3"/>
            <w:noProof/>
          </w:rPr>
          <w:fldChar w:fldCharType="end"/>
        </w:r>
      </w:ins>
    </w:p>
    <w:p w14:paraId="7401BD48" w14:textId="095B9968" w:rsidR="009A7F28" w:rsidRDefault="009A7F28">
      <w:pPr>
        <w:pStyle w:val="20"/>
        <w:tabs>
          <w:tab w:val="left" w:pos="1440"/>
          <w:tab w:val="right" w:leader="dot" w:pos="8494"/>
        </w:tabs>
        <w:rPr>
          <w:ins w:id="231"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32"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"_Toc242777991"</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snapToGrid w:val="0"/>
          </w:rPr>
          <w:t>제</w:t>
        </w:r>
        <w:r w:rsidRPr="00586FF7">
          <w:rPr>
            <w:rStyle w:val="af3"/>
            <w:noProof/>
            <w:snapToGrid w:val="0"/>
          </w:rPr>
          <w:t xml:space="preserve"> 19 </w:t>
        </w:r>
        <w:r w:rsidRPr="00586FF7">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snapToGrid w:val="0"/>
          </w:rPr>
          <w:t>배당의</w:t>
        </w:r>
        <w:r w:rsidRPr="00586FF7">
          <w:rPr>
            <w:rStyle w:val="af3"/>
            <w:noProof/>
            <w:snapToGrid w:val="0"/>
          </w:rPr>
          <w:t xml:space="preserve"> </w:t>
        </w:r>
        <w:r w:rsidRPr="00586FF7">
          <w:rPr>
            <w:rStyle w:val="af3"/>
            <w:noProof/>
            <w:snapToGrid w:val="0"/>
          </w:rPr>
          <w:t>제한</w:t>
        </w:r>
        <w:r>
          <w:rPr>
            <w:noProof/>
            <w:webHidden/>
          </w:rPr>
          <w:tab/>
        </w:r>
        <w:r>
          <w:rPr>
            <w:noProof/>
            <w:webHidden/>
          </w:rPr>
          <w:fldChar w:fldCharType="begin"/>
        </w:r>
        <w:r>
          <w:rPr>
            <w:noProof/>
            <w:webHidden/>
          </w:rPr>
          <w:instrText xml:space="preserve"> PAGEREF _Toc242777991 \h </w:instrText>
        </w:r>
      </w:ins>
      <w:r>
        <w:rPr>
          <w:noProof/>
          <w:webHidden/>
        </w:rPr>
      </w:r>
      <w:ins w:id="233" w:author="BKL" w:date="2026-10-13T09:58:00Z" w16du:dateUtc="2026-10-13T00:58:00Z">
        <w:r>
          <w:rPr>
            <w:noProof/>
            <w:webHidden/>
          </w:rPr>
          <w:fldChar w:fldCharType="separate"/>
        </w:r>
        <w:r>
          <w:rPr>
            <w:noProof/>
            <w:webHidden/>
          </w:rPr>
          <w:t>39</w:t>
        </w:r>
        <w:r>
          <w:rPr>
            <w:noProof/>
            <w:webHidden/>
          </w:rPr>
          <w:fldChar w:fldCharType="end"/>
        </w:r>
        <w:r w:rsidRPr="00586FF7">
          <w:rPr>
            <w:rStyle w:val="af3"/>
            <w:noProof/>
          </w:rPr>
          <w:fldChar w:fldCharType="end"/>
        </w:r>
      </w:ins>
    </w:p>
    <w:p w14:paraId="01C767D3" w14:textId="48F3660D" w:rsidR="009A7F28" w:rsidRDefault="009A7F28">
      <w:pPr>
        <w:pStyle w:val="10"/>
        <w:tabs>
          <w:tab w:val="left" w:pos="1200"/>
          <w:tab w:val="right" w:leader="dot" w:pos="8494"/>
        </w:tabs>
        <w:rPr>
          <w:ins w:id="234"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235"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"_Toc242777992"</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snapToGrid w:val="0"/>
          </w:rPr>
          <w:t>제</w:t>
        </w:r>
        <w:r w:rsidRPr="00586FF7">
          <w:rPr>
            <w:rStyle w:val="af3"/>
            <w:noProof/>
            <w:snapToGrid w:val="0"/>
          </w:rPr>
          <w:t xml:space="preserve"> 12 </w:t>
        </w:r>
        <w:r w:rsidRPr="00586FF7">
          <w:rPr>
            <w:rStyle w:val="af3"/>
            <w:noProof/>
            <w:snapToGrid w:val="0"/>
          </w:rPr>
          <w:t>조</w:t>
        </w:r>
        <w:r>
          <w:rPr>
            <w:rFonts w:asciiTheme="minorHAnsi" w:eastAsiaTheme="minorEastAsia" w:hAnsiTheme="minorHAnsi" w:cstheme="minorBidi"/>
            <w:b w:val="0"/>
            <w:caps w:val="0"/>
            <w:noProof/>
            <w:color w:val="auto"/>
            <w:spacing w:val="0"/>
            <w:kern w:val="2"/>
            <w:szCs w:val="24"/>
            <w14:ligatures w14:val="standardContextual"/>
          </w:rPr>
          <w:tab/>
        </w:r>
        <w:r w:rsidRPr="00586FF7">
          <w:rPr>
            <w:rStyle w:val="af3"/>
            <w:noProof/>
            <w:snapToGrid w:val="0"/>
          </w:rPr>
          <w:t>기한의</w:t>
        </w:r>
        <w:r w:rsidRPr="00586FF7">
          <w:rPr>
            <w:rStyle w:val="af3"/>
            <w:noProof/>
            <w:snapToGrid w:val="0"/>
          </w:rPr>
          <w:t xml:space="preserve"> </w:t>
        </w:r>
        <w:r w:rsidRPr="00586FF7">
          <w:rPr>
            <w:rStyle w:val="af3"/>
            <w:noProof/>
            <w:snapToGrid w:val="0"/>
          </w:rPr>
          <w:t>이익</w:t>
        </w:r>
        <w:r w:rsidRPr="00586FF7">
          <w:rPr>
            <w:rStyle w:val="af3"/>
            <w:noProof/>
            <w:snapToGrid w:val="0"/>
          </w:rPr>
          <w:t xml:space="preserve"> </w:t>
        </w:r>
        <w:r w:rsidRPr="00586FF7">
          <w:rPr>
            <w:rStyle w:val="af3"/>
            <w:noProof/>
            <w:snapToGrid w:val="0"/>
          </w:rPr>
          <w:t>상실</w:t>
        </w:r>
        <w:r>
          <w:rPr>
            <w:noProof/>
            <w:webHidden/>
          </w:rPr>
          <w:tab/>
        </w:r>
        <w:r>
          <w:rPr>
            <w:noProof/>
            <w:webHidden/>
          </w:rPr>
          <w:fldChar w:fldCharType="begin"/>
        </w:r>
        <w:r>
          <w:rPr>
            <w:noProof/>
            <w:webHidden/>
          </w:rPr>
          <w:instrText xml:space="preserve"> PAGEREF _Toc242777992 \h </w:instrText>
        </w:r>
      </w:ins>
      <w:r>
        <w:rPr>
          <w:noProof/>
          <w:webHidden/>
        </w:rPr>
      </w:r>
      <w:ins w:id="236" w:author="BKL" w:date="2026-10-13T09:58:00Z" w16du:dateUtc="2026-10-13T00:58:00Z">
        <w:r>
          <w:rPr>
            <w:noProof/>
            <w:webHidden/>
          </w:rPr>
          <w:fldChar w:fldCharType="separate"/>
        </w:r>
        <w:r>
          <w:rPr>
            <w:noProof/>
            <w:webHidden/>
          </w:rPr>
          <w:t>40</w:t>
        </w:r>
        <w:r>
          <w:rPr>
            <w:noProof/>
            <w:webHidden/>
          </w:rPr>
          <w:fldChar w:fldCharType="end"/>
        </w:r>
        <w:r w:rsidRPr="00586FF7">
          <w:rPr>
            <w:rStyle w:val="af3"/>
            <w:noProof/>
          </w:rPr>
          <w:fldChar w:fldCharType="end"/>
        </w:r>
      </w:ins>
    </w:p>
    <w:p w14:paraId="59E6B615" w14:textId="357B74C1" w:rsidR="009A7F28" w:rsidRDefault="009A7F28">
      <w:pPr>
        <w:pStyle w:val="20"/>
        <w:tabs>
          <w:tab w:val="left" w:pos="1440"/>
          <w:tab w:val="right" w:leader="dot" w:pos="8494"/>
        </w:tabs>
        <w:rPr>
          <w:ins w:id="237"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38"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"_Toc242777993"</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snapToGrid w:val="0"/>
          </w:rPr>
          <w:t>제</w:t>
        </w:r>
        <w:r w:rsidRPr="00586FF7">
          <w:rPr>
            <w:rStyle w:val="af3"/>
            <w:noProof/>
            <w:snapToGrid w:val="0"/>
          </w:rPr>
          <w:t xml:space="preserve"> 1 </w:t>
        </w:r>
        <w:r w:rsidRPr="00586FF7">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snapToGrid w:val="0"/>
          </w:rPr>
          <w:t>기한의</w:t>
        </w:r>
        <w:r w:rsidRPr="00586FF7">
          <w:rPr>
            <w:rStyle w:val="af3"/>
            <w:noProof/>
            <w:snapToGrid w:val="0"/>
          </w:rPr>
          <w:t xml:space="preserve"> </w:t>
        </w:r>
        <w:r w:rsidRPr="00586FF7">
          <w:rPr>
            <w:rStyle w:val="af3"/>
            <w:noProof/>
            <w:snapToGrid w:val="0"/>
          </w:rPr>
          <w:t>이익</w:t>
        </w:r>
        <w:r w:rsidRPr="00586FF7">
          <w:rPr>
            <w:rStyle w:val="af3"/>
            <w:noProof/>
            <w:snapToGrid w:val="0"/>
          </w:rPr>
          <w:t xml:space="preserve"> </w:t>
        </w:r>
        <w:r w:rsidRPr="00586FF7">
          <w:rPr>
            <w:rStyle w:val="af3"/>
            <w:noProof/>
            <w:snapToGrid w:val="0"/>
          </w:rPr>
          <w:t>상실</w:t>
        </w:r>
        <w:r w:rsidRPr="00586FF7">
          <w:rPr>
            <w:rStyle w:val="af3"/>
            <w:noProof/>
            <w:snapToGrid w:val="0"/>
          </w:rPr>
          <w:t xml:space="preserve"> </w:t>
        </w:r>
        <w:r w:rsidRPr="00586FF7">
          <w:rPr>
            <w:rStyle w:val="af3"/>
            <w:noProof/>
            <w:snapToGrid w:val="0"/>
          </w:rPr>
          <w:t>사유</w:t>
        </w:r>
        <w:r>
          <w:rPr>
            <w:noProof/>
            <w:webHidden/>
          </w:rPr>
          <w:tab/>
        </w:r>
        <w:r>
          <w:rPr>
            <w:noProof/>
            <w:webHidden/>
          </w:rPr>
          <w:fldChar w:fldCharType="begin"/>
        </w:r>
        <w:r>
          <w:rPr>
            <w:noProof/>
            <w:webHidden/>
          </w:rPr>
          <w:instrText xml:space="preserve"> PAGEREF _Toc242777993 \h </w:instrText>
        </w:r>
      </w:ins>
      <w:r>
        <w:rPr>
          <w:noProof/>
          <w:webHidden/>
        </w:rPr>
      </w:r>
      <w:ins w:id="239" w:author="BKL" w:date="2026-10-13T09:58:00Z" w16du:dateUtc="2026-10-13T00:58:00Z">
        <w:r>
          <w:rPr>
            <w:noProof/>
            <w:webHidden/>
          </w:rPr>
          <w:fldChar w:fldCharType="separate"/>
        </w:r>
        <w:r>
          <w:rPr>
            <w:noProof/>
            <w:webHidden/>
          </w:rPr>
          <w:t>40</w:t>
        </w:r>
        <w:r>
          <w:rPr>
            <w:noProof/>
            <w:webHidden/>
          </w:rPr>
          <w:fldChar w:fldCharType="end"/>
        </w:r>
        <w:r w:rsidRPr="00586FF7">
          <w:rPr>
            <w:rStyle w:val="af3"/>
            <w:noProof/>
          </w:rPr>
          <w:fldChar w:fldCharType="end"/>
        </w:r>
      </w:ins>
    </w:p>
    <w:p w14:paraId="02E438D3" w14:textId="572BD57B" w:rsidR="009A7F28" w:rsidRDefault="009A7F28">
      <w:pPr>
        <w:pStyle w:val="20"/>
        <w:tabs>
          <w:tab w:val="left" w:pos="1440"/>
          <w:tab w:val="right" w:leader="dot" w:pos="8494"/>
        </w:tabs>
        <w:rPr>
          <w:ins w:id="24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41"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"_Toc242777994"</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2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기한의</w:t>
        </w:r>
        <w:r w:rsidRPr="00586FF7">
          <w:rPr>
            <w:rStyle w:val="af3"/>
            <w:noProof/>
          </w:rPr>
          <w:t xml:space="preserve"> </w:t>
        </w:r>
        <w:r w:rsidRPr="00586FF7">
          <w:rPr>
            <w:rStyle w:val="af3"/>
            <w:noProof/>
          </w:rPr>
          <w:t>이익</w:t>
        </w:r>
        <w:r w:rsidRPr="00586FF7">
          <w:rPr>
            <w:rStyle w:val="af3"/>
            <w:noProof/>
          </w:rPr>
          <w:t xml:space="preserve"> </w:t>
        </w:r>
        <w:r w:rsidRPr="00586FF7">
          <w:rPr>
            <w:rStyle w:val="af3"/>
            <w:noProof/>
          </w:rPr>
          <w:t>상실의</w:t>
        </w:r>
        <w:r w:rsidRPr="00586FF7">
          <w:rPr>
            <w:rStyle w:val="af3"/>
            <w:noProof/>
          </w:rPr>
          <w:t xml:space="preserve"> </w:t>
        </w:r>
        <w:r w:rsidRPr="00586FF7">
          <w:rPr>
            <w:rStyle w:val="af3"/>
            <w:noProof/>
          </w:rPr>
          <w:t>효과</w:t>
        </w:r>
        <w:r>
          <w:rPr>
            <w:noProof/>
            <w:webHidden/>
          </w:rPr>
          <w:tab/>
        </w:r>
        <w:r>
          <w:rPr>
            <w:noProof/>
            <w:webHidden/>
          </w:rPr>
          <w:fldChar w:fldCharType="begin"/>
        </w:r>
        <w:r>
          <w:rPr>
            <w:noProof/>
            <w:webHidden/>
          </w:rPr>
          <w:instrText xml:space="preserve"> PAGEREF _Toc242777994 \h </w:instrText>
        </w:r>
      </w:ins>
      <w:r>
        <w:rPr>
          <w:noProof/>
          <w:webHidden/>
        </w:rPr>
      </w:r>
      <w:ins w:id="242" w:author="BKL" w:date="2026-10-13T09:58:00Z" w16du:dateUtc="2026-10-13T00:58:00Z">
        <w:r>
          <w:rPr>
            <w:noProof/>
            <w:webHidden/>
          </w:rPr>
          <w:fldChar w:fldCharType="separate"/>
        </w:r>
        <w:r>
          <w:rPr>
            <w:noProof/>
            <w:webHidden/>
          </w:rPr>
          <w:t>42</w:t>
        </w:r>
        <w:r>
          <w:rPr>
            <w:noProof/>
            <w:webHidden/>
          </w:rPr>
          <w:fldChar w:fldCharType="end"/>
        </w:r>
        <w:r w:rsidRPr="00586FF7">
          <w:rPr>
            <w:rStyle w:val="af3"/>
            <w:noProof/>
          </w:rPr>
          <w:fldChar w:fldCharType="end"/>
        </w:r>
      </w:ins>
    </w:p>
    <w:p w14:paraId="08649E11" w14:textId="54CA94FA" w:rsidR="009A7F28" w:rsidRDefault="009A7F28">
      <w:pPr>
        <w:pStyle w:val="10"/>
        <w:tabs>
          <w:tab w:val="left" w:pos="1200"/>
          <w:tab w:val="right" w:leader="dot" w:pos="8494"/>
        </w:tabs>
        <w:rPr>
          <w:ins w:id="243"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244"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"_Toc242777995"</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13 </w:t>
        </w:r>
        <w:r w:rsidRPr="00586FF7">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86FF7">
          <w:rPr>
            <w:rStyle w:val="af3"/>
            <w:noProof/>
          </w:rPr>
          <w:t>대주의</w:t>
        </w:r>
        <w:r w:rsidRPr="00586FF7">
          <w:rPr>
            <w:rStyle w:val="af3"/>
            <w:noProof/>
          </w:rPr>
          <w:t xml:space="preserve"> </w:t>
        </w:r>
        <w:r w:rsidRPr="00586FF7">
          <w:rPr>
            <w:rStyle w:val="af3"/>
            <w:noProof/>
          </w:rPr>
          <w:t>의사결정</w:t>
        </w:r>
        <w:r>
          <w:rPr>
            <w:noProof/>
            <w:webHidden/>
          </w:rPr>
          <w:tab/>
        </w:r>
        <w:r>
          <w:rPr>
            <w:noProof/>
            <w:webHidden/>
          </w:rPr>
          <w:fldChar w:fldCharType="begin"/>
        </w:r>
        <w:r>
          <w:rPr>
            <w:noProof/>
            <w:webHidden/>
          </w:rPr>
          <w:instrText xml:space="preserve"> PAGEREF _Toc242777995 \h </w:instrText>
        </w:r>
      </w:ins>
      <w:r>
        <w:rPr>
          <w:noProof/>
          <w:webHidden/>
        </w:rPr>
      </w:r>
      <w:ins w:id="245" w:author="BKL" w:date="2026-10-13T09:58:00Z" w16du:dateUtc="2026-10-13T00:58:00Z">
        <w:r>
          <w:rPr>
            <w:noProof/>
            <w:webHidden/>
          </w:rPr>
          <w:fldChar w:fldCharType="separate"/>
        </w:r>
        <w:r>
          <w:rPr>
            <w:noProof/>
            <w:webHidden/>
          </w:rPr>
          <w:t>43</w:t>
        </w:r>
        <w:r>
          <w:rPr>
            <w:noProof/>
            <w:webHidden/>
          </w:rPr>
          <w:fldChar w:fldCharType="end"/>
        </w:r>
        <w:r w:rsidRPr="00586FF7">
          <w:rPr>
            <w:rStyle w:val="af3"/>
            <w:noProof/>
          </w:rPr>
          <w:fldChar w:fldCharType="end"/>
        </w:r>
      </w:ins>
    </w:p>
    <w:p w14:paraId="1710BA7D" w14:textId="04F26E4D" w:rsidR="009A7F28" w:rsidRDefault="009A7F28">
      <w:pPr>
        <w:pStyle w:val="10"/>
        <w:tabs>
          <w:tab w:val="left" w:pos="1200"/>
          <w:tab w:val="right" w:leader="dot" w:pos="8494"/>
        </w:tabs>
        <w:rPr>
          <w:ins w:id="246"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247"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"_Toc242777996"</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14 </w:t>
        </w:r>
        <w:r w:rsidRPr="00586FF7">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86FF7">
          <w:rPr>
            <w:rStyle w:val="af3"/>
            <w:noProof/>
          </w:rPr>
          <w:t>통</w:t>
        </w:r>
        <w:r w:rsidRPr="00586FF7">
          <w:rPr>
            <w:rStyle w:val="af3"/>
            <w:noProof/>
          </w:rPr>
          <w:t xml:space="preserve">   </w:t>
        </w:r>
        <w:r w:rsidRPr="00586FF7">
          <w:rPr>
            <w:rStyle w:val="af3"/>
            <w:noProof/>
          </w:rPr>
          <w:t>지</w:t>
        </w:r>
        <w:r>
          <w:rPr>
            <w:noProof/>
            <w:webHidden/>
          </w:rPr>
          <w:tab/>
        </w:r>
        <w:r>
          <w:rPr>
            <w:noProof/>
            <w:webHidden/>
          </w:rPr>
          <w:fldChar w:fldCharType="begin"/>
        </w:r>
        <w:r>
          <w:rPr>
            <w:noProof/>
            <w:webHidden/>
          </w:rPr>
          <w:instrText xml:space="preserve"> PAGEREF _Toc242777996 \h </w:instrText>
        </w:r>
      </w:ins>
      <w:r>
        <w:rPr>
          <w:noProof/>
          <w:webHidden/>
        </w:rPr>
      </w:r>
      <w:ins w:id="248" w:author="BKL" w:date="2026-10-13T09:58:00Z" w16du:dateUtc="2026-10-13T00:58:00Z">
        <w:r>
          <w:rPr>
            <w:noProof/>
            <w:webHidden/>
          </w:rPr>
          <w:fldChar w:fldCharType="separate"/>
        </w:r>
        <w:r>
          <w:rPr>
            <w:noProof/>
            <w:webHidden/>
          </w:rPr>
          <w:t>44</w:t>
        </w:r>
        <w:r>
          <w:rPr>
            <w:noProof/>
            <w:webHidden/>
          </w:rPr>
          <w:fldChar w:fldCharType="end"/>
        </w:r>
        <w:r w:rsidRPr="00586FF7">
          <w:rPr>
            <w:rStyle w:val="af3"/>
            <w:noProof/>
          </w:rPr>
          <w:fldChar w:fldCharType="end"/>
        </w:r>
      </w:ins>
    </w:p>
    <w:p w14:paraId="77CEFC61" w14:textId="7A1E64BE" w:rsidR="009A7F28" w:rsidRDefault="009A7F28">
      <w:pPr>
        <w:pStyle w:val="10"/>
        <w:tabs>
          <w:tab w:val="left" w:pos="1200"/>
          <w:tab w:val="right" w:leader="dot" w:pos="8494"/>
        </w:tabs>
        <w:rPr>
          <w:ins w:id="249"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250"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"_Toc242777997"</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15 </w:t>
        </w:r>
        <w:r w:rsidRPr="00586FF7">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86FF7">
          <w:rPr>
            <w:rStyle w:val="af3"/>
            <w:noProof/>
          </w:rPr>
          <w:t>기</w:t>
        </w:r>
        <w:r w:rsidRPr="00586FF7">
          <w:rPr>
            <w:rStyle w:val="af3"/>
            <w:noProof/>
          </w:rPr>
          <w:t xml:space="preserve">   </w:t>
        </w:r>
        <w:r w:rsidRPr="00586FF7">
          <w:rPr>
            <w:rStyle w:val="af3"/>
            <w:noProof/>
          </w:rPr>
          <w:t>타</w:t>
        </w:r>
        <w:r>
          <w:rPr>
            <w:noProof/>
            <w:webHidden/>
          </w:rPr>
          <w:tab/>
        </w:r>
        <w:r>
          <w:rPr>
            <w:noProof/>
            <w:webHidden/>
          </w:rPr>
          <w:fldChar w:fldCharType="begin"/>
        </w:r>
        <w:r>
          <w:rPr>
            <w:noProof/>
            <w:webHidden/>
          </w:rPr>
          <w:instrText xml:space="preserve"> PAGEREF _Toc242777997 \h </w:instrText>
        </w:r>
      </w:ins>
      <w:r>
        <w:rPr>
          <w:noProof/>
          <w:webHidden/>
        </w:rPr>
      </w:r>
      <w:ins w:id="251" w:author="BKL" w:date="2026-10-13T09:58:00Z" w16du:dateUtc="2026-10-13T00:58:00Z">
        <w:r>
          <w:rPr>
            <w:noProof/>
            <w:webHidden/>
          </w:rPr>
          <w:fldChar w:fldCharType="separate"/>
        </w:r>
        <w:r>
          <w:rPr>
            <w:noProof/>
            <w:webHidden/>
          </w:rPr>
          <w:t>44</w:t>
        </w:r>
        <w:r>
          <w:rPr>
            <w:noProof/>
            <w:webHidden/>
          </w:rPr>
          <w:fldChar w:fldCharType="end"/>
        </w:r>
        <w:r w:rsidRPr="00586FF7">
          <w:rPr>
            <w:rStyle w:val="af3"/>
            <w:noProof/>
          </w:rPr>
          <w:fldChar w:fldCharType="end"/>
        </w:r>
      </w:ins>
    </w:p>
    <w:p w14:paraId="5AB501EC" w14:textId="0C0F9B60" w:rsidR="009A7F28" w:rsidRDefault="009A7F28">
      <w:pPr>
        <w:pStyle w:val="20"/>
        <w:tabs>
          <w:tab w:val="left" w:pos="1440"/>
          <w:tab w:val="right" w:leader="dot" w:pos="8494"/>
        </w:tabs>
        <w:rPr>
          <w:ins w:id="25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53"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"_Toc242777998"</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완전합의</w:t>
        </w:r>
        <w:r>
          <w:rPr>
            <w:noProof/>
            <w:webHidden/>
          </w:rPr>
          <w:tab/>
        </w:r>
        <w:r>
          <w:rPr>
            <w:noProof/>
            <w:webHidden/>
          </w:rPr>
          <w:fldChar w:fldCharType="begin"/>
        </w:r>
        <w:r>
          <w:rPr>
            <w:noProof/>
            <w:webHidden/>
          </w:rPr>
          <w:instrText xml:space="preserve"> PAGEREF _Toc242777998 \h </w:instrText>
        </w:r>
      </w:ins>
      <w:r>
        <w:rPr>
          <w:noProof/>
          <w:webHidden/>
        </w:rPr>
      </w:r>
      <w:ins w:id="254" w:author="BKL" w:date="2026-10-13T09:58:00Z" w16du:dateUtc="2026-10-13T00:58:00Z">
        <w:r>
          <w:rPr>
            <w:noProof/>
            <w:webHidden/>
          </w:rPr>
          <w:fldChar w:fldCharType="separate"/>
        </w:r>
        <w:r>
          <w:rPr>
            <w:noProof/>
            <w:webHidden/>
          </w:rPr>
          <w:t>44</w:t>
        </w:r>
        <w:r>
          <w:rPr>
            <w:noProof/>
            <w:webHidden/>
          </w:rPr>
          <w:fldChar w:fldCharType="end"/>
        </w:r>
        <w:r w:rsidRPr="00586FF7">
          <w:rPr>
            <w:rStyle w:val="af3"/>
            <w:noProof/>
          </w:rPr>
          <w:fldChar w:fldCharType="end"/>
        </w:r>
      </w:ins>
    </w:p>
    <w:p w14:paraId="6D179386" w14:textId="1E186606" w:rsidR="009A7F28" w:rsidRDefault="009A7F28">
      <w:pPr>
        <w:pStyle w:val="20"/>
        <w:tabs>
          <w:tab w:val="left" w:pos="1440"/>
          <w:tab w:val="right" w:leader="dot" w:pos="8494"/>
        </w:tabs>
        <w:rPr>
          <w:ins w:id="255"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56"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"_Toc242777999"</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2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수</w:t>
        </w:r>
        <w:r w:rsidRPr="00586FF7">
          <w:rPr>
            <w:rStyle w:val="af3"/>
            <w:noProof/>
          </w:rPr>
          <w:t xml:space="preserve"> </w:t>
        </w:r>
        <w:r w:rsidRPr="00586FF7">
          <w:rPr>
            <w:rStyle w:val="af3"/>
            <w:noProof/>
          </w:rPr>
          <w:t>정</w:t>
        </w:r>
        <w:r>
          <w:rPr>
            <w:noProof/>
            <w:webHidden/>
          </w:rPr>
          <w:tab/>
        </w:r>
        <w:r>
          <w:rPr>
            <w:noProof/>
            <w:webHidden/>
          </w:rPr>
          <w:fldChar w:fldCharType="begin"/>
        </w:r>
        <w:r>
          <w:rPr>
            <w:noProof/>
            <w:webHidden/>
          </w:rPr>
          <w:instrText xml:space="preserve"> PAGEREF _Toc242777999 \h </w:instrText>
        </w:r>
      </w:ins>
      <w:r>
        <w:rPr>
          <w:noProof/>
          <w:webHidden/>
        </w:rPr>
      </w:r>
      <w:ins w:id="257" w:author="BKL" w:date="2026-10-13T09:58:00Z" w16du:dateUtc="2026-10-13T00:58:00Z">
        <w:r>
          <w:rPr>
            <w:noProof/>
            <w:webHidden/>
          </w:rPr>
          <w:fldChar w:fldCharType="separate"/>
        </w:r>
        <w:r>
          <w:rPr>
            <w:noProof/>
            <w:webHidden/>
          </w:rPr>
          <w:t>45</w:t>
        </w:r>
        <w:r>
          <w:rPr>
            <w:noProof/>
            <w:webHidden/>
          </w:rPr>
          <w:fldChar w:fldCharType="end"/>
        </w:r>
        <w:r w:rsidRPr="00586FF7">
          <w:rPr>
            <w:rStyle w:val="af3"/>
            <w:noProof/>
          </w:rPr>
          <w:fldChar w:fldCharType="end"/>
        </w:r>
      </w:ins>
    </w:p>
    <w:p w14:paraId="3C835EE3" w14:textId="31E0EE1A" w:rsidR="009A7F28" w:rsidRDefault="009A7F28">
      <w:pPr>
        <w:pStyle w:val="20"/>
        <w:tabs>
          <w:tab w:val="left" w:pos="1440"/>
          <w:tab w:val="right" w:leader="dot" w:pos="8494"/>
        </w:tabs>
        <w:rPr>
          <w:ins w:id="25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59"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"_Toc242778000"</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3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개별성</w:t>
        </w:r>
        <w:r>
          <w:rPr>
            <w:noProof/>
            <w:webHidden/>
          </w:rPr>
          <w:tab/>
        </w:r>
        <w:r>
          <w:rPr>
            <w:noProof/>
            <w:webHidden/>
          </w:rPr>
          <w:fldChar w:fldCharType="begin"/>
        </w:r>
        <w:r>
          <w:rPr>
            <w:noProof/>
            <w:webHidden/>
          </w:rPr>
          <w:instrText xml:space="preserve"> PAGEREF _Toc242778000 \h </w:instrText>
        </w:r>
      </w:ins>
      <w:r>
        <w:rPr>
          <w:noProof/>
          <w:webHidden/>
        </w:rPr>
      </w:r>
      <w:ins w:id="260" w:author="BKL" w:date="2026-10-13T09:58:00Z" w16du:dateUtc="2026-10-13T00:58:00Z">
        <w:r>
          <w:rPr>
            <w:noProof/>
            <w:webHidden/>
          </w:rPr>
          <w:fldChar w:fldCharType="separate"/>
        </w:r>
        <w:r>
          <w:rPr>
            <w:noProof/>
            <w:webHidden/>
          </w:rPr>
          <w:t>45</w:t>
        </w:r>
        <w:r>
          <w:rPr>
            <w:noProof/>
            <w:webHidden/>
          </w:rPr>
          <w:fldChar w:fldCharType="end"/>
        </w:r>
        <w:r w:rsidRPr="00586FF7">
          <w:rPr>
            <w:rStyle w:val="af3"/>
            <w:noProof/>
          </w:rPr>
          <w:fldChar w:fldCharType="end"/>
        </w:r>
      </w:ins>
    </w:p>
    <w:p w14:paraId="16DBF0D3" w14:textId="35C71AFD" w:rsidR="009A7F28" w:rsidRDefault="009A7F28">
      <w:pPr>
        <w:pStyle w:val="20"/>
        <w:tabs>
          <w:tab w:val="left" w:pos="1440"/>
          <w:tab w:val="right" w:leader="dot" w:pos="8494"/>
        </w:tabs>
        <w:rPr>
          <w:ins w:id="261"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62"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"_Toc242778001"</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4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양</w:t>
        </w:r>
        <w:r w:rsidRPr="00586FF7">
          <w:rPr>
            <w:rStyle w:val="af3"/>
            <w:noProof/>
          </w:rPr>
          <w:t xml:space="preserve"> </w:t>
        </w:r>
        <w:r w:rsidRPr="00586FF7">
          <w:rPr>
            <w:rStyle w:val="af3"/>
            <w:noProof/>
          </w:rPr>
          <w:t>도</w:t>
        </w:r>
        <w:r>
          <w:rPr>
            <w:noProof/>
            <w:webHidden/>
          </w:rPr>
          <w:tab/>
        </w:r>
        <w:r>
          <w:rPr>
            <w:noProof/>
            <w:webHidden/>
          </w:rPr>
          <w:fldChar w:fldCharType="begin"/>
        </w:r>
        <w:r>
          <w:rPr>
            <w:noProof/>
            <w:webHidden/>
          </w:rPr>
          <w:instrText xml:space="preserve"> PAGEREF _Toc242778001 \h </w:instrText>
        </w:r>
      </w:ins>
      <w:r>
        <w:rPr>
          <w:noProof/>
          <w:webHidden/>
        </w:rPr>
      </w:r>
      <w:ins w:id="263" w:author="BKL" w:date="2026-10-13T09:58:00Z" w16du:dateUtc="2026-10-13T00:58:00Z">
        <w:r>
          <w:rPr>
            <w:noProof/>
            <w:webHidden/>
          </w:rPr>
          <w:fldChar w:fldCharType="separate"/>
        </w:r>
        <w:r>
          <w:rPr>
            <w:noProof/>
            <w:webHidden/>
          </w:rPr>
          <w:t>45</w:t>
        </w:r>
        <w:r>
          <w:rPr>
            <w:noProof/>
            <w:webHidden/>
          </w:rPr>
          <w:fldChar w:fldCharType="end"/>
        </w:r>
        <w:r w:rsidRPr="00586FF7">
          <w:rPr>
            <w:rStyle w:val="af3"/>
            <w:noProof/>
          </w:rPr>
          <w:fldChar w:fldCharType="end"/>
        </w:r>
      </w:ins>
    </w:p>
    <w:p w14:paraId="0EB297A3" w14:textId="21A7A8B8" w:rsidR="009A7F28" w:rsidRDefault="009A7F28">
      <w:pPr>
        <w:pStyle w:val="20"/>
        <w:tabs>
          <w:tab w:val="left" w:pos="1440"/>
          <w:tab w:val="right" w:leader="dot" w:pos="8494"/>
        </w:tabs>
        <w:rPr>
          <w:ins w:id="26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65"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"_Toc242778002"</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5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비밀유지</w:t>
        </w:r>
        <w:r>
          <w:rPr>
            <w:noProof/>
            <w:webHidden/>
          </w:rPr>
          <w:tab/>
        </w:r>
        <w:r>
          <w:rPr>
            <w:noProof/>
            <w:webHidden/>
          </w:rPr>
          <w:fldChar w:fldCharType="begin"/>
        </w:r>
        <w:r>
          <w:rPr>
            <w:noProof/>
            <w:webHidden/>
          </w:rPr>
          <w:instrText xml:space="preserve"> PAGEREF _Toc242778002 \h </w:instrText>
        </w:r>
      </w:ins>
      <w:r>
        <w:rPr>
          <w:noProof/>
          <w:webHidden/>
        </w:rPr>
      </w:r>
      <w:ins w:id="266" w:author="BKL" w:date="2026-10-13T09:58:00Z" w16du:dateUtc="2026-10-13T00:58:00Z">
        <w:r>
          <w:rPr>
            <w:noProof/>
            <w:webHidden/>
          </w:rPr>
          <w:fldChar w:fldCharType="separate"/>
        </w:r>
        <w:r>
          <w:rPr>
            <w:noProof/>
            <w:webHidden/>
          </w:rPr>
          <w:t>45</w:t>
        </w:r>
        <w:r>
          <w:rPr>
            <w:noProof/>
            <w:webHidden/>
          </w:rPr>
          <w:fldChar w:fldCharType="end"/>
        </w:r>
        <w:r w:rsidRPr="00586FF7">
          <w:rPr>
            <w:rStyle w:val="af3"/>
            <w:noProof/>
          </w:rPr>
          <w:fldChar w:fldCharType="end"/>
        </w:r>
      </w:ins>
    </w:p>
    <w:p w14:paraId="746FF88A" w14:textId="01CBCECE" w:rsidR="009A7F28" w:rsidRDefault="009A7F28">
      <w:pPr>
        <w:pStyle w:val="20"/>
        <w:tabs>
          <w:tab w:val="left" w:pos="1440"/>
          <w:tab w:val="right" w:leader="dot" w:pos="8494"/>
        </w:tabs>
        <w:rPr>
          <w:ins w:id="267"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68"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"_Toc242778003"</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6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개별적</w:t>
        </w:r>
        <w:r w:rsidRPr="00586FF7">
          <w:rPr>
            <w:rStyle w:val="af3"/>
            <w:noProof/>
          </w:rPr>
          <w:t xml:space="preserve">, </w:t>
        </w:r>
        <w:r w:rsidRPr="00586FF7">
          <w:rPr>
            <w:rStyle w:val="af3"/>
            <w:noProof/>
          </w:rPr>
          <w:t>누적적</w:t>
        </w:r>
        <w:r w:rsidRPr="00586FF7">
          <w:rPr>
            <w:rStyle w:val="af3"/>
            <w:noProof/>
          </w:rPr>
          <w:t xml:space="preserve"> </w:t>
        </w:r>
        <w:r w:rsidRPr="00586FF7">
          <w:rPr>
            <w:rStyle w:val="af3"/>
            <w:noProof/>
          </w:rPr>
          <w:t>권리</w:t>
        </w:r>
        <w:r>
          <w:rPr>
            <w:noProof/>
            <w:webHidden/>
          </w:rPr>
          <w:tab/>
        </w:r>
        <w:r>
          <w:rPr>
            <w:noProof/>
            <w:webHidden/>
          </w:rPr>
          <w:fldChar w:fldCharType="begin"/>
        </w:r>
        <w:r>
          <w:rPr>
            <w:noProof/>
            <w:webHidden/>
          </w:rPr>
          <w:instrText xml:space="preserve"> PAGEREF _Toc242778003 \h </w:instrText>
        </w:r>
      </w:ins>
      <w:r>
        <w:rPr>
          <w:noProof/>
          <w:webHidden/>
        </w:rPr>
      </w:r>
      <w:ins w:id="269" w:author="BKL" w:date="2026-10-13T09:58:00Z" w16du:dateUtc="2026-10-13T00:58:00Z">
        <w:r>
          <w:rPr>
            <w:noProof/>
            <w:webHidden/>
          </w:rPr>
          <w:fldChar w:fldCharType="separate"/>
        </w:r>
        <w:r>
          <w:rPr>
            <w:noProof/>
            <w:webHidden/>
          </w:rPr>
          <w:t>45</w:t>
        </w:r>
        <w:r>
          <w:rPr>
            <w:noProof/>
            <w:webHidden/>
          </w:rPr>
          <w:fldChar w:fldCharType="end"/>
        </w:r>
        <w:r w:rsidRPr="00586FF7">
          <w:rPr>
            <w:rStyle w:val="af3"/>
            <w:noProof/>
          </w:rPr>
          <w:fldChar w:fldCharType="end"/>
        </w:r>
      </w:ins>
    </w:p>
    <w:p w14:paraId="069ECC68" w14:textId="04D8C98D" w:rsidR="009A7F28" w:rsidRDefault="009A7F28">
      <w:pPr>
        <w:pStyle w:val="20"/>
        <w:tabs>
          <w:tab w:val="left" w:pos="1440"/>
          <w:tab w:val="right" w:leader="dot" w:pos="8494"/>
        </w:tabs>
        <w:rPr>
          <w:ins w:id="27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71"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"_Toc242778004"</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7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준거법</w:t>
        </w:r>
        <w:r w:rsidRPr="00586FF7">
          <w:rPr>
            <w:rStyle w:val="af3"/>
            <w:noProof/>
          </w:rPr>
          <w:t xml:space="preserve"> </w:t>
        </w:r>
        <w:r w:rsidRPr="00586FF7">
          <w:rPr>
            <w:rStyle w:val="af3"/>
            <w:noProof/>
          </w:rPr>
          <w:t>및</w:t>
        </w:r>
        <w:r w:rsidRPr="00586FF7">
          <w:rPr>
            <w:rStyle w:val="af3"/>
            <w:noProof/>
          </w:rPr>
          <w:t xml:space="preserve"> </w:t>
        </w:r>
        <w:r w:rsidRPr="00586FF7">
          <w:rPr>
            <w:rStyle w:val="af3"/>
            <w:noProof/>
          </w:rPr>
          <w:t>관할법원</w:t>
        </w:r>
        <w:r>
          <w:rPr>
            <w:noProof/>
            <w:webHidden/>
          </w:rPr>
          <w:tab/>
        </w:r>
        <w:r>
          <w:rPr>
            <w:noProof/>
            <w:webHidden/>
          </w:rPr>
          <w:fldChar w:fldCharType="begin"/>
        </w:r>
        <w:r>
          <w:rPr>
            <w:noProof/>
            <w:webHidden/>
          </w:rPr>
          <w:instrText xml:space="preserve"> PAGEREF _Toc242778004 \h </w:instrText>
        </w:r>
      </w:ins>
      <w:r>
        <w:rPr>
          <w:noProof/>
          <w:webHidden/>
        </w:rPr>
      </w:r>
      <w:ins w:id="272" w:author="BKL" w:date="2026-10-13T09:58:00Z" w16du:dateUtc="2026-10-13T00:58:00Z">
        <w:r>
          <w:rPr>
            <w:noProof/>
            <w:webHidden/>
          </w:rPr>
          <w:fldChar w:fldCharType="separate"/>
        </w:r>
        <w:r>
          <w:rPr>
            <w:noProof/>
            <w:webHidden/>
          </w:rPr>
          <w:t>46</w:t>
        </w:r>
        <w:r>
          <w:rPr>
            <w:noProof/>
            <w:webHidden/>
          </w:rPr>
          <w:fldChar w:fldCharType="end"/>
        </w:r>
        <w:r w:rsidRPr="00586FF7">
          <w:rPr>
            <w:rStyle w:val="af3"/>
            <w:noProof/>
          </w:rPr>
          <w:fldChar w:fldCharType="end"/>
        </w:r>
      </w:ins>
    </w:p>
    <w:p w14:paraId="15147871" w14:textId="4B650426" w:rsidR="009A7F28" w:rsidRDefault="009A7F28">
      <w:pPr>
        <w:pStyle w:val="20"/>
        <w:tabs>
          <w:tab w:val="left" w:pos="1440"/>
          <w:tab w:val="right" w:leader="dot" w:pos="8494"/>
        </w:tabs>
        <w:rPr>
          <w:ins w:id="273"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74"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"_Toc242778005"</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8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기타계약과의</w:t>
        </w:r>
        <w:r w:rsidRPr="00586FF7">
          <w:rPr>
            <w:rStyle w:val="af3"/>
            <w:noProof/>
          </w:rPr>
          <w:t xml:space="preserve"> </w:t>
        </w:r>
        <w:r w:rsidRPr="00586FF7">
          <w:rPr>
            <w:rStyle w:val="af3"/>
            <w:noProof/>
          </w:rPr>
          <w:t>관계</w:t>
        </w:r>
        <w:r>
          <w:rPr>
            <w:noProof/>
            <w:webHidden/>
          </w:rPr>
          <w:tab/>
        </w:r>
        <w:r>
          <w:rPr>
            <w:noProof/>
            <w:webHidden/>
          </w:rPr>
          <w:fldChar w:fldCharType="begin"/>
        </w:r>
        <w:r>
          <w:rPr>
            <w:noProof/>
            <w:webHidden/>
          </w:rPr>
          <w:instrText xml:space="preserve"> PAGEREF _Toc242778005 \h </w:instrText>
        </w:r>
      </w:ins>
      <w:r>
        <w:rPr>
          <w:noProof/>
          <w:webHidden/>
        </w:rPr>
      </w:r>
      <w:ins w:id="275" w:author="BKL" w:date="2026-10-13T09:58:00Z" w16du:dateUtc="2026-10-13T00:58:00Z">
        <w:r>
          <w:rPr>
            <w:noProof/>
            <w:webHidden/>
          </w:rPr>
          <w:fldChar w:fldCharType="separate"/>
        </w:r>
        <w:r>
          <w:rPr>
            <w:noProof/>
            <w:webHidden/>
          </w:rPr>
          <w:t>46</w:t>
        </w:r>
        <w:r>
          <w:rPr>
            <w:noProof/>
            <w:webHidden/>
          </w:rPr>
          <w:fldChar w:fldCharType="end"/>
        </w:r>
        <w:r w:rsidRPr="00586FF7">
          <w:rPr>
            <w:rStyle w:val="af3"/>
            <w:noProof/>
          </w:rPr>
          <w:fldChar w:fldCharType="end"/>
        </w:r>
      </w:ins>
    </w:p>
    <w:p w14:paraId="4D5D458A" w14:textId="75DA86B6" w:rsidR="009A7F28" w:rsidRDefault="009A7F28">
      <w:pPr>
        <w:pStyle w:val="20"/>
        <w:tabs>
          <w:tab w:val="left" w:pos="1440"/>
          <w:tab w:val="right" w:leader="dot" w:pos="8494"/>
        </w:tabs>
        <w:rPr>
          <w:ins w:id="27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77"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"_Toc242778006"</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9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부</w:t>
        </w:r>
        <w:r w:rsidRPr="00586FF7">
          <w:rPr>
            <w:rStyle w:val="af3"/>
            <w:noProof/>
          </w:rPr>
          <w:t xml:space="preserve"> </w:t>
        </w:r>
        <w:r w:rsidRPr="00586FF7">
          <w:rPr>
            <w:rStyle w:val="af3"/>
            <w:noProof/>
          </w:rPr>
          <w:t>본</w:t>
        </w:r>
        <w:r>
          <w:rPr>
            <w:noProof/>
            <w:webHidden/>
          </w:rPr>
          <w:tab/>
        </w:r>
        <w:r>
          <w:rPr>
            <w:noProof/>
            <w:webHidden/>
          </w:rPr>
          <w:fldChar w:fldCharType="begin"/>
        </w:r>
        <w:r>
          <w:rPr>
            <w:noProof/>
            <w:webHidden/>
          </w:rPr>
          <w:instrText xml:space="preserve"> PAGEREF _Toc242778006 \h </w:instrText>
        </w:r>
      </w:ins>
      <w:r>
        <w:rPr>
          <w:noProof/>
          <w:webHidden/>
        </w:rPr>
      </w:r>
      <w:ins w:id="278" w:author="BKL" w:date="2026-10-13T09:58:00Z" w16du:dateUtc="2026-10-13T00:58:00Z">
        <w:r>
          <w:rPr>
            <w:noProof/>
            <w:webHidden/>
          </w:rPr>
          <w:fldChar w:fldCharType="separate"/>
        </w:r>
        <w:r>
          <w:rPr>
            <w:noProof/>
            <w:webHidden/>
          </w:rPr>
          <w:t>46</w:t>
        </w:r>
        <w:r>
          <w:rPr>
            <w:noProof/>
            <w:webHidden/>
          </w:rPr>
          <w:fldChar w:fldCharType="end"/>
        </w:r>
        <w:r w:rsidRPr="00586FF7">
          <w:rPr>
            <w:rStyle w:val="af3"/>
            <w:noProof/>
          </w:rPr>
          <w:fldChar w:fldCharType="end"/>
        </w:r>
      </w:ins>
    </w:p>
    <w:p w14:paraId="0E41ABB5" w14:textId="4B12BA5D" w:rsidR="009A7F28" w:rsidRDefault="009A7F28">
      <w:pPr>
        <w:pStyle w:val="20"/>
        <w:tabs>
          <w:tab w:val="left" w:pos="1440"/>
          <w:tab w:val="right" w:leader="dot" w:pos="8494"/>
        </w:tabs>
        <w:rPr>
          <w:ins w:id="279"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ins w:id="280"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"_Toc242778007"</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제</w:t>
        </w:r>
        <w:r w:rsidRPr="00586FF7">
          <w:rPr>
            <w:rStyle w:val="af3"/>
            <w:noProof/>
          </w:rPr>
          <w:t xml:space="preserve"> 10 </w:t>
        </w:r>
        <w:r w:rsidRPr="00586FF7">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86FF7">
          <w:rPr>
            <w:rStyle w:val="af3"/>
            <w:noProof/>
          </w:rPr>
          <w:t>금융소비자보호법</w:t>
        </w:r>
        <w:r w:rsidRPr="00586FF7">
          <w:rPr>
            <w:rStyle w:val="af3"/>
            <w:noProof/>
          </w:rPr>
          <w:t xml:space="preserve"> </w:t>
        </w:r>
        <w:r w:rsidRPr="00586FF7">
          <w:rPr>
            <w:rStyle w:val="af3"/>
            <w:noProof/>
          </w:rPr>
          <w:t>관련</w:t>
        </w:r>
        <w:r w:rsidRPr="00586FF7">
          <w:rPr>
            <w:rStyle w:val="af3"/>
            <w:noProof/>
          </w:rPr>
          <w:t xml:space="preserve"> </w:t>
        </w:r>
        <w:r w:rsidRPr="00586FF7">
          <w:rPr>
            <w:rStyle w:val="af3"/>
            <w:noProof/>
          </w:rPr>
          <w:t>사항</w:t>
        </w:r>
        <w:r>
          <w:rPr>
            <w:noProof/>
            <w:webHidden/>
          </w:rPr>
          <w:tab/>
        </w:r>
        <w:r>
          <w:rPr>
            <w:noProof/>
            <w:webHidden/>
          </w:rPr>
          <w:fldChar w:fldCharType="begin"/>
        </w:r>
        <w:r>
          <w:rPr>
            <w:noProof/>
            <w:webHidden/>
          </w:rPr>
          <w:instrText xml:space="preserve"> PAGEREF _Toc242778007 \h </w:instrText>
        </w:r>
      </w:ins>
      <w:r>
        <w:rPr>
          <w:noProof/>
          <w:webHidden/>
        </w:rPr>
      </w:r>
      <w:ins w:id="281" w:author="BKL" w:date="2026-10-13T09:58:00Z" w16du:dateUtc="2026-10-13T00:58:00Z">
        <w:r>
          <w:rPr>
            <w:noProof/>
            <w:webHidden/>
          </w:rPr>
          <w:fldChar w:fldCharType="separate"/>
        </w:r>
        <w:r>
          <w:rPr>
            <w:noProof/>
            <w:webHidden/>
          </w:rPr>
          <w:t>47</w:t>
        </w:r>
        <w:r>
          <w:rPr>
            <w:noProof/>
            <w:webHidden/>
          </w:rPr>
          <w:fldChar w:fldCharType="end"/>
        </w:r>
        <w:r w:rsidRPr="00586FF7">
          <w:rPr>
            <w:rStyle w:val="af3"/>
            <w:noProof/>
          </w:rPr>
          <w:fldChar w:fldCharType="end"/>
        </w:r>
      </w:ins>
    </w:p>
    <w:p w14:paraId="0864F9CD" w14:textId="78010333" w:rsidR="009A7F28" w:rsidRDefault="009A7F28">
      <w:pPr>
        <w:pStyle w:val="10"/>
        <w:tabs>
          <w:tab w:val="right" w:leader="dot" w:pos="8494"/>
        </w:tabs>
        <w:rPr>
          <w:ins w:id="282"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283"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"_Toc242778008"</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bCs/>
            <w:noProof/>
          </w:rPr>
          <w:t>별지</w:t>
        </w:r>
        <w:r>
          <w:rPr>
            <w:noProof/>
            <w:webHidden/>
          </w:rPr>
          <w:tab/>
        </w:r>
        <w:r>
          <w:rPr>
            <w:noProof/>
            <w:webHidden/>
          </w:rPr>
          <w:fldChar w:fldCharType="begin"/>
        </w:r>
        <w:r>
          <w:rPr>
            <w:noProof/>
            <w:webHidden/>
          </w:rPr>
          <w:instrText xml:space="preserve"> PAGEREF _Toc242778008 \h </w:instrText>
        </w:r>
      </w:ins>
      <w:r>
        <w:rPr>
          <w:noProof/>
          <w:webHidden/>
        </w:rPr>
      </w:r>
      <w:ins w:id="284" w:author="BKL" w:date="2026-10-13T09:58:00Z" w16du:dateUtc="2026-10-13T00:58:00Z">
        <w:r>
          <w:rPr>
            <w:noProof/>
            <w:webHidden/>
          </w:rPr>
          <w:fldChar w:fldCharType="separate"/>
        </w:r>
        <w:r>
          <w:rPr>
            <w:noProof/>
            <w:webHidden/>
          </w:rPr>
          <w:t>58</w:t>
        </w:r>
        <w:r>
          <w:rPr>
            <w:noProof/>
            <w:webHidden/>
          </w:rPr>
          <w:fldChar w:fldCharType="end"/>
        </w:r>
        <w:r w:rsidRPr="00586FF7">
          <w:rPr>
            <w:rStyle w:val="af3"/>
            <w:noProof/>
          </w:rPr>
          <w:fldChar w:fldCharType="end"/>
        </w:r>
      </w:ins>
    </w:p>
    <w:p w14:paraId="24CFE60C" w14:textId="36D7A88C" w:rsidR="009A7F28" w:rsidRDefault="009A7F28">
      <w:pPr>
        <w:pStyle w:val="10"/>
        <w:tabs>
          <w:tab w:val="right" w:leader="dot" w:pos="8494"/>
        </w:tabs>
        <w:rPr>
          <w:ins w:id="285"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286"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"_Toc242778009"</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bCs/>
            <w:noProof/>
          </w:rPr>
          <w:t>대주목록</w:t>
        </w:r>
        <w:r w:rsidRPr="00586FF7">
          <w:rPr>
            <w:rStyle w:val="af3"/>
            <w:bCs/>
            <w:noProof/>
          </w:rPr>
          <w:t xml:space="preserve"> </w:t>
        </w:r>
        <w:r w:rsidRPr="00586FF7">
          <w:rPr>
            <w:rStyle w:val="af3"/>
            <w:bCs/>
            <w:noProof/>
          </w:rPr>
          <w:t>및</w:t>
        </w:r>
        <w:r w:rsidRPr="00586FF7">
          <w:rPr>
            <w:rStyle w:val="af3"/>
            <w:bCs/>
            <w:noProof/>
          </w:rPr>
          <w:t xml:space="preserve"> </w:t>
        </w:r>
        <w:r w:rsidRPr="00586FF7">
          <w:rPr>
            <w:rStyle w:val="af3"/>
            <w:bCs/>
            <w:noProof/>
          </w:rPr>
          <w:t>대주별</w:t>
        </w:r>
        <w:r w:rsidRPr="00586FF7">
          <w:rPr>
            <w:rStyle w:val="af3"/>
            <w:bCs/>
            <w:noProof/>
          </w:rPr>
          <w:t xml:space="preserve"> </w:t>
        </w:r>
        <w:r w:rsidRPr="00586FF7">
          <w:rPr>
            <w:rStyle w:val="af3"/>
            <w:bCs/>
            <w:noProof/>
          </w:rPr>
          <w:t>대출약정금</w:t>
        </w:r>
        <w:r>
          <w:rPr>
            <w:noProof/>
            <w:webHidden/>
          </w:rPr>
          <w:tab/>
        </w:r>
        <w:r>
          <w:rPr>
            <w:noProof/>
            <w:webHidden/>
          </w:rPr>
          <w:fldChar w:fldCharType="begin"/>
        </w:r>
        <w:r>
          <w:rPr>
            <w:noProof/>
            <w:webHidden/>
          </w:rPr>
          <w:instrText xml:space="preserve"> PAGEREF _Toc242778009 \h </w:instrText>
        </w:r>
      </w:ins>
      <w:r>
        <w:rPr>
          <w:noProof/>
          <w:webHidden/>
        </w:rPr>
      </w:r>
      <w:ins w:id="287" w:author="BKL" w:date="2026-10-13T09:58:00Z" w16du:dateUtc="2026-10-13T00:58:00Z">
        <w:r>
          <w:rPr>
            <w:noProof/>
            <w:webHidden/>
          </w:rPr>
          <w:fldChar w:fldCharType="separate"/>
        </w:r>
        <w:r>
          <w:rPr>
            <w:noProof/>
            <w:webHidden/>
          </w:rPr>
          <w:t>58</w:t>
        </w:r>
        <w:r>
          <w:rPr>
            <w:noProof/>
            <w:webHidden/>
          </w:rPr>
          <w:fldChar w:fldCharType="end"/>
        </w:r>
        <w:r w:rsidRPr="00586FF7">
          <w:rPr>
            <w:rStyle w:val="af3"/>
            <w:noProof/>
          </w:rPr>
          <w:fldChar w:fldCharType="end"/>
        </w:r>
      </w:ins>
    </w:p>
    <w:p w14:paraId="56B91327" w14:textId="17F74B37" w:rsidR="009A7F28" w:rsidRDefault="009A7F28">
      <w:pPr>
        <w:pStyle w:val="10"/>
        <w:tabs>
          <w:tab w:val="right" w:leader="dot" w:pos="8494"/>
        </w:tabs>
        <w:rPr>
          <w:ins w:id="288"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289"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"_Toc242778010"</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bCs/>
            <w:noProof/>
          </w:rPr>
          <w:t>부록</w:t>
        </w:r>
        <w:r w:rsidRPr="00586FF7">
          <w:rPr>
            <w:rStyle w:val="af3"/>
            <w:bCs/>
            <w:noProof/>
          </w:rPr>
          <w:t xml:space="preserve"> 1</w:t>
        </w:r>
        <w:r>
          <w:rPr>
            <w:noProof/>
            <w:webHidden/>
          </w:rPr>
          <w:tab/>
        </w:r>
        <w:r>
          <w:rPr>
            <w:noProof/>
            <w:webHidden/>
          </w:rPr>
          <w:fldChar w:fldCharType="begin"/>
        </w:r>
        <w:r>
          <w:rPr>
            <w:noProof/>
            <w:webHidden/>
          </w:rPr>
          <w:instrText xml:space="preserve"> PAGEREF _Toc242778010 \h </w:instrText>
        </w:r>
      </w:ins>
      <w:r>
        <w:rPr>
          <w:noProof/>
          <w:webHidden/>
        </w:rPr>
      </w:r>
      <w:ins w:id="290" w:author="BKL" w:date="2026-10-13T09:58:00Z" w16du:dateUtc="2026-10-13T00:58:00Z">
        <w:r>
          <w:rPr>
            <w:noProof/>
            <w:webHidden/>
          </w:rPr>
          <w:fldChar w:fldCharType="separate"/>
        </w:r>
        <w:r>
          <w:rPr>
            <w:noProof/>
            <w:webHidden/>
          </w:rPr>
          <w:t>59</w:t>
        </w:r>
        <w:r>
          <w:rPr>
            <w:noProof/>
            <w:webHidden/>
          </w:rPr>
          <w:fldChar w:fldCharType="end"/>
        </w:r>
        <w:r w:rsidRPr="00586FF7">
          <w:rPr>
            <w:rStyle w:val="af3"/>
            <w:noProof/>
          </w:rPr>
          <w:fldChar w:fldCharType="end"/>
        </w:r>
      </w:ins>
    </w:p>
    <w:p w14:paraId="1520B33C" w14:textId="66172987" w:rsidR="009A7F28" w:rsidRDefault="009A7F28">
      <w:pPr>
        <w:pStyle w:val="10"/>
        <w:tabs>
          <w:tab w:val="right" w:leader="dot" w:pos="8494"/>
        </w:tabs>
        <w:rPr>
          <w:ins w:id="291"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292"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"_Toc242778011"</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bCs/>
            <w:noProof/>
          </w:rPr>
          <w:t>인출선행조건서류</w:t>
        </w:r>
        <w:r>
          <w:rPr>
            <w:noProof/>
            <w:webHidden/>
          </w:rPr>
          <w:tab/>
        </w:r>
        <w:r>
          <w:rPr>
            <w:noProof/>
            <w:webHidden/>
          </w:rPr>
          <w:fldChar w:fldCharType="begin"/>
        </w:r>
        <w:r>
          <w:rPr>
            <w:noProof/>
            <w:webHidden/>
          </w:rPr>
          <w:instrText xml:space="preserve"> PAGEREF _Toc242778011 \h </w:instrText>
        </w:r>
      </w:ins>
      <w:r>
        <w:rPr>
          <w:noProof/>
          <w:webHidden/>
        </w:rPr>
      </w:r>
      <w:ins w:id="293" w:author="BKL" w:date="2026-10-13T09:58:00Z" w16du:dateUtc="2026-10-13T00:58:00Z">
        <w:r>
          <w:rPr>
            <w:noProof/>
            <w:webHidden/>
          </w:rPr>
          <w:fldChar w:fldCharType="separate"/>
        </w:r>
        <w:r>
          <w:rPr>
            <w:noProof/>
            <w:webHidden/>
          </w:rPr>
          <w:t>59</w:t>
        </w:r>
        <w:r>
          <w:rPr>
            <w:noProof/>
            <w:webHidden/>
          </w:rPr>
          <w:fldChar w:fldCharType="end"/>
        </w:r>
        <w:r w:rsidRPr="00586FF7">
          <w:rPr>
            <w:rStyle w:val="af3"/>
            <w:noProof/>
          </w:rPr>
          <w:fldChar w:fldCharType="end"/>
        </w:r>
      </w:ins>
    </w:p>
    <w:p w14:paraId="2288C623" w14:textId="3A3726E6" w:rsidR="009A7F28" w:rsidRDefault="009A7F28">
      <w:pPr>
        <w:pStyle w:val="10"/>
        <w:tabs>
          <w:tab w:val="right" w:leader="dot" w:pos="8494"/>
        </w:tabs>
        <w:rPr>
          <w:ins w:id="294"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295"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"_Toc242778012"</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bCs/>
            <w:noProof/>
          </w:rPr>
          <w:t>부록</w:t>
        </w:r>
        <w:r w:rsidRPr="00586FF7">
          <w:rPr>
            <w:rStyle w:val="af3"/>
            <w:bCs/>
            <w:noProof/>
          </w:rPr>
          <w:t xml:space="preserve"> 2</w:t>
        </w:r>
        <w:r>
          <w:rPr>
            <w:noProof/>
            <w:webHidden/>
          </w:rPr>
          <w:tab/>
        </w:r>
        <w:r>
          <w:rPr>
            <w:noProof/>
            <w:webHidden/>
          </w:rPr>
          <w:fldChar w:fldCharType="begin"/>
        </w:r>
        <w:r>
          <w:rPr>
            <w:noProof/>
            <w:webHidden/>
          </w:rPr>
          <w:instrText xml:space="preserve"> PAGEREF _Toc242778012 \h </w:instrText>
        </w:r>
      </w:ins>
      <w:r>
        <w:rPr>
          <w:noProof/>
          <w:webHidden/>
        </w:rPr>
      </w:r>
      <w:ins w:id="296" w:author="BKL" w:date="2026-10-13T09:58:00Z" w16du:dateUtc="2026-10-13T00:58:00Z">
        <w:r>
          <w:rPr>
            <w:noProof/>
            <w:webHidden/>
          </w:rPr>
          <w:fldChar w:fldCharType="separate"/>
        </w:r>
        <w:r>
          <w:rPr>
            <w:noProof/>
            <w:webHidden/>
          </w:rPr>
          <w:t>61</w:t>
        </w:r>
        <w:r>
          <w:rPr>
            <w:noProof/>
            <w:webHidden/>
          </w:rPr>
          <w:fldChar w:fldCharType="end"/>
        </w:r>
        <w:r w:rsidRPr="00586FF7">
          <w:rPr>
            <w:rStyle w:val="af3"/>
            <w:noProof/>
          </w:rPr>
          <w:fldChar w:fldCharType="end"/>
        </w:r>
      </w:ins>
    </w:p>
    <w:p w14:paraId="7425EF2C" w14:textId="48AD0BDA" w:rsidR="009A7F28" w:rsidRDefault="009A7F28">
      <w:pPr>
        <w:pStyle w:val="10"/>
        <w:tabs>
          <w:tab w:val="right" w:leader="dot" w:pos="8494"/>
        </w:tabs>
        <w:rPr>
          <w:ins w:id="297"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298"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"_Toc242778013"</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bCs/>
            <w:noProof/>
          </w:rPr>
          <w:t>인출동시이행</w:t>
        </w:r>
        <w:r w:rsidRPr="00586FF7">
          <w:rPr>
            <w:rStyle w:val="af3"/>
            <w:bCs/>
            <w:noProof/>
          </w:rPr>
          <w:t>/</w:t>
        </w:r>
        <w:r w:rsidRPr="00586FF7">
          <w:rPr>
            <w:rStyle w:val="af3"/>
            <w:bCs/>
            <w:noProof/>
          </w:rPr>
          <w:t>후행조건서류</w:t>
        </w:r>
        <w:r>
          <w:rPr>
            <w:noProof/>
            <w:webHidden/>
          </w:rPr>
          <w:tab/>
        </w:r>
        <w:r>
          <w:rPr>
            <w:noProof/>
            <w:webHidden/>
          </w:rPr>
          <w:fldChar w:fldCharType="begin"/>
        </w:r>
        <w:r>
          <w:rPr>
            <w:noProof/>
            <w:webHidden/>
          </w:rPr>
          <w:instrText xml:space="preserve"> PAGEREF _Toc242778013 \h </w:instrText>
        </w:r>
      </w:ins>
      <w:r>
        <w:rPr>
          <w:noProof/>
          <w:webHidden/>
        </w:rPr>
      </w:r>
      <w:ins w:id="299" w:author="BKL" w:date="2026-10-13T09:58:00Z" w16du:dateUtc="2026-10-13T00:58:00Z">
        <w:r>
          <w:rPr>
            <w:noProof/>
            <w:webHidden/>
          </w:rPr>
          <w:fldChar w:fldCharType="separate"/>
        </w:r>
        <w:r>
          <w:rPr>
            <w:noProof/>
            <w:webHidden/>
          </w:rPr>
          <w:t>61</w:t>
        </w:r>
        <w:r>
          <w:rPr>
            <w:noProof/>
            <w:webHidden/>
          </w:rPr>
          <w:fldChar w:fldCharType="end"/>
        </w:r>
        <w:r w:rsidRPr="00586FF7">
          <w:rPr>
            <w:rStyle w:val="af3"/>
            <w:noProof/>
          </w:rPr>
          <w:fldChar w:fldCharType="end"/>
        </w:r>
      </w:ins>
    </w:p>
    <w:p w14:paraId="6E556F9B" w14:textId="44CA827D" w:rsidR="009A7F28" w:rsidRDefault="009A7F28">
      <w:pPr>
        <w:pStyle w:val="10"/>
        <w:tabs>
          <w:tab w:val="right" w:leader="dot" w:pos="8494"/>
        </w:tabs>
        <w:rPr>
          <w:ins w:id="300"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301"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"_Toc242778014"</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bCs/>
            <w:noProof/>
          </w:rPr>
          <w:t>부록</w:t>
        </w:r>
        <w:r w:rsidRPr="00586FF7">
          <w:rPr>
            <w:rStyle w:val="af3"/>
            <w:bCs/>
            <w:noProof/>
          </w:rPr>
          <w:t xml:space="preserve"> 3</w:t>
        </w:r>
        <w:r>
          <w:rPr>
            <w:noProof/>
            <w:webHidden/>
          </w:rPr>
          <w:tab/>
        </w:r>
        <w:r>
          <w:rPr>
            <w:noProof/>
            <w:webHidden/>
          </w:rPr>
          <w:fldChar w:fldCharType="begin"/>
        </w:r>
        <w:r>
          <w:rPr>
            <w:noProof/>
            <w:webHidden/>
          </w:rPr>
          <w:instrText xml:space="preserve"> PAGEREF _Toc242778014 \h </w:instrText>
        </w:r>
      </w:ins>
      <w:r>
        <w:rPr>
          <w:noProof/>
          <w:webHidden/>
        </w:rPr>
      </w:r>
      <w:ins w:id="302" w:author="BKL" w:date="2026-10-13T09:58:00Z" w16du:dateUtc="2026-10-13T00:58:00Z">
        <w:r>
          <w:rPr>
            <w:noProof/>
            <w:webHidden/>
          </w:rPr>
          <w:fldChar w:fldCharType="separate"/>
        </w:r>
        <w:r>
          <w:rPr>
            <w:noProof/>
            <w:webHidden/>
          </w:rPr>
          <w:t>1</w:t>
        </w:r>
        <w:r>
          <w:rPr>
            <w:noProof/>
            <w:webHidden/>
          </w:rPr>
          <w:fldChar w:fldCharType="end"/>
        </w:r>
        <w:r w:rsidRPr="00586FF7">
          <w:rPr>
            <w:rStyle w:val="af3"/>
            <w:noProof/>
          </w:rPr>
          <w:fldChar w:fldCharType="end"/>
        </w:r>
      </w:ins>
    </w:p>
    <w:p w14:paraId="5EA77AA1" w14:textId="2AB2C463" w:rsidR="009A7F28" w:rsidRDefault="009A7F28">
      <w:pPr>
        <w:pStyle w:val="10"/>
        <w:tabs>
          <w:tab w:val="right" w:leader="dot" w:pos="8494"/>
        </w:tabs>
        <w:rPr>
          <w:ins w:id="303"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304"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"_Toc242778015"</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본건</w:t>
        </w:r>
        <w:r w:rsidRPr="00586FF7">
          <w:rPr>
            <w:rStyle w:val="af3"/>
            <w:noProof/>
          </w:rPr>
          <w:t xml:space="preserve"> </w:t>
        </w:r>
        <w:r w:rsidRPr="00586FF7">
          <w:rPr>
            <w:rStyle w:val="af3"/>
            <w:noProof/>
          </w:rPr>
          <w:t>부동산</w:t>
        </w:r>
        <w:r w:rsidRPr="00586FF7">
          <w:rPr>
            <w:rStyle w:val="af3"/>
            <w:noProof/>
          </w:rPr>
          <w:t xml:space="preserve"> </w:t>
        </w:r>
        <w:r w:rsidRPr="00586FF7">
          <w:rPr>
            <w:rStyle w:val="af3"/>
            <w:noProof/>
          </w:rPr>
          <w:t>목록</w:t>
        </w:r>
        <w:r>
          <w:rPr>
            <w:noProof/>
            <w:webHidden/>
          </w:rPr>
          <w:tab/>
        </w:r>
        <w:r>
          <w:rPr>
            <w:noProof/>
            <w:webHidden/>
          </w:rPr>
          <w:fldChar w:fldCharType="begin"/>
        </w:r>
        <w:r>
          <w:rPr>
            <w:noProof/>
            <w:webHidden/>
          </w:rPr>
          <w:instrText xml:space="preserve"> PAGEREF _Toc242778015 \h </w:instrText>
        </w:r>
      </w:ins>
      <w:r>
        <w:rPr>
          <w:noProof/>
          <w:webHidden/>
        </w:rPr>
      </w:r>
      <w:ins w:id="305" w:author="BKL" w:date="2026-10-13T09:58:00Z" w16du:dateUtc="2026-10-13T00:58:00Z">
        <w:r>
          <w:rPr>
            <w:noProof/>
            <w:webHidden/>
          </w:rPr>
          <w:fldChar w:fldCharType="separate"/>
        </w:r>
        <w:r>
          <w:rPr>
            <w:noProof/>
            <w:webHidden/>
          </w:rPr>
          <w:t>1</w:t>
        </w:r>
        <w:r>
          <w:rPr>
            <w:noProof/>
            <w:webHidden/>
          </w:rPr>
          <w:fldChar w:fldCharType="end"/>
        </w:r>
        <w:r w:rsidRPr="00586FF7">
          <w:rPr>
            <w:rStyle w:val="af3"/>
            <w:noProof/>
          </w:rPr>
          <w:fldChar w:fldCharType="end"/>
        </w:r>
      </w:ins>
    </w:p>
    <w:p w14:paraId="5A184CED" w14:textId="4A084CC1" w:rsidR="009A7F28" w:rsidRDefault="009A7F28">
      <w:pPr>
        <w:pStyle w:val="10"/>
        <w:tabs>
          <w:tab w:val="right" w:leader="dot" w:pos="8494"/>
        </w:tabs>
        <w:rPr>
          <w:ins w:id="306"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307"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"_Toc242778016"</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bCs/>
            <w:noProof/>
          </w:rPr>
          <w:t>부록</w:t>
        </w:r>
        <w:r w:rsidRPr="00586FF7">
          <w:rPr>
            <w:rStyle w:val="af3"/>
            <w:bCs/>
            <w:noProof/>
          </w:rPr>
          <w:t xml:space="preserve"> 4</w:t>
        </w:r>
        <w:r>
          <w:rPr>
            <w:noProof/>
            <w:webHidden/>
          </w:rPr>
          <w:tab/>
        </w:r>
        <w:r>
          <w:rPr>
            <w:noProof/>
            <w:webHidden/>
          </w:rPr>
          <w:fldChar w:fldCharType="begin"/>
        </w:r>
        <w:r>
          <w:rPr>
            <w:noProof/>
            <w:webHidden/>
          </w:rPr>
          <w:instrText xml:space="preserve"> PAGEREF _Toc242778016 \h </w:instrText>
        </w:r>
      </w:ins>
      <w:r>
        <w:rPr>
          <w:noProof/>
          <w:webHidden/>
        </w:rPr>
      </w:r>
      <w:ins w:id="308" w:author="BKL" w:date="2026-10-13T09:58:00Z" w16du:dateUtc="2026-10-13T00:58:00Z">
        <w:r>
          <w:rPr>
            <w:noProof/>
            <w:webHidden/>
          </w:rPr>
          <w:fldChar w:fldCharType="separate"/>
        </w:r>
        <w:r>
          <w:rPr>
            <w:noProof/>
            <w:webHidden/>
          </w:rPr>
          <w:t>1</w:t>
        </w:r>
        <w:r>
          <w:rPr>
            <w:noProof/>
            <w:webHidden/>
          </w:rPr>
          <w:fldChar w:fldCharType="end"/>
        </w:r>
        <w:r w:rsidRPr="00586FF7">
          <w:rPr>
            <w:rStyle w:val="af3"/>
            <w:noProof/>
          </w:rPr>
          <w:fldChar w:fldCharType="end"/>
        </w:r>
      </w:ins>
    </w:p>
    <w:p w14:paraId="714C0326" w14:textId="20CE643B" w:rsidR="009A7F28" w:rsidRDefault="009A7F28">
      <w:pPr>
        <w:pStyle w:val="10"/>
        <w:tabs>
          <w:tab w:val="right" w:leader="dot" w:pos="8494"/>
        </w:tabs>
        <w:rPr>
          <w:ins w:id="309"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310"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"_Toc242778017"</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noProof/>
          </w:rPr>
          <w:t>임대차계약</w:t>
        </w:r>
        <w:r w:rsidRPr="00586FF7">
          <w:rPr>
            <w:rStyle w:val="af3"/>
            <w:noProof/>
          </w:rPr>
          <w:t xml:space="preserve"> </w:t>
        </w:r>
        <w:r w:rsidRPr="00586FF7">
          <w:rPr>
            <w:rStyle w:val="af3"/>
            <w:noProof/>
          </w:rPr>
          <w:t>목록</w:t>
        </w:r>
        <w:r>
          <w:rPr>
            <w:noProof/>
            <w:webHidden/>
          </w:rPr>
          <w:tab/>
        </w:r>
        <w:r>
          <w:rPr>
            <w:noProof/>
            <w:webHidden/>
          </w:rPr>
          <w:fldChar w:fldCharType="begin"/>
        </w:r>
        <w:r>
          <w:rPr>
            <w:noProof/>
            <w:webHidden/>
          </w:rPr>
          <w:instrText xml:space="preserve"> PAGEREF _Toc242778017 \h </w:instrText>
        </w:r>
      </w:ins>
      <w:r>
        <w:rPr>
          <w:noProof/>
          <w:webHidden/>
        </w:rPr>
      </w:r>
      <w:ins w:id="311" w:author="BKL" w:date="2026-10-13T09:58:00Z" w16du:dateUtc="2026-10-13T00:58:00Z">
        <w:r>
          <w:rPr>
            <w:noProof/>
            <w:webHidden/>
          </w:rPr>
          <w:fldChar w:fldCharType="separate"/>
        </w:r>
        <w:r>
          <w:rPr>
            <w:noProof/>
            <w:webHidden/>
          </w:rPr>
          <w:t>1</w:t>
        </w:r>
        <w:r>
          <w:rPr>
            <w:noProof/>
            <w:webHidden/>
          </w:rPr>
          <w:fldChar w:fldCharType="end"/>
        </w:r>
        <w:r w:rsidRPr="00586FF7">
          <w:rPr>
            <w:rStyle w:val="af3"/>
            <w:noProof/>
          </w:rPr>
          <w:fldChar w:fldCharType="end"/>
        </w:r>
      </w:ins>
    </w:p>
    <w:p w14:paraId="0C21CDF5" w14:textId="62C6DDA9" w:rsidR="009A7F28" w:rsidRDefault="009A7F28">
      <w:pPr>
        <w:pStyle w:val="10"/>
        <w:tabs>
          <w:tab w:val="right" w:leader="dot" w:pos="8494"/>
        </w:tabs>
        <w:rPr>
          <w:ins w:id="312"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313"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"_Toc242778018"</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bCs/>
            <w:noProof/>
          </w:rPr>
          <w:t>부록</w:t>
        </w:r>
        <w:r w:rsidRPr="00586FF7">
          <w:rPr>
            <w:rStyle w:val="af3"/>
            <w:bCs/>
            <w:noProof/>
          </w:rPr>
          <w:t xml:space="preserve"> 5</w:t>
        </w:r>
        <w:r>
          <w:rPr>
            <w:noProof/>
            <w:webHidden/>
          </w:rPr>
          <w:tab/>
        </w:r>
        <w:r>
          <w:rPr>
            <w:noProof/>
            <w:webHidden/>
          </w:rPr>
          <w:fldChar w:fldCharType="begin"/>
        </w:r>
        <w:r>
          <w:rPr>
            <w:noProof/>
            <w:webHidden/>
          </w:rPr>
          <w:instrText xml:space="preserve"> PAGEREF _Toc242778018 \h </w:instrText>
        </w:r>
      </w:ins>
      <w:r>
        <w:rPr>
          <w:noProof/>
          <w:webHidden/>
        </w:rPr>
      </w:r>
      <w:ins w:id="314" w:author="BKL" w:date="2026-10-13T09:58:00Z" w16du:dateUtc="2026-10-13T00:58:00Z">
        <w:r>
          <w:rPr>
            <w:noProof/>
            <w:webHidden/>
          </w:rPr>
          <w:fldChar w:fldCharType="separate"/>
        </w:r>
        <w:r>
          <w:rPr>
            <w:noProof/>
            <w:webHidden/>
          </w:rPr>
          <w:t>2</w:t>
        </w:r>
        <w:r>
          <w:rPr>
            <w:noProof/>
            <w:webHidden/>
          </w:rPr>
          <w:fldChar w:fldCharType="end"/>
        </w:r>
        <w:r w:rsidRPr="00586FF7">
          <w:rPr>
            <w:rStyle w:val="af3"/>
            <w:noProof/>
          </w:rPr>
          <w:fldChar w:fldCharType="end"/>
        </w:r>
      </w:ins>
    </w:p>
    <w:p w14:paraId="07E6DAF1" w14:textId="65A0E573" w:rsidR="009A7F28" w:rsidRDefault="009A7F28">
      <w:pPr>
        <w:pStyle w:val="10"/>
        <w:tabs>
          <w:tab w:val="right" w:leader="dot" w:pos="8494"/>
        </w:tabs>
        <w:rPr>
          <w:ins w:id="315"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316"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"_Toc242778019"</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bCs/>
            <w:noProof/>
          </w:rPr>
          <w:t>통지처</w:t>
        </w:r>
        <w:r>
          <w:rPr>
            <w:noProof/>
            <w:webHidden/>
          </w:rPr>
          <w:tab/>
        </w:r>
        <w:r>
          <w:rPr>
            <w:noProof/>
            <w:webHidden/>
          </w:rPr>
          <w:fldChar w:fldCharType="begin"/>
        </w:r>
        <w:r>
          <w:rPr>
            <w:noProof/>
            <w:webHidden/>
          </w:rPr>
          <w:instrText xml:space="preserve"> PAGEREF _Toc242778019 \h </w:instrText>
        </w:r>
      </w:ins>
      <w:r>
        <w:rPr>
          <w:noProof/>
          <w:webHidden/>
        </w:rPr>
      </w:r>
      <w:ins w:id="317" w:author="BKL" w:date="2026-10-13T09:58:00Z" w16du:dateUtc="2026-10-13T00:58:00Z">
        <w:r>
          <w:rPr>
            <w:noProof/>
            <w:webHidden/>
          </w:rPr>
          <w:fldChar w:fldCharType="separate"/>
        </w:r>
        <w:r>
          <w:rPr>
            <w:noProof/>
            <w:webHidden/>
          </w:rPr>
          <w:t>2</w:t>
        </w:r>
        <w:r>
          <w:rPr>
            <w:noProof/>
            <w:webHidden/>
          </w:rPr>
          <w:fldChar w:fldCharType="end"/>
        </w:r>
        <w:r w:rsidRPr="00586FF7">
          <w:rPr>
            <w:rStyle w:val="af3"/>
            <w:noProof/>
          </w:rPr>
          <w:fldChar w:fldCharType="end"/>
        </w:r>
      </w:ins>
    </w:p>
    <w:p w14:paraId="3E6A0619" w14:textId="5D77EE58" w:rsidR="009A7F28" w:rsidRDefault="009A7F28">
      <w:pPr>
        <w:pStyle w:val="10"/>
        <w:tabs>
          <w:tab w:val="right" w:leader="dot" w:pos="8494"/>
        </w:tabs>
        <w:rPr>
          <w:ins w:id="318"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319" w:author="BKL" w:date="2026-10-13T09:58:00Z" w16du:dateUtc="2026-10-13T00:58:00Z">
        <w:r w:rsidRPr="00586FF7">
          <w:rPr>
            <w:rStyle w:val="af3"/>
            <w:noProof/>
          </w:rPr>
          <w:lastRenderedPageBreak/>
          <w:fldChar w:fldCharType="begin"/>
        </w:r>
        <w:r w:rsidRPr="00586FF7">
          <w:rPr>
            <w:rStyle w:val="af3"/>
            <w:noProof/>
          </w:rPr>
          <w:instrText xml:space="preserve"> </w:instrText>
        </w:r>
        <w:r>
          <w:rPr>
            <w:noProof/>
          </w:rPr>
          <w:instrText>HYPERLINK \l "_Toc242778020"</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bCs/>
            <w:noProof/>
          </w:rPr>
          <w:t>별첨</w:t>
        </w:r>
        <w:r w:rsidRPr="00586FF7">
          <w:rPr>
            <w:rStyle w:val="af3"/>
            <w:bCs/>
            <w:noProof/>
          </w:rPr>
          <w:t xml:space="preserve"> </w:t>
        </w:r>
        <w:r w:rsidRPr="00586FF7">
          <w:rPr>
            <w:rStyle w:val="af3"/>
            <w:bCs/>
            <w:noProof/>
          </w:rPr>
          <w:t>가</w:t>
        </w:r>
        <w:r>
          <w:rPr>
            <w:noProof/>
            <w:webHidden/>
          </w:rPr>
          <w:tab/>
        </w:r>
        <w:r>
          <w:rPr>
            <w:noProof/>
            <w:webHidden/>
          </w:rPr>
          <w:fldChar w:fldCharType="begin"/>
        </w:r>
        <w:r>
          <w:rPr>
            <w:noProof/>
            <w:webHidden/>
          </w:rPr>
          <w:instrText xml:space="preserve"> PAGEREF _Toc242778020 \h </w:instrText>
        </w:r>
      </w:ins>
      <w:r>
        <w:rPr>
          <w:noProof/>
          <w:webHidden/>
        </w:rPr>
      </w:r>
      <w:ins w:id="320" w:author="BKL" w:date="2026-10-13T09:58:00Z" w16du:dateUtc="2026-10-13T00:58:00Z">
        <w:r>
          <w:rPr>
            <w:noProof/>
            <w:webHidden/>
          </w:rPr>
          <w:fldChar w:fldCharType="separate"/>
        </w:r>
        <w:r>
          <w:rPr>
            <w:noProof/>
            <w:webHidden/>
          </w:rPr>
          <w:t>4</w:t>
        </w:r>
        <w:r>
          <w:rPr>
            <w:noProof/>
            <w:webHidden/>
          </w:rPr>
          <w:fldChar w:fldCharType="end"/>
        </w:r>
        <w:r w:rsidRPr="00586FF7">
          <w:rPr>
            <w:rStyle w:val="af3"/>
            <w:noProof/>
          </w:rPr>
          <w:fldChar w:fldCharType="end"/>
        </w:r>
      </w:ins>
    </w:p>
    <w:p w14:paraId="0478CFEB" w14:textId="54E4AB2F" w:rsidR="009A7F28" w:rsidRDefault="009A7F28">
      <w:pPr>
        <w:pStyle w:val="10"/>
        <w:tabs>
          <w:tab w:val="right" w:leader="dot" w:pos="8494"/>
        </w:tabs>
        <w:rPr>
          <w:ins w:id="321"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322"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"_Toc242778021"</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bCs/>
            <w:noProof/>
          </w:rPr>
          <w:t>인출요청서</w:t>
        </w:r>
        <w:r>
          <w:rPr>
            <w:noProof/>
            <w:webHidden/>
          </w:rPr>
          <w:tab/>
        </w:r>
        <w:r>
          <w:rPr>
            <w:noProof/>
            <w:webHidden/>
          </w:rPr>
          <w:fldChar w:fldCharType="begin"/>
        </w:r>
        <w:r>
          <w:rPr>
            <w:noProof/>
            <w:webHidden/>
          </w:rPr>
          <w:instrText xml:space="preserve"> PAGEREF _Toc242778021 \h </w:instrText>
        </w:r>
      </w:ins>
      <w:r>
        <w:rPr>
          <w:noProof/>
          <w:webHidden/>
        </w:rPr>
      </w:r>
      <w:ins w:id="323" w:author="BKL" w:date="2026-10-13T09:58:00Z" w16du:dateUtc="2026-10-13T00:58:00Z">
        <w:r>
          <w:rPr>
            <w:noProof/>
            <w:webHidden/>
          </w:rPr>
          <w:fldChar w:fldCharType="separate"/>
        </w:r>
        <w:r>
          <w:rPr>
            <w:noProof/>
            <w:webHidden/>
          </w:rPr>
          <w:t>4</w:t>
        </w:r>
        <w:r>
          <w:rPr>
            <w:noProof/>
            <w:webHidden/>
          </w:rPr>
          <w:fldChar w:fldCharType="end"/>
        </w:r>
        <w:r w:rsidRPr="00586FF7">
          <w:rPr>
            <w:rStyle w:val="af3"/>
            <w:noProof/>
          </w:rPr>
          <w:fldChar w:fldCharType="end"/>
        </w:r>
      </w:ins>
    </w:p>
    <w:p w14:paraId="29CD0DE4" w14:textId="753E8BD7" w:rsidR="009A7F28" w:rsidRDefault="009A7F28">
      <w:pPr>
        <w:pStyle w:val="10"/>
        <w:tabs>
          <w:tab w:val="right" w:leader="dot" w:pos="8494"/>
        </w:tabs>
        <w:rPr>
          <w:ins w:id="324"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325"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"_Toc242778022"</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bCs/>
            <w:noProof/>
          </w:rPr>
          <w:t>별첨</w:t>
        </w:r>
        <w:r w:rsidRPr="00586FF7">
          <w:rPr>
            <w:rStyle w:val="af3"/>
            <w:bCs/>
            <w:noProof/>
          </w:rPr>
          <w:t xml:space="preserve"> </w:t>
        </w:r>
        <w:r w:rsidRPr="00586FF7">
          <w:rPr>
            <w:rStyle w:val="af3"/>
            <w:bCs/>
            <w:noProof/>
          </w:rPr>
          <w:t>나</w:t>
        </w:r>
        <w:r>
          <w:rPr>
            <w:noProof/>
            <w:webHidden/>
          </w:rPr>
          <w:tab/>
        </w:r>
        <w:r>
          <w:rPr>
            <w:noProof/>
            <w:webHidden/>
          </w:rPr>
          <w:fldChar w:fldCharType="begin"/>
        </w:r>
        <w:r>
          <w:rPr>
            <w:noProof/>
            <w:webHidden/>
          </w:rPr>
          <w:instrText xml:space="preserve"> PAGEREF _Toc242778022 \h </w:instrText>
        </w:r>
      </w:ins>
      <w:r>
        <w:rPr>
          <w:noProof/>
          <w:webHidden/>
        </w:rPr>
      </w:r>
      <w:ins w:id="326" w:author="BKL" w:date="2026-10-13T09:58:00Z" w16du:dateUtc="2026-10-13T00:58:00Z">
        <w:r>
          <w:rPr>
            <w:noProof/>
            <w:webHidden/>
          </w:rPr>
          <w:fldChar w:fldCharType="separate"/>
        </w:r>
        <w:r>
          <w:rPr>
            <w:noProof/>
            <w:webHidden/>
          </w:rPr>
          <w:t>6</w:t>
        </w:r>
        <w:r>
          <w:rPr>
            <w:noProof/>
            <w:webHidden/>
          </w:rPr>
          <w:fldChar w:fldCharType="end"/>
        </w:r>
        <w:r w:rsidRPr="00586FF7">
          <w:rPr>
            <w:rStyle w:val="af3"/>
            <w:noProof/>
          </w:rPr>
          <w:fldChar w:fldCharType="end"/>
        </w:r>
      </w:ins>
    </w:p>
    <w:p w14:paraId="3A9A9B0D" w14:textId="1DA7A4DE" w:rsidR="009A7F28" w:rsidRDefault="009A7F28">
      <w:pPr>
        <w:pStyle w:val="10"/>
        <w:tabs>
          <w:tab w:val="right" w:leader="dot" w:pos="8494"/>
        </w:tabs>
        <w:rPr>
          <w:ins w:id="327"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ins w:id="328" w:author="BKL" w:date="2026-10-13T09:58:00Z" w16du:dateUtc="2026-10-13T00:58:00Z">
        <w:r w:rsidRPr="00586FF7">
          <w:rPr>
            <w:rStyle w:val="af3"/>
            <w:noProof/>
          </w:rPr>
          <w:fldChar w:fldCharType="begin"/>
        </w:r>
        <w:r w:rsidRPr="00586FF7">
          <w:rPr>
            <w:rStyle w:val="af3"/>
            <w:noProof/>
          </w:rPr>
          <w:instrText xml:space="preserve"> </w:instrText>
        </w:r>
        <w:r>
          <w:rPr>
            <w:noProof/>
          </w:rPr>
          <w:instrText>HYPERLINK \l "_Toc242778023"</w:instrText>
        </w:r>
        <w:r w:rsidRPr="00586FF7">
          <w:rPr>
            <w:rStyle w:val="af3"/>
            <w:noProof/>
          </w:rPr>
          <w:instrText xml:space="preserve"> </w:instrText>
        </w:r>
        <w:r w:rsidRPr="00586FF7">
          <w:rPr>
            <w:rStyle w:val="af3"/>
            <w:noProof/>
          </w:rPr>
        </w:r>
        <w:r w:rsidRPr="00586FF7">
          <w:rPr>
            <w:rStyle w:val="af3"/>
            <w:noProof/>
          </w:rPr>
          <w:fldChar w:fldCharType="separate"/>
        </w:r>
        <w:r w:rsidRPr="00586FF7">
          <w:rPr>
            <w:rStyle w:val="af3"/>
            <w:bCs/>
            <w:noProof/>
          </w:rPr>
          <w:t>여신거래기본약관</w:t>
        </w:r>
        <w:r>
          <w:rPr>
            <w:noProof/>
            <w:webHidden/>
          </w:rPr>
          <w:tab/>
        </w:r>
        <w:r>
          <w:rPr>
            <w:noProof/>
            <w:webHidden/>
          </w:rPr>
          <w:fldChar w:fldCharType="begin"/>
        </w:r>
        <w:r>
          <w:rPr>
            <w:noProof/>
            <w:webHidden/>
          </w:rPr>
          <w:instrText xml:space="preserve"> PAGEREF _Toc242778023 \h </w:instrText>
        </w:r>
      </w:ins>
      <w:r>
        <w:rPr>
          <w:noProof/>
          <w:webHidden/>
        </w:rPr>
      </w:r>
      <w:ins w:id="329" w:author="BKL" w:date="2026-10-13T09:58:00Z" w16du:dateUtc="2026-10-13T00:58:00Z">
        <w:r>
          <w:rPr>
            <w:noProof/>
            <w:webHidden/>
          </w:rPr>
          <w:fldChar w:fldCharType="separate"/>
        </w:r>
        <w:r>
          <w:rPr>
            <w:noProof/>
            <w:webHidden/>
          </w:rPr>
          <w:t>6</w:t>
        </w:r>
        <w:r>
          <w:rPr>
            <w:noProof/>
            <w:webHidden/>
          </w:rPr>
          <w:fldChar w:fldCharType="end"/>
        </w:r>
        <w:r w:rsidRPr="00586FF7">
          <w:rPr>
            <w:rStyle w:val="af3"/>
            <w:noProof/>
          </w:rPr>
          <w:fldChar w:fldCharType="end"/>
        </w:r>
      </w:ins>
    </w:p>
    <w:p w14:paraId="47378A20" w14:textId="583B168A" w:rsidR="00946361" w:rsidDel="009A7F28" w:rsidRDefault="00946361">
      <w:pPr>
        <w:pStyle w:val="10"/>
        <w:tabs>
          <w:tab w:val="left" w:pos="1200"/>
          <w:tab w:val="right" w:leader="dot" w:pos="8494"/>
        </w:tabs>
        <w:rPr>
          <w:del w:id="330"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331" w:author="BKL" w:date="2026-10-13T09:58:00Z" w16du:dateUtc="2026-10-13T00:58:00Z">
        <w:r w:rsidRPr="009A7F28" w:rsidDel="009A7F28">
          <w:rPr>
            <w:noProof/>
          </w:rPr>
          <w:delText>제</w:delText>
        </w:r>
        <w:r w:rsidRPr="009A7F28" w:rsidDel="009A7F28">
          <w:rPr>
            <w:noProof/>
          </w:rPr>
          <w:delText xml:space="preserve"> 1 </w:delText>
        </w:r>
        <w:r w:rsidRPr="009A7F28" w:rsidDel="009A7F28">
          <w:rPr>
            <w:noProof/>
          </w:rPr>
          <w:delText>조</w:delText>
        </w:r>
        <w:r w:rsidDel="009A7F28">
          <w:rPr>
            <w:rFonts w:asciiTheme="minorHAnsi" w:eastAsiaTheme="minorEastAsia" w:hAnsiTheme="minorHAnsi" w:cstheme="minorBidi"/>
            <w:b w:val="0"/>
            <w:caps w:val="0"/>
            <w:noProof/>
            <w:color w:val="auto"/>
            <w:spacing w:val="0"/>
            <w:kern w:val="2"/>
            <w:szCs w:val="24"/>
            <w14:ligatures w14:val="standardContextual"/>
          </w:rPr>
          <w:tab/>
        </w:r>
        <w:r w:rsidRPr="009A7F28" w:rsidDel="009A7F28">
          <w:rPr>
            <w:noProof/>
          </w:rPr>
          <w:delText>정</w:delText>
        </w:r>
        <w:r w:rsidRPr="009A7F28" w:rsidDel="009A7F28">
          <w:rPr>
            <w:noProof/>
          </w:rPr>
          <w:delText xml:space="preserve">   </w:delText>
        </w:r>
        <w:r w:rsidRPr="009A7F28" w:rsidDel="009A7F28">
          <w:rPr>
            <w:noProof/>
          </w:rPr>
          <w:delText>의</w:delText>
        </w:r>
        <w:r w:rsidDel="009A7F28">
          <w:rPr>
            <w:noProof/>
            <w:webHidden/>
          </w:rPr>
          <w:tab/>
          <w:delText>2</w:delText>
        </w:r>
      </w:del>
    </w:p>
    <w:p w14:paraId="38BABA94" w14:textId="76F488C6" w:rsidR="00946361" w:rsidDel="009A7F28" w:rsidRDefault="00946361">
      <w:pPr>
        <w:pStyle w:val="20"/>
        <w:tabs>
          <w:tab w:val="left" w:pos="1440"/>
          <w:tab w:val="right" w:leader="dot" w:pos="8494"/>
        </w:tabs>
        <w:rPr>
          <w:del w:id="33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33" w:author="BKL" w:date="2026-10-13T09:58:00Z" w16du:dateUtc="2026-10-13T00:58:00Z">
        <w:r w:rsidRPr="009A7F28" w:rsidDel="009A7F28">
          <w:rPr>
            <w:noProof/>
          </w:rPr>
          <w:delText>제</w:delText>
        </w:r>
        <w:r w:rsidRPr="009A7F28" w:rsidDel="009A7F28">
          <w:rPr>
            <w:noProof/>
          </w:rPr>
          <w:delText xml:space="preserve"> 1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정</w:delText>
        </w:r>
        <w:r w:rsidRPr="009A7F28" w:rsidDel="009A7F28">
          <w:rPr>
            <w:noProof/>
          </w:rPr>
          <w:delText xml:space="preserve"> </w:delText>
        </w:r>
        <w:r w:rsidRPr="009A7F28" w:rsidDel="009A7F28">
          <w:rPr>
            <w:noProof/>
          </w:rPr>
          <w:delText>의</w:delText>
        </w:r>
        <w:r w:rsidDel="009A7F28">
          <w:rPr>
            <w:noProof/>
            <w:webHidden/>
          </w:rPr>
          <w:tab/>
          <w:delText>2</w:delText>
        </w:r>
      </w:del>
    </w:p>
    <w:p w14:paraId="6E948825" w14:textId="2CA39FB1" w:rsidR="00946361" w:rsidDel="009A7F28" w:rsidRDefault="00946361">
      <w:pPr>
        <w:pStyle w:val="20"/>
        <w:tabs>
          <w:tab w:val="left" w:pos="1440"/>
          <w:tab w:val="right" w:leader="dot" w:pos="8494"/>
        </w:tabs>
        <w:rPr>
          <w:del w:id="33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35" w:author="BKL" w:date="2026-10-13T09:58:00Z" w16du:dateUtc="2026-10-13T00:58:00Z">
        <w:r w:rsidRPr="009A7F28" w:rsidDel="009A7F28">
          <w:rPr>
            <w:noProof/>
          </w:rPr>
          <w:delText>제</w:delText>
        </w:r>
        <w:r w:rsidRPr="009A7F28" w:rsidDel="009A7F28">
          <w:rPr>
            <w:noProof/>
          </w:rPr>
          <w:delText xml:space="preserve"> 2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참조사항</w:delText>
        </w:r>
        <w:r w:rsidDel="009A7F28">
          <w:rPr>
            <w:noProof/>
            <w:webHidden/>
          </w:rPr>
          <w:tab/>
          <w:delText>10</w:delText>
        </w:r>
      </w:del>
    </w:p>
    <w:p w14:paraId="5337DF1D" w14:textId="4D586E69" w:rsidR="00946361" w:rsidDel="009A7F28" w:rsidRDefault="00946361">
      <w:pPr>
        <w:pStyle w:val="10"/>
        <w:tabs>
          <w:tab w:val="left" w:pos="1200"/>
          <w:tab w:val="right" w:leader="dot" w:pos="8494"/>
        </w:tabs>
        <w:rPr>
          <w:del w:id="336"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337" w:author="BKL" w:date="2026-10-13T09:58:00Z" w16du:dateUtc="2026-10-13T00:58:00Z">
        <w:r w:rsidRPr="009A7F28" w:rsidDel="009A7F28">
          <w:rPr>
            <w:noProof/>
          </w:rPr>
          <w:delText>제</w:delText>
        </w:r>
        <w:r w:rsidRPr="009A7F28" w:rsidDel="009A7F28">
          <w:rPr>
            <w:noProof/>
          </w:rPr>
          <w:delText xml:space="preserve"> 2 </w:delText>
        </w:r>
        <w:r w:rsidRPr="009A7F28" w:rsidDel="009A7F28">
          <w:rPr>
            <w:noProof/>
          </w:rPr>
          <w:delText>조</w:delText>
        </w:r>
        <w:r w:rsidDel="009A7F28">
          <w:rPr>
            <w:rFonts w:asciiTheme="minorHAnsi" w:eastAsiaTheme="minorEastAsia" w:hAnsiTheme="minorHAnsi" w:cstheme="minorBidi"/>
            <w:b w:val="0"/>
            <w:caps w:val="0"/>
            <w:noProof/>
            <w:color w:val="auto"/>
            <w:spacing w:val="0"/>
            <w:kern w:val="2"/>
            <w:szCs w:val="24"/>
            <w14:ligatures w14:val="standardContextual"/>
          </w:rPr>
          <w:tab/>
        </w:r>
        <w:r w:rsidRPr="009A7F28" w:rsidDel="009A7F28">
          <w:rPr>
            <w:noProof/>
          </w:rPr>
          <w:delText>차입목적</w:delText>
        </w:r>
        <w:r w:rsidDel="009A7F28">
          <w:rPr>
            <w:noProof/>
            <w:webHidden/>
          </w:rPr>
          <w:tab/>
          <w:delText>11</w:delText>
        </w:r>
      </w:del>
    </w:p>
    <w:p w14:paraId="21773620" w14:textId="50DEA619" w:rsidR="00946361" w:rsidDel="009A7F28" w:rsidRDefault="00946361">
      <w:pPr>
        <w:pStyle w:val="10"/>
        <w:tabs>
          <w:tab w:val="left" w:pos="1200"/>
          <w:tab w:val="right" w:leader="dot" w:pos="8494"/>
        </w:tabs>
        <w:rPr>
          <w:del w:id="338"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339" w:author="BKL" w:date="2026-10-13T09:58:00Z" w16du:dateUtc="2026-10-13T00:58:00Z">
        <w:r w:rsidRPr="009A7F28" w:rsidDel="009A7F28">
          <w:rPr>
            <w:noProof/>
          </w:rPr>
          <w:delText>제</w:delText>
        </w:r>
        <w:r w:rsidRPr="009A7F28" w:rsidDel="009A7F28">
          <w:rPr>
            <w:noProof/>
          </w:rPr>
          <w:delText xml:space="preserve"> 3 </w:delText>
        </w:r>
        <w:r w:rsidRPr="009A7F28" w:rsidDel="009A7F28">
          <w:rPr>
            <w:noProof/>
          </w:rPr>
          <w:delText>조</w:delText>
        </w:r>
        <w:r w:rsidDel="009A7F28">
          <w:rPr>
            <w:rFonts w:asciiTheme="minorHAnsi" w:eastAsiaTheme="minorEastAsia" w:hAnsiTheme="minorHAnsi" w:cstheme="minorBidi"/>
            <w:b w:val="0"/>
            <w:caps w:val="0"/>
            <w:noProof/>
            <w:color w:val="auto"/>
            <w:spacing w:val="0"/>
            <w:kern w:val="2"/>
            <w:szCs w:val="24"/>
            <w14:ligatures w14:val="standardContextual"/>
          </w:rPr>
          <w:tab/>
        </w:r>
        <w:r w:rsidRPr="009A7F28" w:rsidDel="009A7F28">
          <w:rPr>
            <w:noProof/>
          </w:rPr>
          <w:delText>대출약정</w:delText>
        </w:r>
        <w:r w:rsidDel="009A7F28">
          <w:rPr>
            <w:noProof/>
            <w:webHidden/>
          </w:rPr>
          <w:tab/>
          <w:delText>12</w:delText>
        </w:r>
      </w:del>
    </w:p>
    <w:p w14:paraId="75643440" w14:textId="51B23504" w:rsidR="00946361" w:rsidDel="009A7F28" w:rsidRDefault="00946361">
      <w:pPr>
        <w:pStyle w:val="20"/>
        <w:tabs>
          <w:tab w:val="left" w:pos="1440"/>
          <w:tab w:val="right" w:leader="dot" w:pos="8494"/>
        </w:tabs>
        <w:rPr>
          <w:del w:id="34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41" w:author="BKL" w:date="2026-10-13T09:58:00Z" w16du:dateUtc="2026-10-13T00:58:00Z">
        <w:r w:rsidRPr="009A7F28" w:rsidDel="009A7F28">
          <w:rPr>
            <w:noProof/>
          </w:rPr>
          <w:delText>제</w:delText>
        </w:r>
        <w:r w:rsidRPr="009A7F28" w:rsidDel="009A7F28">
          <w:rPr>
            <w:noProof/>
          </w:rPr>
          <w:delText xml:space="preserve"> 1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대출약정금</w:delText>
        </w:r>
        <w:r w:rsidDel="009A7F28">
          <w:rPr>
            <w:noProof/>
            <w:webHidden/>
          </w:rPr>
          <w:tab/>
          <w:delText>12</w:delText>
        </w:r>
      </w:del>
    </w:p>
    <w:p w14:paraId="20357828" w14:textId="28C1DC93" w:rsidR="00946361" w:rsidDel="009A7F28" w:rsidRDefault="00946361">
      <w:pPr>
        <w:pStyle w:val="20"/>
        <w:tabs>
          <w:tab w:val="left" w:pos="1440"/>
          <w:tab w:val="right" w:leader="dot" w:pos="8494"/>
        </w:tabs>
        <w:rPr>
          <w:del w:id="34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43" w:author="BKL" w:date="2026-10-13T09:58:00Z" w16du:dateUtc="2026-10-13T00:58:00Z">
        <w:r w:rsidRPr="009A7F28" w:rsidDel="009A7F28">
          <w:rPr>
            <w:noProof/>
          </w:rPr>
          <w:delText>제</w:delText>
        </w:r>
        <w:r w:rsidRPr="009A7F28" w:rsidDel="009A7F28">
          <w:rPr>
            <w:noProof/>
          </w:rPr>
          <w:delText xml:space="preserve"> 2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 xml:space="preserve">Tranche A </w:delText>
        </w:r>
        <w:r w:rsidRPr="009A7F28" w:rsidDel="009A7F28">
          <w:rPr>
            <w:noProof/>
          </w:rPr>
          <w:delText>대출약정</w:delText>
        </w:r>
        <w:r w:rsidDel="009A7F28">
          <w:rPr>
            <w:noProof/>
            <w:webHidden/>
          </w:rPr>
          <w:tab/>
          <w:delText>12</w:delText>
        </w:r>
      </w:del>
    </w:p>
    <w:p w14:paraId="3E4F6894" w14:textId="1123E749" w:rsidR="00946361" w:rsidDel="009A7F28" w:rsidRDefault="00946361">
      <w:pPr>
        <w:pStyle w:val="20"/>
        <w:tabs>
          <w:tab w:val="left" w:pos="1440"/>
          <w:tab w:val="right" w:leader="dot" w:pos="8494"/>
        </w:tabs>
        <w:rPr>
          <w:del w:id="34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45" w:author="BKL" w:date="2026-10-13T09:58:00Z" w16du:dateUtc="2026-10-13T00:58:00Z">
        <w:r w:rsidRPr="009A7F28" w:rsidDel="009A7F28">
          <w:rPr>
            <w:noProof/>
          </w:rPr>
          <w:delText>제</w:delText>
        </w:r>
        <w:r w:rsidRPr="009A7F28" w:rsidDel="009A7F28">
          <w:rPr>
            <w:noProof/>
          </w:rPr>
          <w:delText xml:space="preserve"> 3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 xml:space="preserve">Tranche B </w:delText>
        </w:r>
        <w:r w:rsidRPr="009A7F28" w:rsidDel="009A7F28">
          <w:rPr>
            <w:noProof/>
          </w:rPr>
          <w:delText>대출약정</w:delText>
        </w:r>
        <w:r w:rsidDel="009A7F28">
          <w:rPr>
            <w:noProof/>
            <w:webHidden/>
          </w:rPr>
          <w:tab/>
          <w:delText>12</w:delText>
        </w:r>
      </w:del>
    </w:p>
    <w:p w14:paraId="076BCBA3" w14:textId="4D42FECC" w:rsidR="00946361" w:rsidDel="009A7F28" w:rsidRDefault="00946361">
      <w:pPr>
        <w:pStyle w:val="20"/>
        <w:tabs>
          <w:tab w:val="left" w:pos="1440"/>
          <w:tab w:val="right" w:leader="dot" w:pos="8494"/>
        </w:tabs>
        <w:rPr>
          <w:del w:id="34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47" w:author="BKL" w:date="2026-10-13T09:58:00Z" w16du:dateUtc="2026-10-13T00:58:00Z">
        <w:r w:rsidRPr="009A7F28" w:rsidDel="009A7F28">
          <w:rPr>
            <w:noProof/>
          </w:rPr>
          <w:delText>제</w:delText>
        </w:r>
        <w:r w:rsidRPr="009A7F28" w:rsidDel="009A7F28">
          <w:rPr>
            <w:noProof/>
          </w:rPr>
          <w:delText xml:space="preserve"> 4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각</w:delText>
        </w:r>
        <w:r w:rsidRPr="009A7F28" w:rsidDel="009A7F28">
          <w:rPr>
            <w:noProof/>
          </w:rPr>
          <w:delText xml:space="preserve"> </w:delText>
        </w:r>
        <w:r w:rsidRPr="009A7F28" w:rsidDel="009A7F28">
          <w:rPr>
            <w:noProof/>
          </w:rPr>
          <w:delText>대주별</w:delText>
        </w:r>
        <w:r w:rsidRPr="009A7F28" w:rsidDel="009A7F28">
          <w:rPr>
            <w:noProof/>
          </w:rPr>
          <w:delText xml:space="preserve"> </w:delText>
        </w:r>
        <w:r w:rsidRPr="009A7F28" w:rsidDel="009A7F28">
          <w:rPr>
            <w:noProof/>
          </w:rPr>
          <w:delText>대출약정금</w:delText>
        </w:r>
        <w:r w:rsidDel="009A7F28">
          <w:rPr>
            <w:noProof/>
            <w:webHidden/>
          </w:rPr>
          <w:tab/>
          <w:delText>12</w:delText>
        </w:r>
      </w:del>
    </w:p>
    <w:p w14:paraId="4D6FE5D6" w14:textId="762921E3" w:rsidR="00946361" w:rsidDel="009A7F28" w:rsidRDefault="00946361">
      <w:pPr>
        <w:pStyle w:val="20"/>
        <w:tabs>
          <w:tab w:val="left" w:pos="1440"/>
          <w:tab w:val="right" w:leader="dot" w:pos="8494"/>
        </w:tabs>
        <w:rPr>
          <w:del w:id="34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49" w:author="BKL" w:date="2026-10-13T09:58:00Z" w16du:dateUtc="2026-10-13T00:58:00Z">
        <w:r w:rsidRPr="009A7F28" w:rsidDel="009A7F28">
          <w:rPr>
            <w:noProof/>
          </w:rPr>
          <w:delText>제</w:delText>
        </w:r>
        <w:r w:rsidRPr="009A7F28" w:rsidDel="009A7F28">
          <w:rPr>
            <w:noProof/>
          </w:rPr>
          <w:delText xml:space="preserve"> 5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개별책임</w:delText>
        </w:r>
        <w:r w:rsidDel="009A7F28">
          <w:rPr>
            <w:noProof/>
            <w:webHidden/>
          </w:rPr>
          <w:tab/>
          <w:delText>12</w:delText>
        </w:r>
      </w:del>
    </w:p>
    <w:p w14:paraId="58D1105E" w14:textId="7C5AD898" w:rsidR="00946361" w:rsidDel="009A7F28" w:rsidRDefault="00946361">
      <w:pPr>
        <w:pStyle w:val="10"/>
        <w:tabs>
          <w:tab w:val="left" w:pos="1200"/>
          <w:tab w:val="right" w:leader="dot" w:pos="8494"/>
        </w:tabs>
        <w:rPr>
          <w:del w:id="350"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351" w:author="BKL" w:date="2026-10-13T09:58:00Z" w16du:dateUtc="2026-10-13T00:58:00Z">
        <w:r w:rsidRPr="009A7F28" w:rsidDel="009A7F28">
          <w:rPr>
            <w:noProof/>
          </w:rPr>
          <w:delText>제</w:delText>
        </w:r>
        <w:r w:rsidRPr="009A7F28" w:rsidDel="009A7F28">
          <w:rPr>
            <w:noProof/>
          </w:rPr>
          <w:delText xml:space="preserve"> 4 </w:delText>
        </w:r>
        <w:r w:rsidRPr="009A7F28" w:rsidDel="009A7F28">
          <w:rPr>
            <w:noProof/>
          </w:rPr>
          <w:delText>조</w:delText>
        </w:r>
        <w:r w:rsidDel="009A7F28">
          <w:rPr>
            <w:rFonts w:asciiTheme="minorHAnsi" w:eastAsiaTheme="minorEastAsia" w:hAnsiTheme="minorHAnsi" w:cstheme="minorBidi"/>
            <w:b w:val="0"/>
            <w:caps w:val="0"/>
            <w:noProof/>
            <w:color w:val="auto"/>
            <w:spacing w:val="0"/>
            <w:kern w:val="2"/>
            <w:szCs w:val="24"/>
            <w14:ligatures w14:val="standardContextual"/>
          </w:rPr>
          <w:tab/>
        </w:r>
        <w:r w:rsidRPr="009A7F28" w:rsidDel="009A7F28">
          <w:rPr>
            <w:noProof/>
          </w:rPr>
          <w:delText>대출실행과</w:delText>
        </w:r>
        <w:r w:rsidRPr="009A7F28" w:rsidDel="009A7F28">
          <w:rPr>
            <w:noProof/>
          </w:rPr>
          <w:delText xml:space="preserve"> </w:delText>
        </w:r>
        <w:r w:rsidRPr="009A7F28" w:rsidDel="009A7F28">
          <w:rPr>
            <w:noProof/>
          </w:rPr>
          <w:delText>대출약정금의</w:delText>
        </w:r>
        <w:r w:rsidRPr="009A7F28" w:rsidDel="009A7F28">
          <w:rPr>
            <w:noProof/>
          </w:rPr>
          <w:delText xml:space="preserve"> </w:delText>
        </w:r>
        <w:r w:rsidRPr="009A7F28" w:rsidDel="009A7F28">
          <w:rPr>
            <w:noProof/>
          </w:rPr>
          <w:delText>인출</w:delText>
        </w:r>
        <w:r w:rsidDel="009A7F28">
          <w:rPr>
            <w:noProof/>
            <w:webHidden/>
          </w:rPr>
          <w:tab/>
          <w:delText>13</w:delText>
        </w:r>
      </w:del>
    </w:p>
    <w:p w14:paraId="676DC6E1" w14:textId="7B358D98" w:rsidR="00946361" w:rsidDel="009A7F28" w:rsidRDefault="00946361">
      <w:pPr>
        <w:pStyle w:val="20"/>
        <w:tabs>
          <w:tab w:val="left" w:pos="1440"/>
          <w:tab w:val="right" w:leader="dot" w:pos="8494"/>
        </w:tabs>
        <w:rPr>
          <w:del w:id="35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53" w:author="BKL" w:date="2026-10-13T09:58:00Z" w16du:dateUtc="2026-10-13T00:58:00Z">
        <w:r w:rsidRPr="009A7F28" w:rsidDel="009A7F28">
          <w:rPr>
            <w:noProof/>
          </w:rPr>
          <w:delText>제</w:delText>
        </w:r>
        <w:r w:rsidRPr="009A7F28" w:rsidDel="009A7F28">
          <w:rPr>
            <w:noProof/>
          </w:rPr>
          <w:delText xml:space="preserve"> 1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인출</w:delText>
        </w:r>
        <w:r w:rsidDel="009A7F28">
          <w:rPr>
            <w:noProof/>
            <w:webHidden/>
          </w:rPr>
          <w:tab/>
          <w:delText>13</w:delText>
        </w:r>
      </w:del>
    </w:p>
    <w:p w14:paraId="797392AE" w14:textId="400A7AAA" w:rsidR="00946361" w:rsidDel="009A7F28" w:rsidRDefault="00946361">
      <w:pPr>
        <w:pStyle w:val="20"/>
        <w:tabs>
          <w:tab w:val="left" w:pos="1440"/>
          <w:tab w:val="right" w:leader="dot" w:pos="8494"/>
        </w:tabs>
        <w:rPr>
          <w:del w:id="35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55" w:author="BKL" w:date="2026-10-13T09:58:00Z" w16du:dateUtc="2026-10-13T00:58:00Z">
        <w:r w:rsidRPr="009A7F28" w:rsidDel="009A7F28">
          <w:rPr>
            <w:noProof/>
          </w:rPr>
          <w:delText>제</w:delText>
        </w:r>
        <w:r w:rsidRPr="009A7F28" w:rsidDel="009A7F28">
          <w:rPr>
            <w:noProof/>
          </w:rPr>
          <w:delText xml:space="preserve"> 2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인출선행조건</w:delText>
        </w:r>
        <w:r w:rsidDel="009A7F28">
          <w:rPr>
            <w:noProof/>
            <w:webHidden/>
          </w:rPr>
          <w:tab/>
          <w:delText>13</w:delText>
        </w:r>
      </w:del>
    </w:p>
    <w:p w14:paraId="61CF2175" w14:textId="4D243FA0" w:rsidR="00946361" w:rsidDel="009A7F28" w:rsidRDefault="00946361">
      <w:pPr>
        <w:pStyle w:val="20"/>
        <w:tabs>
          <w:tab w:val="left" w:pos="1440"/>
          <w:tab w:val="right" w:leader="dot" w:pos="8494"/>
        </w:tabs>
        <w:rPr>
          <w:del w:id="35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57" w:author="BKL" w:date="2026-10-13T09:58:00Z" w16du:dateUtc="2026-10-13T00:58:00Z">
        <w:r w:rsidRPr="009A7F28" w:rsidDel="009A7F28">
          <w:rPr>
            <w:noProof/>
          </w:rPr>
          <w:delText>제</w:delText>
        </w:r>
        <w:r w:rsidRPr="009A7F28" w:rsidDel="009A7F28">
          <w:rPr>
            <w:noProof/>
          </w:rPr>
          <w:delText xml:space="preserve"> 3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인출의</w:delText>
        </w:r>
        <w:r w:rsidRPr="009A7F28" w:rsidDel="009A7F28">
          <w:rPr>
            <w:noProof/>
          </w:rPr>
          <w:delText xml:space="preserve"> </w:delText>
        </w:r>
        <w:r w:rsidRPr="009A7F28" w:rsidDel="009A7F28">
          <w:rPr>
            <w:noProof/>
          </w:rPr>
          <w:delText>공통조건</w:delText>
        </w:r>
        <w:r w:rsidDel="009A7F28">
          <w:rPr>
            <w:noProof/>
            <w:webHidden/>
          </w:rPr>
          <w:tab/>
          <w:delText>15</w:delText>
        </w:r>
      </w:del>
    </w:p>
    <w:p w14:paraId="62437645" w14:textId="0745C218" w:rsidR="00946361" w:rsidDel="009A7F28" w:rsidRDefault="00946361">
      <w:pPr>
        <w:pStyle w:val="20"/>
        <w:tabs>
          <w:tab w:val="left" w:pos="1440"/>
          <w:tab w:val="right" w:leader="dot" w:pos="8494"/>
        </w:tabs>
        <w:rPr>
          <w:del w:id="35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59" w:author="BKL" w:date="2026-10-13T09:58:00Z" w16du:dateUtc="2026-10-13T00:58:00Z">
        <w:r w:rsidRPr="009A7F28" w:rsidDel="009A7F28">
          <w:rPr>
            <w:noProof/>
          </w:rPr>
          <w:delText>제</w:delText>
        </w:r>
        <w:r w:rsidRPr="009A7F28" w:rsidDel="009A7F28">
          <w:rPr>
            <w:noProof/>
          </w:rPr>
          <w:delText xml:space="preserve"> 4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대출약정의</w:delText>
        </w:r>
        <w:r w:rsidRPr="009A7F28" w:rsidDel="009A7F28">
          <w:rPr>
            <w:noProof/>
          </w:rPr>
          <w:delText xml:space="preserve"> </w:delText>
        </w:r>
        <w:r w:rsidRPr="009A7F28" w:rsidDel="009A7F28">
          <w:rPr>
            <w:noProof/>
          </w:rPr>
          <w:delText>실효</w:delText>
        </w:r>
        <w:r w:rsidDel="009A7F28">
          <w:rPr>
            <w:noProof/>
            <w:webHidden/>
          </w:rPr>
          <w:tab/>
          <w:delText>15</w:delText>
        </w:r>
      </w:del>
    </w:p>
    <w:p w14:paraId="511D1D11" w14:textId="5DA81369" w:rsidR="00946361" w:rsidDel="009A7F28" w:rsidRDefault="00946361">
      <w:pPr>
        <w:pStyle w:val="20"/>
        <w:tabs>
          <w:tab w:val="left" w:pos="1440"/>
          <w:tab w:val="right" w:leader="dot" w:pos="8494"/>
        </w:tabs>
        <w:rPr>
          <w:del w:id="36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61" w:author="BKL" w:date="2026-10-13T09:58:00Z" w16du:dateUtc="2026-10-13T00:58:00Z">
        <w:r w:rsidRPr="009A7F28" w:rsidDel="009A7F28">
          <w:rPr>
            <w:noProof/>
          </w:rPr>
          <w:delText>제</w:delText>
        </w:r>
        <w:r w:rsidRPr="009A7F28" w:rsidDel="009A7F28">
          <w:rPr>
            <w:noProof/>
          </w:rPr>
          <w:delText xml:space="preserve"> 5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인출동시이행조건</w:delText>
        </w:r>
        <w:r w:rsidRPr="009A7F28" w:rsidDel="009A7F28">
          <w:rPr>
            <w:noProof/>
          </w:rPr>
          <w:delText xml:space="preserve"> </w:delText>
        </w:r>
        <w:r w:rsidRPr="009A7F28" w:rsidDel="009A7F28">
          <w:rPr>
            <w:noProof/>
          </w:rPr>
          <w:delText>및</w:delText>
        </w:r>
        <w:r w:rsidRPr="009A7F28" w:rsidDel="009A7F28">
          <w:rPr>
            <w:noProof/>
          </w:rPr>
          <w:delText xml:space="preserve"> </w:delText>
        </w:r>
        <w:r w:rsidRPr="009A7F28" w:rsidDel="009A7F28">
          <w:rPr>
            <w:noProof/>
          </w:rPr>
          <w:delText>인출후행조건</w:delText>
        </w:r>
        <w:r w:rsidDel="009A7F28">
          <w:rPr>
            <w:noProof/>
            <w:webHidden/>
          </w:rPr>
          <w:tab/>
          <w:delText>16</w:delText>
        </w:r>
      </w:del>
    </w:p>
    <w:p w14:paraId="64F0F382" w14:textId="777138FF" w:rsidR="00946361" w:rsidDel="009A7F28" w:rsidRDefault="00946361">
      <w:pPr>
        <w:pStyle w:val="10"/>
        <w:tabs>
          <w:tab w:val="left" w:pos="1200"/>
          <w:tab w:val="right" w:leader="dot" w:pos="8494"/>
        </w:tabs>
        <w:rPr>
          <w:del w:id="362"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363" w:author="BKL" w:date="2026-10-13T09:58:00Z" w16du:dateUtc="2026-10-13T00:58:00Z">
        <w:r w:rsidRPr="009A7F28" w:rsidDel="009A7F28">
          <w:rPr>
            <w:noProof/>
          </w:rPr>
          <w:delText>제</w:delText>
        </w:r>
        <w:r w:rsidRPr="009A7F28" w:rsidDel="009A7F28">
          <w:rPr>
            <w:noProof/>
          </w:rPr>
          <w:delText xml:space="preserve"> 5 </w:delText>
        </w:r>
        <w:r w:rsidRPr="009A7F28" w:rsidDel="009A7F28">
          <w:rPr>
            <w:noProof/>
          </w:rPr>
          <w:delText>조</w:delText>
        </w:r>
        <w:r w:rsidDel="009A7F28">
          <w:rPr>
            <w:rFonts w:asciiTheme="minorHAnsi" w:eastAsiaTheme="minorEastAsia" w:hAnsiTheme="minorHAnsi" w:cstheme="minorBidi"/>
            <w:b w:val="0"/>
            <w:caps w:val="0"/>
            <w:noProof/>
            <w:color w:val="auto"/>
            <w:spacing w:val="0"/>
            <w:kern w:val="2"/>
            <w:szCs w:val="24"/>
            <w14:ligatures w14:val="standardContextual"/>
          </w:rPr>
          <w:tab/>
        </w:r>
        <w:r w:rsidRPr="009A7F28" w:rsidDel="009A7F28">
          <w:rPr>
            <w:noProof/>
          </w:rPr>
          <w:delText>이</w:delText>
        </w:r>
        <w:r w:rsidRPr="009A7F28" w:rsidDel="009A7F28">
          <w:rPr>
            <w:noProof/>
          </w:rPr>
          <w:delText xml:space="preserve">   </w:delText>
        </w:r>
        <w:r w:rsidRPr="009A7F28" w:rsidDel="009A7F28">
          <w:rPr>
            <w:noProof/>
          </w:rPr>
          <w:delText>자</w:delText>
        </w:r>
        <w:r w:rsidDel="009A7F28">
          <w:rPr>
            <w:noProof/>
            <w:webHidden/>
          </w:rPr>
          <w:tab/>
          <w:delText>16</w:delText>
        </w:r>
      </w:del>
    </w:p>
    <w:p w14:paraId="0ABAB65E" w14:textId="0C3C3F67" w:rsidR="00946361" w:rsidDel="009A7F28" w:rsidRDefault="00946361">
      <w:pPr>
        <w:pStyle w:val="20"/>
        <w:tabs>
          <w:tab w:val="left" w:pos="1440"/>
          <w:tab w:val="right" w:leader="dot" w:pos="8494"/>
        </w:tabs>
        <w:rPr>
          <w:del w:id="36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65" w:author="BKL" w:date="2026-10-13T09:58:00Z" w16du:dateUtc="2026-10-13T00:58:00Z">
        <w:r w:rsidRPr="009A7F28" w:rsidDel="009A7F28">
          <w:rPr>
            <w:noProof/>
          </w:rPr>
          <w:delText>제</w:delText>
        </w:r>
        <w:r w:rsidRPr="009A7F28" w:rsidDel="009A7F28">
          <w:rPr>
            <w:noProof/>
          </w:rPr>
          <w:delText xml:space="preserve"> 1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이자율</w:delText>
        </w:r>
        <w:r w:rsidRPr="009A7F28" w:rsidDel="009A7F28">
          <w:rPr>
            <w:noProof/>
          </w:rPr>
          <w:delText xml:space="preserve"> </w:delText>
        </w:r>
        <w:r w:rsidRPr="009A7F28" w:rsidDel="009A7F28">
          <w:rPr>
            <w:noProof/>
          </w:rPr>
          <w:delText>및</w:delText>
        </w:r>
        <w:r w:rsidRPr="009A7F28" w:rsidDel="009A7F28">
          <w:rPr>
            <w:noProof/>
          </w:rPr>
          <w:delText xml:space="preserve"> </w:delText>
        </w:r>
        <w:r w:rsidRPr="009A7F28" w:rsidDel="009A7F28">
          <w:rPr>
            <w:noProof/>
          </w:rPr>
          <w:delText>이자지급</w:delText>
        </w:r>
        <w:r w:rsidDel="009A7F28">
          <w:rPr>
            <w:noProof/>
            <w:webHidden/>
          </w:rPr>
          <w:tab/>
          <w:delText>16</w:delText>
        </w:r>
      </w:del>
    </w:p>
    <w:p w14:paraId="37F2FC74" w14:textId="635C9E59" w:rsidR="00946361" w:rsidDel="009A7F28" w:rsidRDefault="00946361">
      <w:pPr>
        <w:pStyle w:val="20"/>
        <w:tabs>
          <w:tab w:val="left" w:pos="1440"/>
          <w:tab w:val="right" w:leader="dot" w:pos="8494"/>
        </w:tabs>
        <w:rPr>
          <w:del w:id="36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67" w:author="BKL" w:date="2026-10-13T09:58:00Z" w16du:dateUtc="2026-10-13T00:58:00Z">
        <w:r w:rsidRPr="009A7F28" w:rsidDel="009A7F28">
          <w:rPr>
            <w:noProof/>
          </w:rPr>
          <w:delText>제</w:delText>
        </w:r>
        <w:r w:rsidRPr="009A7F28" w:rsidDel="009A7F28">
          <w:rPr>
            <w:noProof/>
          </w:rPr>
          <w:delText xml:space="preserve"> 2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이자기간</w:delText>
        </w:r>
        <w:r w:rsidDel="009A7F28">
          <w:rPr>
            <w:noProof/>
            <w:webHidden/>
          </w:rPr>
          <w:tab/>
          <w:delText>17</w:delText>
        </w:r>
      </w:del>
    </w:p>
    <w:p w14:paraId="7FCBD2D7" w14:textId="0C272114" w:rsidR="00946361" w:rsidDel="009A7F28" w:rsidRDefault="00946361">
      <w:pPr>
        <w:pStyle w:val="20"/>
        <w:tabs>
          <w:tab w:val="left" w:pos="1440"/>
          <w:tab w:val="right" w:leader="dot" w:pos="8494"/>
        </w:tabs>
        <w:rPr>
          <w:del w:id="36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69" w:author="BKL" w:date="2026-10-13T09:58:00Z" w16du:dateUtc="2026-10-13T00:58:00Z">
        <w:r w:rsidRPr="009A7F28" w:rsidDel="009A7F28">
          <w:rPr>
            <w:noProof/>
          </w:rPr>
          <w:delText>제</w:delText>
        </w:r>
        <w:r w:rsidRPr="009A7F28" w:rsidDel="009A7F28">
          <w:rPr>
            <w:noProof/>
          </w:rPr>
          <w:delText xml:space="preserve"> 3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연체이자</w:delText>
        </w:r>
        <w:r w:rsidDel="009A7F28">
          <w:rPr>
            <w:noProof/>
            <w:webHidden/>
          </w:rPr>
          <w:tab/>
          <w:delText>17</w:delText>
        </w:r>
      </w:del>
    </w:p>
    <w:p w14:paraId="4964871A" w14:textId="11B905DB" w:rsidR="00946361" w:rsidDel="009A7F28" w:rsidRDefault="00946361">
      <w:pPr>
        <w:pStyle w:val="20"/>
        <w:tabs>
          <w:tab w:val="left" w:pos="1440"/>
          <w:tab w:val="right" w:leader="dot" w:pos="8494"/>
        </w:tabs>
        <w:rPr>
          <w:del w:id="37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71" w:author="BKL" w:date="2026-10-13T09:58:00Z" w16du:dateUtc="2026-10-13T00:58:00Z">
        <w:r w:rsidRPr="009A7F28" w:rsidDel="009A7F28">
          <w:rPr>
            <w:noProof/>
          </w:rPr>
          <w:delText>제</w:delText>
        </w:r>
        <w:r w:rsidRPr="009A7F28" w:rsidDel="009A7F28">
          <w:rPr>
            <w:noProof/>
          </w:rPr>
          <w:delText xml:space="preserve"> 4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이자지급일</w:delText>
        </w:r>
        <w:r w:rsidDel="009A7F28">
          <w:rPr>
            <w:noProof/>
            <w:webHidden/>
          </w:rPr>
          <w:tab/>
          <w:delText>17</w:delText>
        </w:r>
      </w:del>
    </w:p>
    <w:p w14:paraId="309FDA2C" w14:textId="420B36BB" w:rsidR="00946361" w:rsidDel="009A7F28" w:rsidRDefault="00946361">
      <w:pPr>
        <w:pStyle w:val="20"/>
        <w:tabs>
          <w:tab w:val="left" w:pos="1440"/>
          <w:tab w:val="right" w:leader="dot" w:pos="8494"/>
        </w:tabs>
        <w:rPr>
          <w:del w:id="37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73" w:author="BKL" w:date="2026-10-13T09:58:00Z" w16du:dateUtc="2026-10-13T00:58:00Z">
        <w:r w:rsidRPr="009A7F28" w:rsidDel="009A7F28">
          <w:rPr>
            <w:noProof/>
          </w:rPr>
          <w:delText>제</w:delText>
        </w:r>
        <w:r w:rsidRPr="009A7F28" w:rsidDel="009A7F28">
          <w:rPr>
            <w:noProof/>
          </w:rPr>
          <w:delText xml:space="preserve"> 5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이자의</w:delText>
        </w:r>
        <w:r w:rsidRPr="009A7F28" w:rsidDel="009A7F28">
          <w:rPr>
            <w:noProof/>
          </w:rPr>
          <w:delText xml:space="preserve"> </w:delText>
        </w:r>
        <w:r w:rsidRPr="009A7F28" w:rsidDel="009A7F28">
          <w:rPr>
            <w:noProof/>
          </w:rPr>
          <w:delText>계산</w:delText>
        </w:r>
        <w:r w:rsidDel="009A7F28">
          <w:rPr>
            <w:noProof/>
            <w:webHidden/>
          </w:rPr>
          <w:tab/>
          <w:delText>18</w:delText>
        </w:r>
      </w:del>
    </w:p>
    <w:p w14:paraId="7F8188C5" w14:textId="1FBED23B" w:rsidR="00946361" w:rsidDel="009A7F28" w:rsidRDefault="00946361">
      <w:pPr>
        <w:pStyle w:val="10"/>
        <w:tabs>
          <w:tab w:val="left" w:pos="1200"/>
          <w:tab w:val="right" w:leader="dot" w:pos="8494"/>
        </w:tabs>
        <w:rPr>
          <w:del w:id="374"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375" w:author="BKL" w:date="2026-10-13T09:58:00Z" w16du:dateUtc="2026-10-13T00:58:00Z">
        <w:r w:rsidRPr="009A7F28" w:rsidDel="009A7F28">
          <w:rPr>
            <w:noProof/>
          </w:rPr>
          <w:delText>제</w:delText>
        </w:r>
        <w:r w:rsidRPr="009A7F28" w:rsidDel="009A7F28">
          <w:rPr>
            <w:noProof/>
          </w:rPr>
          <w:delText xml:space="preserve"> 6 </w:delText>
        </w:r>
        <w:r w:rsidRPr="009A7F28" w:rsidDel="009A7F28">
          <w:rPr>
            <w:noProof/>
          </w:rPr>
          <w:delText>조</w:delText>
        </w:r>
        <w:r w:rsidDel="009A7F28">
          <w:rPr>
            <w:rFonts w:asciiTheme="minorHAnsi" w:eastAsiaTheme="minorEastAsia" w:hAnsiTheme="minorHAnsi" w:cstheme="minorBidi"/>
            <w:b w:val="0"/>
            <w:caps w:val="0"/>
            <w:noProof/>
            <w:color w:val="auto"/>
            <w:spacing w:val="0"/>
            <w:kern w:val="2"/>
            <w:szCs w:val="24"/>
            <w14:ligatures w14:val="standardContextual"/>
          </w:rPr>
          <w:tab/>
        </w:r>
        <w:r w:rsidRPr="009A7F28" w:rsidDel="009A7F28">
          <w:rPr>
            <w:noProof/>
          </w:rPr>
          <w:delText>수수료</w:delText>
        </w:r>
        <w:r w:rsidRPr="009A7F28" w:rsidDel="009A7F28">
          <w:rPr>
            <w:noProof/>
          </w:rPr>
          <w:delText xml:space="preserve"> </w:delText>
        </w:r>
        <w:r w:rsidRPr="009A7F28" w:rsidDel="009A7F28">
          <w:rPr>
            <w:noProof/>
          </w:rPr>
          <w:delText>및</w:delText>
        </w:r>
        <w:r w:rsidRPr="009A7F28" w:rsidDel="009A7F28">
          <w:rPr>
            <w:noProof/>
          </w:rPr>
          <w:delText xml:space="preserve"> </w:delText>
        </w:r>
        <w:r w:rsidRPr="009A7F28" w:rsidDel="009A7F28">
          <w:rPr>
            <w:noProof/>
          </w:rPr>
          <w:delText>비용</w:delText>
        </w:r>
        <w:r w:rsidDel="009A7F28">
          <w:rPr>
            <w:noProof/>
            <w:webHidden/>
          </w:rPr>
          <w:tab/>
          <w:delText>18</w:delText>
        </w:r>
      </w:del>
    </w:p>
    <w:p w14:paraId="2768F603" w14:textId="12DDF2FB" w:rsidR="00946361" w:rsidDel="009A7F28" w:rsidRDefault="00946361">
      <w:pPr>
        <w:pStyle w:val="20"/>
        <w:tabs>
          <w:tab w:val="left" w:pos="1440"/>
          <w:tab w:val="right" w:leader="dot" w:pos="8494"/>
        </w:tabs>
        <w:rPr>
          <w:del w:id="37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77" w:author="BKL" w:date="2026-10-13T09:58:00Z" w16du:dateUtc="2026-10-13T00:58:00Z">
        <w:r w:rsidRPr="009A7F28" w:rsidDel="009A7F28">
          <w:rPr>
            <w:noProof/>
          </w:rPr>
          <w:delText>제</w:delText>
        </w:r>
        <w:r w:rsidRPr="009A7F28" w:rsidDel="009A7F28">
          <w:rPr>
            <w:noProof/>
          </w:rPr>
          <w:delText xml:space="preserve"> 1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수수료</w:delText>
        </w:r>
        <w:r w:rsidDel="009A7F28">
          <w:rPr>
            <w:noProof/>
            <w:webHidden/>
          </w:rPr>
          <w:tab/>
          <w:delText>18</w:delText>
        </w:r>
      </w:del>
    </w:p>
    <w:p w14:paraId="00B2A217" w14:textId="7CB95A41" w:rsidR="00946361" w:rsidDel="009A7F28" w:rsidRDefault="00946361">
      <w:pPr>
        <w:pStyle w:val="20"/>
        <w:tabs>
          <w:tab w:val="left" w:pos="1440"/>
          <w:tab w:val="right" w:leader="dot" w:pos="8494"/>
        </w:tabs>
        <w:rPr>
          <w:del w:id="37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79" w:author="BKL" w:date="2026-10-13T09:58:00Z" w16du:dateUtc="2026-10-13T00:58:00Z">
        <w:r w:rsidRPr="009A7F28" w:rsidDel="009A7F28">
          <w:rPr>
            <w:noProof/>
          </w:rPr>
          <w:delText>제</w:delText>
        </w:r>
        <w:r w:rsidRPr="009A7F28" w:rsidDel="009A7F28">
          <w:rPr>
            <w:noProof/>
          </w:rPr>
          <w:delText xml:space="preserve"> 2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비용</w:delText>
        </w:r>
        <w:r w:rsidDel="009A7F28">
          <w:rPr>
            <w:noProof/>
            <w:webHidden/>
          </w:rPr>
          <w:tab/>
          <w:delText>18</w:delText>
        </w:r>
      </w:del>
    </w:p>
    <w:p w14:paraId="60010D64" w14:textId="74093D9E" w:rsidR="00946361" w:rsidDel="009A7F28" w:rsidRDefault="00946361">
      <w:pPr>
        <w:pStyle w:val="20"/>
        <w:tabs>
          <w:tab w:val="left" w:pos="1440"/>
          <w:tab w:val="right" w:leader="dot" w:pos="8494"/>
        </w:tabs>
        <w:rPr>
          <w:del w:id="38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81" w:author="BKL" w:date="2026-10-13T09:58:00Z" w16du:dateUtc="2026-10-13T00:58:00Z">
        <w:r w:rsidRPr="009A7F28" w:rsidDel="009A7F28">
          <w:rPr>
            <w:noProof/>
          </w:rPr>
          <w:delText>제</w:delText>
        </w:r>
        <w:r w:rsidRPr="009A7F28" w:rsidDel="009A7F28">
          <w:rPr>
            <w:noProof/>
          </w:rPr>
          <w:delText xml:space="preserve"> 3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지급의</w:delText>
        </w:r>
        <w:r w:rsidRPr="009A7F28" w:rsidDel="009A7F28">
          <w:rPr>
            <w:noProof/>
          </w:rPr>
          <w:delText xml:space="preserve"> </w:delText>
        </w:r>
        <w:r w:rsidRPr="009A7F28" w:rsidDel="009A7F28">
          <w:rPr>
            <w:noProof/>
          </w:rPr>
          <w:delText>지연</w:delText>
        </w:r>
        <w:r w:rsidDel="009A7F28">
          <w:rPr>
            <w:noProof/>
            <w:webHidden/>
          </w:rPr>
          <w:tab/>
          <w:delText>19</w:delText>
        </w:r>
      </w:del>
    </w:p>
    <w:p w14:paraId="236BA8A5" w14:textId="0A1DAA63" w:rsidR="00946361" w:rsidDel="009A7F28" w:rsidRDefault="00946361">
      <w:pPr>
        <w:pStyle w:val="10"/>
        <w:tabs>
          <w:tab w:val="left" w:pos="1200"/>
          <w:tab w:val="right" w:leader="dot" w:pos="8494"/>
        </w:tabs>
        <w:rPr>
          <w:del w:id="382"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383" w:author="BKL" w:date="2026-10-13T09:58:00Z" w16du:dateUtc="2026-10-13T00:58:00Z">
        <w:r w:rsidRPr="009A7F28" w:rsidDel="009A7F28">
          <w:rPr>
            <w:noProof/>
          </w:rPr>
          <w:delText>제</w:delText>
        </w:r>
        <w:r w:rsidRPr="009A7F28" w:rsidDel="009A7F28">
          <w:rPr>
            <w:noProof/>
          </w:rPr>
          <w:delText xml:space="preserve"> 7 </w:delText>
        </w:r>
        <w:r w:rsidRPr="009A7F28" w:rsidDel="009A7F28">
          <w:rPr>
            <w:noProof/>
          </w:rPr>
          <w:delText>조</w:delText>
        </w:r>
        <w:r w:rsidDel="009A7F28">
          <w:rPr>
            <w:rFonts w:asciiTheme="minorHAnsi" w:eastAsiaTheme="minorEastAsia" w:hAnsiTheme="minorHAnsi" w:cstheme="minorBidi"/>
            <w:b w:val="0"/>
            <w:caps w:val="0"/>
            <w:noProof/>
            <w:color w:val="auto"/>
            <w:spacing w:val="0"/>
            <w:kern w:val="2"/>
            <w:szCs w:val="24"/>
            <w14:ligatures w14:val="standardContextual"/>
          </w:rPr>
          <w:tab/>
        </w:r>
        <w:r w:rsidRPr="009A7F28" w:rsidDel="009A7F28">
          <w:rPr>
            <w:noProof/>
          </w:rPr>
          <w:delText>상환</w:delText>
        </w:r>
        <w:r w:rsidRPr="009A7F28" w:rsidDel="009A7F28">
          <w:rPr>
            <w:noProof/>
          </w:rPr>
          <w:delText xml:space="preserve"> </w:delText>
        </w:r>
        <w:r w:rsidRPr="009A7F28" w:rsidDel="009A7F28">
          <w:rPr>
            <w:noProof/>
          </w:rPr>
          <w:delText>및</w:delText>
        </w:r>
        <w:r w:rsidRPr="009A7F28" w:rsidDel="009A7F28">
          <w:rPr>
            <w:noProof/>
          </w:rPr>
          <w:delText xml:space="preserve"> </w:delText>
        </w:r>
        <w:r w:rsidRPr="009A7F28" w:rsidDel="009A7F28">
          <w:rPr>
            <w:noProof/>
          </w:rPr>
          <w:delText>변제의</w:delText>
        </w:r>
        <w:r w:rsidRPr="009A7F28" w:rsidDel="009A7F28">
          <w:rPr>
            <w:noProof/>
          </w:rPr>
          <w:delText xml:space="preserve"> </w:delText>
        </w:r>
        <w:r w:rsidRPr="009A7F28" w:rsidDel="009A7F28">
          <w:rPr>
            <w:noProof/>
          </w:rPr>
          <w:delText>충당</w:delText>
        </w:r>
        <w:r w:rsidDel="009A7F28">
          <w:rPr>
            <w:noProof/>
            <w:webHidden/>
          </w:rPr>
          <w:tab/>
          <w:delText>19</w:delText>
        </w:r>
      </w:del>
    </w:p>
    <w:p w14:paraId="743195C9" w14:textId="3A161781" w:rsidR="00946361" w:rsidDel="009A7F28" w:rsidRDefault="00946361">
      <w:pPr>
        <w:pStyle w:val="20"/>
        <w:tabs>
          <w:tab w:val="left" w:pos="1440"/>
          <w:tab w:val="right" w:leader="dot" w:pos="8494"/>
        </w:tabs>
        <w:rPr>
          <w:del w:id="38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85" w:author="BKL" w:date="2026-10-13T09:58:00Z" w16du:dateUtc="2026-10-13T00:58:00Z">
        <w:r w:rsidRPr="009A7F28" w:rsidDel="009A7F28">
          <w:rPr>
            <w:noProof/>
          </w:rPr>
          <w:delText>제</w:delText>
        </w:r>
        <w:r w:rsidRPr="009A7F28" w:rsidDel="009A7F28">
          <w:rPr>
            <w:noProof/>
          </w:rPr>
          <w:delText xml:space="preserve"> 1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원금의</w:delText>
        </w:r>
        <w:r w:rsidRPr="009A7F28" w:rsidDel="009A7F28">
          <w:rPr>
            <w:noProof/>
          </w:rPr>
          <w:delText xml:space="preserve"> </w:delText>
        </w:r>
        <w:r w:rsidRPr="009A7F28" w:rsidDel="009A7F28">
          <w:rPr>
            <w:noProof/>
          </w:rPr>
          <w:delText>상환</w:delText>
        </w:r>
        <w:r w:rsidDel="009A7F28">
          <w:rPr>
            <w:noProof/>
            <w:webHidden/>
          </w:rPr>
          <w:tab/>
          <w:delText>19</w:delText>
        </w:r>
      </w:del>
    </w:p>
    <w:p w14:paraId="2D4C23AD" w14:textId="699E2523" w:rsidR="00946361" w:rsidDel="009A7F28" w:rsidRDefault="00946361">
      <w:pPr>
        <w:pStyle w:val="20"/>
        <w:tabs>
          <w:tab w:val="left" w:pos="1440"/>
          <w:tab w:val="right" w:leader="dot" w:pos="8494"/>
        </w:tabs>
        <w:rPr>
          <w:del w:id="38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87" w:author="BKL" w:date="2026-10-13T09:58:00Z" w16du:dateUtc="2026-10-13T00:58:00Z">
        <w:r w:rsidRPr="009A7F28" w:rsidDel="009A7F28">
          <w:rPr>
            <w:noProof/>
          </w:rPr>
          <w:delText>제</w:delText>
        </w:r>
        <w:r w:rsidRPr="009A7F28" w:rsidDel="009A7F28">
          <w:rPr>
            <w:noProof/>
          </w:rPr>
          <w:delText xml:space="preserve"> 2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임의적</w:delText>
        </w:r>
        <w:r w:rsidRPr="009A7F28" w:rsidDel="009A7F28">
          <w:rPr>
            <w:noProof/>
          </w:rPr>
          <w:delText xml:space="preserve"> </w:delText>
        </w:r>
        <w:r w:rsidRPr="009A7F28" w:rsidDel="009A7F28">
          <w:rPr>
            <w:noProof/>
          </w:rPr>
          <w:delText>조기상환</w:delText>
        </w:r>
        <w:r w:rsidDel="009A7F28">
          <w:rPr>
            <w:noProof/>
            <w:webHidden/>
          </w:rPr>
          <w:tab/>
          <w:delText>19</w:delText>
        </w:r>
      </w:del>
    </w:p>
    <w:p w14:paraId="5D016DCD" w14:textId="2C0F1F45" w:rsidR="00946361" w:rsidDel="009A7F28" w:rsidRDefault="00946361">
      <w:pPr>
        <w:pStyle w:val="20"/>
        <w:tabs>
          <w:tab w:val="left" w:pos="1440"/>
          <w:tab w:val="right" w:leader="dot" w:pos="8494"/>
        </w:tabs>
        <w:rPr>
          <w:del w:id="38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89" w:author="BKL" w:date="2026-10-13T09:58:00Z" w16du:dateUtc="2026-10-13T00:58:00Z">
        <w:r w:rsidRPr="009A7F28" w:rsidDel="009A7F28">
          <w:rPr>
            <w:noProof/>
          </w:rPr>
          <w:delText>제</w:delText>
        </w:r>
        <w:r w:rsidRPr="009A7F28" w:rsidDel="009A7F28">
          <w:rPr>
            <w:noProof/>
          </w:rPr>
          <w:delText xml:space="preserve"> 3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의무적</w:delText>
        </w:r>
        <w:r w:rsidRPr="009A7F28" w:rsidDel="009A7F28">
          <w:rPr>
            <w:noProof/>
          </w:rPr>
          <w:delText xml:space="preserve"> </w:delText>
        </w:r>
        <w:r w:rsidRPr="009A7F28" w:rsidDel="009A7F28">
          <w:rPr>
            <w:noProof/>
          </w:rPr>
          <w:delText>조기상환</w:delText>
        </w:r>
        <w:r w:rsidDel="009A7F28">
          <w:rPr>
            <w:noProof/>
            <w:webHidden/>
          </w:rPr>
          <w:tab/>
          <w:delText>21</w:delText>
        </w:r>
      </w:del>
    </w:p>
    <w:p w14:paraId="1ADE3607" w14:textId="5EFBDB81" w:rsidR="00946361" w:rsidDel="009A7F28" w:rsidRDefault="00946361">
      <w:pPr>
        <w:pStyle w:val="20"/>
        <w:tabs>
          <w:tab w:val="left" w:pos="1440"/>
          <w:tab w:val="right" w:leader="dot" w:pos="8494"/>
        </w:tabs>
        <w:rPr>
          <w:del w:id="39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91" w:author="BKL" w:date="2026-10-13T09:58:00Z" w16du:dateUtc="2026-10-13T00:58:00Z">
        <w:r w:rsidRPr="009A7F28" w:rsidDel="009A7F28">
          <w:rPr>
            <w:noProof/>
          </w:rPr>
          <w:delText>제</w:delText>
        </w:r>
        <w:r w:rsidRPr="009A7F28" w:rsidDel="009A7F28">
          <w:rPr>
            <w:noProof/>
          </w:rPr>
          <w:delText xml:space="preserve"> 4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변제의</w:delText>
        </w:r>
        <w:r w:rsidRPr="009A7F28" w:rsidDel="009A7F28">
          <w:rPr>
            <w:noProof/>
          </w:rPr>
          <w:delText xml:space="preserve"> </w:delText>
        </w:r>
        <w:r w:rsidRPr="009A7F28" w:rsidDel="009A7F28">
          <w:rPr>
            <w:noProof/>
          </w:rPr>
          <w:delText>충당</w:delText>
        </w:r>
        <w:r w:rsidDel="009A7F28">
          <w:rPr>
            <w:noProof/>
            <w:webHidden/>
          </w:rPr>
          <w:tab/>
          <w:delText>21</w:delText>
        </w:r>
      </w:del>
    </w:p>
    <w:p w14:paraId="59CB7B3D" w14:textId="150D5252" w:rsidR="00946361" w:rsidDel="009A7F28" w:rsidRDefault="00946361">
      <w:pPr>
        <w:pStyle w:val="20"/>
        <w:tabs>
          <w:tab w:val="left" w:pos="1440"/>
          <w:tab w:val="right" w:leader="dot" w:pos="8494"/>
        </w:tabs>
        <w:rPr>
          <w:del w:id="39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93" w:author="BKL" w:date="2026-10-13T09:58:00Z" w16du:dateUtc="2026-10-13T00:58:00Z">
        <w:r w:rsidRPr="009A7F28" w:rsidDel="009A7F28">
          <w:rPr>
            <w:noProof/>
          </w:rPr>
          <w:delText>제</w:delText>
        </w:r>
        <w:r w:rsidRPr="009A7F28" w:rsidDel="009A7F28">
          <w:rPr>
            <w:noProof/>
          </w:rPr>
          <w:delText xml:space="preserve"> 5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대출약정의</w:delText>
        </w:r>
        <w:r w:rsidRPr="009A7F28" w:rsidDel="009A7F28">
          <w:rPr>
            <w:noProof/>
          </w:rPr>
          <w:delText xml:space="preserve"> </w:delText>
        </w:r>
        <w:r w:rsidRPr="009A7F28" w:rsidDel="009A7F28">
          <w:rPr>
            <w:noProof/>
          </w:rPr>
          <w:delText>종료</w:delText>
        </w:r>
        <w:r w:rsidDel="009A7F28">
          <w:rPr>
            <w:noProof/>
            <w:webHidden/>
          </w:rPr>
          <w:tab/>
          <w:delText>22</w:delText>
        </w:r>
      </w:del>
    </w:p>
    <w:p w14:paraId="6E43C50C" w14:textId="178B43A6" w:rsidR="00946361" w:rsidDel="009A7F28" w:rsidRDefault="00946361">
      <w:pPr>
        <w:pStyle w:val="20"/>
        <w:tabs>
          <w:tab w:val="left" w:pos="1440"/>
          <w:tab w:val="right" w:leader="dot" w:pos="8494"/>
        </w:tabs>
        <w:rPr>
          <w:del w:id="39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95" w:author="BKL" w:date="2026-10-13T09:58:00Z" w16du:dateUtc="2026-10-13T00:58:00Z">
        <w:r w:rsidRPr="009A7F28" w:rsidDel="009A7F28">
          <w:rPr>
            <w:noProof/>
          </w:rPr>
          <w:lastRenderedPageBreak/>
          <w:delText>제</w:delText>
        </w:r>
        <w:r w:rsidRPr="009A7F28" w:rsidDel="009A7F28">
          <w:rPr>
            <w:noProof/>
          </w:rPr>
          <w:delText xml:space="preserve"> 6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영업일</w:delText>
        </w:r>
        <w:r w:rsidDel="009A7F28">
          <w:rPr>
            <w:noProof/>
            <w:webHidden/>
          </w:rPr>
          <w:tab/>
          <w:delText>22</w:delText>
        </w:r>
      </w:del>
    </w:p>
    <w:p w14:paraId="38EB6129" w14:textId="343AAC22" w:rsidR="00946361" w:rsidDel="009A7F28" w:rsidRDefault="00946361">
      <w:pPr>
        <w:pStyle w:val="20"/>
        <w:tabs>
          <w:tab w:val="left" w:pos="1440"/>
          <w:tab w:val="right" w:leader="dot" w:pos="8494"/>
        </w:tabs>
        <w:rPr>
          <w:del w:id="39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397" w:author="BKL" w:date="2026-10-13T09:58:00Z" w16du:dateUtc="2026-10-13T00:58:00Z">
        <w:r w:rsidRPr="009A7F28" w:rsidDel="009A7F28">
          <w:rPr>
            <w:noProof/>
          </w:rPr>
          <w:delText>제</w:delText>
        </w:r>
        <w:r w:rsidRPr="009A7F28" w:rsidDel="009A7F28">
          <w:rPr>
            <w:noProof/>
          </w:rPr>
          <w:delText xml:space="preserve"> 7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지급방법</w:delText>
        </w:r>
        <w:r w:rsidDel="009A7F28">
          <w:rPr>
            <w:noProof/>
            <w:webHidden/>
          </w:rPr>
          <w:tab/>
          <w:delText>22</w:delText>
        </w:r>
      </w:del>
    </w:p>
    <w:p w14:paraId="38FB28DA" w14:textId="02DA921B" w:rsidR="00946361" w:rsidDel="009A7F28" w:rsidRDefault="00946361">
      <w:pPr>
        <w:pStyle w:val="10"/>
        <w:tabs>
          <w:tab w:val="left" w:pos="1200"/>
          <w:tab w:val="right" w:leader="dot" w:pos="8494"/>
        </w:tabs>
        <w:rPr>
          <w:del w:id="398"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399" w:author="BKL" w:date="2026-10-13T09:58:00Z" w16du:dateUtc="2026-10-13T00:58:00Z">
        <w:r w:rsidRPr="009A7F28" w:rsidDel="009A7F28">
          <w:rPr>
            <w:noProof/>
          </w:rPr>
          <w:delText>제</w:delText>
        </w:r>
        <w:r w:rsidRPr="009A7F28" w:rsidDel="009A7F28">
          <w:rPr>
            <w:noProof/>
          </w:rPr>
          <w:delText xml:space="preserve"> 8 </w:delText>
        </w:r>
        <w:r w:rsidRPr="009A7F28" w:rsidDel="009A7F28">
          <w:rPr>
            <w:noProof/>
          </w:rPr>
          <w:delText>조</w:delText>
        </w:r>
        <w:r w:rsidDel="009A7F28">
          <w:rPr>
            <w:rFonts w:asciiTheme="minorHAnsi" w:eastAsiaTheme="minorEastAsia" w:hAnsiTheme="minorHAnsi" w:cstheme="minorBidi"/>
            <w:b w:val="0"/>
            <w:caps w:val="0"/>
            <w:noProof/>
            <w:color w:val="auto"/>
            <w:spacing w:val="0"/>
            <w:kern w:val="2"/>
            <w:szCs w:val="24"/>
            <w14:ligatures w14:val="standardContextual"/>
          </w:rPr>
          <w:tab/>
        </w:r>
        <w:r w:rsidRPr="009A7F28" w:rsidDel="009A7F28">
          <w:rPr>
            <w:noProof/>
          </w:rPr>
          <w:delText>자금의</w:delText>
        </w:r>
        <w:r w:rsidRPr="009A7F28" w:rsidDel="009A7F28">
          <w:rPr>
            <w:noProof/>
          </w:rPr>
          <w:delText xml:space="preserve"> </w:delText>
        </w:r>
        <w:r w:rsidRPr="009A7F28" w:rsidDel="009A7F28">
          <w:rPr>
            <w:noProof/>
          </w:rPr>
          <w:delText>관리</w:delText>
        </w:r>
        <w:r w:rsidDel="009A7F28">
          <w:rPr>
            <w:noProof/>
            <w:webHidden/>
          </w:rPr>
          <w:tab/>
          <w:delText>23</w:delText>
        </w:r>
      </w:del>
    </w:p>
    <w:p w14:paraId="165B0D90" w14:textId="6DB5D48B" w:rsidR="00946361" w:rsidDel="009A7F28" w:rsidRDefault="00946361">
      <w:pPr>
        <w:pStyle w:val="20"/>
        <w:tabs>
          <w:tab w:val="left" w:pos="1440"/>
          <w:tab w:val="right" w:leader="dot" w:pos="8494"/>
        </w:tabs>
        <w:rPr>
          <w:del w:id="40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01" w:author="BKL" w:date="2026-10-13T09:58:00Z" w16du:dateUtc="2026-10-13T00:58:00Z">
        <w:r w:rsidRPr="009A7F28" w:rsidDel="009A7F28">
          <w:rPr>
            <w:noProof/>
          </w:rPr>
          <w:delText>제</w:delText>
        </w:r>
        <w:r w:rsidRPr="009A7F28" w:rsidDel="009A7F28">
          <w:rPr>
            <w:noProof/>
          </w:rPr>
          <w:delText xml:space="preserve"> 1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계좌의</w:delText>
        </w:r>
        <w:r w:rsidRPr="009A7F28" w:rsidDel="009A7F28">
          <w:rPr>
            <w:noProof/>
          </w:rPr>
          <w:delText xml:space="preserve"> </w:delText>
        </w:r>
        <w:r w:rsidRPr="009A7F28" w:rsidDel="009A7F28">
          <w:rPr>
            <w:noProof/>
          </w:rPr>
          <w:delText>개설</w:delText>
        </w:r>
        <w:r w:rsidDel="009A7F28">
          <w:rPr>
            <w:noProof/>
            <w:webHidden/>
          </w:rPr>
          <w:tab/>
          <w:delText>23</w:delText>
        </w:r>
      </w:del>
    </w:p>
    <w:p w14:paraId="3E240309" w14:textId="0238CA8E" w:rsidR="00946361" w:rsidDel="009A7F28" w:rsidRDefault="00946361">
      <w:pPr>
        <w:pStyle w:val="20"/>
        <w:tabs>
          <w:tab w:val="left" w:pos="1440"/>
          <w:tab w:val="right" w:leader="dot" w:pos="8494"/>
        </w:tabs>
        <w:rPr>
          <w:del w:id="40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03" w:author="BKL" w:date="2026-10-13T09:58:00Z" w16du:dateUtc="2026-10-13T00:58:00Z">
        <w:r w:rsidRPr="009A7F28" w:rsidDel="009A7F28">
          <w:rPr>
            <w:noProof/>
          </w:rPr>
          <w:delText>제</w:delText>
        </w:r>
        <w:r w:rsidRPr="009A7F28" w:rsidDel="009A7F28">
          <w:rPr>
            <w:noProof/>
          </w:rPr>
          <w:delText xml:space="preserve"> 2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대출금입금계좌</w:delText>
        </w:r>
        <w:r w:rsidDel="009A7F28">
          <w:rPr>
            <w:noProof/>
            <w:webHidden/>
          </w:rPr>
          <w:tab/>
          <w:delText>23</w:delText>
        </w:r>
      </w:del>
    </w:p>
    <w:p w14:paraId="0695532E" w14:textId="2CDCD030" w:rsidR="00946361" w:rsidDel="009A7F28" w:rsidRDefault="00946361">
      <w:pPr>
        <w:pStyle w:val="20"/>
        <w:tabs>
          <w:tab w:val="left" w:pos="1440"/>
          <w:tab w:val="right" w:leader="dot" w:pos="8494"/>
        </w:tabs>
        <w:rPr>
          <w:del w:id="40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05" w:author="BKL" w:date="2026-10-13T09:58:00Z" w16du:dateUtc="2026-10-13T00:58:00Z">
        <w:r w:rsidRPr="009A7F28" w:rsidDel="009A7F28">
          <w:rPr>
            <w:noProof/>
          </w:rPr>
          <w:delText>제</w:delText>
        </w:r>
        <w:r w:rsidRPr="009A7F28" w:rsidDel="009A7F28">
          <w:rPr>
            <w:noProof/>
          </w:rPr>
          <w:delText xml:space="preserve"> 3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수입금계좌</w:delText>
        </w:r>
        <w:r w:rsidDel="009A7F28">
          <w:rPr>
            <w:noProof/>
            <w:webHidden/>
          </w:rPr>
          <w:tab/>
          <w:delText>24</w:delText>
        </w:r>
      </w:del>
    </w:p>
    <w:p w14:paraId="29A4B632" w14:textId="7E980787" w:rsidR="00946361" w:rsidDel="009A7F28" w:rsidRDefault="00946361">
      <w:pPr>
        <w:pStyle w:val="20"/>
        <w:tabs>
          <w:tab w:val="left" w:pos="1440"/>
          <w:tab w:val="right" w:leader="dot" w:pos="8494"/>
        </w:tabs>
        <w:rPr>
          <w:del w:id="40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07" w:author="BKL" w:date="2026-10-13T09:58:00Z" w16du:dateUtc="2026-10-13T00:58:00Z">
        <w:r w:rsidRPr="009A7F28" w:rsidDel="009A7F28">
          <w:rPr>
            <w:noProof/>
          </w:rPr>
          <w:delText>제</w:delText>
        </w:r>
        <w:r w:rsidRPr="009A7F28" w:rsidDel="009A7F28">
          <w:rPr>
            <w:noProof/>
          </w:rPr>
          <w:delText xml:space="preserve"> 4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운영계좌</w:delText>
        </w:r>
        <w:r w:rsidDel="009A7F28">
          <w:rPr>
            <w:noProof/>
            <w:webHidden/>
          </w:rPr>
          <w:tab/>
          <w:delText>24</w:delText>
        </w:r>
      </w:del>
    </w:p>
    <w:p w14:paraId="2EEE75A1" w14:textId="247E962C" w:rsidR="00946361" w:rsidDel="009A7F28" w:rsidRDefault="00946361">
      <w:pPr>
        <w:pStyle w:val="20"/>
        <w:tabs>
          <w:tab w:val="left" w:pos="1440"/>
          <w:tab w:val="right" w:leader="dot" w:pos="8494"/>
        </w:tabs>
        <w:rPr>
          <w:del w:id="40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09" w:author="BKL" w:date="2026-10-13T09:58:00Z" w16du:dateUtc="2026-10-13T00:58:00Z">
        <w:r w:rsidRPr="009A7F28" w:rsidDel="009A7F28">
          <w:rPr>
            <w:noProof/>
          </w:rPr>
          <w:delText>제</w:delText>
        </w:r>
        <w:r w:rsidRPr="009A7F28" w:rsidDel="009A7F28">
          <w:rPr>
            <w:noProof/>
          </w:rPr>
          <w:delText xml:space="preserve"> 5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이자유보계좌</w:delText>
        </w:r>
        <w:r w:rsidDel="009A7F28">
          <w:rPr>
            <w:noProof/>
            <w:webHidden/>
          </w:rPr>
          <w:tab/>
          <w:delText>25</w:delText>
        </w:r>
      </w:del>
    </w:p>
    <w:p w14:paraId="0D2376AF" w14:textId="1E11C8B9" w:rsidR="00946361" w:rsidDel="009A7F28" w:rsidRDefault="00946361">
      <w:pPr>
        <w:pStyle w:val="20"/>
        <w:tabs>
          <w:tab w:val="left" w:pos="1440"/>
          <w:tab w:val="right" w:leader="dot" w:pos="8494"/>
        </w:tabs>
        <w:rPr>
          <w:del w:id="41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11" w:author="BKL" w:date="2026-10-13T09:58:00Z" w16du:dateUtc="2026-10-13T00:58:00Z">
        <w:r w:rsidRPr="009A7F28" w:rsidDel="009A7F28">
          <w:rPr>
            <w:noProof/>
          </w:rPr>
          <w:delText>제</w:delText>
        </w:r>
        <w:r w:rsidRPr="009A7F28" w:rsidDel="009A7F28">
          <w:rPr>
            <w:noProof/>
          </w:rPr>
          <w:delText xml:space="preserve"> 6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보험금수령계좌</w:delText>
        </w:r>
        <w:r w:rsidDel="009A7F28">
          <w:rPr>
            <w:noProof/>
            <w:webHidden/>
          </w:rPr>
          <w:tab/>
          <w:delText>27</w:delText>
        </w:r>
      </w:del>
    </w:p>
    <w:p w14:paraId="248CDF35" w14:textId="30687E04" w:rsidR="00946361" w:rsidDel="009A7F28" w:rsidRDefault="00946361">
      <w:pPr>
        <w:pStyle w:val="20"/>
        <w:tabs>
          <w:tab w:val="left" w:pos="1440"/>
          <w:tab w:val="right" w:leader="dot" w:pos="8494"/>
        </w:tabs>
        <w:rPr>
          <w:del w:id="41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13" w:author="BKL" w:date="2026-10-13T09:58:00Z" w16du:dateUtc="2026-10-13T00:58:00Z">
        <w:r w:rsidRPr="009A7F28" w:rsidDel="009A7F28">
          <w:rPr>
            <w:noProof/>
          </w:rPr>
          <w:delText>제</w:delText>
        </w:r>
        <w:r w:rsidRPr="009A7F28" w:rsidDel="009A7F28">
          <w:rPr>
            <w:noProof/>
          </w:rPr>
          <w:delText xml:space="preserve"> 7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임대차보증금계좌의</w:delText>
        </w:r>
        <w:r w:rsidRPr="009A7F28" w:rsidDel="009A7F28">
          <w:rPr>
            <w:noProof/>
          </w:rPr>
          <w:delText xml:space="preserve"> </w:delText>
        </w:r>
        <w:r w:rsidRPr="009A7F28" w:rsidDel="009A7F28">
          <w:rPr>
            <w:noProof/>
          </w:rPr>
          <w:delText>추가</w:delText>
        </w:r>
        <w:r w:rsidRPr="009A7F28" w:rsidDel="009A7F28">
          <w:rPr>
            <w:noProof/>
          </w:rPr>
          <w:delText xml:space="preserve"> </w:delText>
        </w:r>
        <w:r w:rsidRPr="009A7F28" w:rsidDel="009A7F28">
          <w:rPr>
            <w:noProof/>
          </w:rPr>
          <w:delText>개설</w:delText>
        </w:r>
        <w:r w:rsidDel="009A7F28">
          <w:rPr>
            <w:noProof/>
            <w:webHidden/>
          </w:rPr>
          <w:tab/>
          <w:delText>28</w:delText>
        </w:r>
      </w:del>
    </w:p>
    <w:p w14:paraId="4B5BC09B" w14:textId="43E71305" w:rsidR="00946361" w:rsidDel="009A7F28" w:rsidRDefault="00946361">
      <w:pPr>
        <w:pStyle w:val="20"/>
        <w:tabs>
          <w:tab w:val="left" w:pos="1440"/>
          <w:tab w:val="right" w:leader="dot" w:pos="8494"/>
        </w:tabs>
        <w:rPr>
          <w:del w:id="41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15" w:author="BKL" w:date="2026-10-13T09:58:00Z" w16du:dateUtc="2026-10-13T00:58:00Z">
        <w:r w:rsidRPr="009A7F28" w:rsidDel="009A7F28">
          <w:rPr>
            <w:noProof/>
          </w:rPr>
          <w:delText>제</w:delText>
        </w:r>
        <w:r w:rsidRPr="009A7F28" w:rsidDel="009A7F28">
          <w:rPr>
            <w:noProof/>
          </w:rPr>
          <w:delText xml:space="preserve"> 8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수납관리의무</w:delText>
        </w:r>
        <w:r w:rsidDel="009A7F28">
          <w:rPr>
            <w:noProof/>
            <w:webHidden/>
          </w:rPr>
          <w:tab/>
          <w:delText>28</w:delText>
        </w:r>
      </w:del>
    </w:p>
    <w:p w14:paraId="19F8D7AC" w14:textId="7EE537E1" w:rsidR="00946361" w:rsidDel="009A7F28" w:rsidRDefault="00946361">
      <w:pPr>
        <w:pStyle w:val="10"/>
        <w:tabs>
          <w:tab w:val="left" w:pos="1200"/>
          <w:tab w:val="right" w:leader="dot" w:pos="8494"/>
        </w:tabs>
        <w:rPr>
          <w:del w:id="416"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417" w:author="BKL" w:date="2026-10-13T09:58:00Z" w16du:dateUtc="2026-10-13T00:58:00Z">
        <w:r w:rsidRPr="009A7F28" w:rsidDel="009A7F28">
          <w:rPr>
            <w:noProof/>
          </w:rPr>
          <w:delText>제</w:delText>
        </w:r>
        <w:r w:rsidRPr="009A7F28" w:rsidDel="009A7F28">
          <w:rPr>
            <w:noProof/>
          </w:rPr>
          <w:delText xml:space="preserve"> 9 </w:delText>
        </w:r>
        <w:r w:rsidRPr="009A7F28" w:rsidDel="009A7F28">
          <w:rPr>
            <w:noProof/>
          </w:rPr>
          <w:delText>조</w:delText>
        </w:r>
        <w:r w:rsidDel="009A7F28">
          <w:rPr>
            <w:rFonts w:asciiTheme="minorHAnsi" w:eastAsiaTheme="minorEastAsia" w:hAnsiTheme="minorHAnsi" w:cstheme="minorBidi"/>
            <w:b w:val="0"/>
            <w:caps w:val="0"/>
            <w:noProof/>
            <w:color w:val="auto"/>
            <w:spacing w:val="0"/>
            <w:kern w:val="2"/>
            <w:szCs w:val="24"/>
            <w14:ligatures w14:val="standardContextual"/>
          </w:rPr>
          <w:tab/>
        </w:r>
        <w:r w:rsidRPr="009A7F28" w:rsidDel="009A7F28">
          <w:rPr>
            <w:noProof/>
          </w:rPr>
          <w:delText>담보의</w:delText>
        </w:r>
        <w:r w:rsidRPr="009A7F28" w:rsidDel="009A7F28">
          <w:rPr>
            <w:noProof/>
          </w:rPr>
          <w:delText xml:space="preserve"> </w:delText>
        </w:r>
        <w:r w:rsidRPr="009A7F28" w:rsidDel="009A7F28">
          <w:rPr>
            <w:noProof/>
          </w:rPr>
          <w:delText>제공</w:delText>
        </w:r>
        <w:r w:rsidDel="009A7F28">
          <w:rPr>
            <w:noProof/>
            <w:webHidden/>
          </w:rPr>
          <w:tab/>
          <w:delText>28</w:delText>
        </w:r>
      </w:del>
    </w:p>
    <w:p w14:paraId="7A76A165" w14:textId="01FDBB54" w:rsidR="00946361" w:rsidDel="009A7F28" w:rsidRDefault="00946361">
      <w:pPr>
        <w:pStyle w:val="20"/>
        <w:tabs>
          <w:tab w:val="left" w:pos="1440"/>
          <w:tab w:val="right" w:leader="dot" w:pos="8494"/>
        </w:tabs>
        <w:rPr>
          <w:del w:id="41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19" w:author="BKL" w:date="2026-10-13T09:58:00Z" w16du:dateUtc="2026-10-13T00:58:00Z">
        <w:r w:rsidRPr="009A7F28" w:rsidDel="009A7F28">
          <w:rPr>
            <w:noProof/>
          </w:rPr>
          <w:delText>제</w:delText>
        </w:r>
        <w:r w:rsidRPr="009A7F28" w:rsidDel="009A7F28">
          <w:rPr>
            <w:noProof/>
          </w:rPr>
          <w:delText xml:space="preserve"> 1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본건</w:delText>
        </w:r>
        <w:r w:rsidRPr="009A7F28" w:rsidDel="009A7F28">
          <w:rPr>
            <w:noProof/>
          </w:rPr>
          <w:delText xml:space="preserve"> </w:delText>
        </w:r>
        <w:r w:rsidRPr="009A7F28" w:rsidDel="009A7F28">
          <w:rPr>
            <w:noProof/>
          </w:rPr>
          <w:delText>부동산에</w:delText>
        </w:r>
        <w:r w:rsidRPr="009A7F28" w:rsidDel="009A7F28">
          <w:rPr>
            <w:noProof/>
          </w:rPr>
          <w:delText xml:space="preserve"> </w:delText>
        </w:r>
        <w:r w:rsidRPr="009A7F28" w:rsidDel="009A7F28">
          <w:rPr>
            <w:noProof/>
          </w:rPr>
          <w:delText>대한</w:delText>
        </w:r>
        <w:r w:rsidRPr="009A7F28" w:rsidDel="009A7F28">
          <w:rPr>
            <w:noProof/>
          </w:rPr>
          <w:delText xml:space="preserve"> </w:delText>
        </w:r>
        <w:r w:rsidRPr="009A7F28" w:rsidDel="009A7F28">
          <w:rPr>
            <w:noProof/>
          </w:rPr>
          <w:delText>담보신탁</w:delText>
        </w:r>
        <w:r w:rsidRPr="009A7F28" w:rsidDel="009A7F28">
          <w:rPr>
            <w:noProof/>
          </w:rPr>
          <w:delText xml:space="preserve"> </w:delText>
        </w:r>
        <w:r w:rsidRPr="009A7F28" w:rsidDel="009A7F28">
          <w:rPr>
            <w:noProof/>
          </w:rPr>
          <w:delText>우선수익권</w:delText>
        </w:r>
        <w:r w:rsidRPr="009A7F28" w:rsidDel="009A7F28">
          <w:rPr>
            <w:noProof/>
          </w:rPr>
          <w:delText xml:space="preserve"> </w:delText>
        </w:r>
        <w:r w:rsidRPr="009A7F28" w:rsidDel="009A7F28">
          <w:rPr>
            <w:noProof/>
          </w:rPr>
          <w:delText>설정</w:delText>
        </w:r>
        <w:r w:rsidRPr="009A7F28" w:rsidDel="009A7F28">
          <w:rPr>
            <w:noProof/>
          </w:rPr>
          <w:delText xml:space="preserve"> </w:delText>
        </w:r>
        <w:r w:rsidRPr="009A7F28" w:rsidDel="009A7F28">
          <w:rPr>
            <w:noProof/>
          </w:rPr>
          <w:delText>등</w:delText>
        </w:r>
        <w:r w:rsidDel="009A7F28">
          <w:rPr>
            <w:noProof/>
            <w:webHidden/>
          </w:rPr>
          <w:tab/>
          <w:delText>28</w:delText>
        </w:r>
      </w:del>
    </w:p>
    <w:p w14:paraId="341A9D92" w14:textId="3673547B" w:rsidR="00946361" w:rsidDel="009A7F28" w:rsidRDefault="00946361">
      <w:pPr>
        <w:pStyle w:val="20"/>
        <w:tabs>
          <w:tab w:val="left" w:pos="1440"/>
          <w:tab w:val="right" w:leader="dot" w:pos="8494"/>
        </w:tabs>
        <w:rPr>
          <w:del w:id="42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21" w:author="BKL" w:date="2026-10-13T09:58:00Z" w16du:dateUtc="2026-10-13T00:58:00Z">
        <w:r w:rsidRPr="009A7F28" w:rsidDel="009A7F28">
          <w:rPr>
            <w:noProof/>
          </w:rPr>
          <w:delText>제</w:delText>
        </w:r>
        <w:r w:rsidRPr="009A7F28" w:rsidDel="009A7F28">
          <w:rPr>
            <w:noProof/>
          </w:rPr>
          <w:delText xml:space="preserve"> 2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보험에</w:delText>
        </w:r>
        <w:r w:rsidRPr="009A7F28" w:rsidDel="009A7F28">
          <w:rPr>
            <w:noProof/>
          </w:rPr>
          <w:delText xml:space="preserve"> </w:delText>
        </w:r>
        <w:r w:rsidRPr="009A7F28" w:rsidDel="009A7F28">
          <w:rPr>
            <w:noProof/>
          </w:rPr>
          <w:delText>대한</w:delText>
        </w:r>
        <w:r w:rsidRPr="009A7F28" w:rsidDel="009A7F28">
          <w:rPr>
            <w:noProof/>
          </w:rPr>
          <w:delText xml:space="preserve"> </w:delText>
        </w:r>
        <w:r w:rsidRPr="009A7F28" w:rsidDel="009A7F28">
          <w:rPr>
            <w:noProof/>
          </w:rPr>
          <w:delText>근질권</w:delText>
        </w:r>
        <w:r w:rsidRPr="009A7F28" w:rsidDel="009A7F28">
          <w:rPr>
            <w:noProof/>
          </w:rPr>
          <w:delText xml:space="preserve"> </w:delText>
        </w:r>
        <w:r w:rsidRPr="009A7F28" w:rsidDel="009A7F28">
          <w:rPr>
            <w:noProof/>
          </w:rPr>
          <w:delText>설정</w:delText>
        </w:r>
        <w:r w:rsidDel="009A7F28">
          <w:rPr>
            <w:noProof/>
            <w:webHidden/>
          </w:rPr>
          <w:tab/>
          <w:delText>29</w:delText>
        </w:r>
      </w:del>
    </w:p>
    <w:p w14:paraId="7C1BC9DE" w14:textId="3E683873" w:rsidR="00946361" w:rsidDel="009A7F28" w:rsidRDefault="00946361">
      <w:pPr>
        <w:pStyle w:val="20"/>
        <w:tabs>
          <w:tab w:val="left" w:pos="1440"/>
          <w:tab w:val="right" w:leader="dot" w:pos="8494"/>
        </w:tabs>
        <w:rPr>
          <w:del w:id="42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23" w:author="BKL" w:date="2026-10-13T09:58:00Z" w16du:dateUtc="2026-10-13T00:58:00Z">
        <w:r w:rsidRPr="009A7F28" w:rsidDel="009A7F28">
          <w:rPr>
            <w:noProof/>
          </w:rPr>
          <w:delText>제</w:delText>
        </w:r>
        <w:r w:rsidRPr="009A7F28" w:rsidDel="009A7F28">
          <w:rPr>
            <w:noProof/>
          </w:rPr>
          <w:delText xml:space="preserve"> 3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예금채권에</w:delText>
        </w:r>
        <w:r w:rsidRPr="009A7F28" w:rsidDel="009A7F28">
          <w:rPr>
            <w:noProof/>
          </w:rPr>
          <w:delText xml:space="preserve"> </w:delText>
        </w:r>
        <w:r w:rsidRPr="009A7F28" w:rsidDel="009A7F28">
          <w:rPr>
            <w:noProof/>
          </w:rPr>
          <w:delText>대한</w:delText>
        </w:r>
        <w:r w:rsidRPr="009A7F28" w:rsidDel="009A7F28">
          <w:rPr>
            <w:noProof/>
          </w:rPr>
          <w:delText xml:space="preserve"> </w:delText>
        </w:r>
        <w:r w:rsidRPr="009A7F28" w:rsidDel="009A7F28">
          <w:rPr>
            <w:noProof/>
          </w:rPr>
          <w:delText>근질권</w:delText>
        </w:r>
        <w:r w:rsidRPr="009A7F28" w:rsidDel="009A7F28">
          <w:rPr>
            <w:noProof/>
          </w:rPr>
          <w:delText xml:space="preserve"> </w:delText>
        </w:r>
        <w:r w:rsidRPr="009A7F28" w:rsidDel="009A7F28">
          <w:rPr>
            <w:noProof/>
          </w:rPr>
          <w:delText>설정</w:delText>
        </w:r>
        <w:r w:rsidDel="009A7F28">
          <w:rPr>
            <w:noProof/>
            <w:webHidden/>
          </w:rPr>
          <w:tab/>
          <w:delText>30</w:delText>
        </w:r>
      </w:del>
    </w:p>
    <w:p w14:paraId="511C5610" w14:textId="324F4C48" w:rsidR="00946361" w:rsidDel="009A7F28" w:rsidRDefault="00946361">
      <w:pPr>
        <w:pStyle w:val="10"/>
        <w:tabs>
          <w:tab w:val="left" w:pos="1200"/>
          <w:tab w:val="right" w:leader="dot" w:pos="8494"/>
        </w:tabs>
        <w:rPr>
          <w:del w:id="424"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425" w:author="BKL" w:date="2026-10-13T09:58:00Z" w16du:dateUtc="2026-10-13T00:58:00Z">
        <w:r w:rsidRPr="009A7F28" w:rsidDel="009A7F28">
          <w:rPr>
            <w:noProof/>
          </w:rPr>
          <w:delText>제</w:delText>
        </w:r>
        <w:r w:rsidRPr="009A7F28" w:rsidDel="009A7F28">
          <w:rPr>
            <w:noProof/>
          </w:rPr>
          <w:delText xml:space="preserve"> 10 </w:delText>
        </w:r>
        <w:r w:rsidRPr="009A7F28" w:rsidDel="009A7F28">
          <w:rPr>
            <w:noProof/>
          </w:rPr>
          <w:delText>조</w:delText>
        </w:r>
        <w:r w:rsidDel="009A7F28">
          <w:rPr>
            <w:rFonts w:asciiTheme="minorHAnsi" w:eastAsiaTheme="minorEastAsia" w:hAnsiTheme="minorHAnsi" w:cstheme="minorBidi"/>
            <w:b w:val="0"/>
            <w:caps w:val="0"/>
            <w:noProof/>
            <w:color w:val="auto"/>
            <w:spacing w:val="0"/>
            <w:kern w:val="2"/>
            <w:szCs w:val="24"/>
            <w14:ligatures w14:val="standardContextual"/>
          </w:rPr>
          <w:tab/>
        </w:r>
        <w:r w:rsidRPr="009A7F28" w:rsidDel="009A7F28">
          <w:rPr>
            <w:noProof/>
          </w:rPr>
          <w:delText>차주의</w:delText>
        </w:r>
        <w:r w:rsidRPr="009A7F28" w:rsidDel="009A7F28">
          <w:rPr>
            <w:noProof/>
          </w:rPr>
          <w:delText xml:space="preserve"> </w:delText>
        </w:r>
        <w:r w:rsidRPr="009A7F28" w:rsidDel="009A7F28">
          <w:rPr>
            <w:noProof/>
          </w:rPr>
          <w:delText>진술</w:delText>
        </w:r>
        <w:r w:rsidRPr="009A7F28" w:rsidDel="009A7F28">
          <w:rPr>
            <w:noProof/>
          </w:rPr>
          <w:delText xml:space="preserve"> </w:delText>
        </w:r>
        <w:r w:rsidRPr="009A7F28" w:rsidDel="009A7F28">
          <w:rPr>
            <w:noProof/>
          </w:rPr>
          <w:delText>및</w:delText>
        </w:r>
        <w:r w:rsidRPr="009A7F28" w:rsidDel="009A7F28">
          <w:rPr>
            <w:noProof/>
          </w:rPr>
          <w:delText xml:space="preserve"> </w:delText>
        </w:r>
        <w:r w:rsidRPr="009A7F28" w:rsidDel="009A7F28">
          <w:rPr>
            <w:noProof/>
          </w:rPr>
          <w:delText>보장</w:delText>
        </w:r>
        <w:r w:rsidDel="009A7F28">
          <w:rPr>
            <w:noProof/>
            <w:webHidden/>
          </w:rPr>
          <w:tab/>
          <w:delText>30</w:delText>
        </w:r>
      </w:del>
    </w:p>
    <w:p w14:paraId="471E8CF0" w14:textId="1380E69F" w:rsidR="00946361" w:rsidDel="009A7F28" w:rsidRDefault="00946361">
      <w:pPr>
        <w:pStyle w:val="20"/>
        <w:tabs>
          <w:tab w:val="left" w:pos="1440"/>
          <w:tab w:val="right" w:leader="dot" w:pos="8494"/>
        </w:tabs>
        <w:rPr>
          <w:del w:id="42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27" w:author="BKL" w:date="2026-10-13T09:58:00Z" w16du:dateUtc="2026-10-13T00:58:00Z">
        <w:r w:rsidRPr="009A7F28" w:rsidDel="009A7F28">
          <w:rPr>
            <w:noProof/>
          </w:rPr>
          <w:delText>제</w:delText>
        </w:r>
        <w:r w:rsidRPr="009A7F28" w:rsidDel="009A7F28">
          <w:rPr>
            <w:noProof/>
          </w:rPr>
          <w:delText xml:space="preserve"> 1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법인격</w:delText>
        </w:r>
        <w:r w:rsidDel="009A7F28">
          <w:rPr>
            <w:noProof/>
            <w:webHidden/>
          </w:rPr>
          <w:tab/>
          <w:delText>30</w:delText>
        </w:r>
      </w:del>
    </w:p>
    <w:p w14:paraId="7A11A6F4" w14:textId="56851A9A" w:rsidR="00946361" w:rsidDel="009A7F28" w:rsidRDefault="00946361">
      <w:pPr>
        <w:pStyle w:val="20"/>
        <w:tabs>
          <w:tab w:val="left" w:pos="1440"/>
          <w:tab w:val="right" w:leader="dot" w:pos="8494"/>
        </w:tabs>
        <w:rPr>
          <w:del w:id="42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29" w:author="BKL" w:date="2026-10-13T09:58:00Z" w16du:dateUtc="2026-10-13T00:58:00Z">
        <w:r w:rsidRPr="009A7F28" w:rsidDel="009A7F28">
          <w:rPr>
            <w:noProof/>
          </w:rPr>
          <w:delText>제</w:delText>
        </w:r>
        <w:r w:rsidRPr="009A7F28" w:rsidDel="009A7F28">
          <w:rPr>
            <w:noProof/>
          </w:rPr>
          <w:delText xml:space="preserve"> 2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법과</w:delText>
        </w:r>
        <w:r w:rsidRPr="009A7F28" w:rsidDel="009A7F28">
          <w:rPr>
            <w:noProof/>
          </w:rPr>
          <w:delText xml:space="preserve"> </w:delText>
        </w:r>
        <w:r w:rsidRPr="009A7F28" w:rsidDel="009A7F28">
          <w:rPr>
            <w:noProof/>
          </w:rPr>
          <w:delText>기타</w:delText>
        </w:r>
        <w:r w:rsidRPr="009A7F28" w:rsidDel="009A7F28">
          <w:rPr>
            <w:noProof/>
          </w:rPr>
          <w:delText xml:space="preserve"> </w:delText>
        </w:r>
        <w:r w:rsidRPr="009A7F28" w:rsidDel="009A7F28">
          <w:rPr>
            <w:noProof/>
          </w:rPr>
          <w:delText>약정의</w:delText>
        </w:r>
        <w:r w:rsidRPr="009A7F28" w:rsidDel="009A7F28">
          <w:rPr>
            <w:noProof/>
          </w:rPr>
          <w:delText xml:space="preserve"> </w:delText>
        </w:r>
        <w:r w:rsidRPr="009A7F28" w:rsidDel="009A7F28">
          <w:rPr>
            <w:noProof/>
          </w:rPr>
          <w:delText>준수</w:delText>
        </w:r>
        <w:r w:rsidDel="009A7F28">
          <w:rPr>
            <w:noProof/>
            <w:webHidden/>
          </w:rPr>
          <w:tab/>
          <w:delText>31</w:delText>
        </w:r>
      </w:del>
    </w:p>
    <w:p w14:paraId="123EE1B1" w14:textId="4400DD5B" w:rsidR="00946361" w:rsidDel="009A7F28" w:rsidRDefault="00946361">
      <w:pPr>
        <w:pStyle w:val="20"/>
        <w:tabs>
          <w:tab w:val="left" w:pos="1440"/>
          <w:tab w:val="right" w:leader="dot" w:pos="8494"/>
        </w:tabs>
        <w:rPr>
          <w:del w:id="43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31" w:author="BKL" w:date="2026-10-13T09:58:00Z" w16du:dateUtc="2026-10-13T00:58:00Z">
        <w:r w:rsidRPr="009A7F28" w:rsidDel="009A7F28">
          <w:rPr>
            <w:noProof/>
          </w:rPr>
          <w:delText>제</w:delText>
        </w:r>
        <w:r w:rsidRPr="009A7F28" w:rsidDel="009A7F28">
          <w:rPr>
            <w:noProof/>
          </w:rPr>
          <w:delText xml:space="preserve"> 3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채무불이행의</w:delText>
        </w:r>
        <w:r w:rsidRPr="009A7F28" w:rsidDel="009A7F28">
          <w:rPr>
            <w:noProof/>
          </w:rPr>
          <w:delText xml:space="preserve"> </w:delText>
        </w:r>
        <w:r w:rsidRPr="009A7F28" w:rsidDel="009A7F28">
          <w:rPr>
            <w:noProof/>
          </w:rPr>
          <w:delText>부존재</w:delText>
        </w:r>
        <w:r w:rsidDel="009A7F28">
          <w:rPr>
            <w:noProof/>
            <w:webHidden/>
          </w:rPr>
          <w:tab/>
          <w:delText>31</w:delText>
        </w:r>
      </w:del>
    </w:p>
    <w:p w14:paraId="1165114E" w14:textId="078CAED7" w:rsidR="00946361" w:rsidDel="009A7F28" w:rsidRDefault="00946361">
      <w:pPr>
        <w:pStyle w:val="20"/>
        <w:tabs>
          <w:tab w:val="left" w:pos="1440"/>
          <w:tab w:val="right" w:leader="dot" w:pos="8494"/>
        </w:tabs>
        <w:rPr>
          <w:del w:id="43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33" w:author="BKL" w:date="2026-10-13T09:58:00Z" w16du:dateUtc="2026-10-13T00:58:00Z">
        <w:r w:rsidRPr="009A7F28" w:rsidDel="009A7F28">
          <w:rPr>
            <w:noProof/>
          </w:rPr>
          <w:delText>제</w:delText>
        </w:r>
        <w:r w:rsidRPr="009A7F28" w:rsidDel="009A7F28">
          <w:rPr>
            <w:noProof/>
          </w:rPr>
          <w:delText xml:space="preserve"> 4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법령의</w:delText>
        </w:r>
        <w:r w:rsidRPr="009A7F28" w:rsidDel="009A7F28">
          <w:rPr>
            <w:noProof/>
          </w:rPr>
          <w:delText xml:space="preserve"> </w:delText>
        </w:r>
        <w:r w:rsidRPr="009A7F28" w:rsidDel="009A7F28">
          <w:rPr>
            <w:noProof/>
          </w:rPr>
          <w:delText>준수</w:delText>
        </w:r>
        <w:r w:rsidDel="009A7F28">
          <w:rPr>
            <w:noProof/>
            <w:webHidden/>
          </w:rPr>
          <w:tab/>
          <w:delText>31</w:delText>
        </w:r>
      </w:del>
    </w:p>
    <w:p w14:paraId="6D55942E" w14:textId="24283CD5" w:rsidR="00946361" w:rsidDel="009A7F28" w:rsidRDefault="00946361">
      <w:pPr>
        <w:pStyle w:val="20"/>
        <w:tabs>
          <w:tab w:val="left" w:pos="1440"/>
          <w:tab w:val="right" w:leader="dot" w:pos="8494"/>
        </w:tabs>
        <w:rPr>
          <w:del w:id="43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35" w:author="BKL" w:date="2026-10-13T09:58:00Z" w16du:dateUtc="2026-10-13T00:58:00Z">
        <w:r w:rsidRPr="009A7F28" w:rsidDel="009A7F28">
          <w:rPr>
            <w:noProof/>
          </w:rPr>
          <w:delText>제</w:delText>
        </w:r>
        <w:r w:rsidRPr="009A7F28" w:rsidDel="009A7F28">
          <w:rPr>
            <w:noProof/>
          </w:rPr>
          <w:delText xml:space="preserve"> 5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담보</w:delText>
        </w:r>
        <w:r w:rsidDel="009A7F28">
          <w:rPr>
            <w:noProof/>
            <w:webHidden/>
          </w:rPr>
          <w:tab/>
          <w:delText>31</w:delText>
        </w:r>
      </w:del>
    </w:p>
    <w:p w14:paraId="0722A76B" w14:textId="347DEF19" w:rsidR="00946361" w:rsidDel="009A7F28" w:rsidRDefault="00946361">
      <w:pPr>
        <w:pStyle w:val="20"/>
        <w:tabs>
          <w:tab w:val="left" w:pos="1440"/>
          <w:tab w:val="right" w:leader="dot" w:pos="8494"/>
        </w:tabs>
        <w:rPr>
          <w:del w:id="43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37" w:author="BKL" w:date="2026-10-13T09:58:00Z" w16du:dateUtc="2026-10-13T00:58:00Z">
        <w:r w:rsidRPr="009A7F28" w:rsidDel="009A7F28">
          <w:rPr>
            <w:noProof/>
          </w:rPr>
          <w:delText>제</w:delText>
        </w:r>
        <w:r w:rsidRPr="009A7F28" w:rsidDel="009A7F28">
          <w:rPr>
            <w:noProof/>
          </w:rPr>
          <w:delText xml:space="preserve"> 6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법적</w:delText>
        </w:r>
        <w:r w:rsidRPr="009A7F28" w:rsidDel="009A7F28">
          <w:rPr>
            <w:noProof/>
          </w:rPr>
          <w:delText xml:space="preserve"> </w:delText>
        </w:r>
        <w:r w:rsidRPr="009A7F28" w:rsidDel="009A7F28">
          <w:rPr>
            <w:noProof/>
          </w:rPr>
          <w:delText>조치</w:delText>
        </w:r>
        <w:r w:rsidDel="009A7F28">
          <w:rPr>
            <w:noProof/>
            <w:webHidden/>
          </w:rPr>
          <w:tab/>
          <w:delText>32</w:delText>
        </w:r>
      </w:del>
    </w:p>
    <w:p w14:paraId="577D6D57" w14:textId="7FB3E0C8" w:rsidR="00946361" w:rsidDel="009A7F28" w:rsidRDefault="00946361">
      <w:pPr>
        <w:pStyle w:val="20"/>
        <w:tabs>
          <w:tab w:val="left" w:pos="1440"/>
          <w:tab w:val="right" w:leader="dot" w:pos="8494"/>
        </w:tabs>
        <w:rPr>
          <w:del w:id="43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39" w:author="BKL" w:date="2026-10-13T09:58:00Z" w16du:dateUtc="2026-10-13T00:58:00Z">
        <w:r w:rsidRPr="009A7F28" w:rsidDel="009A7F28">
          <w:rPr>
            <w:noProof/>
          </w:rPr>
          <w:delText>제</w:delText>
        </w:r>
        <w:r w:rsidRPr="009A7F28" w:rsidDel="009A7F28">
          <w:rPr>
            <w:noProof/>
          </w:rPr>
          <w:delText xml:space="preserve"> 7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소송</w:delText>
        </w:r>
        <w:r w:rsidDel="009A7F28">
          <w:rPr>
            <w:noProof/>
            <w:webHidden/>
          </w:rPr>
          <w:tab/>
          <w:delText>32</w:delText>
        </w:r>
      </w:del>
    </w:p>
    <w:p w14:paraId="01D888A9" w14:textId="3E250067" w:rsidR="00946361" w:rsidDel="009A7F28" w:rsidRDefault="00946361">
      <w:pPr>
        <w:pStyle w:val="20"/>
        <w:tabs>
          <w:tab w:val="left" w:pos="1440"/>
          <w:tab w:val="right" w:leader="dot" w:pos="8494"/>
        </w:tabs>
        <w:rPr>
          <w:del w:id="44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41" w:author="BKL" w:date="2026-10-13T09:58:00Z" w16du:dateUtc="2026-10-13T00:58:00Z">
        <w:r w:rsidRPr="009A7F28" w:rsidDel="009A7F28">
          <w:rPr>
            <w:noProof/>
          </w:rPr>
          <w:delText>제</w:delText>
        </w:r>
        <w:r w:rsidRPr="009A7F28" w:rsidDel="009A7F28">
          <w:rPr>
            <w:noProof/>
          </w:rPr>
          <w:delText xml:space="preserve"> 8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정보의</w:delText>
        </w:r>
        <w:r w:rsidRPr="009A7F28" w:rsidDel="009A7F28">
          <w:rPr>
            <w:noProof/>
          </w:rPr>
          <w:delText xml:space="preserve"> </w:delText>
        </w:r>
        <w:r w:rsidRPr="009A7F28" w:rsidDel="009A7F28">
          <w:rPr>
            <w:noProof/>
          </w:rPr>
          <w:delText>정확성</w:delText>
        </w:r>
        <w:r w:rsidDel="009A7F28">
          <w:rPr>
            <w:noProof/>
            <w:webHidden/>
          </w:rPr>
          <w:tab/>
          <w:delText>32</w:delText>
        </w:r>
      </w:del>
    </w:p>
    <w:p w14:paraId="6AFF7E01" w14:textId="5836E2AE" w:rsidR="00946361" w:rsidDel="009A7F28" w:rsidRDefault="00946361">
      <w:pPr>
        <w:pStyle w:val="20"/>
        <w:tabs>
          <w:tab w:val="left" w:pos="1440"/>
          <w:tab w:val="right" w:leader="dot" w:pos="8494"/>
        </w:tabs>
        <w:rPr>
          <w:del w:id="44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43" w:author="BKL" w:date="2026-10-13T09:58:00Z" w16du:dateUtc="2026-10-13T00:58:00Z">
        <w:r w:rsidRPr="009A7F28" w:rsidDel="009A7F28">
          <w:rPr>
            <w:noProof/>
          </w:rPr>
          <w:delText>제</w:delText>
        </w:r>
        <w:r w:rsidRPr="009A7F28" w:rsidDel="009A7F28">
          <w:rPr>
            <w:noProof/>
          </w:rPr>
          <w:delText xml:space="preserve"> 9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청산</w:delText>
        </w:r>
        <w:r w:rsidRPr="009A7F28" w:rsidDel="009A7F28">
          <w:rPr>
            <w:noProof/>
          </w:rPr>
          <w:delText xml:space="preserve">, </w:delText>
        </w:r>
        <w:r w:rsidRPr="009A7F28" w:rsidDel="009A7F28">
          <w:rPr>
            <w:noProof/>
          </w:rPr>
          <w:delText>부도</w:delText>
        </w:r>
        <w:r w:rsidRPr="009A7F28" w:rsidDel="009A7F28">
          <w:rPr>
            <w:noProof/>
          </w:rPr>
          <w:delText xml:space="preserve"> </w:delText>
        </w:r>
        <w:r w:rsidRPr="009A7F28" w:rsidDel="009A7F28">
          <w:rPr>
            <w:noProof/>
          </w:rPr>
          <w:delText>등의</w:delText>
        </w:r>
        <w:r w:rsidRPr="009A7F28" w:rsidDel="009A7F28">
          <w:rPr>
            <w:noProof/>
          </w:rPr>
          <w:delText xml:space="preserve"> </w:delText>
        </w:r>
        <w:r w:rsidRPr="009A7F28" w:rsidDel="009A7F28">
          <w:rPr>
            <w:noProof/>
          </w:rPr>
          <w:delText>절차의</w:delText>
        </w:r>
        <w:r w:rsidRPr="009A7F28" w:rsidDel="009A7F28">
          <w:rPr>
            <w:noProof/>
          </w:rPr>
          <w:delText xml:space="preserve"> </w:delText>
        </w:r>
        <w:r w:rsidRPr="009A7F28" w:rsidDel="009A7F28">
          <w:rPr>
            <w:noProof/>
          </w:rPr>
          <w:delText>부재</w:delText>
        </w:r>
        <w:r w:rsidDel="009A7F28">
          <w:rPr>
            <w:noProof/>
            <w:webHidden/>
          </w:rPr>
          <w:tab/>
          <w:delText>32</w:delText>
        </w:r>
      </w:del>
    </w:p>
    <w:p w14:paraId="6691D88F" w14:textId="51DBB466" w:rsidR="00946361" w:rsidDel="009A7F28" w:rsidRDefault="00946361">
      <w:pPr>
        <w:pStyle w:val="20"/>
        <w:tabs>
          <w:tab w:val="left" w:pos="1440"/>
          <w:tab w:val="right" w:leader="dot" w:pos="8494"/>
        </w:tabs>
        <w:rPr>
          <w:del w:id="44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45" w:author="BKL" w:date="2026-10-13T09:58:00Z" w16du:dateUtc="2026-10-13T00:58:00Z">
        <w:r w:rsidRPr="009A7F28" w:rsidDel="009A7F28">
          <w:rPr>
            <w:noProof/>
          </w:rPr>
          <w:delText>제</w:delText>
        </w:r>
        <w:r w:rsidRPr="009A7F28" w:rsidDel="009A7F28">
          <w:rPr>
            <w:noProof/>
          </w:rPr>
          <w:delText xml:space="preserve"> 10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우발채무</w:delText>
        </w:r>
        <w:r w:rsidRPr="009A7F28" w:rsidDel="009A7F28">
          <w:rPr>
            <w:noProof/>
          </w:rPr>
          <w:delText xml:space="preserve"> </w:delText>
        </w:r>
        <w:r w:rsidRPr="009A7F28" w:rsidDel="009A7F28">
          <w:rPr>
            <w:noProof/>
          </w:rPr>
          <w:delText>등의</w:delText>
        </w:r>
        <w:r w:rsidRPr="009A7F28" w:rsidDel="009A7F28">
          <w:rPr>
            <w:noProof/>
          </w:rPr>
          <w:delText xml:space="preserve"> </w:delText>
        </w:r>
        <w:r w:rsidRPr="009A7F28" w:rsidDel="009A7F28">
          <w:rPr>
            <w:noProof/>
          </w:rPr>
          <w:delText>부존재</w:delText>
        </w:r>
        <w:r w:rsidDel="009A7F28">
          <w:rPr>
            <w:noProof/>
            <w:webHidden/>
          </w:rPr>
          <w:tab/>
          <w:delText>32</w:delText>
        </w:r>
      </w:del>
    </w:p>
    <w:p w14:paraId="042DE1F6" w14:textId="5D708EA6" w:rsidR="00946361" w:rsidDel="009A7F28" w:rsidRDefault="00946361">
      <w:pPr>
        <w:pStyle w:val="10"/>
        <w:tabs>
          <w:tab w:val="left" w:pos="1200"/>
          <w:tab w:val="right" w:leader="dot" w:pos="8494"/>
        </w:tabs>
        <w:rPr>
          <w:del w:id="446"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447" w:author="BKL" w:date="2026-10-13T09:58:00Z" w16du:dateUtc="2026-10-13T00:58:00Z">
        <w:r w:rsidRPr="009A7F28" w:rsidDel="009A7F28">
          <w:rPr>
            <w:noProof/>
          </w:rPr>
          <w:delText>제</w:delText>
        </w:r>
        <w:r w:rsidRPr="009A7F28" w:rsidDel="009A7F28">
          <w:rPr>
            <w:noProof/>
          </w:rPr>
          <w:delText xml:space="preserve"> 11 </w:delText>
        </w:r>
        <w:r w:rsidRPr="009A7F28" w:rsidDel="009A7F28">
          <w:rPr>
            <w:noProof/>
          </w:rPr>
          <w:delText>조</w:delText>
        </w:r>
        <w:r w:rsidDel="009A7F28">
          <w:rPr>
            <w:rFonts w:asciiTheme="minorHAnsi" w:eastAsiaTheme="minorEastAsia" w:hAnsiTheme="minorHAnsi" w:cstheme="minorBidi"/>
            <w:b w:val="0"/>
            <w:caps w:val="0"/>
            <w:noProof/>
            <w:color w:val="auto"/>
            <w:spacing w:val="0"/>
            <w:kern w:val="2"/>
            <w:szCs w:val="24"/>
            <w14:ligatures w14:val="standardContextual"/>
          </w:rPr>
          <w:tab/>
        </w:r>
        <w:r w:rsidRPr="009A7F28" w:rsidDel="009A7F28">
          <w:rPr>
            <w:noProof/>
          </w:rPr>
          <w:delText>준수사항</w:delText>
        </w:r>
        <w:r w:rsidDel="009A7F28">
          <w:rPr>
            <w:noProof/>
            <w:webHidden/>
          </w:rPr>
          <w:tab/>
          <w:delText>33</w:delText>
        </w:r>
      </w:del>
    </w:p>
    <w:p w14:paraId="6F423F14" w14:textId="3E5AD359" w:rsidR="00946361" w:rsidDel="009A7F28" w:rsidRDefault="00946361">
      <w:pPr>
        <w:pStyle w:val="20"/>
        <w:tabs>
          <w:tab w:val="left" w:pos="1440"/>
          <w:tab w:val="right" w:leader="dot" w:pos="8494"/>
        </w:tabs>
        <w:rPr>
          <w:del w:id="44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49" w:author="BKL" w:date="2026-10-13T09:58:00Z" w16du:dateUtc="2026-10-13T00:58:00Z">
        <w:r w:rsidRPr="009A7F28" w:rsidDel="009A7F28">
          <w:rPr>
            <w:noProof/>
          </w:rPr>
          <w:delText>제</w:delText>
        </w:r>
        <w:r w:rsidRPr="009A7F28" w:rsidDel="009A7F28">
          <w:rPr>
            <w:noProof/>
          </w:rPr>
          <w:delText xml:space="preserve"> 1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신고사항</w:delText>
        </w:r>
        <w:r w:rsidRPr="009A7F28" w:rsidDel="009A7F28">
          <w:rPr>
            <w:noProof/>
          </w:rPr>
          <w:delText xml:space="preserve"> </w:delText>
        </w:r>
        <w:r w:rsidRPr="009A7F28" w:rsidDel="009A7F28">
          <w:rPr>
            <w:noProof/>
          </w:rPr>
          <w:delText>등</w:delText>
        </w:r>
        <w:r w:rsidDel="009A7F28">
          <w:rPr>
            <w:noProof/>
            <w:webHidden/>
          </w:rPr>
          <w:tab/>
          <w:delText>33</w:delText>
        </w:r>
      </w:del>
    </w:p>
    <w:p w14:paraId="5B7AE29E" w14:textId="3A0595FA" w:rsidR="00946361" w:rsidDel="009A7F28" w:rsidRDefault="00946361">
      <w:pPr>
        <w:pStyle w:val="20"/>
        <w:tabs>
          <w:tab w:val="left" w:pos="1440"/>
          <w:tab w:val="right" w:leader="dot" w:pos="8494"/>
        </w:tabs>
        <w:rPr>
          <w:del w:id="45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51" w:author="BKL" w:date="2026-10-13T09:58:00Z" w16du:dateUtc="2026-10-13T00:58:00Z">
        <w:r w:rsidRPr="009A7F28" w:rsidDel="009A7F28">
          <w:rPr>
            <w:noProof/>
          </w:rPr>
          <w:delText>제</w:delText>
        </w:r>
        <w:r w:rsidRPr="009A7F28" w:rsidDel="009A7F28">
          <w:rPr>
            <w:noProof/>
          </w:rPr>
          <w:delText xml:space="preserve"> 2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재무제표</w:delText>
        </w:r>
        <w:r w:rsidDel="009A7F28">
          <w:rPr>
            <w:noProof/>
            <w:webHidden/>
          </w:rPr>
          <w:tab/>
          <w:delText>33</w:delText>
        </w:r>
      </w:del>
    </w:p>
    <w:p w14:paraId="1454A716" w14:textId="43C982B6" w:rsidR="00946361" w:rsidDel="009A7F28" w:rsidRDefault="00946361">
      <w:pPr>
        <w:pStyle w:val="20"/>
        <w:tabs>
          <w:tab w:val="left" w:pos="1440"/>
          <w:tab w:val="right" w:leader="dot" w:pos="8494"/>
        </w:tabs>
        <w:rPr>
          <w:del w:id="45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53" w:author="BKL" w:date="2026-10-13T09:58:00Z" w16du:dateUtc="2026-10-13T00:58:00Z">
        <w:r w:rsidRPr="009A7F28" w:rsidDel="009A7F28">
          <w:rPr>
            <w:noProof/>
          </w:rPr>
          <w:delText>제</w:delText>
        </w:r>
        <w:r w:rsidRPr="009A7F28" w:rsidDel="009A7F28">
          <w:rPr>
            <w:noProof/>
          </w:rPr>
          <w:delText xml:space="preserve"> 3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정부인허가</w:delText>
        </w:r>
        <w:r w:rsidRPr="009A7F28" w:rsidDel="009A7F28">
          <w:rPr>
            <w:noProof/>
          </w:rPr>
          <w:delText xml:space="preserve"> </w:delText>
        </w:r>
        <w:r w:rsidRPr="009A7F28" w:rsidDel="009A7F28">
          <w:rPr>
            <w:noProof/>
          </w:rPr>
          <w:delText>및</w:delText>
        </w:r>
        <w:r w:rsidRPr="009A7F28" w:rsidDel="009A7F28">
          <w:rPr>
            <w:noProof/>
          </w:rPr>
          <w:delText xml:space="preserve"> </w:delText>
        </w:r>
        <w:r w:rsidRPr="009A7F28" w:rsidDel="009A7F28">
          <w:rPr>
            <w:noProof/>
          </w:rPr>
          <w:delText>유지</w:delText>
        </w:r>
        <w:r w:rsidDel="009A7F28">
          <w:rPr>
            <w:noProof/>
            <w:webHidden/>
          </w:rPr>
          <w:tab/>
          <w:delText>33</w:delText>
        </w:r>
      </w:del>
    </w:p>
    <w:p w14:paraId="0E9AA8BF" w14:textId="18408EE6" w:rsidR="00946361" w:rsidDel="009A7F28" w:rsidRDefault="00946361">
      <w:pPr>
        <w:pStyle w:val="20"/>
        <w:tabs>
          <w:tab w:val="left" w:pos="1440"/>
          <w:tab w:val="right" w:leader="dot" w:pos="8494"/>
        </w:tabs>
        <w:rPr>
          <w:del w:id="45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55" w:author="BKL" w:date="2026-10-13T09:58:00Z" w16du:dateUtc="2026-10-13T00:58:00Z">
        <w:r w:rsidRPr="009A7F28" w:rsidDel="009A7F28">
          <w:rPr>
            <w:noProof/>
          </w:rPr>
          <w:delText>제</w:delText>
        </w:r>
        <w:r w:rsidRPr="009A7F28" w:rsidDel="009A7F28">
          <w:rPr>
            <w:noProof/>
          </w:rPr>
          <w:delText xml:space="preserve"> 4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본건</w:delText>
        </w:r>
        <w:r w:rsidRPr="009A7F28" w:rsidDel="009A7F28">
          <w:rPr>
            <w:noProof/>
          </w:rPr>
          <w:delText xml:space="preserve"> </w:delText>
        </w:r>
        <w:r w:rsidRPr="009A7F28" w:rsidDel="009A7F28">
          <w:rPr>
            <w:noProof/>
          </w:rPr>
          <w:delText>부동산의</w:delText>
        </w:r>
        <w:r w:rsidRPr="009A7F28" w:rsidDel="009A7F28">
          <w:rPr>
            <w:noProof/>
          </w:rPr>
          <w:delText xml:space="preserve"> </w:delText>
        </w:r>
        <w:r w:rsidRPr="009A7F28" w:rsidDel="009A7F28">
          <w:rPr>
            <w:noProof/>
          </w:rPr>
          <w:delText>매각</w:delText>
        </w:r>
        <w:r w:rsidRPr="009A7F28" w:rsidDel="009A7F28">
          <w:rPr>
            <w:noProof/>
          </w:rPr>
          <w:delText xml:space="preserve"> </w:delText>
        </w:r>
        <w:r w:rsidRPr="009A7F28" w:rsidDel="009A7F28">
          <w:rPr>
            <w:noProof/>
          </w:rPr>
          <w:delText>등</w:delText>
        </w:r>
        <w:r w:rsidDel="009A7F28">
          <w:rPr>
            <w:noProof/>
            <w:webHidden/>
          </w:rPr>
          <w:tab/>
          <w:delText>34</w:delText>
        </w:r>
      </w:del>
    </w:p>
    <w:p w14:paraId="5E48723D" w14:textId="14ACF97D" w:rsidR="00946361" w:rsidDel="009A7F28" w:rsidRDefault="00946361">
      <w:pPr>
        <w:pStyle w:val="20"/>
        <w:tabs>
          <w:tab w:val="left" w:pos="1440"/>
          <w:tab w:val="right" w:leader="dot" w:pos="8494"/>
        </w:tabs>
        <w:rPr>
          <w:del w:id="45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57" w:author="BKL" w:date="2026-10-13T09:58:00Z" w16du:dateUtc="2026-10-13T00:58:00Z">
        <w:r w:rsidRPr="009A7F28" w:rsidDel="009A7F28">
          <w:rPr>
            <w:noProof/>
          </w:rPr>
          <w:delText>제</w:delText>
        </w:r>
        <w:r w:rsidRPr="009A7F28" w:rsidDel="009A7F28">
          <w:rPr>
            <w:noProof/>
          </w:rPr>
          <w:delText xml:space="preserve"> 5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추가</w:delText>
        </w:r>
        <w:r w:rsidRPr="009A7F28" w:rsidDel="009A7F28">
          <w:rPr>
            <w:noProof/>
          </w:rPr>
          <w:delText xml:space="preserve"> </w:delText>
        </w:r>
        <w:r w:rsidRPr="009A7F28" w:rsidDel="009A7F28">
          <w:rPr>
            <w:noProof/>
          </w:rPr>
          <w:delText>서류</w:delText>
        </w:r>
        <w:r w:rsidRPr="009A7F28" w:rsidDel="009A7F28">
          <w:rPr>
            <w:noProof/>
          </w:rPr>
          <w:delText xml:space="preserve"> </w:delText>
        </w:r>
        <w:r w:rsidRPr="009A7F28" w:rsidDel="009A7F28">
          <w:rPr>
            <w:noProof/>
          </w:rPr>
          <w:delText>및</w:delText>
        </w:r>
        <w:r w:rsidRPr="009A7F28" w:rsidDel="009A7F28">
          <w:rPr>
            <w:noProof/>
          </w:rPr>
          <w:delText xml:space="preserve"> </w:delText>
        </w:r>
        <w:r w:rsidRPr="009A7F28" w:rsidDel="009A7F28">
          <w:rPr>
            <w:noProof/>
          </w:rPr>
          <w:delText>조치</w:delText>
        </w:r>
        <w:r w:rsidDel="009A7F28">
          <w:rPr>
            <w:noProof/>
            <w:webHidden/>
          </w:rPr>
          <w:tab/>
          <w:delText>34</w:delText>
        </w:r>
      </w:del>
    </w:p>
    <w:p w14:paraId="1C53799C" w14:textId="2FF7654D" w:rsidR="00946361" w:rsidDel="009A7F28" w:rsidRDefault="00946361">
      <w:pPr>
        <w:pStyle w:val="20"/>
        <w:tabs>
          <w:tab w:val="left" w:pos="1440"/>
          <w:tab w:val="right" w:leader="dot" w:pos="8494"/>
        </w:tabs>
        <w:rPr>
          <w:del w:id="45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59" w:author="BKL" w:date="2026-10-13T09:58:00Z" w16du:dateUtc="2026-10-13T00:58:00Z">
        <w:r w:rsidRPr="009A7F28" w:rsidDel="009A7F28">
          <w:rPr>
            <w:noProof/>
          </w:rPr>
          <w:delText>제</w:delText>
        </w:r>
        <w:r w:rsidRPr="009A7F28" w:rsidDel="009A7F28">
          <w:rPr>
            <w:noProof/>
          </w:rPr>
          <w:delText xml:space="preserve"> 6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임대차계약</w:delText>
        </w:r>
        <w:r w:rsidRPr="009A7F28" w:rsidDel="009A7F28">
          <w:rPr>
            <w:noProof/>
          </w:rPr>
          <w:delText xml:space="preserve"> </w:delText>
        </w:r>
        <w:r w:rsidRPr="009A7F28" w:rsidDel="009A7F28">
          <w:rPr>
            <w:noProof/>
          </w:rPr>
          <w:delText>관련</w:delText>
        </w:r>
        <w:r w:rsidRPr="009A7F28" w:rsidDel="009A7F28">
          <w:rPr>
            <w:noProof/>
          </w:rPr>
          <w:delText xml:space="preserve"> </w:delText>
        </w:r>
        <w:r w:rsidRPr="009A7F28" w:rsidDel="009A7F28">
          <w:rPr>
            <w:noProof/>
          </w:rPr>
          <w:delText>담보</w:delText>
        </w:r>
        <w:r w:rsidDel="009A7F28">
          <w:rPr>
            <w:noProof/>
            <w:webHidden/>
          </w:rPr>
          <w:tab/>
          <w:delText>34</w:delText>
        </w:r>
      </w:del>
    </w:p>
    <w:p w14:paraId="496D1B48" w14:textId="6BBB15F5" w:rsidR="00946361" w:rsidDel="009A7F28" w:rsidRDefault="00946361">
      <w:pPr>
        <w:pStyle w:val="20"/>
        <w:tabs>
          <w:tab w:val="left" w:pos="1440"/>
          <w:tab w:val="right" w:leader="dot" w:pos="8494"/>
        </w:tabs>
        <w:rPr>
          <w:del w:id="46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61" w:author="BKL" w:date="2026-10-13T09:58:00Z" w16du:dateUtc="2026-10-13T00:58:00Z">
        <w:r w:rsidRPr="009A7F28" w:rsidDel="009A7F28">
          <w:rPr>
            <w:noProof/>
            <w:snapToGrid w:val="0"/>
          </w:rPr>
          <w:delText>제</w:delText>
        </w:r>
        <w:r w:rsidRPr="009A7F28" w:rsidDel="009A7F28">
          <w:rPr>
            <w:noProof/>
            <w:snapToGrid w:val="0"/>
          </w:rPr>
          <w:delText xml:space="preserve"> 7 </w:delText>
        </w:r>
        <w:r w:rsidRPr="009A7F28" w:rsidDel="009A7F28">
          <w:rPr>
            <w:noProof/>
            <w:snapToGrid w:val="0"/>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snapToGrid w:val="0"/>
          </w:rPr>
          <w:delText>추가차입의</w:delText>
        </w:r>
        <w:r w:rsidRPr="009A7F28" w:rsidDel="009A7F28">
          <w:rPr>
            <w:noProof/>
            <w:snapToGrid w:val="0"/>
          </w:rPr>
          <w:delText xml:space="preserve"> </w:delText>
        </w:r>
        <w:r w:rsidRPr="009A7F28" w:rsidDel="009A7F28">
          <w:rPr>
            <w:noProof/>
            <w:snapToGrid w:val="0"/>
          </w:rPr>
          <w:delText>금지</w:delText>
        </w:r>
        <w:r w:rsidRPr="009A7F28" w:rsidDel="009A7F28">
          <w:rPr>
            <w:noProof/>
            <w:snapToGrid w:val="0"/>
          </w:rPr>
          <w:delText xml:space="preserve"> </w:delText>
        </w:r>
        <w:r w:rsidRPr="009A7F28" w:rsidDel="009A7F28">
          <w:rPr>
            <w:noProof/>
            <w:snapToGrid w:val="0"/>
          </w:rPr>
          <w:delText>및</w:delText>
        </w:r>
        <w:r w:rsidRPr="009A7F28" w:rsidDel="009A7F28">
          <w:rPr>
            <w:noProof/>
            <w:snapToGrid w:val="0"/>
          </w:rPr>
          <w:delText xml:space="preserve"> </w:delText>
        </w:r>
        <w:r w:rsidRPr="009A7F28" w:rsidDel="009A7F28">
          <w:rPr>
            <w:noProof/>
            <w:snapToGrid w:val="0"/>
          </w:rPr>
          <w:delText>추가차입에</w:delText>
        </w:r>
        <w:r w:rsidRPr="009A7F28" w:rsidDel="009A7F28">
          <w:rPr>
            <w:noProof/>
            <w:snapToGrid w:val="0"/>
          </w:rPr>
          <w:delText xml:space="preserve"> </w:delText>
        </w:r>
        <w:r w:rsidRPr="009A7F28" w:rsidDel="009A7F28">
          <w:rPr>
            <w:noProof/>
            <w:snapToGrid w:val="0"/>
          </w:rPr>
          <w:delText>따른</w:delText>
        </w:r>
        <w:r w:rsidRPr="009A7F28" w:rsidDel="009A7F28">
          <w:rPr>
            <w:noProof/>
            <w:snapToGrid w:val="0"/>
          </w:rPr>
          <w:delText xml:space="preserve"> </w:delText>
        </w:r>
        <w:r w:rsidRPr="009A7F28" w:rsidDel="009A7F28">
          <w:rPr>
            <w:noProof/>
            <w:snapToGrid w:val="0"/>
          </w:rPr>
          <w:delText>담보제공의</w:delText>
        </w:r>
        <w:r w:rsidRPr="009A7F28" w:rsidDel="009A7F28">
          <w:rPr>
            <w:noProof/>
            <w:snapToGrid w:val="0"/>
          </w:rPr>
          <w:delText xml:space="preserve"> </w:delText>
        </w:r>
        <w:r w:rsidRPr="009A7F28" w:rsidDel="009A7F28">
          <w:rPr>
            <w:noProof/>
            <w:snapToGrid w:val="0"/>
          </w:rPr>
          <w:delText>불가</w:delText>
        </w:r>
        <w:r w:rsidDel="009A7F28">
          <w:rPr>
            <w:noProof/>
            <w:webHidden/>
          </w:rPr>
          <w:tab/>
          <w:delText>35</w:delText>
        </w:r>
      </w:del>
    </w:p>
    <w:p w14:paraId="79BC692D" w14:textId="5023C90D" w:rsidR="00946361" w:rsidDel="009A7F28" w:rsidRDefault="00946361">
      <w:pPr>
        <w:pStyle w:val="20"/>
        <w:tabs>
          <w:tab w:val="left" w:pos="1440"/>
          <w:tab w:val="right" w:leader="dot" w:pos="8494"/>
        </w:tabs>
        <w:rPr>
          <w:del w:id="46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63" w:author="BKL" w:date="2026-10-13T09:58:00Z" w16du:dateUtc="2026-10-13T00:58:00Z">
        <w:r w:rsidRPr="009A7F28" w:rsidDel="009A7F28">
          <w:rPr>
            <w:noProof/>
          </w:rPr>
          <w:delText>제</w:delText>
        </w:r>
        <w:r w:rsidRPr="009A7F28" w:rsidDel="009A7F28">
          <w:rPr>
            <w:noProof/>
          </w:rPr>
          <w:delText xml:space="preserve"> 8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사업의</w:delText>
        </w:r>
        <w:r w:rsidRPr="009A7F28" w:rsidDel="009A7F28">
          <w:rPr>
            <w:noProof/>
          </w:rPr>
          <w:delText xml:space="preserve"> </w:delText>
        </w:r>
        <w:r w:rsidRPr="009A7F28" w:rsidDel="009A7F28">
          <w:rPr>
            <w:noProof/>
          </w:rPr>
          <w:delText>유지</w:delText>
        </w:r>
        <w:r w:rsidRPr="009A7F28" w:rsidDel="009A7F28">
          <w:rPr>
            <w:noProof/>
          </w:rPr>
          <w:delText xml:space="preserve"> </w:delText>
        </w:r>
        <w:r w:rsidRPr="009A7F28" w:rsidDel="009A7F28">
          <w:rPr>
            <w:noProof/>
          </w:rPr>
          <w:delText>관련</w:delText>
        </w:r>
        <w:r w:rsidDel="009A7F28">
          <w:rPr>
            <w:noProof/>
            <w:webHidden/>
          </w:rPr>
          <w:tab/>
          <w:delText>36</w:delText>
        </w:r>
      </w:del>
    </w:p>
    <w:p w14:paraId="4C1BE340" w14:textId="0BAEB206" w:rsidR="00946361" w:rsidDel="009A7F28" w:rsidRDefault="00946361">
      <w:pPr>
        <w:pStyle w:val="20"/>
        <w:tabs>
          <w:tab w:val="left" w:pos="1440"/>
          <w:tab w:val="right" w:leader="dot" w:pos="8494"/>
        </w:tabs>
        <w:rPr>
          <w:del w:id="46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65" w:author="BKL" w:date="2026-10-13T09:58:00Z" w16du:dateUtc="2026-10-13T00:58:00Z">
        <w:r w:rsidRPr="009A7F28" w:rsidDel="009A7F28">
          <w:rPr>
            <w:noProof/>
          </w:rPr>
          <w:delText>제</w:delText>
        </w:r>
        <w:r w:rsidRPr="009A7F28" w:rsidDel="009A7F28">
          <w:rPr>
            <w:noProof/>
          </w:rPr>
          <w:delText xml:space="preserve"> 9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제세공과금</w:delText>
        </w:r>
        <w:r w:rsidDel="009A7F28">
          <w:rPr>
            <w:noProof/>
            <w:webHidden/>
          </w:rPr>
          <w:tab/>
          <w:delText>36</w:delText>
        </w:r>
      </w:del>
    </w:p>
    <w:p w14:paraId="64E9EA7C" w14:textId="55D185C8" w:rsidR="00946361" w:rsidDel="009A7F28" w:rsidRDefault="00946361">
      <w:pPr>
        <w:pStyle w:val="20"/>
        <w:tabs>
          <w:tab w:val="left" w:pos="1440"/>
          <w:tab w:val="right" w:leader="dot" w:pos="8494"/>
        </w:tabs>
        <w:rPr>
          <w:del w:id="46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67" w:author="BKL" w:date="2026-10-13T09:58:00Z" w16du:dateUtc="2026-10-13T00:58:00Z">
        <w:r w:rsidRPr="009A7F28" w:rsidDel="009A7F28">
          <w:rPr>
            <w:noProof/>
          </w:rPr>
          <w:lastRenderedPageBreak/>
          <w:delText>제</w:delText>
        </w:r>
        <w:r w:rsidRPr="009A7F28" w:rsidDel="009A7F28">
          <w:rPr>
            <w:noProof/>
          </w:rPr>
          <w:delText xml:space="preserve"> 10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통지</w:delText>
        </w:r>
        <w:r w:rsidDel="009A7F28">
          <w:rPr>
            <w:noProof/>
            <w:webHidden/>
          </w:rPr>
          <w:tab/>
          <w:delText>36</w:delText>
        </w:r>
      </w:del>
    </w:p>
    <w:p w14:paraId="7CD587E3" w14:textId="275246F3" w:rsidR="00946361" w:rsidDel="009A7F28" w:rsidRDefault="00946361">
      <w:pPr>
        <w:pStyle w:val="20"/>
        <w:tabs>
          <w:tab w:val="left" w:pos="1440"/>
          <w:tab w:val="right" w:leader="dot" w:pos="8494"/>
        </w:tabs>
        <w:rPr>
          <w:del w:id="46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69" w:author="BKL" w:date="2026-10-13T09:58:00Z" w16du:dateUtc="2026-10-13T00:58:00Z">
        <w:r w:rsidRPr="009A7F28" w:rsidDel="009A7F28">
          <w:rPr>
            <w:noProof/>
          </w:rPr>
          <w:delText>제</w:delText>
        </w:r>
        <w:r w:rsidRPr="009A7F28" w:rsidDel="009A7F28">
          <w:rPr>
            <w:noProof/>
          </w:rPr>
          <w:delText xml:space="preserve"> 11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진술과</w:delText>
        </w:r>
        <w:r w:rsidRPr="009A7F28" w:rsidDel="009A7F28">
          <w:rPr>
            <w:noProof/>
          </w:rPr>
          <w:delText xml:space="preserve"> </w:delText>
        </w:r>
        <w:r w:rsidRPr="009A7F28" w:rsidDel="009A7F28">
          <w:rPr>
            <w:noProof/>
          </w:rPr>
          <w:delText>보장</w:delText>
        </w:r>
        <w:r w:rsidDel="009A7F28">
          <w:rPr>
            <w:noProof/>
            <w:webHidden/>
          </w:rPr>
          <w:tab/>
          <w:delText>37</w:delText>
        </w:r>
      </w:del>
    </w:p>
    <w:p w14:paraId="26CAFE6F" w14:textId="39FE58D9" w:rsidR="00946361" w:rsidDel="009A7F28" w:rsidRDefault="00946361">
      <w:pPr>
        <w:pStyle w:val="20"/>
        <w:tabs>
          <w:tab w:val="left" w:pos="1440"/>
          <w:tab w:val="right" w:leader="dot" w:pos="8494"/>
        </w:tabs>
        <w:rPr>
          <w:del w:id="47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71" w:author="BKL" w:date="2026-10-13T09:58:00Z" w16du:dateUtc="2026-10-13T00:58:00Z">
        <w:r w:rsidRPr="009A7F28" w:rsidDel="009A7F28">
          <w:rPr>
            <w:noProof/>
          </w:rPr>
          <w:delText>제</w:delText>
        </w:r>
        <w:r w:rsidRPr="009A7F28" w:rsidDel="009A7F28">
          <w:rPr>
            <w:noProof/>
          </w:rPr>
          <w:delText xml:space="preserve"> 12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보험</w:delText>
        </w:r>
        <w:r w:rsidDel="009A7F28">
          <w:rPr>
            <w:noProof/>
            <w:webHidden/>
          </w:rPr>
          <w:tab/>
          <w:delText>37</w:delText>
        </w:r>
      </w:del>
    </w:p>
    <w:p w14:paraId="548FC29D" w14:textId="2AE2EDE7" w:rsidR="00946361" w:rsidDel="009A7F28" w:rsidRDefault="00946361">
      <w:pPr>
        <w:pStyle w:val="20"/>
        <w:tabs>
          <w:tab w:val="left" w:pos="1440"/>
          <w:tab w:val="right" w:leader="dot" w:pos="8494"/>
        </w:tabs>
        <w:rPr>
          <w:del w:id="47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73" w:author="BKL" w:date="2026-10-13T09:58:00Z" w16du:dateUtc="2026-10-13T00:58:00Z">
        <w:r w:rsidRPr="009A7F28" w:rsidDel="009A7F28">
          <w:rPr>
            <w:noProof/>
            <w:snapToGrid w:val="0"/>
          </w:rPr>
          <w:delText>제</w:delText>
        </w:r>
        <w:r w:rsidRPr="009A7F28" w:rsidDel="009A7F28">
          <w:rPr>
            <w:noProof/>
            <w:snapToGrid w:val="0"/>
          </w:rPr>
          <w:delText xml:space="preserve"> 13 </w:delText>
        </w:r>
        <w:r w:rsidRPr="009A7F28" w:rsidDel="009A7F28">
          <w:rPr>
            <w:noProof/>
            <w:snapToGrid w:val="0"/>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snapToGrid w:val="0"/>
          </w:rPr>
          <w:delText>차주의</w:delText>
        </w:r>
        <w:r w:rsidRPr="009A7F28" w:rsidDel="009A7F28">
          <w:rPr>
            <w:noProof/>
            <w:snapToGrid w:val="0"/>
          </w:rPr>
          <w:delText xml:space="preserve"> </w:delText>
        </w:r>
        <w:r w:rsidRPr="009A7F28" w:rsidDel="009A7F28">
          <w:rPr>
            <w:noProof/>
            <w:snapToGrid w:val="0"/>
          </w:rPr>
          <w:delText>지배구조</w:delText>
        </w:r>
        <w:r w:rsidRPr="009A7F28" w:rsidDel="009A7F28">
          <w:rPr>
            <w:noProof/>
            <w:snapToGrid w:val="0"/>
          </w:rPr>
          <w:delText xml:space="preserve"> </w:delText>
        </w:r>
        <w:r w:rsidRPr="009A7F28" w:rsidDel="009A7F28">
          <w:rPr>
            <w:noProof/>
            <w:snapToGrid w:val="0"/>
          </w:rPr>
          <w:delText>변경</w:delText>
        </w:r>
        <w:r w:rsidDel="009A7F28">
          <w:rPr>
            <w:noProof/>
            <w:webHidden/>
          </w:rPr>
          <w:tab/>
          <w:delText>37</w:delText>
        </w:r>
      </w:del>
    </w:p>
    <w:p w14:paraId="2A29D628" w14:textId="1D1D61A2" w:rsidR="00946361" w:rsidDel="009A7F28" w:rsidRDefault="00946361">
      <w:pPr>
        <w:pStyle w:val="20"/>
        <w:tabs>
          <w:tab w:val="left" w:pos="1440"/>
          <w:tab w:val="right" w:leader="dot" w:pos="8494"/>
        </w:tabs>
        <w:rPr>
          <w:del w:id="47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75" w:author="BKL" w:date="2026-10-13T09:58:00Z" w16du:dateUtc="2026-10-13T00:58:00Z">
        <w:r w:rsidRPr="009A7F28" w:rsidDel="009A7F28">
          <w:rPr>
            <w:noProof/>
            <w:snapToGrid w:val="0"/>
          </w:rPr>
          <w:delText>제</w:delText>
        </w:r>
        <w:r w:rsidRPr="009A7F28" w:rsidDel="009A7F28">
          <w:rPr>
            <w:noProof/>
            <w:snapToGrid w:val="0"/>
          </w:rPr>
          <w:delText xml:space="preserve"> 14 </w:delText>
        </w:r>
        <w:r w:rsidRPr="009A7F28" w:rsidDel="009A7F28">
          <w:rPr>
            <w:noProof/>
            <w:snapToGrid w:val="0"/>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snapToGrid w:val="0"/>
          </w:rPr>
          <w:delText>자금의</w:delText>
        </w:r>
        <w:r w:rsidRPr="009A7F28" w:rsidDel="009A7F28">
          <w:rPr>
            <w:noProof/>
            <w:snapToGrid w:val="0"/>
          </w:rPr>
          <w:delText xml:space="preserve"> </w:delText>
        </w:r>
        <w:r w:rsidRPr="009A7F28" w:rsidDel="009A7F28">
          <w:rPr>
            <w:noProof/>
            <w:snapToGrid w:val="0"/>
          </w:rPr>
          <w:delText>사용</w:delText>
        </w:r>
        <w:r w:rsidDel="009A7F28">
          <w:rPr>
            <w:noProof/>
            <w:webHidden/>
          </w:rPr>
          <w:tab/>
          <w:delText>38</w:delText>
        </w:r>
      </w:del>
    </w:p>
    <w:p w14:paraId="22097D32" w14:textId="65639BA0" w:rsidR="00946361" w:rsidDel="009A7F28" w:rsidRDefault="00946361">
      <w:pPr>
        <w:pStyle w:val="20"/>
        <w:tabs>
          <w:tab w:val="left" w:pos="1440"/>
          <w:tab w:val="right" w:leader="dot" w:pos="8494"/>
        </w:tabs>
        <w:rPr>
          <w:del w:id="47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77" w:author="BKL" w:date="2026-10-13T09:58:00Z" w16du:dateUtc="2026-10-13T00:58:00Z">
        <w:r w:rsidRPr="009A7F28" w:rsidDel="009A7F28">
          <w:rPr>
            <w:noProof/>
            <w:snapToGrid w:val="0"/>
          </w:rPr>
          <w:delText>제</w:delText>
        </w:r>
        <w:r w:rsidRPr="009A7F28" w:rsidDel="009A7F28">
          <w:rPr>
            <w:noProof/>
            <w:snapToGrid w:val="0"/>
          </w:rPr>
          <w:delText xml:space="preserve"> 15 </w:delText>
        </w:r>
        <w:r w:rsidRPr="009A7F28" w:rsidDel="009A7F28">
          <w:rPr>
            <w:noProof/>
            <w:snapToGrid w:val="0"/>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snapToGrid w:val="0"/>
          </w:rPr>
          <w:delText>계약변경</w:delText>
        </w:r>
        <w:r w:rsidRPr="009A7F28" w:rsidDel="009A7F28">
          <w:rPr>
            <w:noProof/>
            <w:snapToGrid w:val="0"/>
          </w:rPr>
          <w:delText xml:space="preserve"> </w:delText>
        </w:r>
        <w:r w:rsidRPr="009A7F28" w:rsidDel="009A7F28">
          <w:rPr>
            <w:noProof/>
            <w:snapToGrid w:val="0"/>
          </w:rPr>
          <w:delText>등의</w:delText>
        </w:r>
        <w:r w:rsidRPr="009A7F28" w:rsidDel="009A7F28">
          <w:rPr>
            <w:noProof/>
            <w:snapToGrid w:val="0"/>
          </w:rPr>
          <w:delText xml:space="preserve"> </w:delText>
        </w:r>
        <w:r w:rsidRPr="009A7F28" w:rsidDel="009A7F28">
          <w:rPr>
            <w:noProof/>
            <w:snapToGrid w:val="0"/>
          </w:rPr>
          <w:delText>금지</w:delText>
        </w:r>
        <w:r w:rsidDel="009A7F28">
          <w:rPr>
            <w:noProof/>
            <w:webHidden/>
          </w:rPr>
          <w:tab/>
          <w:delText>38</w:delText>
        </w:r>
      </w:del>
    </w:p>
    <w:p w14:paraId="6114B7A3" w14:textId="158F6598" w:rsidR="00946361" w:rsidDel="009A7F28" w:rsidRDefault="00946361">
      <w:pPr>
        <w:pStyle w:val="20"/>
        <w:tabs>
          <w:tab w:val="left" w:pos="1440"/>
          <w:tab w:val="right" w:leader="dot" w:pos="8494"/>
        </w:tabs>
        <w:rPr>
          <w:del w:id="47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79" w:author="BKL" w:date="2026-10-13T09:58:00Z" w16du:dateUtc="2026-10-13T00:58:00Z">
        <w:r w:rsidRPr="009A7F28" w:rsidDel="009A7F28">
          <w:rPr>
            <w:noProof/>
            <w:snapToGrid w:val="0"/>
          </w:rPr>
          <w:delText>제</w:delText>
        </w:r>
        <w:r w:rsidRPr="009A7F28" w:rsidDel="009A7F28">
          <w:rPr>
            <w:noProof/>
            <w:snapToGrid w:val="0"/>
          </w:rPr>
          <w:delText xml:space="preserve"> 16 </w:delText>
        </w:r>
        <w:r w:rsidRPr="009A7F28" w:rsidDel="009A7F28">
          <w:rPr>
            <w:noProof/>
            <w:snapToGrid w:val="0"/>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snapToGrid w:val="0"/>
          </w:rPr>
          <w:delText>중대한</w:delText>
        </w:r>
        <w:r w:rsidRPr="009A7F28" w:rsidDel="009A7F28">
          <w:rPr>
            <w:noProof/>
            <w:snapToGrid w:val="0"/>
          </w:rPr>
          <w:delText xml:space="preserve"> </w:delText>
        </w:r>
        <w:r w:rsidRPr="009A7F28" w:rsidDel="009A7F28">
          <w:rPr>
            <w:noProof/>
            <w:snapToGrid w:val="0"/>
          </w:rPr>
          <w:delText>부정적</w:delText>
        </w:r>
        <w:r w:rsidRPr="009A7F28" w:rsidDel="009A7F28">
          <w:rPr>
            <w:noProof/>
            <w:snapToGrid w:val="0"/>
          </w:rPr>
          <w:delText xml:space="preserve"> </w:delText>
        </w:r>
        <w:r w:rsidRPr="009A7F28" w:rsidDel="009A7F28">
          <w:rPr>
            <w:noProof/>
            <w:snapToGrid w:val="0"/>
          </w:rPr>
          <w:delText>영향</w:delText>
        </w:r>
        <w:r w:rsidRPr="009A7F28" w:rsidDel="009A7F28">
          <w:rPr>
            <w:noProof/>
            <w:snapToGrid w:val="0"/>
          </w:rPr>
          <w:delText xml:space="preserve"> </w:delText>
        </w:r>
        <w:r w:rsidRPr="009A7F28" w:rsidDel="009A7F28">
          <w:rPr>
            <w:noProof/>
            <w:snapToGrid w:val="0"/>
          </w:rPr>
          <w:delText>초래행위</w:delText>
        </w:r>
        <w:r w:rsidRPr="009A7F28" w:rsidDel="009A7F28">
          <w:rPr>
            <w:noProof/>
            <w:snapToGrid w:val="0"/>
          </w:rPr>
          <w:delText xml:space="preserve"> </w:delText>
        </w:r>
        <w:r w:rsidRPr="009A7F28" w:rsidDel="009A7F28">
          <w:rPr>
            <w:noProof/>
            <w:snapToGrid w:val="0"/>
          </w:rPr>
          <w:delText>금지</w:delText>
        </w:r>
        <w:r w:rsidDel="009A7F28">
          <w:rPr>
            <w:noProof/>
            <w:webHidden/>
          </w:rPr>
          <w:tab/>
          <w:delText>39</w:delText>
        </w:r>
      </w:del>
    </w:p>
    <w:p w14:paraId="72D5C533" w14:textId="1444F15F" w:rsidR="00946361" w:rsidDel="009A7F28" w:rsidRDefault="00946361">
      <w:pPr>
        <w:pStyle w:val="20"/>
        <w:tabs>
          <w:tab w:val="left" w:pos="1440"/>
          <w:tab w:val="right" w:leader="dot" w:pos="8494"/>
        </w:tabs>
        <w:rPr>
          <w:del w:id="48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81" w:author="BKL" w:date="2026-10-13T09:58:00Z" w16du:dateUtc="2026-10-13T00:58:00Z">
        <w:r w:rsidRPr="009A7F28" w:rsidDel="009A7F28">
          <w:rPr>
            <w:noProof/>
            <w:snapToGrid w:val="0"/>
          </w:rPr>
          <w:delText>제</w:delText>
        </w:r>
        <w:r w:rsidRPr="009A7F28" w:rsidDel="009A7F28">
          <w:rPr>
            <w:noProof/>
            <w:snapToGrid w:val="0"/>
          </w:rPr>
          <w:delText xml:space="preserve"> 17 </w:delText>
        </w:r>
        <w:r w:rsidRPr="009A7F28" w:rsidDel="009A7F28">
          <w:rPr>
            <w:noProof/>
            <w:snapToGrid w:val="0"/>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snapToGrid w:val="0"/>
          </w:rPr>
          <w:delText>이자지급력지수</w:delText>
        </w:r>
        <w:r w:rsidRPr="009A7F28" w:rsidDel="009A7F28">
          <w:rPr>
            <w:noProof/>
            <w:snapToGrid w:val="0"/>
          </w:rPr>
          <w:delText xml:space="preserve"> </w:delText>
        </w:r>
        <w:r w:rsidRPr="009A7F28" w:rsidDel="009A7F28">
          <w:rPr>
            <w:noProof/>
            <w:snapToGrid w:val="0"/>
          </w:rPr>
          <w:delText>유지</w:delText>
        </w:r>
        <w:r w:rsidRPr="009A7F28" w:rsidDel="009A7F28">
          <w:rPr>
            <w:noProof/>
            <w:snapToGrid w:val="0"/>
          </w:rPr>
          <w:delText xml:space="preserve"> </w:delText>
        </w:r>
        <w:r w:rsidRPr="009A7F28" w:rsidDel="009A7F28">
          <w:rPr>
            <w:noProof/>
            <w:snapToGrid w:val="0"/>
          </w:rPr>
          <w:delText>의무</w:delText>
        </w:r>
        <w:r w:rsidDel="009A7F28">
          <w:rPr>
            <w:noProof/>
            <w:webHidden/>
          </w:rPr>
          <w:tab/>
          <w:delText>39</w:delText>
        </w:r>
      </w:del>
    </w:p>
    <w:p w14:paraId="0DFB1F54" w14:textId="66387EEA" w:rsidR="00946361" w:rsidDel="009A7F28" w:rsidRDefault="00946361">
      <w:pPr>
        <w:pStyle w:val="20"/>
        <w:tabs>
          <w:tab w:val="left" w:pos="1440"/>
          <w:tab w:val="right" w:leader="dot" w:pos="8494"/>
        </w:tabs>
        <w:rPr>
          <w:del w:id="48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83" w:author="BKL" w:date="2026-10-13T09:58:00Z" w16du:dateUtc="2026-10-13T00:58:00Z">
        <w:r w:rsidRPr="009A7F28" w:rsidDel="009A7F28">
          <w:rPr>
            <w:noProof/>
            <w:snapToGrid w:val="0"/>
          </w:rPr>
          <w:delText>제</w:delText>
        </w:r>
        <w:r w:rsidRPr="009A7F28" w:rsidDel="009A7F28">
          <w:rPr>
            <w:noProof/>
            <w:snapToGrid w:val="0"/>
          </w:rPr>
          <w:delText xml:space="preserve"> 18 </w:delText>
        </w:r>
        <w:r w:rsidRPr="009A7F28" w:rsidDel="009A7F28">
          <w:rPr>
            <w:noProof/>
            <w:snapToGrid w:val="0"/>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snapToGrid w:val="0"/>
          </w:rPr>
          <w:delText>대출금의</w:delText>
        </w:r>
        <w:r w:rsidRPr="009A7F28" w:rsidDel="009A7F28">
          <w:rPr>
            <w:noProof/>
            <w:snapToGrid w:val="0"/>
          </w:rPr>
          <w:delText xml:space="preserve"> </w:delText>
        </w:r>
        <w:r w:rsidRPr="009A7F28" w:rsidDel="009A7F28">
          <w:rPr>
            <w:noProof/>
            <w:snapToGrid w:val="0"/>
          </w:rPr>
          <w:delText>상환</w:delText>
        </w:r>
        <w:r w:rsidRPr="009A7F28" w:rsidDel="009A7F28">
          <w:rPr>
            <w:noProof/>
            <w:snapToGrid w:val="0"/>
          </w:rPr>
          <w:delText>(</w:delText>
        </w:r>
        <w:r w:rsidRPr="009A7F28" w:rsidDel="009A7F28">
          <w:rPr>
            <w:noProof/>
            <w:snapToGrid w:val="0"/>
          </w:rPr>
          <w:delText>리파이낸싱</w:delText>
        </w:r>
        <w:r w:rsidRPr="009A7F28" w:rsidDel="009A7F28">
          <w:rPr>
            <w:noProof/>
            <w:snapToGrid w:val="0"/>
          </w:rPr>
          <w:delText>)</w:delText>
        </w:r>
        <w:r w:rsidDel="009A7F28">
          <w:rPr>
            <w:noProof/>
            <w:webHidden/>
          </w:rPr>
          <w:tab/>
          <w:delText>39</w:delText>
        </w:r>
      </w:del>
    </w:p>
    <w:p w14:paraId="75ED9F45" w14:textId="30092251" w:rsidR="00946361" w:rsidDel="009A7F28" w:rsidRDefault="00946361">
      <w:pPr>
        <w:pStyle w:val="20"/>
        <w:tabs>
          <w:tab w:val="left" w:pos="1440"/>
          <w:tab w:val="right" w:leader="dot" w:pos="8494"/>
        </w:tabs>
        <w:rPr>
          <w:del w:id="48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85" w:author="BKL" w:date="2026-10-13T09:58:00Z" w16du:dateUtc="2026-10-13T00:58:00Z">
        <w:r w:rsidRPr="009A7F28" w:rsidDel="009A7F28">
          <w:rPr>
            <w:noProof/>
            <w:snapToGrid w:val="0"/>
          </w:rPr>
          <w:delText>제</w:delText>
        </w:r>
        <w:r w:rsidRPr="009A7F28" w:rsidDel="009A7F28">
          <w:rPr>
            <w:noProof/>
            <w:snapToGrid w:val="0"/>
          </w:rPr>
          <w:delText xml:space="preserve"> 19 </w:delText>
        </w:r>
        <w:r w:rsidRPr="009A7F28" w:rsidDel="009A7F28">
          <w:rPr>
            <w:noProof/>
            <w:snapToGrid w:val="0"/>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snapToGrid w:val="0"/>
          </w:rPr>
          <w:delText>배당의</w:delText>
        </w:r>
        <w:r w:rsidRPr="009A7F28" w:rsidDel="009A7F28">
          <w:rPr>
            <w:noProof/>
            <w:snapToGrid w:val="0"/>
          </w:rPr>
          <w:delText xml:space="preserve"> </w:delText>
        </w:r>
        <w:r w:rsidRPr="009A7F28" w:rsidDel="009A7F28">
          <w:rPr>
            <w:noProof/>
            <w:snapToGrid w:val="0"/>
          </w:rPr>
          <w:delText>제한</w:delText>
        </w:r>
        <w:r w:rsidDel="009A7F28">
          <w:rPr>
            <w:noProof/>
            <w:webHidden/>
          </w:rPr>
          <w:tab/>
          <w:delText>40</w:delText>
        </w:r>
      </w:del>
    </w:p>
    <w:p w14:paraId="38041E64" w14:textId="1BC6A9CA" w:rsidR="00946361" w:rsidDel="009A7F28" w:rsidRDefault="00946361">
      <w:pPr>
        <w:pStyle w:val="10"/>
        <w:tabs>
          <w:tab w:val="left" w:pos="1200"/>
          <w:tab w:val="right" w:leader="dot" w:pos="8494"/>
        </w:tabs>
        <w:rPr>
          <w:del w:id="486"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487" w:author="BKL" w:date="2026-10-13T09:58:00Z" w16du:dateUtc="2026-10-13T00:58:00Z">
        <w:r w:rsidRPr="009A7F28" w:rsidDel="009A7F28">
          <w:rPr>
            <w:noProof/>
            <w:snapToGrid w:val="0"/>
          </w:rPr>
          <w:delText>제</w:delText>
        </w:r>
        <w:r w:rsidRPr="009A7F28" w:rsidDel="009A7F28">
          <w:rPr>
            <w:noProof/>
            <w:snapToGrid w:val="0"/>
          </w:rPr>
          <w:delText xml:space="preserve"> 12 </w:delText>
        </w:r>
        <w:r w:rsidRPr="009A7F28" w:rsidDel="009A7F28">
          <w:rPr>
            <w:noProof/>
            <w:snapToGrid w:val="0"/>
          </w:rPr>
          <w:delText>조</w:delText>
        </w:r>
        <w:r w:rsidDel="009A7F28">
          <w:rPr>
            <w:rFonts w:asciiTheme="minorHAnsi" w:eastAsiaTheme="minorEastAsia" w:hAnsiTheme="minorHAnsi" w:cstheme="minorBidi"/>
            <w:b w:val="0"/>
            <w:caps w:val="0"/>
            <w:noProof/>
            <w:color w:val="auto"/>
            <w:spacing w:val="0"/>
            <w:kern w:val="2"/>
            <w:szCs w:val="24"/>
            <w14:ligatures w14:val="standardContextual"/>
          </w:rPr>
          <w:tab/>
        </w:r>
        <w:r w:rsidRPr="009A7F28" w:rsidDel="009A7F28">
          <w:rPr>
            <w:noProof/>
            <w:snapToGrid w:val="0"/>
          </w:rPr>
          <w:delText>기한의</w:delText>
        </w:r>
        <w:r w:rsidRPr="009A7F28" w:rsidDel="009A7F28">
          <w:rPr>
            <w:noProof/>
            <w:snapToGrid w:val="0"/>
          </w:rPr>
          <w:delText xml:space="preserve"> </w:delText>
        </w:r>
        <w:r w:rsidRPr="009A7F28" w:rsidDel="009A7F28">
          <w:rPr>
            <w:noProof/>
            <w:snapToGrid w:val="0"/>
          </w:rPr>
          <w:delText>이익</w:delText>
        </w:r>
        <w:r w:rsidRPr="009A7F28" w:rsidDel="009A7F28">
          <w:rPr>
            <w:noProof/>
            <w:snapToGrid w:val="0"/>
          </w:rPr>
          <w:delText xml:space="preserve"> </w:delText>
        </w:r>
        <w:r w:rsidRPr="009A7F28" w:rsidDel="009A7F28">
          <w:rPr>
            <w:noProof/>
            <w:snapToGrid w:val="0"/>
          </w:rPr>
          <w:delText>상실</w:delText>
        </w:r>
        <w:r w:rsidDel="009A7F28">
          <w:rPr>
            <w:noProof/>
            <w:webHidden/>
          </w:rPr>
          <w:tab/>
          <w:delText>40</w:delText>
        </w:r>
      </w:del>
    </w:p>
    <w:p w14:paraId="110EB3C7" w14:textId="5B7C61E3" w:rsidR="00946361" w:rsidDel="009A7F28" w:rsidRDefault="00946361">
      <w:pPr>
        <w:pStyle w:val="20"/>
        <w:tabs>
          <w:tab w:val="left" w:pos="1440"/>
          <w:tab w:val="right" w:leader="dot" w:pos="8494"/>
        </w:tabs>
        <w:rPr>
          <w:del w:id="48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89" w:author="BKL" w:date="2026-10-13T09:58:00Z" w16du:dateUtc="2026-10-13T00:58:00Z">
        <w:r w:rsidRPr="009A7F28" w:rsidDel="009A7F28">
          <w:rPr>
            <w:noProof/>
            <w:snapToGrid w:val="0"/>
          </w:rPr>
          <w:delText>제</w:delText>
        </w:r>
        <w:r w:rsidRPr="009A7F28" w:rsidDel="009A7F28">
          <w:rPr>
            <w:noProof/>
            <w:snapToGrid w:val="0"/>
          </w:rPr>
          <w:delText xml:space="preserve"> 1 </w:delText>
        </w:r>
        <w:r w:rsidRPr="009A7F28" w:rsidDel="009A7F28">
          <w:rPr>
            <w:noProof/>
            <w:snapToGrid w:val="0"/>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snapToGrid w:val="0"/>
          </w:rPr>
          <w:delText>기한의</w:delText>
        </w:r>
        <w:r w:rsidRPr="009A7F28" w:rsidDel="009A7F28">
          <w:rPr>
            <w:noProof/>
            <w:snapToGrid w:val="0"/>
          </w:rPr>
          <w:delText xml:space="preserve"> </w:delText>
        </w:r>
        <w:r w:rsidRPr="009A7F28" w:rsidDel="009A7F28">
          <w:rPr>
            <w:noProof/>
            <w:snapToGrid w:val="0"/>
          </w:rPr>
          <w:delText>이익</w:delText>
        </w:r>
        <w:r w:rsidRPr="009A7F28" w:rsidDel="009A7F28">
          <w:rPr>
            <w:noProof/>
            <w:snapToGrid w:val="0"/>
          </w:rPr>
          <w:delText xml:space="preserve"> </w:delText>
        </w:r>
        <w:r w:rsidRPr="009A7F28" w:rsidDel="009A7F28">
          <w:rPr>
            <w:noProof/>
            <w:snapToGrid w:val="0"/>
          </w:rPr>
          <w:delText>상실</w:delText>
        </w:r>
        <w:r w:rsidRPr="009A7F28" w:rsidDel="009A7F28">
          <w:rPr>
            <w:noProof/>
            <w:snapToGrid w:val="0"/>
          </w:rPr>
          <w:delText xml:space="preserve"> </w:delText>
        </w:r>
        <w:r w:rsidRPr="009A7F28" w:rsidDel="009A7F28">
          <w:rPr>
            <w:noProof/>
            <w:snapToGrid w:val="0"/>
          </w:rPr>
          <w:delText>사유</w:delText>
        </w:r>
        <w:r w:rsidDel="009A7F28">
          <w:rPr>
            <w:noProof/>
            <w:webHidden/>
          </w:rPr>
          <w:tab/>
          <w:delText>40</w:delText>
        </w:r>
      </w:del>
    </w:p>
    <w:p w14:paraId="7C139DC6" w14:textId="3C0941DC" w:rsidR="00946361" w:rsidDel="009A7F28" w:rsidRDefault="00946361">
      <w:pPr>
        <w:pStyle w:val="20"/>
        <w:tabs>
          <w:tab w:val="left" w:pos="1440"/>
          <w:tab w:val="right" w:leader="dot" w:pos="8494"/>
        </w:tabs>
        <w:rPr>
          <w:del w:id="49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91" w:author="BKL" w:date="2026-10-13T09:58:00Z" w16du:dateUtc="2026-10-13T00:58:00Z">
        <w:r w:rsidRPr="009A7F28" w:rsidDel="009A7F28">
          <w:rPr>
            <w:noProof/>
          </w:rPr>
          <w:delText>제</w:delText>
        </w:r>
        <w:r w:rsidRPr="009A7F28" w:rsidDel="009A7F28">
          <w:rPr>
            <w:noProof/>
          </w:rPr>
          <w:delText xml:space="preserve"> 2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기한의</w:delText>
        </w:r>
        <w:r w:rsidRPr="009A7F28" w:rsidDel="009A7F28">
          <w:rPr>
            <w:noProof/>
          </w:rPr>
          <w:delText xml:space="preserve"> </w:delText>
        </w:r>
        <w:r w:rsidRPr="009A7F28" w:rsidDel="009A7F28">
          <w:rPr>
            <w:noProof/>
          </w:rPr>
          <w:delText>이익</w:delText>
        </w:r>
        <w:r w:rsidRPr="009A7F28" w:rsidDel="009A7F28">
          <w:rPr>
            <w:noProof/>
          </w:rPr>
          <w:delText xml:space="preserve"> </w:delText>
        </w:r>
        <w:r w:rsidRPr="009A7F28" w:rsidDel="009A7F28">
          <w:rPr>
            <w:noProof/>
          </w:rPr>
          <w:delText>상실의</w:delText>
        </w:r>
        <w:r w:rsidRPr="009A7F28" w:rsidDel="009A7F28">
          <w:rPr>
            <w:noProof/>
          </w:rPr>
          <w:delText xml:space="preserve"> </w:delText>
        </w:r>
        <w:r w:rsidRPr="009A7F28" w:rsidDel="009A7F28">
          <w:rPr>
            <w:noProof/>
          </w:rPr>
          <w:delText>효과</w:delText>
        </w:r>
        <w:r w:rsidDel="009A7F28">
          <w:rPr>
            <w:noProof/>
            <w:webHidden/>
          </w:rPr>
          <w:tab/>
          <w:delText>42</w:delText>
        </w:r>
      </w:del>
    </w:p>
    <w:p w14:paraId="1798B5E2" w14:textId="4AB03D51" w:rsidR="00946361" w:rsidDel="009A7F28" w:rsidRDefault="00946361">
      <w:pPr>
        <w:pStyle w:val="10"/>
        <w:tabs>
          <w:tab w:val="left" w:pos="1200"/>
          <w:tab w:val="right" w:leader="dot" w:pos="8494"/>
        </w:tabs>
        <w:rPr>
          <w:del w:id="492"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493" w:author="BKL" w:date="2026-10-13T09:58:00Z" w16du:dateUtc="2026-10-13T00:58:00Z">
        <w:r w:rsidRPr="009A7F28" w:rsidDel="009A7F28">
          <w:rPr>
            <w:noProof/>
          </w:rPr>
          <w:delText>제</w:delText>
        </w:r>
        <w:r w:rsidRPr="009A7F28" w:rsidDel="009A7F28">
          <w:rPr>
            <w:noProof/>
          </w:rPr>
          <w:delText xml:space="preserve"> 13 </w:delText>
        </w:r>
        <w:r w:rsidRPr="009A7F28" w:rsidDel="009A7F28">
          <w:rPr>
            <w:noProof/>
          </w:rPr>
          <w:delText>조</w:delText>
        </w:r>
        <w:r w:rsidDel="009A7F28">
          <w:rPr>
            <w:rFonts w:asciiTheme="minorHAnsi" w:eastAsiaTheme="minorEastAsia" w:hAnsiTheme="minorHAnsi" w:cstheme="minorBidi"/>
            <w:b w:val="0"/>
            <w:caps w:val="0"/>
            <w:noProof/>
            <w:color w:val="auto"/>
            <w:spacing w:val="0"/>
            <w:kern w:val="2"/>
            <w:szCs w:val="24"/>
            <w14:ligatures w14:val="standardContextual"/>
          </w:rPr>
          <w:tab/>
        </w:r>
        <w:r w:rsidRPr="009A7F28" w:rsidDel="009A7F28">
          <w:rPr>
            <w:noProof/>
          </w:rPr>
          <w:delText>대주의</w:delText>
        </w:r>
        <w:r w:rsidRPr="009A7F28" w:rsidDel="009A7F28">
          <w:rPr>
            <w:noProof/>
          </w:rPr>
          <w:delText xml:space="preserve"> </w:delText>
        </w:r>
        <w:r w:rsidRPr="009A7F28" w:rsidDel="009A7F28">
          <w:rPr>
            <w:noProof/>
          </w:rPr>
          <w:delText>의사결정</w:delText>
        </w:r>
        <w:r w:rsidDel="009A7F28">
          <w:rPr>
            <w:noProof/>
            <w:webHidden/>
          </w:rPr>
          <w:tab/>
          <w:delText>43</w:delText>
        </w:r>
      </w:del>
    </w:p>
    <w:p w14:paraId="588669CE" w14:textId="0A110DC2" w:rsidR="00946361" w:rsidDel="009A7F28" w:rsidRDefault="00946361">
      <w:pPr>
        <w:pStyle w:val="10"/>
        <w:tabs>
          <w:tab w:val="left" w:pos="1200"/>
          <w:tab w:val="right" w:leader="dot" w:pos="8494"/>
        </w:tabs>
        <w:rPr>
          <w:del w:id="494"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495" w:author="BKL" w:date="2026-10-13T09:58:00Z" w16du:dateUtc="2026-10-13T00:58:00Z">
        <w:r w:rsidRPr="009A7F28" w:rsidDel="009A7F28">
          <w:rPr>
            <w:noProof/>
          </w:rPr>
          <w:delText>제</w:delText>
        </w:r>
        <w:r w:rsidRPr="009A7F28" w:rsidDel="009A7F28">
          <w:rPr>
            <w:noProof/>
          </w:rPr>
          <w:delText xml:space="preserve"> 14 </w:delText>
        </w:r>
        <w:r w:rsidRPr="009A7F28" w:rsidDel="009A7F28">
          <w:rPr>
            <w:noProof/>
          </w:rPr>
          <w:delText>조</w:delText>
        </w:r>
        <w:r w:rsidDel="009A7F28">
          <w:rPr>
            <w:rFonts w:asciiTheme="minorHAnsi" w:eastAsiaTheme="minorEastAsia" w:hAnsiTheme="minorHAnsi" w:cstheme="minorBidi"/>
            <w:b w:val="0"/>
            <w:caps w:val="0"/>
            <w:noProof/>
            <w:color w:val="auto"/>
            <w:spacing w:val="0"/>
            <w:kern w:val="2"/>
            <w:szCs w:val="24"/>
            <w14:ligatures w14:val="standardContextual"/>
          </w:rPr>
          <w:tab/>
        </w:r>
        <w:r w:rsidRPr="009A7F28" w:rsidDel="009A7F28">
          <w:rPr>
            <w:noProof/>
          </w:rPr>
          <w:delText>통</w:delText>
        </w:r>
        <w:r w:rsidRPr="009A7F28" w:rsidDel="009A7F28">
          <w:rPr>
            <w:noProof/>
          </w:rPr>
          <w:delText xml:space="preserve">   </w:delText>
        </w:r>
        <w:r w:rsidRPr="009A7F28" w:rsidDel="009A7F28">
          <w:rPr>
            <w:noProof/>
          </w:rPr>
          <w:delText>지</w:delText>
        </w:r>
        <w:r w:rsidDel="009A7F28">
          <w:rPr>
            <w:noProof/>
            <w:webHidden/>
          </w:rPr>
          <w:tab/>
          <w:delText>44</w:delText>
        </w:r>
      </w:del>
    </w:p>
    <w:p w14:paraId="3795E159" w14:textId="1767B200" w:rsidR="00946361" w:rsidDel="009A7F28" w:rsidRDefault="00946361">
      <w:pPr>
        <w:pStyle w:val="10"/>
        <w:tabs>
          <w:tab w:val="left" w:pos="1200"/>
          <w:tab w:val="right" w:leader="dot" w:pos="8494"/>
        </w:tabs>
        <w:rPr>
          <w:del w:id="496"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497" w:author="BKL" w:date="2026-10-13T09:58:00Z" w16du:dateUtc="2026-10-13T00:58:00Z">
        <w:r w:rsidRPr="009A7F28" w:rsidDel="009A7F28">
          <w:rPr>
            <w:noProof/>
          </w:rPr>
          <w:delText>제</w:delText>
        </w:r>
        <w:r w:rsidRPr="009A7F28" w:rsidDel="009A7F28">
          <w:rPr>
            <w:noProof/>
          </w:rPr>
          <w:delText xml:space="preserve"> 15 </w:delText>
        </w:r>
        <w:r w:rsidRPr="009A7F28" w:rsidDel="009A7F28">
          <w:rPr>
            <w:noProof/>
          </w:rPr>
          <w:delText>조</w:delText>
        </w:r>
        <w:r w:rsidDel="009A7F28">
          <w:rPr>
            <w:rFonts w:asciiTheme="minorHAnsi" w:eastAsiaTheme="minorEastAsia" w:hAnsiTheme="minorHAnsi" w:cstheme="minorBidi"/>
            <w:b w:val="0"/>
            <w:caps w:val="0"/>
            <w:noProof/>
            <w:color w:val="auto"/>
            <w:spacing w:val="0"/>
            <w:kern w:val="2"/>
            <w:szCs w:val="24"/>
            <w14:ligatures w14:val="standardContextual"/>
          </w:rPr>
          <w:tab/>
        </w:r>
        <w:r w:rsidRPr="009A7F28" w:rsidDel="009A7F28">
          <w:rPr>
            <w:noProof/>
          </w:rPr>
          <w:delText>기</w:delText>
        </w:r>
        <w:r w:rsidRPr="009A7F28" w:rsidDel="009A7F28">
          <w:rPr>
            <w:noProof/>
          </w:rPr>
          <w:delText xml:space="preserve">   </w:delText>
        </w:r>
        <w:r w:rsidRPr="009A7F28" w:rsidDel="009A7F28">
          <w:rPr>
            <w:noProof/>
          </w:rPr>
          <w:delText>타</w:delText>
        </w:r>
        <w:r w:rsidDel="009A7F28">
          <w:rPr>
            <w:noProof/>
            <w:webHidden/>
          </w:rPr>
          <w:tab/>
          <w:delText>44</w:delText>
        </w:r>
      </w:del>
    </w:p>
    <w:p w14:paraId="0BF2E130" w14:textId="720F602C" w:rsidR="00946361" w:rsidDel="009A7F28" w:rsidRDefault="00946361">
      <w:pPr>
        <w:pStyle w:val="20"/>
        <w:tabs>
          <w:tab w:val="left" w:pos="1440"/>
          <w:tab w:val="right" w:leader="dot" w:pos="8494"/>
        </w:tabs>
        <w:rPr>
          <w:del w:id="49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499" w:author="BKL" w:date="2026-10-13T09:58:00Z" w16du:dateUtc="2026-10-13T00:58:00Z">
        <w:r w:rsidRPr="009A7F28" w:rsidDel="009A7F28">
          <w:rPr>
            <w:noProof/>
          </w:rPr>
          <w:delText>제</w:delText>
        </w:r>
        <w:r w:rsidRPr="009A7F28" w:rsidDel="009A7F28">
          <w:rPr>
            <w:noProof/>
          </w:rPr>
          <w:delText xml:space="preserve"> 1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완전합의</w:delText>
        </w:r>
        <w:r w:rsidDel="009A7F28">
          <w:rPr>
            <w:noProof/>
            <w:webHidden/>
          </w:rPr>
          <w:tab/>
          <w:delText>44</w:delText>
        </w:r>
      </w:del>
    </w:p>
    <w:p w14:paraId="7FB59758" w14:textId="51C1EBB7" w:rsidR="00946361" w:rsidDel="009A7F28" w:rsidRDefault="00946361">
      <w:pPr>
        <w:pStyle w:val="20"/>
        <w:tabs>
          <w:tab w:val="left" w:pos="1440"/>
          <w:tab w:val="right" w:leader="dot" w:pos="8494"/>
        </w:tabs>
        <w:rPr>
          <w:del w:id="50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501" w:author="BKL" w:date="2026-10-13T09:58:00Z" w16du:dateUtc="2026-10-13T00:58:00Z">
        <w:r w:rsidRPr="009A7F28" w:rsidDel="009A7F28">
          <w:rPr>
            <w:noProof/>
          </w:rPr>
          <w:delText>제</w:delText>
        </w:r>
        <w:r w:rsidRPr="009A7F28" w:rsidDel="009A7F28">
          <w:rPr>
            <w:noProof/>
          </w:rPr>
          <w:delText xml:space="preserve"> 2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수</w:delText>
        </w:r>
        <w:r w:rsidRPr="009A7F28" w:rsidDel="009A7F28">
          <w:rPr>
            <w:noProof/>
          </w:rPr>
          <w:delText xml:space="preserve"> </w:delText>
        </w:r>
        <w:r w:rsidRPr="009A7F28" w:rsidDel="009A7F28">
          <w:rPr>
            <w:noProof/>
          </w:rPr>
          <w:delText>정</w:delText>
        </w:r>
        <w:r w:rsidDel="009A7F28">
          <w:rPr>
            <w:noProof/>
            <w:webHidden/>
          </w:rPr>
          <w:tab/>
          <w:delText>45</w:delText>
        </w:r>
      </w:del>
    </w:p>
    <w:p w14:paraId="747C11E9" w14:textId="247BDBEE" w:rsidR="00946361" w:rsidDel="009A7F28" w:rsidRDefault="00946361">
      <w:pPr>
        <w:pStyle w:val="20"/>
        <w:tabs>
          <w:tab w:val="left" w:pos="1440"/>
          <w:tab w:val="right" w:leader="dot" w:pos="8494"/>
        </w:tabs>
        <w:rPr>
          <w:del w:id="50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503" w:author="BKL" w:date="2026-10-13T09:58:00Z" w16du:dateUtc="2026-10-13T00:58:00Z">
        <w:r w:rsidRPr="009A7F28" w:rsidDel="009A7F28">
          <w:rPr>
            <w:noProof/>
          </w:rPr>
          <w:delText>제</w:delText>
        </w:r>
        <w:r w:rsidRPr="009A7F28" w:rsidDel="009A7F28">
          <w:rPr>
            <w:noProof/>
          </w:rPr>
          <w:delText xml:space="preserve"> 3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개별성</w:delText>
        </w:r>
        <w:r w:rsidDel="009A7F28">
          <w:rPr>
            <w:noProof/>
            <w:webHidden/>
          </w:rPr>
          <w:tab/>
          <w:delText>45</w:delText>
        </w:r>
      </w:del>
    </w:p>
    <w:p w14:paraId="56C81D17" w14:textId="4B9B9604" w:rsidR="00946361" w:rsidDel="009A7F28" w:rsidRDefault="00946361">
      <w:pPr>
        <w:pStyle w:val="20"/>
        <w:tabs>
          <w:tab w:val="left" w:pos="1440"/>
          <w:tab w:val="right" w:leader="dot" w:pos="8494"/>
        </w:tabs>
        <w:rPr>
          <w:del w:id="50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505" w:author="BKL" w:date="2026-10-13T09:58:00Z" w16du:dateUtc="2026-10-13T00:58:00Z">
        <w:r w:rsidRPr="009A7F28" w:rsidDel="009A7F28">
          <w:rPr>
            <w:noProof/>
          </w:rPr>
          <w:delText>제</w:delText>
        </w:r>
        <w:r w:rsidRPr="009A7F28" w:rsidDel="009A7F28">
          <w:rPr>
            <w:noProof/>
          </w:rPr>
          <w:delText xml:space="preserve"> 4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양</w:delText>
        </w:r>
        <w:r w:rsidRPr="009A7F28" w:rsidDel="009A7F28">
          <w:rPr>
            <w:noProof/>
          </w:rPr>
          <w:delText xml:space="preserve"> </w:delText>
        </w:r>
        <w:r w:rsidRPr="009A7F28" w:rsidDel="009A7F28">
          <w:rPr>
            <w:noProof/>
          </w:rPr>
          <w:delText>도</w:delText>
        </w:r>
        <w:r w:rsidDel="009A7F28">
          <w:rPr>
            <w:noProof/>
            <w:webHidden/>
          </w:rPr>
          <w:tab/>
          <w:delText>45</w:delText>
        </w:r>
      </w:del>
    </w:p>
    <w:p w14:paraId="5610E886" w14:textId="2DDA8F53" w:rsidR="00946361" w:rsidDel="009A7F28" w:rsidRDefault="00946361">
      <w:pPr>
        <w:pStyle w:val="20"/>
        <w:tabs>
          <w:tab w:val="left" w:pos="1440"/>
          <w:tab w:val="right" w:leader="dot" w:pos="8494"/>
        </w:tabs>
        <w:rPr>
          <w:del w:id="50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507" w:author="BKL" w:date="2026-10-13T09:58:00Z" w16du:dateUtc="2026-10-13T00:58:00Z">
        <w:r w:rsidRPr="009A7F28" w:rsidDel="009A7F28">
          <w:rPr>
            <w:noProof/>
          </w:rPr>
          <w:delText>제</w:delText>
        </w:r>
        <w:r w:rsidRPr="009A7F28" w:rsidDel="009A7F28">
          <w:rPr>
            <w:noProof/>
          </w:rPr>
          <w:delText xml:space="preserve"> 5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비밀유지</w:delText>
        </w:r>
        <w:r w:rsidDel="009A7F28">
          <w:rPr>
            <w:noProof/>
            <w:webHidden/>
          </w:rPr>
          <w:tab/>
          <w:delText>45</w:delText>
        </w:r>
      </w:del>
    </w:p>
    <w:p w14:paraId="61B54F78" w14:textId="58DA734D" w:rsidR="00946361" w:rsidDel="009A7F28" w:rsidRDefault="00946361">
      <w:pPr>
        <w:pStyle w:val="20"/>
        <w:tabs>
          <w:tab w:val="left" w:pos="1440"/>
          <w:tab w:val="right" w:leader="dot" w:pos="8494"/>
        </w:tabs>
        <w:rPr>
          <w:del w:id="508"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509" w:author="BKL" w:date="2026-10-13T09:58:00Z" w16du:dateUtc="2026-10-13T00:58:00Z">
        <w:r w:rsidRPr="009A7F28" w:rsidDel="009A7F28">
          <w:rPr>
            <w:noProof/>
          </w:rPr>
          <w:delText>제</w:delText>
        </w:r>
        <w:r w:rsidRPr="009A7F28" w:rsidDel="009A7F28">
          <w:rPr>
            <w:noProof/>
          </w:rPr>
          <w:delText xml:space="preserve"> 6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개별적</w:delText>
        </w:r>
        <w:r w:rsidRPr="009A7F28" w:rsidDel="009A7F28">
          <w:rPr>
            <w:noProof/>
          </w:rPr>
          <w:delText xml:space="preserve">, </w:delText>
        </w:r>
        <w:r w:rsidRPr="009A7F28" w:rsidDel="009A7F28">
          <w:rPr>
            <w:noProof/>
          </w:rPr>
          <w:delText>누적적</w:delText>
        </w:r>
        <w:r w:rsidRPr="009A7F28" w:rsidDel="009A7F28">
          <w:rPr>
            <w:noProof/>
          </w:rPr>
          <w:delText xml:space="preserve"> </w:delText>
        </w:r>
        <w:r w:rsidRPr="009A7F28" w:rsidDel="009A7F28">
          <w:rPr>
            <w:noProof/>
          </w:rPr>
          <w:delText>권리</w:delText>
        </w:r>
        <w:r w:rsidDel="009A7F28">
          <w:rPr>
            <w:noProof/>
            <w:webHidden/>
          </w:rPr>
          <w:tab/>
          <w:delText>46</w:delText>
        </w:r>
      </w:del>
    </w:p>
    <w:p w14:paraId="03B692ED" w14:textId="082F698D" w:rsidR="00946361" w:rsidDel="009A7F28" w:rsidRDefault="00946361">
      <w:pPr>
        <w:pStyle w:val="20"/>
        <w:tabs>
          <w:tab w:val="left" w:pos="1440"/>
          <w:tab w:val="right" w:leader="dot" w:pos="8494"/>
        </w:tabs>
        <w:rPr>
          <w:del w:id="510"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511" w:author="BKL" w:date="2026-10-13T09:58:00Z" w16du:dateUtc="2026-10-13T00:58:00Z">
        <w:r w:rsidRPr="009A7F28" w:rsidDel="009A7F28">
          <w:rPr>
            <w:noProof/>
          </w:rPr>
          <w:delText>제</w:delText>
        </w:r>
        <w:r w:rsidRPr="009A7F28" w:rsidDel="009A7F28">
          <w:rPr>
            <w:noProof/>
          </w:rPr>
          <w:delText xml:space="preserve"> 7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준거법</w:delText>
        </w:r>
        <w:r w:rsidRPr="009A7F28" w:rsidDel="009A7F28">
          <w:rPr>
            <w:noProof/>
          </w:rPr>
          <w:delText xml:space="preserve"> </w:delText>
        </w:r>
        <w:r w:rsidRPr="009A7F28" w:rsidDel="009A7F28">
          <w:rPr>
            <w:noProof/>
          </w:rPr>
          <w:delText>및</w:delText>
        </w:r>
        <w:r w:rsidRPr="009A7F28" w:rsidDel="009A7F28">
          <w:rPr>
            <w:noProof/>
          </w:rPr>
          <w:delText xml:space="preserve"> </w:delText>
        </w:r>
        <w:r w:rsidRPr="009A7F28" w:rsidDel="009A7F28">
          <w:rPr>
            <w:noProof/>
          </w:rPr>
          <w:delText>관할법원</w:delText>
        </w:r>
        <w:r w:rsidDel="009A7F28">
          <w:rPr>
            <w:noProof/>
            <w:webHidden/>
          </w:rPr>
          <w:tab/>
          <w:delText>46</w:delText>
        </w:r>
      </w:del>
    </w:p>
    <w:p w14:paraId="0E2F49E5" w14:textId="7A2BCD6A" w:rsidR="00946361" w:rsidDel="009A7F28" w:rsidRDefault="00946361">
      <w:pPr>
        <w:pStyle w:val="20"/>
        <w:tabs>
          <w:tab w:val="left" w:pos="1440"/>
          <w:tab w:val="right" w:leader="dot" w:pos="8494"/>
        </w:tabs>
        <w:rPr>
          <w:del w:id="512"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513" w:author="BKL" w:date="2026-10-13T09:58:00Z" w16du:dateUtc="2026-10-13T00:58:00Z">
        <w:r w:rsidRPr="009A7F28" w:rsidDel="009A7F28">
          <w:rPr>
            <w:noProof/>
          </w:rPr>
          <w:delText>제</w:delText>
        </w:r>
        <w:r w:rsidRPr="009A7F28" w:rsidDel="009A7F28">
          <w:rPr>
            <w:noProof/>
          </w:rPr>
          <w:delText xml:space="preserve"> 8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기타계약과의</w:delText>
        </w:r>
        <w:r w:rsidRPr="009A7F28" w:rsidDel="009A7F28">
          <w:rPr>
            <w:noProof/>
          </w:rPr>
          <w:delText xml:space="preserve"> </w:delText>
        </w:r>
        <w:r w:rsidRPr="009A7F28" w:rsidDel="009A7F28">
          <w:rPr>
            <w:noProof/>
          </w:rPr>
          <w:delText>관계</w:delText>
        </w:r>
        <w:r w:rsidDel="009A7F28">
          <w:rPr>
            <w:noProof/>
            <w:webHidden/>
          </w:rPr>
          <w:tab/>
          <w:delText>46</w:delText>
        </w:r>
      </w:del>
    </w:p>
    <w:p w14:paraId="473287B8" w14:textId="6C91E662" w:rsidR="00946361" w:rsidDel="009A7F28" w:rsidRDefault="00946361">
      <w:pPr>
        <w:pStyle w:val="20"/>
        <w:tabs>
          <w:tab w:val="left" w:pos="1440"/>
          <w:tab w:val="right" w:leader="dot" w:pos="8494"/>
        </w:tabs>
        <w:rPr>
          <w:del w:id="514"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515" w:author="BKL" w:date="2026-10-13T09:58:00Z" w16du:dateUtc="2026-10-13T00:58:00Z">
        <w:r w:rsidRPr="009A7F28" w:rsidDel="009A7F28">
          <w:rPr>
            <w:noProof/>
          </w:rPr>
          <w:delText>제</w:delText>
        </w:r>
        <w:r w:rsidRPr="009A7F28" w:rsidDel="009A7F28">
          <w:rPr>
            <w:noProof/>
          </w:rPr>
          <w:delText xml:space="preserve"> 9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부</w:delText>
        </w:r>
        <w:r w:rsidRPr="009A7F28" w:rsidDel="009A7F28">
          <w:rPr>
            <w:noProof/>
          </w:rPr>
          <w:delText xml:space="preserve"> </w:delText>
        </w:r>
        <w:r w:rsidRPr="009A7F28" w:rsidDel="009A7F28">
          <w:rPr>
            <w:noProof/>
          </w:rPr>
          <w:delText>본</w:delText>
        </w:r>
        <w:r w:rsidDel="009A7F28">
          <w:rPr>
            <w:noProof/>
            <w:webHidden/>
          </w:rPr>
          <w:tab/>
          <w:delText>46</w:delText>
        </w:r>
      </w:del>
    </w:p>
    <w:p w14:paraId="788D7A27" w14:textId="236F031D" w:rsidR="00946361" w:rsidDel="009A7F28" w:rsidRDefault="00946361">
      <w:pPr>
        <w:pStyle w:val="20"/>
        <w:tabs>
          <w:tab w:val="left" w:pos="1440"/>
          <w:tab w:val="right" w:leader="dot" w:pos="8494"/>
        </w:tabs>
        <w:rPr>
          <w:del w:id="516" w:author="BKL" w:date="2026-10-13T09:58:00Z" w16du:dateUtc="2026-10-13T00:58:00Z"/>
          <w:rFonts w:asciiTheme="minorHAnsi" w:eastAsiaTheme="minorEastAsia" w:hAnsiTheme="minorHAnsi" w:cstheme="minorBidi"/>
          <w:smallCaps w:val="0"/>
          <w:noProof/>
          <w:color w:val="auto"/>
          <w:spacing w:val="0"/>
          <w:kern w:val="2"/>
          <w:szCs w:val="24"/>
          <w14:ligatures w14:val="standardContextual"/>
        </w:rPr>
      </w:pPr>
      <w:del w:id="517" w:author="BKL" w:date="2026-10-13T09:58:00Z" w16du:dateUtc="2026-10-13T00:58:00Z">
        <w:r w:rsidRPr="009A7F28" w:rsidDel="009A7F28">
          <w:rPr>
            <w:noProof/>
          </w:rPr>
          <w:delText>제</w:delText>
        </w:r>
        <w:r w:rsidRPr="009A7F28" w:rsidDel="009A7F28">
          <w:rPr>
            <w:noProof/>
          </w:rPr>
          <w:delText xml:space="preserve"> 10 </w:delText>
        </w:r>
        <w:r w:rsidRPr="009A7F28" w:rsidDel="009A7F28">
          <w:rPr>
            <w:noProof/>
          </w:rPr>
          <w:delText>항</w:delText>
        </w:r>
        <w:r w:rsidDel="009A7F28">
          <w:rPr>
            <w:rFonts w:asciiTheme="minorHAnsi" w:eastAsiaTheme="minorEastAsia" w:hAnsiTheme="minorHAnsi" w:cstheme="minorBidi"/>
            <w:smallCaps w:val="0"/>
            <w:noProof/>
            <w:color w:val="auto"/>
            <w:spacing w:val="0"/>
            <w:kern w:val="2"/>
            <w:szCs w:val="24"/>
            <w14:ligatures w14:val="standardContextual"/>
          </w:rPr>
          <w:tab/>
        </w:r>
        <w:r w:rsidRPr="009A7F28" w:rsidDel="009A7F28">
          <w:rPr>
            <w:noProof/>
          </w:rPr>
          <w:delText>금융소비자보호법</w:delText>
        </w:r>
        <w:r w:rsidRPr="009A7F28" w:rsidDel="009A7F28">
          <w:rPr>
            <w:noProof/>
          </w:rPr>
          <w:delText xml:space="preserve"> </w:delText>
        </w:r>
        <w:r w:rsidRPr="009A7F28" w:rsidDel="009A7F28">
          <w:rPr>
            <w:noProof/>
          </w:rPr>
          <w:delText>관련</w:delText>
        </w:r>
        <w:r w:rsidRPr="009A7F28" w:rsidDel="009A7F28">
          <w:rPr>
            <w:noProof/>
          </w:rPr>
          <w:delText xml:space="preserve"> </w:delText>
        </w:r>
        <w:r w:rsidRPr="009A7F28" w:rsidDel="009A7F28">
          <w:rPr>
            <w:noProof/>
          </w:rPr>
          <w:delText>사항</w:delText>
        </w:r>
        <w:r w:rsidDel="009A7F28">
          <w:rPr>
            <w:noProof/>
            <w:webHidden/>
          </w:rPr>
          <w:tab/>
          <w:delText>47</w:delText>
        </w:r>
      </w:del>
    </w:p>
    <w:p w14:paraId="669421FA" w14:textId="1B5391CA" w:rsidR="00946361" w:rsidDel="009A7F28" w:rsidRDefault="00946361">
      <w:pPr>
        <w:pStyle w:val="10"/>
        <w:tabs>
          <w:tab w:val="right" w:leader="dot" w:pos="8494"/>
        </w:tabs>
        <w:rPr>
          <w:del w:id="518"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519" w:author="BKL" w:date="2026-10-13T09:58:00Z" w16du:dateUtc="2026-10-13T00:58:00Z">
        <w:r w:rsidRPr="009A7F28" w:rsidDel="009A7F28">
          <w:rPr>
            <w:bCs/>
            <w:noProof/>
          </w:rPr>
          <w:delText>별지</w:delText>
        </w:r>
        <w:r w:rsidDel="009A7F28">
          <w:rPr>
            <w:noProof/>
            <w:webHidden/>
          </w:rPr>
          <w:tab/>
          <w:delText>55</w:delText>
        </w:r>
      </w:del>
    </w:p>
    <w:p w14:paraId="5BE85EBE" w14:textId="36EEDF16" w:rsidR="00946361" w:rsidDel="009A7F28" w:rsidRDefault="00946361">
      <w:pPr>
        <w:pStyle w:val="10"/>
        <w:tabs>
          <w:tab w:val="right" w:leader="dot" w:pos="8494"/>
        </w:tabs>
        <w:rPr>
          <w:del w:id="520"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521" w:author="BKL" w:date="2026-10-13T09:58:00Z" w16du:dateUtc="2026-10-13T00:58:00Z">
        <w:r w:rsidRPr="009A7F28" w:rsidDel="009A7F28">
          <w:rPr>
            <w:bCs/>
            <w:noProof/>
          </w:rPr>
          <w:delText>대주목록</w:delText>
        </w:r>
        <w:r w:rsidRPr="009A7F28" w:rsidDel="009A7F28">
          <w:rPr>
            <w:bCs/>
            <w:noProof/>
          </w:rPr>
          <w:delText xml:space="preserve"> </w:delText>
        </w:r>
        <w:r w:rsidRPr="009A7F28" w:rsidDel="009A7F28">
          <w:rPr>
            <w:bCs/>
            <w:noProof/>
          </w:rPr>
          <w:delText>및</w:delText>
        </w:r>
        <w:r w:rsidRPr="009A7F28" w:rsidDel="009A7F28">
          <w:rPr>
            <w:bCs/>
            <w:noProof/>
          </w:rPr>
          <w:delText xml:space="preserve"> </w:delText>
        </w:r>
        <w:r w:rsidRPr="009A7F28" w:rsidDel="009A7F28">
          <w:rPr>
            <w:bCs/>
            <w:noProof/>
          </w:rPr>
          <w:delText>대주별</w:delText>
        </w:r>
        <w:r w:rsidRPr="009A7F28" w:rsidDel="009A7F28">
          <w:rPr>
            <w:bCs/>
            <w:noProof/>
          </w:rPr>
          <w:delText xml:space="preserve"> </w:delText>
        </w:r>
        <w:r w:rsidRPr="009A7F28" w:rsidDel="009A7F28">
          <w:rPr>
            <w:bCs/>
            <w:noProof/>
          </w:rPr>
          <w:delText>대출약정금</w:delText>
        </w:r>
        <w:r w:rsidDel="009A7F28">
          <w:rPr>
            <w:noProof/>
            <w:webHidden/>
          </w:rPr>
          <w:tab/>
          <w:delText>55</w:delText>
        </w:r>
      </w:del>
    </w:p>
    <w:p w14:paraId="7C878094" w14:textId="44899E72" w:rsidR="00946361" w:rsidDel="009A7F28" w:rsidRDefault="00946361">
      <w:pPr>
        <w:pStyle w:val="10"/>
        <w:tabs>
          <w:tab w:val="right" w:leader="dot" w:pos="8494"/>
        </w:tabs>
        <w:rPr>
          <w:del w:id="522"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523" w:author="BKL" w:date="2026-10-13T09:58:00Z" w16du:dateUtc="2026-10-13T00:58:00Z">
        <w:r w:rsidRPr="009A7F28" w:rsidDel="009A7F28">
          <w:rPr>
            <w:bCs/>
            <w:noProof/>
          </w:rPr>
          <w:delText>부록</w:delText>
        </w:r>
        <w:r w:rsidRPr="009A7F28" w:rsidDel="009A7F28">
          <w:rPr>
            <w:bCs/>
            <w:noProof/>
          </w:rPr>
          <w:delText xml:space="preserve"> 1</w:delText>
        </w:r>
        <w:r w:rsidDel="009A7F28">
          <w:rPr>
            <w:noProof/>
            <w:webHidden/>
          </w:rPr>
          <w:tab/>
          <w:delText>56</w:delText>
        </w:r>
      </w:del>
    </w:p>
    <w:p w14:paraId="755C9AA2" w14:textId="4E05FA16" w:rsidR="00946361" w:rsidDel="009A7F28" w:rsidRDefault="00946361">
      <w:pPr>
        <w:pStyle w:val="10"/>
        <w:tabs>
          <w:tab w:val="right" w:leader="dot" w:pos="8494"/>
        </w:tabs>
        <w:rPr>
          <w:del w:id="524"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525" w:author="BKL" w:date="2026-10-13T09:58:00Z" w16du:dateUtc="2026-10-13T00:58:00Z">
        <w:r w:rsidRPr="009A7F28" w:rsidDel="009A7F28">
          <w:rPr>
            <w:bCs/>
            <w:noProof/>
          </w:rPr>
          <w:delText>인출선행조건서류</w:delText>
        </w:r>
        <w:r w:rsidDel="009A7F28">
          <w:rPr>
            <w:noProof/>
            <w:webHidden/>
          </w:rPr>
          <w:tab/>
          <w:delText>56</w:delText>
        </w:r>
      </w:del>
    </w:p>
    <w:p w14:paraId="7CA53634" w14:textId="039AF462" w:rsidR="00946361" w:rsidDel="009A7F28" w:rsidRDefault="00946361">
      <w:pPr>
        <w:pStyle w:val="10"/>
        <w:tabs>
          <w:tab w:val="right" w:leader="dot" w:pos="8494"/>
        </w:tabs>
        <w:rPr>
          <w:del w:id="526"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527" w:author="BKL" w:date="2026-10-13T09:58:00Z" w16du:dateUtc="2026-10-13T00:58:00Z">
        <w:r w:rsidRPr="009A7F28" w:rsidDel="009A7F28">
          <w:rPr>
            <w:bCs/>
            <w:noProof/>
          </w:rPr>
          <w:delText>부록</w:delText>
        </w:r>
        <w:r w:rsidRPr="009A7F28" w:rsidDel="009A7F28">
          <w:rPr>
            <w:bCs/>
            <w:noProof/>
          </w:rPr>
          <w:delText xml:space="preserve"> 2</w:delText>
        </w:r>
        <w:r w:rsidDel="009A7F28">
          <w:rPr>
            <w:noProof/>
            <w:webHidden/>
          </w:rPr>
          <w:tab/>
          <w:delText>58</w:delText>
        </w:r>
      </w:del>
    </w:p>
    <w:p w14:paraId="691D64BF" w14:textId="0EB62E5C" w:rsidR="00946361" w:rsidDel="009A7F28" w:rsidRDefault="00946361">
      <w:pPr>
        <w:pStyle w:val="10"/>
        <w:tabs>
          <w:tab w:val="right" w:leader="dot" w:pos="8494"/>
        </w:tabs>
        <w:rPr>
          <w:del w:id="528"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529" w:author="BKL" w:date="2026-10-13T09:58:00Z" w16du:dateUtc="2026-10-13T00:58:00Z">
        <w:r w:rsidRPr="009A7F28" w:rsidDel="009A7F28">
          <w:rPr>
            <w:bCs/>
            <w:noProof/>
          </w:rPr>
          <w:delText>인출동시이행</w:delText>
        </w:r>
        <w:r w:rsidRPr="009A7F28" w:rsidDel="009A7F28">
          <w:rPr>
            <w:bCs/>
            <w:noProof/>
          </w:rPr>
          <w:delText>/</w:delText>
        </w:r>
        <w:r w:rsidRPr="009A7F28" w:rsidDel="009A7F28">
          <w:rPr>
            <w:bCs/>
            <w:noProof/>
          </w:rPr>
          <w:delText>후행조건서류</w:delText>
        </w:r>
        <w:r w:rsidDel="009A7F28">
          <w:rPr>
            <w:noProof/>
            <w:webHidden/>
          </w:rPr>
          <w:tab/>
          <w:delText>58</w:delText>
        </w:r>
      </w:del>
    </w:p>
    <w:p w14:paraId="27AED6F8" w14:textId="5270003D" w:rsidR="00946361" w:rsidDel="009A7F28" w:rsidRDefault="00946361">
      <w:pPr>
        <w:pStyle w:val="10"/>
        <w:tabs>
          <w:tab w:val="right" w:leader="dot" w:pos="8494"/>
        </w:tabs>
        <w:rPr>
          <w:del w:id="530"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531" w:author="BKL" w:date="2026-10-13T09:58:00Z" w16du:dateUtc="2026-10-13T00:58:00Z">
        <w:r w:rsidRPr="009A7F28" w:rsidDel="009A7F28">
          <w:rPr>
            <w:bCs/>
            <w:noProof/>
          </w:rPr>
          <w:delText>부록</w:delText>
        </w:r>
        <w:r w:rsidRPr="009A7F28" w:rsidDel="009A7F28">
          <w:rPr>
            <w:bCs/>
            <w:noProof/>
          </w:rPr>
          <w:delText xml:space="preserve"> 3</w:delText>
        </w:r>
        <w:r w:rsidDel="009A7F28">
          <w:rPr>
            <w:noProof/>
            <w:webHidden/>
          </w:rPr>
          <w:tab/>
          <w:delText>1</w:delText>
        </w:r>
      </w:del>
    </w:p>
    <w:p w14:paraId="7979AAED" w14:textId="3C5ACAE4" w:rsidR="00946361" w:rsidDel="009A7F28" w:rsidRDefault="00946361">
      <w:pPr>
        <w:pStyle w:val="10"/>
        <w:tabs>
          <w:tab w:val="right" w:leader="dot" w:pos="8494"/>
        </w:tabs>
        <w:rPr>
          <w:del w:id="532"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533" w:author="BKL" w:date="2026-10-13T09:58:00Z" w16du:dateUtc="2026-10-13T00:58:00Z">
        <w:r w:rsidRPr="009A7F28" w:rsidDel="009A7F28">
          <w:rPr>
            <w:noProof/>
          </w:rPr>
          <w:delText>본건</w:delText>
        </w:r>
        <w:r w:rsidRPr="009A7F28" w:rsidDel="009A7F28">
          <w:rPr>
            <w:noProof/>
          </w:rPr>
          <w:delText xml:space="preserve"> </w:delText>
        </w:r>
        <w:r w:rsidRPr="009A7F28" w:rsidDel="009A7F28">
          <w:rPr>
            <w:noProof/>
          </w:rPr>
          <w:delText>부동산</w:delText>
        </w:r>
        <w:r w:rsidRPr="009A7F28" w:rsidDel="009A7F28">
          <w:rPr>
            <w:noProof/>
          </w:rPr>
          <w:delText xml:space="preserve"> </w:delText>
        </w:r>
        <w:r w:rsidRPr="009A7F28" w:rsidDel="009A7F28">
          <w:rPr>
            <w:noProof/>
          </w:rPr>
          <w:delText>목록</w:delText>
        </w:r>
        <w:r w:rsidDel="009A7F28">
          <w:rPr>
            <w:noProof/>
            <w:webHidden/>
          </w:rPr>
          <w:tab/>
          <w:delText>1</w:delText>
        </w:r>
      </w:del>
    </w:p>
    <w:p w14:paraId="4B9F4733" w14:textId="00E30EE1" w:rsidR="00946361" w:rsidDel="009A7F28" w:rsidRDefault="00946361">
      <w:pPr>
        <w:pStyle w:val="10"/>
        <w:tabs>
          <w:tab w:val="right" w:leader="dot" w:pos="8494"/>
        </w:tabs>
        <w:rPr>
          <w:del w:id="534"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535" w:author="BKL" w:date="2026-10-13T09:58:00Z" w16du:dateUtc="2026-10-13T00:58:00Z">
        <w:r w:rsidRPr="009A7F28" w:rsidDel="009A7F28">
          <w:rPr>
            <w:bCs/>
            <w:noProof/>
          </w:rPr>
          <w:delText>부록</w:delText>
        </w:r>
        <w:r w:rsidRPr="009A7F28" w:rsidDel="009A7F28">
          <w:rPr>
            <w:bCs/>
            <w:noProof/>
          </w:rPr>
          <w:delText xml:space="preserve"> 4</w:delText>
        </w:r>
        <w:r w:rsidDel="009A7F28">
          <w:rPr>
            <w:noProof/>
            <w:webHidden/>
          </w:rPr>
          <w:tab/>
          <w:delText>1</w:delText>
        </w:r>
      </w:del>
    </w:p>
    <w:p w14:paraId="387B482B" w14:textId="17244108" w:rsidR="00946361" w:rsidDel="009A7F28" w:rsidRDefault="00946361">
      <w:pPr>
        <w:pStyle w:val="10"/>
        <w:tabs>
          <w:tab w:val="right" w:leader="dot" w:pos="8494"/>
        </w:tabs>
        <w:rPr>
          <w:del w:id="536"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537" w:author="BKL" w:date="2026-10-13T09:58:00Z" w16du:dateUtc="2026-10-13T00:58:00Z">
        <w:r w:rsidRPr="009A7F28" w:rsidDel="009A7F28">
          <w:rPr>
            <w:noProof/>
          </w:rPr>
          <w:delText>임대차계약</w:delText>
        </w:r>
        <w:r w:rsidRPr="009A7F28" w:rsidDel="009A7F28">
          <w:rPr>
            <w:noProof/>
          </w:rPr>
          <w:delText xml:space="preserve"> </w:delText>
        </w:r>
        <w:r w:rsidRPr="009A7F28" w:rsidDel="009A7F28">
          <w:rPr>
            <w:noProof/>
          </w:rPr>
          <w:delText>목록</w:delText>
        </w:r>
        <w:r w:rsidDel="009A7F28">
          <w:rPr>
            <w:noProof/>
            <w:webHidden/>
          </w:rPr>
          <w:tab/>
          <w:delText>1</w:delText>
        </w:r>
      </w:del>
    </w:p>
    <w:p w14:paraId="6C8C6EE3" w14:textId="39D1443E" w:rsidR="00946361" w:rsidDel="009A7F28" w:rsidRDefault="00946361">
      <w:pPr>
        <w:pStyle w:val="10"/>
        <w:tabs>
          <w:tab w:val="right" w:leader="dot" w:pos="8494"/>
        </w:tabs>
        <w:rPr>
          <w:del w:id="538"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539" w:author="BKL" w:date="2026-10-13T09:58:00Z" w16du:dateUtc="2026-10-13T00:58:00Z">
        <w:r w:rsidRPr="009A7F28" w:rsidDel="009A7F28">
          <w:rPr>
            <w:bCs/>
            <w:noProof/>
          </w:rPr>
          <w:lastRenderedPageBreak/>
          <w:delText>부록</w:delText>
        </w:r>
        <w:r w:rsidRPr="009A7F28" w:rsidDel="009A7F28">
          <w:rPr>
            <w:bCs/>
            <w:noProof/>
          </w:rPr>
          <w:delText xml:space="preserve"> 5</w:delText>
        </w:r>
        <w:r w:rsidDel="009A7F28">
          <w:rPr>
            <w:noProof/>
            <w:webHidden/>
          </w:rPr>
          <w:tab/>
          <w:delText>2</w:delText>
        </w:r>
      </w:del>
    </w:p>
    <w:p w14:paraId="6286EF6D" w14:textId="507037C7" w:rsidR="00946361" w:rsidDel="009A7F28" w:rsidRDefault="00946361">
      <w:pPr>
        <w:pStyle w:val="10"/>
        <w:tabs>
          <w:tab w:val="right" w:leader="dot" w:pos="8494"/>
        </w:tabs>
        <w:rPr>
          <w:del w:id="540"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541" w:author="BKL" w:date="2026-10-13T09:58:00Z" w16du:dateUtc="2026-10-13T00:58:00Z">
        <w:r w:rsidRPr="009A7F28" w:rsidDel="009A7F28">
          <w:rPr>
            <w:bCs/>
            <w:noProof/>
          </w:rPr>
          <w:delText>통지처</w:delText>
        </w:r>
        <w:r w:rsidDel="009A7F28">
          <w:rPr>
            <w:noProof/>
            <w:webHidden/>
          </w:rPr>
          <w:tab/>
          <w:delText>2</w:delText>
        </w:r>
      </w:del>
    </w:p>
    <w:p w14:paraId="6D9C1744" w14:textId="520D532F" w:rsidR="00946361" w:rsidDel="009A7F28" w:rsidRDefault="00946361">
      <w:pPr>
        <w:pStyle w:val="10"/>
        <w:tabs>
          <w:tab w:val="right" w:leader="dot" w:pos="8494"/>
        </w:tabs>
        <w:rPr>
          <w:del w:id="542"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543" w:author="BKL" w:date="2026-10-13T09:58:00Z" w16du:dateUtc="2026-10-13T00:58:00Z">
        <w:r w:rsidRPr="009A7F28" w:rsidDel="009A7F28">
          <w:rPr>
            <w:bCs/>
            <w:noProof/>
          </w:rPr>
          <w:delText>별첨</w:delText>
        </w:r>
        <w:r w:rsidRPr="009A7F28" w:rsidDel="009A7F28">
          <w:rPr>
            <w:bCs/>
            <w:noProof/>
          </w:rPr>
          <w:delText xml:space="preserve"> </w:delText>
        </w:r>
        <w:r w:rsidRPr="009A7F28" w:rsidDel="009A7F28">
          <w:rPr>
            <w:bCs/>
            <w:noProof/>
          </w:rPr>
          <w:delText>가</w:delText>
        </w:r>
        <w:r w:rsidDel="009A7F28">
          <w:rPr>
            <w:noProof/>
            <w:webHidden/>
          </w:rPr>
          <w:tab/>
          <w:delText>4</w:delText>
        </w:r>
      </w:del>
    </w:p>
    <w:p w14:paraId="18357069" w14:textId="46A84F8C" w:rsidR="00946361" w:rsidDel="009A7F28" w:rsidRDefault="00946361">
      <w:pPr>
        <w:pStyle w:val="10"/>
        <w:tabs>
          <w:tab w:val="right" w:leader="dot" w:pos="8494"/>
        </w:tabs>
        <w:rPr>
          <w:del w:id="544"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545" w:author="BKL" w:date="2026-10-13T09:58:00Z" w16du:dateUtc="2026-10-13T00:58:00Z">
        <w:r w:rsidRPr="009A7F28" w:rsidDel="009A7F28">
          <w:rPr>
            <w:bCs/>
            <w:noProof/>
          </w:rPr>
          <w:delText>인출요청서</w:delText>
        </w:r>
        <w:r w:rsidDel="009A7F28">
          <w:rPr>
            <w:noProof/>
            <w:webHidden/>
          </w:rPr>
          <w:tab/>
          <w:delText>4</w:delText>
        </w:r>
      </w:del>
    </w:p>
    <w:p w14:paraId="5526246A" w14:textId="4A0849F4" w:rsidR="00946361" w:rsidDel="009A7F28" w:rsidRDefault="00946361">
      <w:pPr>
        <w:pStyle w:val="10"/>
        <w:tabs>
          <w:tab w:val="right" w:leader="dot" w:pos="8494"/>
        </w:tabs>
        <w:rPr>
          <w:del w:id="546"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547" w:author="BKL" w:date="2026-10-13T09:58:00Z" w16du:dateUtc="2026-10-13T00:58:00Z">
        <w:r w:rsidRPr="009A7F28" w:rsidDel="009A7F28">
          <w:rPr>
            <w:bCs/>
            <w:noProof/>
          </w:rPr>
          <w:delText>별첨</w:delText>
        </w:r>
        <w:r w:rsidRPr="009A7F28" w:rsidDel="009A7F28">
          <w:rPr>
            <w:bCs/>
            <w:noProof/>
          </w:rPr>
          <w:delText xml:space="preserve"> </w:delText>
        </w:r>
        <w:r w:rsidRPr="009A7F28" w:rsidDel="009A7F28">
          <w:rPr>
            <w:bCs/>
            <w:noProof/>
          </w:rPr>
          <w:delText>나</w:delText>
        </w:r>
        <w:r w:rsidDel="009A7F28">
          <w:rPr>
            <w:noProof/>
            <w:webHidden/>
          </w:rPr>
          <w:tab/>
          <w:delText>6</w:delText>
        </w:r>
      </w:del>
    </w:p>
    <w:p w14:paraId="334FE028" w14:textId="1ABFC99D" w:rsidR="00946361" w:rsidDel="009A7F28" w:rsidRDefault="00946361">
      <w:pPr>
        <w:pStyle w:val="10"/>
        <w:tabs>
          <w:tab w:val="right" w:leader="dot" w:pos="8494"/>
        </w:tabs>
        <w:rPr>
          <w:del w:id="548" w:author="BKL" w:date="2026-10-13T09:58:00Z" w16du:dateUtc="2026-10-13T00:58:00Z"/>
          <w:rFonts w:asciiTheme="minorHAnsi" w:eastAsiaTheme="minorEastAsia" w:hAnsiTheme="minorHAnsi" w:cstheme="minorBidi"/>
          <w:b w:val="0"/>
          <w:caps w:val="0"/>
          <w:noProof/>
          <w:color w:val="auto"/>
          <w:spacing w:val="0"/>
          <w:kern w:val="2"/>
          <w:szCs w:val="24"/>
          <w14:ligatures w14:val="standardContextual"/>
        </w:rPr>
      </w:pPr>
      <w:del w:id="549" w:author="BKL" w:date="2026-10-13T09:58:00Z" w16du:dateUtc="2026-10-13T00:58:00Z">
        <w:r w:rsidRPr="009A7F28" w:rsidDel="009A7F28">
          <w:rPr>
            <w:bCs/>
            <w:noProof/>
          </w:rPr>
          <w:delText>여신거래기본약관</w:delText>
        </w:r>
        <w:r w:rsidDel="009A7F28">
          <w:rPr>
            <w:noProof/>
            <w:webHidden/>
          </w:rPr>
          <w:tab/>
          <w:delText>6</w:delText>
        </w:r>
      </w:del>
    </w:p>
    <w:p w14:paraId="6EFA9359" w14:textId="215C802C" w:rsidR="004E5475" w:rsidRPr="00413874" w:rsidRDefault="004E5475" w:rsidP="00FD1775">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color w:val="000000"/>
          <w:spacing w:val="4"/>
          <w:kern w:val="0"/>
          <w:sz w:val="22"/>
          <w:szCs w:val="22"/>
        </w:rPr>
        <w:fldChar w:fldCharType="end"/>
      </w:r>
    </w:p>
    <w:p w14:paraId="1DF3AC87" w14:textId="77777777" w:rsidR="004E5475" w:rsidRPr="00413874" w:rsidRDefault="004E5475" w:rsidP="006E374D">
      <w:pPr>
        <w:pStyle w:val="a7"/>
        <w:tabs>
          <w:tab w:val="left" w:pos="400"/>
        </w:tabs>
        <w:autoSpaceDE w:val="0"/>
        <w:adjustRightInd w:val="0"/>
        <w:snapToGrid w:val="0"/>
        <w:spacing w:line="400" w:lineRule="exact"/>
        <w:jc w:val="center"/>
        <w:rPr>
          <w:rFonts w:eastAsia="바탕"/>
          <w:b/>
          <w:kern w:val="0"/>
          <w:sz w:val="22"/>
          <w:szCs w:val="22"/>
        </w:rPr>
      </w:pPr>
    </w:p>
    <w:p w14:paraId="282E7FCD"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sectPr w:rsidR="004E5475" w:rsidRPr="00413874" w:rsidSect="004E5475">
          <w:headerReference w:type="default" r:id="rId10"/>
          <w:footerReference w:type="default" r:id="rId11"/>
          <w:pgSz w:w="11906" w:h="16838"/>
          <w:pgMar w:top="1985" w:right="1701" w:bottom="1701" w:left="1701" w:header="851" w:footer="992" w:gutter="0"/>
          <w:pgNumType w:fmt="lowerRoman" w:start="1"/>
          <w:cols w:space="425"/>
          <w:docGrid w:type="lines" w:linePitch="360"/>
        </w:sectPr>
      </w:pPr>
    </w:p>
    <w:p w14:paraId="1AE99D43"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8"/>
          <w:szCs w:val="28"/>
        </w:rPr>
      </w:pPr>
      <w:r w:rsidRPr="00413874">
        <w:rPr>
          <w:rFonts w:eastAsia="바탕"/>
          <w:b/>
          <w:kern w:val="0"/>
          <w:sz w:val="28"/>
          <w:szCs w:val="28"/>
        </w:rPr>
        <w:lastRenderedPageBreak/>
        <w:t>대출약정서</w:t>
      </w:r>
    </w:p>
    <w:p w14:paraId="0F42D940"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29531C9" w14:textId="63F1FD5E" w:rsidR="004E5475" w:rsidRPr="00413874"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대출약정</w:t>
      </w: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w:t>
      </w:r>
      <w:r w:rsidRPr="00413874">
        <w:rPr>
          <w:rFonts w:ascii="Times New Roman"/>
          <w:b/>
          <w:sz w:val="22"/>
          <w:szCs w:val="22"/>
        </w:rPr>
        <w:t>“</w:t>
      </w:r>
      <w:r w:rsidRPr="00413874">
        <w:rPr>
          <w:rFonts w:ascii="Times New Roman"/>
          <w:b/>
          <w:sz w:val="22"/>
          <w:szCs w:val="22"/>
        </w:rPr>
        <w:t>본</w:t>
      </w:r>
      <w:r w:rsidRPr="00413874">
        <w:rPr>
          <w:rFonts w:ascii="Times New Roman"/>
          <w:b/>
          <w:sz w:val="22"/>
          <w:szCs w:val="22"/>
        </w:rPr>
        <w:t xml:space="preserve"> </w:t>
      </w:r>
      <w:r w:rsidRPr="00413874">
        <w:rPr>
          <w:rFonts w:ascii="Times New Roman"/>
          <w:b/>
          <w:sz w:val="22"/>
          <w:szCs w:val="22"/>
        </w:rPr>
        <w:t>약정</w:t>
      </w:r>
      <w:r w:rsidRPr="00413874">
        <w:rPr>
          <w:rFonts w:ascii="Times New Roman"/>
          <w:b/>
          <w:sz w:val="22"/>
          <w:szCs w:val="22"/>
        </w:rPr>
        <w:t>”</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당사자들</w:t>
      </w:r>
      <w:r w:rsidRPr="00413874">
        <w:rPr>
          <w:rFonts w:ascii="Times New Roman"/>
          <w:sz w:val="22"/>
          <w:szCs w:val="22"/>
        </w:rPr>
        <w:t xml:space="preserve"> </w:t>
      </w:r>
      <w:r w:rsidRPr="00413874">
        <w:rPr>
          <w:rFonts w:ascii="Times New Roman"/>
          <w:sz w:val="22"/>
          <w:szCs w:val="22"/>
        </w:rPr>
        <w:t>사이에서</w:t>
      </w:r>
      <w:r w:rsidRPr="00413874">
        <w:rPr>
          <w:rFonts w:ascii="Times New Roman"/>
          <w:sz w:val="22"/>
          <w:szCs w:val="22"/>
        </w:rPr>
        <w:t xml:space="preserve"> 202</w:t>
      </w:r>
      <w:r w:rsidR="003A3A0E">
        <w:rPr>
          <w:rFonts w:ascii="Times New Roman" w:hint="eastAsia"/>
          <w:sz w:val="22"/>
          <w:szCs w:val="22"/>
        </w:rPr>
        <w:t>6</w:t>
      </w:r>
      <w:r w:rsidRPr="00413874">
        <w:rPr>
          <w:rFonts w:ascii="Times New Roman"/>
          <w:sz w:val="22"/>
          <w:szCs w:val="22"/>
        </w:rPr>
        <w:t>년</w:t>
      </w:r>
      <w:r w:rsidRPr="00413874">
        <w:rPr>
          <w:rFonts w:ascii="Times New Roman"/>
          <w:sz w:val="22"/>
          <w:szCs w:val="22"/>
        </w:rPr>
        <w:t xml:space="preserve"> </w:t>
      </w:r>
      <w:r w:rsidR="003A3A0E">
        <w:rPr>
          <w:rFonts w:ascii="Times New Roman" w:hint="eastAsia"/>
          <w:sz w:val="22"/>
          <w:szCs w:val="22"/>
        </w:rPr>
        <w:t>[*]</w:t>
      </w:r>
      <w:r w:rsidRPr="00413874">
        <w:rPr>
          <w:rFonts w:ascii="Times New Roman"/>
          <w:sz w:val="22"/>
          <w:szCs w:val="22"/>
        </w:rPr>
        <w:t>월</w:t>
      </w:r>
      <w:r w:rsidRPr="00413874">
        <w:rPr>
          <w:rFonts w:ascii="Times New Roman"/>
          <w:sz w:val="22"/>
          <w:szCs w:val="22"/>
        </w:rPr>
        <w:t xml:space="preserve"> </w:t>
      </w:r>
      <w:r w:rsidR="003A3A0E">
        <w:rPr>
          <w:rFonts w:ascii="Times New Roman" w:hint="eastAsia"/>
          <w:sz w:val="22"/>
          <w:szCs w:val="22"/>
        </w:rPr>
        <w:t>[*]</w:t>
      </w:r>
      <w:r w:rsidRPr="00413874">
        <w:rPr>
          <w:rFonts w:ascii="Times New Roman"/>
          <w:sz w:val="22"/>
          <w:szCs w:val="22"/>
        </w:rPr>
        <w:t>일</w:t>
      </w:r>
      <w:r w:rsidRPr="00413874">
        <w:rPr>
          <w:rFonts w:ascii="Times New Roman"/>
          <w:sz w:val="22"/>
          <w:szCs w:val="22"/>
        </w:rPr>
        <w:t xml:space="preserve"> </w:t>
      </w:r>
      <w:r w:rsidRPr="00413874">
        <w:rPr>
          <w:rFonts w:ascii="Times New Roman"/>
          <w:sz w:val="22"/>
          <w:szCs w:val="22"/>
        </w:rPr>
        <w:t>체결되었다</w:t>
      </w:r>
      <w:r w:rsidRPr="00413874">
        <w:rPr>
          <w:rFonts w:ascii="Times New Roman"/>
          <w:sz w:val="22"/>
          <w:szCs w:val="22"/>
        </w:rPr>
        <w:t>.</w:t>
      </w:r>
    </w:p>
    <w:p w14:paraId="00A3B514" w14:textId="77777777" w:rsidR="004E5475" w:rsidRPr="00413874" w:rsidRDefault="004E5475" w:rsidP="008B24EF">
      <w:pPr>
        <w:tabs>
          <w:tab w:val="left" w:pos="400"/>
        </w:tabs>
        <w:adjustRightInd w:val="0"/>
        <w:snapToGrid w:val="0"/>
        <w:spacing w:line="400" w:lineRule="exact"/>
        <w:rPr>
          <w:rFonts w:ascii="Times New Roman"/>
          <w:sz w:val="22"/>
          <w:szCs w:val="22"/>
        </w:rPr>
      </w:pPr>
    </w:p>
    <w:p w14:paraId="23667791" w14:textId="5591E773" w:rsidR="004E5475" w:rsidRPr="00413874" w:rsidRDefault="004E5475" w:rsidP="008B24EF">
      <w:pPr>
        <w:adjustRightInd w:val="0"/>
        <w:snapToGrid w:val="0"/>
        <w:spacing w:line="400" w:lineRule="exact"/>
        <w:rPr>
          <w:rFonts w:ascii="Times New Roman"/>
          <w:b/>
          <w:snapToGrid w:val="0"/>
          <w:kern w:val="0"/>
          <w:sz w:val="22"/>
          <w:szCs w:val="22"/>
        </w:rPr>
      </w:pPr>
      <w:r w:rsidRPr="002425D3">
        <w:rPr>
          <w:rFonts w:ascii="Times New Roman"/>
          <w:b/>
          <w:snapToGrid w:val="0"/>
          <w:kern w:val="0"/>
          <w:sz w:val="22"/>
          <w:szCs w:val="22"/>
        </w:rPr>
        <w:t>차주</w:t>
      </w:r>
      <w:r w:rsidRPr="00413874">
        <w:rPr>
          <w:rFonts w:ascii="Times New Roman"/>
          <w:b/>
          <w:snapToGrid w:val="0"/>
          <w:kern w:val="0"/>
          <w:sz w:val="22"/>
          <w:szCs w:val="22"/>
        </w:rPr>
        <w:t xml:space="preserve">  </w:t>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주식회사</w:t>
      </w:r>
      <w:r w:rsidRPr="00413874">
        <w:rPr>
          <w:rFonts w:ascii="Times New Roman"/>
          <w:b/>
          <w:snapToGrid w:val="0"/>
          <w:kern w:val="0"/>
          <w:sz w:val="22"/>
          <w:szCs w:val="22"/>
        </w:rPr>
        <w:t xml:space="preserve"> </w:t>
      </w:r>
      <w:r w:rsidRPr="00413874">
        <w:rPr>
          <w:rFonts w:ascii="Times New Roman"/>
          <w:b/>
          <w:snapToGrid w:val="0"/>
          <w:kern w:val="0"/>
          <w:sz w:val="22"/>
          <w:szCs w:val="22"/>
        </w:rPr>
        <w:t>코람코라이프</w:t>
      </w:r>
      <w:r w:rsidR="003A3A0E">
        <w:rPr>
          <w:rFonts w:ascii="Times New Roman" w:hint="eastAsia"/>
          <w:b/>
          <w:snapToGrid w:val="0"/>
          <w:kern w:val="0"/>
          <w:sz w:val="22"/>
          <w:szCs w:val="22"/>
        </w:rPr>
        <w:t>로지스</w:t>
      </w:r>
      <w:r w:rsidRPr="00413874">
        <w:rPr>
          <w:rFonts w:ascii="Times New Roman"/>
          <w:b/>
          <w:snapToGrid w:val="0"/>
          <w:kern w:val="0"/>
          <w:sz w:val="22"/>
          <w:szCs w:val="22"/>
        </w:rPr>
        <w:t>위탁관리부동산투자회사</w:t>
      </w:r>
    </w:p>
    <w:p w14:paraId="2D05AB1A" w14:textId="77777777" w:rsidR="004E5475" w:rsidRPr="00413874" w:rsidRDefault="004E5475" w:rsidP="008B24EF">
      <w:pPr>
        <w:adjustRightInd w:val="0"/>
        <w:snapToGrid w:val="0"/>
        <w:spacing w:line="400" w:lineRule="exact"/>
        <w:ind w:leftChars="1200" w:left="24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w:t>
      </w:r>
      <w:r w:rsidRPr="00413874">
        <w:rPr>
          <w:rFonts w:ascii="Times New Roman"/>
          <w:b/>
          <w:snapToGrid w:val="0"/>
          <w:kern w:val="0"/>
          <w:sz w:val="22"/>
          <w:szCs w:val="22"/>
        </w:rPr>
        <w:t>차주</w:t>
      </w:r>
      <w:r w:rsidRPr="00413874">
        <w:rPr>
          <w:rFonts w:ascii="Times New Roman"/>
          <w:b/>
          <w:snapToGrid w:val="0"/>
          <w:kern w:val="0"/>
          <w:sz w:val="22"/>
          <w:szCs w:val="22"/>
        </w:rPr>
        <w:t>”</w:t>
      </w:r>
      <w:r w:rsidRPr="00413874">
        <w:rPr>
          <w:rFonts w:ascii="Times New Roman"/>
          <w:snapToGrid w:val="0"/>
          <w:kern w:val="0"/>
          <w:sz w:val="22"/>
          <w:szCs w:val="22"/>
        </w:rPr>
        <w:t>)</w:t>
      </w:r>
    </w:p>
    <w:p w14:paraId="4D81D6FA" w14:textId="775F2A5C" w:rsidR="004E5475" w:rsidRPr="00413874" w:rsidRDefault="004E5475" w:rsidP="008B24EF">
      <w:pPr>
        <w:adjustRightInd w:val="0"/>
        <w:snapToGrid w:val="0"/>
        <w:spacing w:line="400" w:lineRule="exact"/>
        <w:rPr>
          <w:rFonts w:ascii="Times New Roman"/>
          <w:snapToGrid w:val="0"/>
          <w:kern w:val="0"/>
          <w:sz w:val="22"/>
          <w:szCs w:val="22"/>
        </w:rPr>
      </w:pP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snapToGrid w:val="0"/>
          <w:kern w:val="0"/>
          <w:sz w:val="22"/>
          <w:szCs w:val="22"/>
        </w:rPr>
        <w:t>서울</w:t>
      </w:r>
      <w:r w:rsidRPr="00413874">
        <w:rPr>
          <w:rFonts w:ascii="Times New Roman"/>
          <w:snapToGrid w:val="0"/>
          <w:kern w:val="0"/>
          <w:sz w:val="22"/>
          <w:szCs w:val="22"/>
        </w:rPr>
        <w:t xml:space="preserve"> </w:t>
      </w:r>
      <w:r w:rsidRPr="00413874">
        <w:rPr>
          <w:rFonts w:ascii="Times New Roman"/>
          <w:snapToGrid w:val="0"/>
          <w:kern w:val="0"/>
          <w:sz w:val="22"/>
          <w:szCs w:val="22"/>
        </w:rPr>
        <w:t>강남구</w:t>
      </w:r>
      <w:r w:rsidRPr="00413874">
        <w:rPr>
          <w:rFonts w:ascii="Times New Roman"/>
          <w:snapToGrid w:val="0"/>
          <w:kern w:val="0"/>
          <w:sz w:val="22"/>
          <w:szCs w:val="22"/>
        </w:rPr>
        <w:t xml:space="preserve"> </w:t>
      </w:r>
      <w:r w:rsidRPr="00413874">
        <w:rPr>
          <w:rFonts w:ascii="Times New Roman"/>
          <w:snapToGrid w:val="0"/>
          <w:kern w:val="0"/>
          <w:sz w:val="22"/>
          <w:szCs w:val="22"/>
        </w:rPr>
        <w:t>삼성로</w:t>
      </w:r>
      <w:r w:rsidRPr="00413874">
        <w:rPr>
          <w:rFonts w:ascii="Times New Roman"/>
          <w:snapToGrid w:val="0"/>
          <w:kern w:val="0"/>
          <w:sz w:val="22"/>
          <w:szCs w:val="22"/>
        </w:rPr>
        <w:t xml:space="preserve"> 511</w:t>
      </w:r>
      <w:r w:rsidR="00A316C4">
        <w:rPr>
          <w:rFonts w:ascii="Times New Roman" w:hint="eastAsia"/>
          <w:snapToGrid w:val="0"/>
          <w:kern w:val="0"/>
          <w:sz w:val="22"/>
          <w:szCs w:val="22"/>
        </w:rPr>
        <w:t>(</w:t>
      </w:r>
      <w:r w:rsidR="00A316C4">
        <w:rPr>
          <w:rFonts w:ascii="Times New Roman" w:hint="eastAsia"/>
          <w:snapToGrid w:val="0"/>
          <w:kern w:val="0"/>
          <w:sz w:val="22"/>
          <w:szCs w:val="22"/>
        </w:rPr>
        <w:t>삼성동</w:t>
      </w:r>
      <w:r w:rsidR="00A316C4">
        <w:rPr>
          <w:rFonts w:ascii="Times New Roman" w:hint="eastAsia"/>
          <w:snapToGrid w:val="0"/>
          <w:kern w:val="0"/>
          <w:sz w:val="22"/>
          <w:szCs w:val="22"/>
        </w:rPr>
        <w:t>)</w:t>
      </w:r>
    </w:p>
    <w:p w14:paraId="092124CE" w14:textId="77777777" w:rsidR="004E5475" w:rsidRPr="00413874" w:rsidRDefault="004E5475" w:rsidP="008B24EF">
      <w:pPr>
        <w:adjustRightInd w:val="0"/>
        <w:snapToGrid w:val="0"/>
        <w:spacing w:line="400" w:lineRule="exact"/>
        <w:rPr>
          <w:rFonts w:ascii="Times New Roman"/>
          <w:snapToGrid w:val="0"/>
          <w:kern w:val="0"/>
          <w:sz w:val="22"/>
          <w:szCs w:val="22"/>
        </w:rPr>
      </w:pPr>
    </w:p>
    <w:p w14:paraId="5339F6FD" w14:textId="77777777" w:rsidR="00D237BF" w:rsidRDefault="00D237BF" w:rsidP="00D237BF">
      <w:pPr>
        <w:adjustRightInd w:val="0"/>
        <w:snapToGrid w:val="0"/>
        <w:spacing w:line="400" w:lineRule="exact"/>
        <w:rPr>
          <w:rFonts w:ascii="Times New Roman"/>
          <w:b/>
          <w:snapToGrid w:val="0"/>
          <w:kern w:val="0"/>
          <w:sz w:val="22"/>
          <w:szCs w:val="22"/>
        </w:rPr>
      </w:pPr>
      <w:r w:rsidRPr="00413874">
        <w:rPr>
          <w:rFonts w:ascii="Times New Roman"/>
          <w:b/>
          <w:snapToGrid w:val="0"/>
          <w:kern w:val="0"/>
          <w:sz w:val="22"/>
          <w:szCs w:val="22"/>
        </w:rPr>
        <w:t xml:space="preserve">Tranche A-1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A-1 </w:t>
      </w:r>
      <w:r>
        <w:rPr>
          <w:rFonts w:ascii="Times New Roman" w:hint="eastAsia"/>
          <w:b/>
          <w:snapToGrid w:val="0"/>
          <w:kern w:val="0"/>
          <w:sz w:val="22"/>
          <w:szCs w:val="22"/>
        </w:rPr>
        <w:t>대주들</w:t>
      </w:r>
    </w:p>
    <w:p w14:paraId="71C5292A" w14:textId="2C06593C"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A-1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sidDel="003E7F86">
        <w:rPr>
          <w:rFonts w:ascii="Times New Roman"/>
          <w:b/>
          <w:snapToGrid w:val="0"/>
          <w:kern w:val="0"/>
          <w:sz w:val="22"/>
          <w:szCs w:val="22"/>
        </w:rPr>
        <w:t xml:space="preserve"> </w:t>
      </w:r>
    </w:p>
    <w:p w14:paraId="4701BFE0"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292AC84C" w14:textId="790E8163" w:rsidR="00D237BF" w:rsidRDefault="00D237BF" w:rsidP="00D237BF">
      <w:pPr>
        <w:adjustRightInd w:val="0"/>
        <w:snapToGrid w:val="0"/>
        <w:spacing w:line="400" w:lineRule="exact"/>
        <w:rPr>
          <w:rFonts w:ascii="Times New Roman"/>
          <w:sz w:val="22"/>
          <w:szCs w:val="22"/>
        </w:rPr>
      </w:pPr>
      <w:r w:rsidRPr="00413874">
        <w:rPr>
          <w:rFonts w:ascii="Times New Roman"/>
          <w:b/>
          <w:snapToGrid w:val="0"/>
          <w:kern w:val="0"/>
          <w:sz w:val="22"/>
          <w:szCs w:val="22"/>
        </w:rPr>
        <w:t xml:space="preserve">Tranche A-2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A-2 </w:t>
      </w:r>
      <w:r>
        <w:rPr>
          <w:rFonts w:ascii="Times New Roman" w:hint="eastAsia"/>
          <w:b/>
          <w:snapToGrid w:val="0"/>
          <w:kern w:val="0"/>
          <w:sz w:val="22"/>
          <w:szCs w:val="22"/>
        </w:rPr>
        <w:t>대주들</w:t>
      </w:r>
    </w:p>
    <w:p w14:paraId="6952CFDE" w14:textId="3C86A0E3"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A-2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Pr>
          <w:rFonts w:ascii="Times New Roman"/>
          <w:b/>
          <w:snapToGrid w:val="0"/>
          <w:kern w:val="0"/>
          <w:sz w:val="22"/>
          <w:szCs w:val="22"/>
        </w:rPr>
        <w:t xml:space="preserve"> </w:t>
      </w:r>
    </w:p>
    <w:p w14:paraId="28FD63B2" w14:textId="13D6E9ED" w:rsidR="00D237BF" w:rsidRPr="00413874" w:rsidRDefault="00D237BF" w:rsidP="00AE2BBA">
      <w:pPr>
        <w:adjustRightInd w:val="0"/>
        <w:snapToGrid w:val="0"/>
        <w:spacing w:line="400" w:lineRule="exact"/>
        <w:rPr>
          <w:rFonts w:ascii="Times New Roman"/>
          <w:b/>
          <w:sz w:val="22"/>
          <w:szCs w:val="22"/>
        </w:rPr>
      </w:pPr>
    </w:p>
    <w:p w14:paraId="1BE67AA9" w14:textId="77777777" w:rsidR="00D237BF" w:rsidRDefault="00D237BF" w:rsidP="00D237BF">
      <w:pPr>
        <w:tabs>
          <w:tab w:val="left" w:pos="400"/>
        </w:tabs>
        <w:adjustRightInd w:val="0"/>
        <w:snapToGrid w:val="0"/>
        <w:spacing w:line="400" w:lineRule="exact"/>
        <w:ind w:leftChars="1200" w:left="2400"/>
        <w:rPr>
          <w:rFonts w:ascii="Times New Roman"/>
          <w:bCs/>
          <w:sz w:val="22"/>
          <w:szCs w:val="22"/>
        </w:rPr>
      </w:pPr>
      <w:r w:rsidRPr="00413874">
        <w:rPr>
          <w:rFonts w:ascii="Times New Roman"/>
          <w:bCs/>
          <w:sz w:val="22"/>
          <w:szCs w:val="22"/>
        </w:rPr>
        <w:t>(</w:t>
      </w:r>
      <w:r w:rsidRPr="00413874">
        <w:rPr>
          <w:rFonts w:ascii="Times New Roman" w:hint="eastAsia"/>
          <w:bCs/>
          <w:sz w:val="22"/>
          <w:szCs w:val="22"/>
        </w:rPr>
        <w:t>이하</w:t>
      </w:r>
      <w:r w:rsidRPr="00413874">
        <w:rPr>
          <w:rFonts w:ascii="Times New Roman"/>
          <w:bCs/>
          <w:sz w:val="22"/>
          <w:szCs w:val="22"/>
        </w:rPr>
        <w:t xml:space="preserve"> Tranche A-1 </w:t>
      </w:r>
      <w:r w:rsidRPr="00413874">
        <w:rPr>
          <w:rFonts w:ascii="Times New Roman" w:hint="eastAsia"/>
          <w:bCs/>
          <w:sz w:val="22"/>
          <w:szCs w:val="22"/>
        </w:rPr>
        <w:t>대주</w:t>
      </w:r>
      <w:r w:rsidRPr="00413874">
        <w:rPr>
          <w:rFonts w:ascii="Times New Roman"/>
          <w:bCs/>
          <w:sz w:val="22"/>
          <w:szCs w:val="22"/>
        </w:rPr>
        <w:t xml:space="preserve"> </w:t>
      </w:r>
      <w:r w:rsidRPr="00413874">
        <w:rPr>
          <w:rFonts w:ascii="Times New Roman" w:hint="eastAsia"/>
          <w:bCs/>
          <w:sz w:val="22"/>
          <w:szCs w:val="22"/>
        </w:rPr>
        <w:t>및</w:t>
      </w:r>
      <w:r w:rsidRPr="00413874">
        <w:rPr>
          <w:rFonts w:ascii="Times New Roman"/>
          <w:bCs/>
          <w:sz w:val="22"/>
          <w:szCs w:val="22"/>
        </w:rPr>
        <w:t xml:space="preserve"> Tranche A-2 </w:t>
      </w:r>
      <w:r w:rsidRPr="00413874">
        <w:rPr>
          <w:rFonts w:ascii="Times New Roman" w:hint="eastAsia"/>
          <w:bCs/>
          <w:sz w:val="22"/>
          <w:szCs w:val="22"/>
        </w:rPr>
        <w:t>대주를</w:t>
      </w:r>
      <w:r w:rsidRPr="00413874">
        <w:rPr>
          <w:rFonts w:ascii="Times New Roman"/>
          <w:bCs/>
          <w:sz w:val="22"/>
          <w:szCs w:val="22"/>
        </w:rPr>
        <w:t xml:space="preserve"> </w:t>
      </w:r>
      <w:r w:rsidRPr="00413874">
        <w:rPr>
          <w:rFonts w:ascii="Times New Roman" w:hint="eastAsia"/>
          <w:bCs/>
          <w:sz w:val="22"/>
          <w:szCs w:val="22"/>
        </w:rPr>
        <w:t>총칭하여</w:t>
      </w:r>
      <w:r w:rsidRPr="00413874">
        <w:rPr>
          <w:rFonts w:ascii="Times New Roman"/>
          <w:bCs/>
          <w:sz w:val="22"/>
          <w:szCs w:val="22"/>
        </w:rPr>
        <w:t xml:space="preserve"> “</w:t>
      </w:r>
      <w:r w:rsidRPr="00413874">
        <w:rPr>
          <w:rFonts w:ascii="Times New Roman"/>
          <w:b/>
          <w:sz w:val="22"/>
          <w:szCs w:val="22"/>
        </w:rPr>
        <w:t xml:space="preserve">Tranche A </w:t>
      </w:r>
      <w:r w:rsidRPr="00413874">
        <w:rPr>
          <w:rFonts w:ascii="Times New Roman" w:hint="eastAsia"/>
          <w:b/>
          <w:sz w:val="22"/>
          <w:szCs w:val="22"/>
        </w:rPr>
        <w:t>대주</w:t>
      </w:r>
      <w:r w:rsidRPr="00413874">
        <w:rPr>
          <w:rFonts w:ascii="Times New Roman"/>
          <w:bCs/>
          <w:sz w:val="22"/>
          <w:szCs w:val="22"/>
        </w:rPr>
        <w:t>”)</w:t>
      </w:r>
    </w:p>
    <w:p w14:paraId="73FC5472"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32409C51" w14:textId="77777777" w:rsidR="00D237BF" w:rsidRDefault="00D237BF" w:rsidP="00D237BF">
      <w:pPr>
        <w:adjustRightInd w:val="0"/>
        <w:snapToGrid w:val="0"/>
        <w:spacing w:line="400" w:lineRule="exact"/>
        <w:ind w:left="220" w:hangingChars="100" w:hanging="220"/>
        <w:rPr>
          <w:rFonts w:ascii="Times New Roman"/>
          <w:sz w:val="22"/>
          <w:szCs w:val="22"/>
        </w:rPr>
      </w:pPr>
      <w:r w:rsidRPr="00413874">
        <w:rPr>
          <w:rFonts w:ascii="Times New Roman"/>
          <w:b/>
          <w:snapToGrid w:val="0"/>
          <w:kern w:val="0"/>
          <w:sz w:val="22"/>
          <w:szCs w:val="22"/>
        </w:rPr>
        <w:t xml:space="preserve">Tranche B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sidRPr="005F2083">
        <w:rPr>
          <w:rFonts w:ascii="Times New Roman" w:hint="eastAsia"/>
          <w:b/>
          <w:bCs/>
          <w:sz w:val="22"/>
          <w:szCs w:val="22"/>
        </w:rPr>
        <w:t>별지</w:t>
      </w:r>
      <w:r w:rsidRPr="005F2083">
        <w:rPr>
          <w:rFonts w:ascii="Times New Roman" w:hint="eastAsia"/>
          <w:b/>
          <w:bCs/>
          <w:sz w:val="22"/>
          <w:szCs w:val="22"/>
        </w:rPr>
        <w:t xml:space="preserve">. </w:t>
      </w:r>
      <w:r w:rsidRPr="005F2083">
        <w:rPr>
          <w:rFonts w:ascii="Times New Roman" w:hint="eastAsia"/>
          <w:b/>
          <w:bCs/>
          <w:sz w:val="22"/>
          <w:szCs w:val="22"/>
        </w:rPr>
        <w:t>기재</w:t>
      </w:r>
      <w:r w:rsidRPr="005F2083">
        <w:rPr>
          <w:rFonts w:ascii="Times New Roman" w:hint="eastAsia"/>
          <w:b/>
          <w:bCs/>
          <w:sz w:val="22"/>
          <w:szCs w:val="22"/>
        </w:rPr>
        <w:t xml:space="preserve"> Tranche B </w:t>
      </w:r>
      <w:r w:rsidRPr="005F2083">
        <w:rPr>
          <w:rFonts w:ascii="Times New Roman" w:hint="eastAsia"/>
          <w:b/>
          <w:bCs/>
          <w:sz w:val="22"/>
          <w:szCs w:val="22"/>
        </w:rPr>
        <w:t>대주들</w:t>
      </w:r>
      <w:r w:rsidRPr="00413874" w:rsidDel="005D400B">
        <w:rPr>
          <w:rFonts w:ascii="Times New Roman" w:hint="eastAsia"/>
          <w:sz w:val="22"/>
          <w:szCs w:val="22"/>
        </w:rPr>
        <w:t xml:space="preserve"> </w:t>
      </w:r>
    </w:p>
    <w:p w14:paraId="48F789A0" w14:textId="09067A04" w:rsidR="004E5475" w:rsidRPr="00413874" w:rsidRDefault="00FD59EB" w:rsidP="00D237BF">
      <w:pPr>
        <w:tabs>
          <w:tab w:val="left" w:pos="400"/>
        </w:tabs>
        <w:adjustRightInd w:val="0"/>
        <w:snapToGrid w:val="0"/>
        <w:spacing w:line="400" w:lineRule="exact"/>
        <w:rPr>
          <w:rFonts w:ascii="Times New Roman"/>
          <w:spacing w:val="-2"/>
          <w:sz w:val="22"/>
          <w:szCs w:val="22"/>
        </w:rPr>
      </w:pP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sidR="00D237BF" w:rsidRPr="00413874">
        <w:rPr>
          <w:rFonts w:ascii="Times New Roman" w:hint="eastAsia"/>
          <w:snapToGrid w:val="0"/>
          <w:kern w:val="0"/>
          <w:sz w:val="22"/>
          <w:szCs w:val="22"/>
        </w:rPr>
        <w:t>(</w:t>
      </w:r>
      <w:r w:rsidR="00D237BF" w:rsidRPr="00413874">
        <w:rPr>
          <w:rFonts w:ascii="Times New Roman" w:hint="eastAsia"/>
          <w:snapToGrid w:val="0"/>
          <w:kern w:val="0"/>
          <w:sz w:val="22"/>
          <w:szCs w:val="22"/>
        </w:rPr>
        <w:t>이하</w:t>
      </w:r>
      <w:r w:rsidR="00D237BF" w:rsidRPr="00413874">
        <w:rPr>
          <w:rFonts w:ascii="Times New Roman" w:hint="eastAsia"/>
          <w:b/>
          <w:snapToGrid w:val="0"/>
          <w:kern w:val="0"/>
          <w:sz w:val="22"/>
          <w:szCs w:val="22"/>
        </w:rPr>
        <w:t xml:space="preserve"> </w:t>
      </w:r>
      <w:r w:rsidR="00D237BF" w:rsidRPr="00413874">
        <w:rPr>
          <w:rFonts w:ascii="Times New Roman" w:hint="eastAsia"/>
          <w:b/>
          <w:snapToGrid w:val="0"/>
          <w:kern w:val="0"/>
          <w:sz w:val="22"/>
          <w:szCs w:val="22"/>
        </w:rPr>
        <w:t>“</w:t>
      </w:r>
      <w:r w:rsidR="00D237BF" w:rsidRPr="00413874">
        <w:rPr>
          <w:rFonts w:ascii="Times New Roman" w:hint="eastAsia"/>
          <w:b/>
          <w:snapToGrid w:val="0"/>
          <w:kern w:val="0"/>
          <w:sz w:val="22"/>
          <w:szCs w:val="22"/>
        </w:rPr>
        <w:t xml:space="preserve">Tranche B </w:t>
      </w:r>
      <w:r w:rsidR="00D237BF" w:rsidRPr="00413874">
        <w:rPr>
          <w:rFonts w:ascii="Times New Roman" w:hint="eastAsia"/>
          <w:b/>
          <w:snapToGrid w:val="0"/>
          <w:kern w:val="0"/>
          <w:sz w:val="22"/>
          <w:szCs w:val="22"/>
        </w:rPr>
        <w:t>대주”</w:t>
      </w:r>
      <w:r w:rsidR="00D237BF" w:rsidRPr="00413874">
        <w:rPr>
          <w:rFonts w:ascii="Times New Roman" w:hint="eastAsia"/>
          <w:snapToGrid w:val="0"/>
          <w:kern w:val="0"/>
          <w:sz w:val="22"/>
          <w:szCs w:val="22"/>
        </w:rPr>
        <w:t>)</w:t>
      </w:r>
      <w:r w:rsidR="00D237BF" w:rsidRPr="00413874">
        <w:rPr>
          <w:rFonts w:ascii="Times New Roman" w:hint="eastAsia"/>
          <w:b/>
          <w:snapToGrid w:val="0"/>
          <w:kern w:val="0"/>
          <w:sz w:val="22"/>
          <w:szCs w:val="22"/>
        </w:rPr>
        <w:t xml:space="preserve"> </w:t>
      </w:r>
    </w:p>
    <w:p w14:paraId="2015706F" w14:textId="77777777" w:rsidR="00FD59EB" w:rsidRDefault="00FD59EB" w:rsidP="00F64B41">
      <w:pPr>
        <w:tabs>
          <w:tab w:val="left" w:pos="400"/>
        </w:tabs>
        <w:adjustRightInd w:val="0"/>
        <w:snapToGrid w:val="0"/>
        <w:spacing w:line="400" w:lineRule="exact"/>
        <w:ind w:leftChars="1200" w:left="2400"/>
        <w:rPr>
          <w:rFonts w:ascii="Times New Roman"/>
          <w:sz w:val="22"/>
          <w:szCs w:val="22"/>
        </w:rPr>
      </w:pPr>
    </w:p>
    <w:p w14:paraId="5B67A387" w14:textId="5DBC6903" w:rsidR="004E5475" w:rsidRPr="00413874" w:rsidRDefault="004E5475" w:rsidP="00F64B41">
      <w:pPr>
        <w:tabs>
          <w:tab w:val="left" w:pos="400"/>
        </w:tabs>
        <w:adjustRightInd w:val="0"/>
        <w:snapToGrid w:val="0"/>
        <w:spacing w:line="400" w:lineRule="exact"/>
        <w:ind w:leftChars="1200" w:left="2400"/>
        <w:rPr>
          <w:rFonts w:ascii="Times New Roman"/>
          <w:sz w:val="22"/>
          <w:szCs w:val="22"/>
        </w:rPr>
      </w:pP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Tranche A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대주를</w:t>
      </w:r>
      <w:r w:rsidRPr="00413874">
        <w:rPr>
          <w:rFonts w:ascii="Times New Roman"/>
          <w:sz w:val="22"/>
          <w:szCs w:val="22"/>
        </w:rPr>
        <w:t xml:space="preserve"> </w:t>
      </w:r>
      <w:r w:rsidRPr="00413874">
        <w:rPr>
          <w:rFonts w:ascii="Times New Roman"/>
          <w:sz w:val="22"/>
          <w:szCs w:val="22"/>
        </w:rPr>
        <w:t>개별적으로</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총칭하여</w:t>
      </w:r>
      <w:r w:rsidRPr="00413874">
        <w:rPr>
          <w:rFonts w:ascii="Times New Roman"/>
          <w:sz w:val="22"/>
          <w:szCs w:val="22"/>
        </w:rPr>
        <w:t xml:space="preserve"> “</w:t>
      </w:r>
      <w:r w:rsidRPr="00413874">
        <w:rPr>
          <w:rFonts w:ascii="Times New Roman"/>
          <w:b/>
          <w:sz w:val="22"/>
          <w:szCs w:val="22"/>
        </w:rPr>
        <w:t>대주</w:t>
      </w:r>
      <w:r w:rsidRPr="00413874">
        <w:rPr>
          <w:rFonts w:ascii="Times New Roman"/>
          <w:sz w:val="22"/>
          <w:szCs w:val="22"/>
        </w:rPr>
        <w:t>”)</w:t>
      </w:r>
    </w:p>
    <w:p w14:paraId="462B5464" w14:textId="77777777" w:rsidR="004E5475" w:rsidRPr="00413874" w:rsidRDefault="004E5475" w:rsidP="008B24EF">
      <w:pPr>
        <w:tabs>
          <w:tab w:val="left" w:pos="400"/>
        </w:tabs>
        <w:adjustRightInd w:val="0"/>
        <w:snapToGrid w:val="0"/>
        <w:spacing w:line="400" w:lineRule="exact"/>
        <w:ind w:leftChars="1200" w:left="2400"/>
        <w:rPr>
          <w:rFonts w:ascii="Times New Roman"/>
          <w:spacing w:val="-2"/>
          <w:sz w:val="22"/>
          <w:szCs w:val="22"/>
        </w:rPr>
      </w:pPr>
    </w:p>
    <w:p w14:paraId="07515D05" w14:textId="77777777" w:rsidR="004E5475" w:rsidRPr="00413874" w:rsidRDefault="004E5475" w:rsidP="008B24EF">
      <w:pPr>
        <w:tabs>
          <w:tab w:val="left" w:pos="400"/>
        </w:tabs>
        <w:adjustRightInd w:val="0"/>
        <w:snapToGrid w:val="0"/>
        <w:spacing w:line="400" w:lineRule="exact"/>
        <w:jc w:val="center"/>
        <w:rPr>
          <w:rFonts w:ascii="Times New Roman"/>
          <w:b/>
          <w:sz w:val="22"/>
          <w:szCs w:val="22"/>
        </w:rPr>
      </w:pPr>
      <w:r w:rsidRPr="00413874">
        <w:rPr>
          <w:rFonts w:ascii="Times New Roman"/>
          <w:b/>
          <w:sz w:val="22"/>
          <w:szCs w:val="22"/>
        </w:rPr>
        <w:t>전</w:t>
      </w:r>
      <w:r w:rsidRPr="00413874">
        <w:rPr>
          <w:rFonts w:ascii="Times New Roman"/>
          <w:b/>
          <w:sz w:val="22"/>
          <w:szCs w:val="22"/>
        </w:rPr>
        <w:t xml:space="preserve">   </w:t>
      </w:r>
      <w:r w:rsidRPr="00413874">
        <w:rPr>
          <w:rFonts w:ascii="Times New Roman"/>
          <w:b/>
          <w:sz w:val="22"/>
          <w:szCs w:val="22"/>
        </w:rPr>
        <w:t>문</w:t>
      </w:r>
    </w:p>
    <w:p w14:paraId="576A3061" w14:textId="5D4DAFD2" w:rsidR="004E5475" w:rsidRPr="00413874" w:rsidRDefault="004E5475" w:rsidP="008B24EF">
      <w:pPr>
        <w:tabs>
          <w:tab w:val="left" w:pos="400"/>
        </w:tabs>
        <w:adjustRightInd w:val="0"/>
        <w:snapToGrid w:val="0"/>
        <w:spacing w:line="400" w:lineRule="exact"/>
        <w:rPr>
          <w:rFonts w:ascii="Times New Roman"/>
          <w:sz w:val="22"/>
          <w:szCs w:val="22"/>
        </w:rPr>
      </w:pPr>
    </w:p>
    <w:p w14:paraId="604F26C9" w14:textId="2974A6C4" w:rsidR="006C7401"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부동산투자회사법에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설립된</w:t>
      </w:r>
      <w:r w:rsidRPr="00413874">
        <w:rPr>
          <w:rFonts w:ascii="Times New Roman"/>
          <w:sz w:val="22"/>
          <w:szCs w:val="22"/>
        </w:rPr>
        <w:t xml:space="preserve"> </w:t>
      </w:r>
      <w:r w:rsidRPr="00413874">
        <w:rPr>
          <w:rFonts w:ascii="Times New Roman"/>
          <w:sz w:val="22"/>
          <w:szCs w:val="22"/>
        </w:rPr>
        <w:t>위탁관리부동산투자회사로서</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정의됨</w:t>
      </w:r>
      <w:r w:rsidRPr="00413874">
        <w:rPr>
          <w:rFonts w:ascii="Times New Roman"/>
          <w:sz w:val="22"/>
          <w:szCs w:val="22"/>
        </w:rPr>
        <w:t>)</w:t>
      </w:r>
      <w:r w:rsidR="006C7401">
        <w:rPr>
          <w:rFonts w:ascii="Times New Roman" w:hint="eastAsia"/>
          <w:sz w:val="22"/>
          <w:szCs w:val="22"/>
        </w:rPr>
        <w:t>을</w:t>
      </w:r>
      <w:r w:rsidR="006C7401">
        <w:rPr>
          <w:rFonts w:ascii="Times New Roman" w:hint="eastAsia"/>
          <w:sz w:val="22"/>
          <w:szCs w:val="22"/>
        </w:rPr>
        <w:t xml:space="preserve"> </w:t>
      </w:r>
      <w:r w:rsidR="006C7401">
        <w:rPr>
          <w:rFonts w:ascii="Times New Roman" w:hint="eastAsia"/>
          <w:sz w:val="22"/>
          <w:szCs w:val="22"/>
        </w:rPr>
        <w:t>매입한</w:t>
      </w:r>
      <w:r w:rsidR="006C7401">
        <w:rPr>
          <w:rFonts w:ascii="Times New Roman" w:hint="eastAsia"/>
          <w:sz w:val="22"/>
          <w:szCs w:val="22"/>
        </w:rPr>
        <w:t xml:space="preserve"> </w:t>
      </w:r>
      <w:r w:rsidR="006C7401">
        <w:rPr>
          <w:rFonts w:ascii="Times New Roman" w:hint="eastAsia"/>
          <w:sz w:val="22"/>
          <w:szCs w:val="22"/>
        </w:rPr>
        <w:t>후</w:t>
      </w:r>
      <w:r w:rsidR="006C7401">
        <w:rPr>
          <w:rFonts w:ascii="Times New Roman" w:hint="eastAsia"/>
          <w:sz w:val="22"/>
          <w:szCs w:val="22"/>
        </w:rPr>
        <w:t xml:space="preserve"> </w:t>
      </w:r>
      <w:r w:rsidR="006C7401">
        <w:rPr>
          <w:rFonts w:ascii="Times New Roman" w:hint="eastAsia"/>
          <w:sz w:val="22"/>
          <w:szCs w:val="22"/>
        </w:rPr>
        <w:t>본건</w:t>
      </w:r>
      <w:r w:rsidR="006C7401">
        <w:rPr>
          <w:rFonts w:ascii="Times New Roman" w:hint="eastAsia"/>
          <w:sz w:val="22"/>
          <w:szCs w:val="22"/>
        </w:rPr>
        <w:t xml:space="preserve"> </w:t>
      </w:r>
      <w:r w:rsidR="006C7401">
        <w:rPr>
          <w:rFonts w:ascii="Times New Roman" w:hint="eastAsia"/>
          <w:sz w:val="22"/>
          <w:szCs w:val="22"/>
        </w:rPr>
        <w:t>부동산을</w:t>
      </w:r>
      <w:r w:rsidR="006C7401">
        <w:rPr>
          <w:rFonts w:ascii="Times New Roman" w:hint="eastAsia"/>
          <w:sz w:val="22"/>
          <w:szCs w:val="22"/>
        </w:rPr>
        <w:t xml:space="preserve"> </w:t>
      </w:r>
      <w:r w:rsidR="006C7401">
        <w:rPr>
          <w:rFonts w:ascii="Times New Roman" w:hint="eastAsia"/>
          <w:sz w:val="22"/>
          <w:szCs w:val="22"/>
        </w:rPr>
        <w:t>임대하여</w:t>
      </w:r>
      <w:r w:rsidR="006C7401">
        <w:rPr>
          <w:rFonts w:ascii="Times New Roman" w:hint="eastAsia"/>
          <w:sz w:val="22"/>
          <w:szCs w:val="22"/>
        </w:rPr>
        <w:t xml:space="preserve"> </w:t>
      </w:r>
      <w:r w:rsidR="006C7401">
        <w:rPr>
          <w:rFonts w:ascii="Times New Roman" w:hint="eastAsia"/>
          <w:sz w:val="22"/>
          <w:szCs w:val="22"/>
        </w:rPr>
        <w:t>운영하는</w:t>
      </w:r>
      <w:r w:rsidR="006C7401">
        <w:rPr>
          <w:rFonts w:ascii="Times New Roman" w:hint="eastAsia"/>
          <w:sz w:val="22"/>
          <w:szCs w:val="22"/>
        </w:rPr>
        <w:t xml:space="preserve"> </w:t>
      </w:r>
      <w:r w:rsidR="006C7401">
        <w:rPr>
          <w:rFonts w:ascii="Times New Roman" w:hint="eastAsia"/>
          <w:sz w:val="22"/>
          <w:szCs w:val="22"/>
        </w:rPr>
        <w:t>사업을</w:t>
      </w:r>
      <w:r w:rsidR="006C7401">
        <w:rPr>
          <w:rFonts w:ascii="Times New Roman" w:hint="eastAsia"/>
          <w:sz w:val="22"/>
          <w:szCs w:val="22"/>
        </w:rPr>
        <w:t xml:space="preserve"> </w:t>
      </w:r>
      <w:r w:rsidR="006C7401">
        <w:rPr>
          <w:rFonts w:ascii="Times New Roman" w:hint="eastAsia"/>
          <w:sz w:val="22"/>
          <w:szCs w:val="22"/>
        </w:rPr>
        <w:t>영위하고자</w:t>
      </w:r>
      <w:r w:rsidR="006C7401">
        <w:rPr>
          <w:rFonts w:ascii="Times New Roman" w:hint="eastAsia"/>
          <w:sz w:val="22"/>
          <w:szCs w:val="22"/>
        </w:rPr>
        <w:t xml:space="preserve"> </w:t>
      </w:r>
      <w:r w:rsidR="006C7401">
        <w:rPr>
          <w:rFonts w:ascii="Times New Roman" w:hint="eastAsia"/>
          <w:sz w:val="22"/>
          <w:szCs w:val="22"/>
        </w:rPr>
        <w:t>한다</w:t>
      </w:r>
      <w:r w:rsidR="006C7401">
        <w:rPr>
          <w:rFonts w:ascii="Times New Roman" w:hint="eastAsia"/>
          <w:sz w:val="22"/>
          <w:szCs w:val="22"/>
        </w:rPr>
        <w:t xml:space="preserve">. </w:t>
      </w:r>
    </w:p>
    <w:p w14:paraId="65FA39E8" w14:textId="77777777" w:rsidR="006C7401" w:rsidRDefault="006C7401" w:rsidP="008B24EF">
      <w:pPr>
        <w:tabs>
          <w:tab w:val="left" w:pos="400"/>
        </w:tabs>
        <w:adjustRightInd w:val="0"/>
        <w:snapToGrid w:val="0"/>
        <w:spacing w:line="400" w:lineRule="exact"/>
        <w:rPr>
          <w:rFonts w:ascii="Times New Roman"/>
          <w:sz w:val="22"/>
          <w:szCs w:val="22"/>
        </w:rPr>
      </w:pPr>
    </w:p>
    <w:p w14:paraId="1FCECF7C" w14:textId="548BC7CE" w:rsidR="004E5475" w:rsidRPr="00413874" w:rsidRDefault="006C7401" w:rsidP="008B24EF">
      <w:pPr>
        <w:tabs>
          <w:tab w:val="left" w:pos="400"/>
        </w:tabs>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부동산의</w:t>
      </w:r>
      <w:r>
        <w:rPr>
          <w:rFonts w:ascii="Times New Roman" w:hint="eastAsia"/>
          <w:sz w:val="22"/>
          <w:szCs w:val="22"/>
        </w:rPr>
        <w:t xml:space="preserve"> </w:t>
      </w:r>
      <w:r>
        <w:rPr>
          <w:rFonts w:ascii="Times New Roman" w:hint="eastAsia"/>
          <w:sz w:val="22"/>
          <w:szCs w:val="22"/>
        </w:rPr>
        <w:t>매입</w:t>
      </w:r>
      <w:r w:rsidR="00DF1EA0">
        <w:rPr>
          <w:rFonts w:ascii="Times New Roman" w:hint="eastAsia"/>
          <w:sz w:val="22"/>
          <w:szCs w:val="22"/>
        </w:rPr>
        <w:t>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sidR="00DF1EA0">
        <w:rPr>
          <w:rFonts w:ascii="Times New Roman" w:hint="eastAsia"/>
          <w:sz w:val="22"/>
          <w:szCs w:val="22"/>
        </w:rPr>
        <w:t>관련</w:t>
      </w:r>
      <w:r w:rsidR="004E5475" w:rsidRPr="00413874">
        <w:rPr>
          <w:rFonts w:ascii="Times New Roman"/>
          <w:sz w:val="22"/>
          <w:szCs w:val="22"/>
        </w:rPr>
        <w:t xml:space="preserve"> </w:t>
      </w:r>
      <w:r w:rsidR="004E5475" w:rsidRPr="00413874">
        <w:rPr>
          <w:rFonts w:ascii="Times New Roman"/>
          <w:sz w:val="22"/>
          <w:szCs w:val="22"/>
        </w:rPr>
        <w:t>부대비용</w:t>
      </w:r>
      <w:r w:rsidR="00DF1EA0">
        <w:rPr>
          <w:rFonts w:ascii="Times New Roman" w:hint="eastAsia"/>
          <w:sz w:val="22"/>
          <w:szCs w:val="22"/>
        </w:rPr>
        <w:t>(</w:t>
      </w:r>
      <w:r w:rsidR="00DF1EA0">
        <w:rPr>
          <w:rFonts w:ascii="Times New Roman" w:hint="eastAsia"/>
          <w:sz w:val="22"/>
          <w:szCs w:val="22"/>
        </w:rPr>
        <w:t>관련</w:t>
      </w:r>
      <w:r w:rsidR="00DF1EA0">
        <w:rPr>
          <w:rFonts w:ascii="Times New Roman" w:hint="eastAsia"/>
          <w:sz w:val="22"/>
          <w:szCs w:val="22"/>
        </w:rPr>
        <w:t xml:space="preserve"> </w:t>
      </w:r>
      <w:r w:rsidR="00DF1EA0">
        <w:rPr>
          <w:rFonts w:ascii="Times New Roman" w:hint="eastAsia"/>
          <w:sz w:val="22"/>
          <w:szCs w:val="22"/>
        </w:rPr>
        <w:t>세금</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수수료</w:t>
      </w:r>
      <w:r w:rsidR="00DF1EA0">
        <w:rPr>
          <w:rFonts w:ascii="Times New Roman" w:hint="eastAsia"/>
          <w:sz w:val="22"/>
          <w:szCs w:val="22"/>
        </w:rPr>
        <w:t xml:space="preserve"> </w:t>
      </w:r>
      <w:r w:rsidR="00DF1EA0">
        <w:rPr>
          <w:rFonts w:ascii="Times New Roman" w:hint="eastAsia"/>
          <w:sz w:val="22"/>
          <w:szCs w:val="22"/>
        </w:rPr>
        <w:t>포함</w:t>
      </w:r>
      <w:r w:rsidR="00DF1EA0">
        <w:rPr>
          <w:rFonts w:ascii="Times New Roman" w:hint="eastAsia"/>
          <w:sz w:val="22"/>
          <w:szCs w:val="22"/>
        </w:rPr>
        <w:t>)</w:t>
      </w:r>
      <w:r w:rsidR="004E5475" w:rsidRPr="00413874">
        <w:rPr>
          <w:rFonts w:ascii="Times New Roman"/>
          <w:sz w:val="22"/>
          <w:szCs w:val="22"/>
        </w:rPr>
        <w:t xml:space="preserve"> </w:t>
      </w:r>
      <w:r w:rsidR="004E5475" w:rsidRPr="00413874">
        <w:rPr>
          <w:rFonts w:ascii="Times New Roman"/>
          <w:sz w:val="22"/>
          <w:szCs w:val="22"/>
        </w:rPr>
        <w:t>조달을</w:t>
      </w:r>
      <w:r w:rsidR="004E5475" w:rsidRPr="00413874">
        <w:rPr>
          <w:rFonts w:ascii="Times New Roman"/>
          <w:sz w:val="22"/>
          <w:szCs w:val="22"/>
        </w:rPr>
        <w:t xml:space="preserve"> </w:t>
      </w:r>
      <w:r w:rsidR="004E5475" w:rsidRPr="00413874">
        <w:rPr>
          <w:rFonts w:ascii="Times New Roman"/>
          <w:sz w:val="22"/>
          <w:szCs w:val="22"/>
        </w:rPr>
        <w:t>목적으로</w:t>
      </w:r>
      <w:r w:rsidR="004E5475" w:rsidRPr="00413874">
        <w:rPr>
          <w:rFonts w:ascii="Times New Roman"/>
          <w:sz w:val="22"/>
          <w:szCs w:val="22"/>
        </w:rPr>
        <w:t xml:space="preserve"> </w:t>
      </w:r>
      <w:r w:rsidR="004E5475" w:rsidRPr="00413874">
        <w:rPr>
          <w:rFonts w:ascii="Times New Roman"/>
          <w:sz w:val="22"/>
          <w:szCs w:val="22"/>
        </w:rPr>
        <w:t>대주로부터</w:t>
      </w:r>
      <w:r w:rsidR="004E5475" w:rsidRPr="00413874">
        <w:rPr>
          <w:rFonts w:ascii="Times New Roman"/>
          <w:sz w:val="22"/>
          <w:szCs w:val="22"/>
        </w:rPr>
        <w:t xml:space="preserve"> </w:t>
      </w:r>
      <w:r w:rsidR="004E5475" w:rsidRPr="00413874">
        <w:rPr>
          <w:rFonts w:ascii="Times New Roman"/>
          <w:sz w:val="22"/>
          <w:szCs w:val="22"/>
        </w:rPr>
        <w:t>대출약정금</w:t>
      </w:r>
      <w:r w:rsidR="004E5475" w:rsidRPr="00413874">
        <w:rPr>
          <w:rFonts w:ascii="Times New Roman"/>
          <w:sz w:val="22"/>
          <w:szCs w:val="22"/>
        </w:rPr>
        <w:t xml:space="preserve"> </w:t>
      </w:r>
      <w:r w:rsidR="004E5475" w:rsidRPr="00413874">
        <w:rPr>
          <w:rFonts w:ascii="Times New Roman"/>
          <w:sz w:val="22"/>
          <w:szCs w:val="22"/>
        </w:rPr>
        <w:t>합계</w:t>
      </w:r>
      <w:r w:rsidR="004E5475" w:rsidRPr="00413874">
        <w:rPr>
          <w:rFonts w:ascii="Times New Roman"/>
          <w:sz w:val="22"/>
          <w:szCs w:val="22"/>
        </w:rPr>
        <w:t xml:space="preserve"> </w:t>
      </w:r>
      <w:r w:rsidR="004E5475" w:rsidRPr="00413874">
        <w:rPr>
          <w:rFonts w:ascii="Times New Roman"/>
          <w:bCs/>
          <w:sz w:val="22"/>
          <w:szCs w:val="22"/>
        </w:rPr>
        <w:t>금</w:t>
      </w:r>
      <w:r w:rsidR="004E5475" w:rsidRPr="00413874">
        <w:rPr>
          <w:rFonts w:ascii="Times New Roman"/>
          <w:bCs/>
          <w:sz w:val="22"/>
          <w:szCs w:val="22"/>
        </w:rPr>
        <w:t xml:space="preserve"> </w:t>
      </w:r>
      <w:r>
        <w:rPr>
          <w:rFonts w:ascii="Times New Roman" w:hint="eastAsia"/>
          <w:bCs/>
          <w:sz w:val="22"/>
          <w:szCs w:val="22"/>
        </w:rPr>
        <w:t>일천구백팔십</w:t>
      </w:r>
      <w:r w:rsidR="004E5475" w:rsidRPr="00413874">
        <w:rPr>
          <w:rFonts w:ascii="Times New Roman"/>
          <w:bCs/>
          <w:sz w:val="22"/>
          <w:szCs w:val="22"/>
        </w:rPr>
        <w:t>억원</w:t>
      </w:r>
      <w:r w:rsidR="004E5475" w:rsidRPr="00413874">
        <w:rPr>
          <w:rFonts w:ascii="Times New Roman"/>
          <w:bCs/>
          <w:sz w:val="22"/>
          <w:szCs w:val="22"/>
        </w:rPr>
        <w:lastRenderedPageBreak/>
        <w:t>(</w:t>
      </w:r>
      <w:r w:rsidR="004E5475" w:rsidRPr="00413874">
        <w:rPr>
          <w:rFonts w:ascii="Times New Roman"/>
          <w:bCs/>
          <w:sz w:val="22"/>
          <w:szCs w:val="22"/>
        </w:rPr>
        <w:t>￦</w:t>
      </w:r>
      <w:r>
        <w:rPr>
          <w:rFonts w:ascii="Times New Roman" w:hint="eastAsia"/>
          <w:bCs/>
          <w:sz w:val="22"/>
          <w:szCs w:val="22"/>
        </w:rPr>
        <w:t>198</w:t>
      </w:r>
      <w:r w:rsidR="004E5475" w:rsidRPr="00413874">
        <w:rPr>
          <w:rFonts w:ascii="Times New Roman"/>
          <w:bCs/>
          <w:sz w:val="22"/>
          <w:szCs w:val="22"/>
        </w:rPr>
        <w:t>,000,000,000)</w:t>
      </w:r>
      <w:r w:rsidR="004E5475" w:rsidRPr="00413874">
        <w:rPr>
          <w:rFonts w:ascii="Times New Roman"/>
          <w:sz w:val="22"/>
          <w:szCs w:val="22"/>
        </w:rPr>
        <w:t>을</w:t>
      </w:r>
      <w:r w:rsidR="004E5475" w:rsidRPr="00413874">
        <w:rPr>
          <w:rFonts w:ascii="Times New Roman"/>
          <w:sz w:val="22"/>
          <w:szCs w:val="22"/>
        </w:rPr>
        <w:t xml:space="preserve"> </w:t>
      </w:r>
      <w:r w:rsidR="004E5475" w:rsidRPr="00413874">
        <w:rPr>
          <w:rFonts w:ascii="Times New Roman"/>
          <w:sz w:val="22"/>
          <w:szCs w:val="22"/>
        </w:rPr>
        <w:t>차입하기</w:t>
      </w:r>
      <w:r w:rsidR="004E5475" w:rsidRPr="00413874">
        <w:rPr>
          <w:rFonts w:ascii="Times New Roman"/>
          <w:sz w:val="22"/>
          <w:szCs w:val="22"/>
        </w:rPr>
        <w:t xml:space="preserve"> </w:t>
      </w:r>
      <w:r w:rsidR="004E5475" w:rsidRPr="00413874">
        <w:rPr>
          <w:rFonts w:ascii="Times New Roman"/>
          <w:sz w:val="22"/>
          <w:szCs w:val="22"/>
        </w:rPr>
        <w:t>위하여</w:t>
      </w:r>
      <w:r w:rsidR="004E5475" w:rsidRPr="00413874">
        <w:rPr>
          <w:rFonts w:ascii="Times New Roman"/>
          <w:sz w:val="22"/>
          <w:szCs w:val="22"/>
        </w:rPr>
        <w:t xml:space="preserve"> </w:t>
      </w:r>
      <w:r w:rsidR="004E5475" w:rsidRPr="00413874">
        <w:rPr>
          <w:rFonts w:ascii="Times New Roman"/>
          <w:sz w:val="22"/>
          <w:szCs w:val="22"/>
        </w:rPr>
        <w:t>본</w:t>
      </w:r>
      <w:r w:rsidR="004E5475" w:rsidRPr="00413874">
        <w:rPr>
          <w:rFonts w:ascii="Times New Roman"/>
          <w:sz w:val="22"/>
          <w:szCs w:val="22"/>
        </w:rPr>
        <w:t xml:space="preserve"> </w:t>
      </w:r>
      <w:r w:rsidR="004E5475" w:rsidRPr="00413874">
        <w:rPr>
          <w:rFonts w:ascii="Times New Roman"/>
          <w:sz w:val="22"/>
          <w:szCs w:val="22"/>
        </w:rPr>
        <w:t>약정을</w:t>
      </w:r>
      <w:r w:rsidR="004E5475" w:rsidRPr="00413874">
        <w:rPr>
          <w:rFonts w:ascii="Times New Roman"/>
          <w:sz w:val="22"/>
          <w:szCs w:val="22"/>
        </w:rPr>
        <w:t xml:space="preserve"> </w:t>
      </w:r>
      <w:r w:rsidR="004E5475" w:rsidRPr="00413874">
        <w:rPr>
          <w:rFonts w:ascii="Times New Roman"/>
          <w:sz w:val="22"/>
          <w:szCs w:val="22"/>
        </w:rPr>
        <w:t>체결하고자</w:t>
      </w:r>
      <w:r w:rsidR="004E5475" w:rsidRPr="00413874">
        <w:rPr>
          <w:rFonts w:ascii="Times New Roman"/>
          <w:sz w:val="22"/>
          <w:szCs w:val="22"/>
        </w:rPr>
        <w:t xml:space="preserve"> </w:t>
      </w:r>
      <w:r w:rsidR="004E5475" w:rsidRPr="00413874">
        <w:rPr>
          <w:rFonts w:ascii="Times New Roman"/>
          <w:sz w:val="22"/>
          <w:szCs w:val="22"/>
        </w:rPr>
        <w:t>한다</w:t>
      </w:r>
      <w:r w:rsidR="004E5475" w:rsidRPr="00413874">
        <w:rPr>
          <w:rFonts w:ascii="Times New Roman"/>
          <w:sz w:val="22"/>
          <w:szCs w:val="22"/>
        </w:rPr>
        <w:t>.</w:t>
      </w:r>
    </w:p>
    <w:p w14:paraId="3088D81B" w14:textId="77777777" w:rsidR="000F3E52" w:rsidRPr="00413874" w:rsidRDefault="000F3E52" w:rsidP="008B24EF">
      <w:pPr>
        <w:tabs>
          <w:tab w:val="left" w:pos="400"/>
        </w:tabs>
        <w:adjustRightInd w:val="0"/>
        <w:snapToGrid w:val="0"/>
        <w:spacing w:line="400" w:lineRule="exact"/>
        <w:rPr>
          <w:rFonts w:ascii="Times New Roman"/>
          <w:sz w:val="22"/>
          <w:szCs w:val="22"/>
        </w:rPr>
      </w:pPr>
    </w:p>
    <w:p w14:paraId="5805DDC9" w14:textId="18B1FA7B" w:rsidR="004E5475"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이에</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약정의</w:t>
      </w:r>
      <w:r w:rsidRPr="00413874">
        <w:rPr>
          <w:rFonts w:ascii="Times New Roman"/>
          <w:sz w:val="22"/>
          <w:szCs w:val="22"/>
        </w:rPr>
        <w:t xml:space="preserve"> </w:t>
      </w:r>
      <w:r w:rsidRPr="00413874">
        <w:rPr>
          <w:rFonts w:ascii="Times New Roman"/>
          <w:sz w:val="22"/>
          <w:szCs w:val="22"/>
        </w:rPr>
        <w:t>당사자들은</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사항을</w:t>
      </w:r>
      <w:r w:rsidRPr="00413874">
        <w:rPr>
          <w:rFonts w:ascii="Times New Roman"/>
          <w:sz w:val="22"/>
          <w:szCs w:val="22"/>
        </w:rPr>
        <w:t xml:space="preserve"> </w:t>
      </w:r>
      <w:r w:rsidRPr="00413874">
        <w:rPr>
          <w:rFonts w:ascii="Times New Roman"/>
          <w:sz w:val="22"/>
          <w:szCs w:val="22"/>
        </w:rPr>
        <w:t>구체적으로</w:t>
      </w:r>
      <w:r w:rsidRPr="00413874">
        <w:rPr>
          <w:rFonts w:ascii="Times New Roman"/>
          <w:sz w:val="22"/>
          <w:szCs w:val="22"/>
        </w:rPr>
        <w:t xml:space="preserve"> </w:t>
      </w:r>
      <w:r w:rsidRPr="00413874">
        <w:rPr>
          <w:rFonts w:ascii="Times New Roman"/>
          <w:sz w:val="22"/>
          <w:szCs w:val="22"/>
        </w:rPr>
        <w:t>정하기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다음과</w:t>
      </w:r>
      <w:r w:rsidRPr="00413874">
        <w:rPr>
          <w:rFonts w:ascii="Times New Roman"/>
          <w:sz w:val="22"/>
          <w:szCs w:val="22"/>
        </w:rPr>
        <w:t xml:space="preserve"> </w:t>
      </w:r>
      <w:r w:rsidRPr="00413874">
        <w:rPr>
          <w:rFonts w:ascii="Times New Roman"/>
          <w:sz w:val="22"/>
          <w:szCs w:val="22"/>
        </w:rPr>
        <w:t>같이</w:t>
      </w:r>
      <w:r w:rsidRPr="00413874">
        <w:rPr>
          <w:rFonts w:ascii="Times New Roman"/>
          <w:sz w:val="22"/>
          <w:szCs w:val="22"/>
        </w:rPr>
        <w:t xml:space="preserve"> </w:t>
      </w:r>
      <w:r w:rsidRPr="00413874">
        <w:rPr>
          <w:rFonts w:ascii="Times New Roman"/>
          <w:sz w:val="22"/>
          <w:szCs w:val="22"/>
        </w:rPr>
        <w:t>합의한다</w:t>
      </w:r>
      <w:r w:rsidRPr="00413874">
        <w:rPr>
          <w:rFonts w:ascii="Times New Roman"/>
          <w:sz w:val="22"/>
          <w:szCs w:val="22"/>
        </w:rPr>
        <w:t>.</w:t>
      </w:r>
    </w:p>
    <w:p w14:paraId="7123035F" w14:textId="77777777" w:rsidR="00534454" w:rsidRPr="00413874" w:rsidRDefault="00534454" w:rsidP="008B24EF">
      <w:pPr>
        <w:tabs>
          <w:tab w:val="left" w:pos="400"/>
        </w:tabs>
        <w:adjustRightInd w:val="0"/>
        <w:snapToGrid w:val="0"/>
        <w:spacing w:line="400" w:lineRule="exact"/>
        <w:rPr>
          <w:rFonts w:ascii="Times New Roman"/>
          <w:kern w:val="0"/>
          <w:sz w:val="22"/>
          <w:szCs w:val="22"/>
        </w:rPr>
      </w:pPr>
    </w:p>
    <w:p w14:paraId="741A3DBC" w14:textId="77777777" w:rsidR="004E5475" w:rsidRPr="00413874" w:rsidRDefault="004E5475"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550" w:name="_Toc191645600"/>
      <w:bookmarkStart w:id="551" w:name="_Toc240898029"/>
      <w:bookmarkStart w:id="552" w:name="_Toc242777914"/>
      <w:r w:rsidRPr="00413874">
        <w:rPr>
          <w:rFonts w:eastAsia="바탕"/>
          <w:kern w:val="0"/>
          <w:szCs w:val="22"/>
        </w:rPr>
        <w:t>정</w:t>
      </w:r>
      <w:r w:rsidRPr="00413874">
        <w:rPr>
          <w:rFonts w:eastAsia="바탕"/>
          <w:kern w:val="0"/>
          <w:szCs w:val="22"/>
        </w:rPr>
        <w:t xml:space="preserve">   </w:t>
      </w:r>
      <w:r w:rsidRPr="00413874">
        <w:rPr>
          <w:rFonts w:eastAsia="바탕"/>
          <w:kern w:val="0"/>
          <w:szCs w:val="22"/>
        </w:rPr>
        <w:t>의</w:t>
      </w:r>
      <w:bookmarkEnd w:id="550"/>
      <w:bookmarkEnd w:id="551"/>
      <w:bookmarkEnd w:id="552"/>
    </w:p>
    <w:p w14:paraId="2DBF4DB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F14EEB3" w14:textId="77777777" w:rsidR="004E5475" w:rsidRPr="00413874" w:rsidRDefault="004E5475" w:rsidP="00126DD8">
      <w:pPr>
        <w:pStyle w:val="2"/>
        <w:keepNext w:val="0"/>
        <w:numPr>
          <w:ilvl w:val="0"/>
          <w:numId w:val="33"/>
        </w:numPr>
        <w:adjustRightInd w:val="0"/>
        <w:snapToGrid w:val="0"/>
        <w:spacing w:line="400" w:lineRule="exact"/>
        <w:rPr>
          <w:rFonts w:ascii="Times New Roman" w:eastAsia="바탕" w:hAnsi="Times New Roman"/>
          <w:sz w:val="22"/>
          <w:szCs w:val="22"/>
        </w:rPr>
      </w:pPr>
      <w:bookmarkStart w:id="553" w:name="_Toc191645601"/>
      <w:bookmarkStart w:id="554" w:name="_Toc240898030"/>
      <w:bookmarkStart w:id="555" w:name="_Toc242777915"/>
      <w:r w:rsidRPr="00413874">
        <w:rPr>
          <w:rFonts w:ascii="Times New Roman" w:eastAsia="바탕" w:hAnsi="Times New Roman"/>
          <w:sz w:val="22"/>
          <w:szCs w:val="22"/>
        </w:rPr>
        <w:t>정</w:t>
      </w:r>
      <w:r w:rsidRPr="00413874">
        <w:rPr>
          <w:rFonts w:ascii="Times New Roman" w:eastAsia="바탕" w:hAnsi="Times New Roman"/>
          <w:sz w:val="22"/>
          <w:szCs w:val="22"/>
        </w:rPr>
        <w:t xml:space="preserve"> </w:t>
      </w:r>
      <w:r w:rsidRPr="00413874">
        <w:rPr>
          <w:rFonts w:ascii="Times New Roman" w:eastAsia="바탕" w:hAnsi="Times New Roman"/>
          <w:sz w:val="22"/>
          <w:szCs w:val="22"/>
        </w:rPr>
        <w:t>의</w:t>
      </w:r>
      <w:bookmarkEnd w:id="553"/>
      <w:bookmarkEnd w:id="554"/>
      <w:bookmarkEnd w:id="555"/>
    </w:p>
    <w:p w14:paraId="0116099F" w14:textId="77777777" w:rsidR="004E5475" w:rsidRPr="00413874" w:rsidRDefault="004E5475" w:rsidP="008B24EF">
      <w:pPr>
        <w:adjustRightInd w:val="0"/>
        <w:snapToGrid w:val="0"/>
        <w:spacing w:line="400" w:lineRule="exact"/>
        <w:rPr>
          <w:rFonts w:ascii="Times New Roman"/>
          <w:sz w:val="22"/>
          <w:szCs w:val="22"/>
        </w:rPr>
      </w:pPr>
    </w:p>
    <w:p w14:paraId="457BBBE7" w14:textId="77777777" w:rsidR="004E5475" w:rsidRPr="00413874" w:rsidRDefault="004E5475"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용어들은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다음과</w:t>
      </w:r>
      <w:r w:rsidRPr="00413874">
        <w:rPr>
          <w:rFonts w:ascii="Times New Roman"/>
          <w:kern w:val="0"/>
          <w:sz w:val="22"/>
          <w:szCs w:val="22"/>
        </w:rPr>
        <w:t xml:space="preserve"> </w:t>
      </w:r>
      <w:r w:rsidRPr="00413874">
        <w:rPr>
          <w:rFonts w:ascii="Times New Roman"/>
          <w:kern w:val="0"/>
          <w:sz w:val="22"/>
          <w:szCs w:val="22"/>
        </w:rPr>
        <w:t>같은</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가진다</w:t>
      </w:r>
      <w:r w:rsidRPr="00413874">
        <w:rPr>
          <w:rFonts w:ascii="Times New Roman"/>
          <w:kern w:val="0"/>
          <w:sz w:val="22"/>
          <w:szCs w:val="22"/>
        </w:rPr>
        <w:t>.</w:t>
      </w:r>
    </w:p>
    <w:p w14:paraId="71F3760F" w14:textId="77777777" w:rsidR="005A6193" w:rsidRPr="00413874" w:rsidRDefault="005A6193" w:rsidP="008B24EF">
      <w:pPr>
        <w:tabs>
          <w:tab w:val="left" w:pos="400"/>
        </w:tabs>
        <w:adjustRightInd w:val="0"/>
        <w:snapToGrid w:val="0"/>
        <w:spacing w:line="400" w:lineRule="exact"/>
        <w:rPr>
          <w:rFonts w:ascii="Times New Roman"/>
          <w:kern w:val="0"/>
          <w:sz w:val="22"/>
          <w:szCs w:val="22"/>
        </w:rPr>
      </w:pPr>
    </w:p>
    <w:p w14:paraId="574809E0" w14:textId="2F7B665F" w:rsidR="004E5475"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금융계약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담보계약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그와</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작성되는</w:t>
      </w:r>
      <w:r w:rsidRPr="00413874">
        <w:rPr>
          <w:rFonts w:ascii="Times New Roman"/>
          <w:kern w:val="0"/>
          <w:sz w:val="22"/>
          <w:szCs w:val="22"/>
        </w:rPr>
        <w:t xml:space="preserve"> </w:t>
      </w:r>
      <w:r w:rsidRPr="00413874">
        <w:rPr>
          <w:rFonts w:ascii="Times New Roman"/>
          <w:kern w:val="0"/>
          <w:sz w:val="22"/>
          <w:szCs w:val="22"/>
        </w:rPr>
        <w:t>각종</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부속서류를</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796D7113" w14:textId="77777777" w:rsidR="0082315E" w:rsidRPr="00413874" w:rsidRDefault="0082315E" w:rsidP="008B24EF">
      <w:pPr>
        <w:tabs>
          <w:tab w:val="left" w:pos="400"/>
        </w:tabs>
        <w:adjustRightInd w:val="0"/>
        <w:snapToGrid w:val="0"/>
        <w:spacing w:line="400" w:lineRule="exact"/>
        <w:rPr>
          <w:rFonts w:ascii="Times New Roman"/>
          <w:kern w:val="0"/>
          <w:sz w:val="22"/>
          <w:szCs w:val="22"/>
        </w:rPr>
      </w:pPr>
    </w:p>
    <w:p w14:paraId="505AADDC" w14:textId="654D6843" w:rsidR="004E5475" w:rsidRPr="00413874" w:rsidRDefault="004E5475" w:rsidP="00031DCF">
      <w:pPr>
        <w:tabs>
          <w:tab w:val="left" w:pos="400"/>
        </w:tabs>
        <w:adjustRightInd w:val="0"/>
        <w:snapToGrid w:val="0"/>
        <w:spacing w:line="400" w:lineRule="exact"/>
        <w:rPr>
          <w:rFonts w:ascii="Times New Roman"/>
          <w:sz w:val="22"/>
          <w:szCs w:val="22"/>
        </w:rPr>
      </w:pPr>
      <w:r w:rsidRPr="00413874">
        <w:rPr>
          <w:rFonts w:ascii="Times New Roman"/>
          <w:kern w:val="0"/>
          <w:sz w:val="22"/>
          <w:szCs w:val="22"/>
        </w:rPr>
        <w:t>“</w:t>
      </w:r>
      <w:r w:rsidRPr="00413874">
        <w:rPr>
          <w:rFonts w:ascii="Times New Roman"/>
          <w:b/>
          <w:bCs/>
          <w:kern w:val="0"/>
          <w:sz w:val="22"/>
          <w:szCs w:val="22"/>
        </w:rPr>
        <w:t>기존</w:t>
      </w:r>
      <w:r w:rsidRPr="00413874">
        <w:rPr>
          <w:rFonts w:ascii="Times New Roman"/>
          <w:b/>
          <w:bCs/>
          <w:kern w:val="0"/>
          <w:sz w:val="22"/>
          <w:szCs w:val="22"/>
        </w:rPr>
        <w:t xml:space="preserve"> </w:t>
      </w:r>
      <w:r w:rsidR="0004717A">
        <w:rPr>
          <w:rFonts w:ascii="Times New Roman" w:hint="eastAsia"/>
          <w:b/>
          <w:bCs/>
          <w:kern w:val="0"/>
          <w:sz w:val="22"/>
          <w:szCs w:val="22"/>
        </w:rPr>
        <w:t>담보신탁</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F1270A">
        <w:rPr>
          <w:rFonts w:ascii="Times New Roman" w:hint="eastAsia"/>
          <w:kern w:val="0"/>
          <w:sz w:val="22"/>
          <w:szCs w:val="22"/>
        </w:rPr>
        <w:t>매도인이</w:t>
      </w:r>
      <w:r w:rsidR="0004717A">
        <w:rPr>
          <w:rFonts w:ascii="Times New Roman" w:hint="eastAsia"/>
          <w:kern w:val="0"/>
          <w:sz w:val="22"/>
          <w:szCs w:val="22"/>
        </w:rPr>
        <w:t xml:space="preserve"> </w:t>
      </w:r>
      <w:r w:rsidRPr="00413874">
        <w:rPr>
          <w:rFonts w:ascii="Times New Roman"/>
          <w:sz w:val="22"/>
          <w:szCs w:val="22"/>
        </w:rPr>
        <w:t>차주</w:t>
      </w:r>
      <w:r w:rsidR="0004717A">
        <w:rPr>
          <w:rFonts w:ascii="Times New Roman" w:hint="eastAsia"/>
          <w:sz w:val="22"/>
          <w:szCs w:val="22"/>
        </w:rPr>
        <w:t>로서</w:t>
      </w:r>
      <w:r w:rsidR="0004717A">
        <w:rPr>
          <w:rFonts w:ascii="Times New Roman" w:hint="eastAsia"/>
          <w:sz w:val="22"/>
          <w:szCs w:val="22"/>
        </w:rPr>
        <w:t xml:space="preserve"> </w:t>
      </w:r>
      <w:r w:rsidR="0004717A">
        <w:rPr>
          <w:rFonts w:ascii="Times New Roman" w:hint="eastAsia"/>
          <w:sz w:val="22"/>
          <w:szCs w:val="22"/>
        </w:rPr>
        <w:t>㈜신한은행</w:t>
      </w:r>
      <w:r w:rsidR="0004717A">
        <w:rPr>
          <w:rFonts w:ascii="Times New Roman" w:hint="eastAsia"/>
          <w:sz w:val="22"/>
          <w:szCs w:val="22"/>
        </w:rPr>
        <w:t xml:space="preserve"> </w:t>
      </w:r>
      <w:r w:rsidR="0004717A">
        <w:rPr>
          <w:rFonts w:ascii="Times New Roman" w:hint="eastAsia"/>
          <w:sz w:val="22"/>
          <w:szCs w:val="22"/>
        </w:rPr>
        <w:t>등</w:t>
      </w:r>
      <w:r w:rsidR="00F64206">
        <w:rPr>
          <w:rFonts w:ascii="Times New Roman" w:hint="eastAsia"/>
          <w:sz w:val="22"/>
          <w:szCs w:val="22"/>
        </w:rPr>
        <w:t xml:space="preserve"> </w:t>
      </w:r>
      <w:r w:rsidR="00F64206">
        <w:rPr>
          <w:rFonts w:ascii="Times New Roman" w:hint="eastAsia"/>
          <w:sz w:val="22"/>
          <w:szCs w:val="22"/>
        </w:rPr>
        <w:t>대주와</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04717A">
        <w:rPr>
          <w:rFonts w:ascii="Times New Roman" w:hint="eastAsia"/>
          <w:sz w:val="22"/>
          <w:szCs w:val="22"/>
        </w:rPr>
        <w:t>일천육백억원</w:t>
      </w:r>
      <w:r w:rsidR="0004717A">
        <w:rPr>
          <w:rFonts w:ascii="Times New Roman" w:hint="eastAsia"/>
          <w:sz w:val="22"/>
          <w:szCs w:val="22"/>
        </w:rPr>
        <w:t>(</w:t>
      </w:r>
      <w:r w:rsidR="0004717A" w:rsidRPr="00413874">
        <w:rPr>
          <w:rFonts w:ascii="Times New Roman"/>
          <w:sz w:val="22"/>
          <w:szCs w:val="22"/>
        </w:rPr>
        <w:t>￦</w:t>
      </w:r>
      <w:r w:rsidR="00F64206">
        <w:rPr>
          <w:rFonts w:ascii="Times New Roman" w:hint="eastAsia"/>
          <w:sz w:val="22"/>
          <w:szCs w:val="22"/>
        </w:rPr>
        <w:t>160</w:t>
      </w:r>
      <w:r w:rsidR="0004717A" w:rsidRPr="00413874">
        <w:rPr>
          <w:rFonts w:ascii="Times New Roman"/>
          <w:sz w:val="22"/>
          <w:szCs w:val="22"/>
        </w:rPr>
        <w:t>,000,000,000</w:t>
      </w:r>
      <w:r w:rsidR="00F64206">
        <w:rPr>
          <w:rFonts w:ascii="Times New Roman" w:hint="eastAsia"/>
          <w:sz w:val="22"/>
          <w:szCs w:val="22"/>
        </w:rPr>
        <w:t>)</w:t>
      </w:r>
      <w:r w:rsidR="00F64206">
        <w:rPr>
          <w:rFonts w:ascii="Times New Roman" w:hint="eastAsia"/>
          <w:sz w:val="22"/>
          <w:szCs w:val="22"/>
        </w:rPr>
        <w:t>에</w:t>
      </w:r>
      <w:r w:rsidR="00F64206">
        <w:rPr>
          <w:rFonts w:ascii="Times New Roman" w:hint="eastAsia"/>
          <w:sz w:val="22"/>
          <w:szCs w:val="22"/>
        </w:rPr>
        <w:t xml:space="preserve"> </w:t>
      </w:r>
      <w:r w:rsidR="00F64206">
        <w:rPr>
          <w:rFonts w:ascii="Times New Roman" w:hint="eastAsia"/>
          <w:sz w:val="22"/>
          <w:szCs w:val="22"/>
        </w:rPr>
        <w:t>관한</w:t>
      </w:r>
      <w:r w:rsidR="00F64206">
        <w:rPr>
          <w:rFonts w:ascii="Times New Roman" w:hint="eastAsia"/>
          <w:sz w:val="22"/>
          <w:szCs w:val="22"/>
        </w:rPr>
        <w:t xml:space="preserve"> </w:t>
      </w:r>
      <w:r w:rsidR="00F64206">
        <w:rPr>
          <w:rFonts w:ascii="Times New Roman" w:hint="eastAsia"/>
          <w:sz w:val="22"/>
          <w:szCs w:val="22"/>
        </w:rPr>
        <w:t>대출약정의</w:t>
      </w:r>
      <w:r w:rsidR="00F64206">
        <w:rPr>
          <w:rFonts w:ascii="Times New Roman" w:hint="eastAsia"/>
          <w:sz w:val="22"/>
          <w:szCs w:val="22"/>
        </w:rPr>
        <w:t xml:space="preserve"> </w:t>
      </w:r>
      <w:r w:rsidR="00F64206">
        <w:rPr>
          <w:rFonts w:ascii="Times New Roman" w:hint="eastAsia"/>
          <w:sz w:val="22"/>
          <w:szCs w:val="22"/>
        </w:rPr>
        <w:t>담보를</w:t>
      </w:r>
      <w:r w:rsidR="00F64206">
        <w:rPr>
          <w:rFonts w:ascii="Times New Roman" w:hint="eastAsia"/>
          <w:sz w:val="22"/>
          <w:szCs w:val="22"/>
        </w:rPr>
        <w:t xml:space="preserve"> </w:t>
      </w:r>
      <w:r w:rsidR="00F64206">
        <w:rPr>
          <w:rFonts w:ascii="Times New Roman" w:hint="eastAsia"/>
          <w:sz w:val="22"/>
          <w:szCs w:val="22"/>
        </w:rPr>
        <w:t>위해</w:t>
      </w:r>
      <w:r w:rsidR="00F64206">
        <w:rPr>
          <w:rFonts w:ascii="Times New Roman" w:hint="eastAsia"/>
          <w:sz w:val="22"/>
          <w:szCs w:val="22"/>
        </w:rPr>
        <w:t xml:space="preserve"> </w:t>
      </w:r>
      <w:r w:rsidR="00F64206">
        <w:rPr>
          <w:rFonts w:ascii="Times New Roman" w:hint="eastAsia"/>
          <w:sz w:val="22"/>
          <w:szCs w:val="22"/>
        </w:rPr>
        <w:t>한국투자부동산신탁</w:t>
      </w:r>
      <w:r w:rsidR="00F64206">
        <w:rPr>
          <w:rFonts w:ascii="Times New Roman" w:hint="eastAsia"/>
          <w:sz w:val="22"/>
          <w:szCs w:val="22"/>
        </w:rPr>
        <w:t xml:space="preserve"> </w:t>
      </w:r>
      <w:r w:rsidR="00F64206">
        <w:rPr>
          <w:rFonts w:ascii="Times New Roman" w:hint="eastAsia"/>
          <w:sz w:val="22"/>
          <w:szCs w:val="22"/>
        </w:rPr>
        <w:t>주식회사를</w:t>
      </w:r>
      <w:r w:rsidR="00F64206">
        <w:rPr>
          <w:rFonts w:ascii="Times New Roman" w:hint="eastAsia"/>
          <w:sz w:val="22"/>
          <w:szCs w:val="22"/>
        </w:rPr>
        <w:t xml:space="preserve"> </w:t>
      </w:r>
      <w:r w:rsidR="00F64206">
        <w:rPr>
          <w:rFonts w:ascii="Times New Roman" w:hint="eastAsia"/>
          <w:sz w:val="22"/>
          <w:szCs w:val="22"/>
        </w:rPr>
        <w:t>수탁자로</w:t>
      </w:r>
      <w:r w:rsidR="00F64206">
        <w:rPr>
          <w:rFonts w:ascii="Times New Roman" w:hint="eastAsia"/>
          <w:sz w:val="22"/>
          <w:szCs w:val="22"/>
        </w:rPr>
        <w:t xml:space="preserve"> </w:t>
      </w:r>
      <w:r w:rsidR="00F64206">
        <w:rPr>
          <w:rFonts w:ascii="Times New Roman" w:hint="eastAsia"/>
          <w:sz w:val="22"/>
          <w:szCs w:val="22"/>
        </w:rPr>
        <w:t>하여</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9F4946">
        <w:rPr>
          <w:rFonts w:ascii="Times New Roman" w:hint="eastAsia"/>
          <w:sz w:val="22"/>
          <w:szCs w:val="22"/>
        </w:rPr>
        <w:t>기존</w:t>
      </w:r>
      <w:r w:rsidR="009F4946">
        <w:rPr>
          <w:rFonts w:ascii="Times New Roman" w:hint="eastAsia"/>
          <w:sz w:val="22"/>
          <w:szCs w:val="22"/>
        </w:rPr>
        <w:t xml:space="preserve"> </w:t>
      </w:r>
      <w:r w:rsidR="00F64206">
        <w:rPr>
          <w:rFonts w:ascii="Times New Roman" w:hint="eastAsia"/>
          <w:sz w:val="22"/>
          <w:szCs w:val="22"/>
        </w:rPr>
        <w:t>부동산담보신탁계약에</w:t>
      </w:r>
      <w:r w:rsidR="00F64206">
        <w:rPr>
          <w:rFonts w:ascii="Times New Roman" w:hint="eastAsia"/>
          <w:sz w:val="22"/>
          <w:szCs w:val="22"/>
        </w:rPr>
        <w:t xml:space="preserve"> </w:t>
      </w:r>
      <w:r w:rsidR="00F64206">
        <w:rPr>
          <w:rFonts w:ascii="Times New Roman" w:hint="eastAsia"/>
          <w:sz w:val="22"/>
          <w:szCs w:val="22"/>
        </w:rPr>
        <w:t>따라</w:t>
      </w:r>
      <w:r w:rsidR="00F64206">
        <w:rPr>
          <w:rFonts w:ascii="Times New Roman" w:hint="eastAsia"/>
          <w:sz w:val="22"/>
          <w:szCs w:val="22"/>
        </w:rPr>
        <w:t xml:space="preserve"> </w:t>
      </w:r>
      <w:r w:rsidR="00F32B42">
        <w:rPr>
          <w:rFonts w:ascii="Times New Roman" w:hint="eastAsia"/>
          <w:sz w:val="22"/>
          <w:szCs w:val="22"/>
        </w:rPr>
        <w:t>경료된</w:t>
      </w:r>
      <w:r w:rsidR="00F32B42">
        <w:rPr>
          <w:rFonts w:ascii="Times New Roman" w:hint="eastAsia"/>
          <w:sz w:val="22"/>
          <w:szCs w:val="22"/>
        </w:rPr>
        <w:t xml:space="preserve"> </w:t>
      </w:r>
      <w:r w:rsidR="00F32B42">
        <w:rPr>
          <w:rFonts w:ascii="Times New Roman" w:hint="eastAsia"/>
          <w:sz w:val="22"/>
          <w:szCs w:val="22"/>
        </w:rPr>
        <w:t>담보</w:t>
      </w:r>
      <w:r w:rsidR="00F64206">
        <w:rPr>
          <w:rFonts w:ascii="Times New Roman" w:hint="eastAsia"/>
          <w:sz w:val="22"/>
          <w:szCs w:val="22"/>
        </w:rPr>
        <w:t>신탁을</w:t>
      </w:r>
      <w:r w:rsidR="00F64206">
        <w:rPr>
          <w:rFonts w:ascii="Times New Roman" w:hint="eastAsia"/>
          <w:sz w:val="22"/>
          <w:szCs w:val="22"/>
        </w:rPr>
        <w:t xml:space="preserve"> </w:t>
      </w:r>
      <w:r w:rsidRPr="00413874">
        <w:rPr>
          <w:rFonts w:ascii="Times New Roman"/>
          <w:sz w:val="22"/>
          <w:szCs w:val="22"/>
        </w:rPr>
        <w:t>말한다</w:t>
      </w:r>
      <w:r w:rsidRPr="00413874">
        <w:rPr>
          <w:rFonts w:ascii="Times New Roman"/>
          <w:sz w:val="22"/>
          <w:szCs w:val="22"/>
        </w:rPr>
        <w:t xml:space="preserve">. </w:t>
      </w:r>
    </w:p>
    <w:p w14:paraId="41CCC2F7" w14:textId="77777777" w:rsidR="004E5475" w:rsidRPr="00413874" w:rsidRDefault="004E5475" w:rsidP="00D75750">
      <w:pPr>
        <w:tabs>
          <w:tab w:val="left" w:pos="400"/>
        </w:tabs>
        <w:adjustRightInd w:val="0"/>
        <w:snapToGrid w:val="0"/>
        <w:spacing w:line="400" w:lineRule="exact"/>
        <w:rPr>
          <w:rFonts w:ascii="Times New Roman"/>
          <w:kern w:val="0"/>
          <w:sz w:val="22"/>
          <w:szCs w:val="22"/>
        </w:rPr>
      </w:pPr>
      <w:bookmarkStart w:id="556" w:name="_Hlk165625731"/>
    </w:p>
    <w:p w14:paraId="676059BE" w14:textId="0BA6430F" w:rsidR="004E5475" w:rsidRPr="00413874" w:rsidRDefault="004E5475" w:rsidP="00D7575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기준금리</w:t>
      </w:r>
      <w:r w:rsidRPr="00413874">
        <w:rPr>
          <w:rFonts w:ascii="Times New Roman"/>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 xml:space="preserve">che A-2 </w:t>
      </w:r>
      <w:r w:rsidR="00293493">
        <w:rPr>
          <w:rFonts w:ascii="Noto Sans CJK KR" w:eastAsia="Noto Sans CJK KR" w:hAnsi="Noto Sans CJK KR" w:cs="Noto Sans CJK KR"/>
          <w:color w:val="000000"/>
          <w:sz w:val="22"/>
        </w:rPr>
        <w:t xml:space="preserve">대출금에 관하여 각 이자기간에 적용되는 기준금리로서, </w:t>
      </w:r>
      <w:ins w:id="557" w:author="BKL" w:date="2026-10-12T19:40:00Z" w16du:dateUtc="2026-10-12T10:40:00Z">
        <w:r w:rsidR="008B228D" w:rsidRPr="008B228D">
          <w:rPr>
            <w:rFonts w:ascii="Times New Roman" w:hint="eastAsia"/>
            <w:kern w:val="0"/>
            <w:sz w:val="22"/>
            <w:szCs w:val="22"/>
          </w:rPr>
          <w:t>해당</w:t>
        </w:r>
        <w:r w:rsidR="008B228D" w:rsidRPr="008B228D">
          <w:rPr>
            <w:rFonts w:ascii="Times New Roman"/>
            <w:kern w:val="0"/>
            <w:sz w:val="22"/>
            <w:szCs w:val="22"/>
          </w:rPr>
          <w:t xml:space="preserve"> </w:t>
        </w:r>
        <w:r w:rsidR="008B228D" w:rsidRPr="008B228D">
          <w:rPr>
            <w:rFonts w:ascii="Times New Roman" w:hint="eastAsia"/>
            <w:kern w:val="0"/>
            <w:sz w:val="22"/>
            <w:szCs w:val="22"/>
          </w:rPr>
          <w:t>이자율결정일</w:t>
        </w:r>
        <w:r w:rsidR="008B228D" w:rsidRPr="008B228D">
          <w:rPr>
            <w:rFonts w:ascii="Times New Roman"/>
            <w:kern w:val="0"/>
            <w:sz w:val="22"/>
            <w:szCs w:val="22"/>
          </w:rPr>
          <w:t xml:space="preserve"> </w:t>
        </w:r>
        <w:r w:rsidR="008B228D" w:rsidRPr="008B228D">
          <w:rPr>
            <w:rFonts w:ascii="Times New Roman" w:hint="eastAsia"/>
            <w:kern w:val="0"/>
            <w:sz w:val="22"/>
            <w:szCs w:val="22"/>
          </w:rPr>
          <w:t>직전</w:t>
        </w:r>
        <w:r w:rsidR="008B228D" w:rsidRPr="008B228D">
          <w:rPr>
            <w:rFonts w:ascii="Times New Roman"/>
            <w:kern w:val="0"/>
            <w:sz w:val="22"/>
            <w:szCs w:val="22"/>
          </w:rPr>
          <w:t xml:space="preserve"> </w:t>
        </w:r>
        <w:r w:rsidR="008B228D" w:rsidRPr="008B228D">
          <w:rPr>
            <w:rFonts w:ascii="Times New Roman" w:hint="eastAsia"/>
            <w:kern w:val="0"/>
            <w:sz w:val="22"/>
            <w:szCs w:val="22"/>
          </w:rPr>
          <w:t>삼</w:t>
        </w:r>
        <w:r w:rsidR="008B228D" w:rsidRPr="008B228D">
          <w:rPr>
            <w:rFonts w:ascii="Times New Roman"/>
            <w:kern w:val="0"/>
            <w:sz w:val="22"/>
            <w:szCs w:val="22"/>
          </w:rPr>
          <w:t>(3)</w:t>
        </w:r>
        <w:r w:rsidR="008B228D" w:rsidRPr="008B228D">
          <w:rPr>
            <w:rFonts w:ascii="Times New Roman" w:hint="eastAsia"/>
            <w:kern w:val="0"/>
            <w:sz w:val="22"/>
            <w:szCs w:val="22"/>
          </w:rPr>
          <w:t>영업일</w:t>
        </w:r>
        <w:r w:rsidR="008B228D" w:rsidRPr="008B228D">
          <w:rPr>
            <w:rFonts w:ascii="Times New Roman"/>
            <w:kern w:val="0"/>
            <w:sz w:val="22"/>
            <w:szCs w:val="22"/>
          </w:rPr>
          <w:t xml:space="preserve"> </w:t>
        </w:r>
        <w:r w:rsidR="008B228D" w:rsidRPr="008B228D">
          <w:rPr>
            <w:rFonts w:ascii="Times New Roman" w:hint="eastAsia"/>
            <w:kern w:val="0"/>
            <w:sz w:val="22"/>
            <w:szCs w:val="22"/>
          </w:rPr>
          <w:t>간을</w:t>
        </w:r>
        <w:r w:rsidR="008B228D" w:rsidRPr="008B228D">
          <w:rPr>
            <w:rFonts w:ascii="Times New Roman"/>
            <w:kern w:val="0"/>
            <w:sz w:val="22"/>
            <w:szCs w:val="22"/>
          </w:rPr>
          <w:t xml:space="preserve"> </w:t>
        </w:r>
        <w:r w:rsidR="008B228D" w:rsidRPr="008B228D">
          <w:rPr>
            <w:rFonts w:ascii="Times New Roman" w:hint="eastAsia"/>
            <w:kern w:val="0"/>
            <w:sz w:val="22"/>
            <w:szCs w:val="22"/>
          </w:rPr>
          <w:t>기준금리</w:t>
        </w:r>
        <w:r w:rsidR="008B228D" w:rsidRPr="008B228D">
          <w:rPr>
            <w:rFonts w:ascii="Times New Roman"/>
            <w:kern w:val="0"/>
            <w:sz w:val="22"/>
            <w:szCs w:val="22"/>
          </w:rPr>
          <w:t xml:space="preserve"> </w:t>
        </w:r>
        <w:r w:rsidR="008B228D" w:rsidRPr="008B228D">
          <w:rPr>
            <w:rFonts w:ascii="Times New Roman" w:hint="eastAsia"/>
            <w:kern w:val="0"/>
            <w:sz w:val="22"/>
            <w:szCs w:val="22"/>
          </w:rPr>
          <w:t>결정기간으로</w:t>
        </w:r>
        <w:r w:rsidR="008B228D" w:rsidRPr="008B228D">
          <w:rPr>
            <w:rFonts w:ascii="Times New Roman"/>
            <w:kern w:val="0"/>
            <w:sz w:val="22"/>
            <w:szCs w:val="22"/>
          </w:rPr>
          <w:t xml:space="preserve"> </w:t>
        </w:r>
        <w:r w:rsidR="008B228D" w:rsidRPr="008B228D">
          <w:rPr>
            <w:rFonts w:ascii="Times New Roman" w:hint="eastAsia"/>
            <w:kern w:val="0"/>
            <w:sz w:val="22"/>
            <w:szCs w:val="22"/>
          </w:rPr>
          <w:t>하여</w:t>
        </w:r>
        <w:r w:rsidR="008B228D" w:rsidRPr="008B228D">
          <w:rPr>
            <w:rFonts w:ascii="Times New Roman"/>
            <w:kern w:val="0"/>
            <w:sz w:val="22"/>
            <w:szCs w:val="22"/>
          </w:rPr>
          <w:t xml:space="preserve">, </w:t>
        </w:r>
        <w:r w:rsidR="008B228D" w:rsidRPr="008B228D">
          <w:rPr>
            <w:rFonts w:ascii="Times New Roman" w:hint="eastAsia"/>
            <w:kern w:val="0"/>
            <w:sz w:val="22"/>
            <w:szCs w:val="22"/>
          </w:rPr>
          <w:t>기준금리</w:t>
        </w:r>
        <w:r w:rsidR="008B228D" w:rsidRPr="008B228D">
          <w:rPr>
            <w:rFonts w:ascii="Times New Roman"/>
            <w:kern w:val="0"/>
            <w:sz w:val="22"/>
            <w:szCs w:val="22"/>
          </w:rPr>
          <w:t xml:space="preserve"> </w:t>
        </w:r>
        <w:r w:rsidR="008B228D" w:rsidRPr="008B228D">
          <w:rPr>
            <w:rFonts w:ascii="Times New Roman" w:hint="eastAsia"/>
            <w:kern w:val="0"/>
            <w:sz w:val="22"/>
            <w:szCs w:val="22"/>
          </w:rPr>
          <w:t>결정기간</w:t>
        </w:r>
        <w:r w:rsidR="008B228D" w:rsidRPr="008B228D">
          <w:rPr>
            <w:rFonts w:ascii="Times New Roman"/>
            <w:kern w:val="0"/>
            <w:sz w:val="22"/>
            <w:szCs w:val="22"/>
          </w:rPr>
          <w:t xml:space="preserve"> </w:t>
        </w:r>
        <w:r w:rsidR="008B228D" w:rsidRPr="008B228D">
          <w:rPr>
            <w:rFonts w:ascii="Times New Roman" w:hint="eastAsia"/>
            <w:kern w:val="0"/>
            <w:sz w:val="22"/>
            <w:szCs w:val="22"/>
          </w:rPr>
          <w:t>동안</w:t>
        </w:r>
        <w:r w:rsidR="008B228D" w:rsidRPr="008B228D">
          <w:rPr>
            <w:rFonts w:ascii="Times New Roman"/>
            <w:kern w:val="0"/>
            <w:sz w:val="22"/>
            <w:szCs w:val="22"/>
          </w:rPr>
          <w:t xml:space="preserve"> </w:t>
        </w:r>
        <w:r w:rsidR="008B228D" w:rsidRPr="008B228D">
          <w:rPr>
            <w:rFonts w:ascii="Times New Roman" w:hint="eastAsia"/>
            <w:kern w:val="0"/>
            <w:sz w:val="22"/>
            <w:szCs w:val="22"/>
          </w:rPr>
          <w:t>한국금융투자협회가</w:t>
        </w:r>
        <w:r w:rsidR="008B228D" w:rsidRPr="008B228D">
          <w:rPr>
            <w:rFonts w:ascii="Times New Roman"/>
            <w:kern w:val="0"/>
            <w:sz w:val="22"/>
            <w:szCs w:val="22"/>
          </w:rPr>
          <w:t xml:space="preserve"> </w:t>
        </w:r>
        <w:r w:rsidR="008B228D" w:rsidRPr="008B228D">
          <w:rPr>
            <w:rFonts w:ascii="Times New Roman" w:hint="eastAsia"/>
            <w:kern w:val="0"/>
            <w:sz w:val="22"/>
            <w:szCs w:val="22"/>
          </w:rPr>
          <w:t>산출하여</w:t>
        </w:r>
        <w:r w:rsidR="008B228D" w:rsidRPr="008B228D">
          <w:rPr>
            <w:rFonts w:ascii="Times New Roman"/>
            <w:kern w:val="0"/>
            <w:sz w:val="22"/>
            <w:szCs w:val="22"/>
          </w:rPr>
          <w:t xml:space="preserve"> </w:t>
        </w:r>
        <w:r w:rsidR="008B228D" w:rsidRPr="008B228D">
          <w:rPr>
            <w:rFonts w:ascii="Times New Roman" w:hint="eastAsia"/>
            <w:kern w:val="0"/>
            <w:sz w:val="22"/>
            <w:szCs w:val="22"/>
          </w:rPr>
          <w:t>고시하는</w:t>
        </w:r>
        <w:r w:rsidR="008B228D" w:rsidRPr="008B228D">
          <w:rPr>
            <w:rFonts w:ascii="Times New Roman"/>
            <w:kern w:val="0"/>
            <w:sz w:val="22"/>
            <w:szCs w:val="22"/>
          </w:rPr>
          <w:t xml:space="preserve"> CD</w:t>
        </w:r>
        <w:r w:rsidR="008B228D" w:rsidRPr="008B228D">
          <w:rPr>
            <w:rFonts w:ascii="Times New Roman" w:hint="eastAsia"/>
            <w:kern w:val="0"/>
            <w:sz w:val="22"/>
            <w:szCs w:val="22"/>
          </w:rPr>
          <w:t>수익률의</w:t>
        </w:r>
        <w:r w:rsidR="008B228D" w:rsidRPr="008B228D">
          <w:rPr>
            <w:rFonts w:ascii="Times New Roman"/>
            <w:kern w:val="0"/>
            <w:sz w:val="22"/>
            <w:szCs w:val="22"/>
          </w:rPr>
          <w:t xml:space="preserve"> </w:t>
        </w:r>
        <w:r w:rsidR="008B228D" w:rsidRPr="008B228D">
          <w:rPr>
            <w:rFonts w:ascii="Times New Roman" w:hint="eastAsia"/>
            <w:kern w:val="0"/>
            <w:sz w:val="22"/>
            <w:szCs w:val="22"/>
          </w:rPr>
          <w:t>단순평균값</w:t>
        </w:r>
        <w:r w:rsidR="008B228D" w:rsidRPr="008B228D">
          <w:rPr>
            <w:rFonts w:ascii="Times New Roman"/>
            <w:kern w:val="0"/>
            <w:sz w:val="22"/>
            <w:szCs w:val="22"/>
          </w:rPr>
          <w:t xml:space="preserve"> </w:t>
        </w:r>
        <w:r w:rsidR="008B228D" w:rsidRPr="008B228D">
          <w:rPr>
            <w:rFonts w:ascii="Times New Roman" w:hint="eastAsia"/>
            <w:kern w:val="0"/>
            <w:sz w:val="22"/>
            <w:szCs w:val="22"/>
          </w:rPr>
          <w:t>금리</w:t>
        </w:r>
        <w:r w:rsidR="008B228D" w:rsidRPr="008B228D">
          <w:rPr>
            <w:rFonts w:ascii="Times New Roman"/>
            <w:kern w:val="0"/>
            <w:sz w:val="22"/>
            <w:szCs w:val="22"/>
          </w:rPr>
          <w:t>(</w:t>
        </w:r>
        <w:r w:rsidR="008B228D" w:rsidRPr="008B228D">
          <w:rPr>
            <w:rFonts w:ascii="Times New Roman" w:hint="eastAsia"/>
            <w:kern w:val="0"/>
            <w:sz w:val="22"/>
            <w:szCs w:val="22"/>
          </w:rPr>
          <w:t>소수점</w:t>
        </w:r>
        <w:r w:rsidR="008B228D" w:rsidRPr="008B228D">
          <w:rPr>
            <w:rFonts w:ascii="Times New Roman"/>
            <w:kern w:val="0"/>
            <w:sz w:val="22"/>
            <w:szCs w:val="22"/>
          </w:rPr>
          <w:t xml:space="preserve"> </w:t>
        </w:r>
        <w:r w:rsidR="008B228D" w:rsidRPr="008B228D">
          <w:rPr>
            <w:rFonts w:ascii="Times New Roman" w:hint="eastAsia"/>
            <w:kern w:val="0"/>
            <w:sz w:val="22"/>
            <w:szCs w:val="22"/>
          </w:rPr>
          <w:t>아래</w:t>
        </w:r>
        <w:r w:rsidR="008B228D" w:rsidRPr="008B228D">
          <w:rPr>
            <w:rFonts w:ascii="Times New Roman"/>
            <w:kern w:val="0"/>
            <w:sz w:val="22"/>
            <w:szCs w:val="22"/>
          </w:rPr>
          <w:t xml:space="preserve"> </w:t>
        </w:r>
        <w:r w:rsidR="008B228D" w:rsidRPr="008B228D">
          <w:rPr>
            <w:rFonts w:ascii="Times New Roman" w:hint="eastAsia"/>
            <w:kern w:val="0"/>
            <w:sz w:val="22"/>
            <w:szCs w:val="22"/>
          </w:rPr>
          <w:t>셋째</w:t>
        </w:r>
        <w:r w:rsidR="008B228D" w:rsidRPr="008B228D">
          <w:rPr>
            <w:rFonts w:ascii="Times New Roman"/>
            <w:kern w:val="0"/>
            <w:sz w:val="22"/>
            <w:szCs w:val="22"/>
          </w:rPr>
          <w:t xml:space="preserve"> </w:t>
        </w:r>
        <w:r w:rsidR="008B228D" w:rsidRPr="008B228D">
          <w:rPr>
            <w:rFonts w:ascii="Times New Roman" w:hint="eastAsia"/>
            <w:kern w:val="0"/>
            <w:sz w:val="22"/>
            <w:szCs w:val="22"/>
          </w:rPr>
          <w:t>자리에서</w:t>
        </w:r>
        <w:r w:rsidR="008B228D" w:rsidRPr="008B228D">
          <w:rPr>
            <w:rFonts w:ascii="Times New Roman"/>
            <w:kern w:val="0"/>
            <w:sz w:val="22"/>
            <w:szCs w:val="22"/>
          </w:rPr>
          <w:t xml:space="preserve"> </w:t>
        </w:r>
        <w:r w:rsidR="008B228D" w:rsidRPr="008B228D">
          <w:rPr>
            <w:rFonts w:ascii="Times New Roman" w:hint="eastAsia"/>
            <w:kern w:val="0"/>
            <w:sz w:val="22"/>
            <w:szCs w:val="22"/>
          </w:rPr>
          <w:t>반올림</w:t>
        </w:r>
        <w:r w:rsidR="008B228D" w:rsidRPr="008B228D">
          <w:rPr>
            <w:rFonts w:ascii="Times New Roman"/>
            <w:kern w:val="0"/>
            <w:sz w:val="22"/>
            <w:szCs w:val="22"/>
          </w:rPr>
          <w:t>)</w:t>
        </w:r>
        <w:r w:rsidR="008B228D" w:rsidRPr="008B228D">
          <w:rPr>
            <w:rFonts w:ascii="Times New Roman" w:hint="eastAsia"/>
            <w:kern w:val="0"/>
            <w:sz w:val="22"/>
            <w:szCs w:val="22"/>
          </w:rPr>
          <w:t>를</w:t>
        </w:r>
        <w:r w:rsidR="008B228D" w:rsidRPr="008B228D">
          <w:rPr>
            <w:rFonts w:ascii="Times New Roman"/>
            <w:kern w:val="0"/>
            <w:sz w:val="22"/>
            <w:szCs w:val="22"/>
          </w:rPr>
          <w:t xml:space="preserve"> </w:t>
        </w:r>
        <w:r w:rsidR="008B228D" w:rsidRPr="008B228D">
          <w:rPr>
            <w:rFonts w:ascii="Times New Roman" w:hint="eastAsia"/>
            <w:kern w:val="0"/>
            <w:sz w:val="22"/>
            <w:szCs w:val="22"/>
          </w:rPr>
          <w:t>말한다</w:t>
        </w:r>
        <w:r w:rsidR="008B228D" w:rsidRPr="008B228D">
          <w:rPr>
            <w:rFonts w:ascii="Times New Roman"/>
            <w:kern w:val="0"/>
            <w:sz w:val="22"/>
            <w:szCs w:val="22"/>
          </w:rPr>
          <w:t>.</w:t>
        </w:r>
      </w:ins>
      <w:del w:id="558" w:author="BKL" w:date="2026-10-12T19:40:00Z" w16du:dateUtc="2026-10-12T10:40:00Z">
        <w:r w:rsidR="00293493" w:rsidRPr="008B228D" w:rsidDel="008B228D">
          <w:rPr>
            <w:rFonts w:ascii="Times New Roman"/>
            <w:kern w:val="0"/>
            <w:sz w:val="22"/>
            <w:szCs w:val="22"/>
          </w:rPr>
          <w:delText>해당</w:delText>
        </w:r>
        <w:r w:rsidR="00293493" w:rsidDel="008B228D">
          <w:rPr>
            <w:rFonts w:ascii="Noto Sans CJK KR" w:eastAsia="Noto Sans CJK KR" w:hAnsi="Noto Sans CJK KR" w:cs="Noto Sans CJK KR"/>
            <w:color w:val="000000"/>
            <w:sz w:val="22"/>
          </w:rPr>
          <w:delText xml:space="preserve"> 이자율결정일의 삼(3)영업일 전에 한국금융투자협회가 공시하는 CD수익률을 말한다.</w:delText>
        </w:r>
      </w:del>
      <w:r w:rsidR="00D73CB9" w:rsidRPr="00413874">
        <w:rPr>
          <w:rFonts w:ascii="Times New Roman"/>
          <w:kern w:val="0"/>
          <w:sz w:val="22"/>
          <w:szCs w:val="22"/>
        </w:rPr>
        <w:t xml:space="preserve"> </w:t>
      </w:r>
    </w:p>
    <w:bookmarkEnd w:id="556"/>
    <w:p w14:paraId="0474177C"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74B5B05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기한의</w:t>
      </w:r>
      <w:r w:rsidRPr="00413874">
        <w:rPr>
          <w:rFonts w:ascii="Times New Roman"/>
          <w:b/>
          <w:kern w:val="0"/>
          <w:sz w:val="22"/>
          <w:szCs w:val="22"/>
        </w:rPr>
        <w:t xml:space="preserve"> </w:t>
      </w:r>
      <w:r w:rsidRPr="00413874">
        <w:rPr>
          <w:rFonts w:ascii="Times New Roman"/>
          <w:b/>
          <w:kern w:val="0"/>
          <w:sz w:val="22"/>
          <w:szCs w:val="22"/>
        </w:rPr>
        <w:t>이익</w:t>
      </w:r>
      <w:r w:rsidRPr="00413874">
        <w:rPr>
          <w:rFonts w:ascii="Times New Roman"/>
          <w:b/>
          <w:kern w:val="0"/>
          <w:sz w:val="22"/>
          <w:szCs w:val="22"/>
        </w:rPr>
        <w:t xml:space="preserve"> </w:t>
      </w:r>
      <w:r w:rsidRPr="00413874">
        <w:rPr>
          <w:rFonts w:ascii="Times New Roman"/>
          <w:b/>
          <w:kern w:val="0"/>
          <w:sz w:val="22"/>
          <w:szCs w:val="22"/>
        </w:rPr>
        <w:t>상실</w:t>
      </w:r>
      <w:r w:rsidRPr="00413874">
        <w:rPr>
          <w:rFonts w:ascii="Times New Roman"/>
          <w:b/>
          <w:kern w:val="0"/>
          <w:sz w:val="22"/>
          <w:szCs w:val="22"/>
        </w:rPr>
        <w:t xml:space="preserve"> </w:t>
      </w:r>
      <w:r w:rsidRPr="00413874">
        <w:rPr>
          <w:rFonts w:ascii="Times New Roman"/>
          <w:b/>
          <w:kern w:val="0"/>
          <w:sz w:val="22"/>
          <w:szCs w:val="22"/>
        </w:rPr>
        <w:t>사유</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항에</w:t>
      </w:r>
      <w:r w:rsidRPr="00413874">
        <w:rPr>
          <w:rFonts w:ascii="Times New Roman"/>
          <w:kern w:val="0"/>
          <w:sz w:val="22"/>
          <w:szCs w:val="22"/>
        </w:rPr>
        <w:t xml:space="preserve"> </w:t>
      </w:r>
      <w:r w:rsidRPr="00413874">
        <w:rPr>
          <w:rFonts w:ascii="Times New Roman"/>
          <w:kern w:val="0"/>
          <w:sz w:val="22"/>
          <w:szCs w:val="22"/>
        </w:rPr>
        <w:t>열거된</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793AA73C"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5A2E9A76" w14:textId="67D8FD94" w:rsidR="004E5475" w:rsidRPr="00413874" w:rsidRDefault="004E5475" w:rsidP="00EB13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bCs/>
          <w:kern w:val="0"/>
          <w:sz w:val="22"/>
          <w:szCs w:val="22"/>
        </w:rPr>
        <w:t>다수대주</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대출참가비율을</w:t>
      </w:r>
      <w:r w:rsidRPr="00413874">
        <w:rPr>
          <w:rFonts w:ascii="Times New Roman"/>
          <w:kern w:val="0"/>
          <w:sz w:val="22"/>
          <w:szCs w:val="22"/>
        </w:rPr>
        <w:t xml:space="preserve"> </w:t>
      </w:r>
      <w:r w:rsidRPr="00413874">
        <w:rPr>
          <w:rFonts w:ascii="Times New Roman"/>
          <w:kern w:val="0"/>
          <w:sz w:val="22"/>
          <w:szCs w:val="22"/>
        </w:rPr>
        <w:t>기준으로</w:t>
      </w:r>
      <w:r w:rsidRPr="00413874">
        <w:rPr>
          <w:rFonts w:ascii="Times New Roman"/>
          <w:kern w:val="0"/>
          <w:sz w:val="22"/>
          <w:szCs w:val="22"/>
        </w:rPr>
        <w:t xml:space="preserve"> </w:t>
      </w:r>
      <w:r w:rsidR="00E15299">
        <w:rPr>
          <w:rFonts w:ascii="Times New Roman" w:hint="eastAsia"/>
          <w:kern w:val="0"/>
          <w:sz w:val="22"/>
          <w:szCs w:val="22"/>
        </w:rPr>
        <w:t>삼</w:t>
      </w:r>
      <w:r w:rsidRPr="00413874">
        <w:rPr>
          <w:rFonts w:ascii="Times New Roman"/>
          <w:kern w:val="0"/>
          <w:sz w:val="22"/>
          <w:szCs w:val="22"/>
        </w:rPr>
        <w:t>(</w:t>
      </w:r>
      <w:r w:rsidR="00E15299">
        <w:rPr>
          <w:rFonts w:ascii="Times New Roman" w:hint="eastAsia"/>
          <w:kern w:val="0"/>
          <w:sz w:val="22"/>
          <w:szCs w:val="22"/>
        </w:rPr>
        <w:t>3</w:t>
      </w:r>
      <w:r w:rsidRPr="00413874">
        <w:rPr>
          <w:rFonts w:ascii="Times New Roman"/>
          <w:kern w:val="0"/>
          <w:sz w:val="22"/>
          <w:szCs w:val="22"/>
        </w:rPr>
        <w:t>)</w:t>
      </w:r>
      <w:r w:rsidRPr="00413874">
        <w:rPr>
          <w:rFonts w:ascii="Times New Roman"/>
          <w:kern w:val="0"/>
          <w:sz w:val="22"/>
          <w:szCs w:val="22"/>
        </w:rPr>
        <w:t>분의</w:t>
      </w:r>
      <w:r w:rsidRPr="00413874">
        <w:rPr>
          <w:rFonts w:ascii="Times New Roman"/>
          <w:kern w:val="0"/>
          <w:sz w:val="22"/>
          <w:szCs w:val="22"/>
        </w:rPr>
        <w:t xml:space="preserve"> </w:t>
      </w:r>
      <w:r w:rsidR="00E15299">
        <w:rPr>
          <w:rFonts w:ascii="Times New Roman" w:hint="eastAsia"/>
          <w:kern w:val="0"/>
          <w:sz w:val="22"/>
          <w:szCs w:val="22"/>
        </w:rPr>
        <w:t>이</w:t>
      </w:r>
      <w:r w:rsidRPr="00413874">
        <w:rPr>
          <w:rFonts w:ascii="Times New Roman"/>
          <w:kern w:val="0"/>
          <w:sz w:val="22"/>
          <w:szCs w:val="22"/>
        </w:rPr>
        <w:t>(</w:t>
      </w:r>
      <w:r w:rsidR="00E15299">
        <w:rPr>
          <w:rFonts w:ascii="Times New Roman" w:hint="eastAsia"/>
          <w:kern w:val="0"/>
          <w:sz w:val="22"/>
          <w:szCs w:val="22"/>
        </w:rPr>
        <w:t>2</w:t>
      </w:r>
      <w:r w:rsidRPr="00413874">
        <w:rPr>
          <w:rFonts w:ascii="Times New Roman"/>
          <w:kern w:val="0"/>
          <w:sz w:val="22"/>
          <w:szCs w:val="22"/>
        </w:rPr>
        <w:t xml:space="preserve">) </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의결권을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대주를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7914F1C3" w14:textId="77777777" w:rsidR="00771537" w:rsidRPr="00413874" w:rsidRDefault="00771537" w:rsidP="008B24EF">
      <w:pPr>
        <w:tabs>
          <w:tab w:val="left" w:pos="400"/>
        </w:tabs>
        <w:adjustRightInd w:val="0"/>
        <w:snapToGrid w:val="0"/>
        <w:spacing w:line="400" w:lineRule="exact"/>
        <w:rPr>
          <w:rFonts w:ascii="Times New Roman"/>
          <w:kern w:val="0"/>
          <w:sz w:val="22"/>
          <w:szCs w:val="22"/>
        </w:rPr>
      </w:pPr>
    </w:p>
    <w:p w14:paraId="1CE2DEF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담보계약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부동산담보신탁계약</w:t>
      </w:r>
      <w:r w:rsidRPr="00413874">
        <w:rPr>
          <w:rFonts w:ascii="Times New Roman"/>
          <w:kern w:val="0"/>
          <w:sz w:val="22"/>
          <w:szCs w:val="22"/>
        </w:rPr>
        <w:t xml:space="preserve">, </w:t>
      </w: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예금채권근질권설정</w:t>
      </w:r>
      <w:r w:rsidRPr="00413874">
        <w:rPr>
          <w:rFonts w:ascii="Times New Roman"/>
          <w:kern w:val="0"/>
          <w:sz w:val="22"/>
          <w:szCs w:val="22"/>
        </w:rPr>
        <w:lastRenderedPageBreak/>
        <w:t>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자로부터</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상환을</w:t>
      </w:r>
      <w:r w:rsidRPr="00413874">
        <w:rPr>
          <w:rFonts w:ascii="Times New Roman"/>
          <w:kern w:val="0"/>
          <w:sz w:val="22"/>
          <w:szCs w:val="22"/>
        </w:rPr>
        <w:t xml:space="preserve"> </w:t>
      </w:r>
      <w:r w:rsidRPr="00413874">
        <w:rPr>
          <w:rFonts w:ascii="Times New Roman"/>
          <w:kern w:val="0"/>
          <w:sz w:val="22"/>
          <w:szCs w:val="22"/>
        </w:rPr>
        <w:t>담보하기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자와</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담보계약을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6902B27" w14:textId="77777777" w:rsidR="004E5475" w:rsidRPr="00413874" w:rsidRDefault="004E5475" w:rsidP="008B24EF">
      <w:pPr>
        <w:pStyle w:val="a7"/>
        <w:autoSpaceDE w:val="0"/>
        <w:adjustRightInd w:val="0"/>
        <w:snapToGrid w:val="0"/>
        <w:spacing w:line="400" w:lineRule="exact"/>
        <w:rPr>
          <w:rFonts w:eastAsia="바탕"/>
          <w:b/>
          <w:bCs/>
          <w:sz w:val="22"/>
          <w:szCs w:val="22"/>
        </w:rPr>
      </w:pPr>
    </w:p>
    <w:p w14:paraId="23D46251" w14:textId="77777777" w:rsidR="004E5475" w:rsidRPr="00413874" w:rsidRDefault="004E5475" w:rsidP="008B24EF">
      <w:pPr>
        <w:pStyle w:val="a7"/>
        <w:autoSpaceDE w:val="0"/>
        <w:adjustRightInd w:val="0"/>
        <w:snapToGrid w:val="0"/>
        <w:spacing w:line="400" w:lineRule="exact"/>
        <w:rPr>
          <w:rFonts w:eastAsia="바탕"/>
          <w:b/>
          <w:bCs/>
          <w:sz w:val="22"/>
          <w:szCs w:val="22"/>
        </w:rPr>
      </w:pPr>
      <w:r w:rsidRPr="00413874">
        <w:rPr>
          <w:rFonts w:eastAsia="바탕"/>
          <w:b/>
          <w:bCs/>
          <w:sz w:val="22"/>
          <w:szCs w:val="22"/>
        </w:rPr>
        <w:t>“</w:t>
      </w:r>
      <w:r w:rsidRPr="00413874">
        <w:rPr>
          <w:rFonts w:eastAsia="바탕"/>
          <w:b/>
          <w:bCs/>
          <w:sz w:val="22"/>
          <w:szCs w:val="22"/>
        </w:rPr>
        <w:t>담보권</w:t>
      </w:r>
      <w:r w:rsidRPr="00413874">
        <w:rPr>
          <w:rFonts w:eastAsia="바탕"/>
          <w:b/>
          <w:bCs/>
          <w:sz w:val="22"/>
          <w:szCs w:val="22"/>
        </w:rPr>
        <w:t>”</w:t>
      </w:r>
      <w:r w:rsidRPr="00413874">
        <w:rPr>
          <w:rFonts w:eastAsia="바탕"/>
          <w:bCs/>
          <w:sz w:val="22"/>
          <w:szCs w:val="22"/>
        </w:rPr>
        <w:t>이라</w:t>
      </w:r>
      <w:r w:rsidRPr="00413874">
        <w:rPr>
          <w:rFonts w:eastAsia="바탕"/>
          <w:bCs/>
          <w:sz w:val="22"/>
          <w:szCs w:val="22"/>
        </w:rPr>
        <w:t xml:space="preserve"> </w:t>
      </w:r>
      <w:r w:rsidRPr="00413874">
        <w:rPr>
          <w:rFonts w:eastAsia="바탕"/>
          <w:bCs/>
          <w:sz w:val="22"/>
          <w:szCs w:val="22"/>
        </w:rPr>
        <w:t>함은</w:t>
      </w:r>
      <w:r w:rsidRPr="00413874">
        <w:rPr>
          <w:rFonts w:eastAsia="바탕"/>
          <w:bCs/>
          <w:sz w:val="22"/>
          <w:szCs w:val="22"/>
        </w:rPr>
        <w:t xml:space="preserve"> </w:t>
      </w:r>
      <w:r w:rsidRPr="00413874">
        <w:rPr>
          <w:rFonts w:eastAsia="바탕"/>
          <w:bCs/>
          <w:sz w:val="22"/>
          <w:szCs w:val="22"/>
        </w:rPr>
        <w:t>담보계약에</w:t>
      </w:r>
      <w:r w:rsidRPr="00413874">
        <w:rPr>
          <w:rFonts w:eastAsia="바탕"/>
          <w:bCs/>
          <w:sz w:val="22"/>
          <w:szCs w:val="22"/>
        </w:rPr>
        <w:t xml:space="preserve"> </w:t>
      </w:r>
      <w:r w:rsidRPr="00413874">
        <w:rPr>
          <w:rFonts w:eastAsia="바탕"/>
          <w:bCs/>
          <w:sz w:val="22"/>
          <w:szCs w:val="22"/>
        </w:rPr>
        <w:t>따라</w:t>
      </w:r>
      <w:r w:rsidRPr="00413874">
        <w:rPr>
          <w:rFonts w:eastAsia="바탕"/>
          <w:bCs/>
          <w:sz w:val="22"/>
          <w:szCs w:val="22"/>
        </w:rPr>
        <w:t xml:space="preserve"> </w:t>
      </w:r>
      <w:r w:rsidRPr="00413874">
        <w:rPr>
          <w:rFonts w:eastAsia="바탕"/>
          <w:bCs/>
          <w:sz w:val="22"/>
          <w:szCs w:val="22"/>
        </w:rPr>
        <w:t>피담보채무</w:t>
      </w:r>
      <w:r w:rsidRPr="00413874">
        <w:rPr>
          <w:rFonts w:eastAsia="바탕"/>
          <w:sz w:val="22"/>
          <w:szCs w:val="22"/>
        </w:rPr>
        <w:t>의</w:t>
      </w:r>
      <w:r w:rsidRPr="00413874">
        <w:rPr>
          <w:rFonts w:eastAsia="바탕"/>
          <w:sz w:val="22"/>
          <w:szCs w:val="22"/>
        </w:rPr>
        <w:t xml:space="preserve"> </w:t>
      </w:r>
      <w:r w:rsidRPr="00413874">
        <w:rPr>
          <w:rFonts w:eastAsia="바탕"/>
          <w:sz w:val="22"/>
          <w:szCs w:val="22"/>
        </w:rPr>
        <w:t>이행을</w:t>
      </w:r>
      <w:r w:rsidRPr="00413874">
        <w:rPr>
          <w:rFonts w:eastAsia="바탕"/>
          <w:sz w:val="22"/>
          <w:szCs w:val="22"/>
        </w:rPr>
        <w:t xml:space="preserve"> </w:t>
      </w:r>
      <w:r w:rsidRPr="00413874">
        <w:rPr>
          <w:rFonts w:eastAsia="바탕"/>
          <w:sz w:val="22"/>
          <w:szCs w:val="22"/>
        </w:rPr>
        <w:t>담보하기</w:t>
      </w:r>
      <w:r w:rsidRPr="00413874">
        <w:rPr>
          <w:rFonts w:eastAsia="바탕"/>
          <w:sz w:val="22"/>
          <w:szCs w:val="22"/>
        </w:rPr>
        <w:t xml:space="preserve"> </w:t>
      </w:r>
      <w:r w:rsidRPr="00413874">
        <w:rPr>
          <w:rFonts w:eastAsia="바탕"/>
          <w:sz w:val="22"/>
          <w:szCs w:val="22"/>
        </w:rPr>
        <w:t>위하여</w:t>
      </w:r>
      <w:r w:rsidRPr="00413874">
        <w:rPr>
          <w:rFonts w:eastAsia="바탕"/>
          <w:bCs/>
          <w:sz w:val="22"/>
          <w:szCs w:val="22"/>
        </w:rPr>
        <w:t xml:space="preserve"> </w:t>
      </w:r>
      <w:r w:rsidRPr="00413874">
        <w:rPr>
          <w:rFonts w:eastAsia="바탕"/>
          <w:bCs/>
          <w:sz w:val="22"/>
          <w:szCs w:val="22"/>
        </w:rPr>
        <w:t>대주가</w:t>
      </w:r>
      <w:r w:rsidRPr="00413874">
        <w:rPr>
          <w:rFonts w:eastAsia="바탕"/>
          <w:bCs/>
          <w:sz w:val="22"/>
          <w:szCs w:val="22"/>
        </w:rPr>
        <w:t xml:space="preserve"> </w:t>
      </w:r>
      <w:r w:rsidRPr="00413874">
        <w:rPr>
          <w:rFonts w:eastAsia="바탕"/>
          <w:bCs/>
          <w:sz w:val="22"/>
          <w:szCs w:val="22"/>
        </w:rPr>
        <w:t>보유하는</w:t>
      </w:r>
      <w:r w:rsidRPr="00413874">
        <w:rPr>
          <w:rFonts w:eastAsia="바탕"/>
          <w:bCs/>
          <w:sz w:val="22"/>
          <w:szCs w:val="22"/>
        </w:rPr>
        <w:t xml:space="preserve"> </w:t>
      </w:r>
      <w:r w:rsidRPr="00413874">
        <w:rPr>
          <w:rFonts w:eastAsia="바탕"/>
          <w:bCs/>
          <w:sz w:val="22"/>
          <w:szCs w:val="22"/>
        </w:rPr>
        <w:t>권리</w:t>
      </w:r>
      <w:r w:rsidRPr="00413874">
        <w:rPr>
          <w:rFonts w:eastAsia="바탕"/>
          <w:bCs/>
          <w:sz w:val="22"/>
          <w:szCs w:val="22"/>
        </w:rPr>
        <w:t xml:space="preserve">, </w:t>
      </w:r>
      <w:r w:rsidRPr="00413874">
        <w:rPr>
          <w:rFonts w:eastAsia="바탕"/>
          <w:bCs/>
          <w:sz w:val="22"/>
          <w:szCs w:val="22"/>
        </w:rPr>
        <w:t>권한</w:t>
      </w:r>
      <w:r w:rsidRPr="00413874">
        <w:rPr>
          <w:rFonts w:eastAsia="바탕"/>
          <w:bCs/>
          <w:sz w:val="22"/>
          <w:szCs w:val="22"/>
        </w:rPr>
        <w:t>(</w:t>
      </w:r>
      <w:r w:rsidRPr="00413874">
        <w:rPr>
          <w:rFonts w:eastAsia="바탕"/>
          <w:bCs/>
          <w:sz w:val="22"/>
          <w:szCs w:val="22"/>
        </w:rPr>
        <w:t>인적</w:t>
      </w:r>
      <w:r w:rsidRPr="00413874">
        <w:rPr>
          <w:rFonts w:eastAsia="바탕"/>
          <w:bCs/>
          <w:sz w:val="22"/>
          <w:szCs w:val="22"/>
        </w:rPr>
        <w:t xml:space="preserve">, </w:t>
      </w:r>
      <w:r w:rsidRPr="00413874">
        <w:rPr>
          <w:rFonts w:eastAsia="바탕"/>
          <w:bCs/>
          <w:sz w:val="22"/>
          <w:szCs w:val="22"/>
        </w:rPr>
        <w:t>물적</w:t>
      </w:r>
      <w:r w:rsidRPr="00413874">
        <w:rPr>
          <w:rFonts w:eastAsia="바탕"/>
          <w:bCs/>
          <w:sz w:val="22"/>
          <w:szCs w:val="22"/>
        </w:rPr>
        <w:t xml:space="preserve"> </w:t>
      </w:r>
      <w:r w:rsidRPr="00413874">
        <w:rPr>
          <w:rFonts w:eastAsia="바탕"/>
          <w:bCs/>
          <w:sz w:val="22"/>
          <w:szCs w:val="22"/>
        </w:rPr>
        <w:t>담보를</w:t>
      </w:r>
      <w:r w:rsidRPr="00413874">
        <w:rPr>
          <w:rFonts w:eastAsia="바탕"/>
          <w:bCs/>
          <w:sz w:val="22"/>
          <w:szCs w:val="22"/>
        </w:rPr>
        <w:t xml:space="preserve"> </w:t>
      </w:r>
      <w:r w:rsidRPr="00413874">
        <w:rPr>
          <w:rFonts w:eastAsia="바탕"/>
          <w:bCs/>
          <w:sz w:val="22"/>
          <w:szCs w:val="22"/>
        </w:rPr>
        <w:t>포함함</w:t>
      </w:r>
      <w:r w:rsidRPr="00413874">
        <w:rPr>
          <w:rFonts w:eastAsia="바탕"/>
          <w:bCs/>
          <w:sz w:val="22"/>
          <w:szCs w:val="22"/>
        </w:rPr>
        <w:t>)</w:t>
      </w:r>
      <w:r w:rsidRPr="00413874">
        <w:rPr>
          <w:rFonts w:eastAsia="바탕"/>
          <w:bCs/>
          <w:sz w:val="22"/>
          <w:szCs w:val="22"/>
        </w:rPr>
        <w:t>을</w:t>
      </w:r>
      <w:r w:rsidRPr="00413874">
        <w:rPr>
          <w:rFonts w:eastAsia="바탕"/>
          <w:bCs/>
          <w:sz w:val="22"/>
          <w:szCs w:val="22"/>
        </w:rPr>
        <w:t xml:space="preserve"> </w:t>
      </w:r>
      <w:r w:rsidRPr="00413874">
        <w:rPr>
          <w:rFonts w:eastAsia="바탕"/>
          <w:bCs/>
          <w:sz w:val="22"/>
          <w:szCs w:val="22"/>
        </w:rPr>
        <w:t>총칭한다</w:t>
      </w:r>
      <w:r w:rsidRPr="00413874">
        <w:rPr>
          <w:rFonts w:eastAsia="바탕"/>
          <w:bCs/>
          <w:sz w:val="22"/>
          <w:szCs w:val="22"/>
        </w:rPr>
        <w:t xml:space="preserve">. </w:t>
      </w:r>
    </w:p>
    <w:p w14:paraId="3F1EBF7B" w14:textId="10A34592" w:rsidR="004E5475" w:rsidRPr="00413874" w:rsidRDefault="007F7604" w:rsidP="00D751DE">
      <w:pPr>
        <w:pStyle w:val="a7"/>
        <w:autoSpaceDE w:val="0"/>
        <w:adjustRightInd w:val="0"/>
        <w:snapToGrid w:val="0"/>
        <w:spacing w:line="400" w:lineRule="exact"/>
        <w:rPr>
          <w:rFonts w:eastAsia="바탕"/>
          <w:bCs/>
          <w:sz w:val="22"/>
          <w:szCs w:val="22"/>
        </w:rPr>
      </w:pPr>
      <w:r w:rsidRPr="00413874">
        <w:rPr>
          <w:rFonts w:eastAsia="바탕"/>
          <w:bCs/>
          <w:sz w:val="22"/>
          <w:szCs w:val="22"/>
        </w:rPr>
        <w:tab/>
      </w:r>
    </w:p>
    <w:p w14:paraId="19A49592"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대출금</w:t>
      </w:r>
      <w:r w:rsidRPr="00413874">
        <w:rPr>
          <w:rFonts w:ascii="Times New Roman"/>
          <w:b/>
          <w:kern w:val="0"/>
          <w:sz w:val="22"/>
          <w:szCs w:val="22"/>
        </w:rPr>
        <w:t xml:space="preserve">” </w:t>
      </w:r>
      <w:r w:rsidRPr="00413874">
        <w:rPr>
          <w:rFonts w:ascii="Times New Roman"/>
          <w:kern w:val="0"/>
          <w:sz w:val="22"/>
          <w:szCs w:val="22"/>
        </w:rPr>
        <w:t>또는</w:t>
      </w:r>
      <w:r w:rsidRPr="00413874">
        <w:rPr>
          <w:rFonts w:ascii="Times New Roman"/>
          <w:b/>
          <w:kern w:val="0"/>
          <w:sz w:val="22"/>
          <w:szCs w:val="22"/>
        </w:rPr>
        <w:t xml:space="preserve"> “</w:t>
      </w:r>
      <w:r w:rsidRPr="00413874">
        <w:rPr>
          <w:rFonts w:ascii="Times New Roman"/>
          <w:b/>
          <w:kern w:val="0"/>
          <w:sz w:val="22"/>
          <w:szCs w:val="22"/>
        </w:rPr>
        <w:t>대출원금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대출로서</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범위에서</w:t>
      </w:r>
      <w:r w:rsidRPr="00413874">
        <w:rPr>
          <w:rFonts w:ascii="Times New Roman"/>
          <w:kern w:val="0"/>
          <w:sz w:val="22"/>
          <w:szCs w:val="22"/>
        </w:rPr>
        <w:t xml:space="preserve"> </w:t>
      </w:r>
      <w:r w:rsidRPr="00413874">
        <w:rPr>
          <w:rFonts w:ascii="Times New Roman"/>
          <w:kern w:val="0"/>
          <w:sz w:val="22"/>
          <w:szCs w:val="22"/>
        </w:rPr>
        <w:t>대주로부터</w:t>
      </w:r>
      <w:r w:rsidRPr="00413874">
        <w:rPr>
          <w:rFonts w:ascii="Times New Roman"/>
          <w:kern w:val="0"/>
          <w:sz w:val="22"/>
          <w:szCs w:val="22"/>
        </w:rPr>
        <w:t xml:space="preserve"> </w:t>
      </w:r>
      <w:r w:rsidRPr="00413874">
        <w:rPr>
          <w:rFonts w:ascii="Times New Roman"/>
          <w:kern w:val="0"/>
          <w:sz w:val="22"/>
          <w:szCs w:val="22"/>
        </w:rPr>
        <w:t>지급받은</w:t>
      </w:r>
      <w:r w:rsidRPr="00413874">
        <w:rPr>
          <w:rFonts w:ascii="Times New Roman"/>
          <w:kern w:val="0"/>
          <w:sz w:val="22"/>
          <w:szCs w:val="22"/>
        </w:rPr>
        <w:t xml:space="preserve"> </w:t>
      </w:r>
      <w:r w:rsidRPr="00413874">
        <w:rPr>
          <w:rFonts w:ascii="Times New Roman"/>
          <w:kern w:val="0"/>
          <w:sz w:val="22"/>
          <w:szCs w:val="22"/>
        </w:rPr>
        <w:t>인출금</w:t>
      </w:r>
      <w:r w:rsidRPr="00413874">
        <w:rPr>
          <w:rFonts w:ascii="Times New Roman"/>
          <w:kern w:val="0"/>
          <w:sz w:val="22"/>
          <w:szCs w:val="22"/>
        </w:rPr>
        <w:t xml:space="preserve"> </w:t>
      </w:r>
      <w:r w:rsidRPr="00413874">
        <w:rPr>
          <w:rFonts w:ascii="Times New Roman"/>
          <w:kern w:val="0"/>
          <w:sz w:val="22"/>
          <w:szCs w:val="22"/>
        </w:rPr>
        <w:t>합계액의</w:t>
      </w:r>
      <w:r w:rsidRPr="00413874">
        <w:rPr>
          <w:rFonts w:ascii="Times New Roman"/>
          <w:kern w:val="0"/>
          <w:sz w:val="22"/>
          <w:szCs w:val="22"/>
        </w:rPr>
        <w:t xml:space="preserve"> </w:t>
      </w:r>
      <w:r w:rsidRPr="00413874">
        <w:rPr>
          <w:rFonts w:ascii="Times New Roman"/>
          <w:kern w:val="0"/>
          <w:sz w:val="22"/>
          <w:szCs w:val="22"/>
        </w:rPr>
        <w:t>그때</w:t>
      </w:r>
      <w:r w:rsidRPr="00413874">
        <w:rPr>
          <w:rFonts w:ascii="Times New Roman"/>
          <w:kern w:val="0"/>
          <w:sz w:val="22"/>
          <w:szCs w:val="22"/>
        </w:rPr>
        <w:t xml:space="preserve"> </w:t>
      </w:r>
      <w:r w:rsidRPr="00413874">
        <w:rPr>
          <w:rFonts w:ascii="Times New Roman"/>
          <w:kern w:val="0"/>
          <w:sz w:val="22"/>
          <w:szCs w:val="22"/>
        </w:rPr>
        <w:t>그때의</w:t>
      </w:r>
      <w:r w:rsidRPr="00413874">
        <w:rPr>
          <w:rFonts w:ascii="Times New Roman"/>
          <w:kern w:val="0"/>
          <w:sz w:val="22"/>
          <w:szCs w:val="22"/>
        </w:rPr>
        <w:t xml:space="preserve"> </w:t>
      </w:r>
      <w:r w:rsidRPr="00413874">
        <w:rPr>
          <w:rFonts w:ascii="Times New Roman"/>
          <w:kern w:val="0"/>
          <w:sz w:val="22"/>
          <w:szCs w:val="22"/>
        </w:rPr>
        <w:t>미상환잔액을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포함하지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Tranche A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Tranche B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A0ACB3E" w14:textId="48AF8C4F" w:rsidR="004E5475" w:rsidRPr="00413874" w:rsidRDefault="006F1638" w:rsidP="008B24EF">
      <w:p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 xml:space="preserve"> </w:t>
      </w:r>
    </w:p>
    <w:p w14:paraId="6B23F51E" w14:textId="62B0BA6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대출만기일</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대출만기일이</w:t>
      </w:r>
      <w:r w:rsidRPr="00413874">
        <w:rPr>
          <w:rFonts w:ascii="Times New Roman"/>
          <w:kern w:val="0"/>
          <w:sz w:val="22"/>
          <w:szCs w:val="22"/>
        </w:rPr>
        <w:t xml:space="preserve"> </w:t>
      </w:r>
      <w:r w:rsidRPr="00413874">
        <w:rPr>
          <w:rFonts w:ascii="Times New Roman"/>
          <w:kern w:val="0"/>
          <w:sz w:val="22"/>
          <w:szCs w:val="22"/>
        </w:rPr>
        <w:t>앞당겨지거나</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전액이</w:t>
      </w:r>
      <w:r w:rsidRPr="00413874">
        <w:rPr>
          <w:rFonts w:ascii="Times New Roman"/>
          <w:kern w:val="0"/>
          <w:sz w:val="22"/>
          <w:szCs w:val="22"/>
        </w:rPr>
        <w:t xml:space="preserve"> </w:t>
      </w:r>
      <w:r w:rsidRPr="00413874">
        <w:rPr>
          <w:rFonts w:ascii="Times New Roman"/>
          <w:kern w:val="0"/>
          <w:sz w:val="22"/>
          <w:szCs w:val="22"/>
        </w:rPr>
        <w:t>조기상환되지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전액</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하는</w:t>
      </w:r>
      <w:r w:rsidRPr="00413874">
        <w:rPr>
          <w:rFonts w:ascii="Times New Roman"/>
          <w:kern w:val="0"/>
          <w:sz w:val="22"/>
          <w:szCs w:val="22"/>
        </w:rPr>
        <w:t xml:space="preserve"> </w:t>
      </w:r>
      <w:r w:rsidRPr="00413874">
        <w:rPr>
          <w:rFonts w:ascii="Times New Roman"/>
          <w:kern w:val="0"/>
          <w:sz w:val="22"/>
          <w:szCs w:val="22"/>
        </w:rPr>
        <w:t>날로서</w:t>
      </w:r>
      <w:r w:rsidRPr="00413874">
        <w:rPr>
          <w:rFonts w:ascii="Times New Roman"/>
          <w:kern w:val="0"/>
          <w:sz w:val="22"/>
          <w:szCs w:val="22"/>
        </w:rPr>
        <w:t xml:space="preserve"> Tranche A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인출일로부터</w:t>
      </w:r>
      <w:r w:rsidRPr="00413874">
        <w:rPr>
          <w:rFonts w:ascii="Times New Roman"/>
          <w:kern w:val="0"/>
          <w:sz w:val="22"/>
          <w:szCs w:val="22"/>
        </w:rPr>
        <w:t xml:space="preserve"> 24</w:t>
      </w:r>
      <w:r w:rsidRPr="00413874">
        <w:rPr>
          <w:rFonts w:ascii="Times New Roman"/>
          <w:kern w:val="0"/>
          <w:sz w:val="22"/>
          <w:szCs w:val="22"/>
        </w:rPr>
        <w:t>개월이</w:t>
      </w:r>
      <w:r w:rsidRPr="00413874">
        <w:rPr>
          <w:rFonts w:ascii="Times New Roman"/>
          <w:kern w:val="0"/>
          <w:sz w:val="22"/>
          <w:szCs w:val="22"/>
        </w:rPr>
        <w:t xml:space="preserve"> </w:t>
      </w:r>
      <w:r w:rsidRPr="00413874">
        <w:rPr>
          <w:rFonts w:ascii="Times New Roman"/>
          <w:kern w:val="0"/>
          <w:sz w:val="22"/>
          <w:szCs w:val="22"/>
        </w:rPr>
        <w:t>되는</w:t>
      </w:r>
      <w:r w:rsidRPr="00413874">
        <w:rPr>
          <w:rFonts w:ascii="Times New Roman"/>
          <w:kern w:val="0"/>
          <w:sz w:val="22"/>
          <w:szCs w:val="22"/>
        </w:rPr>
        <w:t xml:space="preserve"> </w:t>
      </w:r>
      <w:r w:rsidRPr="00413874">
        <w:rPr>
          <w:rFonts w:ascii="Times New Roman"/>
          <w:kern w:val="0"/>
          <w:sz w:val="22"/>
          <w:szCs w:val="22"/>
        </w:rPr>
        <w:t>달의</w:t>
      </w:r>
      <w:r w:rsidRPr="00413874">
        <w:rPr>
          <w:rFonts w:ascii="Times New Roman"/>
          <w:kern w:val="0"/>
          <w:sz w:val="22"/>
          <w:szCs w:val="22"/>
        </w:rPr>
        <w:t xml:space="preserve"> </w:t>
      </w:r>
      <w:r w:rsidRPr="00413874">
        <w:rPr>
          <w:rFonts w:ascii="Times New Roman"/>
          <w:kern w:val="0"/>
          <w:sz w:val="22"/>
          <w:szCs w:val="22"/>
        </w:rPr>
        <w:t>인출일의</w:t>
      </w:r>
      <w:r w:rsidRPr="00413874">
        <w:rPr>
          <w:rFonts w:ascii="Times New Roman"/>
          <w:kern w:val="0"/>
          <w:sz w:val="22"/>
          <w:szCs w:val="22"/>
        </w:rPr>
        <w:t xml:space="preserve"> </w:t>
      </w:r>
      <w:r w:rsidRPr="00413874">
        <w:rPr>
          <w:rFonts w:ascii="Times New Roman"/>
          <w:kern w:val="0"/>
          <w:sz w:val="22"/>
          <w:szCs w:val="22"/>
        </w:rPr>
        <w:t>응당일을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영업일을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5D7F79CE"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7E70C20D" w14:textId="30EC868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약정한</w:t>
      </w:r>
      <w:r w:rsidRPr="00413874">
        <w:rPr>
          <w:rFonts w:ascii="Times New Roman"/>
          <w:kern w:val="0"/>
          <w:sz w:val="22"/>
          <w:szCs w:val="22"/>
        </w:rPr>
        <w:t xml:space="preserve"> </w:t>
      </w:r>
      <w:r w:rsidRPr="00413874">
        <w:rPr>
          <w:rFonts w:ascii="Times New Roman"/>
          <w:kern w:val="0"/>
          <w:sz w:val="22"/>
          <w:szCs w:val="22"/>
        </w:rPr>
        <w:t>한도</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문맥에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부담하는</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w:t>
      </w:r>
      <w:r w:rsidRPr="00413874">
        <w:rPr>
          <w:rFonts w:ascii="Times New Roman"/>
          <w:sz w:val="22"/>
          <w:szCs w:val="22"/>
        </w:rPr>
        <w:t>금액은</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조</w:t>
      </w:r>
      <w:r w:rsidRPr="00413874">
        <w:rPr>
          <w:rFonts w:ascii="Times New Roman"/>
          <w:sz w:val="22"/>
          <w:szCs w:val="22"/>
        </w:rPr>
        <w:t xml:space="preserve"> </w:t>
      </w:r>
      <w:r w:rsidRPr="00413874">
        <w:rPr>
          <w:rFonts w:ascii="Times New Roman"/>
          <w:sz w:val="22"/>
          <w:szCs w:val="22"/>
        </w:rPr>
        <w:t>제</w:t>
      </w:r>
      <w:r w:rsidR="008E708D">
        <w:rPr>
          <w:rFonts w:ascii="Times New Roman" w:hint="eastAsia"/>
          <w:sz w:val="22"/>
          <w:szCs w:val="22"/>
        </w:rPr>
        <w:t>4</w:t>
      </w:r>
      <w:r w:rsidRPr="00413874">
        <w:rPr>
          <w:rFonts w:ascii="Times New Roman"/>
          <w:sz w:val="22"/>
          <w:szCs w:val="22"/>
        </w:rPr>
        <w:t>항에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바와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46D17458"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6C69251D"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대출원리금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행하는</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그때까지</w:t>
      </w:r>
      <w:r w:rsidRPr="00413874">
        <w:rPr>
          <w:rFonts w:ascii="Times New Roman"/>
          <w:kern w:val="0"/>
          <w:sz w:val="22"/>
          <w:szCs w:val="22"/>
        </w:rPr>
        <w:t xml:space="preserve"> </w:t>
      </w:r>
      <w:r w:rsidRPr="00413874">
        <w:rPr>
          <w:rFonts w:ascii="Times New Roman"/>
          <w:kern w:val="0"/>
          <w:sz w:val="22"/>
          <w:szCs w:val="22"/>
        </w:rPr>
        <w:t>지급되지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포함함</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합계액을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8C1BEE0" w14:textId="77777777" w:rsidR="004E5475" w:rsidRPr="00413874" w:rsidRDefault="004E5475" w:rsidP="008B24EF">
      <w:pPr>
        <w:tabs>
          <w:tab w:val="left" w:pos="400"/>
        </w:tabs>
        <w:adjustRightInd w:val="0"/>
        <w:snapToGrid w:val="0"/>
        <w:spacing w:line="400" w:lineRule="exact"/>
        <w:rPr>
          <w:rFonts w:ascii="Times New Roman"/>
          <w:bCs/>
          <w:kern w:val="0"/>
          <w:sz w:val="22"/>
          <w:szCs w:val="22"/>
        </w:rPr>
      </w:pPr>
    </w:p>
    <w:p w14:paraId="5BC45C3C" w14:textId="2B269151" w:rsidR="004E5475" w:rsidRPr="00413874" w:rsidRDefault="004E5475" w:rsidP="008B24EF">
      <w:pPr>
        <w:tabs>
          <w:tab w:val="left" w:pos="400"/>
        </w:tabs>
        <w:adjustRightInd w:val="0"/>
        <w:snapToGrid w:val="0"/>
        <w:spacing w:line="400" w:lineRule="exact"/>
        <w:rPr>
          <w:rFonts w:ascii="Times New Roman"/>
          <w:color w:val="0000FF"/>
          <w:kern w:val="0"/>
          <w:sz w:val="22"/>
          <w:szCs w:val="22"/>
        </w:rPr>
      </w:pPr>
      <w:r w:rsidRPr="00413874">
        <w:rPr>
          <w:rFonts w:ascii="Times New Roman"/>
          <w:b/>
          <w:kern w:val="0"/>
          <w:sz w:val="22"/>
          <w:szCs w:val="22"/>
        </w:rPr>
        <w:t>“</w:t>
      </w:r>
      <w:r w:rsidRPr="00413874">
        <w:rPr>
          <w:rFonts w:ascii="Times New Roman"/>
          <w:b/>
          <w:kern w:val="0"/>
          <w:sz w:val="22"/>
          <w:szCs w:val="22"/>
        </w:rPr>
        <w:t>대출참가비율</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이루어지기</w:t>
      </w:r>
      <w:r w:rsidRPr="00413874">
        <w:rPr>
          <w:rFonts w:ascii="Times New Roman"/>
          <w:kern w:val="0"/>
          <w:sz w:val="22"/>
          <w:szCs w:val="22"/>
        </w:rPr>
        <w:t xml:space="preserve"> </w:t>
      </w:r>
      <w:r w:rsidRPr="00413874">
        <w:rPr>
          <w:rFonts w:ascii="Times New Roman"/>
          <w:kern w:val="0"/>
          <w:sz w:val="22"/>
          <w:szCs w:val="22"/>
        </w:rPr>
        <w:t>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대주별</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대출약정금에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(ii)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이루어진</w:t>
      </w:r>
      <w:r w:rsidRPr="00413874">
        <w:rPr>
          <w:rFonts w:ascii="Times New Roman"/>
          <w:kern w:val="0"/>
          <w:sz w:val="22"/>
          <w:szCs w:val="22"/>
        </w:rPr>
        <w:t xml:space="preserve"> </w:t>
      </w:r>
      <w:r w:rsidRPr="00413874">
        <w:rPr>
          <w:rFonts w:ascii="Times New Roman"/>
          <w:kern w:val="0"/>
          <w:sz w:val="22"/>
          <w:szCs w:val="22"/>
        </w:rPr>
        <w:t>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보유하는</w:t>
      </w:r>
      <w:r w:rsidRPr="00413874">
        <w:rPr>
          <w:rFonts w:ascii="Times New Roman"/>
          <w:kern w:val="0"/>
          <w:sz w:val="22"/>
          <w:szCs w:val="22"/>
        </w:rPr>
        <w:t xml:space="preserve"> </w:t>
      </w:r>
      <w:r w:rsidRPr="00413874">
        <w:rPr>
          <w:rFonts w:ascii="Times New Roman"/>
          <w:kern w:val="0"/>
          <w:sz w:val="22"/>
          <w:szCs w:val="22"/>
        </w:rPr>
        <w:t>미상환</w:t>
      </w:r>
      <w:r w:rsidRPr="00413874">
        <w:rPr>
          <w:rFonts w:ascii="Times New Roman"/>
          <w:kern w:val="0"/>
          <w:sz w:val="22"/>
          <w:szCs w:val="22"/>
        </w:rPr>
        <w:t xml:space="preserve"> </w:t>
      </w:r>
      <w:r w:rsidRPr="00413874">
        <w:rPr>
          <w:rFonts w:ascii="Times New Roman"/>
          <w:kern w:val="0"/>
          <w:sz w:val="22"/>
          <w:szCs w:val="22"/>
        </w:rPr>
        <w:t>대출원금</w:t>
      </w:r>
      <w:r w:rsidRPr="00413874">
        <w:rPr>
          <w:rFonts w:ascii="Times New Roman"/>
          <w:kern w:val="0"/>
          <w:sz w:val="22"/>
          <w:szCs w:val="22"/>
        </w:rPr>
        <w:t xml:space="preserve"> </w:t>
      </w:r>
      <w:r w:rsidRPr="00413874">
        <w:rPr>
          <w:rFonts w:ascii="Times New Roman"/>
          <w:kern w:val="0"/>
          <w:sz w:val="22"/>
          <w:szCs w:val="22"/>
        </w:rPr>
        <w:t>총액의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대출원금에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171340DE" w14:textId="77777777" w:rsidR="004E5475" w:rsidRDefault="004E5475" w:rsidP="008B24EF">
      <w:pPr>
        <w:pStyle w:val="a9"/>
        <w:tabs>
          <w:tab w:val="left" w:pos="400"/>
        </w:tabs>
        <w:snapToGrid w:val="0"/>
        <w:spacing w:line="400" w:lineRule="exact"/>
        <w:rPr>
          <w:rFonts w:ascii="Times New Roman" w:eastAsia="바탕"/>
          <w:b/>
          <w:bCs/>
          <w:sz w:val="22"/>
          <w:szCs w:val="22"/>
        </w:rPr>
      </w:pPr>
    </w:p>
    <w:p w14:paraId="430168AC" w14:textId="43EB04DE" w:rsidR="00F1270A" w:rsidRDefault="00F1270A" w:rsidP="008B24EF">
      <w:pPr>
        <w:pStyle w:val="a9"/>
        <w:tabs>
          <w:tab w:val="left" w:pos="400"/>
        </w:tabs>
        <w:snapToGrid w:val="0"/>
        <w:spacing w:line="400" w:lineRule="exact"/>
        <w:rPr>
          <w:rFonts w:ascii="Times New Roman" w:eastAsia="바탕"/>
          <w:b/>
          <w:bCs/>
          <w:sz w:val="22"/>
          <w:szCs w:val="22"/>
        </w:rPr>
      </w:pPr>
      <w:r w:rsidRPr="00413874">
        <w:rPr>
          <w:rFonts w:ascii="Times New Roman" w:eastAsia="바탕"/>
          <w:b/>
          <w:bCs/>
          <w:sz w:val="22"/>
          <w:szCs w:val="22"/>
        </w:rPr>
        <w:t>“</w:t>
      </w:r>
      <w:r>
        <w:rPr>
          <w:rFonts w:ascii="Times New Roman" w:eastAsia="바탕" w:hint="eastAsia"/>
          <w:b/>
          <w:bCs/>
          <w:sz w:val="22"/>
          <w:szCs w:val="22"/>
        </w:rPr>
        <w:t>매도인</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F1270A">
        <w:rPr>
          <w:rFonts w:ascii="Noto Sans CJK KR" w:eastAsia="Noto Sans CJK KR" w:hAnsi="Noto Sans CJK KR" w:cs="Noto Sans CJK KR"/>
          <w:sz w:val="22"/>
        </w:rPr>
        <w:t xml:space="preserve"> </w:t>
      </w:r>
      <w:r>
        <w:rPr>
          <w:rFonts w:ascii="Noto Sans CJK KR" w:eastAsia="Noto Sans CJK KR" w:hAnsi="Noto Sans CJK KR" w:cs="Noto Sans CJK KR"/>
          <w:sz w:val="22"/>
        </w:rPr>
        <w:t>코크렙안양 주식회사를 말한다.</w:t>
      </w:r>
    </w:p>
    <w:p w14:paraId="3FC7B21B" w14:textId="77777777" w:rsidR="00F1270A" w:rsidRPr="00413874" w:rsidRDefault="00F1270A" w:rsidP="008B24EF">
      <w:pPr>
        <w:pStyle w:val="a9"/>
        <w:tabs>
          <w:tab w:val="left" w:pos="400"/>
        </w:tabs>
        <w:snapToGrid w:val="0"/>
        <w:spacing w:line="400" w:lineRule="exact"/>
        <w:rPr>
          <w:rFonts w:ascii="Times New Roman" w:eastAsia="바탕"/>
          <w:b/>
          <w:bCs/>
          <w:sz w:val="22"/>
          <w:szCs w:val="22"/>
        </w:rPr>
      </w:pPr>
    </w:p>
    <w:p w14:paraId="58AC3AAC" w14:textId="425E7D12"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보험계약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차주를</w:t>
      </w:r>
      <w:r w:rsidRPr="00413874">
        <w:rPr>
          <w:rFonts w:ascii="Times New Roman" w:eastAsia="바탕"/>
          <w:bCs/>
          <w:sz w:val="22"/>
          <w:szCs w:val="22"/>
        </w:rPr>
        <w:t xml:space="preserve"> </w:t>
      </w:r>
      <w:r w:rsidRPr="00413874">
        <w:rPr>
          <w:rFonts w:ascii="Times New Roman" w:eastAsia="바탕"/>
          <w:bCs/>
          <w:sz w:val="22"/>
          <w:szCs w:val="22"/>
        </w:rPr>
        <w:t>피보험자</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보험수익자로</w:t>
      </w:r>
      <w:r w:rsidRPr="00413874">
        <w:rPr>
          <w:rFonts w:ascii="Times New Roman" w:eastAsia="바탕"/>
          <w:bCs/>
          <w:sz w:val="22"/>
          <w:szCs w:val="22"/>
        </w:rPr>
        <w:t xml:space="preserve"> </w:t>
      </w:r>
      <w:r w:rsidRPr="00413874">
        <w:rPr>
          <w:rFonts w:ascii="Times New Roman" w:eastAsia="바탕"/>
          <w:bCs/>
          <w:sz w:val="22"/>
          <w:szCs w:val="22"/>
        </w:rPr>
        <w:t>하여</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부동산에</w:t>
      </w:r>
      <w:r w:rsidRPr="00413874">
        <w:rPr>
          <w:rFonts w:ascii="Times New Roman" w:eastAsia="바탕"/>
          <w:bCs/>
          <w:sz w:val="22"/>
          <w:szCs w:val="22"/>
        </w:rPr>
        <w:t xml:space="preserve"> </w:t>
      </w:r>
      <w:r w:rsidRPr="00413874">
        <w:rPr>
          <w:rFonts w:ascii="Times New Roman" w:eastAsia="바탕"/>
          <w:bCs/>
          <w:sz w:val="22"/>
          <w:szCs w:val="22"/>
        </w:rPr>
        <w:t>대하여</w:t>
      </w:r>
      <w:r w:rsidRPr="00413874">
        <w:rPr>
          <w:rFonts w:ascii="Times New Roman" w:eastAsia="바탕"/>
          <w:bCs/>
          <w:sz w:val="22"/>
          <w:szCs w:val="22"/>
        </w:rPr>
        <w:t xml:space="preserve"> </w:t>
      </w:r>
      <w:r w:rsidRPr="00413874">
        <w:rPr>
          <w:rFonts w:ascii="Times New Roman" w:eastAsia="바탕"/>
          <w:bCs/>
          <w:sz w:val="22"/>
          <w:szCs w:val="22"/>
        </w:rPr>
        <w:lastRenderedPageBreak/>
        <w:t>현재</w:t>
      </w:r>
      <w:r w:rsidRPr="00413874">
        <w:rPr>
          <w:rFonts w:ascii="Times New Roman" w:eastAsia="바탕"/>
          <w:bCs/>
          <w:sz w:val="22"/>
          <w:szCs w:val="22"/>
        </w:rPr>
        <w:t xml:space="preserve"> </w:t>
      </w:r>
      <w:r w:rsidRPr="00413874">
        <w:rPr>
          <w:rFonts w:ascii="Times New Roman" w:eastAsia="바탕"/>
          <w:bCs/>
          <w:sz w:val="22"/>
          <w:szCs w:val="22"/>
        </w:rPr>
        <w:t>가입하고</w:t>
      </w:r>
      <w:r w:rsidRPr="00413874">
        <w:rPr>
          <w:rFonts w:ascii="Times New Roman" w:eastAsia="바탕"/>
          <w:bCs/>
          <w:sz w:val="22"/>
          <w:szCs w:val="22"/>
        </w:rPr>
        <w:t xml:space="preserve"> </w:t>
      </w:r>
      <w:r w:rsidRPr="00413874">
        <w:rPr>
          <w:rFonts w:ascii="Times New Roman" w:eastAsia="바탕"/>
          <w:bCs/>
          <w:sz w:val="22"/>
          <w:szCs w:val="22"/>
        </w:rPr>
        <w:t>있거나</w:t>
      </w:r>
      <w:r w:rsidRPr="00413874">
        <w:rPr>
          <w:rFonts w:ascii="Times New Roman" w:eastAsia="바탕"/>
          <w:bCs/>
          <w:sz w:val="22"/>
          <w:szCs w:val="22"/>
        </w:rPr>
        <w:t xml:space="preserve"> </w:t>
      </w:r>
      <w:r w:rsidRPr="00413874">
        <w:rPr>
          <w:rFonts w:ascii="Times New Roman" w:eastAsia="바탕"/>
          <w:bCs/>
          <w:sz w:val="22"/>
          <w:szCs w:val="22"/>
        </w:rPr>
        <w:t>장래</w:t>
      </w:r>
      <w:r w:rsidRPr="00413874">
        <w:rPr>
          <w:rFonts w:ascii="Times New Roman" w:eastAsia="바탕"/>
          <w:bCs/>
          <w:sz w:val="22"/>
          <w:szCs w:val="22"/>
        </w:rPr>
        <w:t xml:space="preserve"> </w:t>
      </w:r>
      <w:r w:rsidRPr="00413874">
        <w:rPr>
          <w:rFonts w:ascii="Times New Roman" w:eastAsia="바탕"/>
          <w:bCs/>
          <w:sz w:val="22"/>
          <w:szCs w:val="22"/>
        </w:rPr>
        <w:t>가입할</w:t>
      </w:r>
      <w:r w:rsidRPr="00413874">
        <w:rPr>
          <w:rFonts w:ascii="Times New Roman" w:eastAsia="바탕"/>
          <w:bCs/>
          <w:sz w:val="22"/>
          <w:szCs w:val="22"/>
        </w:rPr>
        <w:t xml:space="preserve"> </w:t>
      </w:r>
      <w:r w:rsidRPr="00413874">
        <w:rPr>
          <w:rFonts w:ascii="Times New Roman" w:eastAsia="바탕"/>
          <w:bCs/>
          <w:sz w:val="22"/>
          <w:szCs w:val="22"/>
        </w:rPr>
        <w:t>재산종합보험계약</w:t>
      </w:r>
      <w:r w:rsidRPr="00413874">
        <w:rPr>
          <w:rFonts w:ascii="Times New Roman" w:eastAsia="바탕"/>
          <w:bCs/>
          <w:sz w:val="22"/>
          <w:szCs w:val="22"/>
        </w:rPr>
        <w:t>(</w:t>
      </w:r>
      <w:r w:rsidRPr="00413874">
        <w:rPr>
          <w:rFonts w:ascii="Times New Roman" w:eastAsia="바탕"/>
          <w:bCs/>
          <w:sz w:val="22"/>
          <w:szCs w:val="22"/>
        </w:rPr>
        <w:t>패키지보험</w:t>
      </w:r>
      <w:r w:rsidRPr="00413874">
        <w:rPr>
          <w:rFonts w:ascii="Times New Roman" w:eastAsia="바탕"/>
          <w:bCs/>
          <w:sz w:val="22"/>
          <w:szCs w:val="22"/>
        </w:rPr>
        <w:t>)(</w:t>
      </w:r>
      <w:r w:rsidRPr="00413874">
        <w:rPr>
          <w:rFonts w:ascii="Times New Roman" w:eastAsia="바탕"/>
          <w:bCs/>
          <w:sz w:val="22"/>
          <w:szCs w:val="22"/>
        </w:rPr>
        <w:t>그</w:t>
      </w:r>
      <w:r w:rsidRPr="00413874">
        <w:rPr>
          <w:rFonts w:ascii="Times New Roman" w:eastAsia="바탕"/>
          <w:bCs/>
          <w:sz w:val="22"/>
          <w:szCs w:val="22"/>
        </w:rPr>
        <w:t xml:space="preserve"> </w:t>
      </w:r>
      <w:r w:rsidRPr="00413874">
        <w:rPr>
          <w:rFonts w:ascii="Times New Roman" w:eastAsia="바탕"/>
          <w:bCs/>
          <w:sz w:val="22"/>
          <w:szCs w:val="22"/>
        </w:rPr>
        <w:t>후</w:t>
      </w:r>
      <w:r w:rsidRPr="00413874">
        <w:rPr>
          <w:rFonts w:ascii="Times New Roman" w:eastAsia="바탕"/>
          <w:bCs/>
          <w:sz w:val="22"/>
          <w:szCs w:val="22"/>
        </w:rPr>
        <w:t xml:space="preserve"> </w:t>
      </w:r>
      <w:r w:rsidRPr="00413874">
        <w:rPr>
          <w:rFonts w:ascii="Times New Roman" w:eastAsia="바탕"/>
          <w:bCs/>
          <w:sz w:val="22"/>
          <w:szCs w:val="22"/>
        </w:rPr>
        <w:t>변경</w:t>
      </w:r>
      <w:r w:rsidRPr="00413874">
        <w:rPr>
          <w:rFonts w:ascii="Times New Roman" w:eastAsia="바탕"/>
          <w:bCs/>
          <w:sz w:val="22"/>
          <w:szCs w:val="22"/>
        </w:rPr>
        <w:t xml:space="preserve">, </w:t>
      </w:r>
      <w:r w:rsidRPr="00413874">
        <w:rPr>
          <w:rFonts w:ascii="Times New Roman" w:eastAsia="바탕"/>
          <w:bCs/>
          <w:sz w:val="22"/>
          <w:szCs w:val="22"/>
        </w:rPr>
        <w:t>수정</w:t>
      </w:r>
      <w:r w:rsidRPr="00413874">
        <w:rPr>
          <w:rFonts w:ascii="Times New Roman" w:eastAsia="바탕"/>
          <w:bCs/>
          <w:sz w:val="22"/>
          <w:szCs w:val="22"/>
        </w:rPr>
        <w:t xml:space="preserve"> </w:t>
      </w:r>
      <w:r w:rsidRPr="00413874">
        <w:rPr>
          <w:rFonts w:ascii="Times New Roman" w:eastAsia="바탕"/>
          <w:bCs/>
          <w:sz w:val="22"/>
          <w:szCs w:val="22"/>
        </w:rPr>
        <w:t>또는</w:t>
      </w:r>
      <w:r w:rsidRPr="00413874">
        <w:rPr>
          <w:rFonts w:ascii="Times New Roman" w:eastAsia="바탕"/>
          <w:bCs/>
          <w:sz w:val="22"/>
          <w:szCs w:val="22"/>
        </w:rPr>
        <w:t xml:space="preserve"> </w:t>
      </w:r>
      <w:r w:rsidRPr="00413874">
        <w:rPr>
          <w:rFonts w:ascii="Times New Roman" w:eastAsia="바탕"/>
          <w:bCs/>
          <w:sz w:val="22"/>
          <w:szCs w:val="22"/>
        </w:rPr>
        <w:t>갱신된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포함</w:t>
      </w:r>
      <w:r w:rsidRPr="00413874">
        <w:rPr>
          <w:rFonts w:ascii="Times New Roman" w:eastAsia="바탕"/>
          <w:bCs/>
          <w:sz w:val="22"/>
          <w:szCs w:val="22"/>
        </w:rPr>
        <w:t>)</w:t>
      </w:r>
      <w:r w:rsidRPr="00413874">
        <w:rPr>
          <w:rFonts w:ascii="Times New Roman" w:eastAsia="바탕"/>
          <w:bCs/>
          <w:sz w:val="22"/>
          <w:szCs w:val="22"/>
        </w:rPr>
        <w:t>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11</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00F54C92">
        <w:rPr>
          <w:rFonts w:ascii="Times New Roman" w:eastAsia="바탕" w:hint="eastAsia"/>
          <w:bCs/>
          <w:sz w:val="22"/>
          <w:szCs w:val="22"/>
        </w:rPr>
        <w:t>12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말</w:t>
      </w:r>
      <w:r w:rsidR="00A908EB">
        <w:rPr>
          <w:rFonts w:ascii="Times New Roman" w:eastAsia="바탕" w:hint="eastAsia"/>
          <w:bCs/>
          <w:sz w:val="22"/>
          <w:szCs w:val="22"/>
        </w:rPr>
        <w:t>하며</w:t>
      </w:r>
      <w:r w:rsidR="00A908EB">
        <w:rPr>
          <w:rFonts w:ascii="Times New Roman" w:eastAsia="바탕" w:hint="eastAsia"/>
          <w:bCs/>
          <w:sz w:val="22"/>
          <w:szCs w:val="22"/>
        </w:rPr>
        <w:t xml:space="preserve">, </w:t>
      </w:r>
      <w:r w:rsidR="00A908EB" w:rsidRPr="00A908EB">
        <w:rPr>
          <w:rFonts w:ascii="Times New Roman" w:eastAsia="바탕"/>
          <w:bCs/>
          <w:sz w:val="22"/>
          <w:szCs w:val="22"/>
        </w:rPr>
        <w:t>매도인으로부터</w:t>
      </w:r>
      <w:r w:rsidR="00A908EB" w:rsidRPr="00A908EB">
        <w:rPr>
          <w:rFonts w:ascii="Times New Roman" w:eastAsia="바탕"/>
          <w:bCs/>
          <w:sz w:val="22"/>
          <w:szCs w:val="22"/>
        </w:rPr>
        <w:t xml:space="preserve"> </w:t>
      </w:r>
      <w:r w:rsidR="00A908EB" w:rsidRPr="00A908EB">
        <w:rPr>
          <w:rFonts w:ascii="Times New Roman" w:eastAsia="바탕"/>
          <w:bCs/>
          <w:sz w:val="22"/>
          <w:szCs w:val="22"/>
        </w:rPr>
        <w:t>승계하여</w:t>
      </w:r>
      <w:r w:rsidR="00A908EB" w:rsidRPr="00A908EB">
        <w:rPr>
          <w:rFonts w:ascii="Times New Roman" w:eastAsia="바탕"/>
          <w:bCs/>
          <w:sz w:val="22"/>
          <w:szCs w:val="22"/>
        </w:rPr>
        <w:t xml:space="preserve"> </w:t>
      </w:r>
      <w:r w:rsidR="00A908EB" w:rsidRPr="00A908EB">
        <w:rPr>
          <w:rFonts w:ascii="Times New Roman" w:eastAsia="바탕"/>
          <w:bCs/>
          <w:sz w:val="22"/>
          <w:szCs w:val="22"/>
        </w:rPr>
        <w:t>보험계약자</w:t>
      </w:r>
      <w:r w:rsidR="00093128">
        <w:rPr>
          <w:rFonts w:ascii="Times New Roman" w:eastAsia="바탕" w:hint="eastAsia"/>
          <w:bCs/>
          <w:sz w:val="22"/>
          <w:szCs w:val="22"/>
        </w:rPr>
        <w:t xml:space="preserve"> </w:t>
      </w:r>
      <w:r w:rsidR="00093128">
        <w:rPr>
          <w:rFonts w:ascii="Times New Roman" w:eastAsia="바탕" w:hint="eastAsia"/>
          <w:bCs/>
          <w:sz w:val="22"/>
          <w:szCs w:val="22"/>
        </w:rPr>
        <w:t>및</w:t>
      </w:r>
      <w:r w:rsidR="005B2C2D">
        <w:rPr>
          <w:rFonts w:ascii="Times New Roman" w:eastAsia="바탕" w:hint="eastAsia"/>
          <w:bCs/>
          <w:sz w:val="22"/>
          <w:szCs w:val="22"/>
        </w:rPr>
        <w:t xml:space="preserve"> </w:t>
      </w:r>
      <w:r w:rsidR="00A908EB" w:rsidRPr="00A908EB">
        <w:rPr>
          <w:rFonts w:ascii="Times New Roman" w:eastAsia="바탕"/>
          <w:bCs/>
          <w:sz w:val="22"/>
          <w:szCs w:val="22"/>
        </w:rPr>
        <w:t>피보험자를</w:t>
      </w:r>
      <w:r w:rsidR="00A908EB" w:rsidRPr="00A908EB">
        <w:rPr>
          <w:rFonts w:ascii="Times New Roman" w:eastAsia="바탕"/>
          <w:bCs/>
          <w:sz w:val="22"/>
          <w:szCs w:val="22"/>
        </w:rPr>
        <w:t xml:space="preserve"> </w:t>
      </w:r>
      <w:r w:rsidR="00A908EB" w:rsidRPr="00A908EB">
        <w:rPr>
          <w:rFonts w:ascii="Times New Roman" w:eastAsia="바탕"/>
          <w:bCs/>
          <w:sz w:val="22"/>
          <w:szCs w:val="22"/>
        </w:rPr>
        <w:t>차주로</w:t>
      </w:r>
      <w:r w:rsidR="00A908EB" w:rsidRPr="00A908EB">
        <w:rPr>
          <w:rFonts w:ascii="Times New Roman" w:eastAsia="바탕"/>
          <w:bCs/>
          <w:sz w:val="22"/>
          <w:szCs w:val="22"/>
        </w:rPr>
        <w:t xml:space="preserve"> </w:t>
      </w:r>
      <w:r w:rsidR="00A908EB" w:rsidRPr="00A908EB">
        <w:rPr>
          <w:rFonts w:ascii="Times New Roman" w:eastAsia="바탕"/>
          <w:bCs/>
          <w:sz w:val="22"/>
          <w:szCs w:val="22"/>
        </w:rPr>
        <w:t>변경하는</w:t>
      </w:r>
      <w:r w:rsidR="00A908EB" w:rsidRPr="00A908EB">
        <w:rPr>
          <w:rFonts w:ascii="Times New Roman" w:eastAsia="바탕"/>
          <w:bCs/>
          <w:sz w:val="22"/>
          <w:szCs w:val="22"/>
        </w:rPr>
        <w:t xml:space="preserve"> </w:t>
      </w:r>
      <w:r w:rsidR="00A908EB" w:rsidRPr="00A908EB">
        <w:rPr>
          <w:rFonts w:ascii="Times New Roman" w:eastAsia="바탕"/>
          <w:bCs/>
          <w:sz w:val="22"/>
          <w:szCs w:val="22"/>
        </w:rPr>
        <w:t>배서가</w:t>
      </w:r>
      <w:r w:rsidR="00A908EB" w:rsidRPr="00A908EB">
        <w:rPr>
          <w:rFonts w:ascii="Times New Roman" w:eastAsia="바탕"/>
          <w:bCs/>
          <w:sz w:val="22"/>
          <w:szCs w:val="22"/>
        </w:rPr>
        <w:t xml:space="preserve"> </w:t>
      </w:r>
      <w:r w:rsidR="00A908EB" w:rsidRPr="00A908EB">
        <w:rPr>
          <w:rFonts w:ascii="Times New Roman" w:eastAsia="바탕"/>
          <w:bCs/>
          <w:sz w:val="22"/>
          <w:szCs w:val="22"/>
        </w:rPr>
        <w:t>이루어지는</w:t>
      </w:r>
      <w:r w:rsidR="00A908EB" w:rsidRPr="00A908EB">
        <w:rPr>
          <w:rFonts w:ascii="Times New Roman" w:eastAsia="바탕"/>
          <w:bCs/>
          <w:sz w:val="22"/>
          <w:szCs w:val="22"/>
        </w:rPr>
        <w:t xml:space="preserve"> </w:t>
      </w:r>
      <w:r w:rsidR="00A908EB" w:rsidRPr="00A908EB">
        <w:rPr>
          <w:rFonts w:ascii="Times New Roman" w:eastAsia="바탕"/>
          <w:bCs/>
          <w:sz w:val="22"/>
          <w:szCs w:val="22"/>
        </w:rPr>
        <w:t>보험계약을</w:t>
      </w:r>
      <w:r w:rsidR="00A908EB" w:rsidRPr="00A908EB">
        <w:rPr>
          <w:rFonts w:ascii="Times New Roman" w:eastAsia="바탕"/>
          <w:bCs/>
          <w:sz w:val="22"/>
          <w:szCs w:val="22"/>
        </w:rPr>
        <w:t xml:space="preserve"> </w:t>
      </w:r>
      <w:r w:rsidR="00A908EB" w:rsidRPr="00A908EB">
        <w:rPr>
          <w:rFonts w:ascii="Times New Roman" w:eastAsia="바탕"/>
          <w:bCs/>
          <w:sz w:val="22"/>
          <w:szCs w:val="22"/>
        </w:rPr>
        <w:t>포함한다</w:t>
      </w:r>
      <w:r w:rsidR="00A908EB" w:rsidRPr="00A908EB">
        <w:rPr>
          <w:rFonts w:ascii="Times New Roman" w:eastAsia="바탕"/>
          <w:bCs/>
          <w:sz w:val="22"/>
          <w:szCs w:val="22"/>
        </w:rPr>
        <w:t>.</w:t>
      </w:r>
    </w:p>
    <w:p w14:paraId="6253B0E6"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p>
    <w:p w14:paraId="3FB64E48" w14:textId="7469A8BC" w:rsidR="004E5475" w:rsidRPr="00413874" w:rsidRDefault="004E5475" w:rsidP="008B24EF">
      <w:pPr>
        <w:pStyle w:val="a9"/>
        <w:tabs>
          <w:tab w:val="left" w:pos="400"/>
        </w:tabs>
        <w:snapToGrid w:val="0"/>
        <w:spacing w:line="400" w:lineRule="exact"/>
        <w:rPr>
          <w:rFonts w:ascii="Times New Roman" w:eastAsia="바탕"/>
          <w:sz w:val="22"/>
          <w:szCs w:val="22"/>
        </w:rPr>
      </w:pPr>
      <w:r w:rsidRPr="00413874">
        <w:rPr>
          <w:rFonts w:ascii="Times New Roman" w:eastAsia="바탕"/>
          <w:b/>
          <w:bCs/>
          <w:sz w:val="22"/>
          <w:szCs w:val="22"/>
        </w:rPr>
        <w:t>“</w:t>
      </w:r>
      <w:r w:rsidRPr="00413874">
        <w:rPr>
          <w:rFonts w:ascii="Times New Roman" w:eastAsia="바탕"/>
          <w:b/>
          <w:bCs/>
          <w:sz w:val="22"/>
          <w:szCs w:val="22"/>
        </w:rPr>
        <w:t>보험근질권설정계약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따라</w:t>
      </w:r>
      <w:r w:rsidRPr="00413874">
        <w:rPr>
          <w:rFonts w:ascii="Times New Roman" w:eastAsia="바탕"/>
          <w:bCs/>
          <w:sz w:val="22"/>
          <w:szCs w:val="22"/>
        </w:rPr>
        <w:t xml:space="preserve"> </w:t>
      </w:r>
      <w:r w:rsidRPr="00413874">
        <w:rPr>
          <w:rFonts w:ascii="Times New Roman" w:eastAsia="바탕"/>
          <w:bCs/>
          <w:sz w:val="22"/>
          <w:szCs w:val="22"/>
        </w:rPr>
        <w:t>가지는</w:t>
      </w:r>
      <w:r w:rsidRPr="00413874">
        <w:rPr>
          <w:rFonts w:ascii="Times New Roman" w:eastAsia="바탕"/>
          <w:bCs/>
          <w:sz w:val="22"/>
          <w:szCs w:val="22"/>
        </w:rPr>
        <w:t xml:space="preserve"> </w:t>
      </w:r>
      <w:r w:rsidRPr="00413874">
        <w:rPr>
          <w:rFonts w:ascii="Times New Roman" w:eastAsia="바탕"/>
          <w:sz w:val="22"/>
          <w:szCs w:val="22"/>
        </w:rPr>
        <w:t>보험금청구권</w:t>
      </w:r>
      <w:r w:rsidRPr="00413874">
        <w:rPr>
          <w:rFonts w:ascii="Times New Roman" w:eastAsia="바탕"/>
          <w:sz w:val="22"/>
          <w:szCs w:val="22"/>
        </w:rPr>
        <w:t xml:space="preserve">, </w:t>
      </w:r>
      <w:r w:rsidRPr="00413874">
        <w:rPr>
          <w:rFonts w:ascii="Times New Roman" w:eastAsia="바탕"/>
          <w:sz w:val="22"/>
          <w:szCs w:val="22"/>
        </w:rPr>
        <w:t>해약</w:t>
      </w:r>
      <w:r w:rsidRPr="00413874">
        <w:rPr>
          <w:rFonts w:ascii="Times New Roman" w:eastAsia="바탕"/>
          <w:sz w:val="22"/>
          <w:szCs w:val="22"/>
        </w:rPr>
        <w:t>(</w:t>
      </w:r>
      <w:r w:rsidRPr="00413874">
        <w:rPr>
          <w:rFonts w:ascii="Times New Roman" w:eastAsia="바탕"/>
          <w:sz w:val="22"/>
          <w:szCs w:val="22"/>
        </w:rPr>
        <w:t>지</w:t>
      </w:r>
      <w:r w:rsidRPr="00413874">
        <w:rPr>
          <w:rFonts w:ascii="Times New Roman" w:eastAsia="바탕"/>
          <w:sz w:val="22"/>
          <w:szCs w:val="22"/>
        </w:rPr>
        <w:t>)</w:t>
      </w:r>
      <w:r w:rsidRPr="00413874">
        <w:rPr>
          <w:rFonts w:ascii="Times New Roman" w:eastAsia="바탕"/>
          <w:sz w:val="22"/>
          <w:szCs w:val="22"/>
        </w:rPr>
        <w:t>환급금</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반환되는</w:t>
      </w:r>
      <w:r w:rsidRPr="00413874">
        <w:rPr>
          <w:rFonts w:ascii="Times New Roman" w:eastAsia="바탕"/>
          <w:sz w:val="22"/>
          <w:szCs w:val="22"/>
        </w:rPr>
        <w:t xml:space="preserve"> </w:t>
      </w:r>
      <w:r w:rsidRPr="00413874">
        <w:rPr>
          <w:rFonts w:ascii="Times New Roman" w:eastAsia="바탕"/>
          <w:sz w:val="22"/>
          <w:szCs w:val="22"/>
        </w:rPr>
        <w:t>보험료</w:t>
      </w:r>
      <w:r w:rsidRPr="00413874">
        <w:rPr>
          <w:rFonts w:ascii="Times New Roman" w:eastAsia="바탕"/>
          <w:sz w:val="22"/>
          <w:szCs w:val="22"/>
        </w:rPr>
        <w:t>(</w:t>
      </w:r>
      <w:r w:rsidRPr="00413874">
        <w:rPr>
          <w:rFonts w:ascii="Times New Roman" w:eastAsia="바탕"/>
          <w:sz w:val="22"/>
          <w:szCs w:val="22"/>
        </w:rPr>
        <w:t>반환</w:t>
      </w:r>
      <w:r w:rsidRPr="00413874">
        <w:rPr>
          <w:rFonts w:ascii="Times New Roman" w:eastAsia="바탕"/>
          <w:sz w:val="22"/>
          <w:szCs w:val="22"/>
        </w:rPr>
        <w:t xml:space="preserve"> </w:t>
      </w:r>
      <w:r w:rsidRPr="00413874">
        <w:rPr>
          <w:rFonts w:ascii="Times New Roman" w:eastAsia="바탕"/>
          <w:sz w:val="22"/>
          <w:szCs w:val="22"/>
        </w:rPr>
        <w:t>사유는</w:t>
      </w:r>
      <w:r w:rsidRPr="00413874">
        <w:rPr>
          <w:rFonts w:ascii="Times New Roman" w:eastAsia="바탕"/>
          <w:sz w:val="22"/>
          <w:szCs w:val="22"/>
        </w:rPr>
        <w:t xml:space="preserve"> </w:t>
      </w:r>
      <w:r w:rsidRPr="00413874">
        <w:rPr>
          <w:rFonts w:ascii="Times New Roman" w:eastAsia="바탕"/>
          <w:sz w:val="22"/>
          <w:szCs w:val="22"/>
        </w:rPr>
        <w:t>불문함</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금원에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청구권을</w:t>
      </w:r>
      <w:r w:rsidRPr="00413874">
        <w:rPr>
          <w:rFonts w:ascii="Times New Roman" w:eastAsia="바탕"/>
          <w:sz w:val="22"/>
          <w:szCs w:val="22"/>
        </w:rPr>
        <w:t xml:space="preserve"> </w:t>
      </w:r>
      <w:r w:rsidRPr="00413874">
        <w:rPr>
          <w:rFonts w:ascii="Times New Roman" w:eastAsia="바탕"/>
          <w:sz w:val="22"/>
          <w:szCs w:val="22"/>
        </w:rPr>
        <w:t>포함하여</w:t>
      </w:r>
      <w:r w:rsidRPr="00413874">
        <w:rPr>
          <w:rFonts w:ascii="Times New Roman" w:eastAsia="바탕"/>
          <w:sz w:val="22"/>
          <w:szCs w:val="22"/>
        </w:rPr>
        <w:t xml:space="preserve"> </w:t>
      </w:r>
      <w:r w:rsidRPr="00413874">
        <w:rPr>
          <w:rFonts w:ascii="Times New Roman" w:eastAsia="바탕"/>
          <w:sz w:val="22"/>
          <w:szCs w:val="22"/>
        </w:rPr>
        <w:t>차주가</w:t>
      </w:r>
      <w:r w:rsidRPr="00413874">
        <w:rPr>
          <w:rFonts w:ascii="Times New Roman" w:eastAsia="바탕"/>
          <w:sz w:val="22"/>
          <w:szCs w:val="22"/>
        </w:rPr>
        <w:t xml:space="preserve"> </w:t>
      </w:r>
      <w:r w:rsidR="00F54C92">
        <w:rPr>
          <w:rFonts w:ascii="Times New Roman" w:eastAsia="바탕" w:hint="eastAsia"/>
          <w:sz w:val="22"/>
          <w:szCs w:val="22"/>
        </w:rPr>
        <w:t>보험계약</w:t>
      </w:r>
      <w:r w:rsidRPr="00413874">
        <w:rPr>
          <w:rFonts w:ascii="Times New Roman" w:eastAsia="바탕"/>
          <w:sz w:val="22"/>
          <w:szCs w:val="22"/>
        </w:rPr>
        <w:t>에</w:t>
      </w:r>
      <w:r w:rsidRPr="00413874">
        <w:rPr>
          <w:rFonts w:ascii="Times New Roman" w:eastAsia="바탕"/>
          <w:sz w:val="22"/>
          <w:szCs w:val="22"/>
        </w:rPr>
        <w:t xml:space="preserve"> </w:t>
      </w:r>
      <w:r w:rsidRPr="00413874">
        <w:rPr>
          <w:rFonts w:ascii="Times New Roman" w:eastAsia="바탕"/>
          <w:sz w:val="22"/>
          <w:szCs w:val="22"/>
        </w:rPr>
        <w:t>의하여</w:t>
      </w:r>
      <w:r w:rsidRPr="00413874">
        <w:rPr>
          <w:rFonts w:ascii="Times New Roman" w:eastAsia="바탕"/>
          <w:sz w:val="22"/>
          <w:szCs w:val="22"/>
        </w:rPr>
        <w:t xml:space="preserve"> </w:t>
      </w:r>
      <w:r w:rsidRPr="00413874">
        <w:rPr>
          <w:rFonts w:ascii="Times New Roman" w:eastAsia="바탕"/>
          <w:sz w:val="22"/>
          <w:szCs w:val="22"/>
        </w:rPr>
        <w:t>보험회사에</w:t>
      </w:r>
      <w:r w:rsidRPr="00413874">
        <w:rPr>
          <w:rFonts w:ascii="Times New Roman" w:eastAsia="바탕"/>
          <w:sz w:val="22"/>
          <w:szCs w:val="22"/>
        </w:rPr>
        <w:t xml:space="preserve"> </w:t>
      </w:r>
      <w:r w:rsidRPr="00413874">
        <w:rPr>
          <w:rFonts w:ascii="Times New Roman" w:eastAsia="바탕"/>
          <w:sz w:val="22"/>
          <w:szCs w:val="22"/>
        </w:rPr>
        <w:t>대하여</w:t>
      </w:r>
      <w:r w:rsidRPr="00413874">
        <w:rPr>
          <w:rFonts w:ascii="Times New Roman" w:eastAsia="바탕"/>
          <w:sz w:val="22"/>
          <w:szCs w:val="22"/>
        </w:rPr>
        <w:t xml:space="preserve"> </w:t>
      </w:r>
      <w:r w:rsidRPr="00413874">
        <w:rPr>
          <w:rFonts w:ascii="Times New Roman" w:eastAsia="바탕"/>
          <w:sz w:val="22"/>
          <w:szCs w:val="22"/>
        </w:rPr>
        <w:t>가지는</w:t>
      </w:r>
      <w:r w:rsidRPr="00413874">
        <w:rPr>
          <w:rFonts w:ascii="Times New Roman" w:eastAsia="바탕"/>
          <w:sz w:val="22"/>
          <w:szCs w:val="22"/>
        </w:rPr>
        <w:t xml:space="preserve"> </w:t>
      </w:r>
      <w:r w:rsidRPr="00413874">
        <w:rPr>
          <w:rFonts w:ascii="Times New Roman" w:eastAsia="바탕"/>
          <w:sz w:val="22"/>
          <w:szCs w:val="22"/>
        </w:rPr>
        <w:t>현재</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장래의</w:t>
      </w:r>
      <w:r w:rsidRPr="00413874">
        <w:rPr>
          <w:rFonts w:ascii="Times New Roman" w:eastAsia="바탕"/>
          <w:sz w:val="22"/>
          <w:szCs w:val="22"/>
        </w:rPr>
        <w:t xml:space="preserve"> </w:t>
      </w:r>
      <w:r w:rsidRPr="00413874">
        <w:rPr>
          <w:rFonts w:ascii="Times New Roman" w:eastAsia="바탕"/>
          <w:sz w:val="22"/>
          <w:szCs w:val="22"/>
        </w:rPr>
        <w:t>모든</w:t>
      </w:r>
      <w:r w:rsidRPr="00413874">
        <w:rPr>
          <w:rFonts w:ascii="Times New Roman" w:eastAsia="바탕"/>
          <w:sz w:val="22"/>
          <w:szCs w:val="22"/>
        </w:rPr>
        <w:t xml:space="preserve"> </w:t>
      </w:r>
      <w:r w:rsidRPr="00413874">
        <w:rPr>
          <w:rFonts w:ascii="Times New Roman" w:eastAsia="바탕"/>
          <w:sz w:val="22"/>
          <w:szCs w:val="22"/>
        </w:rPr>
        <w:t>권리와</w:t>
      </w:r>
      <w:r w:rsidRPr="00413874">
        <w:rPr>
          <w:rFonts w:ascii="Times New Roman" w:eastAsia="바탕"/>
          <w:sz w:val="22"/>
          <w:szCs w:val="22"/>
        </w:rPr>
        <w:t xml:space="preserve"> </w:t>
      </w:r>
      <w:r w:rsidRPr="00413874">
        <w:rPr>
          <w:rFonts w:ascii="Times New Roman" w:eastAsia="바탕"/>
          <w:sz w:val="22"/>
          <w:szCs w:val="22"/>
        </w:rPr>
        <w:t>이익에</w:t>
      </w:r>
      <w:r w:rsidRPr="00413874">
        <w:rPr>
          <w:rFonts w:ascii="Times New Roman" w:eastAsia="바탕"/>
          <w:sz w:val="22"/>
          <w:szCs w:val="22"/>
        </w:rPr>
        <w:t xml:space="preserve"> </w:t>
      </w:r>
      <w:r w:rsidRPr="00413874">
        <w:rPr>
          <w:rFonts w:ascii="Times New Roman" w:eastAsia="바탕"/>
          <w:sz w:val="22"/>
          <w:szCs w:val="22"/>
        </w:rPr>
        <w:t>관하여</w:t>
      </w:r>
      <w:r w:rsidRPr="00413874">
        <w:rPr>
          <w:rFonts w:ascii="Times New Roman" w:eastAsia="바탕"/>
          <w:bCs/>
          <w:sz w:val="22"/>
          <w:szCs w:val="22"/>
        </w:rPr>
        <w:t xml:space="preserve"> </w:t>
      </w:r>
      <w:r w:rsidR="009F4946">
        <w:rPr>
          <w:rFonts w:ascii="Times New Roman" w:eastAsia="바탕" w:hint="eastAsia"/>
          <w:bCs/>
          <w:sz w:val="22"/>
          <w:szCs w:val="22"/>
        </w:rPr>
        <w:t xml:space="preserve">Tranche A </w:t>
      </w:r>
      <w:r w:rsidRPr="00413874">
        <w:rPr>
          <w:rFonts w:ascii="Times New Roman" w:eastAsia="바탕"/>
          <w:sz w:val="22"/>
          <w:szCs w:val="22"/>
        </w:rPr>
        <w:t>대주를</w:t>
      </w:r>
      <w:r w:rsidRPr="00413874">
        <w:rPr>
          <w:rFonts w:ascii="Times New Roman" w:eastAsia="바탕"/>
          <w:sz w:val="22"/>
          <w:szCs w:val="22"/>
        </w:rPr>
        <w:t xml:space="preserve"> </w:t>
      </w:r>
      <w:r w:rsidRPr="00413874">
        <w:rPr>
          <w:rFonts w:ascii="Times New Roman" w:eastAsia="바탕"/>
          <w:sz w:val="22"/>
          <w:szCs w:val="22"/>
        </w:rPr>
        <w:t>위하여</w:t>
      </w:r>
      <w:r w:rsidRPr="00413874">
        <w:rPr>
          <w:rFonts w:ascii="Times New Roman" w:eastAsia="바탕"/>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Pr="00413874">
        <w:rPr>
          <w:rFonts w:ascii="Times New Roman" w:eastAsia="바탕"/>
          <w:sz w:val="22"/>
          <w:szCs w:val="22"/>
        </w:rPr>
        <w:t>1</w:t>
      </w:r>
      <w:r w:rsidRPr="00413874">
        <w:rPr>
          <w:rFonts w:ascii="Times New Roman" w:eastAsia="바탕"/>
          <w:sz w:val="22"/>
          <w:szCs w:val="22"/>
        </w:rPr>
        <w:t>순위</w:t>
      </w:r>
      <w:r w:rsidRPr="00413874">
        <w:rPr>
          <w:rFonts w:ascii="Times New Roman" w:eastAsia="바탕"/>
          <w:sz w:val="22"/>
          <w:szCs w:val="22"/>
        </w:rPr>
        <w:t xml:space="preserve"> </w:t>
      </w:r>
      <w:r w:rsidRPr="00413874">
        <w:rPr>
          <w:rFonts w:ascii="Times New Roman" w:eastAsia="바탕"/>
          <w:sz w:val="22"/>
          <w:szCs w:val="22"/>
        </w:rPr>
        <w:t>근질권</w:t>
      </w:r>
      <w:r w:rsidR="009F4946">
        <w:rPr>
          <w:rFonts w:ascii="Times New Roman" w:eastAsia="바탕" w:hint="eastAsia"/>
          <w:sz w:val="22"/>
          <w:szCs w:val="22"/>
        </w:rPr>
        <w:t xml:space="preserve"> </w:t>
      </w:r>
      <w:r w:rsidR="009F4946">
        <w:rPr>
          <w:rFonts w:ascii="Times New Roman" w:eastAsia="바탕" w:hint="eastAsia"/>
          <w:sz w:val="22"/>
          <w:szCs w:val="22"/>
        </w:rPr>
        <w:t>및</w:t>
      </w:r>
      <w:r w:rsidR="009F4946">
        <w:rPr>
          <w:rFonts w:ascii="Times New Roman" w:eastAsia="바탕" w:hint="eastAsia"/>
          <w:sz w:val="22"/>
          <w:szCs w:val="22"/>
        </w:rPr>
        <w:t xml:space="preserve"> Tranche B </w:t>
      </w:r>
      <w:r w:rsidR="009F4946">
        <w:rPr>
          <w:rFonts w:ascii="Times New Roman" w:eastAsia="바탕" w:hint="eastAsia"/>
          <w:sz w:val="22"/>
          <w:szCs w:val="22"/>
        </w:rPr>
        <w:t>대주를</w:t>
      </w:r>
      <w:r w:rsidR="009F4946">
        <w:rPr>
          <w:rFonts w:ascii="Times New Roman" w:eastAsia="바탕" w:hint="eastAsia"/>
          <w:sz w:val="22"/>
          <w:szCs w:val="22"/>
        </w:rPr>
        <w:t xml:space="preserve"> </w:t>
      </w:r>
      <w:r w:rsidR="009F4946">
        <w:rPr>
          <w:rFonts w:ascii="Times New Roman" w:eastAsia="바탕" w:hint="eastAsia"/>
          <w:sz w:val="22"/>
          <w:szCs w:val="22"/>
        </w:rPr>
        <w:t>위하여</w:t>
      </w:r>
      <w:r w:rsidR="009F4946">
        <w:rPr>
          <w:rFonts w:ascii="Times New Roman" w:eastAsia="바탕" w:hint="eastAsia"/>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009F4946">
        <w:rPr>
          <w:rFonts w:ascii="Times New Roman" w:eastAsia="바탕" w:hint="eastAsia"/>
          <w:sz w:val="22"/>
          <w:szCs w:val="22"/>
        </w:rPr>
        <w:t>2</w:t>
      </w:r>
      <w:r w:rsidR="009F4946">
        <w:rPr>
          <w:rFonts w:ascii="Times New Roman" w:eastAsia="바탕" w:hint="eastAsia"/>
          <w:sz w:val="22"/>
          <w:szCs w:val="22"/>
        </w:rPr>
        <w:t>순위</w:t>
      </w:r>
      <w:r w:rsidR="009F4946">
        <w:rPr>
          <w:rFonts w:ascii="Times New Roman" w:eastAsia="바탕" w:hint="eastAsia"/>
          <w:sz w:val="22"/>
          <w:szCs w:val="22"/>
        </w:rPr>
        <w:t xml:space="preserve"> </w:t>
      </w:r>
      <w:r w:rsidR="009F4946">
        <w:rPr>
          <w:rFonts w:ascii="Times New Roman" w:eastAsia="바탕" w:hint="eastAsia"/>
          <w:sz w:val="22"/>
          <w:szCs w:val="22"/>
        </w:rPr>
        <w:t>근질권</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설정하는</w:t>
      </w:r>
      <w:r w:rsidRPr="00413874">
        <w:rPr>
          <w:rFonts w:ascii="Times New Roman" w:eastAsia="바탕"/>
          <w:sz w:val="22"/>
          <w:szCs w:val="22"/>
        </w:rPr>
        <w:t xml:space="preserve"> </w:t>
      </w:r>
      <w:r w:rsidRPr="00413874">
        <w:rPr>
          <w:rFonts w:ascii="Times New Roman" w:eastAsia="바탕"/>
          <w:sz w:val="22"/>
          <w:szCs w:val="22"/>
        </w:rPr>
        <w:t>것을</w:t>
      </w:r>
      <w:r w:rsidRPr="00413874">
        <w:rPr>
          <w:rFonts w:ascii="Times New Roman" w:eastAsia="바탕"/>
          <w:sz w:val="22"/>
          <w:szCs w:val="22"/>
        </w:rPr>
        <w:t xml:space="preserve"> </w:t>
      </w:r>
      <w:r w:rsidRPr="00413874">
        <w:rPr>
          <w:rFonts w:ascii="Times New Roman" w:eastAsia="바탕"/>
          <w:sz w:val="22"/>
          <w:szCs w:val="22"/>
        </w:rPr>
        <w:t>내용으로</w:t>
      </w:r>
      <w:r w:rsidRPr="00413874">
        <w:rPr>
          <w:rFonts w:ascii="Times New Roman" w:eastAsia="바탕"/>
          <w:sz w:val="22"/>
          <w:szCs w:val="22"/>
        </w:rPr>
        <w:t xml:space="preserve"> </w:t>
      </w:r>
      <w:r w:rsidRPr="00413874">
        <w:rPr>
          <w:rFonts w:ascii="Times New Roman" w:eastAsia="바탕"/>
          <w:sz w:val="22"/>
          <w:szCs w:val="22"/>
        </w:rPr>
        <w:t>하는</w:t>
      </w:r>
      <w:r w:rsidRPr="00413874">
        <w:rPr>
          <w:rFonts w:ascii="Times New Roman" w:eastAsia="바탕"/>
          <w:sz w:val="22"/>
          <w:szCs w:val="22"/>
        </w:rPr>
        <w:t xml:space="preserve"> </w:t>
      </w:r>
      <w:r w:rsidRPr="00413874">
        <w:rPr>
          <w:rFonts w:ascii="Times New Roman" w:eastAsia="바탕"/>
          <w:sz w:val="22"/>
          <w:szCs w:val="22"/>
        </w:rPr>
        <w:t>보험근질권설정계약으로서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9</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4FE5FB1E" w14:textId="77777777" w:rsidR="004E5475" w:rsidRDefault="004E5475" w:rsidP="008B24EF">
      <w:pPr>
        <w:pStyle w:val="a9"/>
        <w:tabs>
          <w:tab w:val="left" w:pos="400"/>
        </w:tabs>
        <w:snapToGrid w:val="0"/>
        <w:spacing w:line="400" w:lineRule="exact"/>
        <w:rPr>
          <w:rFonts w:ascii="Times New Roman" w:eastAsia="바탕"/>
          <w:sz w:val="22"/>
          <w:szCs w:val="22"/>
        </w:rPr>
      </w:pPr>
    </w:p>
    <w:p w14:paraId="24923A25" w14:textId="3E76F20D" w:rsidR="00F1270A" w:rsidRPr="00413874" w:rsidRDefault="00F1270A" w:rsidP="00F1270A">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Pr>
          <w:rFonts w:ascii="Times New Roman" w:hint="eastAsia"/>
          <w:b/>
          <w:kern w:val="0"/>
          <w:sz w:val="22"/>
          <w:szCs w:val="22"/>
        </w:rPr>
        <w:t>매매계약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Pr>
          <w:rFonts w:ascii="Noto Sans CJK KR" w:eastAsia="Noto Sans CJK KR" w:hAnsi="Noto Sans CJK KR" w:cs="Noto Sans CJK KR"/>
          <w:color w:val="000000"/>
          <w:sz w:val="22"/>
        </w:rPr>
        <w:t xml:space="preserve">본건 부동산의 매매를 위하여 매도인과 차주 사이에 체결되는 </w:t>
      </w:r>
      <w:r>
        <w:rPr>
          <w:rFonts w:ascii="Noto Sans CJK KR" w:eastAsiaTheme="minorEastAsia" w:hAnsi="Noto Sans CJK KR" w:cs="Noto Sans CJK KR" w:hint="eastAsia"/>
          <w:color w:val="000000"/>
          <w:sz w:val="22"/>
        </w:rPr>
        <w:t>2026</w:t>
      </w:r>
      <w:r>
        <w:rPr>
          <w:rFonts w:ascii="Noto Sans CJK KR" w:eastAsia="Noto Sans CJK KR" w:hAnsi="Noto Sans CJK KR" w:cs="Noto Sans CJK KR"/>
          <w:color w:val="000000"/>
          <w:sz w:val="22"/>
        </w:rPr>
        <w:t>년 [</w:t>
      </w:r>
      <w:r>
        <w:rPr>
          <w:rFonts w:ascii="Noto Sans CJK KR" w:eastAsiaTheme="minorEastAsia" w:hAnsi="Noto Sans CJK KR" w:cs="Noto Sans CJK KR" w:hint="eastAsia"/>
          <w:color w:val="000000"/>
          <w:sz w:val="22"/>
        </w:rPr>
        <w:t>10</w:t>
      </w:r>
      <w:r>
        <w:rPr>
          <w:rFonts w:ascii="Noto Sans CJK KR" w:eastAsia="Noto Sans CJK KR" w:hAnsi="Noto Sans CJK KR" w:cs="Noto Sans CJK KR"/>
          <w:color w:val="000000"/>
          <w:sz w:val="22"/>
        </w:rPr>
        <w:t>]월 [</w:t>
      </w:r>
      <w:r>
        <w:rPr>
          <w:rFonts w:ascii="Noto Sans CJK KR" w:eastAsiaTheme="minorEastAsia" w:hAnsi="Noto Sans CJK KR" w:cs="Noto Sans CJK KR" w:hint="eastAsia"/>
          <w:color w:val="000000"/>
          <w:sz w:val="22"/>
        </w:rPr>
        <w:t>*</w:t>
      </w:r>
      <w:r>
        <w:rPr>
          <w:rFonts w:ascii="Noto Sans CJK KR" w:eastAsia="Noto Sans CJK KR" w:hAnsi="Noto Sans CJK KR" w:cs="Noto Sans CJK KR"/>
          <w:color w:val="000000"/>
          <w:sz w:val="22"/>
        </w:rPr>
        <w:t>]일자 부동산매매계약을 말한다.</w:t>
      </w:r>
    </w:p>
    <w:p w14:paraId="0CC03646" w14:textId="18CD6C58" w:rsidR="00F1270A" w:rsidRPr="00F1270A" w:rsidRDefault="00F1270A" w:rsidP="008B24EF">
      <w:pPr>
        <w:pStyle w:val="a9"/>
        <w:tabs>
          <w:tab w:val="left" w:pos="400"/>
        </w:tabs>
        <w:snapToGrid w:val="0"/>
        <w:spacing w:line="400" w:lineRule="exact"/>
        <w:rPr>
          <w:rFonts w:ascii="Times New Roman" w:eastAsia="바탕"/>
          <w:sz w:val="22"/>
          <w:szCs w:val="22"/>
        </w:rPr>
      </w:pPr>
    </w:p>
    <w:p w14:paraId="44DF9B5E" w14:textId="147B2B49" w:rsidR="004E5475" w:rsidRPr="00413874" w:rsidRDefault="004E5475" w:rsidP="00006A6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sidRPr="00413874">
        <w:rPr>
          <w:rFonts w:ascii="Times New Roman"/>
          <w:b/>
          <w:kern w:val="0"/>
          <w:sz w:val="22"/>
          <w:szCs w:val="22"/>
        </w:rPr>
        <w:t>부동산</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u w:val="single"/>
        </w:rPr>
        <w:t>부록</w:t>
      </w:r>
      <w:r w:rsidRPr="00413874">
        <w:rPr>
          <w:rFonts w:ascii="Times New Roman"/>
          <w:kern w:val="0"/>
          <w:sz w:val="22"/>
          <w:szCs w:val="22"/>
          <w:u w:val="single"/>
        </w:rPr>
        <w:t xml:space="preserve"> </w:t>
      </w:r>
      <w:r w:rsidR="00F54C92">
        <w:rPr>
          <w:rFonts w:ascii="Times New Roman" w:hint="eastAsia"/>
          <w:kern w:val="0"/>
          <w:sz w:val="22"/>
          <w:szCs w:val="22"/>
          <w:u w:val="single"/>
        </w:rPr>
        <w:t>3</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바와</w:t>
      </w:r>
      <w:r w:rsidRPr="00413874">
        <w:rPr>
          <w:rFonts w:ascii="Times New Roman"/>
          <w:kern w:val="0"/>
          <w:sz w:val="22"/>
          <w:szCs w:val="22"/>
        </w:rPr>
        <w:t xml:space="preserve"> </w:t>
      </w:r>
      <w:r w:rsidRPr="00413874">
        <w:rPr>
          <w:rFonts w:ascii="Times New Roman"/>
          <w:kern w:val="0"/>
          <w:sz w:val="22"/>
          <w:szCs w:val="22"/>
        </w:rPr>
        <w:t>같다</w:t>
      </w:r>
      <w:r w:rsidRPr="00413874">
        <w:rPr>
          <w:rFonts w:ascii="Times New Roman"/>
          <w:kern w:val="0"/>
          <w:sz w:val="22"/>
          <w:szCs w:val="22"/>
        </w:rPr>
        <w:t>.</w:t>
      </w:r>
    </w:p>
    <w:p w14:paraId="51584D73" w14:textId="77777777" w:rsidR="004E5475" w:rsidRPr="00413874" w:rsidRDefault="004E5475" w:rsidP="008B24EF">
      <w:pPr>
        <w:pStyle w:val="a9"/>
        <w:tabs>
          <w:tab w:val="left" w:pos="400"/>
        </w:tabs>
        <w:snapToGrid w:val="0"/>
        <w:spacing w:line="400" w:lineRule="exact"/>
        <w:rPr>
          <w:rFonts w:ascii="Times New Roman" w:eastAsia="바탕"/>
          <w:b/>
          <w:bCs/>
          <w:sz w:val="22"/>
          <w:szCs w:val="22"/>
        </w:rPr>
      </w:pPr>
    </w:p>
    <w:p w14:paraId="43A0089F"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본건</w:t>
      </w:r>
      <w:r w:rsidRPr="00413874">
        <w:rPr>
          <w:rFonts w:ascii="Times New Roman" w:eastAsia="바탕"/>
          <w:b/>
          <w:bCs/>
          <w:sz w:val="22"/>
          <w:szCs w:val="22"/>
        </w:rPr>
        <w:t xml:space="preserve"> </w:t>
      </w:r>
      <w:r w:rsidRPr="00413874">
        <w:rPr>
          <w:rFonts w:ascii="Times New Roman" w:eastAsia="바탕"/>
          <w:b/>
          <w:bCs/>
          <w:sz w:val="22"/>
          <w:szCs w:val="22"/>
        </w:rPr>
        <w:t>사업</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부동산의</w:t>
      </w:r>
      <w:r w:rsidRPr="00413874">
        <w:rPr>
          <w:rFonts w:ascii="Times New Roman" w:eastAsia="바탕"/>
          <w:bCs/>
          <w:sz w:val="22"/>
          <w:szCs w:val="22"/>
        </w:rPr>
        <w:t xml:space="preserve"> </w:t>
      </w:r>
      <w:r w:rsidRPr="00413874">
        <w:rPr>
          <w:rFonts w:ascii="Times New Roman" w:eastAsia="바탕"/>
          <w:bCs/>
          <w:sz w:val="22"/>
          <w:szCs w:val="22"/>
        </w:rPr>
        <w:t>운용</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임대사업</w:t>
      </w:r>
      <w:r w:rsidRPr="00413874">
        <w:rPr>
          <w:rFonts w:ascii="Times New Roman" w:eastAsia="바탕"/>
          <w:bCs/>
          <w:sz w:val="22"/>
          <w:szCs w:val="22"/>
        </w:rPr>
        <w:t xml:space="preserve"> </w:t>
      </w:r>
      <w:r w:rsidRPr="00413874">
        <w:rPr>
          <w:rFonts w:ascii="Times New Roman" w:eastAsia="바탕"/>
          <w:bCs/>
          <w:sz w:val="22"/>
          <w:szCs w:val="22"/>
        </w:rPr>
        <w:t>등</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부동산과</w:t>
      </w:r>
      <w:r w:rsidRPr="00413874">
        <w:rPr>
          <w:rFonts w:ascii="Times New Roman" w:eastAsia="바탕"/>
          <w:bCs/>
          <w:sz w:val="22"/>
          <w:szCs w:val="22"/>
        </w:rPr>
        <w:t xml:space="preserve"> </w:t>
      </w:r>
      <w:r w:rsidRPr="00413874">
        <w:rPr>
          <w:rFonts w:ascii="Times New Roman" w:eastAsia="바탕"/>
          <w:bCs/>
          <w:sz w:val="22"/>
          <w:szCs w:val="22"/>
        </w:rPr>
        <w:t>관련하여</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수행하는</w:t>
      </w:r>
      <w:r w:rsidRPr="00413874">
        <w:rPr>
          <w:rFonts w:ascii="Times New Roman" w:eastAsia="바탕"/>
          <w:bCs/>
          <w:sz w:val="22"/>
          <w:szCs w:val="22"/>
        </w:rPr>
        <w:t xml:space="preserve"> </w:t>
      </w:r>
      <w:r w:rsidRPr="00413874">
        <w:rPr>
          <w:rFonts w:ascii="Times New Roman" w:eastAsia="바탕"/>
          <w:bCs/>
          <w:sz w:val="22"/>
          <w:szCs w:val="22"/>
        </w:rPr>
        <w:t>일체의</w:t>
      </w:r>
      <w:r w:rsidRPr="00413874">
        <w:rPr>
          <w:rFonts w:ascii="Times New Roman" w:eastAsia="바탕"/>
          <w:bCs/>
          <w:sz w:val="22"/>
          <w:szCs w:val="22"/>
        </w:rPr>
        <w:t xml:space="preserve"> </w:t>
      </w:r>
      <w:r w:rsidRPr="00413874">
        <w:rPr>
          <w:rFonts w:ascii="Times New Roman" w:eastAsia="바탕"/>
          <w:bCs/>
          <w:sz w:val="22"/>
          <w:szCs w:val="22"/>
        </w:rPr>
        <w:t>사업을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3FB69EA" w14:textId="77777777" w:rsidR="00F1270A" w:rsidRPr="00413874" w:rsidRDefault="00F1270A" w:rsidP="008B24EF">
      <w:pPr>
        <w:pStyle w:val="a9"/>
        <w:tabs>
          <w:tab w:val="left" w:pos="400"/>
        </w:tabs>
        <w:snapToGrid w:val="0"/>
        <w:spacing w:line="400" w:lineRule="exact"/>
        <w:rPr>
          <w:rFonts w:ascii="Times New Roman" w:eastAsia="바탕"/>
          <w:bCs/>
          <w:sz w:val="22"/>
          <w:szCs w:val="22"/>
        </w:rPr>
      </w:pPr>
    </w:p>
    <w:p w14:paraId="212B95AD" w14:textId="77777777" w:rsidR="004E5475" w:rsidRPr="00413874" w:rsidRDefault="004E5475" w:rsidP="0044609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부동산담보신탁계약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hint="eastAsia"/>
          <w:kern w:val="0"/>
          <w:sz w:val="22"/>
          <w:szCs w:val="22"/>
        </w:rPr>
        <w:t>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부동산자산보관회사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담보신탁하는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특약사항을</w:t>
      </w:r>
      <w:r w:rsidRPr="00413874">
        <w:rPr>
          <w:rFonts w:ascii="Times New Roman"/>
          <w:kern w:val="0"/>
          <w:sz w:val="22"/>
          <w:szCs w:val="22"/>
        </w:rPr>
        <w:t xml:space="preserve"> </w:t>
      </w:r>
      <w:r w:rsidRPr="00413874">
        <w:rPr>
          <w:rFonts w:ascii="Times New Roman"/>
          <w:kern w:val="0"/>
          <w:sz w:val="22"/>
          <w:szCs w:val="22"/>
        </w:rPr>
        <w:t>포함하며</w:t>
      </w:r>
      <w:r w:rsidRPr="00413874">
        <w:rPr>
          <w:rFonts w:ascii="Times New Roman"/>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변경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추가된</w:t>
      </w:r>
      <w:r w:rsidRPr="00413874">
        <w:rPr>
          <w:rFonts w:ascii="Times New Roman"/>
          <w:sz w:val="22"/>
          <w:szCs w:val="22"/>
        </w:rPr>
        <w:t xml:space="preserve"> </w:t>
      </w:r>
      <w:r w:rsidRPr="00413874">
        <w:rPr>
          <w:rFonts w:ascii="Times New Roman"/>
          <w:sz w:val="22"/>
          <w:szCs w:val="22"/>
        </w:rPr>
        <w:t>내용을</w:t>
      </w:r>
      <w:r w:rsidRPr="00413874">
        <w:rPr>
          <w:rFonts w:ascii="Times New Roman"/>
          <w:sz w:val="22"/>
          <w:szCs w:val="22"/>
        </w:rPr>
        <w:t xml:space="preserve"> </w:t>
      </w:r>
      <w:r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p>
    <w:p w14:paraId="0EC9F5F7" w14:textId="77777777" w:rsidR="00A000CE" w:rsidRPr="00413874" w:rsidRDefault="00A000CE" w:rsidP="009D1193">
      <w:pPr>
        <w:pStyle w:val="a9"/>
        <w:tabs>
          <w:tab w:val="left" w:pos="400"/>
        </w:tabs>
        <w:snapToGrid w:val="0"/>
        <w:spacing w:line="400" w:lineRule="exact"/>
        <w:rPr>
          <w:rFonts w:ascii="Times New Roman" w:eastAsia="바탕"/>
          <w:b/>
          <w:bCs/>
          <w:sz w:val="22"/>
          <w:szCs w:val="22"/>
        </w:rPr>
      </w:pPr>
    </w:p>
    <w:p w14:paraId="465A34C1" w14:textId="029237E4" w:rsidR="00A7799D" w:rsidRPr="00413874" w:rsidRDefault="00577363" w:rsidP="009D1193">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00740472" w:rsidRPr="00413874">
        <w:rPr>
          <w:rFonts w:ascii="Times New Roman" w:eastAsia="바탕"/>
          <w:b/>
          <w:bCs/>
          <w:sz w:val="22"/>
          <w:szCs w:val="22"/>
        </w:rPr>
        <w:t>부동산</w:t>
      </w:r>
      <w:r w:rsidRPr="00413874">
        <w:rPr>
          <w:rFonts w:ascii="Times New Roman" w:eastAsia="바탕"/>
          <w:b/>
          <w:bCs/>
          <w:sz w:val="22"/>
          <w:szCs w:val="22"/>
        </w:rPr>
        <w:t>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00740472" w:rsidRPr="00413874">
        <w:rPr>
          <w:rFonts w:ascii="Times New Roman" w:eastAsia="바탕"/>
          <w:bCs/>
          <w:sz w:val="22"/>
          <w:szCs w:val="22"/>
        </w:rPr>
        <w:t>(</w:t>
      </w:r>
      <w:r w:rsidR="00740472" w:rsidRPr="00413874">
        <w:rPr>
          <w:rFonts w:ascii="Times New Roman" w:eastAsia="바탕"/>
          <w:bCs/>
          <w:sz w:val="22"/>
          <w:szCs w:val="22"/>
        </w:rPr>
        <w:t>부동산</w:t>
      </w:r>
      <w:r w:rsidR="00740472"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69686A" w:rsidRPr="00413874">
        <w:rPr>
          <w:rFonts w:ascii="Times New Roman" w:eastAsia="바탕"/>
          <w:bCs/>
          <w:sz w:val="22"/>
          <w:szCs w:val="22"/>
        </w:rPr>
        <w:t>[</w:t>
      </w:r>
      <w:r w:rsidR="009C55B4">
        <w:rPr>
          <w:rFonts w:ascii="Times New Roman" w:eastAsia="바탕" w:hint="eastAsia"/>
          <w:bCs/>
          <w:sz w:val="22"/>
          <w:szCs w:val="22"/>
        </w:rPr>
        <w:t>*</w:t>
      </w:r>
      <w:r w:rsidR="0069686A"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5051CEB2" w14:textId="77777777" w:rsidR="00740472" w:rsidRPr="00413874" w:rsidRDefault="00740472" w:rsidP="009D1193">
      <w:pPr>
        <w:pStyle w:val="a9"/>
        <w:tabs>
          <w:tab w:val="left" w:pos="400"/>
        </w:tabs>
        <w:snapToGrid w:val="0"/>
        <w:spacing w:line="400" w:lineRule="exact"/>
        <w:rPr>
          <w:rFonts w:ascii="Times New Roman" w:eastAsia="바탕"/>
          <w:bCs/>
          <w:sz w:val="22"/>
          <w:szCs w:val="22"/>
        </w:rPr>
      </w:pPr>
    </w:p>
    <w:p w14:paraId="479B2F69" w14:textId="1E35B6DE" w:rsidR="00740472" w:rsidRPr="00413874" w:rsidRDefault="00740472" w:rsidP="00740472">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Pr="00413874">
        <w:rPr>
          <w:rFonts w:ascii="Times New Roman" w:eastAsia="바탕"/>
          <w:b/>
          <w:bCs/>
          <w:sz w:val="22"/>
          <w:szCs w:val="22"/>
        </w:rPr>
        <w:t>현금등자산보관회사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Pr="00413874">
        <w:rPr>
          <w:rFonts w:ascii="Times New Roman" w:eastAsia="바탕"/>
          <w:bCs/>
          <w:sz w:val="22"/>
          <w:szCs w:val="22"/>
        </w:rPr>
        <w:t>(</w:t>
      </w:r>
      <w:r w:rsidRPr="00413874">
        <w:rPr>
          <w:rFonts w:ascii="Times New Roman" w:eastAsia="바탕"/>
          <w:bCs/>
          <w:sz w:val="22"/>
          <w:szCs w:val="22"/>
        </w:rPr>
        <w:t>현금등</w:t>
      </w:r>
      <w:r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r w:rsidR="002D5021" w:rsidRPr="00413874">
        <w:rPr>
          <w:rFonts w:ascii="Times New Roman" w:eastAsia="바탕"/>
          <w:bCs/>
          <w:sz w:val="22"/>
          <w:szCs w:val="22"/>
        </w:rPr>
        <w:t xml:space="preserve"> </w:t>
      </w:r>
    </w:p>
    <w:p w14:paraId="391F3171" w14:textId="77777777" w:rsidR="00577363" w:rsidRPr="00413874" w:rsidRDefault="00577363" w:rsidP="008B24EF">
      <w:pPr>
        <w:pStyle w:val="a9"/>
        <w:tabs>
          <w:tab w:val="left" w:pos="400"/>
        </w:tabs>
        <w:snapToGrid w:val="0"/>
        <w:spacing w:line="400" w:lineRule="exact"/>
        <w:rPr>
          <w:rFonts w:ascii="Times New Roman" w:eastAsia="바탕"/>
          <w:bCs/>
          <w:sz w:val="22"/>
          <w:szCs w:val="22"/>
        </w:rPr>
      </w:pPr>
    </w:p>
    <w:p w14:paraId="0DA6B293" w14:textId="7A93F376" w:rsidR="00FE56CC" w:rsidRPr="00413874" w:rsidRDefault="001F065A"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r w:rsidRPr="00413874">
        <w:rPr>
          <w:rFonts w:ascii="Times New Roman" w:eastAsia="바탕"/>
          <w:b/>
          <w:color w:val="auto"/>
          <w:kern w:val="2"/>
          <w:sz w:val="22"/>
          <w:szCs w:val="22"/>
        </w:rPr>
        <w:t>“</w:t>
      </w:r>
      <w:r w:rsidR="00FE56CC" w:rsidRPr="00413874">
        <w:rPr>
          <w:rFonts w:ascii="Times New Roman" w:eastAsia="바탕"/>
          <w:b/>
          <w:color w:val="auto"/>
          <w:kern w:val="2"/>
          <w:sz w:val="22"/>
          <w:szCs w:val="22"/>
        </w:rPr>
        <w:t>여신거래기본약관</w:t>
      </w:r>
      <w:r w:rsidRPr="00413874">
        <w:rPr>
          <w:rFonts w:ascii="Times New Roman" w:eastAsia="바탕"/>
          <w:b/>
          <w:color w:val="auto"/>
          <w:kern w:val="2"/>
          <w:sz w:val="22"/>
          <w:szCs w:val="22"/>
        </w:rPr>
        <w:t>”</w:t>
      </w:r>
      <w:r w:rsidR="00FE56CC" w:rsidRPr="00413874">
        <w:rPr>
          <w:rFonts w:ascii="Times New Roman" w:eastAsia="바탕"/>
          <w:color w:val="auto"/>
          <w:kern w:val="2"/>
          <w:sz w:val="22"/>
          <w:szCs w:val="22"/>
        </w:rPr>
        <w:t>이라</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함은</w:t>
      </w:r>
      <w:r w:rsidR="00FE56CC" w:rsidRPr="00413874">
        <w:rPr>
          <w:rFonts w:ascii="Times New Roman" w:eastAsia="바탕"/>
          <w:color w:val="auto"/>
          <w:kern w:val="2"/>
          <w:sz w:val="22"/>
          <w:szCs w:val="22"/>
        </w:rPr>
        <w:t xml:space="preserve"> </w:t>
      </w:r>
      <w:r w:rsidR="00534EF3" w:rsidRPr="001E61DB">
        <w:rPr>
          <w:rFonts w:ascii="Times New Roman" w:eastAsia="바탕" w:hint="eastAsia"/>
          <w:color w:val="auto"/>
          <w:kern w:val="2"/>
          <w:sz w:val="22"/>
          <w:szCs w:val="22"/>
          <w:u w:val="single"/>
        </w:rPr>
        <w:t>별첨</w:t>
      </w:r>
      <w:r w:rsidR="00534EF3" w:rsidRPr="001E61DB">
        <w:rPr>
          <w:rFonts w:ascii="Times New Roman" w:eastAsia="바탕"/>
          <w:color w:val="auto"/>
          <w:kern w:val="2"/>
          <w:sz w:val="22"/>
          <w:szCs w:val="22"/>
          <w:u w:val="single"/>
        </w:rPr>
        <w:t xml:space="preserve"> </w:t>
      </w:r>
      <w:r w:rsidR="003F466A" w:rsidRPr="001E61DB">
        <w:rPr>
          <w:rFonts w:ascii="Times New Roman" w:eastAsia="바탕" w:hint="eastAsia"/>
          <w:color w:val="auto"/>
          <w:kern w:val="2"/>
          <w:sz w:val="22"/>
          <w:szCs w:val="22"/>
          <w:u w:val="single"/>
        </w:rPr>
        <w:t>나</w:t>
      </w:r>
      <w:r w:rsidR="00FE56CC" w:rsidRPr="00413874">
        <w:rPr>
          <w:rFonts w:ascii="Times New Roman" w:eastAsia="바탕"/>
          <w:color w:val="auto"/>
          <w:kern w:val="2"/>
          <w:sz w:val="22"/>
          <w:szCs w:val="22"/>
        </w:rPr>
        <w:t>에</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첨부</w:t>
      </w:r>
      <w:r w:rsidR="00E21C11" w:rsidRPr="00413874">
        <w:rPr>
          <w:rFonts w:ascii="Times New Roman" w:eastAsia="바탕"/>
          <w:color w:val="auto"/>
          <w:kern w:val="2"/>
          <w:sz w:val="22"/>
          <w:szCs w:val="22"/>
        </w:rPr>
        <w:t>되어</w:t>
      </w:r>
      <w:r w:rsidR="00E21C11"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있는</w:t>
      </w:r>
      <w:r w:rsidR="00FE56CC" w:rsidRPr="00413874">
        <w:rPr>
          <w:rFonts w:ascii="Times New Roman" w:eastAsia="바탕"/>
          <w:color w:val="auto"/>
          <w:kern w:val="2"/>
          <w:sz w:val="22"/>
          <w:szCs w:val="22"/>
        </w:rPr>
        <w:t xml:space="preserve"> </w:t>
      </w:r>
      <w:r w:rsidR="009C55B4">
        <w:rPr>
          <w:rFonts w:ascii="Times New Roman" w:eastAsia="바탕" w:hint="eastAsia"/>
          <w:color w:val="auto"/>
          <w:kern w:val="2"/>
          <w:sz w:val="22"/>
          <w:szCs w:val="22"/>
        </w:rPr>
        <w:t>[*]</w:t>
      </w:r>
      <w:r w:rsidR="000877D6" w:rsidRPr="00413874">
        <w:rPr>
          <w:rFonts w:ascii="Times New Roman" w:eastAsia="바탕"/>
          <w:color w:val="auto"/>
          <w:kern w:val="2"/>
          <w:sz w:val="22"/>
          <w:szCs w:val="22"/>
        </w:rPr>
        <w:t>의</w:t>
      </w:r>
      <w:r w:rsidR="000877D6"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기업용</w:t>
      </w:r>
      <w:r w:rsidR="00E21C11"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여신거래기본약관을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말하며</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추후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변경</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수정되는</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것을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포함한다</w:t>
      </w:r>
      <w:r w:rsidR="00FE56CC" w:rsidRPr="00413874">
        <w:rPr>
          <w:rFonts w:ascii="Times New Roman" w:eastAsia="바탕"/>
          <w:color w:val="auto"/>
          <w:kern w:val="2"/>
          <w:sz w:val="22"/>
          <w:szCs w:val="22"/>
        </w:rPr>
        <w:t>.</w:t>
      </w:r>
    </w:p>
    <w:p w14:paraId="4F1D5870" w14:textId="77777777" w:rsidR="00FE56CC" w:rsidRPr="00413874" w:rsidRDefault="00FE56CC"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p>
    <w:p w14:paraId="33D6B2E1" w14:textId="2BB04032"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영업일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FE56CC" w:rsidRPr="00413874">
        <w:rPr>
          <w:rFonts w:ascii="Times New Roman"/>
          <w:kern w:val="0"/>
          <w:sz w:val="22"/>
          <w:szCs w:val="22"/>
        </w:rPr>
        <w:t>대한민국에서</w:t>
      </w:r>
      <w:r w:rsidR="00FE56CC" w:rsidRPr="00413874">
        <w:rPr>
          <w:rFonts w:ascii="Times New Roman"/>
          <w:kern w:val="0"/>
          <w:sz w:val="22"/>
          <w:szCs w:val="22"/>
        </w:rPr>
        <w:t xml:space="preserve"> </w:t>
      </w:r>
      <w:r w:rsidR="00FE56CC" w:rsidRPr="00413874">
        <w:rPr>
          <w:rFonts w:ascii="Times New Roman"/>
          <w:kern w:val="0"/>
          <w:sz w:val="22"/>
          <w:szCs w:val="22"/>
        </w:rPr>
        <w:t>은행들이</w:t>
      </w:r>
      <w:r w:rsidR="00FE56CC" w:rsidRPr="00413874">
        <w:rPr>
          <w:rFonts w:ascii="Times New Roman"/>
          <w:kern w:val="0"/>
          <w:sz w:val="22"/>
          <w:szCs w:val="22"/>
        </w:rPr>
        <w:t xml:space="preserve"> </w:t>
      </w:r>
      <w:r w:rsidR="00E21C11" w:rsidRPr="00413874">
        <w:rPr>
          <w:rFonts w:ascii="Times New Roman"/>
          <w:kern w:val="0"/>
          <w:sz w:val="22"/>
          <w:szCs w:val="22"/>
        </w:rPr>
        <w:t>정상적인</w:t>
      </w:r>
      <w:r w:rsidR="00E21C11" w:rsidRPr="00413874">
        <w:rPr>
          <w:rFonts w:ascii="Times New Roman"/>
          <w:kern w:val="0"/>
          <w:sz w:val="22"/>
          <w:szCs w:val="22"/>
        </w:rPr>
        <w:t xml:space="preserve"> </w:t>
      </w:r>
      <w:r w:rsidR="00FE56CC" w:rsidRPr="00413874">
        <w:rPr>
          <w:rFonts w:ascii="Times New Roman"/>
          <w:kern w:val="0"/>
          <w:sz w:val="22"/>
          <w:szCs w:val="22"/>
        </w:rPr>
        <w:t>영업을</w:t>
      </w:r>
      <w:r w:rsidR="00FE56CC" w:rsidRPr="00413874">
        <w:rPr>
          <w:rFonts w:ascii="Times New Roman"/>
          <w:kern w:val="0"/>
          <w:sz w:val="22"/>
          <w:szCs w:val="22"/>
        </w:rPr>
        <w:t xml:space="preserve"> </w:t>
      </w:r>
      <w:r w:rsidR="00FE56CC" w:rsidRPr="00413874">
        <w:rPr>
          <w:rFonts w:ascii="Times New Roman"/>
          <w:kern w:val="0"/>
          <w:sz w:val="22"/>
          <w:szCs w:val="22"/>
        </w:rPr>
        <w:t>위해</w:t>
      </w:r>
      <w:r w:rsidR="00FE56CC" w:rsidRPr="00413874">
        <w:rPr>
          <w:rFonts w:ascii="Times New Roman"/>
          <w:kern w:val="0"/>
          <w:sz w:val="22"/>
          <w:szCs w:val="22"/>
        </w:rPr>
        <w:t xml:space="preserve"> </w:t>
      </w:r>
      <w:r w:rsidR="00FE56CC" w:rsidRPr="00413874">
        <w:rPr>
          <w:rFonts w:ascii="Times New Roman"/>
          <w:kern w:val="0"/>
          <w:sz w:val="22"/>
          <w:szCs w:val="22"/>
        </w:rPr>
        <w:t>개점하고</w:t>
      </w:r>
      <w:r w:rsidR="00FE56CC" w:rsidRPr="00413874">
        <w:rPr>
          <w:rFonts w:ascii="Times New Roman"/>
          <w:kern w:val="0"/>
          <w:sz w:val="22"/>
          <w:szCs w:val="22"/>
        </w:rPr>
        <w:t xml:space="preserve"> </w:t>
      </w:r>
      <w:r w:rsidR="00FE56CC" w:rsidRPr="00413874">
        <w:rPr>
          <w:rFonts w:ascii="Times New Roman"/>
          <w:kern w:val="0"/>
          <w:sz w:val="22"/>
          <w:szCs w:val="22"/>
        </w:rPr>
        <w:t>있는</w:t>
      </w:r>
      <w:r w:rsidR="00FE56CC" w:rsidRPr="00413874">
        <w:rPr>
          <w:rFonts w:ascii="Times New Roman"/>
          <w:kern w:val="0"/>
          <w:sz w:val="22"/>
          <w:szCs w:val="22"/>
        </w:rPr>
        <w:t xml:space="preserve"> </w:t>
      </w:r>
      <w:r w:rsidR="00FE56CC" w:rsidRPr="00413874">
        <w:rPr>
          <w:rFonts w:ascii="Times New Roman"/>
          <w:kern w:val="0"/>
          <w:sz w:val="22"/>
          <w:szCs w:val="22"/>
        </w:rPr>
        <w:t>날을</w:t>
      </w:r>
      <w:r w:rsidR="00FE56CC" w:rsidRPr="00413874">
        <w:rPr>
          <w:rFonts w:ascii="Times New Roman"/>
          <w:kern w:val="0"/>
          <w:sz w:val="22"/>
          <w:szCs w:val="22"/>
        </w:rPr>
        <w:t xml:space="preserve"> </w:t>
      </w:r>
      <w:r w:rsidR="00FE56CC" w:rsidRPr="00413874">
        <w:rPr>
          <w:rFonts w:ascii="Times New Roman"/>
          <w:kern w:val="0"/>
          <w:sz w:val="22"/>
          <w:szCs w:val="22"/>
        </w:rPr>
        <w:t>말한다</w:t>
      </w:r>
      <w:r w:rsidR="00FE56CC" w:rsidRPr="00413874">
        <w:rPr>
          <w:rFonts w:ascii="Times New Roman"/>
          <w:kern w:val="0"/>
          <w:sz w:val="22"/>
          <w:szCs w:val="22"/>
        </w:rPr>
        <w:t>.</w:t>
      </w:r>
      <w:r w:rsidR="00E21C11" w:rsidRPr="00413874">
        <w:rPr>
          <w:rFonts w:ascii="Times New Roman"/>
          <w:kern w:val="0"/>
          <w:sz w:val="22"/>
          <w:szCs w:val="22"/>
        </w:rPr>
        <w:t xml:space="preserve"> </w:t>
      </w:r>
      <w:r w:rsidR="00E21C11" w:rsidRPr="00413874">
        <w:rPr>
          <w:rFonts w:ascii="Times New Roman"/>
          <w:kern w:val="0"/>
          <w:sz w:val="22"/>
          <w:szCs w:val="22"/>
        </w:rPr>
        <w:t>의미를</w:t>
      </w:r>
      <w:r w:rsidR="00E21C11" w:rsidRPr="00413874">
        <w:rPr>
          <w:rFonts w:ascii="Times New Roman"/>
          <w:kern w:val="0"/>
          <w:sz w:val="22"/>
          <w:szCs w:val="22"/>
        </w:rPr>
        <w:t xml:space="preserve"> </w:t>
      </w:r>
      <w:r w:rsidR="00E21C11" w:rsidRPr="00413874">
        <w:rPr>
          <w:rFonts w:ascii="Times New Roman"/>
          <w:kern w:val="0"/>
          <w:sz w:val="22"/>
          <w:szCs w:val="22"/>
        </w:rPr>
        <w:t>명확히</w:t>
      </w:r>
      <w:r w:rsidR="00E21C11" w:rsidRPr="00413874">
        <w:rPr>
          <w:rFonts w:ascii="Times New Roman"/>
          <w:kern w:val="0"/>
          <w:sz w:val="22"/>
          <w:szCs w:val="22"/>
        </w:rPr>
        <w:t xml:space="preserve"> </w:t>
      </w:r>
      <w:r w:rsidR="00E21C11" w:rsidRPr="00413874">
        <w:rPr>
          <w:rFonts w:ascii="Times New Roman"/>
          <w:kern w:val="0"/>
          <w:sz w:val="22"/>
          <w:szCs w:val="22"/>
        </w:rPr>
        <w:t>하면</w:t>
      </w:r>
      <w:r w:rsidR="00E21C11" w:rsidRPr="00413874">
        <w:rPr>
          <w:rFonts w:ascii="Times New Roman"/>
          <w:kern w:val="0"/>
          <w:sz w:val="22"/>
          <w:szCs w:val="22"/>
        </w:rPr>
        <w:t xml:space="preserve">, </w:t>
      </w:r>
      <w:r w:rsidR="00E21C11" w:rsidRPr="00413874">
        <w:rPr>
          <w:rFonts w:ascii="Times New Roman"/>
          <w:kern w:val="0"/>
          <w:sz w:val="22"/>
          <w:szCs w:val="22"/>
        </w:rPr>
        <w:t>토요일</w:t>
      </w:r>
      <w:r w:rsidR="00E21C11" w:rsidRPr="00413874">
        <w:rPr>
          <w:rFonts w:ascii="Times New Roman"/>
          <w:kern w:val="0"/>
          <w:sz w:val="22"/>
          <w:szCs w:val="22"/>
        </w:rPr>
        <w:t xml:space="preserve">, </w:t>
      </w:r>
      <w:r w:rsidR="00E21C11" w:rsidRPr="00413874">
        <w:rPr>
          <w:rFonts w:ascii="Times New Roman"/>
          <w:kern w:val="0"/>
          <w:sz w:val="22"/>
          <w:szCs w:val="22"/>
        </w:rPr>
        <w:t>일요일</w:t>
      </w:r>
      <w:r w:rsidR="00E21C11" w:rsidRPr="00413874">
        <w:rPr>
          <w:rFonts w:ascii="Times New Roman"/>
          <w:kern w:val="0"/>
          <w:sz w:val="22"/>
          <w:szCs w:val="22"/>
        </w:rPr>
        <w:t xml:space="preserve"> </w:t>
      </w:r>
      <w:r w:rsidR="00E21C11" w:rsidRPr="00413874">
        <w:rPr>
          <w:rFonts w:ascii="Times New Roman"/>
          <w:kern w:val="0"/>
          <w:sz w:val="22"/>
          <w:szCs w:val="22"/>
        </w:rPr>
        <w:t>및</w:t>
      </w:r>
      <w:r w:rsidR="00E21C11" w:rsidRPr="00413874">
        <w:rPr>
          <w:rFonts w:ascii="Times New Roman"/>
          <w:kern w:val="0"/>
          <w:sz w:val="22"/>
          <w:szCs w:val="22"/>
        </w:rPr>
        <w:t xml:space="preserve"> </w:t>
      </w:r>
      <w:r w:rsidR="00E21C11" w:rsidRPr="00413874">
        <w:rPr>
          <w:rFonts w:ascii="Times New Roman"/>
          <w:kern w:val="0"/>
          <w:sz w:val="22"/>
          <w:szCs w:val="22"/>
        </w:rPr>
        <w:t>공휴일</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은행</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어느</w:t>
      </w:r>
      <w:r w:rsidR="00E21C11" w:rsidRPr="00413874">
        <w:rPr>
          <w:rFonts w:ascii="Times New Roman"/>
          <w:kern w:val="0"/>
          <w:sz w:val="22"/>
          <w:szCs w:val="22"/>
        </w:rPr>
        <w:t xml:space="preserve"> </w:t>
      </w:r>
      <w:r w:rsidR="00E21C11" w:rsidRPr="00413874">
        <w:rPr>
          <w:rFonts w:ascii="Times New Roman"/>
          <w:kern w:val="0"/>
          <w:sz w:val="22"/>
          <w:szCs w:val="22"/>
        </w:rPr>
        <w:t>은행의</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점포만이</w:t>
      </w:r>
      <w:r w:rsidR="00E21C11" w:rsidRPr="00413874">
        <w:rPr>
          <w:rFonts w:ascii="Times New Roman"/>
          <w:kern w:val="0"/>
          <w:sz w:val="22"/>
          <w:szCs w:val="22"/>
        </w:rPr>
        <w:t xml:space="preserve"> </w:t>
      </w:r>
      <w:r w:rsidR="00E21C11" w:rsidRPr="00413874">
        <w:rPr>
          <w:rFonts w:ascii="Times New Roman"/>
          <w:kern w:val="0"/>
          <w:sz w:val="22"/>
          <w:szCs w:val="22"/>
        </w:rPr>
        <w:t>영업하는</w:t>
      </w:r>
      <w:r w:rsidR="00E21C11" w:rsidRPr="00413874">
        <w:rPr>
          <w:rFonts w:ascii="Times New Roman"/>
          <w:kern w:val="0"/>
          <w:sz w:val="22"/>
          <w:szCs w:val="22"/>
        </w:rPr>
        <w:t xml:space="preserve"> </w:t>
      </w:r>
      <w:r w:rsidR="00E21C11" w:rsidRPr="00413874">
        <w:rPr>
          <w:rFonts w:ascii="Times New Roman"/>
          <w:kern w:val="0"/>
          <w:sz w:val="22"/>
          <w:szCs w:val="22"/>
        </w:rPr>
        <w:t>날은</w:t>
      </w:r>
      <w:r w:rsidR="00E21C11" w:rsidRPr="00413874">
        <w:rPr>
          <w:rFonts w:ascii="Times New Roman"/>
          <w:kern w:val="0"/>
          <w:sz w:val="22"/>
          <w:szCs w:val="22"/>
        </w:rPr>
        <w:t xml:space="preserve"> </w:t>
      </w:r>
      <w:r w:rsidR="00E21C11" w:rsidRPr="00413874">
        <w:rPr>
          <w:rFonts w:ascii="Times New Roman"/>
          <w:kern w:val="0"/>
          <w:sz w:val="22"/>
          <w:szCs w:val="22"/>
        </w:rPr>
        <w:t>제외한다</w:t>
      </w:r>
      <w:r w:rsidR="00E21C11" w:rsidRPr="00413874">
        <w:rPr>
          <w:rFonts w:ascii="Times New Roman"/>
          <w:kern w:val="0"/>
          <w:sz w:val="22"/>
          <w:szCs w:val="22"/>
        </w:rPr>
        <w:t>.</w:t>
      </w:r>
    </w:p>
    <w:p w14:paraId="1ECDDCFE" w14:textId="77777777" w:rsidR="004D320D" w:rsidRPr="00413874" w:rsidRDefault="004D320D" w:rsidP="008B24EF">
      <w:pPr>
        <w:tabs>
          <w:tab w:val="left" w:pos="400"/>
        </w:tabs>
        <w:adjustRightInd w:val="0"/>
        <w:snapToGrid w:val="0"/>
        <w:spacing w:line="400" w:lineRule="exact"/>
        <w:rPr>
          <w:rFonts w:ascii="Times New Roman"/>
          <w:kern w:val="0"/>
          <w:sz w:val="22"/>
          <w:szCs w:val="22"/>
        </w:rPr>
      </w:pPr>
    </w:p>
    <w:p w14:paraId="39815BA7" w14:textId="55BB815C" w:rsidR="00DD17E3" w:rsidRPr="00D90127" w:rsidRDefault="00E81ADE" w:rsidP="00DD17E3">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예금채권근질권설정계약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5572F8" w:rsidRPr="00EE6855">
        <w:rPr>
          <w:rFonts w:ascii="Times New Roman"/>
          <w:kern w:val="0"/>
          <w:sz w:val="22"/>
          <w:szCs w:val="22"/>
        </w:rPr>
        <w:t>차주가</w:t>
      </w:r>
      <w:r w:rsidR="005572F8" w:rsidRPr="00EE6855">
        <w:rPr>
          <w:rFonts w:ascii="Times New Roman"/>
          <w:kern w:val="0"/>
          <w:sz w:val="22"/>
          <w:szCs w:val="22"/>
        </w:rPr>
        <w:t xml:space="preserve"> </w:t>
      </w:r>
      <w:r w:rsidR="005572F8" w:rsidRPr="00EE6855">
        <w:rPr>
          <w:rFonts w:ascii="Times New Roman"/>
          <w:kern w:val="0"/>
          <w:sz w:val="22"/>
          <w:szCs w:val="22"/>
        </w:rPr>
        <w:t>보유하고</w:t>
      </w:r>
      <w:r w:rsidR="005572F8" w:rsidRPr="00EE6855">
        <w:rPr>
          <w:rFonts w:ascii="Times New Roman"/>
          <w:kern w:val="0"/>
          <w:sz w:val="22"/>
          <w:szCs w:val="22"/>
        </w:rPr>
        <w:t xml:space="preserve"> </w:t>
      </w:r>
      <w:r w:rsidR="005572F8" w:rsidRPr="00EE6855">
        <w:rPr>
          <w:rFonts w:ascii="Times New Roman"/>
          <w:kern w:val="0"/>
          <w:sz w:val="22"/>
          <w:szCs w:val="22"/>
        </w:rPr>
        <w:t>있는</w:t>
      </w:r>
      <w:r w:rsidR="005572F8" w:rsidRPr="00EE6855">
        <w:rPr>
          <w:rFonts w:ascii="Times New Roman"/>
          <w:kern w:val="0"/>
          <w:sz w:val="22"/>
          <w:szCs w:val="22"/>
        </w:rPr>
        <w:t xml:space="preserve"> </w:t>
      </w:r>
      <w:r w:rsidR="005572F8" w:rsidRPr="00EE6855">
        <w:rPr>
          <w:rFonts w:ascii="Times New Roman"/>
          <w:kern w:val="0"/>
          <w:sz w:val="22"/>
          <w:szCs w:val="22"/>
        </w:rPr>
        <w:t>보험금수령계좌</w:t>
      </w:r>
      <w:r w:rsidR="005572F8" w:rsidRPr="00EE6855">
        <w:rPr>
          <w:rFonts w:ascii="Times New Roman"/>
          <w:kern w:val="0"/>
          <w:sz w:val="22"/>
          <w:szCs w:val="22"/>
        </w:rPr>
        <w:t xml:space="preserve">, Tranche A </w:t>
      </w:r>
      <w:r w:rsidR="005572F8" w:rsidRPr="00EE6855">
        <w:rPr>
          <w:rFonts w:ascii="Times New Roman"/>
          <w:kern w:val="0"/>
          <w:sz w:val="22"/>
          <w:szCs w:val="22"/>
        </w:rPr>
        <w:t>이자유보계좌</w:t>
      </w:r>
      <w:r w:rsidR="005572F8" w:rsidRPr="00EE6855">
        <w:rPr>
          <w:rFonts w:ascii="Times New Roman"/>
          <w:kern w:val="0"/>
          <w:sz w:val="22"/>
          <w:szCs w:val="22"/>
        </w:rPr>
        <w:t xml:space="preserve"> </w:t>
      </w:r>
      <w:r w:rsidR="005572F8" w:rsidRPr="00EE6855">
        <w:rPr>
          <w:rFonts w:ascii="Times New Roman"/>
          <w:kern w:val="0"/>
          <w:sz w:val="22"/>
          <w:szCs w:val="22"/>
        </w:rPr>
        <w:t>및</w:t>
      </w:r>
      <w:r w:rsidR="005572F8" w:rsidRPr="00EE6855">
        <w:rPr>
          <w:rFonts w:ascii="Times New Roman"/>
          <w:kern w:val="0"/>
          <w:sz w:val="22"/>
          <w:szCs w:val="22"/>
        </w:rPr>
        <w:t xml:space="preserve"> Tranche B </w:t>
      </w:r>
      <w:r w:rsidR="005572F8" w:rsidRPr="00EE6855">
        <w:rPr>
          <w:rFonts w:ascii="Times New Roman"/>
          <w:kern w:val="0"/>
          <w:sz w:val="22"/>
          <w:szCs w:val="22"/>
        </w:rPr>
        <w:t>이자유보계좌에</w:t>
      </w:r>
      <w:r w:rsidR="005572F8" w:rsidRPr="00EE6855">
        <w:rPr>
          <w:rFonts w:ascii="Times New Roman"/>
          <w:kern w:val="0"/>
          <w:sz w:val="22"/>
          <w:szCs w:val="22"/>
        </w:rPr>
        <w:t xml:space="preserve"> </w:t>
      </w:r>
      <w:r w:rsidR="005572F8" w:rsidRPr="00EE6855">
        <w:rPr>
          <w:rFonts w:ascii="Times New Roman"/>
          <w:kern w:val="0"/>
          <w:sz w:val="22"/>
          <w:szCs w:val="22"/>
        </w:rPr>
        <w:t>관한</w:t>
      </w:r>
      <w:r w:rsidR="005572F8" w:rsidRPr="00EE6855">
        <w:rPr>
          <w:rFonts w:ascii="Times New Roman"/>
          <w:kern w:val="0"/>
          <w:sz w:val="22"/>
          <w:szCs w:val="22"/>
        </w:rPr>
        <w:t xml:space="preserve"> </w:t>
      </w:r>
      <w:r w:rsidR="005572F8" w:rsidRPr="00EE6855">
        <w:rPr>
          <w:rFonts w:ascii="Times New Roman"/>
          <w:kern w:val="0"/>
          <w:sz w:val="22"/>
          <w:szCs w:val="22"/>
        </w:rPr>
        <w:t>예금채권에</w:t>
      </w:r>
      <w:r w:rsidR="005572F8" w:rsidRPr="00EE6855">
        <w:rPr>
          <w:rFonts w:ascii="Times New Roman"/>
          <w:kern w:val="0"/>
          <w:sz w:val="22"/>
          <w:szCs w:val="22"/>
        </w:rPr>
        <w:t xml:space="preserve"> </w:t>
      </w:r>
      <w:r w:rsidR="005572F8" w:rsidRPr="00EE6855">
        <w:rPr>
          <w:rFonts w:ascii="Times New Roman"/>
          <w:kern w:val="0"/>
          <w:sz w:val="22"/>
          <w:szCs w:val="22"/>
        </w:rPr>
        <w:t>대하여</w:t>
      </w:r>
      <w:r w:rsidR="005572F8" w:rsidRPr="00EE6855">
        <w:rPr>
          <w:rFonts w:ascii="Times New Roman"/>
          <w:kern w:val="0"/>
          <w:sz w:val="22"/>
          <w:szCs w:val="22"/>
        </w:rPr>
        <w:t xml:space="preserve"> Tranche A </w:t>
      </w:r>
      <w:r w:rsidR="005572F8" w:rsidRPr="00EE6855">
        <w:rPr>
          <w:rFonts w:ascii="Times New Roman"/>
          <w:kern w:val="0"/>
          <w:sz w:val="22"/>
          <w:szCs w:val="22"/>
        </w:rPr>
        <w:t>대주를</w:t>
      </w:r>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1</w:t>
      </w:r>
      <w:r w:rsidR="005572F8" w:rsidRPr="00EE6855">
        <w:rPr>
          <w:rFonts w:ascii="Times New Roman"/>
          <w:kern w:val="0"/>
          <w:sz w:val="22"/>
          <w:szCs w:val="22"/>
        </w:rPr>
        <w:t>순위</w:t>
      </w:r>
      <w:r w:rsidR="005572F8" w:rsidRPr="00EE6855">
        <w:rPr>
          <w:rFonts w:ascii="Times New Roman"/>
          <w:kern w:val="0"/>
          <w:sz w:val="22"/>
          <w:szCs w:val="22"/>
        </w:rPr>
        <w:t xml:space="preserve"> </w:t>
      </w:r>
      <w:r w:rsidR="005572F8" w:rsidRPr="00EE6855">
        <w:rPr>
          <w:rFonts w:ascii="Times New Roman"/>
          <w:kern w:val="0"/>
          <w:sz w:val="22"/>
          <w:szCs w:val="22"/>
        </w:rPr>
        <w:t>근질권을</w:t>
      </w:r>
      <w:r w:rsidR="005572F8" w:rsidRPr="00EE6855">
        <w:rPr>
          <w:rFonts w:ascii="Times New Roman"/>
          <w:kern w:val="0"/>
          <w:sz w:val="22"/>
          <w:szCs w:val="22"/>
        </w:rPr>
        <w:t xml:space="preserve">, Tranche B </w:t>
      </w:r>
      <w:r w:rsidR="005572F8" w:rsidRPr="00EE6855">
        <w:rPr>
          <w:rFonts w:ascii="Times New Roman"/>
          <w:kern w:val="0"/>
          <w:sz w:val="22"/>
          <w:szCs w:val="22"/>
        </w:rPr>
        <w:t>대주를</w:t>
      </w:r>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2</w:t>
      </w:r>
      <w:r w:rsidR="005572F8" w:rsidRPr="00EE6855">
        <w:rPr>
          <w:rFonts w:ascii="Times New Roman"/>
          <w:kern w:val="0"/>
          <w:sz w:val="22"/>
          <w:szCs w:val="22"/>
        </w:rPr>
        <w:t>순위</w:t>
      </w:r>
      <w:r w:rsidR="005572F8" w:rsidRPr="00EE6855">
        <w:rPr>
          <w:rFonts w:ascii="Times New Roman"/>
          <w:kern w:val="0"/>
          <w:sz w:val="22"/>
          <w:szCs w:val="22"/>
        </w:rPr>
        <w:t xml:space="preserve"> </w:t>
      </w:r>
      <w:r w:rsidR="005572F8" w:rsidRPr="00EE6855">
        <w:rPr>
          <w:rFonts w:ascii="Times New Roman"/>
          <w:kern w:val="0"/>
          <w:sz w:val="22"/>
          <w:szCs w:val="22"/>
        </w:rPr>
        <w:t>근질권을</w:t>
      </w:r>
      <w:r w:rsidR="005572F8" w:rsidRPr="00EE6855">
        <w:rPr>
          <w:rFonts w:ascii="Times New Roman"/>
          <w:kern w:val="0"/>
          <w:sz w:val="22"/>
          <w:szCs w:val="22"/>
        </w:rPr>
        <w:t xml:space="preserve"> </w:t>
      </w:r>
      <w:r w:rsidR="005572F8" w:rsidRPr="00EE6855">
        <w:rPr>
          <w:rFonts w:ascii="Times New Roman"/>
          <w:kern w:val="0"/>
          <w:sz w:val="22"/>
          <w:szCs w:val="22"/>
        </w:rPr>
        <w:t>각</w:t>
      </w:r>
      <w:r w:rsidR="005572F8" w:rsidRPr="00EE6855">
        <w:rPr>
          <w:rFonts w:ascii="Times New Roman"/>
          <w:kern w:val="0"/>
          <w:sz w:val="22"/>
          <w:szCs w:val="22"/>
        </w:rPr>
        <w:t xml:space="preserve"> </w:t>
      </w:r>
      <w:r w:rsidR="005572F8" w:rsidRPr="00EE6855">
        <w:rPr>
          <w:rFonts w:ascii="Times New Roman"/>
          <w:kern w:val="0"/>
          <w:sz w:val="22"/>
          <w:szCs w:val="22"/>
        </w:rPr>
        <w:t>설정하는</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내용으로</w:t>
      </w:r>
      <w:r w:rsidR="005572F8" w:rsidRPr="00EE6855">
        <w:rPr>
          <w:rFonts w:ascii="Times New Roman"/>
          <w:kern w:val="0"/>
          <w:sz w:val="22"/>
          <w:szCs w:val="22"/>
        </w:rPr>
        <w:t xml:space="preserve"> </w:t>
      </w:r>
      <w:r w:rsidR="005572F8" w:rsidRPr="00EE6855">
        <w:rPr>
          <w:rFonts w:ascii="Times New Roman"/>
          <w:kern w:val="0"/>
          <w:sz w:val="22"/>
          <w:szCs w:val="22"/>
        </w:rPr>
        <w:t>하는</w:t>
      </w:r>
      <w:r w:rsidR="005572F8" w:rsidRPr="00EE6855">
        <w:rPr>
          <w:rFonts w:ascii="Times New Roman"/>
          <w:kern w:val="0"/>
          <w:sz w:val="22"/>
          <w:szCs w:val="22"/>
        </w:rPr>
        <w:t xml:space="preserve"> </w:t>
      </w:r>
      <w:r w:rsidR="005572F8" w:rsidRPr="00EE6855">
        <w:rPr>
          <w:rFonts w:ascii="Times New Roman"/>
          <w:kern w:val="0"/>
          <w:sz w:val="22"/>
          <w:szCs w:val="22"/>
        </w:rPr>
        <w:t>예금채권근질권설정계약으로서</w:t>
      </w:r>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9</w:t>
      </w:r>
      <w:r w:rsidR="005572F8" w:rsidRPr="00EE6855">
        <w:rPr>
          <w:rFonts w:ascii="Times New Roman"/>
          <w:kern w:val="0"/>
          <w:sz w:val="22"/>
          <w:szCs w:val="22"/>
        </w:rPr>
        <w:t>조</w:t>
      </w:r>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3</w:t>
      </w:r>
      <w:r w:rsidR="005572F8" w:rsidRPr="00EE6855">
        <w:rPr>
          <w:rFonts w:ascii="Times New Roman"/>
          <w:kern w:val="0"/>
          <w:sz w:val="22"/>
          <w:szCs w:val="22"/>
        </w:rPr>
        <w:t>항에</w:t>
      </w:r>
      <w:r w:rsidR="005572F8" w:rsidRPr="00EE6855">
        <w:rPr>
          <w:rFonts w:ascii="Times New Roman"/>
          <w:kern w:val="0"/>
          <w:sz w:val="22"/>
          <w:szCs w:val="22"/>
        </w:rPr>
        <w:t xml:space="preserve"> </w:t>
      </w:r>
      <w:r w:rsidR="005572F8" w:rsidRPr="00EE6855">
        <w:rPr>
          <w:rFonts w:ascii="Times New Roman"/>
          <w:kern w:val="0"/>
          <w:sz w:val="22"/>
          <w:szCs w:val="22"/>
        </w:rPr>
        <w:t>규정된</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말한다</w:t>
      </w:r>
      <w:r w:rsidR="00DD17E3">
        <w:rPr>
          <w:rFonts w:ascii="Times New Roman" w:hint="eastAsia"/>
          <w:kern w:val="0"/>
          <w:sz w:val="22"/>
          <w:szCs w:val="22"/>
        </w:rPr>
        <w:t>.</w:t>
      </w:r>
      <w:r w:rsidR="005572F8" w:rsidRPr="00EE6855" w:rsidDel="005572F8">
        <w:rPr>
          <w:rFonts w:ascii="Times New Roman"/>
          <w:kern w:val="0"/>
          <w:sz w:val="22"/>
          <w:szCs w:val="22"/>
        </w:rPr>
        <w:t xml:space="preserve"> </w:t>
      </w:r>
      <w:r w:rsidR="00DD17E3">
        <w:rPr>
          <w:rFonts w:ascii="Times New Roman" w:hint="eastAsia"/>
          <w:kern w:val="0"/>
          <w:sz w:val="22"/>
          <w:szCs w:val="22"/>
        </w:rPr>
        <w:t xml:space="preserve"> </w:t>
      </w:r>
    </w:p>
    <w:p w14:paraId="38B20726" w14:textId="77777777" w:rsidR="00932EE2" w:rsidRDefault="00932EE2" w:rsidP="00DD17E3">
      <w:pPr>
        <w:tabs>
          <w:tab w:val="left" w:pos="400"/>
        </w:tabs>
        <w:adjustRightInd w:val="0"/>
        <w:snapToGrid w:val="0"/>
        <w:spacing w:line="400" w:lineRule="exact"/>
        <w:rPr>
          <w:rFonts w:ascii="Times New Roman"/>
          <w:kern w:val="0"/>
          <w:sz w:val="22"/>
          <w:szCs w:val="22"/>
        </w:rPr>
      </w:pPr>
    </w:p>
    <w:p w14:paraId="46243E09" w14:textId="26A71B4B" w:rsidR="008B78B1" w:rsidRDefault="008B78B1" w:rsidP="004D320D">
      <w:pPr>
        <w:tabs>
          <w:tab w:val="left" w:pos="400"/>
        </w:tabs>
        <w:adjustRightInd w:val="0"/>
        <w:snapToGrid w:val="0"/>
        <w:spacing w:line="400" w:lineRule="exact"/>
        <w:rPr>
          <w:rFonts w:ascii="Times New Roman"/>
          <w:kern w:val="0"/>
          <w:sz w:val="22"/>
          <w:szCs w:val="22"/>
        </w:rPr>
      </w:pPr>
      <w:r w:rsidRPr="00B40ADA">
        <w:rPr>
          <w:rFonts w:ascii="Times New Roman"/>
          <w:b/>
          <w:kern w:val="0"/>
          <w:sz w:val="22"/>
        </w:rPr>
        <w:t>“</w:t>
      </w:r>
      <w:r w:rsidRPr="00B40ADA">
        <w:rPr>
          <w:rFonts w:ascii="Times New Roman"/>
          <w:b/>
          <w:kern w:val="0"/>
          <w:sz w:val="22"/>
        </w:rPr>
        <w:t>운영비</w:t>
      </w:r>
      <w:r w:rsidRPr="00B40ADA">
        <w:rPr>
          <w:rFonts w:ascii="Times New Roman"/>
          <w:b/>
          <w:kern w:val="0"/>
          <w:sz w:val="22"/>
        </w:rPr>
        <w:t>”</w:t>
      </w:r>
      <w:r w:rsidRPr="00B40ADA">
        <w:rPr>
          <w:rFonts w:ascii="Times New Roman"/>
          <w:kern w:val="0"/>
          <w:sz w:val="22"/>
        </w:rPr>
        <w:t>란</w:t>
      </w:r>
      <w:r w:rsidRPr="00B40ADA">
        <w:rPr>
          <w:rFonts w:ascii="Times New Roman"/>
          <w:kern w:val="0"/>
          <w:sz w:val="22"/>
        </w:rPr>
        <w:t xml:space="preserve"> </w:t>
      </w:r>
      <w:r w:rsidRPr="00B40ADA">
        <w:rPr>
          <w:rFonts w:ascii="Times New Roman"/>
          <w:kern w:val="0"/>
          <w:sz w:val="22"/>
        </w:rPr>
        <w:t>차주가</w:t>
      </w:r>
      <w:r w:rsidRPr="00B40ADA">
        <w:rPr>
          <w:rFonts w:ascii="Times New Roman"/>
          <w:kern w:val="0"/>
          <w:sz w:val="22"/>
        </w:rPr>
        <w:t xml:space="preserve"> </w:t>
      </w:r>
      <w:r>
        <w:rPr>
          <w:rFonts w:ascii="Times New Roman"/>
          <w:kern w:val="0"/>
          <w:sz w:val="22"/>
        </w:rPr>
        <w:t>본건</w:t>
      </w:r>
      <w:r>
        <w:rPr>
          <w:rFonts w:ascii="Times New Roman"/>
          <w:kern w:val="0"/>
          <w:sz w:val="22"/>
        </w:rPr>
        <w:t xml:space="preserve"> </w:t>
      </w:r>
      <w:r>
        <w:rPr>
          <w:rFonts w:ascii="Times New Roman"/>
          <w:kern w:val="0"/>
          <w:sz w:val="22"/>
        </w:rPr>
        <w:t>부동산</w:t>
      </w:r>
      <w:r w:rsidRPr="00B40ADA">
        <w:rPr>
          <w:rFonts w:ascii="Times New Roman"/>
          <w:kern w:val="0"/>
          <w:sz w:val="22"/>
        </w:rPr>
        <w:t>을</w:t>
      </w:r>
      <w:r w:rsidRPr="00B40ADA">
        <w:rPr>
          <w:rFonts w:ascii="Times New Roman"/>
          <w:kern w:val="0"/>
          <w:sz w:val="22"/>
        </w:rPr>
        <w:t xml:space="preserve"> </w:t>
      </w:r>
      <w:r w:rsidRPr="00B40ADA">
        <w:rPr>
          <w:rFonts w:ascii="Times New Roman"/>
          <w:kern w:val="0"/>
          <w:sz w:val="22"/>
        </w:rPr>
        <w:t>운영함에</w:t>
      </w:r>
      <w:r w:rsidRPr="00B40ADA">
        <w:rPr>
          <w:rFonts w:ascii="Times New Roman"/>
          <w:kern w:val="0"/>
          <w:sz w:val="22"/>
        </w:rPr>
        <w:t xml:space="preserve"> </w:t>
      </w:r>
      <w:r w:rsidRPr="00B40ADA">
        <w:rPr>
          <w:rFonts w:ascii="Times New Roman"/>
          <w:kern w:val="0"/>
          <w:sz w:val="22"/>
        </w:rPr>
        <w:t>따라</w:t>
      </w:r>
      <w:r w:rsidRPr="00B40ADA">
        <w:rPr>
          <w:rFonts w:ascii="Times New Roman"/>
          <w:kern w:val="0"/>
          <w:sz w:val="22"/>
        </w:rPr>
        <w:t xml:space="preserve"> </w:t>
      </w:r>
      <w:r w:rsidRPr="00B40ADA">
        <w:rPr>
          <w:rFonts w:ascii="Times New Roman"/>
          <w:kern w:val="0"/>
          <w:sz w:val="22"/>
        </w:rPr>
        <w:t>발생하는</w:t>
      </w:r>
      <w:r w:rsidRPr="006B1CF1">
        <w:rPr>
          <w:rFonts w:ascii="Times New Roman" w:hint="eastAsia"/>
          <w:kern w:val="0"/>
          <w:sz w:val="22"/>
        </w:rPr>
        <w:t xml:space="preserve"> </w:t>
      </w:r>
      <w:r w:rsidRPr="006B1CF1">
        <w:rPr>
          <w:rFonts w:ascii="Times New Roman" w:hint="eastAsia"/>
          <w:kern w:val="0"/>
          <w:sz w:val="22"/>
        </w:rPr>
        <w:t>유지관리비</w:t>
      </w:r>
      <w:r>
        <w:rPr>
          <w:rFonts w:ascii="Times New Roman" w:hint="eastAsia"/>
          <w:kern w:val="0"/>
          <w:sz w:val="22"/>
        </w:rPr>
        <w:t xml:space="preserve">, </w:t>
      </w:r>
      <w:r>
        <w:rPr>
          <w:rFonts w:ascii="Times New Roman" w:hint="eastAsia"/>
          <w:kern w:val="0"/>
          <w:sz w:val="22"/>
        </w:rPr>
        <w:t>보</w:t>
      </w:r>
      <w:r w:rsidRPr="006B1CF1">
        <w:rPr>
          <w:rFonts w:ascii="Times New Roman" w:hint="eastAsia"/>
          <w:kern w:val="0"/>
          <w:sz w:val="22"/>
        </w:rPr>
        <w:t>험료</w:t>
      </w:r>
      <w:r w:rsidRPr="006B1CF1">
        <w:rPr>
          <w:rFonts w:ascii="Times New Roman" w:hint="eastAsia"/>
          <w:kern w:val="0"/>
          <w:sz w:val="22"/>
        </w:rPr>
        <w:t xml:space="preserve">, </w:t>
      </w:r>
      <w:r w:rsidRPr="006B1CF1">
        <w:rPr>
          <w:rFonts w:ascii="Times New Roman" w:hint="eastAsia"/>
          <w:kern w:val="0"/>
          <w:sz w:val="22"/>
        </w:rPr>
        <w:t>수도광열비</w:t>
      </w:r>
      <w:r w:rsidRPr="006B1CF1">
        <w:rPr>
          <w:rFonts w:ascii="Times New Roman" w:hint="eastAsia"/>
          <w:kern w:val="0"/>
          <w:sz w:val="22"/>
        </w:rPr>
        <w:t xml:space="preserve">, </w:t>
      </w:r>
      <w:r w:rsidRPr="006B1CF1">
        <w:rPr>
          <w:rFonts w:ascii="Times New Roman" w:hint="eastAsia"/>
          <w:kern w:val="0"/>
          <w:sz w:val="22"/>
        </w:rPr>
        <w:t>각종</w:t>
      </w:r>
      <w:r w:rsidRPr="006B1CF1">
        <w:rPr>
          <w:rFonts w:ascii="Times New Roman" w:hint="eastAsia"/>
          <w:kern w:val="0"/>
          <w:sz w:val="22"/>
        </w:rPr>
        <w:t xml:space="preserve"> </w:t>
      </w:r>
      <w:r w:rsidRPr="006B1CF1">
        <w:rPr>
          <w:rFonts w:ascii="Times New Roman" w:hint="eastAsia"/>
          <w:kern w:val="0"/>
          <w:sz w:val="22"/>
        </w:rPr>
        <w:t>수수료</w:t>
      </w:r>
      <w:r w:rsidRPr="006B1CF1">
        <w:rPr>
          <w:rFonts w:ascii="Times New Roman" w:hint="eastAsia"/>
          <w:kern w:val="0"/>
          <w:sz w:val="22"/>
        </w:rPr>
        <w:t xml:space="preserve">, </w:t>
      </w:r>
      <w:r w:rsidRPr="006B1CF1">
        <w:rPr>
          <w:rFonts w:ascii="Times New Roman" w:hint="eastAsia"/>
          <w:kern w:val="0"/>
          <w:sz w:val="22"/>
        </w:rPr>
        <w:t>재산세</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부동산</w:t>
      </w:r>
      <w:r w:rsidRPr="006B1CF1">
        <w:rPr>
          <w:rFonts w:ascii="Times New Roman" w:hint="eastAsia"/>
          <w:kern w:val="0"/>
          <w:sz w:val="22"/>
        </w:rPr>
        <w:t xml:space="preserve"> </w:t>
      </w:r>
      <w:r w:rsidRPr="006B1CF1">
        <w:rPr>
          <w:rFonts w:ascii="Times New Roman" w:hint="eastAsia"/>
          <w:kern w:val="0"/>
          <w:sz w:val="22"/>
        </w:rPr>
        <w:t>관련</w:t>
      </w:r>
      <w:r w:rsidRPr="006B1CF1">
        <w:rPr>
          <w:rFonts w:ascii="Times New Roman" w:hint="eastAsia"/>
          <w:kern w:val="0"/>
          <w:sz w:val="22"/>
        </w:rPr>
        <w:t xml:space="preserve"> </w:t>
      </w:r>
      <w:r w:rsidRPr="006B1CF1">
        <w:rPr>
          <w:rFonts w:ascii="Times New Roman" w:hint="eastAsia"/>
          <w:kern w:val="0"/>
          <w:sz w:val="22"/>
        </w:rPr>
        <w:t>제세공과금</w:t>
      </w:r>
      <w:r>
        <w:rPr>
          <w:rFonts w:ascii="Times New Roman" w:hint="eastAsia"/>
          <w:kern w:val="0"/>
          <w:sz w:val="22"/>
        </w:rPr>
        <w:t xml:space="preserve">, </w:t>
      </w:r>
      <w:r>
        <w:rPr>
          <w:rFonts w:ascii="Times New Roman" w:hint="eastAsia"/>
          <w:kern w:val="0"/>
          <w:sz w:val="22"/>
        </w:rPr>
        <w:t>임차와</w:t>
      </w:r>
      <w:r>
        <w:rPr>
          <w:rFonts w:ascii="Times New Roman" w:hint="eastAsia"/>
          <w:kern w:val="0"/>
          <w:sz w:val="22"/>
        </w:rPr>
        <w:t xml:space="preserve"> </w:t>
      </w:r>
      <w:r>
        <w:rPr>
          <w:rFonts w:ascii="Times New Roman" w:hint="eastAsia"/>
          <w:kern w:val="0"/>
          <w:sz w:val="22"/>
        </w:rPr>
        <w:t>관련된</w:t>
      </w:r>
      <w:r>
        <w:rPr>
          <w:rFonts w:ascii="Times New Roman" w:hint="eastAsia"/>
          <w:kern w:val="0"/>
          <w:sz w:val="22"/>
        </w:rPr>
        <w:t xml:space="preserve"> </w:t>
      </w:r>
      <w:r>
        <w:rPr>
          <w:rFonts w:ascii="Times New Roman" w:hint="eastAsia"/>
          <w:kern w:val="0"/>
          <w:sz w:val="22"/>
        </w:rPr>
        <w:t>비용</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수입을</w:t>
      </w:r>
      <w:r w:rsidRPr="006B1CF1">
        <w:rPr>
          <w:rFonts w:ascii="Times New Roman" w:hint="eastAsia"/>
          <w:kern w:val="0"/>
          <w:sz w:val="22"/>
        </w:rPr>
        <w:t xml:space="preserve"> </w:t>
      </w:r>
      <w:r w:rsidRPr="006B1CF1">
        <w:rPr>
          <w:rFonts w:ascii="Times New Roman" w:hint="eastAsia"/>
          <w:kern w:val="0"/>
          <w:sz w:val="22"/>
        </w:rPr>
        <w:t>창출하기</w:t>
      </w:r>
      <w:r w:rsidRPr="006B1CF1">
        <w:rPr>
          <w:rFonts w:ascii="Times New Roman" w:hint="eastAsia"/>
          <w:kern w:val="0"/>
          <w:sz w:val="22"/>
        </w:rPr>
        <w:t xml:space="preserve"> </w:t>
      </w:r>
      <w:r w:rsidRPr="006B1CF1">
        <w:rPr>
          <w:rFonts w:ascii="Times New Roman" w:hint="eastAsia"/>
          <w:kern w:val="0"/>
          <w:sz w:val="22"/>
        </w:rPr>
        <w:t>위하여</w:t>
      </w:r>
      <w:r w:rsidRPr="006B1CF1">
        <w:rPr>
          <w:rFonts w:ascii="Times New Roman" w:hint="eastAsia"/>
          <w:kern w:val="0"/>
          <w:sz w:val="22"/>
        </w:rPr>
        <w:t xml:space="preserve"> </w:t>
      </w:r>
      <w:r w:rsidRPr="006B1CF1">
        <w:rPr>
          <w:rFonts w:ascii="Times New Roman" w:hint="eastAsia"/>
          <w:kern w:val="0"/>
          <w:sz w:val="22"/>
        </w:rPr>
        <w:t>지출되는</w:t>
      </w:r>
      <w:r w:rsidRPr="006B1CF1">
        <w:rPr>
          <w:rFonts w:ascii="Times New Roman" w:hint="eastAsia"/>
          <w:kern w:val="0"/>
          <w:sz w:val="22"/>
        </w:rPr>
        <w:t xml:space="preserve"> </w:t>
      </w:r>
      <w:r w:rsidRPr="006B1CF1">
        <w:rPr>
          <w:rFonts w:ascii="Times New Roman" w:hint="eastAsia"/>
          <w:kern w:val="0"/>
          <w:sz w:val="22"/>
        </w:rPr>
        <w:t>일체의</w:t>
      </w:r>
      <w:r w:rsidRPr="006B1CF1">
        <w:rPr>
          <w:rFonts w:ascii="Times New Roman" w:hint="eastAsia"/>
          <w:kern w:val="0"/>
          <w:sz w:val="22"/>
        </w:rPr>
        <w:t xml:space="preserve"> </w:t>
      </w:r>
      <w:r w:rsidRPr="00B40ADA">
        <w:rPr>
          <w:rFonts w:ascii="Times New Roman"/>
          <w:kern w:val="0"/>
          <w:sz w:val="22"/>
        </w:rPr>
        <w:t>비용을</w:t>
      </w:r>
      <w:r>
        <w:rPr>
          <w:rFonts w:ascii="Times New Roman" w:hint="eastAsia"/>
          <w:kern w:val="0"/>
          <w:sz w:val="22"/>
        </w:rPr>
        <w:t xml:space="preserve"> </w:t>
      </w:r>
      <w:r>
        <w:rPr>
          <w:rFonts w:ascii="Times New Roman" w:hint="eastAsia"/>
          <w:kern w:val="0"/>
          <w:sz w:val="22"/>
        </w:rPr>
        <w:t>말한다</w:t>
      </w:r>
      <w:r>
        <w:rPr>
          <w:rFonts w:ascii="Times New Roman" w:hint="eastAsia"/>
          <w:kern w:val="0"/>
          <w:sz w:val="22"/>
        </w:rPr>
        <w:t xml:space="preserve">. </w:t>
      </w:r>
    </w:p>
    <w:p w14:paraId="75ED22ED" w14:textId="77777777" w:rsidR="00CE3E41" w:rsidRPr="00413874" w:rsidRDefault="00CE3E41" w:rsidP="004D320D">
      <w:pPr>
        <w:tabs>
          <w:tab w:val="left" w:pos="400"/>
        </w:tabs>
        <w:adjustRightInd w:val="0"/>
        <w:snapToGrid w:val="0"/>
        <w:spacing w:line="400" w:lineRule="exact"/>
        <w:rPr>
          <w:rFonts w:ascii="Times New Roman"/>
          <w:kern w:val="0"/>
          <w:sz w:val="22"/>
          <w:szCs w:val="22"/>
        </w:rPr>
      </w:pPr>
    </w:p>
    <w:p w14:paraId="604FB313" w14:textId="246CD80A"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위법</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금융계약을</w:t>
      </w:r>
      <w:r w:rsidR="00ED1F17" w:rsidRPr="00413874">
        <w:rPr>
          <w:rFonts w:ascii="Times New Roman"/>
          <w:kern w:val="0"/>
          <w:sz w:val="22"/>
          <w:szCs w:val="22"/>
        </w:rPr>
        <w:t xml:space="preserve"> </w:t>
      </w:r>
      <w:r w:rsidR="00ED1F17" w:rsidRPr="00413874">
        <w:rPr>
          <w:rFonts w:ascii="Times New Roman"/>
          <w:kern w:val="0"/>
          <w:sz w:val="22"/>
          <w:szCs w:val="22"/>
        </w:rPr>
        <w:t>체결한</w:t>
      </w:r>
      <w:r w:rsidR="00ED1F17" w:rsidRPr="00413874">
        <w:rPr>
          <w:rFonts w:ascii="Times New Roman"/>
          <w:kern w:val="0"/>
          <w:sz w:val="22"/>
          <w:szCs w:val="22"/>
        </w:rPr>
        <w:t xml:space="preserve"> </w:t>
      </w:r>
      <w:r w:rsidR="00ED1F17" w:rsidRPr="00413874">
        <w:rPr>
          <w:rFonts w:ascii="Times New Roman"/>
          <w:kern w:val="0"/>
          <w:sz w:val="22"/>
          <w:szCs w:val="22"/>
        </w:rPr>
        <w:t>당사자에게</w:t>
      </w:r>
      <w:r w:rsidR="00ED1F17" w:rsidRPr="00413874">
        <w:rPr>
          <w:rFonts w:ascii="Times New Roman"/>
          <w:kern w:val="0"/>
          <w:sz w:val="22"/>
          <w:szCs w:val="22"/>
        </w:rPr>
        <w:t xml:space="preserve"> </w:t>
      </w:r>
      <w:r w:rsidR="00ED1F17" w:rsidRPr="00413874">
        <w:rPr>
          <w:rFonts w:ascii="Times New Roman"/>
          <w:kern w:val="0"/>
          <w:sz w:val="22"/>
          <w:szCs w:val="22"/>
        </w:rPr>
        <w:t>적용되는</w:t>
      </w:r>
      <w:r w:rsidR="00ED1F17" w:rsidRPr="00413874">
        <w:rPr>
          <w:rFonts w:ascii="Times New Roman"/>
          <w:kern w:val="0"/>
          <w:sz w:val="22"/>
          <w:szCs w:val="22"/>
        </w:rPr>
        <w:t xml:space="preserve"> </w:t>
      </w:r>
      <w:r w:rsidR="00ED1F17" w:rsidRPr="00413874">
        <w:rPr>
          <w:rFonts w:ascii="Times New Roman"/>
          <w:kern w:val="0"/>
          <w:sz w:val="22"/>
          <w:szCs w:val="22"/>
        </w:rPr>
        <w:t>법률</w:t>
      </w:r>
      <w:r w:rsidR="00ED1F17" w:rsidRPr="00413874">
        <w:rPr>
          <w:rFonts w:ascii="Times New Roman"/>
          <w:kern w:val="0"/>
          <w:sz w:val="22"/>
          <w:szCs w:val="22"/>
        </w:rPr>
        <w:t xml:space="preserve">, </w:t>
      </w:r>
      <w:r w:rsidR="00ED1F17" w:rsidRPr="00413874">
        <w:rPr>
          <w:rFonts w:ascii="Times New Roman"/>
          <w:kern w:val="0"/>
          <w:sz w:val="22"/>
          <w:szCs w:val="22"/>
        </w:rPr>
        <w:t>시행령</w:t>
      </w:r>
      <w:r w:rsidR="00ED1F17" w:rsidRPr="00413874">
        <w:rPr>
          <w:rFonts w:ascii="Times New Roman"/>
          <w:kern w:val="0"/>
          <w:sz w:val="22"/>
          <w:szCs w:val="22"/>
        </w:rPr>
        <w:t xml:space="preserve">, </w:t>
      </w:r>
      <w:r w:rsidR="00ED1F17" w:rsidRPr="00413874">
        <w:rPr>
          <w:rFonts w:ascii="Times New Roman"/>
          <w:kern w:val="0"/>
          <w:sz w:val="22"/>
          <w:szCs w:val="22"/>
        </w:rPr>
        <w:t>규칙</w:t>
      </w:r>
      <w:r w:rsidR="00ED1F17" w:rsidRPr="00413874">
        <w:rPr>
          <w:rFonts w:ascii="Times New Roman"/>
          <w:kern w:val="0"/>
          <w:sz w:val="22"/>
          <w:szCs w:val="22"/>
        </w:rPr>
        <w:t xml:space="preserve"> </w:t>
      </w:r>
      <w:r w:rsidR="00ED1F17" w:rsidRPr="00413874">
        <w:rPr>
          <w:rFonts w:ascii="Times New Roman"/>
          <w:kern w:val="0"/>
          <w:sz w:val="22"/>
          <w:szCs w:val="22"/>
        </w:rPr>
        <w:t>기타</w:t>
      </w:r>
      <w:r w:rsidR="00ED1F17" w:rsidRPr="00413874">
        <w:rPr>
          <w:rFonts w:ascii="Times New Roman"/>
          <w:kern w:val="0"/>
          <w:sz w:val="22"/>
          <w:szCs w:val="22"/>
        </w:rPr>
        <w:t xml:space="preserve"> </w:t>
      </w:r>
      <w:r w:rsidR="00ED1F17" w:rsidRPr="00413874">
        <w:rPr>
          <w:rFonts w:ascii="Times New Roman"/>
          <w:kern w:val="0"/>
          <w:sz w:val="22"/>
          <w:szCs w:val="22"/>
        </w:rPr>
        <w:t>행정관청</w:t>
      </w:r>
      <w:r w:rsidR="00ED1F17" w:rsidRPr="00413874">
        <w:rPr>
          <w:rFonts w:ascii="Times New Roman"/>
          <w:kern w:val="0"/>
          <w:sz w:val="22"/>
          <w:szCs w:val="22"/>
        </w:rPr>
        <w:t xml:space="preserve"> </w:t>
      </w:r>
      <w:r w:rsidR="00ED1F17" w:rsidRPr="00413874">
        <w:rPr>
          <w:rFonts w:ascii="Times New Roman"/>
          <w:kern w:val="0"/>
          <w:sz w:val="22"/>
          <w:szCs w:val="22"/>
        </w:rPr>
        <w:t>및</w:t>
      </w:r>
      <w:r w:rsidR="00ED1F17" w:rsidRPr="00413874">
        <w:rPr>
          <w:rFonts w:ascii="Times New Roman"/>
          <w:kern w:val="0"/>
          <w:sz w:val="22"/>
          <w:szCs w:val="22"/>
        </w:rPr>
        <w:t xml:space="preserve"> </w:t>
      </w:r>
      <w:r w:rsidR="00ED1F17" w:rsidRPr="00413874">
        <w:rPr>
          <w:rFonts w:ascii="Times New Roman"/>
          <w:kern w:val="0"/>
          <w:sz w:val="22"/>
          <w:szCs w:val="22"/>
        </w:rPr>
        <w:t>한국은행의</w:t>
      </w:r>
      <w:r w:rsidR="00ED1F17" w:rsidRPr="00413874">
        <w:rPr>
          <w:rFonts w:ascii="Times New Roman"/>
          <w:kern w:val="0"/>
          <w:sz w:val="22"/>
          <w:szCs w:val="22"/>
        </w:rPr>
        <w:t xml:space="preserve"> </w:t>
      </w:r>
      <w:r w:rsidR="00ED1F17" w:rsidRPr="00413874">
        <w:rPr>
          <w:rFonts w:ascii="Times New Roman"/>
          <w:kern w:val="0"/>
          <w:sz w:val="22"/>
          <w:szCs w:val="22"/>
        </w:rPr>
        <w:t>규정이나</w:t>
      </w:r>
      <w:r w:rsidR="00ED1F17" w:rsidRPr="00413874">
        <w:rPr>
          <w:rFonts w:ascii="Times New Roman"/>
          <w:kern w:val="0"/>
          <w:sz w:val="22"/>
          <w:szCs w:val="22"/>
        </w:rPr>
        <w:t xml:space="preserve"> </w:t>
      </w:r>
      <w:r w:rsidR="00ED1F17" w:rsidRPr="00413874">
        <w:rPr>
          <w:rFonts w:ascii="Times New Roman"/>
          <w:kern w:val="0"/>
          <w:sz w:val="22"/>
          <w:szCs w:val="22"/>
        </w:rPr>
        <w:t>고시</w:t>
      </w:r>
      <w:r w:rsidR="00ED1F17" w:rsidRPr="00413874">
        <w:rPr>
          <w:rFonts w:ascii="Times New Roman"/>
          <w:kern w:val="0"/>
          <w:sz w:val="22"/>
          <w:szCs w:val="22"/>
        </w:rPr>
        <w:t xml:space="preserve"> </w:t>
      </w:r>
      <w:r w:rsidR="00ED1F17" w:rsidRPr="00413874">
        <w:rPr>
          <w:rFonts w:ascii="Times New Roman"/>
          <w:kern w:val="0"/>
          <w:sz w:val="22"/>
          <w:szCs w:val="22"/>
        </w:rPr>
        <w:t>등</w:t>
      </w:r>
      <w:r w:rsidR="00ED1F17" w:rsidRPr="00413874">
        <w:rPr>
          <w:rFonts w:ascii="Times New Roman"/>
          <w:kern w:val="0"/>
          <w:sz w:val="22"/>
          <w:szCs w:val="22"/>
        </w:rPr>
        <w:t>(</w:t>
      </w:r>
      <w:r w:rsidR="00ED1F17" w:rsidRPr="00413874">
        <w:rPr>
          <w:rFonts w:ascii="Times New Roman"/>
          <w:kern w:val="0"/>
          <w:sz w:val="22"/>
          <w:szCs w:val="22"/>
        </w:rPr>
        <w:t>법적</w:t>
      </w:r>
      <w:r w:rsidR="00ED1F17" w:rsidRPr="00413874">
        <w:rPr>
          <w:rFonts w:ascii="Times New Roman"/>
          <w:kern w:val="0"/>
          <w:sz w:val="22"/>
          <w:szCs w:val="22"/>
        </w:rPr>
        <w:t xml:space="preserve"> </w:t>
      </w:r>
      <w:r w:rsidR="00ED1F17" w:rsidRPr="00413874">
        <w:rPr>
          <w:rFonts w:ascii="Times New Roman"/>
          <w:kern w:val="0"/>
          <w:sz w:val="22"/>
          <w:szCs w:val="22"/>
        </w:rPr>
        <w:t>효력여부를</w:t>
      </w:r>
      <w:r w:rsidR="00ED1F17" w:rsidRPr="00413874">
        <w:rPr>
          <w:rFonts w:ascii="Times New Roman"/>
          <w:kern w:val="0"/>
          <w:sz w:val="22"/>
          <w:szCs w:val="22"/>
        </w:rPr>
        <w:t xml:space="preserve"> </w:t>
      </w:r>
      <w:r w:rsidR="00ED1F17" w:rsidRPr="00413874">
        <w:rPr>
          <w:rFonts w:ascii="Times New Roman"/>
          <w:kern w:val="0"/>
          <w:sz w:val="22"/>
          <w:szCs w:val="22"/>
        </w:rPr>
        <w:t>불문함</w:t>
      </w:r>
      <w:r w:rsidR="00ED1F17" w:rsidRPr="00413874">
        <w:rPr>
          <w:rFonts w:ascii="Times New Roman"/>
          <w:kern w:val="0"/>
          <w:sz w:val="22"/>
          <w:szCs w:val="22"/>
        </w:rPr>
        <w:t>)</w:t>
      </w:r>
      <w:r w:rsidR="00ED1F17" w:rsidRPr="00413874">
        <w:rPr>
          <w:rFonts w:ascii="Times New Roman"/>
          <w:kern w:val="0"/>
          <w:sz w:val="22"/>
          <w:szCs w:val="22"/>
        </w:rPr>
        <w:t>을</w:t>
      </w:r>
      <w:r w:rsidR="00ED1F17" w:rsidRPr="00413874">
        <w:rPr>
          <w:rFonts w:ascii="Times New Roman"/>
          <w:kern w:val="0"/>
          <w:sz w:val="22"/>
          <w:szCs w:val="22"/>
        </w:rPr>
        <w:t xml:space="preserve"> </w:t>
      </w:r>
      <w:r w:rsidR="00ED1F17" w:rsidRPr="00413874">
        <w:rPr>
          <w:rFonts w:ascii="Times New Roman"/>
          <w:kern w:val="0"/>
          <w:sz w:val="22"/>
          <w:szCs w:val="22"/>
        </w:rPr>
        <w:t>위반하는</w:t>
      </w:r>
      <w:r w:rsidR="00ED1F17" w:rsidRPr="00413874">
        <w:rPr>
          <w:rFonts w:ascii="Times New Roman"/>
          <w:kern w:val="0"/>
          <w:sz w:val="22"/>
          <w:szCs w:val="22"/>
        </w:rPr>
        <w:t xml:space="preserve"> </w:t>
      </w:r>
      <w:r w:rsidR="00ED1F17" w:rsidRPr="00413874">
        <w:rPr>
          <w:rFonts w:ascii="Times New Roman"/>
          <w:kern w:val="0"/>
          <w:sz w:val="22"/>
          <w:szCs w:val="22"/>
        </w:rPr>
        <w:t>것을</w:t>
      </w:r>
      <w:r w:rsidR="00ED1F17" w:rsidRPr="00413874">
        <w:rPr>
          <w:rFonts w:ascii="Times New Roman"/>
          <w:kern w:val="0"/>
          <w:sz w:val="22"/>
          <w:szCs w:val="22"/>
        </w:rPr>
        <w:t xml:space="preserve"> </w:t>
      </w:r>
      <w:r w:rsidR="00ED1F17" w:rsidRPr="00413874">
        <w:rPr>
          <w:rFonts w:ascii="Times New Roman"/>
          <w:kern w:val="0"/>
          <w:sz w:val="22"/>
          <w:szCs w:val="22"/>
        </w:rPr>
        <w:t>말한다</w:t>
      </w:r>
      <w:r w:rsidR="00ED1F17" w:rsidRPr="00413874">
        <w:rPr>
          <w:rFonts w:ascii="Times New Roman"/>
          <w:kern w:val="0"/>
          <w:sz w:val="22"/>
          <w:szCs w:val="22"/>
        </w:rPr>
        <w:t>.</w:t>
      </w:r>
    </w:p>
    <w:p w14:paraId="4E710CD1" w14:textId="77777777" w:rsidR="005246ED" w:rsidRPr="00413874" w:rsidRDefault="005246ED" w:rsidP="005246ED">
      <w:pPr>
        <w:tabs>
          <w:tab w:val="left" w:pos="400"/>
        </w:tabs>
        <w:adjustRightInd w:val="0"/>
        <w:snapToGrid w:val="0"/>
        <w:spacing w:line="400" w:lineRule="exact"/>
        <w:rPr>
          <w:rFonts w:ascii="Times New Roman"/>
          <w:b/>
          <w:kern w:val="0"/>
          <w:sz w:val="22"/>
          <w:szCs w:val="22"/>
        </w:rPr>
      </w:pPr>
    </w:p>
    <w:p w14:paraId="62057F39" w14:textId="77777777" w:rsidR="005246ED" w:rsidRPr="00413874" w:rsidRDefault="005246ED" w:rsidP="000F7FA0">
      <w:pPr>
        <w:tabs>
          <w:tab w:val="left" w:pos="400"/>
        </w:tabs>
        <w:adjustRightInd w:val="0"/>
        <w:snapToGrid w:val="0"/>
        <w:spacing w:line="400" w:lineRule="exact"/>
        <w:rPr>
          <w:rFonts w:ascii="Times New Roman"/>
          <w:kern w:val="0"/>
          <w:sz w:val="22"/>
          <w:szCs w:val="22"/>
          <w:lang w:val="x-none"/>
        </w:rPr>
      </w:pPr>
      <w:r w:rsidRPr="00413874">
        <w:rPr>
          <w:rFonts w:ascii="Times New Roman"/>
          <w:b/>
          <w:kern w:val="0"/>
          <w:sz w:val="22"/>
          <w:szCs w:val="22"/>
          <w:lang w:val="x-none"/>
        </w:rPr>
        <w:t>“</w:t>
      </w:r>
      <w:r w:rsidRPr="00413874">
        <w:rPr>
          <w:rFonts w:ascii="Times New Roman"/>
          <w:b/>
          <w:kern w:val="0"/>
          <w:sz w:val="22"/>
          <w:szCs w:val="22"/>
          <w:lang w:val="x-none"/>
        </w:rPr>
        <w:t>응당일</w:t>
      </w:r>
      <w:r w:rsidRPr="00413874">
        <w:rPr>
          <w:rFonts w:ascii="Times New Roman"/>
          <w:b/>
          <w:kern w:val="0"/>
          <w:sz w:val="22"/>
          <w:szCs w:val="22"/>
          <w:lang w:val="x-none"/>
        </w:rPr>
        <w:t>”</w:t>
      </w:r>
      <w:r w:rsidRPr="00413874">
        <w:rPr>
          <w:rFonts w:ascii="Times New Roman"/>
          <w:kern w:val="0"/>
          <w:sz w:val="22"/>
          <w:szCs w:val="22"/>
          <w:lang w:val="x-none"/>
        </w:rPr>
        <w:t>이라</w:t>
      </w:r>
      <w:r w:rsidRPr="00413874">
        <w:rPr>
          <w:rFonts w:ascii="Times New Roman"/>
          <w:kern w:val="0"/>
          <w:sz w:val="22"/>
          <w:szCs w:val="22"/>
          <w:lang w:val="x-none"/>
        </w:rPr>
        <w:t xml:space="preserve"> </w:t>
      </w:r>
      <w:r w:rsidRPr="00413874">
        <w:rPr>
          <w:rFonts w:ascii="Times New Roman"/>
          <w:kern w:val="0"/>
          <w:sz w:val="22"/>
          <w:szCs w:val="22"/>
          <w:lang w:val="x-none"/>
        </w:rPr>
        <w:t>함은</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달이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년이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달과</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말한다</w:t>
      </w:r>
      <w:r w:rsidRPr="00413874">
        <w:rPr>
          <w:rFonts w:ascii="Times New Roman"/>
          <w:kern w:val="0"/>
          <w:sz w:val="22"/>
          <w:szCs w:val="22"/>
          <w:lang w:val="x-none"/>
        </w:rPr>
        <w:t>.</w:t>
      </w:r>
    </w:p>
    <w:p w14:paraId="6C95B907" w14:textId="77777777" w:rsidR="00FE56CC" w:rsidRPr="00413874" w:rsidRDefault="00FE56CC" w:rsidP="008B24EF">
      <w:pPr>
        <w:tabs>
          <w:tab w:val="left" w:pos="400"/>
        </w:tabs>
        <w:adjustRightInd w:val="0"/>
        <w:snapToGrid w:val="0"/>
        <w:spacing w:line="400" w:lineRule="exact"/>
        <w:rPr>
          <w:rFonts w:ascii="Times New Roman"/>
          <w:b/>
          <w:kern w:val="0"/>
          <w:sz w:val="22"/>
          <w:szCs w:val="22"/>
          <w:lang w:val="x-none"/>
        </w:rPr>
      </w:pPr>
    </w:p>
    <w:p w14:paraId="46E830F6" w14:textId="2CC3C8C7"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이자기간</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본</w:t>
      </w:r>
      <w:r w:rsidR="00ED1F17" w:rsidRPr="00413874">
        <w:rPr>
          <w:rFonts w:ascii="Times New Roman"/>
          <w:kern w:val="0"/>
          <w:sz w:val="22"/>
          <w:szCs w:val="22"/>
        </w:rPr>
        <w:t xml:space="preserve"> </w:t>
      </w:r>
      <w:r w:rsidR="00ED1F17" w:rsidRPr="00413874">
        <w:rPr>
          <w:rFonts w:ascii="Times New Roman"/>
          <w:kern w:val="0"/>
          <w:sz w:val="22"/>
          <w:szCs w:val="22"/>
        </w:rPr>
        <w:t>약정</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5</w:t>
      </w:r>
      <w:r w:rsidR="00ED1F17" w:rsidRPr="00413874">
        <w:rPr>
          <w:rFonts w:ascii="Times New Roman"/>
          <w:kern w:val="0"/>
          <w:sz w:val="22"/>
          <w:szCs w:val="22"/>
        </w:rPr>
        <w:t>조</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2</w:t>
      </w:r>
      <w:r w:rsidR="00ED1F17" w:rsidRPr="00413874">
        <w:rPr>
          <w:rFonts w:ascii="Times New Roman"/>
          <w:kern w:val="0"/>
          <w:sz w:val="22"/>
          <w:szCs w:val="22"/>
        </w:rPr>
        <w:t>항에서</w:t>
      </w:r>
      <w:r w:rsidR="00ED1F17" w:rsidRPr="00413874">
        <w:rPr>
          <w:rFonts w:ascii="Times New Roman"/>
          <w:kern w:val="0"/>
          <w:sz w:val="22"/>
          <w:szCs w:val="22"/>
        </w:rPr>
        <w:t xml:space="preserve"> </w:t>
      </w:r>
      <w:r w:rsidR="00ED1F17" w:rsidRPr="00413874">
        <w:rPr>
          <w:rFonts w:ascii="Times New Roman"/>
          <w:kern w:val="0"/>
          <w:sz w:val="22"/>
          <w:szCs w:val="22"/>
        </w:rPr>
        <w:t>정하는</w:t>
      </w:r>
      <w:r w:rsidR="00ED1F17" w:rsidRPr="00413874">
        <w:rPr>
          <w:rFonts w:ascii="Times New Roman"/>
          <w:kern w:val="0"/>
          <w:sz w:val="22"/>
          <w:szCs w:val="22"/>
        </w:rPr>
        <w:t xml:space="preserve"> </w:t>
      </w:r>
      <w:r w:rsidR="00ED1F17" w:rsidRPr="00413874">
        <w:rPr>
          <w:rFonts w:ascii="Times New Roman"/>
          <w:kern w:val="0"/>
          <w:sz w:val="22"/>
          <w:szCs w:val="22"/>
        </w:rPr>
        <w:t>바에</w:t>
      </w:r>
      <w:r w:rsidR="00ED1F17" w:rsidRPr="00413874">
        <w:rPr>
          <w:rFonts w:ascii="Times New Roman"/>
          <w:kern w:val="0"/>
          <w:sz w:val="22"/>
          <w:szCs w:val="22"/>
        </w:rPr>
        <w:t xml:space="preserve"> </w:t>
      </w:r>
      <w:r w:rsidR="00ED1F17" w:rsidRPr="00413874">
        <w:rPr>
          <w:rFonts w:ascii="Times New Roman"/>
          <w:kern w:val="0"/>
          <w:sz w:val="22"/>
          <w:szCs w:val="22"/>
        </w:rPr>
        <w:t>따른다</w:t>
      </w:r>
      <w:r w:rsidR="00ED1F17" w:rsidRPr="00413874">
        <w:rPr>
          <w:rFonts w:ascii="Times New Roman"/>
          <w:kern w:val="0"/>
          <w:sz w:val="22"/>
          <w:szCs w:val="22"/>
        </w:rPr>
        <w:t>.</w:t>
      </w:r>
    </w:p>
    <w:p w14:paraId="6E642B82" w14:textId="02585E76" w:rsidR="00D75750" w:rsidRPr="00413874" w:rsidRDefault="00D75750" w:rsidP="00D75750">
      <w:pPr>
        <w:tabs>
          <w:tab w:val="left" w:pos="400"/>
        </w:tabs>
        <w:adjustRightInd w:val="0"/>
        <w:snapToGrid w:val="0"/>
        <w:spacing w:line="400" w:lineRule="exact"/>
        <w:rPr>
          <w:rFonts w:ascii="Times New Roman"/>
          <w:bCs/>
          <w:sz w:val="22"/>
          <w:szCs w:val="22"/>
        </w:rPr>
      </w:pPr>
    </w:p>
    <w:p w14:paraId="2E1BB986" w14:textId="73795616" w:rsidR="00D75750" w:rsidRPr="00413874" w:rsidRDefault="00D75750" w:rsidP="00186111">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이자율결정일</w:t>
      </w:r>
      <w:r w:rsidR="00AF79DC" w:rsidRPr="00413874">
        <w:rPr>
          <w:rFonts w:ascii="Times New Roman" w:hint="eastAsia"/>
          <w:b/>
          <w:bCs/>
          <w:kern w:val="0"/>
          <w:sz w:val="22"/>
          <w:szCs w:val="22"/>
        </w:rPr>
        <w:t>(</w:t>
      </w:r>
      <w:r w:rsidR="00AF79DC" w:rsidRPr="00413874">
        <w:rPr>
          <w:rFonts w:ascii="Times New Roman" w:hint="eastAsia"/>
          <w:b/>
          <w:bCs/>
          <w:kern w:val="0"/>
          <w:sz w:val="22"/>
          <w:szCs w:val="22"/>
        </w:rPr>
        <w:t>변동금리</w:t>
      </w:r>
      <w:r w:rsidR="00AF79DC" w:rsidRPr="00413874">
        <w:rPr>
          <w:rFonts w:ascii="Times New Roman" w:hint="eastAsia"/>
          <w:b/>
          <w:bCs/>
          <w:kern w:val="0"/>
          <w:sz w:val="22"/>
          <w:szCs w:val="22"/>
        </w:rPr>
        <w:t>)</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AC7A80"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che A-2</w:t>
      </w:r>
      <w:r w:rsidR="00302A17" w:rsidRPr="00413874">
        <w:rPr>
          <w:rFonts w:ascii="Times New Roman" w:hint="eastAsia"/>
          <w:kern w:val="0"/>
          <w:sz w:val="22"/>
          <w:szCs w:val="22"/>
        </w:rPr>
        <w:t xml:space="preserve"> </w:t>
      </w:r>
      <w:r w:rsidR="00293493" w:rsidRPr="00293493">
        <w:rPr>
          <w:rFonts w:ascii="Times New Roman"/>
          <w:kern w:val="0"/>
          <w:sz w:val="22"/>
          <w:szCs w:val="22"/>
        </w:rPr>
        <w:t>대출금에</w:t>
      </w:r>
      <w:r w:rsidR="00293493" w:rsidRPr="00293493">
        <w:rPr>
          <w:rFonts w:ascii="Times New Roman"/>
          <w:kern w:val="0"/>
          <w:sz w:val="22"/>
          <w:szCs w:val="22"/>
        </w:rPr>
        <w:t xml:space="preserve"> </w:t>
      </w:r>
      <w:r w:rsidR="00293493" w:rsidRPr="00293493">
        <w:rPr>
          <w:rFonts w:ascii="Times New Roman"/>
          <w:kern w:val="0"/>
          <w:sz w:val="22"/>
          <w:szCs w:val="22"/>
        </w:rPr>
        <w:t>대한</w:t>
      </w:r>
      <w:r w:rsidR="00293493" w:rsidRPr="00293493">
        <w:rPr>
          <w:rFonts w:ascii="Times New Roman"/>
          <w:kern w:val="0"/>
          <w:sz w:val="22"/>
          <w:szCs w:val="22"/>
        </w:rPr>
        <w:t xml:space="preserve"> </w:t>
      </w:r>
      <w:r w:rsidR="00293493" w:rsidRPr="00293493">
        <w:rPr>
          <w:rFonts w:ascii="Times New Roman"/>
          <w:kern w:val="0"/>
          <w:sz w:val="22"/>
          <w:szCs w:val="22"/>
        </w:rPr>
        <w:t>각</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초일을</w:t>
      </w:r>
      <w:r w:rsidR="00293493" w:rsidRPr="00293493">
        <w:rPr>
          <w:rFonts w:ascii="Times New Roman"/>
          <w:kern w:val="0"/>
          <w:sz w:val="22"/>
          <w:szCs w:val="22"/>
        </w:rPr>
        <w:t xml:space="preserve"> </w:t>
      </w:r>
      <w:r w:rsidR="00293493" w:rsidRPr="00293493">
        <w:rPr>
          <w:rFonts w:ascii="Times New Roman"/>
          <w:kern w:val="0"/>
          <w:sz w:val="22"/>
          <w:szCs w:val="22"/>
        </w:rPr>
        <w:t>말하며</w:t>
      </w:r>
      <w:r w:rsidR="00293493" w:rsidRPr="00293493">
        <w:rPr>
          <w:rFonts w:ascii="Times New Roman"/>
          <w:kern w:val="0"/>
          <w:sz w:val="22"/>
          <w:szCs w:val="22"/>
        </w:rPr>
        <w:t xml:space="preserve">, </w:t>
      </w:r>
      <w:r w:rsidR="00293493" w:rsidRPr="00293493">
        <w:rPr>
          <w:rFonts w:ascii="Times New Roman"/>
          <w:kern w:val="0"/>
          <w:sz w:val="22"/>
          <w:szCs w:val="22"/>
        </w:rPr>
        <w:t>최초</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이자율결정일은</w:t>
      </w:r>
      <w:r w:rsidR="00293493" w:rsidRPr="00293493">
        <w:rPr>
          <w:rFonts w:ascii="Times New Roman"/>
          <w:kern w:val="0"/>
          <w:sz w:val="22"/>
          <w:szCs w:val="22"/>
        </w:rPr>
        <w:t xml:space="preserve"> </w:t>
      </w:r>
      <w:r w:rsidR="00293493" w:rsidRPr="00293493">
        <w:rPr>
          <w:rFonts w:ascii="Times New Roman"/>
          <w:kern w:val="0"/>
          <w:sz w:val="22"/>
          <w:szCs w:val="22"/>
        </w:rPr>
        <w:t>인출일로</w:t>
      </w:r>
      <w:r w:rsidR="00293493" w:rsidRPr="00293493">
        <w:rPr>
          <w:rFonts w:ascii="Times New Roman"/>
          <w:kern w:val="0"/>
          <w:sz w:val="22"/>
          <w:szCs w:val="22"/>
        </w:rPr>
        <w:t xml:space="preserve"> </w:t>
      </w:r>
      <w:r w:rsidR="00293493" w:rsidRPr="00293493">
        <w:rPr>
          <w:rFonts w:ascii="Times New Roman"/>
          <w:kern w:val="0"/>
          <w:sz w:val="22"/>
          <w:szCs w:val="22"/>
        </w:rPr>
        <w:t>한다</w:t>
      </w:r>
      <w:r w:rsidR="00293493" w:rsidRPr="00293493">
        <w:rPr>
          <w:rFonts w:ascii="Times New Roman"/>
          <w:kern w:val="0"/>
          <w:sz w:val="22"/>
          <w:szCs w:val="22"/>
        </w:rPr>
        <w:t>.</w:t>
      </w:r>
    </w:p>
    <w:p w14:paraId="1AB514EA" w14:textId="77777777" w:rsidR="00186111" w:rsidRPr="00413874" w:rsidRDefault="00186111" w:rsidP="00186111">
      <w:pPr>
        <w:tabs>
          <w:tab w:val="left" w:pos="400"/>
        </w:tabs>
        <w:adjustRightInd w:val="0"/>
        <w:snapToGrid w:val="0"/>
        <w:spacing w:line="400" w:lineRule="exact"/>
        <w:rPr>
          <w:rFonts w:ascii="Times New Roman"/>
          <w:bCs/>
          <w:sz w:val="22"/>
          <w:szCs w:val="22"/>
        </w:rPr>
      </w:pPr>
    </w:p>
    <w:p w14:paraId="4065C435" w14:textId="755D5410" w:rsidR="009A7C31"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9A7C31" w:rsidRPr="00413874">
        <w:rPr>
          <w:rFonts w:ascii="Times New Roman"/>
          <w:b/>
          <w:kern w:val="0"/>
          <w:sz w:val="22"/>
          <w:szCs w:val="22"/>
        </w:rPr>
        <w:t>이자지급력</w:t>
      </w:r>
      <w:r w:rsidR="008151B4" w:rsidRPr="00413874">
        <w:rPr>
          <w:rFonts w:ascii="Times New Roman"/>
          <w:b/>
          <w:kern w:val="0"/>
          <w:sz w:val="22"/>
          <w:szCs w:val="22"/>
        </w:rPr>
        <w:t>지수</w:t>
      </w:r>
      <w:r w:rsidR="009A7C31" w:rsidRPr="00413874">
        <w:rPr>
          <w:rFonts w:ascii="Times New Roman"/>
          <w:b/>
          <w:kern w:val="0"/>
          <w:sz w:val="22"/>
          <w:szCs w:val="22"/>
        </w:rPr>
        <w:t xml:space="preserve"> </w:t>
      </w:r>
      <w:r w:rsidR="009A7C31" w:rsidRPr="00413874">
        <w:rPr>
          <w:rFonts w:ascii="Times New Roman"/>
          <w:b/>
          <w:kern w:val="0"/>
          <w:sz w:val="22"/>
          <w:szCs w:val="22"/>
        </w:rPr>
        <w:t>검증기간</w:t>
      </w:r>
      <w:r w:rsidRPr="00413874">
        <w:rPr>
          <w:rFonts w:ascii="Times New Roman"/>
          <w:b/>
          <w:kern w:val="0"/>
          <w:sz w:val="22"/>
          <w:szCs w:val="22"/>
        </w:rPr>
        <w:t>”</w:t>
      </w:r>
      <w:r w:rsidR="009A7C31" w:rsidRPr="00413874">
        <w:rPr>
          <w:rFonts w:ascii="Times New Roman"/>
          <w:kern w:val="0"/>
          <w:sz w:val="22"/>
          <w:szCs w:val="22"/>
        </w:rPr>
        <w:t>이라</w:t>
      </w:r>
      <w:r w:rsidR="009A7C31" w:rsidRPr="00413874">
        <w:rPr>
          <w:rFonts w:ascii="Times New Roman"/>
          <w:kern w:val="0"/>
          <w:sz w:val="22"/>
          <w:szCs w:val="22"/>
        </w:rPr>
        <w:t xml:space="preserve"> </w:t>
      </w:r>
      <w:r w:rsidR="009A7C31" w:rsidRPr="00413874">
        <w:rPr>
          <w:rFonts w:ascii="Times New Roman"/>
          <w:kern w:val="0"/>
          <w:sz w:val="22"/>
          <w:szCs w:val="22"/>
        </w:rPr>
        <w:t>함은</w:t>
      </w:r>
      <w:r w:rsidR="009A7C31" w:rsidRPr="00413874">
        <w:rPr>
          <w:rFonts w:ascii="Times New Roman"/>
          <w:kern w:val="0"/>
          <w:sz w:val="22"/>
          <w:szCs w:val="22"/>
        </w:rPr>
        <w:t xml:space="preserve"> </w:t>
      </w:r>
      <w:r w:rsidR="00F34DB3" w:rsidRPr="00413874">
        <w:rPr>
          <w:rFonts w:ascii="Times New Roman"/>
          <w:kern w:val="0"/>
          <w:sz w:val="22"/>
          <w:szCs w:val="22"/>
        </w:rPr>
        <w:t>대출금에</w:t>
      </w:r>
      <w:r w:rsidR="00F34DB3" w:rsidRPr="00413874">
        <w:rPr>
          <w:rFonts w:ascii="Times New Roman"/>
          <w:kern w:val="0"/>
          <w:sz w:val="22"/>
          <w:szCs w:val="22"/>
        </w:rPr>
        <w:t xml:space="preserve"> </w:t>
      </w:r>
      <w:r w:rsidR="00F34DB3" w:rsidRPr="00413874">
        <w:rPr>
          <w:rFonts w:ascii="Times New Roman"/>
          <w:kern w:val="0"/>
          <w:sz w:val="22"/>
          <w:szCs w:val="22"/>
        </w:rPr>
        <w:t>대하여</w:t>
      </w:r>
      <w:r w:rsidR="00F34DB3" w:rsidRPr="00413874">
        <w:rPr>
          <w:rFonts w:ascii="Times New Roman"/>
          <w:kern w:val="0"/>
          <w:sz w:val="22"/>
          <w:szCs w:val="22"/>
        </w:rPr>
        <w:t xml:space="preserve"> </w:t>
      </w:r>
      <w:r w:rsidR="00F34DB3" w:rsidRPr="00413874">
        <w:rPr>
          <w:rFonts w:ascii="Times New Roman"/>
          <w:kern w:val="0"/>
          <w:sz w:val="22"/>
          <w:szCs w:val="22"/>
        </w:rPr>
        <w:t>적용되는</w:t>
      </w:r>
      <w:r w:rsidR="00F34DB3" w:rsidRPr="00413874">
        <w:rPr>
          <w:rFonts w:ascii="Times New Roman"/>
          <w:kern w:val="0"/>
          <w:sz w:val="22"/>
          <w:szCs w:val="22"/>
        </w:rPr>
        <w:t xml:space="preserve"> </w:t>
      </w:r>
      <w:r w:rsidR="00F34DB3" w:rsidRPr="00413874">
        <w:rPr>
          <w:rFonts w:ascii="Times New Roman"/>
          <w:kern w:val="0"/>
          <w:sz w:val="22"/>
          <w:szCs w:val="22"/>
        </w:rPr>
        <w:t>이자기간</w:t>
      </w:r>
      <w:r w:rsidR="00FE1037" w:rsidRPr="00413874">
        <w:rPr>
          <w:rFonts w:ascii="Times New Roman"/>
          <w:kern w:val="0"/>
          <w:sz w:val="22"/>
          <w:szCs w:val="22"/>
        </w:rPr>
        <w:t>의</w:t>
      </w:r>
      <w:r w:rsidR="00FE1037" w:rsidRPr="00413874">
        <w:rPr>
          <w:rFonts w:ascii="Times New Roman"/>
          <w:kern w:val="0"/>
          <w:sz w:val="22"/>
          <w:szCs w:val="22"/>
        </w:rPr>
        <w:t xml:space="preserve"> </w:t>
      </w:r>
      <w:r w:rsidR="00A7279C" w:rsidRPr="00413874">
        <w:rPr>
          <w:rFonts w:ascii="Times New Roman"/>
          <w:kern w:val="0"/>
          <w:sz w:val="22"/>
          <w:szCs w:val="22"/>
        </w:rPr>
        <w:t>각</w:t>
      </w:r>
      <w:r w:rsidR="00A7279C" w:rsidRPr="00413874">
        <w:rPr>
          <w:rFonts w:ascii="Times New Roman"/>
          <w:kern w:val="0"/>
          <w:sz w:val="22"/>
          <w:szCs w:val="22"/>
        </w:rPr>
        <w:t xml:space="preserve"> </w:t>
      </w:r>
      <w:r w:rsidR="00122D29" w:rsidRPr="00413874">
        <w:rPr>
          <w:rFonts w:ascii="Times New Roman"/>
          <w:kern w:val="0"/>
          <w:sz w:val="22"/>
          <w:szCs w:val="22"/>
        </w:rPr>
        <w:t>기간을</w:t>
      </w:r>
      <w:r w:rsidR="00122D29" w:rsidRPr="00413874">
        <w:rPr>
          <w:rFonts w:ascii="Times New Roman"/>
          <w:kern w:val="0"/>
          <w:sz w:val="22"/>
          <w:szCs w:val="22"/>
        </w:rPr>
        <w:t xml:space="preserve"> </w:t>
      </w:r>
      <w:r w:rsidR="00122D29" w:rsidRPr="00413874">
        <w:rPr>
          <w:rFonts w:ascii="Times New Roman"/>
          <w:kern w:val="0"/>
          <w:sz w:val="22"/>
          <w:szCs w:val="22"/>
        </w:rPr>
        <w:t>말한다</w:t>
      </w:r>
      <w:r w:rsidR="00122D29" w:rsidRPr="00413874">
        <w:rPr>
          <w:rFonts w:ascii="Times New Roman"/>
          <w:kern w:val="0"/>
          <w:sz w:val="22"/>
          <w:szCs w:val="22"/>
        </w:rPr>
        <w:t xml:space="preserve">. </w:t>
      </w:r>
    </w:p>
    <w:p w14:paraId="1B24F475" w14:textId="77777777" w:rsidR="00A7279C" w:rsidRPr="00413874" w:rsidRDefault="00A7279C" w:rsidP="008B24EF">
      <w:pPr>
        <w:tabs>
          <w:tab w:val="left" w:pos="400"/>
        </w:tabs>
        <w:adjustRightInd w:val="0"/>
        <w:snapToGrid w:val="0"/>
        <w:spacing w:line="400" w:lineRule="exact"/>
        <w:rPr>
          <w:rFonts w:ascii="Times New Roman"/>
          <w:b/>
          <w:kern w:val="0"/>
          <w:sz w:val="22"/>
          <w:szCs w:val="22"/>
        </w:rPr>
      </w:pPr>
    </w:p>
    <w:p w14:paraId="73C2DFC1" w14:textId="31FF8FD4" w:rsidR="00480A64" w:rsidRPr="00516EF8"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06652A" w:rsidRPr="00516EF8">
        <w:rPr>
          <w:rFonts w:ascii="Times New Roman" w:hint="eastAsia"/>
          <w:b/>
          <w:kern w:val="0"/>
          <w:sz w:val="22"/>
          <w:szCs w:val="22"/>
        </w:rPr>
        <w:t xml:space="preserve">Tranche A </w:t>
      </w:r>
      <w:r w:rsidR="009A7C31" w:rsidRPr="00516EF8">
        <w:rPr>
          <w:rFonts w:ascii="Times New Roman"/>
          <w:b/>
          <w:kern w:val="0"/>
          <w:sz w:val="22"/>
          <w:szCs w:val="22"/>
        </w:rPr>
        <w:t>이자지급력지수</w:t>
      </w:r>
      <w:r w:rsidR="00943F40" w:rsidRPr="00516EF8">
        <w:rPr>
          <w:rFonts w:ascii="Times New Roman"/>
          <w:b/>
          <w:kern w:val="0"/>
          <w:sz w:val="22"/>
          <w:szCs w:val="22"/>
        </w:rPr>
        <w:t>(DSCR</w:t>
      </w:r>
      <w:r w:rsidR="00EE5C61" w:rsidRPr="00516EF8">
        <w:rPr>
          <w:rFonts w:ascii="Times New Roman"/>
          <w:b/>
          <w:kern w:val="0"/>
          <w:sz w:val="22"/>
          <w:szCs w:val="22"/>
        </w:rPr>
        <w:t>, Debt Service Coverage Ratio</w:t>
      </w:r>
      <w:r w:rsidR="00943F40" w:rsidRPr="00516EF8">
        <w:rPr>
          <w:rFonts w:ascii="Times New Roman"/>
          <w:b/>
          <w:kern w:val="0"/>
          <w:sz w:val="22"/>
          <w:szCs w:val="22"/>
        </w:rPr>
        <w:t>)</w:t>
      </w:r>
      <w:r w:rsidRPr="00516EF8">
        <w:rPr>
          <w:rFonts w:ascii="Times New Roman"/>
          <w:b/>
          <w:kern w:val="0"/>
          <w:sz w:val="22"/>
          <w:szCs w:val="22"/>
        </w:rPr>
        <w:t>”</w:t>
      </w:r>
      <w:r w:rsidR="00943F40" w:rsidRPr="00516EF8">
        <w:rPr>
          <w:rFonts w:ascii="Times New Roman"/>
          <w:kern w:val="0"/>
          <w:sz w:val="22"/>
          <w:szCs w:val="22"/>
        </w:rPr>
        <w:t>라</w:t>
      </w:r>
      <w:r w:rsidR="00943F40" w:rsidRPr="00516EF8">
        <w:rPr>
          <w:rFonts w:ascii="Times New Roman"/>
          <w:kern w:val="0"/>
          <w:sz w:val="22"/>
          <w:szCs w:val="22"/>
        </w:rPr>
        <w:t xml:space="preserve"> </w:t>
      </w:r>
      <w:r w:rsidR="00943F40" w:rsidRPr="00516EF8">
        <w:rPr>
          <w:rFonts w:ascii="Times New Roman"/>
          <w:kern w:val="0"/>
          <w:sz w:val="22"/>
          <w:szCs w:val="22"/>
        </w:rPr>
        <w:t>함은</w:t>
      </w:r>
      <w:r w:rsidR="00943F40" w:rsidRPr="00516EF8">
        <w:rPr>
          <w:rFonts w:ascii="Times New Roman"/>
          <w:kern w:val="0"/>
          <w:sz w:val="22"/>
          <w:szCs w:val="22"/>
        </w:rPr>
        <w:t xml:space="preserve"> </w:t>
      </w:r>
      <w:r w:rsidR="002F7237" w:rsidRPr="00516EF8">
        <w:rPr>
          <w:rFonts w:ascii="Times New Roman"/>
          <w:kern w:val="0"/>
          <w:sz w:val="22"/>
          <w:szCs w:val="22"/>
        </w:rPr>
        <w:t>각</w:t>
      </w:r>
      <w:r w:rsidR="002F7237" w:rsidRPr="00516EF8">
        <w:rPr>
          <w:rFonts w:ascii="Times New Roman"/>
          <w:kern w:val="0"/>
          <w:sz w:val="22"/>
          <w:szCs w:val="22"/>
        </w:rPr>
        <w:t xml:space="preserve"> </w:t>
      </w:r>
      <w:r w:rsidR="00943F40" w:rsidRPr="00516EF8">
        <w:rPr>
          <w:rFonts w:ascii="Times New Roman"/>
          <w:kern w:val="0"/>
          <w:sz w:val="22"/>
          <w:szCs w:val="22"/>
        </w:rPr>
        <w:t>이자지급력지수</w:t>
      </w:r>
      <w:r w:rsidR="00943F40" w:rsidRPr="00516EF8">
        <w:rPr>
          <w:rFonts w:ascii="Times New Roman"/>
          <w:kern w:val="0"/>
          <w:sz w:val="22"/>
          <w:szCs w:val="22"/>
        </w:rPr>
        <w:t xml:space="preserve"> </w:t>
      </w:r>
      <w:r w:rsidR="00943F40" w:rsidRPr="00516EF8">
        <w:rPr>
          <w:rFonts w:ascii="Times New Roman"/>
          <w:kern w:val="0"/>
          <w:sz w:val="22"/>
          <w:szCs w:val="22"/>
        </w:rPr>
        <w:t>평가일에</w:t>
      </w:r>
      <w:r w:rsidR="00943F40" w:rsidRPr="00516EF8">
        <w:rPr>
          <w:rFonts w:ascii="Times New Roman"/>
          <w:kern w:val="0"/>
          <w:sz w:val="22"/>
          <w:szCs w:val="22"/>
        </w:rPr>
        <w:t xml:space="preserve"> </w:t>
      </w:r>
      <w:r w:rsidR="00943F40" w:rsidRPr="00516EF8">
        <w:rPr>
          <w:rFonts w:ascii="Times New Roman"/>
          <w:kern w:val="0"/>
          <w:sz w:val="22"/>
          <w:szCs w:val="22"/>
        </w:rPr>
        <w:t>계산되는</w:t>
      </w:r>
      <w:r w:rsidR="00943F40" w:rsidRPr="00516EF8">
        <w:rPr>
          <w:rFonts w:ascii="Times New Roman"/>
          <w:kern w:val="0"/>
          <w:sz w:val="22"/>
          <w:szCs w:val="22"/>
        </w:rPr>
        <w:t xml:space="preserve"> </w:t>
      </w:r>
      <w:r w:rsidR="00943F40" w:rsidRPr="00516EF8">
        <w:rPr>
          <w:rFonts w:ascii="Times New Roman"/>
          <w:kern w:val="0"/>
          <w:sz w:val="22"/>
          <w:szCs w:val="22"/>
        </w:rPr>
        <w:t>지수로서</w:t>
      </w:r>
      <w:r w:rsidR="008C467A" w:rsidRPr="00516EF8">
        <w:rPr>
          <w:rFonts w:ascii="Times New Roman"/>
          <w:kern w:val="0"/>
          <w:sz w:val="22"/>
          <w:szCs w:val="22"/>
        </w:rPr>
        <w:t xml:space="preserve">, </w:t>
      </w:r>
      <w:r w:rsidR="00C57940" w:rsidRPr="00516EF8">
        <w:rPr>
          <w:rFonts w:ascii="Times New Roman"/>
          <w:kern w:val="0"/>
          <w:sz w:val="22"/>
          <w:szCs w:val="22"/>
        </w:rPr>
        <w:t xml:space="preserve">(i) </w:t>
      </w:r>
      <w:r w:rsidR="006B388D" w:rsidRPr="00516EF8">
        <w:rPr>
          <w:rFonts w:ascii="Times New Roman" w:hint="eastAsia"/>
          <w:kern w:val="0"/>
          <w:sz w:val="22"/>
          <w:szCs w:val="22"/>
        </w:rPr>
        <w:t>당해</w:t>
      </w:r>
      <w:r w:rsidR="006B388D" w:rsidRPr="00516EF8">
        <w:rPr>
          <w:rFonts w:ascii="Times New Roman"/>
          <w:kern w:val="0"/>
          <w:sz w:val="22"/>
          <w:szCs w:val="22"/>
        </w:rPr>
        <w:t xml:space="preserve"> </w:t>
      </w:r>
      <w:r w:rsidR="00602851" w:rsidRPr="00516EF8">
        <w:rPr>
          <w:rFonts w:ascii="Times New Roman" w:hint="eastAsia"/>
          <w:kern w:val="0"/>
          <w:sz w:val="22"/>
          <w:szCs w:val="22"/>
        </w:rPr>
        <w:t>이자지급력지수</w:t>
      </w:r>
      <w:r w:rsidR="00602851" w:rsidRPr="00516EF8">
        <w:rPr>
          <w:rFonts w:ascii="Times New Roman"/>
          <w:kern w:val="0"/>
          <w:sz w:val="22"/>
          <w:szCs w:val="22"/>
        </w:rPr>
        <w:t xml:space="preserve"> </w:t>
      </w:r>
      <w:r w:rsidR="00602851" w:rsidRPr="00516EF8">
        <w:rPr>
          <w:rFonts w:ascii="Times New Roman" w:hint="eastAsia"/>
          <w:kern w:val="0"/>
          <w:sz w:val="22"/>
          <w:szCs w:val="22"/>
        </w:rPr>
        <w:t>검증기간</w:t>
      </w:r>
      <w:r w:rsidR="00602851" w:rsidRPr="00516EF8">
        <w:rPr>
          <w:rFonts w:ascii="Times New Roman"/>
          <w:kern w:val="0"/>
          <w:sz w:val="22"/>
          <w:szCs w:val="22"/>
        </w:rPr>
        <w:t xml:space="preserve"> </w:t>
      </w:r>
      <w:r w:rsidR="00602851" w:rsidRPr="00516EF8">
        <w:rPr>
          <w:rFonts w:ascii="Times New Roman" w:hint="eastAsia"/>
          <w:kern w:val="0"/>
          <w:sz w:val="22"/>
          <w:szCs w:val="22"/>
        </w:rPr>
        <w:t>동안에</w:t>
      </w:r>
      <w:r w:rsidR="00602851" w:rsidRPr="00516EF8">
        <w:rPr>
          <w:rFonts w:ascii="Times New Roman"/>
          <w:kern w:val="0"/>
          <w:sz w:val="22"/>
          <w:szCs w:val="22"/>
        </w:rPr>
        <w:t xml:space="preserve"> </w:t>
      </w:r>
      <w:r w:rsidR="006B388D" w:rsidRPr="00516EF8">
        <w:rPr>
          <w:rFonts w:ascii="Times New Roman" w:hint="eastAsia"/>
          <w:kern w:val="0"/>
          <w:sz w:val="22"/>
          <w:szCs w:val="22"/>
        </w:rPr>
        <w:t>인식</w:t>
      </w:r>
      <w:r w:rsidR="006B388D" w:rsidRPr="00516EF8">
        <w:rPr>
          <w:rFonts w:ascii="Times New Roman" w:hint="eastAsia"/>
          <w:kern w:val="0"/>
          <w:sz w:val="22"/>
          <w:szCs w:val="22"/>
        </w:rPr>
        <w:lastRenderedPageBreak/>
        <w:t>되는</w:t>
      </w:r>
      <w:r w:rsidR="00224555" w:rsidRPr="00516EF8">
        <w:rPr>
          <w:rFonts w:ascii="Times New Roman"/>
          <w:kern w:val="0"/>
          <w:sz w:val="22"/>
          <w:szCs w:val="22"/>
        </w:rPr>
        <w:t xml:space="preserve"> </w:t>
      </w:r>
      <w:r w:rsidR="00337727" w:rsidRPr="00516EF8">
        <w:rPr>
          <w:rFonts w:ascii="Times New Roman" w:hint="eastAsia"/>
          <w:kern w:val="0"/>
          <w:sz w:val="22"/>
          <w:szCs w:val="22"/>
        </w:rPr>
        <w:t>본건</w:t>
      </w:r>
      <w:r w:rsidR="00337727" w:rsidRPr="00516EF8">
        <w:rPr>
          <w:rFonts w:ascii="Times New Roman"/>
          <w:kern w:val="0"/>
          <w:sz w:val="22"/>
          <w:szCs w:val="22"/>
        </w:rPr>
        <w:t xml:space="preserve"> </w:t>
      </w:r>
      <w:r w:rsidR="00337727" w:rsidRPr="00516EF8">
        <w:rPr>
          <w:rFonts w:ascii="Times New Roman" w:hint="eastAsia"/>
          <w:kern w:val="0"/>
          <w:sz w:val="22"/>
          <w:szCs w:val="22"/>
        </w:rPr>
        <w:t>부동산</w:t>
      </w:r>
      <w:r w:rsidR="008C1B41" w:rsidRPr="00516EF8">
        <w:rPr>
          <w:rFonts w:ascii="Times New Roman" w:hint="eastAsia"/>
          <w:kern w:val="0"/>
          <w:sz w:val="22"/>
          <w:szCs w:val="22"/>
        </w:rPr>
        <w:t>에서</w:t>
      </w:r>
      <w:r w:rsidR="008C1B41" w:rsidRPr="00516EF8">
        <w:rPr>
          <w:rFonts w:ascii="Times New Roman"/>
          <w:kern w:val="0"/>
          <w:sz w:val="22"/>
          <w:szCs w:val="22"/>
        </w:rPr>
        <w:t xml:space="preserve"> </w:t>
      </w:r>
      <w:r w:rsidR="008C1B41" w:rsidRPr="00516EF8">
        <w:rPr>
          <w:rFonts w:ascii="Times New Roman" w:hint="eastAsia"/>
          <w:kern w:val="0"/>
          <w:sz w:val="22"/>
          <w:szCs w:val="22"/>
        </w:rPr>
        <w:t>발생하는</w:t>
      </w:r>
      <w:r w:rsidR="008C1B41" w:rsidRPr="00516EF8">
        <w:rPr>
          <w:rFonts w:ascii="Times New Roman"/>
          <w:kern w:val="0"/>
          <w:sz w:val="22"/>
          <w:szCs w:val="22"/>
        </w:rPr>
        <w:t xml:space="preserve"> </w:t>
      </w:r>
      <w:r w:rsidR="008C1B41" w:rsidRPr="00516EF8">
        <w:rPr>
          <w:rFonts w:ascii="Times New Roman" w:hint="eastAsia"/>
          <w:kern w:val="0"/>
          <w:sz w:val="22"/>
          <w:szCs w:val="22"/>
        </w:rPr>
        <w:t>임대료</w:t>
      </w:r>
      <w:r w:rsidR="008C1B41" w:rsidRPr="00516EF8">
        <w:rPr>
          <w:rFonts w:ascii="Times New Roman"/>
          <w:kern w:val="0"/>
          <w:sz w:val="22"/>
          <w:szCs w:val="22"/>
        </w:rPr>
        <w:t xml:space="preserve">, </w:t>
      </w:r>
      <w:r w:rsidR="008C1B41" w:rsidRPr="00516EF8">
        <w:rPr>
          <w:rFonts w:ascii="Times New Roman" w:hint="eastAsia"/>
          <w:kern w:val="0"/>
          <w:sz w:val="22"/>
          <w:szCs w:val="22"/>
        </w:rPr>
        <w:t>관리비</w:t>
      </w:r>
      <w:r w:rsidR="008C1B41" w:rsidRPr="00516EF8">
        <w:rPr>
          <w:rFonts w:ascii="Times New Roman"/>
          <w:kern w:val="0"/>
          <w:sz w:val="22"/>
          <w:szCs w:val="22"/>
        </w:rPr>
        <w:t xml:space="preserve"> </w:t>
      </w:r>
      <w:r w:rsidR="008C1B41" w:rsidRPr="00516EF8">
        <w:rPr>
          <w:rFonts w:ascii="Times New Roman" w:hint="eastAsia"/>
          <w:kern w:val="0"/>
          <w:sz w:val="22"/>
          <w:szCs w:val="22"/>
        </w:rPr>
        <w:t>및</w:t>
      </w:r>
      <w:r w:rsidR="008C1B41" w:rsidRPr="00516EF8">
        <w:rPr>
          <w:rFonts w:ascii="Times New Roman"/>
          <w:kern w:val="0"/>
          <w:sz w:val="22"/>
          <w:szCs w:val="22"/>
        </w:rPr>
        <w:t xml:space="preserve"> </w:t>
      </w:r>
      <w:r w:rsidR="008C1B41" w:rsidRPr="00516EF8">
        <w:rPr>
          <w:rFonts w:ascii="Times New Roman" w:hint="eastAsia"/>
          <w:kern w:val="0"/>
          <w:sz w:val="22"/>
          <w:szCs w:val="22"/>
        </w:rPr>
        <w:t>임대차보증금</w:t>
      </w:r>
      <w:r w:rsidR="008C1B41" w:rsidRPr="00516EF8">
        <w:rPr>
          <w:rFonts w:ascii="Times New Roman"/>
          <w:kern w:val="0"/>
          <w:sz w:val="22"/>
          <w:szCs w:val="22"/>
        </w:rPr>
        <w:t xml:space="preserve"> </w:t>
      </w:r>
      <w:r w:rsidR="008C1B41" w:rsidRPr="00516EF8">
        <w:rPr>
          <w:rFonts w:ascii="Times New Roman" w:hint="eastAsia"/>
          <w:kern w:val="0"/>
          <w:sz w:val="22"/>
          <w:szCs w:val="22"/>
        </w:rPr>
        <w:t>등에서</w:t>
      </w:r>
      <w:r w:rsidR="008C1B41" w:rsidRPr="00516EF8">
        <w:rPr>
          <w:rFonts w:ascii="Times New Roman"/>
          <w:kern w:val="0"/>
          <w:sz w:val="22"/>
          <w:szCs w:val="22"/>
        </w:rPr>
        <w:t xml:space="preserve"> </w:t>
      </w:r>
      <w:r w:rsidR="008C1B41" w:rsidRPr="00516EF8">
        <w:rPr>
          <w:rFonts w:ascii="Times New Roman" w:hint="eastAsia"/>
          <w:kern w:val="0"/>
          <w:sz w:val="22"/>
          <w:szCs w:val="22"/>
        </w:rPr>
        <w:t>발생한</w:t>
      </w:r>
      <w:r w:rsidR="008C1B41" w:rsidRPr="00516EF8">
        <w:rPr>
          <w:rFonts w:ascii="Times New Roman"/>
          <w:kern w:val="0"/>
          <w:sz w:val="22"/>
          <w:szCs w:val="22"/>
        </w:rPr>
        <w:t xml:space="preserve"> </w:t>
      </w:r>
      <w:r w:rsidR="008C1B41" w:rsidRPr="00516EF8">
        <w:rPr>
          <w:rFonts w:ascii="Times New Roman" w:hint="eastAsia"/>
          <w:kern w:val="0"/>
          <w:sz w:val="22"/>
          <w:szCs w:val="22"/>
        </w:rPr>
        <w:t>이자</w:t>
      </w:r>
      <w:r w:rsidR="008C1B41" w:rsidRPr="00516EF8">
        <w:rPr>
          <w:rFonts w:ascii="Times New Roman"/>
          <w:kern w:val="0"/>
          <w:sz w:val="22"/>
          <w:szCs w:val="22"/>
        </w:rPr>
        <w:t xml:space="preserve">, </w:t>
      </w:r>
      <w:r w:rsidR="008C1B41" w:rsidRPr="00516EF8">
        <w:rPr>
          <w:rFonts w:ascii="Times New Roman" w:hint="eastAsia"/>
          <w:kern w:val="0"/>
          <w:sz w:val="22"/>
          <w:szCs w:val="22"/>
        </w:rPr>
        <w:t>기타</w:t>
      </w:r>
      <w:r w:rsidR="008C1B41" w:rsidRPr="00516EF8">
        <w:rPr>
          <w:rFonts w:ascii="Times New Roman"/>
          <w:kern w:val="0"/>
          <w:sz w:val="22"/>
          <w:szCs w:val="22"/>
        </w:rPr>
        <w:t xml:space="preserve"> </w:t>
      </w:r>
      <w:r w:rsidR="008C1B41" w:rsidRPr="00516EF8">
        <w:rPr>
          <w:rFonts w:ascii="Times New Roman" w:hint="eastAsia"/>
          <w:kern w:val="0"/>
          <w:sz w:val="22"/>
          <w:szCs w:val="22"/>
        </w:rPr>
        <w:t>수입</w:t>
      </w:r>
      <w:r w:rsidR="008C1B41" w:rsidRPr="00516EF8">
        <w:rPr>
          <w:rFonts w:ascii="Times New Roman"/>
          <w:kern w:val="0"/>
          <w:sz w:val="22"/>
          <w:szCs w:val="22"/>
        </w:rPr>
        <w:t xml:space="preserve"> </w:t>
      </w:r>
      <w:r w:rsidR="008C1B41" w:rsidRPr="00516EF8">
        <w:rPr>
          <w:rFonts w:ascii="Times New Roman" w:hint="eastAsia"/>
          <w:kern w:val="0"/>
          <w:sz w:val="22"/>
          <w:szCs w:val="22"/>
        </w:rPr>
        <w:t>등</w:t>
      </w:r>
      <w:r w:rsidR="008C1B41" w:rsidRPr="00516EF8">
        <w:rPr>
          <w:rFonts w:ascii="Times New Roman"/>
          <w:kern w:val="0"/>
          <w:sz w:val="22"/>
          <w:szCs w:val="22"/>
        </w:rPr>
        <w:t xml:space="preserve"> </w:t>
      </w:r>
      <w:r w:rsidR="008C1B41" w:rsidRPr="00516EF8">
        <w:rPr>
          <w:rFonts w:ascii="Times New Roman" w:hint="eastAsia"/>
          <w:kern w:val="0"/>
          <w:sz w:val="22"/>
          <w:szCs w:val="22"/>
        </w:rPr>
        <w:t>차주가</w:t>
      </w:r>
      <w:r w:rsidR="008C1B41" w:rsidRPr="00516EF8">
        <w:rPr>
          <w:rFonts w:ascii="Times New Roman"/>
          <w:kern w:val="0"/>
          <w:sz w:val="22"/>
          <w:szCs w:val="22"/>
        </w:rPr>
        <w:t xml:space="preserve"> </w:t>
      </w:r>
      <w:r w:rsidR="00304CB6" w:rsidRPr="00516EF8">
        <w:rPr>
          <w:rFonts w:ascii="Times New Roman" w:hint="eastAsia"/>
          <w:kern w:val="0"/>
          <w:sz w:val="22"/>
          <w:szCs w:val="22"/>
        </w:rPr>
        <w:t>본건</w:t>
      </w:r>
      <w:r w:rsidR="00304CB6" w:rsidRPr="00516EF8">
        <w:rPr>
          <w:rFonts w:ascii="Times New Roman"/>
          <w:kern w:val="0"/>
          <w:sz w:val="22"/>
          <w:szCs w:val="22"/>
        </w:rPr>
        <w:t xml:space="preserve"> </w:t>
      </w:r>
      <w:r w:rsidR="008C1B41" w:rsidRPr="00516EF8">
        <w:rPr>
          <w:rFonts w:ascii="Times New Roman" w:hint="eastAsia"/>
          <w:kern w:val="0"/>
          <w:sz w:val="22"/>
          <w:szCs w:val="22"/>
        </w:rPr>
        <w:t>부동산의</w:t>
      </w:r>
      <w:r w:rsidR="008C1B41" w:rsidRPr="00516EF8">
        <w:rPr>
          <w:rFonts w:ascii="Times New Roman"/>
          <w:kern w:val="0"/>
          <w:sz w:val="22"/>
          <w:szCs w:val="22"/>
        </w:rPr>
        <w:t xml:space="preserve"> </w:t>
      </w:r>
      <w:r w:rsidR="008C1B41" w:rsidRPr="00516EF8">
        <w:rPr>
          <w:rFonts w:ascii="Times New Roman" w:hint="eastAsia"/>
          <w:kern w:val="0"/>
          <w:sz w:val="22"/>
          <w:szCs w:val="22"/>
        </w:rPr>
        <w:t>소유</w:t>
      </w:r>
      <w:r w:rsidR="008C1B41" w:rsidRPr="00516EF8">
        <w:rPr>
          <w:rFonts w:ascii="Times New Roman"/>
          <w:kern w:val="0"/>
          <w:sz w:val="22"/>
          <w:szCs w:val="22"/>
        </w:rPr>
        <w:t xml:space="preserve">, </w:t>
      </w:r>
      <w:r w:rsidR="008C1B41" w:rsidRPr="00516EF8">
        <w:rPr>
          <w:rFonts w:ascii="Times New Roman" w:hint="eastAsia"/>
          <w:kern w:val="0"/>
          <w:sz w:val="22"/>
          <w:szCs w:val="22"/>
        </w:rPr>
        <w:t>운영</w:t>
      </w:r>
      <w:r w:rsidR="008C1B41" w:rsidRPr="00516EF8">
        <w:rPr>
          <w:rFonts w:ascii="Times New Roman"/>
          <w:kern w:val="0"/>
          <w:sz w:val="22"/>
          <w:szCs w:val="22"/>
        </w:rPr>
        <w:t xml:space="preserve"> </w:t>
      </w:r>
      <w:r w:rsidR="008C1B41" w:rsidRPr="00516EF8">
        <w:rPr>
          <w:rFonts w:ascii="Times New Roman" w:hint="eastAsia"/>
          <w:kern w:val="0"/>
          <w:sz w:val="22"/>
          <w:szCs w:val="22"/>
        </w:rPr>
        <w:t>및</w:t>
      </w:r>
      <w:r w:rsidR="008C1B41" w:rsidRPr="00516EF8">
        <w:rPr>
          <w:rFonts w:ascii="Times New Roman"/>
          <w:kern w:val="0"/>
          <w:sz w:val="22"/>
          <w:szCs w:val="22"/>
        </w:rPr>
        <w:t xml:space="preserve"> </w:t>
      </w:r>
      <w:r w:rsidR="008C1B41" w:rsidRPr="00516EF8">
        <w:rPr>
          <w:rFonts w:ascii="Times New Roman" w:hint="eastAsia"/>
          <w:kern w:val="0"/>
          <w:sz w:val="22"/>
          <w:szCs w:val="22"/>
        </w:rPr>
        <w:t>관리를</w:t>
      </w:r>
      <w:r w:rsidR="008C1B41" w:rsidRPr="00516EF8">
        <w:rPr>
          <w:rFonts w:ascii="Times New Roman"/>
          <w:kern w:val="0"/>
          <w:sz w:val="22"/>
          <w:szCs w:val="22"/>
        </w:rPr>
        <w:t xml:space="preserve"> </w:t>
      </w:r>
      <w:r w:rsidR="008C1B41" w:rsidRPr="00516EF8">
        <w:rPr>
          <w:rFonts w:ascii="Times New Roman" w:hint="eastAsia"/>
          <w:kern w:val="0"/>
          <w:sz w:val="22"/>
          <w:szCs w:val="22"/>
        </w:rPr>
        <w:t>통하여</w:t>
      </w:r>
      <w:r w:rsidR="008C1B41" w:rsidRPr="00516EF8">
        <w:rPr>
          <w:rFonts w:ascii="Times New Roman"/>
          <w:kern w:val="0"/>
          <w:sz w:val="22"/>
          <w:szCs w:val="22"/>
        </w:rPr>
        <w:t xml:space="preserve"> </w:t>
      </w:r>
      <w:r w:rsidR="008C1B41" w:rsidRPr="00516EF8">
        <w:rPr>
          <w:rFonts w:ascii="Times New Roman" w:hint="eastAsia"/>
          <w:kern w:val="0"/>
          <w:sz w:val="22"/>
          <w:szCs w:val="22"/>
        </w:rPr>
        <w:t>얻은</w:t>
      </w:r>
      <w:r w:rsidR="008C1B41" w:rsidRPr="00516EF8">
        <w:rPr>
          <w:rFonts w:ascii="Times New Roman"/>
          <w:kern w:val="0"/>
          <w:sz w:val="22"/>
          <w:szCs w:val="22"/>
        </w:rPr>
        <w:t xml:space="preserve"> </w:t>
      </w:r>
      <w:r w:rsidR="008C1B41" w:rsidRPr="00516EF8">
        <w:rPr>
          <w:rFonts w:ascii="Times New Roman" w:hint="eastAsia"/>
          <w:kern w:val="0"/>
          <w:sz w:val="22"/>
          <w:szCs w:val="22"/>
        </w:rPr>
        <w:t>총</w:t>
      </w:r>
      <w:r w:rsidR="008C1B41" w:rsidRPr="00516EF8">
        <w:rPr>
          <w:rFonts w:ascii="Times New Roman"/>
          <w:kern w:val="0"/>
          <w:sz w:val="22"/>
          <w:szCs w:val="22"/>
        </w:rPr>
        <w:t xml:space="preserve"> </w:t>
      </w:r>
      <w:r w:rsidR="008C1B41" w:rsidRPr="00516EF8">
        <w:rPr>
          <w:rFonts w:ascii="Times New Roman" w:hint="eastAsia"/>
          <w:kern w:val="0"/>
          <w:sz w:val="22"/>
          <w:szCs w:val="22"/>
        </w:rPr>
        <w:t>수입</w:t>
      </w:r>
      <w:r w:rsidR="008C1B41" w:rsidRPr="00516EF8">
        <w:rPr>
          <w:rFonts w:ascii="Times New Roman"/>
          <w:kern w:val="0"/>
          <w:sz w:val="22"/>
          <w:szCs w:val="22"/>
        </w:rPr>
        <w:t xml:space="preserve"> </w:t>
      </w:r>
      <w:r w:rsidR="008C1B41" w:rsidRPr="00516EF8">
        <w:rPr>
          <w:rFonts w:ascii="Times New Roman" w:hint="eastAsia"/>
          <w:kern w:val="0"/>
          <w:sz w:val="22"/>
          <w:szCs w:val="22"/>
        </w:rPr>
        <w:t>중</w:t>
      </w:r>
      <w:r w:rsidR="008C1B41" w:rsidRPr="00516EF8">
        <w:rPr>
          <w:rFonts w:ascii="Times New Roman"/>
          <w:kern w:val="0"/>
          <w:sz w:val="22"/>
          <w:szCs w:val="22"/>
        </w:rPr>
        <w:t xml:space="preserve"> </w:t>
      </w:r>
      <w:r w:rsidR="008C1B41" w:rsidRPr="00516EF8">
        <w:rPr>
          <w:rFonts w:ascii="Times New Roman" w:hint="eastAsia"/>
          <w:kern w:val="0"/>
          <w:sz w:val="22"/>
          <w:szCs w:val="22"/>
        </w:rPr>
        <w:t>실제</w:t>
      </w:r>
      <w:r w:rsidR="008C1B41" w:rsidRPr="00516EF8">
        <w:rPr>
          <w:rFonts w:ascii="Times New Roman"/>
          <w:kern w:val="0"/>
          <w:sz w:val="22"/>
          <w:szCs w:val="22"/>
        </w:rPr>
        <w:t xml:space="preserve"> </w:t>
      </w:r>
      <w:r w:rsidR="008C1B41" w:rsidRPr="00516EF8">
        <w:rPr>
          <w:rFonts w:ascii="Times New Roman" w:hint="eastAsia"/>
          <w:kern w:val="0"/>
          <w:sz w:val="22"/>
          <w:szCs w:val="22"/>
        </w:rPr>
        <w:t>이자지급가능금액</w:t>
      </w:r>
      <w:r w:rsidR="008C1B41" w:rsidRPr="00516EF8">
        <w:rPr>
          <w:rFonts w:ascii="Times New Roman"/>
          <w:kern w:val="0"/>
          <w:sz w:val="22"/>
          <w:szCs w:val="22"/>
        </w:rPr>
        <w:t>{</w:t>
      </w:r>
      <w:r w:rsidR="008C1B41" w:rsidRPr="00516EF8">
        <w:rPr>
          <w:rFonts w:ascii="Times New Roman" w:hint="eastAsia"/>
          <w:kern w:val="0"/>
          <w:sz w:val="22"/>
          <w:szCs w:val="22"/>
        </w:rPr>
        <w:t>총수입에서</w:t>
      </w:r>
      <w:r w:rsidR="008C1B41" w:rsidRPr="00516EF8">
        <w:rPr>
          <w:rFonts w:ascii="Times New Roman"/>
          <w:kern w:val="0"/>
          <w:sz w:val="22"/>
          <w:szCs w:val="22"/>
        </w:rPr>
        <w:t xml:space="preserve"> </w:t>
      </w:r>
      <w:r w:rsidR="005D6002" w:rsidRPr="00516EF8">
        <w:rPr>
          <w:rFonts w:ascii="Times New Roman" w:hint="eastAsia"/>
          <w:kern w:val="0"/>
          <w:sz w:val="22"/>
          <w:szCs w:val="22"/>
        </w:rPr>
        <w:t>운영비</w:t>
      </w:r>
      <w:r w:rsidR="005D6002" w:rsidRPr="00516EF8">
        <w:rPr>
          <w:rFonts w:ascii="Times New Roman" w:hint="eastAsia"/>
          <w:kern w:val="0"/>
          <w:sz w:val="22"/>
          <w:szCs w:val="22"/>
        </w:rPr>
        <w:t>(</w:t>
      </w:r>
      <w:r w:rsidR="005D6002" w:rsidRPr="00516EF8">
        <w:rPr>
          <w:rFonts w:ascii="Times New Roman" w:hint="eastAsia"/>
          <w:kern w:val="0"/>
          <w:sz w:val="22"/>
          <w:szCs w:val="22"/>
        </w:rPr>
        <w:t>단</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본</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약정에</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따른</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이자</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차주의</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자산관리수수료</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자산보관수수료</w:t>
      </w:r>
      <w:r w:rsidR="005D6002" w:rsidRPr="00516EF8">
        <w:rPr>
          <w:rFonts w:ascii="Times New Roman" w:hint="eastAsia"/>
          <w:kern w:val="0"/>
          <w:sz w:val="22"/>
          <w:szCs w:val="22"/>
        </w:rPr>
        <w:t xml:space="preserve">, </w:t>
      </w:r>
      <w:r w:rsidR="00A35BBA" w:rsidRPr="00516EF8">
        <w:rPr>
          <w:rFonts w:ascii="Times New Roman" w:hint="eastAsia"/>
          <w:kern w:val="0"/>
          <w:sz w:val="22"/>
          <w:szCs w:val="22"/>
        </w:rPr>
        <w:t>일반</w:t>
      </w:r>
      <w:r w:rsidR="005D6002" w:rsidRPr="00516EF8">
        <w:rPr>
          <w:rFonts w:ascii="Times New Roman" w:hint="eastAsia"/>
          <w:kern w:val="0"/>
          <w:sz w:val="22"/>
          <w:szCs w:val="22"/>
        </w:rPr>
        <w:t>사무</w:t>
      </w:r>
      <w:r w:rsidR="00A35BBA" w:rsidRPr="00516EF8">
        <w:rPr>
          <w:rFonts w:ascii="Times New Roman" w:hint="eastAsia"/>
          <w:kern w:val="0"/>
          <w:sz w:val="22"/>
          <w:szCs w:val="22"/>
        </w:rPr>
        <w:t>위탁</w:t>
      </w:r>
      <w:r w:rsidR="005D6002" w:rsidRPr="00516EF8">
        <w:rPr>
          <w:rFonts w:ascii="Times New Roman" w:hint="eastAsia"/>
          <w:kern w:val="0"/>
          <w:sz w:val="22"/>
          <w:szCs w:val="22"/>
        </w:rPr>
        <w:t>수수료</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등</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운용과</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관련한</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비용</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자본적</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지출</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및</w:t>
      </w:r>
      <w:r w:rsidR="005D6002" w:rsidRPr="00516EF8">
        <w:rPr>
          <w:rFonts w:ascii="Times New Roman" w:hint="eastAsia"/>
          <w:kern w:val="0"/>
          <w:sz w:val="22"/>
          <w:szCs w:val="22"/>
        </w:rPr>
        <w:t xml:space="preserve"> </w:t>
      </w:r>
      <w:r w:rsidR="008C1B41" w:rsidRPr="00516EF8">
        <w:rPr>
          <w:rFonts w:ascii="Times New Roman" w:hint="eastAsia"/>
          <w:kern w:val="0"/>
          <w:sz w:val="22"/>
          <w:szCs w:val="22"/>
        </w:rPr>
        <w:t>감가상각비</w:t>
      </w:r>
      <w:r w:rsidR="005D6002" w:rsidRPr="00516EF8">
        <w:rPr>
          <w:rFonts w:ascii="Times New Roman" w:hint="eastAsia"/>
          <w:kern w:val="0"/>
          <w:sz w:val="22"/>
          <w:szCs w:val="22"/>
        </w:rPr>
        <w:t>는</w:t>
      </w:r>
      <w:r w:rsidR="005D6002" w:rsidRPr="00516EF8">
        <w:rPr>
          <w:rFonts w:ascii="Times New Roman" w:hint="eastAsia"/>
          <w:kern w:val="0"/>
          <w:sz w:val="22"/>
          <w:szCs w:val="22"/>
        </w:rPr>
        <w:t xml:space="preserve"> </w:t>
      </w:r>
      <w:r w:rsidR="00B90400" w:rsidRPr="00516EF8">
        <w:rPr>
          <w:rFonts w:ascii="Times New Roman" w:hint="eastAsia"/>
          <w:kern w:val="0"/>
          <w:sz w:val="22"/>
          <w:szCs w:val="22"/>
        </w:rPr>
        <w:t>제외</w:t>
      </w:r>
      <w:r w:rsidR="00B90400" w:rsidRPr="00516EF8">
        <w:rPr>
          <w:rFonts w:ascii="Times New Roman" w:hint="eastAsia"/>
          <w:kern w:val="0"/>
          <w:sz w:val="22"/>
          <w:szCs w:val="22"/>
        </w:rPr>
        <w:t>)</w:t>
      </w:r>
      <w:r w:rsidR="008C1B41" w:rsidRPr="00516EF8">
        <w:rPr>
          <w:rFonts w:ascii="Times New Roman" w:hint="eastAsia"/>
          <w:kern w:val="0"/>
          <w:sz w:val="22"/>
          <w:szCs w:val="22"/>
        </w:rPr>
        <w:t>를</w:t>
      </w:r>
      <w:r w:rsidR="008C1B41" w:rsidRPr="00516EF8">
        <w:rPr>
          <w:rFonts w:ascii="Times New Roman"/>
          <w:kern w:val="0"/>
          <w:sz w:val="22"/>
          <w:szCs w:val="22"/>
        </w:rPr>
        <w:t xml:space="preserve"> </w:t>
      </w:r>
      <w:r w:rsidR="00B90400" w:rsidRPr="00516EF8">
        <w:rPr>
          <w:rFonts w:ascii="Times New Roman" w:hint="eastAsia"/>
          <w:kern w:val="0"/>
          <w:sz w:val="22"/>
          <w:szCs w:val="22"/>
        </w:rPr>
        <w:t>차감</w:t>
      </w:r>
      <w:r w:rsidR="008C1B41" w:rsidRPr="00516EF8">
        <w:rPr>
          <w:rFonts w:ascii="Times New Roman" w:hint="eastAsia"/>
          <w:kern w:val="0"/>
          <w:sz w:val="22"/>
          <w:szCs w:val="22"/>
        </w:rPr>
        <w:t>한</w:t>
      </w:r>
      <w:r w:rsidR="008C1B41" w:rsidRPr="00516EF8">
        <w:rPr>
          <w:rFonts w:ascii="Times New Roman"/>
          <w:kern w:val="0"/>
          <w:sz w:val="22"/>
          <w:szCs w:val="22"/>
        </w:rPr>
        <w:t xml:space="preserve"> </w:t>
      </w:r>
      <w:r w:rsidR="008C1B41" w:rsidRPr="00516EF8">
        <w:rPr>
          <w:rFonts w:ascii="Times New Roman" w:hint="eastAsia"/>
          <w:kern w:val="0"/>
          <w:sz w:val="22"/>
          <w:szCs w:val="22"/>
        </w:rPr>
        <w:t>금액을</w:t>
      </w:r>
      <w:r w:rsidR="008C1B41" w:rsidRPr="00516EF8">
        <w:rPr>
          <w:rFonts w:ascii="Times New Roman"/>
          <w:kern w:val="0"/>
          <w:sz w:val="22"/>
          <w:szCs w:val="22"/>
        </w:rPr>
        <w:t xml:space="preserve"> </w:t>
      </w:r>
      <w:r w:rsidR="008C1B41" w:rsidRPr="00516EF8">
        <w:rPr>
          <w:rFonts w:ascii="Times New Roman" w:hint="eastAsia"/>
          <w:kern w:val="0"/>
          <w:sz w:val="22"/>
          <w:szCs w:val="22"/>
        </w:rPr>
        <w:t>말한다</w:t>
      </w:r>
      <w:r w:rsidR="008C1B41" w:rsidRPr="00516EF8">
        <w:rPr>
          <w:rFonts w:ascii="Times New Roman"/>
          <w:kern w:val="0"/>
          <w:sz w:val="22"/>
          <w:szCs w:val="22"/>
        </w:rPr>
        <w:t>.}</w:t>
      </w:r>
      <w:r w:rsidR="00304DC9" w:rsidRPr="00516EF8">
        <w:rPr>
          <w:rFonts w:ascii="Times New Roman" w:hint="eastAsia"/>
          <w:kern w:val="0"/>
          <w:sz w:val="22"/>
          <w:szCs w:val="22"/>
        </w:rPr>
        <w:t>을</w:t>
      </w:r>
      <w:r w:rsidR="00304DC9" w:rsidRPr="00516EF8">
        <w:rPr>
          <w:rFonts w:ascii="Times New Roman"/>
          <w:kern w:val="0"/>
          <w:sz w:val="22"/>
          <w:szCs w:val="22"/>
        </w:rPr>
        <w:t xml:space="preserve"> </w:t>
      </w:r>
      <w:r w:rsidR="00C57940" w:rsidRPr="00516EF8">
        <w:rPr>
          <w:rFonts w:ascii="Times New Roman"/>
          <w:kern w:val="0"/>
          <w:sz w:val="22"/>
          <w:szCs w:val="22"/>
        </w:rPr>
        <w:t>(ii)</w:t>
      </w:r>
      <w:r w:rsidR="0006652A" w:rsidRPr="00516EF8">
        <w:rPr>
          <w:rFonts w:ascii="Times New Roman" w:hint="eastAsia"/>
          <w:kern w:val="0"/>
          <w:sz w:val="22"/>
          <w:szCs w:val="22"/>
        </w:rPr>
        <w:t xml:space="preserve"> Tranche A</w:t>
      </w:r>
      <w:r w:rsidR="00304DC9" w:rsidRPr="00516EF8">
        <w:rPr>
          <w:rFonts w:ascii="Times New Roman"/>
          <w:kern w:val="0"/>
          <w:sz w:val="22"/>
          <w:szCs w:val="22"/>
        </w:rPr>
        <w:t xml:space="preserve"> </w:t>
      </w:r>
      <w:r w:rsidR="00C15C32" w:rsidRPr="00516EF8">
        <w:rPr>
          <w:rFonts w:ascii="Times New Roman"/>
          <w:kern w:val="0"/>
          <w:sz w:val="22"/>
          <w:szCs w:val="22"/>
        </w:rPr>
        <w:t>대출금에</w:t>
      </w:r>
      <w:r w:rsidR="00C15C32" w:rsidRPr="00516EF8">
        <w:rPr>
          <w:rFonts w:ascii="Times New Roman"/>
          <w:kern w:val="0"/>
          <w:sz w:val="22"/>
          <w:szCs w:val="22"/>
        </w:rPr>
        <w:t xml:space="preserve"> </w:t>
      </w:r>
      <w:r w:rsidR="00C15C32" w:rsidRPr="00516EF8">
        <w:rPr>
          <w:rFonts w:ascii="Times New Roman"/>
          <w:kern w:val="0"/>
          <w:sz w:val="22"/>
          <w:szCs w:val="22"/>
        </w:rPr>
        <w:t>대하여</w:t>
      </w:r>
      <w:r w:rsidR="00C15C32" w:rsidRPr="00516EF8">
        <w:rPr>
          <w:rFonts w:ascii="Times New Roman"/>
          <w:kern w:val="0"/>
          <w:sz w:val="22"/>
          <w:szCs w:val="22"/>
        </w:rPr>
        <w:t xml:space="preserve"> </w:t>
      </w:r>
      <w:r w:rsidR="00304DC9" w:rsidRPr="00516EF8">
        <w:rPr>
          <w:rFonts w:ascii="Times New Roman"/>
          <w:kern w:val="0"/>
          <w:sz w:val="22"/>
          <w:szCs w:val="22"/>
        </w:rPr>
        <w:t>해당</w:t>
      </w:r>
      <w:r w:rsidR="00304DC9" w:rsidRPr="00516EF8">
        <w:rPr>
          <w:rFonts w:ascii="Times New Roman"/>
          <w:kern w:val="0"/>
          <w:sz w:val="22"/>
          <w:szCs w:val="22"/>
        </w:rPr>
        <w:t xml:space="preserve"> </w:t>
      </w:r>
      <w:r w:rsidR="00304DC9" w:rsidRPr="00516EF8">
        <w:rPr>
          <w:rFonts w:ascii="Times New Roman"/>
          <w:kern w:val="0"/>
          <w:sz w:val="22"/>
          <w:szCs w:val="22"/>
        </w:rPr>
        <w:t>이자지급력</w:t>
      </w:r>
      <w:r w:rsidR="00D92BBF" w:rsidRPr="00516EF8">
        <w:rPr>
          <w:rFonts w:ascii="Times New Roman"/>
          <w:kern w:val="0"/>
          <w:sz w:val="22"/>
          <w:szCs w:val="22"/>
        </w:rPr>
        <w:t>지수</w:t>
      </w:r>
      <w:r w:rsidR="00304DC9" w:rsidRPr="00516EF8">
        <w:rPr>
          <w:rFonts w:ascii="Times New Roman"/>
          <w:kern w:val="0"/>
          <w:sz w:val="22"/>
          <w:szCs w:val="22"/>
        </w:rPr>
        <w:t xml:space="preserve"> </w:t>
      </w:r>
      <w:r w:rsidR="00304DC9" w:rsidRPr="00516EF8">
        <w:rPr>
          <w:rFonts w:ascii="Times New Roman"/>
          <w:kern w:val="0"/>
          <w:sz w:val="22"/>
          <w:szCs w:val="22"/>
        </w:rPr>
        <w:t>검증기간</w:t>
      </w:r>
      <w:r w:rsidR="00304DC9" w:rsidRPr="00516EF8">
        <w:rPr>
          <w:rFonts w:ascii="Times New Roman"/>
          <w:kern w:val="0"/>
          <w:sz w:val="22"/>
          <w:szCs w:val="22"/>
        </w:rPr>
        <w:t xml:space="preserve"> </w:t>
      </w:r>
      <w:r w:rsidR="00304DC9" w:rsidRPr="00516EF8">
        <w:rPr>
          <w:rFonts w:ascii="Times New Roman"/>
          <w:kern w:val="0"/>
          <w:sz w:val="22"/>
          <w:szCs w:val="22"/>
        </w:rPr>
        <w:t>동안에</w:t>
      </w:r>
      <w:r w:rsidR="00304DC9" w:rsidRPr="00516EF8">
        <w:rPr>
          <w:rFonts w:ascii="Times New Roman"/>
          <w:kern w:val="0"/>
          <w:sz w:val="22"/>
          <w:szCs w:val="22"/>
        </w:rPr>
        <w:t xml:space="preserve"> </w:t>
      </w:r>
      <w:r w:rsidR="00304DC9" w:rsidRPr="00516EF8">
        <w:rPr>
          <w:rFonts w:ascii="Times New Roman"/>
          <w:kern w:val="0"/>
          <w:sz w:val="22"/>
          <w:szCs w:val="22"/>
        </w:rPr>
        <w:t>발생한</w:t>
      </w:r>
      <w:r w:rsidR="00304DC9" w:rsidRPr="00516EF8">
        <w:rPr>
          <w:rFonts w:ascii="Times New Roman"/>
          <w:kern w:val="0"/>
          <w:sz w:val="22"/>
          <w:szCs w:val="22"/>
        </w:rPr>
        <w:t xml:space="preserve"> </w:t>
      </w:r>
      <w:r w:rsidR="00304DC9" w:rsidRPr="00516EF8">
        <w:rPr>
          <w:rFonts w:ascii="Times New Roman"/>
          <w:kern w:val="0"/>
          <w:sz w:val="22"/>
          <w:szCs w:val="22"/>
        </w:rPr>
        <w:t>이자액</w:t>
      </w:r>
      <w:r w:rsidR="006F6116" w:rsidRPr="00516EF8">
        <w:rPr>
          <w:rFonts w:ascii="Times New Roman" w:hint="eastAsia"/>
          <w:kern w:val="0"/>
          <w:sz w:val="22"/>
          <w:szCs w:val="22"/>
        </w:rPr>
        <w:t>의</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합계액</w:t>
      </w:r>
      <w:r w:rsidR="00304DC9" w:rsidRPr="00516EF8">
        <w:rPr>
          <w:rFonts w:ascii="Times New Roman"/>
          <w:kern w:val="0"/>
          <w:sz w:val="22"/>
          <w:szCs w:val="22"/>
        </w:rPr>
        <w:t>으로</w:t>
      </w:r>
      <w:r w:rsidR="00304DC9" w:rsidRPr="00516EF8">
        <w:rPr>
          <w:rFonts w:ascii="Times New Roman"/>
          <w:kern w:val="0"/>
          <w:sz w:val="22"/>
          <w:szCs w:val="22"/>
        </w:rPr>
        <w:t xml:space="preserve"> </w:t>
      </w:r>
      <w:r w:rsidR="00304DC9" w:rsidRPr="00516EF8">
        <w:rPr>
          <w:rFonts w:ascii="Times New Roman"/>
          <w:kern w:val="0"/>
          <w:sz w:val="22"/>
          <w:szCs w:val="22"/>
        </w:rPr>
        <w:t>나눈</w:t>
      </w:r>
      <w:r w:rsidR="00304DC9" w:rsidRPr="00516EF8">
        <w:rPr>
          <w:rFonts w:ascii="Times New Roman"/>
          <w:kern w:val="0"/>
          <w:sz w:val="22"/>
          <w:szCs w:val="22"/>
        </w:rPr>
        <w:t xml:space="preserve"> </w:t>
      </w:r>
      <w:r w:rsidR="00304DC9" w:rsidRPr="00516EF8">
        <w:rPr>
          <w:rFonts w:ascii="Times New Roman"/>
          <w:kern w:val="0"/>
          <w:sz w:val="22"/>
          <w:szCs w:val="22"/>
        </w:rPr>
        <w:t>값을</w:t>
      </w:r>
      <w:r w:rsidR="00304DC9" w:rsidRPr="00516EF8">
        <w:rPr>
          <w:rFonts w:ascii="Times New Roman"/>
          <w:kern w:val="0"/>
          <w:sz w:val="22"/>
          <w:szCs w:val="22"/>
        </w:rPr>
        <w:t xml:space="preserve"> </w:t>
      </w:r>
      <w:r w:rsidR="00304DC9" w:rsidRPr="00516EF8">
        <w:rPr>
          <w:rFonts w:ascii="Times New Roman"/>
          <w:kern w:val="0"/>
          <w:sz w:val="22"/>
          <w:szCs w:val="22"/>
        </w:rPr>
        <w:t>말</w:t>
      </w:r>
      <w:r w:rsidR="00A85446" w:rsidRPr="00516EF8">
        <w:rPr>
          <w:rFonts w:ascii="Times New Roman" w:hint="eastAsia"/>
          <w:kern w:val="0"/>
          <w:sz w:val="22"/>
          <w:szCs w:val="22"/>
        </w:rPr>
        <w:t>하고</w:t>
      </w:r>
      <w:r w:rsidR="00A85446" w:rsidRPr="00516EF8">
        <w:rPr>
          <w:rFonts w:ascii="Times New Roman" w:hint="eastAsia"/>
          <w:kern w:val="0"/>
          <w:sz w:val="22"/>
          <w:szCs w:val="22"/>
        </w:rPr>
        <w:t xml:space="preserve">, </w:t>
      </w:r>
      <w:r w:rsidR="00A85446" w:rsidRPr="00516EF8">
        <w:rPr>
          <w:rFonts w:ascii="Times New Roman"/>
          <w:b/>
          <w:kern w:val="0"/>
          <w:sz w:val="22"/>
          <w:szCs w:val="22"/>
        </w:rPr>
        <w:t>“</w:t>
      </w:r>
      <w:r w:rsidR="00A85446" w:rsidRPr="00516EF8">
        <w:rPr>
          <w:rFonts w:ascii="Times New Roman" w:hint="eastAsia"/>
          <w:b/>
          <w:kern w:val="0"/>
          <w:sz w:val="22"/>
          <w:szCs w:val="22"/>
        </w:rPr>
        <w:t xml:space="preserve">Tranche B </w:t>
      </w:r>
      <w:r w:rsidR="00A85446" w:rsidRPr="00516EF8">
        <w:rPr>
          <w:rFonts w:ascii="Times New Roman"/>
          <w:b/>
          <w:kern w:val="0"/>
          <w:sz w:val="22"/>
          <w:szCs w:val="22"/>
        </w:rPr>
        <w:t>이자지급력지수</w:t>
      </w:r>
      <w:r w:rsidR="00A85446" w:rsidRPr="00516EF8">
        <w:rPr>
          <w:rFonts w:ascii="Times New Roman"/>
          <w:b/>
          <w:kern w:val="0"/>
          <w:sz w:val="22"/>
          <w:szCs w:val="22"/>
        </w:rPr>
        <w:t>(DSCR, Debt Service Coverage Ratio)”</w:t>
      </w:r>
      <w:r w:rsidR="00A85446" w:rsidRPr="00516EF8">
        <w:rPr>
          <w:rFonts w:ascii="Times New Roman"/>
          <w:kern w:val="0"/>
          <w:sz w:val="22"/>
          <w:szCs w:val="22"/>
        </w:rPr>
        <w:t>라</w:t>
      </w:r>
      <w:r w:rsidR="00A85446" w:rsidRPr="00516EF8">
        <w:rPr>
          <w:rFonts w:ascii="Times New Roman"/>
          <w:kern w:val="0"/>
          <w:sz w:val="22"/>
          <w:szCs w:val="22"/>
        </w:rPr>
        <w:t xml:space="preserve"> </w:t>
      </w:r>
      <w:r w:rsidR="00A85446" w:rsidRPr="00516EF8">
        <w:rPr>
          <w:rFonts w:ascii="Times New Roman"/>
          <w:kern w:val="0"/>
          <w:sz w:val="22"/>
          <w:szCs w:val="22"/>
        </w:rPr>
        <w:t>함은</w:t>
      </w:r>
      <w:r w:rsidR="00A85446" w:rsidRPr="00516EF8">
        <w:rPr>
          <w:rFonts w:ascii="Times New Roman"/>
          <w:kern w:val="0"/>
          <w:sz w:val="22"/>
          <w:szCs w:val="22"/>
        </w:rPr>
        <w:t xml:space="preserve"> </w:t>
      </w:r>
      <w:r w:rsidR="00A85446" w:rsidRPr="00516EF8">
        <w:rPr>
          <w:rFonts w:ascii="Times New Roman"/>
          <w:kern w:val="0"/>
          <w:sz w:val="22"/>
          <w:szCs w:val="22"/>
        </w:rPr>
        <w:t>각</w:t>
      </w:r>
      <w:r w:rsidR="00A85446" w:rsidRPr="00516EF8">
        <w:rPr>
          <w:rFonts w:ascii="Times New Roman"/>
          <w:kern w:val="0"/>
          <w:sz w:val="22"/>
          <w:szCs w:val="22"/>
        </w:rPr>
        <w:t xml:space="preserve"> </w:t>
      </w:r>
      <w:r w:rsidR="00A85446" w:rsidRPr="00516EF8">
        <w:rPr>
          <w:rFonts w:ascii="Times New Roman"/>
          <w:kern w:val="0"/>
          <w:sz w:val="22"/>
          <w:szCs w:val="22"/>
        </w:rPr>
        <w:t>이자지급력지수</w:t>
      </w:r>
      <w:r w:rsidR="00A85446" w:rsidRPr="00516EF8">
        <w:rPr>
          <w:rFonts w:ascii="Times New Roman"/>
          <w:kern w:val="0"/>
          <w:sz w:val="22"/>
          <w:szCs w:val="22"/>
        </w:rPr>
        <w:t xml:space="preserve"> </w:t>
      </w:r>
      <w:r w:rsidR="00A85446" w:rsidRPr="00516EF8">
        <w:rPr>
          <w:rFonts w:ascii="Times New Roman"/>
          <w:kern w:val="0"/>
          <w:sz w:val="22"/>
          <w:szCs w:val="22"/>
        </w:rPr>
        <w:t>평가일에</w:t>
      </w:r>
      <w:r w:rsidR="00A85446" w:rsidRPr="00516EF8">
        <w:rPr>
          <w:rFonts w:ascii="Times New Roman"/>
          <w:kern w:val="0"/>
          <w:sz w:val="22"/>
          <w:szCs w:val="22"/>
        </w:rPr>
        <w:t xml:space="preserve"> </w:t>
      </w:r>
      <w:r w:rsidR="00A85446" w:rsidRPr="00516EF8">
        <w:rPr>
          <w:rFonts w:ascii="Times New Roman"/>
          <w:kern w:val="0"/>
          <w:sz w:val="22"/>
          <w:szCs w:val="22"/>
        </w:rPr>
        <w:t>계산되는</w:t>
      </w:r>
      <w:r w:rsidR="00A85446" w:rsidRPr="00516EF8">
        <w:rPr>
          <w:rFonts w:ascii="Times New Roman"/>
          <w:kern w:val="0"/>
          <w:sz w:val="22"/>
          <w:szCs w:val="22"/>
        </w:rPr>
        <w:t xml:space="preserve"> </w:t>
      </w:r>
      <w:r w:rsidR="00A85446" w:rsidRPr="00516EF8">
        <w:rPr>
          <w:rFonts w:ascii="Times New Roman"/>
          <w:kern w:val="0"/>
          <w:sz w:val="22"/>
          <w:szCs w:val="22"/>
        </w:rPr>
        <w:t>지수로서</w:t>
      </w:r>
      <w:r w:rsidR="00A85446" w:rsidRPr="00516EF8">
        <w:rPr>
          <w:rFonts w:ascii="Times New Roman"/>
          <w:kern w:val="0"/>
          <w:sz w:val="22"/>
          <w:szCs w:val="22"/>
        </w:rPr>
        <w:t xml:space="preserve">, (i) </w:t>
      </w:r>
      <w:r w:rsidR="00A85446" w:rsidRPr="00516EF8">
        <w:rPr>
          <w:rFonts w:ascii="Times New Roman" w:hint="eastAsia"/>
          <w:kern w:val="0"/>
          <w:sz w:val="22"/>
          <w:szCs w:val="22"/>
        </w:rPr>
        <w:t>당해</w:t>
      </w:r>
      <w:r w:rsidR="00A85446" w:rsidRPr="00516EF8">
        <w:rPr>
          <w:rFonts w:ascii="Times New Roman"/>
          <w:kern w:val="0"/>
          <w:sz w:val="22"/>
          <w:szCs w:val="22"/>
        </w:rPr>
        <w:t xml:space="preserve"> </w:t>
      </w:r>
      <w:r w:rsidR="00A85446" w:rsidRPr="00516EF8">
        <w:rPr>
          <w:rFonts w:ascii="Times New Roman" w:hint="eastAsia"/>
          <w:kern w:val="0"/>
          <w:sz w:val="22"/>
          <w:szCs w:val="22"/>
        </w:rPr>
        <w:t>이자지급력지수</w:t>
      </w:r>
      <w:r w:rsidR="00A85446" w:rsidRPr="00516EF8">
        <w:rPr>
          <w:rFonts w:ascii="Times New Roman"/>
          <w:kern w:val="0"/>
          <w:sz w:val="22"/>
          <w:szCs w:val="22"/>
        </w:rPr>
        <w:t xml:space="preserve"> </w:t>
      </w:r>
      <w:r w:rsidR="00A85446" w:rsidRPr="00516EF8">
        <w:rPr>
          <w:rFonts w:ascii="Times New Roman" w:hint="eastAsia"/>
          <w:kern w:val="0"/>
          <w:sz w:val="22"/>
          <w:szCs w:val="22"/>
        </w:rPr>
        <w:t>검증기간</w:t>
      </w:r>
      <w:r w:rsidR="00A85446" w:rsidRPr="00516EF8">
        <w:rPr>
          <w:rFonts w:ascii="Times New Roman"/>
          <w:kern w:val="0"/>
          <w:sz w:val="22"/>
          <w:szCs w:val="22"/>
        </w:rPr>
        <w:t xml:space="preserve"> </w:t>
      </w:r>
      <w:r w:rsidR="00A85446" w:rsidRPr="00516EF8">
        <w:rPr>
          <w:rFonts w:ascii="Times New Roman" w:hint="eastAsia"/>
          <w:kern w:val="0"/>
          <w:sz w:val="22"/>
          <w:szCs w:val="22"/>
        </w:rPr>
        <w:t>동안에</w:t>
      </w:r>
      <w:r w:rsidR="00A85446" w:rsidRPr="00516EF8">
        <w:rPr>
          <w:rFonts w:ascii="Times New Roman"/>
          <w:kern w:val="0"/>
          <w:sz w:val="22"/>
          <w:szCs w:val="22"/>
        </w:rPr>
        <w:t xml:space="preserve"> </w:t>
      </w:r>
      <w:r w:rsidR="00A85446" w:rsidRPr="00516EF8">
        <w:rPr>
          <w:rFonts w:ascii="Times New Roman" w:hint="eastAsia"/>
          <w:kern w:val="0"/>
          <w:sz w:val="22"/>
          <w:szCs w:val="22"/>
        </w:rPr>
        <w:t>인식되는</w:t>
      </w:r>
      <w:r w:rsidR="00A85446" w:rsidRPr="00516EF8">
        <w:rPr>
          <w:rFonts w:ascii="Times New Roman"/>
          <w:kern w:val="0"/>
          <w:sz w:val="22"/>
          <w:szCs w:val="22"/>
        </w:rPr>
        <w:t xml:space="preserve"> </w:t>
      </w:r>
      <w:r w:rsidR="00A85446" w:rsidRPr="00516EF8">
        <w:rPr>
          <w:rFonts w:ascii="Times New Roman" w:hint="eastAsia"/>
          <w:kern w:val="0"/>
          <w:sz w:val="22"/>
          <w:szCs w:val="22"/>
        </w:rPr>
        <w:t>본건</w:t>
      </w:r>
      <w:r w:rsidR="00A85446" w:rsidRPr="00516EF8">
        <w:rPr>
          <w:rFonts w:ascii="Times New Roman"/>
          <w:kern w:val="0"/>
          <w:sz w:val="22"/>
          <w:szCs w:val="22"/>
        </w:rPr>
        <w:t xml:space="preserve"> </w:t>
      </w:r>
      <w:r w:rsidR="00A85446" w:rsidRPr="00516EF8">
        <w:rPr>
          <w:rFonts w:ascii="Times New Roman" w:hint="eastAsia"/>
          <w:kern w:val="0"/>
          <w:sz w:val="22"/>
          <w:szCs w:val="22"/>
        </w:rPr>
        <w:t>부동산에서</w:t>
      </w:r>
      <w:r w:rsidR="00A85446" w:rsidRPr="00516EF8">
        <w:rPr>
          <w:rFonts w:ascii="Times New Roman"/>
          <w:kern w:val="0"/>
          <w:sz w:val="22"/>
          <w:szCs w:val="22"/>
        </w:rPr>
        <w:t xml:space="preserve"> </w:t>
      </w:r>
      <w:r w:rsidR="00A85446" w:rsidRPr="00516EF8">
        <w:rPr>
          <w:rFonts w:ascii="Times New Roman" w:hint="eastAsia"/>
          <w:kern w:val="0"/>
          <w:sz w:val="22"/>
          <w:szCs w:val="22"/>
        </w:rPr>
        <w:t>발생하는</w:t>
      </w:r>
      <w:r w:rsidR="00A85446" w:rsidRPr="00516EF8">
        <w:rPr>
          <w:rFonts w:ascii="Times New Roman"/>
          <w:kern w:val="0"/>
          <w:sz w:val="22"/>
          <w:szCs w:val="22"/>
        </w:rPr>
        <w:t xml:space="preserve"> </w:t>
      </w:r>
      <w:r w:rsidR="00A85446" w:rsidRPr="00516EF8">
        <w:rPr>
          <w:rFonts w:ascii="Times New Roman" w:hint="eastAsia"/>
          <w:kern w:val="0"/>
          <w:sz w:val="22"/>
          <w:szCs w:val="22"/>
        </w:rPr>
        <w:t>임대료</w:t>
      </w:r>
      <w:r w:rsidR="00A85446" w:rsidRPr="00516EF8">
        <w:rPr>
          <w:rFonts w:ascii="Times New Roman"/>
          <w:kern w:val="0"/>
          <w:sz w:val="22"/>
          <w:szCs w:val="22"/>
        </w:rPr>
        <w:t xml:space="preserve">, </w:t>
      </w:r>
      <w:r w:rsidR="00A85446" w:rsidRPr="00516EF8">
        <w:rPr>
          <w:rFonts w:ascii="Times New Roman" w:hint="eastAsia"/>
          <w:kern w:val="0"/>
          <w:sz w:val="22"/>
          <w:szCs w:val="22"/>
        </w:rPr>
        <w:t>관리비</w:t>
      </w:r>
      <w:r w:rsidR="00A85446" w:rsidRPr="00516EF8">
        <w:rPr>
          <w:rFonts w:ascii="Times New Roman"/>
          <w:kern w:val="0"/>
          <w:sz w:val="22"/>
          <w:szCs w:val="22"/>
        </w:rPr>
        <w:t xml:space="preserve"> </w:t>
      </w:r>
      <w:r w:rsidR="00A85446" w:rsidRPr="00516EF8">
        <w:rPr>
          <w:rFonts w:ascii="Times New Roman" w:hint="eastAsia"/>
          <w:kern w:val="0"/>
          <w:sz w:val="22"/>
          <w:szCs w:val="22"/>
        </w:rPr>
        <w:t>및</w:t>
      </w:r>
      <w:r w:rsidR="00A85446" w:rsidRPr="00516EF8">
        <w:rPr>
          <w:rFonts w:ascii="Times New Roman"/>
          <w:kern w:val="0"/>
          <w:sz w:val="22"/>
          <w:szCs w:val="22"/>
        </w:rPr>
        <w:t xml:space="preserve"> </w:t>
      </w:r>
      <w:r w:rsidR="00A85446" w:rsidRPr="00516EF8">
        <w:rPr>
          <w:rFonts w:ascii="Times New Roman" w:hint="eastAsia"/>
          <w:kern w:val="0"/>
          <w:sz w:val="22"/>
          <w:szCs w:val="22"/>
        </w:rPr>
        <w:t>임대차보증금</w:t>
      </w:r>
      <w:r w:rsidR="00A85446" w:rsidRPr="00516EF8">
        <w:rPr>
          <w:rFonts w:ascii="Times New Roman"/>
          <w:kern w:val="0"/>
          <w:sz w:val="22"/>
          <w:szCs w:val="22"/>
        </w:rPr>
        <w:t xml:space="preserve"> </w:t>
      </w:r>
      <w:r w:rsidR="00A85446" w:rsidRPr="00516EF8">
        <w:rPr>
          <w:rFonts w:ascii="Times New Roman" w:hint="eastAsia"/>
          <w:kern w:val="0"/>
          <w:sz w:val="22"/>
          <w:szCs w:val="22"/>
        </w:rPr>
        <w:t>등에서</w:t>
      </w:r>
      <w:r w:rsidR="00A85446" w:rsidRPr="00516EF8">
        <w:rPr>
          <w:rFonts w:ascii="Times New Roman"/>
          <w:kern w:val="0"/>
          <w:sz w:val="22"/>
          <w:szCs w:val="22"/>
        </w:rPr>
        <w:t xml:space="preserve"> </w:t>
      </w:r>
      <w:r w:rsidR="00A85446" w:rsidRPr="00516EF8">
        <w:rPr>
          <w:rFonts w:ascii="Times New Roman" w:hint="eastAsia"/>
          <w:kern w:val="0"/>
          <w:sz w:val="22"/>
          <w:szCs w:val="22"/>
        </w:rPr>
        <w:t>발생한</w:t>
      </w:r>
      <w:r w:rsidR="00A85446" w:rsidRPr="00516EF8">
        <w:rPr>
          <w:rFonts w:ascii="Times New Roman"/>
          <w:kern w:val="0"/>
          <w:sz w:val="22"/>
          <w:szCs w:val="22"/>
        </w:rPr>
        <w:t xml:space="preserve"> </w:t>
      </w:r>
      <w:r w:rsidR="00A85446" w:rsidRPr="00516EF8">
        <w:rPr>
          <w:rFonts w:ascii="Times New Roman" w:hint="eastAsia"/>
          <w:kern w:val="0"/>
          <w:sz w:val="22"/>
          <w:szCs w:val="22"/>
        </w:rPr>
        <w:t>이자</w:t>
      </w:r>
      <w:r w:rsidR="00A85446" w:rsidRPr="00516EF8">
        <w:rPr>
          <w:rFonts w:ascii="Times New Roman"/>
          <w:kern w:val="0"/>
          <w:sz w:val="22"/>
          <w:szCs w:val="22"/>
        </w:rPr>
        <w:t xml:space="preserve">, </w:t>
      </w:r>
      <w:r w:rsidR="00A85446" w:rsidRPr="00516EF8">
        <w:rPr>
          <w:rFonts w:ascii="Times New Roman" w:hint="eastAsia"/>
          <w:kern w:val="0"/>
          <w:sz w:val="22"/>
          <w:szCs w:val="22"/>
        </w:rPr>
        <w:t>기타</w:t>
      </w:r>
      <w:r w:rsidR="00A85446" w:rsidRPr="00516EF8">
        <w:rPr>
          <w:rFonts w:ascii="Times New Roman"/>
          <w:kern w:val="0"/>
          <w:sz w:val="22"/>
          <w:szCs w:val="22"/>
        </w:rPr>
        <w:t xml:space="preserve"> </w:t>
      </w:r>
      <w:r w:rsidR="00A85446" w:rsidRPr="00516EF8">
        <w:rPr>
          <w:rFonts w:ascii="Times New Roman" w:hint="eastAsia"/>
          <w:kern w:val="0"/>
          <w:sz w:val="22"/>
          <w:szCs w:val="22"/>
        </w:rPr>
        <w:t>수입</w:t>
      </w:r>
      <w:r w:rsidR="00A85446" w:rsidRPr="00516EF8">
        <w:rPr>
          <w:rFonts w:ascii="Times New Roman"/>
          <w:kern w:val="0"/>
          <w:sz w:val="22"/>
          <w:szCs w:val="22"/>
        </w:rPr>
        <w:t xml:space="preserve"> </w:t>
      </w:r>
      <w:r w:rsidR="00A85446" w:rsidRPr="00516EF8">
        <w:rPr>
          <w:rFonts w:ascii="Times New Roman" w:hint="eastAsia"/>
          <w:kern w:val="0"/>
          <w:sz w:val="22"/>
          <w:szCs w:val="22"/>
        </w:rPr>
        <w:t>등</w:t>
      </w:r>
      <w:r w:rsidR="00A85446" w:rsidRPr="00516EF8">
        <w:rPr>
          <w:rFonts w:ascii="Times New Roman"/>
          <w:kern w:val="0"/>
          <w:sz w:val="22"/>
          <w:szCs w:val="22"/>
        </w:rPr>
        <w:t xml:space="preserve"> </w:t>
      </w:r>
      <w:r w:rsidR="00A85446" w:rsidRPr="00516EF8">
        <w:rPr>
          <w:rFonts w:ascii="Times New Roman" w:hint="eastAsia"/>
          <w:kern w:val="0"/>
          <w:sz w:val="22"/>
          <w:szCs w:val="22"/>
        </w:rPr>
        <w:t>차주가</w:t>
      </w:r>
      <w:r w:rsidR="00A85446" w:rsidRPr="00516EF8">
        <w:rPr>
          <w:rFonts w:ascii="Times New Roman"/>
          <w:kern w:val="0"/>
          <w:sz w:val="22"/>
          <w:szCs w:val="22"/>
        </w:rPr>
        <w:t xml:space="preserve"> </w:t>
      </w:r>
      <w:r w:rsidR="00A85446" w:rsidRPr="00516EF8">
        <w:rPr>
          <w:rFonts w:ascii="Times New Roman" w:hint="eastAsia"/>
          <w:kern w:val="0"/>
          <w:sz w:val="22"/>
          <w:szCs w:val="22"/>
        </w:rPr>
        <w:t>본건</w:t>
      </w:r>
      <w:r w:rsidR="00A85446" w:rsidRPr="00516EF8">
        <w:rPr>
          <w:rFonts w:ascii="Times New Roman"/>
          <w:kern w:val="0"/>
          <w:sz w:val="22"/>
          <w:szCs w:val="22"/>
        </w:rPr>
        <w:t xml:space="preserve"> </w:t>
      </w:r>
      <w:r w:rsidR="00A85446" w:rsidRPr="00516EF8">
        <w:rPr>
          <w:rFonts w:ascii="Times New Roman" w:hint="eastAsia"/>
          <w:kern w:val="0"/>
          <w:sz w:val="22"/>
          <w:szCs w:val="22"/>
        </w:rPr>
        <w:t>부동산의</w:t>
      </w:r>
      <w:r w:rsidR="00A85446" w:rsidRPr="00516EF8">
        <w:rPr>
          <w:rFonts w:ascii="Times New Roman"/>
          <w:kern w:val="0"/>
          <w:sz w:val="22"/>
          <w:szCs w:val="22"/>
        </w:rPr>
        <w:t xml:space="preserve"> </w:t>
      </w:r>
      <w:r w:rsidR="00A85446" w:rsidRPr="00516EF8">
        <w:rPr>
          <w:rFonts w:ascii="Times New Roman" w:hint="eastAsia"/>
          <w:kern w:val="0"/>
          <w:sz w:val="22"/>
          <w:szCs w:val="22"/>
        </w:rPr>
        <w:t>소유</w:t>
      </w:r>
      <w:r w:rsidR="00A85446" w:rsidRPr="00516EF8">
        <w:rPr>
          <w:rFonts w:ascii="Times New Roman"/>
          <w:kern w:val="0"/>
          <w:sz w:val="22"/>
          <w:szCs w:val="22"/>
        </w:rPr>
        <w:t xml:space="preserve">, </w:t>
      </w:r>
      <w:r w:rsidR="00A85446" w:rsidRPr="00516EF8">
        <w:rPr>
          <w:rFonts w:ascii="Times New Roman" w:hint="eastAsia"/>
          <w:kern w:val="0"/>
          <w:sz w:val="22"/>
          <w:szCs w:val="22"/>
        </w:rPr>
        <w:t>운영</w:t>
      </w:r>
      <w:r w:rsidR="00A85446" w:rsidRPr="00516EF8">
        <w:rPr>
          <w:rFonts w:ascii="Times New Roman"/>
          <w:kern w:val="0"/>
          <w:sz w:val="22"/>
          <w:szCs w:val="22"/>
        </w:rPr>
        <w:t xml:space="preserve"> </w:t>
      </w:r>
      <w:r w:rsidR="00A85446" w:rsidRPr="00516EF8">
        <w:rPr>
          <w:rFonts w:ascii="Times New Roman" w:hint="eastAsia"/>
          <w:kern w:val="0"/>
          <w:sz w:val="22"/>
          <w:szCs w:val="22"/>
        </w:rPr>
        <w:t>및</w:t>
      </w:r>
      <w:r w:rsidR="00A85446" w:rsidRPr="00516EF8">
        <w:rPr>
          <w:rFonts w:ascii="Times New Roman"/>
          <w:kern w:val="0"/>
          <w:sz w:val="22"/>
          <w:szCs w:val="22"/>
        </w:rPr>
        <w:t xml:space="preserve"> </w:t>
      </w:r>
      <w:r w:rsidR="00A85446" w:rsidRPr="00516EF8">
        <w:rPr>
          <w:rFonts w:ascii="Times New Roman" w:hint="eastAsia"/>
          <w:kern w:val="0"/>
          <w:sz w:val="22"/>
          <w:szCs w:val="22"/>
        </w:rPr>
        <w:t>관리를</w:t>
      </w:r>
      <w:r w:rsidR="00A85446" w:rsidRPr="00516EF8">
        <w:rPr>
          <w:rFonts w:ascii="Times New Roman"/>
          <w:kern w:val="0"/>
          <w:sz w:val="22"/>
          <w:szCs w:val="22"/>
        </w:rPr>
        <w:t xml:space="preserve"> </w:t>
      </w:r>
      <w:r w:rsidR="00A85446" w:rsidRPr="00516EF8">
        <w:rPr>
          <w:rFonts w:ascii="Times New Roman" w:hint="eastAsia"/>
          <w:kern w:val="0"/>
          <w:sz w:val="22"/>
          <w:szCs w:val="22"/>
        </w:rPr>
        <w:t>통하여</w:t>
      </w:r>
      <w:r w:rsidR="00A85446" w:rsidRPr="00516EF8">
        <w:rPr>
          <w:rFonts w:ascii="Times New Roman"/>
          <w:kern w:val="0"/>
          <w:sz w:val="22"/>
          <w:szCs w:val="22"/>
        </w:rPr>
        <w:t xml:space="preserve"> </w:t>
      </w:r>
      <w:r w:rsidR="00A85446" w:rsidRPr="00516EF8">
        <w:rPr>
          <w:rFonts w:ascii="Times New Roman" w:hint="eastAsia"/>
          <w:kern w:val="0"/>
          <w:sz w:val="22"/>
          <w:szCs w:val="22"/>
        </w:rPr>
        <w:t>얻은</w:t>
      </w:r>
      <w:r w:rsidR="00A85446" w:rsidRPr="00516EF8">
        <w:rPr>
          <w:rFonts w:ascii="Times New Roman"/>
          <w:kern w:val="0"/>
          <w:sz w:val="22"/>
          <w:szCs w:val="22"/>
        </w:rPr>
        <w:t xml:space="preserve"> </w:t>
      </w:r>
      <w:r w:rsidR="00A85446" w:rsidRPr="00516EF8">
        <w:rPr>
          <w:rFonts w:ascii="Times New Roman" w:hint="eastAsia"/>
          <w:kern w:val="0"/>
          <w:sz w:val="22"/>
          <w:szCs w:val="22"/>
        </w:rPr>
        <w:t>총</w:t>
      </w:r>
      <w:r w:rsidR="00A85446" w:rsidRPr="00516EF8">
        <w:rPr>
          <w:rFonts w:ascii="Times New Roman"/>
          <w:kern w:val="0"/>
          <w:sz w:val="22"/>
          <w:szCs w:val="22"/>
        </w:rPr>
        <w:t xml:space="preserve"> </w:t>
      </w:r>
      <w:r w:rsidR="00A85446" w:rsidRPr="00516EF8">
        <w:rPr>
          <w:rFonts w:ascii="Times New Roman" w:hint="eastAsia"/>
          <w:kern w:val="0"/>
          <w:sz w:val="22"/>
          <w:szCs w:val="22"/>
        </w:rPr>
        <w:t>수입</w:t>
      </w:r>
      <w:r w:rsidR="00A85446" w:rsidRPr="00516EF8">
        <w:rPr>
          <w:rFonts w:ascii="Times New Roman"/>
          <w:kern w:val="0"/>
          <w:sz w:val="22"/>
          <w:szCs w:val="22"/>
        </w:rPr>
        <w:t xml:space="preserve"> </w:t>
      </w:r>
      <w:r w:rsidR="00A85446" w:rsidRPr="00516EF8">
        <w:rPr>
          <w:rFonts w:ascii="Times New Roman" w:hint="eastAsia"/>
          <w:kern w:val="0"/>
          <w:sz w:val="22"/>
          <w:szCs w:val="22"/>
        </w:rPr>
        <w:t>중</w:t>
      </w:r>
      <w:r w:rsidR="00A85446" w:rsidRPr="00516EF8">
        <w:rPr>
          <w:rFonts w:ascii="Times New Roman"/>
          <w:kern w:val="0"/>
          <w:sz w:val="22"/>
          <w:szCs w:val="22"/>
        </w:rPr>
        <w:t xml:space="preserve"> </w:t>
      </w:r>
      <w:r w:rsidR="00A85446" w:rsidRPr="00516EF8">
        <w:rPr>
          <w:rFonts w:ascii="Times New Roman" w:hint="eastAsia"/>
          <w:kern w:val="0"/>
          <w:sz w:val="22"/>
          <w:szCs w:val="22"/>
        </w:rPr>
        <w:t>실제</w:t>
      </w:r>
      <w:r w:rsidR="00A85446" w:rsidRPr="00516EF8">
        <w:rPr>
          <w:rFonts w:ascii="Times New Roman"/>
          <w:kern w:val="0"/>
          <w:sz w:val="22"/>
          <w:szCs w:val="22"/>
        </w:rPr>
        <w:t xml:space="preserve"> </w:t>
      </w:r>
      <w:r w:rsidR="00A85446" w:rsidRPr="00516EF8">
        <w:rPr>
          <w:rFonts w:ascii="Times New Roman" w:hint="eastAsia"/>
          <w:kern w:val="0"/>
          <w:sz w:val="22"/>
          <w:szCs w:val="22"/>
        </w:rPr>
        <w:t>이자지급가능금액</w:t>
      </w:r>
      <w:r w:rsidR="00A85446" w:rsidRPr="00516EF8">
        <w:rPr>
          <w:rFonts w:ascii="Times New Roman"/>
          <w:kern w:val="0"/>
          <w:sz w:val="22"/>
          <w:szCs w:val="22"/>
        </w:rPr>
        <w:t>{</w:t>
      </w:r>
      <w:r w:rsidR="00A85446" w:rsidRPr="00516EF8">
        <w:rPr>
          <w:rFonts w:ascii="Times New Roman" w:hint="eastAsia"/>
          <w:kern w:val="0"/>
          <w:sz w:val="22"/>
          <w:szCs w:val="22"/>
        </w:rPr>
        <w:t>총수입에서</w:t>
      </w:r>
      <w:r w:rsidR="00A85446" w:rsidRPr="00516EF8">
        <w:rPr>
          <w:rFonts w:ascii="Times New Roman"/>
          <w:kern w:val="0"/>
          <w:sz w:val="22"/>
          <w:szCs w:val="22"/>
        </w:rPr>
        <w:t xml:space="preserve"> </w:t>
      </w:r>
      <w:r w:rsidR="00A85446" w:rsidRPr="00516EF8">
        <w:rPr>
          <w:rFonts w:ascii="Times New Roman" w:hint="eastAsia"/>
          <w:kern w:val="0"/>
          <w:sz w:val="22"/>
          <w:szCs w:val="22"/>
        </w:rPr>
        <w:t>운영비</w:t>
      </w:r>
      <w:r w:rsidR="00A85446" w:rsidRPr="00516EF8">
        <w:rPr>
          <w:rFonts w:ascii="Times New Roman" w:hint="eastAsia"/>
          <w:kern w:val="0"/>
          <w:sz w:val="22"/>
          <w:szCs w:val="22"/>
        </w:rPr>
        <w:t>(</w:t>
      </w:r>
      <w:r w:rsidR="00A85446" w:rsidRPr="00516EF8">
        <w:rPr>
          <w:rFonts w:ascii="Times New Roman" w:hint="eastAsia"/>
          <w:kern w:val="0"/>
          <w:sz w:val="22"/>
          <w:szCs w:val="22"/>
        </w:rPr>
        <w:t>단</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본</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약정에</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따른</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이자</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차주의</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자산관리수수료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자산보관수수료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일반사무위탁수수료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등</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운용과</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관련한</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비용</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자본적</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지출</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및</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감가상각비는</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제외</w:t>
      </w:r>
      <w:r w:rsidR="00A85446" w:rsidRPr="00516EF8">
        <w:rPr>
          <w:rFonts w:ascii="Times New Roman" w:hint="eastAsia"/>
          <w:kern w:val="0"/>
          <w:sz w:val="22"/>
          <w:szCs w:val="22"/>
        </w:rPr>
        <w:t>)</w:t>
      </w:r>
      <w:r w:rsidR="00A85446" w:rsidRPr="00516EF8">
        <w:rPr>
          <w:rFonts w:ascii="Times New Roman" w:hint="eastAsia"/>
          <w:kern w:val="0"/>
          <w:sz w:val="22"/>
          <w:szCs w:val="22"/>
        </w:rPr>
        <w:t>를</w:t>
      </w:r>
      <w:r w:rsidR="00A85446" w:rsidRPr="00516EF8">
        <w:rPr>
          <w:rFonts w:ascii="Times New Roman"/>
          <w:kern w:val="0"/>
          <w:sz w:val="22"/>
          <w:szCs w:val="22"/>
        </w:rPr>
        <w:t xml:space="preserve"> </w:t>
      </w:r>
      <w:r w:rsidR="00A85446" w:rsidRPr="00516EF8">
        <w:rPr>
          <w:rFonts w:ascii="Times New Roman" w:hint="eastAsia"/>
          <w:kern w:val="0"/>
          <w:sz w:val="22"/>
          <w:szCs w:val="22"/>
        </w:rPr>
        <w:t>차감한</w:t>
      </w:r>
      <w:r w:rsidR="00A85446" w:rsidRPr="00516EF8">
        <w:rPr>
          <w:rFonts w:ascii="Times New Roman"/>
          <w:kern w:val="0"/>
          <w:sz w:val="22"/>
          <w:szCs w:val="22"/>
        </w:rPr>
        <w:t xml:space="preserve"> </w:t>
      </w:r>
      <w:r w:rsidR="00A85446" w:rsidRPr="00516EF8">
        <w:rPr>
          <w:rFonts w:ascii="Times New Roman" w:hint="eastAsia"/>
          <w:kern w:val="0"/>
          <w:sz w:val="22"/>
          <w:szCs w:val="22"/>
        </w:rPr>
        <w:t>금액을</w:t>
      </w:r>
      <w:r w:rsidR="00A85446" w:rsidRPr="00516EF8">
        <w:rPr>
          <w:rFonts w:ascii="Times New Roman"/>
          <w:kern w:val="0"/>
          <w:sz w:val="22"/>
          <w:szCs w:val="22"/>
        </w:rPr>
        <w:t xml:space="preserve"> </w:t>
      </w:r>
      <w:r w:rsidR="00A85446" w:rsidRPr="00516EF8">
        <w:rPr>
          <w:rFonts w:ascii="Times New Roman" w:hint="eastAsia"/>
          <w:kern w:val="0"/>
          <w:sz w:val="22"/>
          <w:szCs w:val="22"/>
        </w:rPr>
        <w:t>말한다</w:t>
      </w:r>
      <w:r w:rsidR="00A85446" w:rsidRPr="00516EF8">
        <w:rPr>
          <w:rFonts w:ascii="Times New Roman"/>
          <w:kern w:val="0"/>
          <w:sz w:val="22"/>
          <w:szCs w:val="22"/>
        </w:rPr>
        <w:t>.}</w:t>
      </w:r>
      <w:r w:rsidR="00A85446" w:rsidRPr="00516EF8">
        <w:rPr>
          <w:rFonts w:ascii="Times New Roman" w:hint="eastAsia"/>
          <w:kern w:val="0"/>
          <w:sz w:val="22"/>
          <w:szCs w:val="22"/>
        </w:rPr>
        <w:t>을</w:t>
      </w:r>
      <w:r w:rsidR="00A85446" w:rsidRPr="00516EF8">
        <w:rPr>
          <w:rFonts w:ascii="Times New Roman"/>
          <w:kern w:val="0"/>
          <w:sz w:val="22"/>
          <w:szCs w:val="22"/>
        </w:rPr>
        <w:t xml:space="preserve"> (ii)</w:t>
      </w:r>
      <w:r w:rsidR="00A85446" w:rsidRPr="00516EF8">
        <w:rPr>
          <w:rFonts w:ascii="Times New Roman" w:hint="eastAsia"/>
          <w:kern w:val="0"/>
          <w:sz w:val="22"/>
          <w:szCs w:val="22"/>
        </w:rPr>
        <w:t xml:space="preserve"> </w:t>
      </w:r>
      <w:r w:rsidR="00A85446" w:rsidRPr="00516EF8">
        <w:rPr>
          <w:rFonts w:ascii="Times New Roman" w:hint="eastAsia"/>
          <w:kern w:val="0"/>
          <w:sz w:val="22"/>
        </w:rPr>
        <w:t>대출금에</w:t>
      </w:r>
      <w:r w:rsidR="00A85446" w:rsidRPr="00516EF8">
        <w:rPr>
          <w:rFonts w:ascii="Times New Roman"/>
          <w:kern w:val="0"/>
          <w:sz w:val="22"/>
        </w:rPr>
        <w:t xml:space="preserve"> </w:t>
      </w:r>
      <w:r w:rsidR="00A85446" w:rsidRPr="00516EF8">
        <w:rPr>
          <w:rFonts w:ascii="Times New Roman" w:hint="eastAsia"/>
          <w:kern w:val="0"/>
          <w:sz w:val="22"/>
        </w:rPr>
        <w:t>대하여</w:t>
      </w:r>
      <w:r w:rsidR="00A85446" w:rsidRPr="00516EF8">
        <w:rPr>
          <w:rFonts w:ascii="Times New Roman"/>
          <w:kern w:val="0"/>
          <w:sz w:val="22"/>
        </w:rPr>
        <w:t xml:space="preserve"> </w:t>
      </w:r>
      <w:r w:rsidR="00A85446" w:rsidRPr="00516EF8">
        <w:rPr>
          <w:rFonts w:ascii="Times New Roman" w:hint="eastAsia"/>
          <w:kern w:val="0"/>
          <w:sz w:val="22"/>
        </w:rPr>
        <w:t>해당</w:t>
      </w:r>
      <w:r w:rsidR="00A85446" w:rsidRPr="00516EF8">
        <w:rPr>
          <w:rFonts w:ascii="Times New Roman"/>
          <w:kern w:val="0"/>
          <w:sz w:val="22"/>
        </w:rPr>
        <w:t xml:space="preserve"> </w:t>
      </w:r>
      <w:r w:rsidR="00A85446" w:rsidRPr="00516EF8">
        <w:rPr>
          <w:rFonts w:ascii="Times New Roman" w:hint="eastAsia"/>
          <w:kern w:val="0"/>
          <w:sz w:val="22"/>
        </w:rPr>
        <w:t>이자지급력지수</w:t>
      </w:r>
      <w:r w:rsidR="00A85446" w:rsidRPr="00516EF8">
        <w:rPr>
          <w:rFonts w:ascii="Times New Roman"/>
          <w:kern w:val="0"/>
          <w:sz w:val="22"/>
        </w:rPr>
        <w:t xml:space="preserve"> </w:t>
      </w:r>
      <w:r w:rsidR="00A85446" w:rsidRPr="00516EF8">
        <w:rPr>
          <w:rFonts w:ascii="Times New Roman" w:hint="eastAsia"/>
          <w:kern w:val="0"/>
          <w:sz w:val="22"/>
        </w:rPr>
        <w:t>검증기간</w:t>
      </w:r>
      <w:r w:rsidR="00A85446" w:rsidRPr="00516EF8">
        <w:rPr>
          <w:rFonts w:ascii="Times New Roman"/>
          <w:kern w:val="0"/>
          <w:sz w:val="22"/>
        </w:rPr>
        <w:t xml:space="preserve"> </w:t>
      </w:r>
      <w:r w:rsidR="00A85446" w:rsidRPr="00516EF8">
        <w:rPr>
          <w:rFonts w:ascii="Times New Roman" w:hint="eastAsia"/>
          <w:kern w:val="0"/>
          <w:sz w:val="22"/>
        </w:rPr>
        <w:t>동안에</w:t>
      </w:r>
      <w:r w:rsidR="00A85446" w:rsidRPr="00516EF8">
        <w:rPr>
          <w:rFonts w:ascii="Times New Roman"/>
          <w:kern w:val="0"/>
          <w:sz w:val="22"/>
        </w:rPr>
        <w:t xml:space="preserve"> </w:t>
      </w:r>
      <w:r w:rsidR="00A85446" w:rsidRPr="00516EF8">
        <w:rPr>
          <w:rFonts w:ascii="Times New Roman" w:hint="eastAsia"/>
          <w:kern w:val="0"/>
          <w:sz w:val="22"/>
        </w:rPr>
        <w:t>발생한</w:t>
      </w:r>
      <w:r w:rsidR="00A85446" w:rsidRPr="00516EF8">
        <w:rPr>
          <w:rFonts w:ascii="Times New Roman"/>
          <w:kern w:val="0"/>
          <w:sz w:val="22"/>
        </w:rPr>
        <w:t xml:space="preserve"> </w:t>
      </w:r>
      <w:r w:rsidR="00A85446" w:rsidRPr="00516EF8">
        <w:rPr>
          <w:rFonts w:ascii="Times New Roman" w:hint="eastAsia"/>
          <w:kern w:val="0"/>
          <w:sz w:val="22"/>
        </w:rPr>
        <w:t>이자액의</w:t>
      </w:r>
      <w:r w:rsidR="00A85446" w:rsidRPr="00516EF8">
        <w:rPr>
          <w:rFonts w:ascii="Times New Roman"/>
          <w:kern w:val="0"/>
          <w:sz w:val="22"/>
        </w:rPr>
        <w:t xml:space="preserve"> </w:t>
      </w:r>
      <w:r w:rsidR="00A85446" w:rsidRPr="00516EF8">
        <w:rPr>
          <w:rFonts w:ascii="Times New Roman" w:hint="eastAsia"/>
          <w:kern w:val="0"/>
          <w:sz w:val="22"/>
        </w:rPr>
        <w:t>합계액</w:t>
      </w:r>
      <w:r w:rsidR="00A85446" w:rsidRPr="00516EF8">
        <w:rPr>
          <w:rFonts w:ascii="Times New Roman"/>
          <w:kern w:val="0"/>
          <w:sz w:val="22"/>
          <w:szCs w:val="22"/>
        </w:rPr>
        <w:t>으로</w:t>
      </w:r>
      <w:r w:rsidR="00A85446" w:rsidRPr="00516EF8">
        <w:rPr>
          <w:rFonts w:ascii="Times New Roman"/>
          <w:kern w:val="0"/>
          <w:sz w:val="22"/>
          <w:szCs w:val="22"/>
        </w:rPr>
        <w:t xml:space="preserve"> </w:t>
      </w:r>
      <w:r w:rsidR="00A85446" w:rsidRPr="00516EF8">
        <w:rPr>
          <w:rFonts w:ascii="Times New Roman"/>
          <w:kern w:val="0"/>
          <w:sz w:val="22"/>
          <w:szCs w:val="22"/>
        </w:rPr>
        <w:t>나눈</w:t>
      </w:r>
      <w:r w:rsidR="00A85446" w:rsidRPr="00516EF8">
        <w:rPr>
          <w:rFonts w:ascii="Times New Roman"/>
          <w:kern w:val="0"/>
          <w:sz w:val="22"/>
          <w:szCs w:val="22"/>
        </w:rPr>
        <w:t xml:space="preserve"> </w:t>
      </w:r>
      <w:r w:rsidR="00A85446" w:rsidRPr="00516EF8">
        <w:rPr>
          <w:rFonts w:ascii="Times New Roman"/>
          <w:kern w:val="0"/>
          <w:sz w:val="22"/>
          <w:szCs w:val="22"/>
        </w:rPr>
        <w:t>값을</w:t>
      </w:r>
      <w:r w:rsidR="00A85446" w:rsidRPr="00516EF8">
        <w:rPr>
          <w:rFonts w:ascii="Times New Roman"/>
          <w:kern w:val="0"/>
          <w:sz w:val="22"/>
          <w:szCs w:val="22"/>
        </w:rPr>
        <w:t xml:space="preserve"> </w:t>
      </w:r>
      <w:r w:rsidR="00A85446" w:rsidRPr="00516EF8">
        <w:rPr>
          <w:rFonts w:ascii="Times New Roman"/>
          <w:kern w:val="0"/>
          <w:sz w:val="22"/>
          <w:szCs w:val="22"/>
        </w:rPr>
        <w:t>말</w:t>
      </w:r>
      <w:r w:rsidR="00A85446" w:rsidRPr="00516EF8">
        <w:rPr>
          <w:rFonts w:ascii="Times New Roman" w:hint="eastAsia"/>
          <w:kern w:val="0"/>
          <w:sz w:val="22"/>
          <w:szCs w:val="22"/>
        </w:rPr>
        <w:t>하며</w:t>
      </w:r>
      <w:r w:rsidR="00A85446" w:rsidRPr="00516EF8">
        <w:rPr>
          <w:rFonts w:ascii="Times New Roman" w:hint="eastAsia"/>
          <w:kern w:val="0"/>
          <w:sz w:val="22"/>
          <w:szCs w:val="22"/>
        </w:rPr>
        <w:t xml:space="preserve">, </w:t>
      </w:r>
      <w:r w:rsidR="00A85446" w:rsidRPr="00516EF8">
        <w:rPr>
          <w:rFonts w:ascii="Times New Roman"/>
          <w:b/>
          <w:kern w:val="0"/>
          <w:sz w:val="22"/>
          <w:szCs w:val="22"/>
        </w:rPr>
        <w:t>“</w:t>
      </w:r>
      <w:r w:rsidR="00A85446" w:rsidRPr="00516EF8">
        <w:rPr>
          <w:rFonts w:ascii="Times New Roman"/>
          <w:b/>
          <w:kern w:val="0"/>
          <w:sz w:val="22"/>
          <w:szCs w:val="22"/>
        </w:rPr>
        <w:t>이자지급력지수</w:t>
      </w:r>
      <w:r w:rsidR="00A85446" w:rsidRPr="00516EF8">
        <w:rPr>
          <w:rFonts w:ascii="Times New Roman"/>
          <w:b/>
          <w:kern w:val="0"/>
          <w:sz w:val="22"/>
          <w:szCs w:val="22"/>
        </w:rPr>
        <w:t>(DSCR, Debt Service Coverage Ratio)</w:t>
      </w:r>
      <w:r w:rsidR="00A85446" w:rsidRPr="00516EF8">
        <w:rPr>
          <w:rFonts w:ascii="Times New Roman"/>
          <w:bCs/>
          <w:kern w:val="0"/>
          <w:sz w:val="22"/>
          <w:szCs w:val="22"/>
        </w:rPr>
        <w:t>”</w:t>
      </w:r>
      <w:r w:rsidR="00A85446" w:rsidRPr="00516EF8">
        <w:rPr>
          <w:rFonts w:ascii="Times New Roman" w:hint="eastAsia"/>
          <w:bCs/>
          <w:kern w:val="0"/>
          <w:sz w:val="22"/>
          <w:szCs w:val="22"/>
        </w:rPr>
        <w:t>라</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함은</w:t>
      </w:r>
      <w:r w:rsidR="00A85446" w:rsidRPr="00516EF8">
        <w:rPr>
          <w:rFonts w:ascii="Times New Roman" w:hint="eastAsia"/>
          <w:bCs/>
          <w:kern w:val="0"/>
          <w:sz w:val="22"/>
          <w:szCs w:val="22"/>
        </w:rPr>
        <w:t xml:space="preserve"> Tranche A </w:t>
      </w:r>
      <w:r w:rsidR="00A85446" w:rsidRPr="00516EF8">
        <w:rPr>
          <w:rFonts w:ascii="Times New Roman"/>
          <w:bCs/>
          <w:kern w:val="0"/>
          <w:sz w:val="22"/>
          <w:szCs w:val="22"/>
        </w:rPr>
        <w:t>이자지급력지수</w:t>
      </w:r>
      <w:r w:rsidR="00A85446" w:rsidRPr="00516EF8">
        <w:rPr>
          <w:rFonts w:ascii="Times New Roman"/>
          <w:bCs/>
          <w:kern w:val="0"/>
          <w:sz w:val="22"/>
          <w:szCs w:val="22"/>
        </w:rPr>
        <w:t>(DSCR, Debt Service Coverage Ratio)</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및</w:t>
      </w:r>
      <w:r w:rsidR="00A85446" w:rsidRPr="00516EF8">
        <w:rPr>
          <w:rFonts w:ascii="Times New Roman" w:hint="eastAsia"/>
          <w:bCs/>
          <w:kern w:val="0"/>
          <w:sz w:val="22"/>
          <w:szCs w:val="22"/>
        </w:rPr>
        <w:t xml:space="preserve"> Tranche B </w:t>
      </w:r>
      <w:r w:rsidR="00A85446" w:rsidRPr="00516EF8">
        <w:rPr>
          <w:rFonts w:ascii="Times New Roman"/>
          <w:bCs/>
          <w:kern w:val="0"/>
          <w:sz w:val="22"/>
          <w:szCs w:val="22"/>
        </w:rPr>
        <w:t>이자지급력지수</w:t>
      </w:r>
      <w:r w:rsidR="00A85446" w:rsidRPr="00516EF8">
        <w:rPr>
          <w:rFonts w:ascii="Times New Roman"/>
          <w:bCs/>
          <w:kern w:val="0"/>
          <w:sz w:val="22"/>
          <w:szCs w:val="22"/>
        </w:rPr>
        <w:t>(DSCR, Debt Service Coverage Ratio)</w:t>
      </w:r>
      <w:r w:rsidR="00A85446" w:rsidRPr="00516EF8">
        <w:rPr>
          <w:rFonts w:ascii="Times New Roman" w:hint="eastAsia"/>
          <w:bCs/>
          <w:kern w:val="0"/>
          <w:sz w:val="22"/>
          <w:szCs w:val="22"/>
        </w:rPr>
        <w:t>를</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총칭하여</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말한다</w:t>
      </w:r>
      <w:r w:rsidR="00A85446" w:rsidRPr="00516EF8">
        <w:rPr>
          <w:rFonts w:ascii="Times New Roman" w:hint="eastAsia"/>
          <w:bCs/>
          <w:kern w:val="0"/>
          <w:sz w:val="22"/>
          <w:szCs w:val="22"/>
        </w:rPr>
        <w:t>.</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단</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운영비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중</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보험료</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제세공과금</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및</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임대중개수수료는</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다음과</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같이</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비용</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산정의</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기준이</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되는</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금액을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기간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별로</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안분</w:t>
      </w:r>
      <w:r w:rsidR="008B78B1" w:rsidRPr="00516EF8">
        <w:rPr>
          <w:rFonts w:ascii="Times New Roman" w:hint="eastAsia"/>
          <w:kern w:val="0"/>
          <w:sz w:val="22"/>
          <w:szCs w:val="22"/>
        </w:rPr>
        <w:t>하기로</w:t>
      </w:r>
      <w:r w:rsidR="008B78B1" w:rsidRPr="00516EF8">
        <w:rPr>
          <w:rFonts w:ascii="Times New Roman" w:hint="eastAsia"/>
          <w:kern w:val="0"/>
          <w:sz w:val="22"/>
          <w:szCs w:val="22"/>
        </w:rPr>
        <w:t xml:space="preserve"> </w:t>
      </w:r>
      <w:r w:rsidR="00B90400" w:rsidRPr="00516EF8">
        <w:rPr>
          <w:rFonts w:ascii="Times New Roman" w:hint="eastAsia"/>
          <w:kern w:val="0"/>
          <w:sz w:val="22"/>
          <w:szCs w:val="22"/>
        </w:rPr>
        <w:t>한다</w:t>
      </w:r>
      <w:r w:rsidR="00B90400" w:rsidRPr="00516EF8">
        <w:rPr>
          <w:rFonts w:ascii="Times New Roman" w:hint="eastAsia"/>
          <w:kern w:val="0"/>
          <w:sz w:val="22"/>
          <w:szCs w:val="22"/>
        </w:rPr>
        <w:t xml:space="preserve">. </w:t>
      </w:r>
    </w:p>
    <w:p w14:paraId="7DD7E674" w14:textId="0533D3E1" w:rsidR="00B90400" w:rsidRPr="00516EF8"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보험료</w:t>
      </w:r>
      <w:r w:rsidRPr="00516EF8">
        <w:rPr>
          <w:rFonts w:ascii="Times New Roman" w:hint="eastAsia"/>
          <w:kern w:val="0"/>
          <w:sz w:val="22"/>
          <w:szCs w:val="22"/>
        </w:rPr>
        <w:t xml:space="preserve">: </w:t>
      </w:r>
      <w:r w:rsidRPr="00516EF8">
        <w:rPr>
          <w:rFonts w:ascii="Times New Roman" w:hint="eastAsia"/>
          <w:kern w:val="0"/>
          <w:sz w:val="22"/>
          <w:szCs w:val="22"/>
        </w:rPr>
        <w:t>보험기간의</w:t>
      </w:r>
      <w:r w:rsidRPr="00516EF8">
        <w:rPr>
          <w:rFonts w:ascii="Times New Roman" w:hint="eastAsia"/>
          <w:kern w:val="0"/>
          <w:sz w:val="22"/>
          <w:szCs w:val="22"/>
        </w:rPr>
        <w:t xml:space="preserve"> </w:t>
      </w:r>
      <w:r w:rsidRPr="00516EF8">
        <w:rPr>
          <w:rFonts w:ascii="Times New Roman" w:hint="eastAsia"/>
          <w:kern w:val="0"/>
          <w:sz w:val="22"/>
          <w:szCs w:val="22"/>
        </w:rPr>
        <w:t>보험료를</w:t>
      </w:r>
      <w:r w:rsidRPr="00516EF8">
        <w:rPr>
          <w:rFonts w:ascii="Times New Roman" w:hint="eastAsia"/>
          <w:kern w:val="0"/>
          <w:sz w:val="22"/>
          <w:szCs w:val="22"/>
        </w:rPr>
        <w:t xml:space="preserve"> </w:t>
      </w:r>
      <w:r w:rsidRPr="00516EF8">
        <w:rPr>
          <w:rFonts w:ascii="Times New Roman" w:hint="eastAsia"/>
          <w:kern w:val="0"/>
          <w:sz w:val="22"/>
          <w:szCs w:val="22"/>
        </w:rPr>
        <w:t>매월</w:t>
      </w:r>
      <w:r w:rsidRPr="00516EF8">
        <w:rPr>
          <w:rFonts w:ascii="Times New Roman" w:hint="eastAsia"/>
          <w:kern w:val="0"/>
          <w:sz w:val="22"/>
          <w:szCs w:val="22"/>
        </w:rPr>
        <w:t xml:space="preserve"> </w:t>
      </w:r>
      <w:r w:rsidRPr="00516EF8">
        <w:rPr>
          <w:rFonts w:ascii="Times New Roman" w:hint="eastAsia"/>
          <w:kern w:val="0"/>
          <w:sz w:val="22"/>
          <w:szCs w:val="22"/>
        </w:rPr>
        <w:t>별로</w:t>
      </w:r>
      <w:r w:rsidRPr="00516EF8">
        <w:rPr>
          <w:rFonts w:ascii="Times New Roman" w:hint="eastAsia"/>
          <w:kern w:val="0"/>
          <w:sz w:val="22"/>
          <w:szCs w:val="22"/>
        </w:rPr>
        <w:t xml:space="preserve"> </w:t>
      </w:r>
      <w:r w:rsidRPr="00516EF8">
        <w:rPr>
          <w:rFonts w:ascii="Times New Roman" w:hint="eastAsia"/>
          <w:kern w:val="0"/>
          <w:sz w:val="22"/>
          <w:szCs w:val="22"/>
        </w:rPr>
        <w:t>안분</w:t>
      </w:r>
    </w:p>
    <w:p w14:paraId="6EF7F74D" w14:textId="07A27A6C" w:rsidR="00B90400" w:rsidRPr="00516EF8"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제세공과금</w:t>
      </w:r>
      <w:r w:rsidRPr="00516EF8">
        <w:rPr>
          <w:rFonts w:ascii="Times New Roman" w:hint="eastAsia"/>
          <w:kern w:val="0"/>
          <w:sz w:val="22"/>
          <w:szCs w:val="22"/>
        </w:rPr>
        <w:t xml:space="preserve">: </w:t>
      </w:r>
      <w:r w:rsidRPr="00516EF8">
        <w:rPr>
          <w:rFonts w:ascii="Times New Roman" w:hint="eastAsia"/>
          <w:kern w:val="0"/>
          <w:sz w:val="22"/>
          <w:szCs w:val="22"/>
        </w:rPr>
        <w:t>인출일로부터</w:t>
      </w:r>
      <w:r w:rsidRPr="00516EF8">
        <w:rPr>
          <w:rFonts w:ascii="Times New Roman"/>
          <w:kern w:val="0"/>
          <w:sz w:val="22"/>
          <w:szCs w:val="22"/>
        </w:rPr>
        <w:t xml:space="preserve"> </w:t>
      </w:r>
      <w:r w:rsidRPr="00516EF8">
        <w:rPr>
          <w:rFonts w:ascii="Times New Roman" w:hint="eastAsia"/>
          <w:kern w:val="0"/>
          <w:sz w:val="22"/>
          <w:szCs w:val="22"/>
        </w:rPr>
        <w:t>각</w:t>
      </w:r>
      <w:r w:rsidRPr="00516EF8">
        <w:rPr>
          <w:rFonts w:ascii="Times New Roman"/>
          <w:kern w:val="0"/>
          <w:sz w:val="22"/>
          <w:szCs w:val="22"/>
        </w:rPr>
        <w:t xml:space="preserve"> </w:t>
      </w:r>
      <w:r w:rsidRPr="00516EF8">
        <w:rPr>
          <w:rFonts w:ascii="Times New Roman" w:hint="eastAsia"/>
          <w:kern w:val="0"/>
          <w:sz w:val="22"/>
          <w:szCs w:val="22"/>
        </w:rPr>
        <w:t>부과기간</w:t>
      </w:r>
      <w:r w:rsidRPr="00516EF8">
        <w:rPr>
          <w:rFonts w:ascii="Times New Roman"/>
          <w:kern w:val="0"/>
          <w:sz w:val="22"/>
          <w:szCs w:val="22"/>
        </w:rPr>
        <w:t xml:space="preserve"> </w:t>
      </w:r>
      <w:r w:rsidRPr="00516EF8">
        <w:rPr>
          <w:rFonts w:ascii="Times New Roman" w:hint="eastAsia"/>
          <w:kern w:val="0"/>
          <w:sz w:val="22"/>
          <w:szCs w:val="22"/>
        </w:rPr>
        <w:t>동안</w:t>
      </w:r>
      <w:r w:rsidRPr="00516EF8">
        <w:rPr>
          <w:rFonts w:ascii="Times New Roman"/>
          <w:kern w:val="0"/>
          <w:sz w:val="22"/>
          <w:szCs w:val="22"/>
        </w:rPr>
        <w:t xml:space="preserve"> </w:t>
      </w:r>
      <w:r w:rsidRPr="00516EF8">
        <w:rPr>
          <w:rFonts w:ascii="Times New Roman" w:hint="eastAsia"/>
          <w:kern w:val="0"/>
          <w:sz w:val="22"/>
          <w:szCs w:val="22"/>
        </w:rPr>
        <w:t>발생하는</w:t>
      </w:r>
      <w:r w:rsidRPr="00516EF8">
        <w:rPr>
          <w:rFonts w:ascii="Times New Roman" w:hint="eastAsia"/>
          <w:kern w:val="0"/>
          <w:sz w:val="22"/>
          <w:szCs w:val="22"/>
        </w:rPr>
        <w:t xml:space="preserve"> </w:t>
      </w:r>
      <w:r w:rsidRPr="00516EF8">
        <w:rPr>
          <w:rFonts w:ascii="Times New Roman" w:hint="eastAsia"/>
          <w:kern w:val="0"/>
          <w:sz w:val="22"/>
          <w:szCs w:val="22"/>
        </w:rPr>
        <w:t>제세공과금</w:t>
      </w:r>
      <w:r w:rsidRPr="00516EF8">
        <w:rPr>
          <w:rFonts w:ascii="Times New Roman"/>
          <w:kern w:val="0"/>
          <w:sz w:val="22"/>
          <w:szCs w:val="22"/>
        </w:rPr>
        <w:t xml:space="preserve"> </w:t>
      </w:r>
      <w:r w:rsidRPr="00516EF8">
        <w:rPr>
          <w:rFonts w:ascii="Times New Roman" w:hint="eastAsia"/>
          <w:kern w:val="0"/>
          <w:sz w:val="22"/>
          <w:szCs w:val="22"/>
        </w:rPr>
        <w:t>총액을</w:t>
      </w:r>
      <w:r w:rsidRPr="00516EF8">
        <w:rPr>
          <w:rFonts w:ascii="Times New Roman"/>
          <w:kern w:val="0"/>
          <w:sz w:val="22"/>
          <w:szCs w:val="22"/>
        </w:rPr>
        <w:t xml:space="preserve"> </w:t>
      </w:r>
      <w:r w:rsidRPr="00516EF8">
        <w:rPr>
          <w:rFonts w:ascii="Times New Roman" w:hint="eastAsia"/>
          <w:kern w:val="0"/>
          <w:sz w:val="22"/>
          <w:szCs w:val="22"/>
        </w:rPr>
        <w:t>각</w:t>
      </w:r>
      <w:r w:rsidRPr="00516EF8">
        <w:rPr>
          <w:rFonts w:ascii="Times New Roman"/>
          <w:kern w:val="0"/>
          <w:sz w:val="22"/>
          <w:szCs w:val="22"/>
        </w:rPr>
        <w:t xml:space="preserve"> </w:t>
      </w:r>
      <w:r w:rsidRPr="00516EF8">
        <w:rPr>
          <w:rFonts w:ascii="Times New Roman" w:hint="eastAsia"/>
          <w:kern w:val="0"/>
          <w:sz w:val="22"/>
          <w:szCs w:val="22"/>
        </w:rPr>
        <w:t>부과기간에</w:t>
      </w:r>
      <w:r w:rsidRPr="00516EF8">
        <w:rPr>
          <w:rFonts w:ascii="Times New Roman"/>
          <w:kern w:val="0"/>
          <w:sz w:val="22"/>
          <w:szCs w:val="22"/>
        </w:rPr>
        <w:t xml:space="preserve"> </w:t>
      </w:r>
      <w:r w:rsidRPr="00516EF8">
        <w:rPr>
          <w:rFonts w:ascii="Times New Roman" w:hint="eastAsia"/>
          <w:kern w:val="0"/>
          <w:sz w:val="22"/>
          <w:szCs w:val="22"/>
        </w:rPr>
        <w:t>대하여</w:t>
      </w:r>
      <w:r w:rsidRPr="00516EF8">
        <w:rPr>
          <w:rFonts w:ascii="Times New Roman"/>
          <w:kern w:val="0"/>
          <w:sz w:val="22"/>
          <w:szCs w:val="22"/>
        </w:rPr>
        <w:t xml:space="preserve"> </w:t>
      </w:r>
      <w:r w:rsidRPr="00516EF8">
        <w:rPr>
          <w:rFonts w:ascii="Times New Roman" w:hint="eastAsia"/>
          <w:kern w:val="0"/>
          <w:sz w:val="22"/>
          <w:szCs w:val="22"/>
        </w:rPr>
        <w:t>매월</w:t>
      </w:r>
      <w:r w:rsidRPr="00516EF8">
        <w:rPr>
          <w:rFonts w:ascii="Times New Roman"/>
          <w:kern w:val="0"/>
          <w:sz w:val="22"/>
          <w:szCs w:val="22"/>
        </w:rPr>
        <w:t xml:space="preserve"> </w:t>
      </w:r>
      <w:r w:rsidRPr="00516EF8">
        <w:rPr>
          <w:rFonts w:ascii="Times New Roman" w:hint="eastAsia"/>
          <w:kern w:val="0"/>
          <w:sz w:val="22"/>
          <w:szCs w:val="22"/>
        </w:rPr>
        <w:t>별로</w:t>
      </w:r>
      <w:r w:rsidRPr="00516EF8">
        <w:rPr>
          <w:rFonts w:ascii="Times New Roman"/>
          <w:kern w:val="0"/>
          <w:sz w:val="22"/>
          <w:szCs w:val="22"/>
        </w:rPr>
        <w:t xml:space="preserve"> </w:t>
      </w:r>
      <w:r w:rsidRPr="00516EF8">
        <w:rPr>
          <w:rFonts w:ascii="Times New Roman" w:hint="eastAsia"/>
          <w:kern w:val="0"/>
          <w:sz w:val="22"/>
          <w:szCs w:val="22"/>
        </w:rPr>
        <w:t>안분</w:t>
      </w:r>
    </w:p>
    <w:p w14:paraId="3A856D8B" w14:textId="1003BD32" w:rsidR="00B90400" w:rsidRPr="00516EF8" w:rsidRDefault="00B90400" w:rsidP="001E61DB">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임대중개수수료</w:t>
      </w:r>
      <w:r w:rsidRPr="00516EF8">
        <w:rPr>
          <w:rFonts w:ascii="Times New Roman" w:hint="eastAsia"/>
          <w:kern w:val="0"/>
          <w:sz w:val="22"/>
          <w:szCs w:val="22"/>
        </w:rPr>
        <w:t xml:space="preserve">: </w:t>
      </w:r>
      <w:r w:rsidRPr="00516EF8">
        <w:rPr>
          <w:rFonts w:ascii="Times New Roman" w:hint="eastAsia"/>
          <w:kern w:val="0"/>
          <w:sz w:val="22"/>
          <w:szCs w:val="22"/>
        </w:rPr>
        <w:t>수수료를</w:t>
      </w:r>
      <w:r w:rsidRPr="00516EF8">
        <w:rPr>
          <w:rFonts w:ascii="Times New Roman" w:hint="eastAsia"/>
          <w:kern w:val="0"/>
          <w:sz w:val="22"/>
          <w:szCs w:val="22"/>
        </w:rPr>
        <w:t xml:space="preserve"> </w:t>
      </w:r>
      <w:r w:rsidRPr="00516EF8">
        <w:rPr>
          <w:rFonts w:ascii="Times New Roman" w:hint="eastAsia"/>
          <w:kern w:val="0"/>
          <w:sz w:val="22"/>
          <w:szCs w:val="22"/>
        </w:rPr>
        <w:t>대출기간의</w:t>
      </w:r>
      <w:r w:rsidRPr="00516EF8">
        <w:rPr>
          <w:rFonts w:ascii="Times New Roman" w:hint="eastAsia"/>
          <w:kern w:val="0"/>
          <w:sz w:val="22"/>
          <w:szCs w:val="22"/>
        </w:rPr>
        <w:t xml:space="preserve"> </w:t>
      </w:r>
      <w:r w:rsidRPr="00516EF8">
        <w:rPr>
          <w:rFonts w:ascii="Times New Roman" w:hint="eastAsia"/>
          <w:kern w:val="0"/>
          <w:sz w:val="22"/>
          <w:szCs w:val="22"/>
        </w:rPr>
        <w:t>매월</w:t>
      </w:r>
      <w:r w:rsidRPr="00516EF8">
        <w:rPr>
          <w:rFonts w:ascii="Times New Roman" w:hint="eastAsia"/>
          <w:kern w:val="0"/>
          <w:sz w:val="22"/>
          <w:szCs w:val="22"/>
        </w:rPr>
        <w:t xml:space="preserve"> </w:t>
      </w:r>
      <w:r w:rsidRPr="00516EF8">
        <w:rPr>
          <w:rFonts w:ascii="Times New Roman" w:hint="eastAsia"/>
          <w:kern w:val="0"/>
          <w:sz w:val="22"/>
          <w:szCs w:val="22"/>
        </w:rPr>
        <w:t>별로</w:t>
      </w:r>
      <w:r w:rsidRPr="00516EF8">
        <w:rPr>
          <w:rFonts w:ascii="Times New Roman" w:hint="eastAsia"/>
          <w:kern w:val="0"/>
          <w:sz w:val="22"/>
          <w:szCs w:val="22"/>
        </w:rPr>
        <w:t xml:space="preserve"> </w:t>
      </w:r>
      <w:r w:rsidRPr="00516EF8">
        <w:rPr>
          <w:rFonts w:ascii="Times New Roman" w:hint="eastAsia"/>
          <w:kern w:val="0"/>
          <w:sz w:val="22"/>
          <w:szCs w:val="22"/>
        </w:rPr>
        <w:t>안분</w:t>
      </w:r>
      <w:r w:rsidRPr="00516EF8">
        <w:rPr>
          <w:rFonts w:ascii="Times New Roman" w:hint="eastAsia"/>
          <w:kern w:val="0"/>
          <w:sz w:val="22"/>
          <w:szCs w:val="22"/>
        </w:rPr>
        <w:t xml:space="preserve"> </w:t>
      </w:r>
    </w:p>
    <w:p w14:paraId="283D6515" w14:textId="77777777" w:rsidR="00A85446" w:rsidRPr="00516EF8" w:rsidRDefault="00A85446" w:rsidP="008B24EF">
      <w:pPr>
        <w:tabs>
          <w:tab w:val="left" w:pos="400"/>
        </w:tabs>
        <w:adjustRightInd w:val="0"/>
        <w:snapToGrid w:val="0"/>
        <w:spacing w:line="400" w:lineRule="exact"/>
        <w:rPr>
          <w:rFonts w:ascii="Times New Roman"/>
          <w:kern w:val="0"/>
          <w:sz w:val="22"/>
          <w:szCs w:val="22"/>
        </w:rPr>
      </w:pPr>
    </w:p>
    <w:p w14:paraId="51A47A5A" w14:textId="5EBD4C81" w:rsidR="00304DC9" w:rsidRPr="00516EF8"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B87AF1" w:rsidRPr="00516EF8">
        <w:rPr>
          <w:rFonts w:ascii="Times New Roman" w:hint="eastAsia"/>
          <w:b/>
          <w:kern w:val="0"/>
          <w:sz w:val="22"/>
          <w:szCs w:val="22"/>
        </w:rPr>
        <w:t xml:space="preserve">Tranche A </w:t>
      </w:r>
      <w:r w:rsidR="002A5136" w:rsidRPr="00516EF8">
        <w:rPr>
          <w:rFonts w:ascii="Times New Roman"/>
          <w:b/>
          <w:kern w:val="0"/>
          <w:sz w:val="22"/>
          <w:szCs w:val="22"/>
        </w:rPr>
        <w:t>이자지급력지수</w:t>
      </w:r>
      <w:r w:rsidR="002A5136" w:rsidRPr="00516EF8">
        <w:rPr>
          <w:rFonts w:ascii="Times New Roman"/>
          <w:b/>
          <w:kern w:val="0"/>
          <w:sz w:val="22"/>
          <w:szCs w:val="22"/>
        </w:rPr>
        <w:t xml:space="preserve"> </w:t>
      </w:r>
      <w:r w:rsidR="002A5136" w:rsidRPr="00516EF8">
        <w:rPr>
          <w:rFonts w:ascii="Times New Roman"/>
          <w:b/>
          <w:kern w:val="0"/>
          <w:sz w:val="22"/>
          <w:szCs w:val="22"/>
        </w:rPr>
        <w:t>유지의무</w:t>
      </w:r>
      <w:r w:rsidRPr="00516EF8">
        <w:rPr>
          <w:rFonts w:ascii="Times New Roman"/>
          <w:b/>
          <w:kern w:val="0"/>
          <w:sz w:val="22"/>
          <w:szCs w:val="22"/>
        </w:rPr>
        <w:t>”</w:t>
      </w:r>
      <w:r w:rsidR="002A5136" w:rsidRPr="00516EF8">
        <w:rPr>
          <w:rFonts w:ascii="Times New Roman"/>
          <w:kern w:val="0"/>
          <w:sz w:val="22"/>
          <w:szCs w:val="22"/>
        </w:rPr>
        <w:t>라</w:t>
      </w:r>
      <w:r w:rsidR="002A5136" w:rsidRPr="00516EF8">
        <w:rPr>
          <w:rFonts w:ascii="Times New Roman"/>
          <w:kern w:val="0"/>
          <w:sz w:val="22"/>
          <w:szCs w:val="22"/>
        </w:rPr>
        <w:t xml:space="preserve"> </w:t>
      </w:r>
      <w:r w:rsidR="002A5136" w:rsidRPr="00516EF8">
        <w:rPr>
          <w:rFonts w:ascii="Times New Roman"/>
          <w:kern w:val="0"/>
          <w:sz w:val="22"/>
          <w:szCs w:val="22"/>
        </w:rPr>
        <w:t>함은</w:t>
      </w:r>
      <w:r w:rsidR="002A5136" w:rsidRPr="00516EF8">
        <w:rPr>
          <w:rFonts w:ascii="Times New Roman"/>
          <w:kern w:val="0"/>
          <w:sz w:val="22"/>
          <w:szCs w:val="22"/>
        </w:rPr>
        <w:t xml:space="preserve"> </w:t>
      </w:r>
      <w:r w:rsidR="002A5136" w:rsidRPr="00516EF8">
        <w:rPr>
          <w:rFonts w:ascii="Times New Roman"/>
          <w:kern w:val="0"/>
          <w:sz w:val="22"/>
          <w:szCs w:val="22"/>
        </w:rPr>
        <w:t>차주가</w:t>
      </w:r>
      <w:r w:rsidR="00B87AF1" w:rsidRPr="00516EF8">
        <w:rPr>
          <w:rFonts w:ascii="Times New Roman" w:hint="eastAsia"/>
          <w:kern w:val="0"/>
          <w:sz w:val="22"/>
          <w:szCs w:val="22"/>
        </w:rPr>
        <w:t xml:space="preserve"> Tranche A</w:t>
      </w:r>
      <w:r w:rsidR="002723C2" w:rsidRPr="00516EF8">
        <w:rPr>
          <w:rFonts w:ascii="Times New Roman" w:hint="eastAsia"/>
          <w:kern w:val="0"/>
          <w:sz w:val="22"/>
          <w:szCs w:val="22"/>
        </w:rPr>
        <w:t xml:space="preserve"> </w:t>
      </w:r>
      <w:r w:rsidR="002A5136" w:rsidRPr="00516EF8">
        <w:rPr>
          <w:rFonts w:ascii="Times New Roman"/>
          <w:kern w:val="0"/>
          <w:sz w:val="22"/>
          <w:szCs w:val="22"/>
        </w:rPr>
        <w:t>이자지급력지수를</w:t>
      </w:r>
      <w:r w:rsidR="002A5136" w:rsidRPr="00516EF8">
        <w:rPr>
          <w:rFonts w:ascii="Times New Roman"/>
          <w:kern w:val="0"/>
          <w:sz w:val="22"/>
          <w:szCs w:val="22"/>
        </w:rPr>
        <w:t xml:space="preserve"> </w:t>
      </w:r>
      <w:r w:rsidR="002A5136" w:rsidRPr="00516EF8">
        <w:rPr>
          <w:rFonts w:ascii="Times New Roman"/>
          <w:kern w:val="0"/>
          <w:sz w:val="22"/>
          <w:szCs w:val="22"/>
        </w:rPr>
        <w:t>일정</w:t>
      </w:r>
      <w:r w:rsidR="002A5136" w:rsidRPr="00516EF8">
        <w:rPr>
          <w:rFonts w:ascii="Times New Roman"/>
          <w:kern w:val="0"/>
          <w:sz w:val="22"/>
          <w:szCs w:val="22"/>
        </w:rPr>
        <w:t xml:space="preserve"> </w:t>
      </w:r>
      <w:r w:rsidR="002A5136" w:rsidRPr="00516EF8">
        <w:rPr>
          <w:rFonts w:ascii="Times New Roman"/>
          <w:kern w:val="0"/>
          <w:sz w:val="22"/>
          <w:szCs w:val="22"/>
        </w:rPr>
        <w:t>수준</w:t>
      </w:r>
      <w:r w:rsidR="002A5136" w:rsidRPr="00516EF8">
        <w:rPr>
          <w:rFonts w:ascii="Times New Roman"/>
          <w:kern w:val="0"/>
          <w:sz w:val="22"/>
          <w:szCs w:val="22"/>
        </w:rPr>
        <w:t xml:space="preserve"> </w:t>
      </w:r>
      <w:r w:rsidR="002A5136" w:rsidRPr="00516EF8">
        <w:rPr>
          <w:rFonts w:ascii="Times New Roman"/>
          <w:kern w:val="0"/>
          <w:sz w:val="22"/>
          <w:szCs w:val="22"/>
        </w:rPr>
        <w:t>이상으로</w:t>
      </w:r>
      <w:r w:rsidR="002A5136" w:rsidRPr="00516EF8">
        <w:rPr>
          <w:rFonts w:ascii="Times New Roman"/>
          <w:kern w:val="0"/>
          <w:sz w:val="22"/>
          <w:szCs w:val="22"/>
        </w:rPr>
        <w:t xml:space="preserve"> </w:t>
      </w:r>
      <w:r w:rsidR="002A5136" w:rsidRPr="00516EF8">
        <w:rPr>
          <w:rFonts w:ascii="Times New Roman"/>
          <w:kern w:val="0"/>
          <w:sz w:val="22"/>
          <w:szCs w:val="22"/>
        </w:rPr>
        <w:t>유지해야</w:t>
      </w:r>
      <w:r w:rsidR="002A5136" w:rsidRPr="00516EF8">
        <w:rPr>
          <w:rFonts w:ascii="Times New Roman"/>
          <w:kern w:val="0"/>
          <w:sz w:val="22"/>
          <w:szCs w:val="22"/>
        </w:rPr>
        <w:t xml:space="preserve"> </w:t>
      </w:r>
      <w:r w:rsidR="002A5136" w:rsidRPr="00516EF8">
        <w:rPr>
          <w:rFonts w:ascii="Times New Roman"/>
          <w:kern w:val="0"/>
          <w:sz w:val="22"/>
          <w:szCs w:val="22"/>
        </w:rPr>
        <w:t>하는</w:t>
      </w:r>
      <w:r w:rsidR="002A5136" w:rsidRPr="00516EF8">
        <w:rPr>
          <w:rFonts w:ascii="Times New Roman"/>
          <w:kern w:val="0"/>
          <w:sz w:val="22"/>
          <w:szCs w:val="22"/>
        </w:rPr>
        <w:t xml:space="preserve"> </w:t>
      </w:r>
      <w:r w:rsidR="002A5136" w:rsidRPr="00516EF8">
        <w:rPr>
          <w:rFonts w:ascii="Times New Roman"/>
          <w:kern w:val="0"/>
          <w:sz w:val="22"/>
          <w:szCs w:val="22"/>
        </w:rPr>
        <w:t>의무로서</w:t>
      </w:r>
      <w:r w:rsidR="00FD6250" w:rsidRPr="00516EF8">
        <w:rPr>
          <w:rFonts w:ascii="Times New Roman"/>
          <w:kern w:val="0"/>
          <w:sz w:val="22"/>
          <w:szCs w:val="22"/>
        </w:rPr>
        <w:t xml:space="preserve">, </w:t>
      </w:r>
      <w:r w:rsidR="004E132B" w:rsidRPr="00516EF8">
        <w:rPr>
          <w:rFonts w:ascii="Times New Roman"/>
          <w:kern w:val="0"/>
          <w:sz w:val="22"/>
          <w:szCs w:val="22"/>
        </w:rPr>
        <w:t>차주는</w:t>
      </w:r>
      <w:r w:rsidR="004E132B" w:rsidRPr="00516EF8">
        <w:rPr>
          <w:rFonts w:ascii="Times New Roman"/>
          <w:kern w:val="0"/>
          <w:sz w:val="22"/>
          <w:szCs w:val="22"/>
        </w:rPr>
        <w:t xml:space="preserve"> </w:t>
      </w:r>
      <w:r w:rsidR="00D431CB" w:rsidRPr="00516EF8">
        <w:rPr>
          <w:rFonts w:ascii="Times New Roman"/>
          <w:kern w:val="0"/>
          <w:sz w:val="22"/>
          <w:szCs w:val="22"/>
        </w:rPr>
        <w:t>이자지급력</w:t>
      </w:r>
      <w:r w:rsidR="00D92BBF" w:rsidRPr="00516EF8">
        <w:rPr>
          <w:rFonts w:ascii="Times New Roman"/>
          <w:kern w:val="0"/>
          <w:sz w:val="22"/>
          <w:szCs w:val="22"/>
        </w:rPr>
        <w:t>지수</w:t>
      </w:r>
      <w:r w:rsidR="00D431CB" w:rsidRPr="00516EF8">
        <w:rPr>
          <w:rFonts w:ascii="Times New Roman"/>
          <w:kern w:val="0"/>
          <w:sz w:val="22"/>
          <w:szCs w:val="22"/>
        </w:rPr>
        <w:t xml:space="preserve"> </w:t>
      </w:r>
      <w:r w:rsidR="00D431CB" w:rsidRPr="00516EF8">
        <w:rPr>
          <w:rFonts w:ascii="Times New Roman"/>
          <w:kern w:val="0"/>
          <w:sz w:val="22"/>
          <w:szCs w:val="22"/>
        </w:rPr>
        <w:t>검증기간</w:t>
      </w:r>
      <w:r w:rsidR="00D431CB" w:rsidRPr="00516EF8">
        <w:rPr>
          <w:rFonts w:ascii="Times New Roman"/>
          <w:kern w:val="0"/>
          <w:sz w:val="22"/>
          <w:szCs w:val="22"/>
        </w:rPr>
        <w:t xml:space="preserve"> </w:t>
      </w:r>
      <w:r w:rsidR="00D431CB" w:rsidRPr="00516EF8">
        <w:rPr>
          <w:rFonts w:ascii="Times New Roman"/>
          <w:kern w:val="0"/>
          <w:sz w:val="22"/>
          <w:szCs w:val="22"/>
        </w:rPr>
        <w:t>동안</w:t>
      </w:r>
      <w:r w:rsidR="00B87AF1" w:rsidRPr="00516EF8">
        <w:rPr>
          <w:rFonts w:ascii="Times New Roman" w:hint="eastAsia"/>
          <w:kern w:val="0"/>
          <w:sz w:val="22"/>
          <w:szCs w:val="22"/>
        </w:rPr>
        <w:t xml:space="preserve"> Tranche A</w:t>
      </w:r>
      <w:r w:rsidR="00D431CB" w:rsidRPr="00516EF8">
        <w:rPr>
          <w:rFonts w:ascii="Times New Roman"/>
          <w:kern w:val="0"/>
          <w:sz w:val="22"/>
          <w:szCs w:val="22"/>
        </w:rPr>
        <w:t xml:space="preserve"> </w:t>
      </w:r>
      <w:r w:rsidR="003D765A" w:rsidRPr="00516EF8">
        <w:rPr>
          <w:rFonts w:ascii="Times New Roman"/>
          <w:kern w:val="0"/>
          <w:sz w:val="22"/>
          <w:szCs w:val="22"/>
        </w:rPr>
        <w:t>이자지급력지수가</w:t>
      </w:r>
      <w:r w:rsidR="003D765A" w:rsidRPr="00516EF8">
        <w:rPr>
          <w:rFonts w:ascii="Times New Roman"/>
          <w:kern w:val="0"/>
          <w:sz w:val="22"/>
          <w:szCs w:val="22"/>
        </w:rPr>
        <w:t xml:space="preserve"> </w:t>
      </w:r>
      <w:r w:rsidR="00161E6C" w:rsidRPr="00516EF8">
        <w:rPr>
          <w:rFonts w:ascii="Times New Roman"/>
          <w:kern w:val="0"/>
          <w:sz w:val="22"/>
          <w:szCs w:val="22"/>
        </w:rPr>
        <w:t>1.</w:t>
      </w:r>
      <w:r w:rsidR="0004684A" w:rsidRPr="00516EF8">
        <w:rPr>
          <w:rFonts w:ascii="Times New Roman"/>
          <w:kern w:val="0"/>
          <w:sz w:val="22"/>
          <w:szCs w:val="22"/>
        </w:rPr>
        <w:t>2</w:t>
      </w:r>
      <w:r w:rsidR="00FD2AAD" w:rsidRPr="00516EF8">
        <w:rPr>
          <w:rFonts w:ascii="Times New Roman"/>
          <w:kern w:val="0"/>
          <w:sz w:val="22"/>
          <w:szCs w:val="22"/>
        </w:rPr>
        <w:t xml:space="preserve"> </w:t>
      </w:r>
      <w:r w:rsidR="002A5136" w:rsidRPr="00516EF8">
        <w:rPr>
          <w:rFonts w:ascii="Times New Roman"/>
          <w:kern w:val="0"/>
          <w:sz w:val="22"/>
          <w:szCs w:val="22"/>
        </w:rPr>
        <w:t>이상이</w:t>
      </w:r>
      <w:r w:rsidR="002A5136" w:rsidRPr="00516EF8">
        <w:rPr>
          <w:rFonts w:ascii="Times New Roman"/>
          <w:kern w:val="0"/>
          <w:sz w:val="22"/>
          <w:szCs w:val="22"/>
        </w:rPr>
        <w:t xml:space="preserve"> </w:t>
      </w:r>
      <w:r w:rsidR="002A5136" w:rsidRPr="00516EF8">
        <w:rPr>
          <w:rFonts w:ascii="Times New Roman"/>
          <w:kern w:val="0"/>
          <w:sz w:val="22"/>
          <w:szCs w:val="22"/>
        </w:rPr>
        <w:t>되도록</w:t>
      </w:r>
      <w:r w:rsidR="002A5136" w:rsidRPr="00516EF8">
        <w:rPr>
          <w:rFonts w:ascii="Times New Roman"/>
          <w:kern w:val="0"/>
          <w:sz w:val="22"/>
          <w:szCs w:val="22"/>
        </w:rPr>
        <w:t xml:space="preserve"> </w:t>
      </w:r>
      <w:r w:rsidR="002A5136" w:rsidRPr="00516EF8">
        <w:rPr>
          <w:rFonts w:ascii="Times New Roman"/>
          <w:kern w:val="0"/>
          <w:sz w:val="22"/>
          <w:szCs w:val="22"/>
        </w:rPr>
        <w:t>하여야</w:t>
      </w:r>
      <w:r w:rsidR="002A5136" w:rsidRPr="00516EF8">
        <w:rPr>
          <w:rFonts w:ascii="Times New Roman"/>
          <w:kern w:val="0"/>
          <w:sz w:val="22"/>
          <w:szCs w:val="22"/>
        </w:rPr>
        <w:t xml:space="preserve"> </w:t>
      </w:r>
      <w:r w:rsidR="00B87AF1" w:rsidRPr="00516EF8">
        <w:rPr>
          <w:rFonts w:ascii="Times New Roman" w:hint="eastAsia"/>
          <w:kern w:val="0"/>
          <w:sz w:val="22"/>
          <w:szCs w:val="22"/>
        </w:rPr>
        <w:t>하고</w:t>
      </w:r>
      <w:r w:rsidR="00B87AF1" w:rsidRPr="00516EF8">
        <w:rPr>
          <w:rFonts w:ascii="Times New Roman" w:hint="eastAsia"/>
          <w:kern w:val="0"/>
          <w:sz w:val="22"/>
          <w:szCs w:val="22"/>
        </w:rPr>
        <w:t xml:space="preserve">, </w:t>
      </w:r>
      <w:r w:rsidR="00B87AF1" w:rsidRPr="00516EF8">
        <w:rPr>
          <w:rFonts w:ascii="Times New Roman"/>
          <w:b/>
          <w:kern w:val="0"/>
          <w:sz w:val="22"/>
          <w:szCs w:val="22"/>
        </w:rPr>
        <w:t>“</w:t>
      </w:r>
      <w:r w:rsidR="00B87AF1" w:rsidRPr="00516EF8">
        <w:rPr>
          <w:rFonts w:ascii="Times New Roman" w:hint="eastAsia"/>
          <w:b/>
          <w:kern w:val="0"/>
          <w:sz w:val="22"/>
          <w:szCs w:val="22"/>
        </w:rPr>
        <w:t xml:space="preserve">Tranche B </w:t>
      </w:r>
      <w:r w:rsidR="00B87AF1" w:rsidRPr="00516EF8">
        <w:rPr>
          <w:rFonts w:ascii="Times New Roman"/>
          <w:b/>
          <w:kern w:val="0"/>
          <w:sz w:val="22"/>
          <w:szCs w:val="22"/>
        </w:rPr>
        <w:t>이자지급력지수</w:t>
      </w:r>
      <w:r w:rsidR="00B87AF1" w:rsidRPr="00516EF8">
        <w:rPr>
          <w:rFonts w:ascii="Times New Roman"/>
          <w:b/>
          <w:kern w:val="0"/>
          <w:sz w:val="22"/>
          <w:szCs w:val="22"/>
        </w:rPr>
        <w:t xml:space="preserve"> </w:t>
      </w:r>
      <w:r w:rsidR="00B87AF1" w:rsidRPr="00516EF8">
        <w:rPr>
          <w:rFonts w:ascii="Times New Roman"/>
          <w:b/>
          <w:kern w:val="0"/>
          <w:sz w:val="22"/>
          <w:szCs w:val="22"/>
        </w:rPr>
        <w:t>유지의무</w:t>
      </w:r>
      <w:r w:rsidR="00B87AF1" w:rsidRPr="00516EF8">
        <w:rPr>
          <w:rFonts w:ascii="Times New Roman"/>
          <w:b/>
          <w:kern w:val="0"/>
          <w:sz w:val="22"/>
          <w:szCs w:val="22"/>
        </w:rPr>
        <w:t>”</w:t>
      </w:r>
      <w:r w:rsidR="00B87AF1" w:rsidRPr="00516EF8">
        <w:rPr>
          <w:rFonts w:ascii="Times New Roman"/>
          <w:kern w:val="0"/>
          <w:sz w:val="22"/>
          <w:szCs w:val="22"/>
        </w:rPr>
        <w:t>라</w:t>
      </w:r>
      <w:r w:rsidR="00B87AF1" w:rsidRPr="00516EF8">
        <w:rPr>
          <w:rFonts w:ascii="Times New Roman"/>
          <w:kern w:val="0"/>
          <w:sz w:val="22"/>
          <w:szCs w:val="22"/>
        </w:rPr>
        <w:t xml:space="preserve"> </w:t>
      </w:r>
      <w:r w:rsidR="00B87AF1" w:rsidRPr="00516EF8">
        <w:rPr>
          <w:rFonts w:ascii="Times New Roman"/>
          <w:kern w:val="0"/>
          <w:sz w:val="22"/>
          <w:szCs w:val="22"/>
        </w:rPr>
        <w:t>함은</w:t>
      </w:r>
      <w:r w:rsidR="00B87AF1" w:rsidRPr="00516EF8">
        <w:rPr>
          <w:rFonts w:ascii="Times New Roman"/>
          <w:kern w:val="0"/>
          <w:sz w:val="22"/>
          <w:szCs w:val="22"/>
        </w:rPr>
        <w:t xml:space="preserve"> </w:t>
      </w:r>
      <w:r w:rsidR="00B87AF1" w:rsidRPr="00516EF8">
        <w:rPr>
          <w:rFonts w:ascii="Times New Roman"/>
          <w:kern w:val="0"/>
          <w:sz w:val="22"/>
          <w:szCs w:val="22"/>
        </w:rPr>
        <w:t>차주가</w:t>
      </w:r>
      <w:r w:rsidR="00B87AF1" w:rsidRPr="00516EF8">
        <w:rPr>
          <w:rFonts w:ascii="Times New Roman" w:hint="eastAsia"/>
          <w:kern w:val="0"/>
          <w:sz w:val="22"/>
          <w:szCs w:val="22"/>
        </w:rPr>
        <w:t xml:space="preserve"> Tranche B </w:t>
      </w:r>
      <w:r w:rsidR="00B87AF1" w:rsidRPr="00516EF8">
        <w:rPr>
          <w:rFonts w:ascii="Times New Roman"/>
          <w:kern w:val="0"/>
          <w:sz w:val="22"/>
          <w:szCs w:val="22"/>
        </w:rPr>
        <w:t>이자지급력지수를</w:t>
      </w:r>
      <w:r w:rsidR="00B87AF1" w:rsidRPr="00516EF8">
        <w:rPr>
          <w:rFonts w:ascii="Times New Roman"/>
          <w:kern w:val="0"/>
          <w:sz w:val="22"/>
          <w:szCs w:val="22"/>
        </w:rPr>
        <w:t xml:space="preserve"> </w:t>
      </w:r>
      <w:r w:rsidR="00B87AF1" w:rsidRPr="00516EF8">
        <w:rPr>
          <w:rFonts w:ascii="Times New Roman"/>
          <w:kern w:val="0"/>
          <w:sz w:val="22"/>
          <w:szCs w:val="22"/>
        </w:rPr>
        <w:t>일정</w:t>
      </w:r>
      <w:r w:rsidR="00B87AF1" w:rsidRPr="00516EF8">
        <w:rPr>
          <w:rFonts w:ascii="Times New Roman"/>
          <w:kern w:val="0"/>
          <w:sz w:val="22"/>
          <w:szCs w:val="22"/>
        </w:rPr>
        <w:t xml:space="preserve"> </w:t>
      </w:r>
      <w:r w:rsidR="00B87AF1" w:rsidRPr="00516EF8">
        <w:rPr>
          <w:rFonts w:ascii="Times New Roman"/>
          <w:kern w:val="0"/>
          <w:sz w:val="22"/>
          <w:szCs w:val="22"/>
        </w:rPr>
        <w:t>수준</w:t>
      </w:r>
      <w:r w:rsidR="00B87AF1" w:rsidRPr="00516EF8">
        <w:rPr>
          <w:rFonts w:ascii="Times New Roman"/>
          <w:kern w:val="0"/>
          <w:sz w:val="22"/>
          <w:szCs w:val="22"/>
        </w:rPr>
        <w:t xml:space="preserve"> </w:t>
      </w:r>
      <w:r w:rsidR="00B87AF1" w:rsidRPr="00516EF8">
        <w:rPr>
          <w:rFonts w:ascii="Times New Roman"/>
          <w:kern w:val="0"/>
          <w:sz w:val="22"/>
          <w:szCs w:val="22"/>
        </w:rPr>
        <w:t>이상으로</w:t>
      </w:r>
      <w:r w:rsidR="00B87AF1" w:rsidRPr="00516EF8">
        <w:rPr>
          <w:rFonts w:ascii="Times New Roman"/>
          <w:kern w:val="0"/>
          <w:sz w:val="22"/>
          <w:szCs w:val="22"/>
        </w:rPr>
        <w:t xml:space="preserve"> </w:t>
      </w:r>
      <w:r w:rsidR="00B87AF1" w:rsidRPr="00516EF8">
        <w:rPr>
          <w:rFonts w:ascii="Times New Roman"/>
          <w:kern w:val="0"/>
          <w:sz w:val="22"/>
          <w:szCs w:val="22"/>
        </w:rPr>
        <w:t>유지해야</w:t>
      </w:r>
      <w:r w:rsidR="00B87AF1" w:rsidRPr="00516EF8">
        <w:rPr>
          <w:rFonts w:ascii="Times New Roman"/>
          <w:kern w:val="0"/>
          <w:sz w:val="22"/>
          <w:szCs w:val="22"/>
        </w:rPr>
        <w:t xml:space="preserve"> </w:t>
      </w:r>
      <w:r w:rsidR="00B87AF1" w:rsidRPr="00516EF8">
        <w:rPr>
          <w:rFonts w:ascii="Times New Roman"/>
          <w:kern w:val="0"/>
          <w:sz w:val="22"/>
          <w:szCs w:val="22"/>
        </w:rPr>
        <w:t>하는</w:t>
      </w:r>
      <w:r w:rsidR="00B87AF1" w:rsidRPr="00516EF8">
        <w:rPr>
          <w:rFonts w:ascii="Times New Roman"/>
          <w:kern w:val="0"/>
          <w:sz w:val="22"/>
          <w:szCs w:val="22"/>
        </w:rPr>
        <w:t xml:space="preserve"> </w:t>
      </w:r>
      <w:r w:rsidR="00B87AF1" w:rsidRPr="00516EF8">
        <w:rPr>
          <w:rFonts w:ascii="Times New Roman"/>
          <w:kern w:val="0"/>
          <w:sz w:val="22"/>
          <w:szCs w:val="22"/>
        </w:rPr>
        <w:t>의무로서</w:t>
      </w:r>
      <w:r w:rsidR="00B87AF1" w:rsidRPr="00516EF8">
        <w:rPr>
          <w:rFonts w:ascii="Times New Roman"/>
          <w:kern w:val="0"/>
          <w:sz w:val="22"/>
          <w:szCs w:val="22"/>
        </w:rPr>
        <w:t xml:space="preserve">, </w:t>
      </w:r>
      <w:r w:rsidR="00B87AF1" w:rsidRPr="00516EF8">
        <w:rPr>
          <w:rFonts w:ascii="Times New Roman"/>
          <w:kern w:val="0"/>
          <w:sz w:val="22"/>
          <w:szCs w:val="22"/>
        </w:rPr>
        <w:t>차주는</w:t>
      </w:r>
      <w:r w:rsidR="00B87AF1" w:rsidRPr="00516EF8">
        <w:rPr>
          <w:rFonts w:ascii="Times New Roman"/>
          <w:kern w:val="0"/>
          <w:sz w:val="22"/>
          <w:szCs w:val="22"/>
        </w:rPr>
        <w:t xml:space="preserve"> </w:t>
      </w:r>
      <w:r w:rsidR="00B87AF1" w:rsidRPr="00516EF8">
        <w:rPr>
          <w:rFonts w:ascii="Times New Roman"/>
          <w:kern w:val="0"/>
          <w:sz w:val="22"/>
          <w:szCs w:val="22"/>
        </w:rPr>
        <w:t>이자지급력지수</w:t>
      </w:r>
      <w:r w:rsidR="00B87AF1" w:rsidRPr="00516EF8">
        <w:rPr>
          <w:rFonts w:ascii="Times New Roman"/>
          <w:kern w:val="0"/>
          <w:sz w:val="22"/>
          <w:szCs w:val="22"/>
        </w:rPr>
        <w:t xml:space="preserve"> </w:t>
      </w:r>
      <w:r w:rsidR="00B87AF1" w:rsidRPr="00516EF8">
        <w:rPr>
          <w:rFonts w:ascii="Times New Roman"/>
          <w:kern w:val="0"/>
          <w:sz w:val="22"/>
          <w:szCs w:val="22"/>
        </w:rPr>
        <w:t>검증기간</w:t>
      </w:r>
      <w:r w:rsidR="00B87AF1" w:rsidRPr="00516EF8">
        <w:rPr>
          <w:rFonts w:ascii="Times New Roman"/>
          <w:kern w:val="0"/>
          <w:sz w:val="22"/>
          <w:szCs w:val="22"/>
        </w:rPr>
        <w:t xml:space="preserve"> </w:t>
      </w:r>
      <w:r w:rsidR="00B87AF1" w:rsidRPr="00516EF8">
        <w:rPr>
          <w:rFonts w:ascii="Times New Roman"/>
          <w:kern w:val="0"/>
          <w:sz w:val="22"/>
          <w:szCs w:val="22"/>
        </w:rPr>
        <w:t>동안</w:t>
      </w:r>
      <w:r w:rsidR="00B87AF1" w:rsidRPr="00516EF8">
        <w:rPr>
          <w:rFonts w:ascii="Times New Roman" w:hint="eastAsia"/>
          <w:kern w:val="0"/>
          <w:sz w:val="22"/>
          <w:szCs w:val="22"/>
        </w:rPr>
        <w:t xml:space="preserve"> Tranche B</w:t>
      </w:r>
      <w:r w:rsidR="00B87AF1" w:rsidRPr="00516EF8">
        <w:rPr>
          <w:rFonts w:ascii="Times New Roman"/>
          <w:kern w:val="0"/>
          <w:sz w:val="22"/>
          <w:szCs w:val="22"/>
        </w:rPr>
        <w:t xml:space="preserve"> </w:t>
      </w:r>
      <w:r w:rsidR="00B87AF1" w:rsidRPr="00516EF8">
        <w:rPr>
          <w:rFonts w:ascii="Times New Roman"/>
          <w:kern w:val="0"/>
          <w:sz w:val="22"/>
          <w:szCs w:val="22"/>
        </w:rPr>
        <w:t>이자지급력지수가</w:t>
      </w:r>
      <w:r w:rsidR="00B87AF1" w:rsidRPr="00516EF8">
        <w:rPr>
          <w:rFonts w:ascii="Times New Roman"/>
          <w:kern w:val="0"/>
          <w:sz w:val="22"/>
          <w:szCs w:val="22"/>
        </w:rPr>
        <w:t xml:space="preserve"> 1.2 </w:t>
      </w:r>
      <w:r w:rsidR="00B87AF1" w:rsidRPr="00516EF8">
        <w:rPr>
          <w:rFonts w:ascii="Times New Roman"/>
          <w:kern w:val="0"/>
          <w:sz w:val="22"/>
          <w:szCs w:val="22"/>
        </w:rPr>
        <w:t>이상이</w:t>
      </w:r>
      <w:r w:rsidR="00B87AF1" w:rsidRPr="00516EF8">
        <w:rPr>
          <w:rFonts w:ascii="Times New Roman"/>
          <w:kern w:val="0"/>
          <w:sz w:val="22"/>
          <w:szCs w:val="22"/>
        </w:rPr>
        <w:t xml:space="preserve"> </w:t>
      </w:r>
      <w:r w:rsidR="00B87AF1" w:rsidRPr="00516EF8">
        <w:rPr>
          <w:rFonts w:ascii="Times New Roman"/>
          <w:kern w:val="0"/>
          <w:sz w:val="22"/>
          <w:szCs w:val="22"/>
        </w:rPr>
        <w:t>되도록</w:t>
      </w:r>
      <w:r w:rsidR="00B87AF1" w:rsidRPr="00516EF8">
        <w:rPr>
          <w:rFonts w:ascii="Times New Roman"/>
          <w:kern w:val="0"/>
          <w:sz w:val="22"/>
          <w:szCs w:val="22"/>
        </w:rPr>
        <w:t xml:space="preserve"> </w:t>
      </w:r>
      <w:r w:rsidR="00B87AF1" w:rsidRPr="00516EF8">
        <w:rPr>
          <w:rFonts w:ascii="Times New Roman"/>
          <w:kern w:val="0"/>
          <w:sz w:val="22"/>
          <w:szCs w:val="22"/>
        </w:rPr>
        <w:t>하여야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하며</w:t>
      </w:r>
      <w:r w:rsidR="00B87AF1" w:rsidRPr="00516EF8">
        <w:rPr>
          <w:rFonts w:ascii="Times New Roman" w:hint="eastAsia"/>
          <w:kern w:val="0"/>
          <w:sz w:val="22"/>
          <w:szCs w:val="22"/>
        </w:rPr>
        <w:t xml:space="preserve">, </w:t>
      </w:r>
      <w:r w:rsidR="00B87AF1" w:rsidRPr="00516EF8">
        <w:rPr>
          <w:rFonts w:ascii="Times New Roman"/>
          <w:b/>
          <w:bCs/>
          <w:kern w:val="0"/>
          <w:sz w:val="22"/>
          <w:szCs w:val="22"/>
        </w:rPr>
        <w:t>“</w:t>
      </w:r>
      <w:r w:rsidR="00B87AF1" w:rsidRPr="00516EF8">
        <w:rPr>
          <w:rFonts w:ascii="Times New Roman" w:hint="eastAsia"/>
          <w:b/>
          <w:bCs/>
          <w:kern w:val="0"/>
          <w:sz w:val="22"/>
          <w:szCs w:val="22"/>
        </w:rPr>
        <w:t>이자지급력지수</w:t>
      </w:r>
      <w:r w:rsidR="00B87AF1" w:rsidRPr="00516EF8">
        <w:rPr>
          <w:rFonts w:ascii="Times New Roman" w:hint="eastAsia"/>
          <w:b/>
          <w:bCs/>
          <w:kern w:val="0"/>
          <w:sz w:val="22"/>
          <w:szCs w:val="22"/>
        </w:rPr>
        <w:t xml:space="preserve"> </w:t>
      </w:r>
      <w:r w:rsidR="00B87AF1" w:rsidRPr="00516EF8">
        <w:rPr>
          <w:rFonts w:ascii="Times New Roman" w:hint="eastAsia"/>
          <w:b/>
          <w:bCs/>
          <w:kern w:val="0"/>
          <w:sz w:val="22"/>
          <w:szCs w:val="22"/>
        </w:rPr>
        <w:t>유지의무</w:t>
      </w:r>
      <w:r w:rsidR="00B87AF1" w:rsidRPr="00516EF8">
        <w:rPr>
          <w:rFonts w:ascii="Times New Roman"/>
          <w:b/>
          <w:bCs/>
          <w:kern w:val="0"/>
          <w:sz w:val="22"/>
          <w:szCs w:val="22"/>
        </w:rPr>
        <w:t>”</w:t>
      </w:r>
      <w:r w:rsidR="00B87AF1" w:rsidRPr="00516EF8">
        <w:rPr>
          <w:rFonts w:ascii="Times New Roman" w:hint="eastAsia"/>
          <w:kern w:val="0"/>
          <w:sz w:val="22"/>
          <w:szCs w:val="22"/>
        </w:rPr>
        <w:t>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함은</w:t>
      </w:r>
      <w:r w:rsidR="00B87AF1" w:rsidRPr="00516EF8">
        <w:rPr>
          <w:rFonts w:ascii="Times New Roman" w:hint="eastAsia"/>
          <w:kern w:val="0"/>
          <w:sz w:val="22"/>
          <w:szCs w:val="22"/>
        </w:rPr>
        <w:t xml:space="preserve"> </w:t>
      </w:r>
      <w:r w:rsidR="00B87AF1" w:rsidRPr="00516EF8">
        <w:rPr>
          <w:rFonts w:ascii="Times New Roman" w:hint="eastAsia"/>
          <w:bCs/>
          <w:kern w:val="0"/>
          <w:sz w:val="22"/>
          <w:szCs w:val="22"/>
        </w:rPr>
        <w:t xml:space="preserve">Tranche A </w:t>
      </w:r>
      <w:r w:rsidR="00B87AF1" w:rsidRPr="00516EF8">
        <w:rPr>
          <w:rFonts w:ascii="Times New Roman"/>
          <w:bCs/>
          <w:kern w:val="0"/>
          <w:sz w:val="22"/>
          <w:szCs w:val="22"/>
        </w:rPr>
        <w:t>이자지급력지수</w:t>
      </w:r>
      <w:r w:rsidR="00B87AF1" w:rsidRPr="00516EF8">
        <w:rPr>
          <w:rFonts w:ascii="Times New Roman"/>
          <w:bCs/>
          <w:kern w:val="0"/>
          <w:sz w:val="22"/>
          <w:szCs w:val="22"/>
        </w:rPr>
        <w:t xml:space="preserve"> </w:t>
      </w:r>
      <w:r w:rsidR="00B87AF1" w:rsidRPr="00516EF8">
        <w:rPr>
          <w:rFonts w:ascii="Times New Roman"/>
          <w:bCs/>
          <w:kern w:val="0"/>
          <w:sz w:val="22"/>
          <w:szCs w:val="22"/>
        </w:rPr>
        <w:t>유지의무</w:t>
      </w:r>
      <w:r w:rsidR="00B87AF1" w:rsidRPr="00516EF8" w:rsidDel="00B87AF1">
        <w:rPr>
          <w:rFonts w:ascii="Times New Roman"/>
          <w:kern w:val="0"/>
          <w:sz w:val="22"/>
          <w:szCs w:val="22"/>
        </w:rPr>
        <w:t xml:space="preserve"> </w:t>
      </w:r>
      <w:r w:rsidR="00B87AF1" w:rsidRPr="00516EF8">
        <w:rPr>
          <w:rFonts w:ascii="Times New Roman" w:hint="eastAsia"/>
          <w:kern w:val="0"/>
          <w:sz w:val="22"/>
          <w:szCs w:val="22"/>
        </w:rPr>
        <w:t>및</w:t>
      </w:r>
      <w:r w:rsidR="00B87AF1" w:rsidRPr="00516EF8">
        <w:rPr>
          <w:rFonts w:ascii="Times New Roman" w:hint="eastAsia"/>
          <w:kern w:val="0"/>
          <w:sz w:val="22"/>
          <w:szCs w:val="22"/>
        </w:rPr>
        <w:t xml:space="preserve"> </w:t>
      </w:r>
      <w:r w:rsidR="00B87AF1" w:rsidRPr="00516EF8">
        <w:rPr>
          <w:rFonts w:ascii="Times New Roman" w:hint="eastAsia"/>
          <w:bCs/>
          <w:kern w:val="0"/>
          <w:sz w:val="22"/>
          <w:szCs w:val="22"/>
        </w:rPr>
        <w:t xml:space="preserve">Tranche B </w:t>
      </w:r>
      <w:r w:rsidR="00B87AF1" w:rsidRPr="00516EF8">
        <w:rPr>
          <w:rFonts w:ascii="Times New Roman"/>
          <w:bCs/>
          <w:kern w:val="0"/>
          <w:sz w:val="22"/>
          <w:szCs w:val="22"/>
        </w:rPr>
        <w:t>이자지급력지수</w:t>
      </w:r>
      <w:r w:rsidR="00B87AF1" w:rsidRPr="00516EF8">
        <w:rPr>
          <w:rFonts w:ascii="Times New Roman"/>
          <w:bCs/>
          <w:kern w:val="0"/>
          <w:sz w:val="22"/>
          <w:szCs w:val="22"/>
        </w:rPr>
        <w:t xml:space="preserve"> </w:t>
      </w:r>
      <w:r w:rsidR="00B87AF1" w:rsidRPr="00516EF8">
        <w:rPr>
          <w:rFonts w:ascii="Times New Roman"/>
          <w:bCs/>
          <w:kern w:val="0"/>
          <w:sz w:val="22"/>
          <w:szCs w:val="22"/>
        </w:rPr>
        <w:t>유지의무</w:t>
      </w:r>
      <w:r w:rsidR="00B87AF1" w:rsidRPr="00516EF8">
        <w:rPr>
          <w:rFonts w:ascii="Times New Roman" w:hint="eastAsia"/>
          <w:kern w:val="0"/>
          <w:sz w:val="22"/>
          <w:szCs w:val="22"/>
        </w:rPr>
        <w:t>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총칭하여</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말한다</w:t>
      </w:r>
      <w:r w:rsidR="00B87AF1" w:rsidRPr="00516EF8">
        <w:rPr>
          <w:rFonts w:ascii="Times New Roman" w:hint="eastAsia"/>
          <w:kern w:val="0"/>
          <w:sz w:val="22"/>
          <w:szCs w:val="22"/>
        </w:rPr>
        <w:t>.</w:t>
      </w:r>
    </w:p>
    <w:p w14:paraId="2DF6A2C4" w14:textId="77777777" w:rsidR="002A5136" w:rsidRPr="00516EF8" w:rsidRDefault="002A5136" w:rsidP="008B24EF">
      <w:pPr>
        <w:tabs>
          <w:tab w:val="left" w:pos="400"/>
        </w:tabs>
        <w:adjustRightInd w:val="0"/>
        <w:snapToGrid w:val="0"/>
        <w:spacing w:line="400" w:lineRule="exact"/>
        <w:rPr>
          <w:rFonts w:ascii="Times New Roman"/>
          <w:kern w:val="0"/>
          <w:sz w:val="22"/>
          <w:szCs w:val="22"/>
        </w:rPr>
      </w:pPr>
    </w:p>
    <w:p w14:paraId="69CF0B66" w14:textId="16FBB50C" w:rsidR="00943F40" w:rsidRPr="00413874"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943F40" w:rsidRPr="00516EF8">
        <w:rPr>
          <w:rFonts w:ascii="Times New Roman"/>
          <w:b/>
          <w:kern w:val="0"/>
          <w:sz w:val="22"/>
          <w:szCs w:val="22"/>
        </w:rPr>
        <w:t>이자지급력지수</w:t>
      </w:r>
      <w:r w:rsidR="00943F40" w:rsidRPr="00516EF8">
        <w:rPr>
          <w:rFonts w:ascii="Times New Roman"/>
          <w:b/>
          <w:kern w:val="0"/>
          <w:sz w:val="22"/>
          <w:szCs w:val="22"/>
        </w:rPr>
        <w:t xml:space="preserve"> </w:t>
      </w:r>
      <w:r w:rsidR="00943F40" w:rsidRPr="00516EF8">
        <w:rPr>
          <w:rFonts w:ascii="Times New Roman"/>
          <w:b/>
          <w:kern w:val="0"/>
          <w:sz w:val="22"/>
          <w:szCs w:val="22"/>
        </w:rPr>
        <w:t>평가일</w:t>
      </w:r>
      <w:r w:rsidRPr="00516EF8">
        <w:rPr>
          <w:rFonts w:ascii="Times New Roman"/>
          <w:b/>
          <w:kern w:val="0"/>
          <w:sz w:val="22"/>
          <w:szCs w:val="22"/>
        </w:rPr>
        <w:t>”</w:t>
      </w:r>
      <w:r w:rsidR="00943F40" w:rsidRPr="00516EF8">
        <w:rPr>
          <w:rFonts w:ascii="Times New Roman"/>
          <w:kern w:val="0"/>
          <w:sz w:val="22"/>
          <w:szCs w:val="22"/>
        </w:rPr>
        <w:t>이라</w:t>
      </w:r>
      <w:r w:rsidR="00943F40" w:rsidRPr="00516EF8">
        <w:rPr>
          <w:rFonts w:ascii="Times New Roman"/>
          <w:kern w:val="0"/>
          <w:sz w:val="22"/>
          <w:szCs w:val="22"/>
        </w:rPr>
        <w:t xml:space="preserve"> </w:t>
      </w:r>
      <w:r w:rsidR="00943F40" w:rsidRPr="00516EF8">
        <w:rPr>
          <w:rFonts w:ascii="Times New Roman"/>
          <w:kern w:val="0"/>
          <w:sz w:val="22"/>
          <w:szCs w:val="22"/>
        </w:rPr>
        <w:t>함은</w:t>
      </w:r>
      <w:r w:rsidR="00943F40" w:rsidRPr="00516EF8">
        <w:rPr>
          <w:rFonts w:ascii="Times New Roman"/>
          <w:kern w:val="0"/>
          <w:sz w:val="22"/>
          <w:szCs w:val="22"/>
        </w:rPr>
        <w:t xml:space="preserve"> </w:t>
      </w:r>
      <w:r w:rsidR="002879AF" w:rsidRPr="00516EF8">
        <w:rPr>
          <w:rFonts w:ascii="Times New Roman"/>
          <w:kern w:val="0"/>
          <w:sz w:val="22"/>
          <w:szCs w:val="22"/>
        </w:rPr>
        <w:t>매</w:t>
      </w:r>
      <w:r w:rsidR="002879AF" w:rsidRPr="00516EF8">
        <w:rPr>
          <w:rFonts w:ascii="Times New Roman"/>
          <w:kern w:val="0"/>
          <w:sz w:val="22"/>
          <w:szCs w:val="22"/>
        </w:rPr>
        <w:t xml:space="preserve"> </w:t>
      </w:r>
      <w:r w:rsidR="00943F40" w:rsidRPr="00516EF8">
        <w:rPr>
          <w:rFonts w:ascii="Times New Roman"/>
          <w:kern w:val="0"/>
          <w:sz w:val="22"/>
          <w:szCs w:val="22"/>
        </w:rPr>
        <w:t>이자지급</w:t>
      </w:r>
      <w:r w:rsidR="00A7279C" w:rsidRPr="00516EF8">
        <w:rPr>
          <w:rFonts w:ascii="Times New Roman"/>
          <w:kern w:val="0"/>
          <w:sz w:val="22"/>
          <w:szCs w:val="22"/>
        </w:rPr>
        <w:t>일</w:t>
      </w:r>
      <w:r w:rsidR="006F6116" w:rsidRPr="00516EF8">
        <w:rPr>
          <w:rFonts w:ascii="Times New Roman" w:hint="eastAsia"/>
          <w:kern w:val="0"/>
          <w:sz w:val="22"/>
          <w:szCs w:val="22"/>
        </w:rPr>
        <w:t>이</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속한</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월의</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말일</w:t>
      </w:r>
      <w:r w:rsidR="00A7279C" w:rsidRPr="00516EF8">
        <w:rPr>
          <w:rFonts w:ascii="Times New Roman"/>
          <w:kern w:val="0"/>
          <w:sz w:val="22"/>
          <w:szCs w:val="22"/>
        </w:rPr>
        <w:t>을</w:t>
      </w:r>
      <w:r w:rsidR="00A7279C" w:rsidRPr="00516EF8">
        <w:rPr>
          <w:rFonts w:ascii="Times New Roman"/>
          <w:kern w:val="0"/>
          <w:sz w:val="22"/>
          <w:szCs w:val="22"/>
        </w:rPr>
        <w:t xml:space="preserve"> </w:t>
      </w:r>
      <w:r w:rsidR="00A7279C" w:rsidRPr="00516EF8">
        <w:rPr>
          <w:rFonts w:ascii="Times New Roman"/>
          <w:kern w:val="0"/>
          <w:sz w:val="22"/>
          <w:szCs w:val="22"/>
        </w:rPr>
        <w:t>말한다</w:t>
      </w:r>
      <w:r w:rsidR="00A7279C" w:rsidRPr="00516EF8">
        <w:rPr>
          <w:rFonts w:ascii="Times New Roman"/>
          <w:kern w:val="0"/>
          <w:sz w:val="22"/>
          <w:szCs w:val="22"/>
        </w:rPr>
        <w:t>.</w:t>
      </w:r>
      <w:r w:rsidR="00A7279C" w:rsidRPr="00413874">
        <w:rPr>
          <w:rFonts w:ascii="Times New Roman"/>
          <w:kern w:val="0"/>
          <w:sz w:val="22"/>
          <w:szCs w:val="22"/>
        </w:rPr>
        <w:t xml:space="preserve"> </w:t>
      </w:r>
    </w:p>
    <w:p w14:paraId="46F52BDC" w14:textId="77777777" w:rsidR="002A5136" w:rsidRPr="00413874" w:rsidRDefault="002A5136" w:rsidP="008B24EF">
      <w:pPr>
        <w:tabs>
          <w:tab w:val="left" w:pos="400"/>
        </w:tabs>
        <w:adjustRightInd w:val="0"/>
        <w:snapToGrid w:val="0"/>
        <w:spacing w:line="400" w:lineRule="exact"/>
        <w:rPr>
          <w:rFonts w:ascii="Times New Roman"/>
          <w:kern w:val="0"/>
          <w:sz w:val="22"/>
          <w:szCs w:val="22"/>
        </w:rPr>
      </w:pPr>
    </w:p>
    <w:p w14:paraId="46A06EAA" w14:textId="580A2E16"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이자지급일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E468C9" w:rsidRPr="00413874">
        <w:rPr>
          <w:rFonts w:ascii="Times New Roman"/>
          <w:kern w:val="0"/>
          <w:sz w:val="22"/>
          <w:szCs w:val="22"/>
        </w:rPr>
        <w:t>본</w:t>
      </w:r>
      <w:r w:rsidR="00E468C9" w:rsidRPr="00413874">
        <w:rPr>
          <w:rFonts w:ascii="Times New Roman"/>
          <w:kern w:val="0"/>
          <w:sz w:val="22"/>
          <w:szCs w:val="22"/>
        </w:rPr>
        <w:t xml:space="preserve"> </w:t>
      </w:r>
      <w:r w:rsidR="00E468C9" w:rsidRPr="00413874">
        <w:rPr>
          <w:rFonts w:ascii="Times New Roman"/>
          <w:kern w:val="0"/>
          <w:sz w:val="22"/>
          <w:szCs w:val="22"/>
        </w:rPr>
        <w:t>약정</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5</w:t>
      </w:r>
      <w:r w:rsidR="00E468C9" w:rsidRPr="00413874">
        <w:rPr>
          <w:rFonts w:ascii="Times New Roman"/>
          <w:kern w:val="0"/>
          <w:sz w:val="22"/>
          <w:szCs w:val="22"/>
        </w:rPr>
        <w:t>조</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4</w:t>
      </w:r>
      <w:r w:rsidR="00E468C9" w:rsidRPr="00413874">
        <w:rPr>
          <w:rFonts w:ascii="Times New Roman"/>
          <w:kern w:val="0"/>
          <w:sz w:val="22"/>
          <w:szCs w:val="22"/>
        </w:rPr>
        <w:t>항에</w:t>
      </w:r>
      <w:r w:rsidR="00E468C9" w:rsidRPr="00413874">
        <w:rPr>
          <w:rFonts w:ascii="Times New Roman"/>
          <w:kern w:val="0"/>
          <w:sz w:val="22"/>
          <w:szCs w:val="22"/>
        </w:rPr>
        <w:t xml:space="preserve"> </w:t>
      </w:r>
      <w:r w:rsidR="00E468C9" w:rsidRPr="00413874">
        <w:rPr>
          <w:rFonts w:ascii="Times New Roman"/>
          <w:kern w:val="0"/>
          <w:sz w:val="22"/>
          <w:szCs w:val="22"/>
        </w:rPr>
        <w:t>따라</w:t>
      </w:r>
      <w:r w:rsidR="00E468C9" w:rsidRPr="00413874">
        <w:rPr>
          <w:rFonts w:ascii="Times New Roman"/>
          <w:kern w:val="0"/>
          <w:sz w:val="22"/>
          <w:szCs w:val="22"/>
        </w:rPr>
        <w:t xml:space="preserve"> </w:t>
      </w:r>
      <w:r w:rsidR="00E468C9" w:rsidRPr="00413874">
        <w:rPr>
          <w:rFonts w:ascii="Times New Roman"/>
          <w:kern w:val="0"/>
          <w:sz w:val="22"/>
          <w:szCs w:val="22"/>
        </w:rPr>
        <w:t>정해지는</w:t>
      </w:r>
      <w:r w:rsidR="00E468C9" w:rsidRPr="00413874">
        <w:rPr>
          <w:rFonts w:ascii="Times New Roman"/>
          <w:kern w:val="0"/>
          <w:sz w:val="22"/>
          <w:szCs w:val="22"/>
        </w:rPr>
        <w:t xml:space="preserve"> </w:t>
      </w:r>
      <w:r w:rsidR="00E468C9" w:rsidRPr="00413874">
        <w:rPr>
          <w:rFonts w:ascii="Times New Roman"/>
          <w:kern w:val="0"/>
          <w:sz w:val="22"/>
          <w:szCs w:val="22"/>
        </w:rPr>
        <w:t>날을</w:t>
      </w:r>
      <w:r w:rsidR="00E468C9" w:rsidRPr="00413874">
        <w:rPr>
          <w:rFonts w:ascii="Times New Roman"/>
          <w:kern w:val="0"/>
          <w:sz w:val="22"/>
          <w:szCs w:val="22"/>
        </w:rPr>
        <w:t xml:space="preserve"> </w:t>
      </w:r>
      <w:r w:rsidR="00E468C9" w:rsidRPr="00413874">
        <w:rPr>
          <w:rFonts w:ascii="Times New Roman"/>
          <w:kern w:val="0"/>
          <w:sz w:val="22"/>
          <w:szCs w:val="22"/>
        </w:rPr>
        <w:t>말한다</w:t>
      </w:r>
      <w:r w:rsidR="00FE56CC" w:rsidRPr="00413874">
        <w:rPr>
          <w:rFonts w:ascii="Times New Roman"/>
          <w:kern w:val="0"/>
          <w:sz w:val="22"/>
          <w:szCs w:val="22"/>
        </w:rPr>
        <w:t>.</w:t>
      </w:r>
    </w:p>
    <w:p w14:paraId="13C23E23" w14:textId="77777777" w:rsidR="0019031D" w:rsidRPr="00413874" w:rsidRDefault="0019031D" w:rsidP="008B24EF">
      <w:pPr>
        <w:tabs>
          <w:tab w:val="left" w:pos="400"/>
        </w:tabs>
        <w:adjustRightInd w:val="0"/>
        <w:snapToGrid w:val="0"/>
        <w:spacing w:line="400" w:lineRule="exact"/>
        <w:rPr>
          <w:rFonts w:ascii="Times New Roman"/>
          <w:b/>
          <w:kern w:val="0"/>
          <w:sz w:val="22"/>
          <w:szCs w:val="22"/>
        </w:rPr>
      </w:pPr>
    </w:p>
    <w:p w14:paraId="1DD6780B" w14:textId="4C2BA429"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513E1B" w:rsidRPr="00413874">
        <w:rPr>
          <w:rFonts w:ascii="Times New Roman"/>
          <w:b/>
          <w:kern w:val="0"/>
          <w:sz w:val="22"/>
          <w:szCs w:val="22"/>
        </w:rPr>
        <w:t>인출</w:t>
      </w:r>
      <w:r w:rsidRPr="00413874">
        <w:rPr>
          <w:rFonts w:ascii="Times New Roman"/>
          <w:b/>
          <w:kern w:val="0"/>
          <w:sz w:val="22"/>
          <w:szCs w:val="22"/>
        </w:rPr>
        <w:t>”</w:t>
      </w:r>
      <w:r w:rsidR="00513E1B" w:rsidRPr="00413874">
        <w:rPr>
          <w:rFonts w:ascii="Times New Roman"/>
          <w:kern w:val="0"/>
          <w:sz w:val="22"/>
          <w:szCs w:val="22"/>
        </w:rPr>
        <w:t>이라</w:t>
      </w:r>
      <w:r w:rsidR="00513E1B" w:rsidRPr="00413874">
        <w:rPr>
          <w:rFonts w:ascii="Times New Roman"/>
          <w:kern w:val="0"/>
          <w:sz w:val="22"/>
          <w:szCs w:val="22"/>
        </w:rPr>
        <w:t xml:space="preserve"> </w:t>
      </w:r>
      <w:r w:rsidR="00513E1B" w:rsidRPr="00413874">
        <w:rPr>
          <w:rFonts w:ascii="Times New Roman"/>
          <w:kern w:val="0"/>
          <w:sz w:val="22"/>
          <w:szCs w:val="22"/>
        </w:rPr>
        <w:t>함은</w:t>
      </w:r>
      <w:r w:rsidR="00513E1B" w:rsidRPr="00413874">
        <w:rPr>
          <w:rFonts w:ascii="Times New Roman"/>
          <w:kern w:val="0"/>
          <w:sz w:val="22"/>
          <w:szCs w:val="22"/>
        </w:rPr>
        <w:t xml:space="preserve"> </w:t>
      </w:r>
      <w:r w:rsidR="00513E1B" w:rsidRPr="00413874">
        <w:rPr>
          <w:rFonts w:ascii="Times New Roman"/>
          <w:kern w:val="0"/>
          <w:sz w:val="22"/>
          <w:szCs w:val="22"/>
        </w:rPr>
        <w:t>본</w:t>
      </w:r>
      <w:r w:rsidR="00513E1B" w:rsidRPr="00413874">
        <w:rPr>
          <w:rFonts w:ascii="Times New Roman"/>
          <w:kern w:val="0"/>
          <w:sz w:val="22"/>
          <w:szCs w:val="22"/>
        </w:rPr>
        <w:t xml:space="preserve"> </w:t>
      </w:r>
      <w:r w:rsidR="00513E1B" w:rsidRPr="00413874">
        <w:rPr>
          <w:rFonts w:ascii="Times New Roman"/>
          <w:kern w:val="0"/>
          <w:sz w:val="22"/>
          <w:szCs w:val="22"/>
        </w:rPr>
        <w:t>약정에서</w:t>
      </w:r>
      <w:r w:rsidR="00513E1B" w:rsidRPr="00413874">
        <w:rPr>
          <w:rFonts w:ascii="Times New Roman"/>
          <w:kern w:val="0"/>
          <w:sz w:val="22"/>
          <w:szCs w:val="22"/>
        </w:rPr>
        <w:t xml:space="preserve"> </w:t>
      </w:r>
      <w:r w:rsidR="00513E1B" w:rsidRPr="00413874">
        <w:rPr>
          <w:rFonts w:ascii="Times New Roman"/>
          <w:kern w:val="0"/>
          <w:sz w:val="22"/>
          <w:szCs w:val="22"/>
        </w:rPr>
        <w:t>정한</w:t>
      </w:r>
      <w:r w:rsidR="00513E1B" w:rsidRPr="00413874">
        <w:rPr>
          <w:rFonts w:ascii="Times New Roman"/>
          <w:kern w:val="0"/>
          <w:sz w:val="22"/>
          <w:szCs w:val="22"/>
        </w:rPr>
        <w:t xml:space="preserve"> </w:t>
      </w:r>
      <w:r w:rsidR="00513E1B" w:rsidRPr="00413874">
        <w:rPr>
          <w:rFonts w:ascii="Times New Roman"/>
          <w:kern w:val="0"/>
          <w:sz w:val="22"/>
          <w:szCs w:val="22"/>
        </w:rPr>
        <w:t>바에</w:t>
      </w:r>
      <w:r w:rsidR="00513E1B" w:rsidRPr="00413874">
        <w:rPr>
          <w:rFonts w:ascii="Times New Roman"/>
          <w:kern w:val="0"/>
          <w:sz w:val="22"/>
          <w:szCs w:val="22"/>
        </w:rPr>
        <w:t xml:space="preserve"> </w:t>
      </w:r>
      <w:r w:rsidR="00513E1B" w:rsidRPr="00413874">
        <w:rPr>
          <w:rFonts w:ascii="Times New Roman"/>
          <w:kern w:val="0"/>
          <w:sz w:val="22"/>
          <w:szCs w:val="22"/>
        </w:rPr>
        <w:t>따라</w:t>
      </w:r>
      <w:r w:rsidR="00513E1B"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차주가</w:t>
      </w:r>
      <w:r w:rsidR="00513E1B" w:rsidRPr="00413874">
        <w:rPr>
          <w:rFonts w:ascii="Times New Roman"/>
          <w:kern w:val="0"/>
          <w:sz w:val="22"/>
          <w:szCs w:val="22"/>
        </w:rPr>
        <w:t xml:space="preserve"> </w:t>
      </w:r>
      <w:r w:rsidR="00513E1B" w:rsidRPr="00413874">
        <w:rPr>
          <w:rFonts w:ascii="Times New Roman"/>
          <w:kern w:val="0"/>
          <w:sz w:val="22"/>
          <w:szCs w:val="22"/>
        </w:rPr>
        <w:t>지정하는</w:t>
      </w:r>
      <w:r w:rsidR="00513E1B" w:rsidRPr="00413874">
        <w:rPr>
          <w:rFonts w:ascii="Times New Roman"/>
          <w:kern w:val="0"/>
          <w:sz w:val="22"/>
          <w:szCs w:val="22"/>
        </w:rPr>
        <w:t xml:space="preserve"> </w:t>
      </w:r>
      <w:r w:rsidR="00513E1B" w:rsidRPr="00413874">
        <w:rPr>
          <w:rFonts w:ascii="Times New Roman"/>
          <w:kern w:val="0"/>
          <w:sz w:val="22"/>
          <w:szCs w:val="22"/>
        </w:rPr>
        <w:t>계좌에</w:t>
      </w:r>
      <w:r w:rsidR="00513E1B" w:rsidRPr="00413874">
        <w:rPr>
          <w:rFonts w:ascii="Times New Roman"/>
          <w:kern w:val="0"/>
          <w:sz w:val="22"/>
          <w:szCs w:val="22"/>
        </w:rPr>
        <w:t xml:space="preserve"> </w:t>
      </w:r>
      <w:r w:rsidR="00513E1B" w:rsidRPr="00413874">
        <w:rPr>
          <w:rFonts w:ascii="Times New Roman"/>
          <w:kern w:val="0"/>
          <w:sz w:val="22"/>
          <w:szCs w:val="22"/>
        </w:rPr>
        <w:t>입금되는</w:t>
      </w:r>
      <w:r w:rsidR="00513E1B" w:rsidRPr="00413874">
        <w:rPr>
          <w:rFonts w:ascii="Times New Roman"/>
          <w:kern w:val="0"/>
          <w:sz w:val="22"/>
          <w:szCs w:val="22"/>
        </w:rPr>
        <w:t xml:space="preserve"> </w:t>
      </w:r>
      <w:r w:rsidR="00513E1B" w:rsidRPr="00413874">
        <w:rPr>
          <w:rFonts w:ascii="Times New Roman"/>
          <w:kern w:val="0"/>
          <w:sz w:val="22"/>
          <w:szCs w:val="22"/>
        </w:rPr>
        <w:t>것</w:t>
      </w:r>
      <w:r w:rsidR="00513E1B" w:rsidRPr="00413874">
        <w:rPr>
          <w:rFonts w:ascii="Times New Roman"/>
          <w:kern w:val="0"/>
          <w:sz w:val="22"/>
          <w:szCs w:val="22"/>
        </w:rPr>
        <w:t>(</w:t>
      </w:r>
      <w:r w:rsidR="00513E1B" w:rsidRPr="00413874">
        <w:rPr>
          <w:rFonts w:ascii="Times New Roman"/>
          <w:kern w:val="0"/>
          <w:sz w:val="22"/>
          <w:szCs w:val="22"/>
        </w:rPr>
        <w:t>기표</w:t>
      </w:r>
      <w:r w:rsidR="00513E1B" w:rsidRPr="00413874">
        <w:rPr>
          <w:rFonts w:ascii="Times New Roman"/>
          <w:kern w:val="0"/>
          <w:sz w:val="22"/>
          <w:szCs w:val="22"/>
        </w:rPr>
        <w:t>)</w:t>
      </w:r>
      <w:r w:rsidR="00513E1B" w:rsidRPr="00413874">
        <w:rPr>
          <w:rFonts w:ascii="Times New Roman"/>
          <w:kern w:val="0"/>
          <w:sz w:val="22"/>
          <w:szCs w:val="22"/>
        </w:rPr>
        <w:t>을</w:t>
      </w:r>
      <w:r w:rsidR="00513E1B" w:rsidRPr="00413874">
        <w:rPr>
          <w:rFonts w:ascii="Times New Roman"/>
          <w:kern w:val="0"/>
          <w:sz w:val="22"/>
          <w:szCs w:val="22"/>
        </w:rPr>
        <w:t xml:space="preserve"> </w:t>
      </w:r>
      <w:r w:rsidR="00513E1B" w:rsidRPr="00413874">
        <w:rPr>
          <w:rFonts w:ascii="Times New Roman"/>
          <w:kern w:val="0"/>
          <w:sz w:val="22"/>
          <w:szCs w:val="22"/>
        </w:rPr>
        <w:t>말한다</w:t>
      </w:r>
      <w:r w:rsidR="00513E1B" w:rsidRPr="00413874">
        <w:rPr>
          <w:rFonts w:ascii="Times New Roman"/>
          <w:kern w:val="0"/>
          <w:sz w:val="22"/>
          <w:szCs w:val="22"/>
        </w:rPr>
        <w:t>.</w:t>
      </w:r>
    </w:p>
    <w:p w14:paraId="47C801BB" w14:textId="77777777" w:rsidR="00513E1B" w:rsidRPr="00413874" w:rsidRDefault="00513E1B" w:rsidP="008B24EF">
      <w:pPr>
        <w:tabs>
          <w:tab w:val="left" w:pos="400"/>
        </w:tabs>
        <w:adjustRightInd w:val="0"/>
        <w:snapToGrid w:val="0"/>
        <w:spacing w:line="400" w:lineRule="exact"/>
        <w:rPr>
          <w:rFonts w:ascii="Times New Roman"/>
          <w:b/>
          <w:kern w:val="0"/>
          <w:sz w:val="22"/>
          <w:szCs w:val="22"/>
        </w:rPr>
      </w:pPr>
    </w:p>
    <w:p w14:paraId="23456888" w14:textId="6CC02B97" w:rsidR="008917A0"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6115C6" w:rsidRPr="00413874">
        <w:rPr>
          <w:rFonts w:ascii="Times New Roman"/>
          <w:b/>
          <w:kern w:val="0"/>
          <w:sz w:val="22"/>
          <w:szCs w:val="22"/>
        </w:rPr>
        <w:t>인출가능기간</w:t>
      </w:r>
      <w:r w:rsidRPr="00413874">
        <w:rPr>
          <w:rFonts w:ascii="Times New Roman"/>
          <w:b/>
          <w:kern w:val="0"/>
          <w:sz w:val="22"/>
          <w:szCs w:val="22"/>
        </w:rPr>
        <w:t>”</w:t>
      </w:r>
      <w:r w:rsidR="006115C6" w:rsidRPr="00413874">
        <w:rPr>
          <w:rFonts w:ascii="Times New Roman"/>
          <w:kern w:val="0"/>
          <w:sz w:val="22"/>
          <w:szCs w:val="22"/>
        </w:rPr>
        <w:t>이라</w:t>
      </w:r>
      <w:r w:rsidR="006115C6" w:rsidRPr="00413874">
        <w:rPr>
          <w:rFonts w:ascii="Times New Roman"/>
          <w:kern w:val="0"/>
          <w:sz w:val="22"/>
          <w:szCs w:val="22"/>
        </w:rPr>
        <w:t xml:space="preserve"> </w:t>
      </w:r>
      <w:r w:rsidR="006115C6" w:rsidRPr="00413874">
        <w:rPr>
          <w:rFonts w:ascii="Times New Roman"/>
          <w:kern w:val="0"/>
          <w:sz w:val="22"/>
          <w:szCs w:val="22"/>
        </w:rPr>
        <w:t>함은</w:t>
      </w:r>
      <w:r w:rsidR="006115C6" w:rsidRPr="00413874">
        <w:rPr>
          <w:rFonts w:ascii="Times New Roman"/>
          <w:kern w:val="0"/>
          <w:sz w:val="22"/>
          <w:szCs w:val="22"/>
        </w:rPr>
        <w:t xml:space="preserve"> </w:t>
      </w:r>
      <w:r w:rsidR="006115C6" w:rsidRPr="00413874">
        <w:rPr>
          <w:rFonts w:ascii="Times New Roman"/>
          <w:kern w:val="0"/>
          <w:sz w:val="22"/>
          <w:szCs w:val="22"/>
        </w:rPr>
        <w:t>차주가</w:t>
      </w:r>
      <w:r w:rsidR="006115C6" w:rsidRPr="00413874">
        <w:rPr>
          <w:rFonts w:ascii="Times New Roman"/>
          <w:kern w:val="0"/>
          <w:sz w:val="22"/>
          <w:szCs w:val="22"/>
        </w:rPr>
        <w:t xml:space="preserve"> </w:t>
      </w:r>
      <w:r w:rsidR="006115C6" w:rsidRPr="00413874">
        <w:rPr>
          <w:rFonts w:ascii="Times New Roman"/>
          <w:kern w:val="0"/>
          <w:sz w:val="22"/>
          <w:szCs w:val="22"/>
        </w:rPr>
        <w:t>본</w:t>
      </w:r>
      <w:r w:rsidR="006115C6" w:rsidRPr="00413874">
        <w:rPr>
          <w:rFonts w:ascii="Times New Roman"/>
          <w:kern w:val="0"/>
          <w:sz w:val="22"/>
          <w:szCs w:val="22"/>
        </w:rPr>
        <w:t xml:space="preserve"> </w:t>
      </w:r>
      <w:r w:rsidR="006115C6" w:rsidRPr="00413874">
        <w:rPr>
          <w:rFonts w:ascii="Times New Roman"/>
          <w:kern w:val="0"/>
          <w:sz w:val="22"/>
          <w:szCs w:val="22"/>
        </w:rPr>
        <w:t>약정에</w:t>
      </w:r>
      <w:r w:rsidR="006115C6" w:rsidRPr="00413874">
        <w:rPr>
          <w:rFonts w:ascii="Times New Roman"/>
          <w:kern w:val="0"/>
          <w:sz w:val="22"/>
          <w:szCs w:val="22"/>
        </w:rPr>
        <w:t xml:space="preserve"> </w:t>
      </w:r>
      <w:r w:rsidR="006115C6" w:rsidRPr="00413874">
        <w:rPr>
          <w:rFonts w:ascii="Times New Roman"/>
          <w:kern w:val="0"/>
          <w:sz w:val="22"/>
          <w:szCs w:val="22"/>
        </w:rPr>
        <w:t>따른</w:t>
      </w:r>
      <w:r w:rsidR="006115C6" w:rsidRPr="00413874">
        <w:rPr>
          <w:rFonts w:ascii="Times New Roman"/>
          <w:kern w:val="0"/>
          <w:sz w:val="22"/>
          <w:szCs w:val="22"/>
        </w:rPr>
        <w:t xml:space="preserve"> </w:t>
      </w:r>
      <w:r w:rsidR="00ED07CC" w:rsidRPr="00413874">
        <w:rPr>
          <w:rFonts w:ascii="Times New Roman"/>
          <w:kern w:val="0"/>
          <w:sz w:val="22"/>
          <w:szCs w:val="22"/>
        </w:rPr>
        <w:t>대출약정금</w:t>
      </w:r>
      <w:r w:rsidR="006115C6" w:rsidRPr="00413874">
        <w:rPr>
          <w:rFonts w:ascii="Times New Roman"/>
          <w:kern w:val="0"/>
          <w:sz w:val="22"/>
          <w:szCs w:val="22"/>
        </w:rPr>
        <w:t>을</w:t>
      </w:r>
      <w:r w:rsidR="006115C6" w:rsidRPr="00413874">
        <w:rPr>
          <w:rFonts w:ascii="Times New Roman"/>
          <w:kern w:val="0"/>
          <w:sz w:val="22"/>
          <w:szCs w:val="22"/>
        </w:rPr>
        <w:t xml:space="preserve"> </w:t>
      </w:r>
      <w:r w:rsidR="006115C6" w:rsidRPr="00413874">
        <w:rPr>
          <w:rFonts w:ascii="Times New Roman"/>
          <w:kern w:val="0"/>
          <w:sz w:val="22"/>
          <w:szCs w:val="22"/>
        </w:rPr>
        <w:t>인출할</w:t>
      </w:r>
      <w:r w:rsidR="006115C6" w:rsidRPr="00413874">
        <w:rPr>
          <w:rFonts w:ascii="Times New Roman"/>
          <w:kern w:val="0"/>
          <w:sz w:val="22"/>
          <w:szCs w:val="22"/>
        </w:rPr>
        <w:t xml:space="preserve"> </w:t>
      </w:r>
      <w:r w:rsidR="006115C6" w:rsidRPr="00413874">
        <w:rPr>
          <w:rFonts w:ascii="Times New Roman"/>
          <w:kern w:val="0"/>
          <w:sz w:val="22"/>
          <w:szCs w:val="22"/>
        </w:rPr>
        <w:t>수</w:t>
      </w:r>
      <w:r w:rsidR="006115C6" w:rsidRPr="00413874">
        <w:rPr>
          <w:rFonts w:ascii="Times New Roman"/>
          <w:kern w:val="0"/>
          <w:sz w:val="22"/>
          <w:szCs w:val="22"/>
        </w:rPr>
        <w:t xml:space="preserve"> </w:t>
      </w:r>
      <w:r w:rsidR="006115C6" w:rsidRPr="00413874">
        <w:rPr>
          <w:rFonts w:ascii="Times New Roman"/>
          <w:kern w:val="0"/>
          <w:sz w:val="22"/>
          <w:szCs w:val="22"/>
        </w:rPr>
        <w:t>있는</w:t>
      </w:r>
      <w:r w:rsidR="006115C6" w:rsidRPr="00413874">
        <w:rPr>
          <w:rFonts w:ascii="Times New Roman"/>
          <w:kern w:val="0"/>
          <w:sz w:val="22"/>
          <w:szCs w:val="22"/>
        </w:rPr>
        <w:t xml:space="preserve"> </w:t>
      </w:r>
      <w:r w:rsidR="006115C6" w:rsidRPr="00413874">
        <w:rPr>
          <w:rFonts w:ascii="Times New Roman"/>
          <w:kern w:val="0"/>
          <w:sz w:val="22"/>
          <w:szCs w:val="22"/>
        </w:rPr>
        <w:t>기간으로서</w:t>
      </w:r>
      <w:r w:rsidR="00E1314D" w:rsidRPr="00413874">
        <w:rPr>
          <w:rFonts w:ascii="Times New Roman"/>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체결일로부터</w:t>
      </w:r>
      <w:r w:rsidR="00A5233A">
        <w:rPr>
          <w:rFonts w:ascii="Times New Roman" w:hint="eastAsia"/>
          <w:kern w:val="0"/>
          <w:sz w:val="22"/>
          <w:szCs w:val="22"/>
        </w:rPr>
        <w:t xml:space="preserve"> </w:t>
      </w:r>
      <w:r w:rsidR="00A5233A">
        <w:rPr>
          <w:rFonts w:ascii="Times New Roman" w:hint="eastAsia"/>
          <w:kern w:val="0"/>
          <w:sz w:val="22"/>
          <w:szCs w:val="22"/>
        </w:rPr>
        <w:t>기산하여</w:t>
      </w:r>
      <w:r w:rsidR="00A5233A">
        <w:rPr>
          <w:rFonts w:ascii="Times New Roman" w:hint="eastAsia"/>
          <w:kern w:val="0"/>
          <w:sz w:val="22"/>
          <w:szCs w:val="22"/>
        </w:rPr>
        <w:t xml:space="preserve"> </w:t>
      </w:r>
      <w:r w:rsidR="00A5233A">
        <w:rPr>
          <w:rFonts w:ascii="Times New Roman" w:hint="eastAsia"/>
          <w:kern w:val="0"/>
          <w:sz w:val="22"/>
          <w:szCs w:val="22"/>
        </w:rPr>
        <w:t>그</w:t>
      </w:r>
      <w:r w:rsidR="00A5233A">
        <w:rPr>
          <w:rFonts w:ascii="Times New Roman" w:hint="eastAsia"/>
          <w:kern w:val="0"/>
          <w:sz w:val="22"/>
          <w:szCs w:val="22"/>
        </w:rPr>
        <w:t xml:space="preserve"> </w:t>
      </w:r>
      <w:r w:rsidR="00A5233A">
        <w:rPr>
          <w:rFonts w:ascii="Times New Roman" w:hint="eastAsia"/>
          <w:kern w:val="0"/>
          <w:sz w:val="22"/>
          <w:szCs w:val="22"/>
        </w:rPr>
        <w:t>후</w:t>
      </w:r>
      <w:r w:rsidR="00A5233A">
        <w:rPr>
          <w:rFonts w:ascii="Times New Roman" w:hint="eastAsia"/>
          <w:kern w:val="0"/>
          <w:sz w:val="22"/>
          <w:szCs w:val="22"/>
        </w:rPr>
        <w:t xml:space="preserve"> [1]</w:t>
      </w:r>
      <w:r w:rsidR="00A5233A">
        <w:rPr>
          <w:rFonts w:ascii="Times New Roman" w:hint="eastAsia"/>
          <w:kern w:val="0"/>
          <w:sz w:val="22"/>
          <w:szCs w:val="22"/>
        </w:rPr>
        <w:t>개월이</w:t>
      </w:r>
      <w:r w:rsidR="00A5233A">
        <w:rPr>
          <w:rFonts w:ascii="Times New Roman" w:hint="eastAsia"/>
          <w:kern w:val="0"/>
          <w:sz w:val="22"/>
          <w:szCs w:val="22"/>
        </w:rPr>
        <w:t xml:space="preserve"> </w:t>
      </w:r>
      <w:r w:rsidR="00A5233A">
        <w:rPr>
          <w:rFonts w:ascii="Times New Roman" w:hint="eastAsia"/>
          <w:kern w:val="0"/>
          <w:sz w:val="22"/>
          <w:szCs w:val="22"/>
        </w:rPr>
        <w:t>되는</w:t>
      </w:r>
      <w:r w:rsidR="00A5233A">
        <w:rPr>
          <w:rFonts w:ascii="Times New Roman" w:hint="eastAsia"/>
          <w:kern w:val="0"/>
          <w:sz w:val="22"/>
          <w:szCs w:val="22"/>
        </w:rPr>
        <w:t xml:space="preserve"> </w:t>
      </w:r>
      <w:r w:rsidR="00A5233A">
        <w:rPr>
          <w:rFonts w:ascii="Times New Roman" w:hint="eastAsia"/>
          <w:kern w:val="0"/>
          <w:sz w:val="22"/>
          <w:szCs w:val="22"/>
        </w:rPr>
        <w:t>달의</w:t>
      </w:r>
      <w:r w:rsidR="00A5233A">
        <w:rPr>
          <w:rFonts w:ascii="Times New Roman" w:hint="eastAsia"/>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체결일의</w:t>
      </w:r>
      <w:r w:rsidR="00A5233A">
        <w:rPr>
          <w:rFonts w:ascii="Times New Roman" w:hint="eastAsia"/>
          <w:kern w:val="0"/>
          <w:sz w:val="22"/>
          <w:szCs w:val="22"/>
        </w:rPr>
        <w:t xml:space="preserve"> </w:t>
      </w:r>
      <w:r w:rsidR="00A5233A">
        <w:rPr>
          <w:rFonts w:ascii="Times New Roman" w:hint="eastAsia"/>
          <w:kern w:val="0"/>
          <w:sz w:val="22"/>
          <w:szCs w:val="22"/>
        </w:rPr>
        <w:t>응당일</w:t>
      </w:r>
      <w:r w:rsidR="00F54C92">
        <w:rPr>
          <w:rFonts w:ascii="Times New Roman" w:hint="eastAsia"/>
          <w:kern w:val="0"/>
          <w:sz w:val="22"/>
          <w:szCs w:val="22"/>
        </w:rPr>
        <w:t>까지의</w:t>
      </w:r>
      <w:r w:rsidR="00F54C92">
        <w:rPr>
          <w:rFonts w:ascii="Times New Roman" w:hint="eastAsia"/>
          <w:kern w:val="0"/>
          <w:sz w:val="22"/>
          <w:szCs w:val="22"/>
        </w:rPr>
        <w:t xml:space="preserve"> </w:t>
      </w:r>
      <w:r w:rsidR="00F54C92">
        <w:rPr>
          <w:rFonts w:ascii="Times New Roman" w:hint="eastAsia"/>
          <w:kern w:val="0"/>
          <w:sz w:val="22"/>
          <w:szCs w:val="22"/>
        </w:rPr>
        <w:t>기간</w:t>
      </w:r>
      <w:r w:rsidR="00A5233A">
        <w:rPr>
          <w:rFonts w:ascii="Times New Roman" w:hint="eastAsia"/>
          <w:kern w:val="0"/>
          <w:sz w:val="22"/>
          <w:szCs w:val="22"/>
        </w:rPr>
        <w:t>을</w:t>
      </w:r>
      <w:r w:rsidR="00A5233A">
        <w:rPr>
          <w:rFonts w:ascii="Times New Roman" w:hint="eastAsia"/>
          <w:kern w:val="0"/>
          <w:sz w:val="22"/>
          <w:szCs w:val="22"/>
        </w:rPr>
        <w:t xml:space="preserve"> </w:t>
      </w:r>
      <w:r w:rsidR="00A5233A">
        <w:rPr>
          <w:rFonts w:ascii="Times New Roman" w:hint="eastAsia"/>
          <w:kern w:val="0"/>
          <w:sz w:val="22"/>
          <w:szCs w:val="22"/>
        </w:rPr>
        <w:t>말한다</w:t>
      </w:r>
      <w:r w:rsidR="00A5233A">
        <w:rPr>
          <w:rFonts w:ascii="Times New Roman" w:hint="eastAsia"/>
          <w:kern w:val="0"/>
          <w:sz w:val="22"/>
          <w:szCs w:val="22"/>
        </w:rPr>
        <w:t xml:space="preserve">. </w:t>
      </w:r>
    </w:p>
    <w:p w14:paraId="4F0E3C27" w14:textId="06545733" w:rsidR="006115C6" w:rsidRPr="00945154" w:rsidRDefault="006115C6" w:rsidP="008B24EF">
      <w:pPr>
        <w:tabs>
          <w:tab w:val="left" w:pos="400"/>
        </w:tabs>
        <w:adjustRightInd w:val="0"/>
        <w:snapToGrid w:val="0"/>
        <w:spacing w:line="400" w:lineRule="exact"/>
        <w:rPr>
          <w:rFonts w:ascii="Times New Roman"/>
          <w:kern w:val="0"/>
          <w:sz w:val="22"/>
          <w:szCs w:val="22"/>
        </w:rPr>
      </w:pPr>
    </w:p>
    <w:p w14:paraId="006B0121" w14:textId="0A9C0EDE" w:rsidR="00A74E40" w:rsidRPr="00413874" w:rsidRDefault="00A74E40" w:rsidP="00A74E40">
      <w:pPr>
        <w:tabs>
          <w:tab w:val="left" w:pos="400"/>
        </w:tabs>
        <w:adjustRightInd w:val="0"/>
        <w:snapToGrid w:val="0"/>
        <w:spacing w:line="400" w:lineRule="exact"/>
        <w:rPr>
          <w:sz w:val="22"/>
          <w:szCs w:val="22"/>
        </w:rPr>
      </w:pPr>
      <w:bookmarkStart w:id="559" w:name="_Toc488919649"/>
      <w:r w:rsidRPr="00413874">
        <w:rPr>
          <w:sz w:val="22"/>
          <w:szCs w:val="22"/>
        </w:rPr>
        <w:t>“</w:t>
      </w:r>
      <w:r w:rsidRPr="00413874">
        <w:rPr>
          <w:b/>
          <w:sz w:val="22"/>
          <w:szCs w:val="22"/>
        </w:rPr>
        <w:t>인출예정일</w:t>
      </w:r>
      <w:r w:rsidRPr="00413874">
        <w:rPr>
          <w:sz w:val="22"/>
          <w:szCs w:val="22"/>
        </w:rPr>
        <w:t>”</w:t>
      </w:r>
      <w:r w:rsidRPr="00413874">
        <w:rPr>
          <w:sz w:val="22"/>
          <w:szCs w:val="22"/>
        </w:rPr>
        <w:t xml:space="preserve">이라 함은 </w:t>
      </w:r>
      <w:r w:rsidRPr="00413874">
        <w:rPr>
          <w:rFonts w:hint="eastAsia"/>
          <w:sz w:val="22"/>
          <w:szCs w:val="22"/>
        </w:rPr>
        <w:t>본</w:t>
      </w:r>
      <w:r w:rsidRPr="00413874">
        <w:rPr>
          <w:sz w:val="22"/>
        </w:rPr>
        <w:t xml:space="preserve"> 약정에 정한 조건에 따라 대출약정금의 인출이 일어날 </w:t>
      </w:r>
      <w:r w:rsidRPr="00413874">
        <w:rPr>
          <w:sz w:val="23"/>
          <w:szCs w:val="23"/>
        </w:rPr>
        <w:t>것으로</w:t>
      </w:r>
      <w:r w:rsidRPr="00413874">
        <w:rPr>
          <w:sz w:val="22"/>
        </w:rPr>
        <w:t xml:space="preserve"> 예정되어 있는 날</w:t>
      </w:r>
      <w:r w:rsidR="00A0068C">
        <w:rPr>
          <w:rFonts w:hint="eastAsia"/>
          <w:sz w:val="22"/>
        </w:rPr>
        <w:t>을 말한</w:t>
      </w:r>
      <w:bookmarkEnd w:id="559"/>
      <w:r w:rsidRPr="00413874">
        <w:rPr>
          <w:rFonts w:ascii="Times New Roman"/>
          <w:kern w:val="0"/>
          <w:sz w:val="22"/>
          <w:szCs w:val="22"/>
        </w:rPr>
        <w:t>다</w:t>
      </w:r>
      <w:r w:rsidRPr="00413874">
        <w:rPr>
          <w:rFonts w:ascii="Times New Roman"/>
          <w:kern w:val="0"/>
          <w:sz w:val="22"/>
          <w:szCs w:val="22"/>
        </w:rPr>
        <w:t>.</w:t>
      </w:r>
    </w:p>
    <w:p w14:paraId="30BB79B2" w14:textId="77777777" w:rsidR="009C51E5" w:rsidRPr="00413874" w:rsidRDefault="009C51E5" w:rsidP="008B24EF">
      <w:pPr>
        <w:tabs>
          <w:tab w:val="left" w:pos="400"/>
        </w:tabs>
        <w:adjustRightInd w:val="0"/>
        <w:snapToGrid w:val="0"/>
        <w:spacing w:line="400" w:lineRule="exact"/>
        <w:rPr>
          <w:rFonts w:ascii="Times New Roman"/>
          <w:b/>
          <w:kern w:val="0"/>
          <w:sz w:val="22"/>
          <w:szCs w:val="22"/>
        </w:rPr>
      </w:pPr>
    </w:p>
    <w:p w14:paraId="702676F6" w14:textId="26011C95"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차주에게</w:t>
      </w:r>
      <w:r w:rsidR="00513E1B" w:rsidRPr="00413874">
        <w:rPr>
          <w:rFonts w:ascii="Times New Roman"/>
          <w:kern w:val="0"/>
          <w:sz w:val="22"/>
          <w:szCs w:val="22"/>
        </w:rPr>
        <w:t xml:space="preserve"> </w:t>
      </w:r>
      <w:r w:rsidR="00513E1B" w:rsidRPr="00413874">
        <w:rPr>
          <w:rFonts w:ascii="Times New Roman"/>
          <w:kern w:val="0"/>
          <w:sz w:val="22"/>
          <w:szCs w:val="22"/>
        </w:rPr>
        <w:t>실제</w:t>
      </w:r>
      <w:r w:rsidR="00513E1B" w:rsidRPr="00413874">
        <w:rPr>
          <w:rFonts w:ascii="Times New Roman"/>
          <w:kern w:val="0"/>
          <w:sz w:val="22"/>
          <w:szCs w:val="22"/>
        </w:rPr>
        <w:t xml:space="preserve"> </w:t>
      </w:r>
      <w:r w:rsidR="00513E1B" w:rsidRPr="00413874">
        <w:rPr>
          <w:rFonts w:ascii="Times New Roman"/>
          <w:kern w:val="0"/>
          <w:sz w:val="22"/>
          <w:szCs w:val="22"/>
        </w:rPr>
        <w:t>인출된</w:t>
      </w:r>
      <w:r w:rsidR="00513E1B" w:rsidRPr="00413874">
        <w:rPr>
          <w:rFonts w:ascii="Times New Roman"/>
          <w:kern w:val="0"/>
          <w:sz w:val="22"/>
          <w:szCs w:val="22"/>
        </w:rPr>
        <w:t xml:space="preserve"> </w:t>
      </w:r>
      <w:r w:rsidR="00A0068C">
        <w:rPr>
          <w:rFonts w:ascii="Times New Roman" w:hint="eastAsia"/>
          <w:kern w:val="0"/>
          <w:sz w:val="22"/>
          <w:szCs w:val="22"/>
        </w:rPr>
        <w:t>날을</w:t>
      </w:r>
      <w:r w:rsidR="00A0068C">
        <w:rPr>
          <w:rFonts w:ascii="Times New Roman" w:hint="eastAsia"/>
          <w:kern w:val="0"/>
          <w:sz w:val="22"/>
          <w:szCs w:val="22"/>
        </w:rPr>
        <w:t xml:space="preserve"> </w:t>
      </w:r>
      <w:r w:rsidR="00A0068C">
        <w:rPr>
          <w:rFonts w:ascii="Times New Roman" w:hint="eastAsia"/>
          <w:kern w:val="0"/>
          <w:sz w:val="22"/>
          <w:szCs w:val="22"/>
        </w:rPr>
        <w:t>말한다</w:t>
      </w:r>
      <w:r w:rsidR="00A0068C">
        <w:rPr>
          <w:rFonts w:ascii="Times New Roman" w:hint="eastAsia"/>
          <w:kern w:val="0"/>
          <w:sz w:val="22"/>
          <w:szCs w:val="22"/>
        </w:rPr>
        <w:t xml:space="preserve">. </w:t>
      </w:r>
    </w:p>
    <w:p w14:paraId="68E3573A" w14:textId="77777777" w:rsidR="004619D4" w:rsidRPr="00413874" w:rsidRDefault="004619D4" w:rsidP="008B24EF">
      <w:pPr>
        <w:tabs>
          <w:tab w:val="left" w:pos="400"/>
        </w:tabs>
        <w:adjustRightInd w:val="0"/>
        <w:snapToGrid w:val="0"/>
        <w:spacing w:line="400" w:lineRule="exact"/>
        <w:rPr>
          <w:rFonts w:ascii="Times New Roman"/>
          <w:kern w:val="0"/>
          <w:sz w:val="22"/>
          <w:szCs w:val="22"/>
        </w:rPr>
      </w:pPr>
    </w:p>
    <w:p w14:paraId="3FF7C32C" w14:textId="4B1B1FBC"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임대차계약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체결된</w:t>
      </w:r>
      <w:r w:rsidRPr="00413874">
        <w:rPr>
          <w:rFonts w:ascii="Times New Roman"/>
          <w:kern w:val="0"/>
          <w:sz w:val="22"/>
          <w:szCs w:val="22"/>
        </w:rPr>
        <w:t xml:space="preserve"> </w:t>
      </w:r>
      <w:r w:rsidRPr="00413874">
        <w:rPr>
          <w:rFonts w:ascii="Times New Roman" w:hint="eastAsia"/>
          <w:kern w:val="0"/>
          <w:sz w:val="22"/>
          <w:szCs w:val="22"/>
          <w:u w:val="single"/>
        </w:rPr>
        <w:t>부록</w:t>
      </w:r>
      <w:r w:rsidRPr="00413874">
        <w:rPr>
          <w:rFonts w:ascii="Times New Roman"/>
          <w:kern w:val="0"/>
          <w:sz w:val="22"/>
          <w:szCs w:val="22"/>
          <w:u w:val="single"/>
        </w:rPr>
        <w:t xml:space="preserve"> </w:t>
      </w:r>
      <w:r w:rsidR="003F466A">
        <w:rPr>
          <w:rFonts w:ascii="Times New Roman" w:hint="eastAsia"/>
          <w:kern w:val="0"/>
          <w:sz w:val="22"/>
          <w:szCs w:val="22"/>
          <w:u w:val="single"/>
        </w:rPr>
        <w:t>4</w:t>
      </w:r>
      <w:r w:rsidRPr="00413874">
        <w:rPr>
          <w:rFonts w:ascii="Times New Roman"/>
          <w:kern w:val="0"/>
          <w:sz w:val="22"/>
          <w:szCs w:val="22"/>
        </w:rPr>
        <w:t xml:space="preserve"> </w:t>
      </w:r>
      <w:r w:rsidRPr="00413874">
        <w:rPr>
          <w:rFonts w:ascii="Times New Roman"/>
          <w:kern w:val="0"/>
          <w:sz w:val="22"/>
          <w:szCs w:val="22"/>
        </w:rPr>
        <w:t>기재</w:t>
      </w:r>
      <w:r w:rsidRPr="00413874">
        <w:rPr>
          <w:rFonts w:ascii="Times New Roman"/>
          <w:kern w:val="0"/>
          <w:sz w:val="22"/>
          <w:szCs w:val="22"/>
        </w:rPr>
        <w:t xml:space="preserve"> </w:t>
      </w:r>
      <w:r w:rsidRPr="00413874">
        <w:rPr>
          <w:rFonts w:ascii="Times New Roman"/>
          <w:kern w:val="0"/>
          <w:sz w:val="22"/>
          <w:szCs w:val="22"/>
        </w:rPr>
        <w:t>임대차계약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추후</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임대차계약을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036EE554" w14:textId="77777777" w:rsidR="002A6C52" w:rsidRPr="00413874" w:rsidRDefault="002A6C52" w:rsidP="00B54764">
      <w:pPr>
        <w:tabs>
          <w:tab w:val="left" w:pos="400"/>
        </w:tabs>
        <w:adjustRightInd w:val="0"/>
        <w:snapToGrid w:val="0"/>
        <w:spacing w:line="400" w:lineRule="exact"/>
        <w:rPr>
          <w:rFonts w:ascii="Times New Roman"/>
          <w:kern w:val="0"/>
          <w:sz w:val="22"/>
          <w:szCs w:val="22"/>
        </w:rPr>
      </w:pPr>
    </w:p>
    <w:p w14:paraId="46B438A2" w14:textId="7B297E41" w:rsidR="002A6C52" w:rsidRPr="00413874" w:rsidRDefault="002A6C52" w:rsidP="002A6C52">
      <w:pPr>
        <w:tabs>
          <w:tab w:val="left" w:pos="400"/>
        </w:tabs>
        <w:adjustRightInd w:val="0"/>
        <w:snapToGrid w:val="0"/>
        <w:spacing w:line="400" w:lineRule="exact"/>
        <w:rPr>
          <w:rFonts w:ascii="Times New Roman"/>
          <w:bCs/>
          <w:sz w:val="22"/>
          <w:szCs w:val="22"/>
        </w:rPr>
      </w:pPr>
      <w:r w:rsidRPr="00413874">
        <w:rPr>
          <w:rFonts w:ascii="Times New Roman"/>
          <w:b/>
          <w:kern w:val="0"/>
          <w:sz w:val="22"/>
          <w:szCs w:val="22"/>
        </w:rPr>
        <w:t>“</w:t>
      </w:r>
      <w:r w:rsidRPr="00413874">
        <w:rPr>
          <w:rFonts w:ascii="Times New Roman"/>
          <w:b/>
          <w:kern w:val="0"/>
          <w:sz w:val="22"/>
          <w:szCs w:val="22"/>
        </w:rPr>
        <w:t>임대차보증금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1C5A8D" w:rsidRPr="00413874">
        <w:rPr>
          <w:rFonts w:ascii="Times New Roman"/>
          <w:kern w:val="0"/>
          <w:sz w:val="22"/>
          <w:szCs w:val="22"/>
        </w:rPr>
        <w:t>임대차계약에</w:t>
      </w:r>
      <w:r w:rsidR="001C5A8D" w:rsidRPr="00413874">
        <w:rPr>
          <w:rFonts w:ascii="Times New Roman"/>
          <w:kern w:val="0"/>
          <w:sz w:val="22"/>
          <w:szCs w:val="22"/>
        </w:rPr>
        <w:t xml:space="preserve"> </w:t>
      </w:r>
      <w:r w:rsidR="001C5A8D" w:rsidRPr="00413874">
        <w:rPr>
          <w:rFonts w:ascii="Times New Roman"/>
          <w:kern w:val="0"/>
          <w:sz w:val="22"/>
          <w:szCs w:val="22"/>
        </w:rPr>
        <w:t>따라</w:t>
      </w:r>
      <w:r w:rsidR="001C5A8D" w:rsidRPr="00413874">
        <w:rPr>
          <w:rFonts w:ascii="Times New Roman"/>
          <w:kern w:val="0"/>
          <w:sz w:val="22"/>
          <w:szCs w:val="22"/>
        </w:rPr>
        <w:t xml:space="preserve"> </w:t>
      </w:r>
      <w:r w:rsidR="001C5A8D" w:rsidRPr="00413874">
        <w:rPr>
          <w:rFonts w:ascii="Times New Roman"/>
          <w:kern w:val="0"/>
          <w:sz w:val="22"/>
          <w:szCs w:val="22"/>
        </w:rPr>
        <w:t>차주가</w:t>
      </w:r>
      <w:r w:rsidR="001C5A8D" w:rsidRPr="00413874">
        <w:rPr>
          <w:rFonts w:ascii="Times New Roman"/>
          <w:kern w:val="0"/>
          <w:sz w:val="22"/>
          <w:szCs w:val="22"/>
        </w:rPr>
        <w:t xml:space="preserve"> </w:t>
      </w:r>
      <w:r w:rsidR="001C5A8D" w:rsidRPr="00413874">
        <w:rPr>
          <w:rFonts w:ascii="Times New Roman"/>
          <w:kern w:val="0"/>
          <w:sz w:val="22"/>
          <w:szCs w:val="22"/>
        </w:rPr>
        <w:t>수취하였거나</w:t>
      </w:r>
      <w:r w:rsidR="001C5A8D" w:rsidRPr="00413874">
        <w:rPr>
          <w:rFonts w:ascii="Times New Roman"/>
          <w:kern w:val="0"/>
          <w:sz w:val="22"/>
          <w:szCs w:val="22"/>
        </w:rPr>
        <w:t xml:space="preserve"> </w:t>
      </w:r>
      <w:r w:rsidR="001C5A8D" w:rsidRPr="00413874">
        <w:rPr>
          <w:rFonts w:ascii="Times New Roman"/>
          <w:kern w:val="0"/>
          <w:sz w:val="22"/>
          <w:szCs w:val="22"/>
        </w:rPr>
        <w:t>수취할</w:t>
      </w:r>
      <w:r w:rsidR="001C5A8D" w:rsidRPr="00413874">
        <w:rPr>
          <w:rFonts w:ascii="Times New Roman"/>
          <w:kern w:val="0"/>
          <w:sz w:val="22"/>
          <w:szCs w:val="22"/>
        </w:rPr>
        <w:t xml:space="preserve"> </w:t>
      </w:r>
      <w:r w:rsidR="001C5A8D" w:rsidRPr="00413874">
        <w:rPr>
          <w:rFonts w:ascii="Times New Roman"/>
          <w:kern w:val="0"/>
          <w:sz w:val="22"/>
          <w:szCs w:val="22"/>
        </w:rPr>
        <w:t>임대차보증금을</w:t>
      </w:r>
      <w:r w:rsidR="001C5A8D" w:rsidRPr="00413874">
        <w:rPr>
          <w:rFonts w:ascii="Times New Roman"/>
          <w:kern w:val="0"/>
          <w:sz w:val="22"/>
          <w:szCs w:val="22"/>
        </w:rPr>
        <w:t xml:space="preserve"> </w:t>
      </w:r>
      <w:r w:rsidR="001C5A8D" w:rsidRPr="00413874">
        <w:rPr>
          <w:rFonts w:ascii="Times New Roman"/>
          <w:kern w:val="0"/>
          <w:sz w:val="22"/>
          <w:szCs w:val="22"/>
        </w:rPr>
        <w:t>총칭한다</w:t>
      </w:r>
      <w:r w:rsidR="001C5A8D" w:rsidRPr="00413874">
        <w:rPr>
          <w:rFonts w:ascii="Times New Roman"/>
          <w:kern w:val="0"/>
          <w:sz w:val="22"/>
          <w:szCs w:val="22"/>
        </w:rPr>
        <w:t>.</w:t>
      </w:r>
    </w:p>
    <w:p w14:paraId="0AED740C" w14:textId="77777777" w:rsidR="002A6C52" w:rsidRPr="00413874" w:rsidRDefault="002A6C52" w:rsidP="002A6C52">
      <w:pPr>
        <w:tabs>
          <w:tab w:val="left" w:pos="400"/>
        </w:tabs>
        <w:adjustRightInd w:val="0"/>
        <w:snapToGrid w:val="0"/>
        <w:spacing w:line="400" w:lineRule="exact"/>
        <w:rPr>
          <w:rFonts w:ascii="Times New Roman"/>
          <w:bCs/>
          <w:sz w:val="22"/>
          <w:szCs w:val="22"/>
        </w:rPr>
      </w:pPr>
    </w:p>
    <w:p w14:paraId="76C94994" w14:textId="2C1FF7A0"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임차인</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임대차계약에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임차하였거나</w:t>
      </w:r>
      <w:r w:rsidRPr="00413874">
        <w:rPr>
          <w:rFonts w:ascii="Times New Roman"/>
          <w:kern w:val="0"/>
          <w:sz w:val="22"/>
          <w:szCs w:val="22"/>
        </w:rPr>
        <w:t xml:space="preserve"> </w:t>
      </w:r>
      <w:r w:rsidRPr="00413874">
        <w:rPr>
          <w:rFonts w:ascii="Times New Roman"/>
          <w:kern w:val="0"/>
          <w:sz w:val="22"/>
          <w:szCs w:val="22"/>
        </w:rPr>
        <w:t>임차할</w:t>
      </w:r>
      <w:r w:rsidRPr="00413874">
        <w:rPr>
          <w:rFonts w:ascii="Times New Roman"/>
          <w:kern w:val="0"/>
          <w:sz w:val="22"/>
          <w:szCs w:val="22"/>
        </w:rPr>
        <w:t xml:space="preserve"> </w:t>
      </w:r>
      <w:r w:rsidRPr="00413874">
        <w:rPr>
          <w:rFonts w:ascii="Times New Roman"/>
          <w:kern w:val="0"/>
          <w:sz w:val="22"/>
          <w:szCs w:val="22"/>
        </w:rPr>
        <w:t>임차인들을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13B412B" w14:textId="77777777" w:rsidR="00B54764" w:rsidRPr="00413874" w:rsidRDefault="00B54764" w:rsidP="008B24EF">
      <w:pPr>
        <w:tabs>
          <w:tab w:val="left" w:pos="400"/>
        </w:tabs>
        <w:adjustRightInd w:val="0"/>
        <w:snapToGrid w:val="0"/>
        <w:spacing w:line="400" w:lineRule="exact"/>
        <w:rPr>
          <w:rFonts w:ascii="Times New Roman"/>
          <w:kern w:val="0"/>
          <w:sz w:val="22"/>
          <w:szCs w:val="22"/>
        </w:rPr>
      </w:pPr>
    </w:p>
    <w:p w14:paraId="232D1500" w14:textId="46AE9282" w:rsidR="004471D8" w:rsidRPr="00413874" w:rsidRDefault="004471D8" w:rsidP="004471D8">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자산관리회사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부동산투자회사법에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차주의</w:t>
      </w:r>
      <w:r w:rsidRPr="00413874">
        <w:rPr>
          <w:rFonts w:ascii="Times New Roman" w:eastAsia="바탕"/>
          <w:bCs/>
          <w:sz w:val="22"/>
          <w:szCs w:val="22"/>
        </w:rPr>
        <w:t xml:space="preserve"> </w:t>
      </w:r>
      <w:r w:rsidRPr="00413874">
        <w:rPr>
          <w:rFonts w:ascii="Times New Roman" w:eastAsia="바탕"/>
          <w:bCs/>
          <w:sz w:val="22"/>
          <w:szCs w:val="22"/>
        </w:rPr>
        <w:t>자산관리회사로서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D8236C" w:rsidRPr="00413874">
        <w:rPr>
          <w:rFonts w:ascii="Times New Roman" w:eastAsia="바탕"/>
          <w:bCs/>
          <w:sz w:val="22"/>
          <w:szCs w:val="22"/>
        </w:rPr>
        <w:t>강남구</w:t>
      </w:r>
      <w:r w:rsidR="00D8236C" w:rsidRPr="00413874">
        <w:rPr>
          <w:rFonts w:ascii="Times New Roman" w:eastAsia="바탕"/>
          <w:bCs/>
          <w:sz w:val="22"/>
          <w:szCs w:val="22"/>
        </w:rPr>
        <w:t xml:space="preserve"> </w:t>
      </w:r>
      <w:r w:rsidR="00D8236C" w:rsidRPr="00413874">
        <w:rPr>
          <w:rFonts w:ascii="Times New Roman" w:eastAsia="바탕"/>
          <w:bCs/>
          <w:sz w:val="22"/>
          <w:szCs w:val="22"/>
        </w:rPr>
        <w:t>삼성로</w:t>
      </w:r>
      <w:r w:rsidR="00D8236C" w:rsidRPr="00413874">
        <w:rPr>
          <w:rFonts w:ascii="Times New Roman" w:eastAsia="바탕"/>
          <w:bCs/>
          <w:sz w:val="22"/>
          <w:szCs w:val="22"/>
        </w:rPr>
        <w:t xml:space="preserve"> 511(</w:t>
      </w:r>
      <w:r w:rsidR="00D8236C" w:rsidRPr="00413874">
        <w:rPr>
          <w:rFonts w:ascii="Times New Roman" w:eastAsia="바탕"/>
          <w:bCs/>
          <w:sz w:val="22"/>
          <w:szCs w:val="22"/>
        </w:rPr>
        <w:t>삼성동</w:t>
      </w:r>
      <w:r w:rsidR="00D8236C" w:rsidRPr="00413874">
        <w:rPr>
          <w:rFonts w:ascii="Times New Roman" w:eastAsia="바탕"/>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Pr="00413874">
        <w:rPr>
          <w:rFonts w:ascii="Times New Roman" w:eastAsia="바탕"/>
          <w:bCs/>
          <w:sz w:val="22"/>
          <w:szCs w:val="22"/>
        </w:rPr>
        <w:t>주식회사</w:t>
      </w:r>
      <w:r w:rsidRPr="00413874">
        <w:rPr>
          <w:rFonts w:ascii="Times New Roman" w:eastAsia="바탕"/>
          <w:bCs/>
          <w:sz w:val="22"/>
          <w:szCs w:val="22"/>
        </w:rPr>
        <w:t xml:space="preserve"> </w:t>
      </w:r>
      <w:r w:rsidRPr="00413874">
        <w:rPr>
          <w:rFonts w:ascii="Times New Roman" w:eastAsia="바탕"/>
          <w:bCs/>
          <w:sz w:val="22"/>
          <w:szCs w:val="22"/>
        </w:rPr>
        <w:t>코람코자산신탁을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723C9821" w14:textId="77777777" w:rsidR="004471D8" w:rsidRPr="00413874" w:rsidRDefault="004471D8" w:rsidP="008B24EF">
      <w:pPr>
        <w:tabs>
          <w:tab w:val="left" w:pos="400"/>
        </w:tabs>
        <w:adjustRightInd w:val="0"/>
        <w:snapToGrid w:val="0"/>
        <w:spacing w:line="400" w:lineRule="exact"/>
        <w:rPr>
          <w:rFonts w:ascii="Times New Roman"/>
          <w:kern w:val="0"/>
          <w:sz w:val="22"/>
          <w:szCs w:val="22"/>
        </w:rPr>
      </w:pPr>
    </w:p>
    <w:p w14:paraId="6C331169" w14:textId="449324F4" w:rsidR="00740472" w:rsidRPr="00413874" w:rsidRDefault="00740472"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현금등</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6A140067"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4F9522C3" w14:textId="6F798B33" w:rsidR="00005029" w:rsidRPr="00413874" w:rsidRDefault="00005029"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00740472" w:rsidRPr="00413874">
        <w:rPr>
          <w:rFonts w:ascii="Times New Roman"/>
          <w:b/>
          <w:kern w:val="0"/>
          <w:sz w:val="22"/>
          <w:szCs w:val="22"/>
        </w:rPr>
        <w:t>(</w:t>
      </w:r>
      <w:r w:rsidR="00740472" w:rsidRPr="00413874">
        <w:rPr>
          <w:rFonts w:ascii="Times New Roman"/>
          <w:b/>
          <w:kern w:val="0"/>
          <w:sz w:val="22"/>
          <w:szCs w:val="22"/>
        </w:rPr>
        <w:t>부동산</w:t>
      </w:r>
      <w:r w:rsidR="00740472" w:rsidRPr="00413874">
        <w:rPr>
          <w:rFonts w:ascii="Times New Roman"/>
          <w:b/>
          <w:kern w:val="0"/>
          <w:sz w:val="22"/>
          <w:szCs w:val="22"/>
        </w:rPr>
        <w:t>)</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D909D0" w:rsidRPr="00413874">
        <w:rPr>
          <w:rFonts w:ascii="Times New Roman"/>
          <w:kern w:val="0"/>
          <w:sz w:val="22"/>
          <w:szCs w:val="22"/>
        </w:rPr>
        <w:t>위탁자로서</w:t>
      </w:r>
      <w:r w:rsidR="00D909D0" w:rsidRPr="00413874">
        <w:rPr>
          <w:rFonts w:ascii="Times New Roman"/>
          <w:kern w:val="0"/>
          <w:sz w:val="22"/>
          <w:szCs w:val="22"/>
        </w:rPr>
        <w:t xml:space="preserve"> </w:t>
      </w:r>
      <w:r w:rsidRPr="00413874">
        <w:rPr>
          <w:rFonts w:ascii="Times New Roman"/>
          <w:kern w:val="0"/>
          <w:sz w:val="22"/>
          <w:szCs w:val="22"/>
        </w:rPr>
        <w:t>차주가</w:t>
      </w:r>
      <w:r w:rsidR="00D909D0" w:rsidRPr="00413874">
        <w:rPr>
          <w:rFonts w:ascii="Times New Roman"/>
          <w:kern w:val="0"/>
          <w:sz w:val="22"/>
          <w:szCs w:val="22"/>
        </w:rPr>
        <w:t xml:space="preserve"> </w:t>
      </w:r>
      <w:r w:rsidR="00D909D0" w:rsidRPr="00413874">
        <w:rPr>
          <w:rFonts w:ascii="Times New Roman"/>
          <w:kern w:val="0"/>
          <w:sz w:val="22"/>
          <w:szCs w:val="22"/>
        </w:rPr>
        <w:t>부동산투자회사법에</w:t>
      </w:r>
      <w:r w:rsidR="00D909D0" w:rsidRPr="00413874">
        <w:rPr>
          <w:rFonts w:ascii="Times New Roman"/>
          <w:kern w:val="0"/>
          <w:sz w:val="22"/>
          <w:szCs w:val="22"/>
        </w:rPr>
        <w:t xml:space="preserve"> </w:t>
      </w:r>
      <w:r w:rsidR="00D909D0" w:rsidRPr="00413874">
        <w:rPr>
          <w:rFonts w:ascii="Times New Roman"/>
          <w:kern w:val="0"/>
          <w:sz w:val="22"/>
          <w:szCs w:val="22"/>
        </w:rPr>
        <w:t>따라</w:t>
      </w:r>
      <w:r w:rsidRPr="00413874">
        <w:rPr>
          <w:rFonts w:ascii="Times New Roman"/>
          <w:kern w:val="0"/>
          <w:sz w:val="22"/>
          <w:szCs w:val="22"/>
        </w:rPr>
        <w:t xml:space="preserve"> </w:t>
      </w:r>
      <w:r w:rsidR="00D50014" w:rsidRPr="00413874">
        <w:rPr>
          <w:rFonts w:ascii="Times New Roman"/>
          <w:kern w:val="0"/>
          <w:sz w:val="22"/>
          <w:szCs w:val="22"/>
        </w:rPr>
        <w:t>본건</w:t>
      </w:r>
      <w:r w:rsidR="00D50014" w:rsidRPr="00413874">
        <w:rPr>
          <w:rFonts w:ascii="Times New Roman"/>
          <w:kern w:val="0"/>
          <w:sz w:val="22"/>
          <w:szCs w:val="22"/>
        </w:rPr>
        <w:t xml:space="preserve"> </w:t>
      </w:r>
      <w:r w:rsidR="00006A61" w:rsidRPr="00413874">
        <w:rPr>
          <w:rFonts w:ascii="Times New Roman"/>
          <w:kern w:val="0"/>
          <w:sz w:val="22"/>
          <w:szCs w:val="22"/>
        </w:rPr>
        <w:t>부동산</w:t>
      </w:r>
      <w:r w:rsidR="00006A61" w:rsidRPr="00413874">
        <w:rPr>
          <w:rFonts w:ascii="Times New Roman"/>
          <w:kern w:val="0"/>
          <w:sz w:val="22"/>
          <w:szCs w:val="22"/>
        </w:rPr>
        <w:t xml:space="preserve"> </w:t>
      </w:r>
      <w:r w:rsidR="00006A61" w:rsidRPr="00413874">
        <w:rPr>
          <w:rFonts w:ascii="Times New Roman"/>
          <w:kern w:val="0"/>
          <w:sz w:val="22"/>
          <w:szCs w:val="22"/>
        </w:rPr>
        <w:t>및</w:t>
      </w:r>
      <w:r w:rsidR="00006A61" w:rsidRPr="00413874">
        <w:rPr>
          <w:rFonts w:ascii="Times New Roman"/>
          <w:kern w:val="0"/>
          <w:sz w:val="22"/>
          <w:szCs w:val="22"/>
        </w:rPr>
        <w:t xml:space="preserve"> </w:t>
      </w:r>
      <w:r w:rsidR="00006A61" w:rsidRPr="00413874">
        <w:rPr>
          <w:rFonts w:ascii="Times New Roman"/>
          <w:kern w:val="0"/>
          <w:sz w:val="22"/>
          <w:szCs w:val="22"/>
        </w:rPr>
        <w:t>본건</w:t>
      </w:r>
      <w:r w:rsidR="00006A61" w:rsidRPr="00413874">
        <w:rPr>
          <w:rFonts w:ascii="Times New Roman"/>
          <w:kern w:val="0"/>
          <w:sz w:val="22"/>
          <w:szCs w:val="22"/>
        </w:rPr>
        <w:t xml:space="preserve"> </w:t>
      </w:r>
      <w:r w:rsidR="00006A61" w:rsidRPr="00413874">
        <w:rPr>
          <w:rFonts w:ascii="Times New Roman"/>
          <w:kern w:val="0"/>
          <w:sz w:val="22"/>
          <w:szCs w:val="22"/>
        </w:rPr>
        <w:t>부동산</w:t>
      </w:r>
      <w:r w:rsidR="00D50014" w:rsidRPr="00413874">
        <w:rPr>
          <w:rFonts w:ascii="Times New Roman"/>
          <w:kern w:val="0"/>
          <w:sz w:val="22"/>
          <w:szCs w:val="22"/>
        </w:rPr>
        <w:t>의</w:t>
      </w:r>
      <w:r w:rsidR="00D50014" w:rsidRPr="00413874">
        <w:rPr>
          <w:rFonts w:ascii="Times New Roman"/>
          <w:kern w:val="0"/>
          <w:sz w:val="22"/>
          <w:szCs w:val="22"/>
        </w:rPr>
        <w:t xml:space="preserve"> </w:t>
      </w:r>
      <w:r w:rsidR="00D50014" w:rsidRPr="00413874">
        <w:rPr>
          <w:rFonts w:ascii="Times New Roman"/>
          <w:kern w:val="0"/>
          <w:sz w:val="22"/>
          <w:szCs w:val="22"/>
        </w:rPr>
        <w:t>매각</w:t>
      </w:r>
      <w:r w:rsidR="00D50014" w:rsidRPr="00413874">
        <w:rPr>
          <w:rFonts w:ascii="Times New Roman"/>
          <w:kern w:val="0"/>
          <w:sz w:val="22"/>
          <w:szCs w:val="22"/>
        </w:rPr>
        <w:t xml:space="preserve"> </w:t>
      </w:r>
      <w:r w:rsidR="00D50014" w:rsidRPr="00413874">
        <w:rPr>
          <w:rFonts w:ascii="Times New Roman"/>
          <w:kern w:val="0"/>
          <w:sz w:val="22"/>
          <w:szCs w:val="22"/>
        </w:rPr>
        <w:t>기타</w:t>
      </w:r>
      <w:r w:rsidR="00D50014" w:rsidRPr="00413874">
        <w:rPr>
          <w:rFonts w:ascii="Times New Roman"/>
          <w:kern w:val="0"/>
          <w:sz w:val="22"/>
          <w:szCs w:val="22"/>
        </w:rPr>
        <w:t xml:space="preserve"> </w:t>
      </w:r>
      <w:r w:rsidR="00D50014" w:rsidRPr="00413874">
        <w:rPr>
          <w:rFonts w:ascii="Times New Roman"/>
          <w:kern w:val="0"/>
          <w:sz w:val="22"/>
          <w:szCs w:val="22"/>
        </w:rPr>
        <w:t>처분</w:t>
      </w:r>
      <w:r w:rsidR="00D50014" w:rsidRPr="00413874">
        <w:rPr>
          <w:rFonts w:ascii="Times New Roman"/>
          <w:kern w:val="0"/>
          <w:sz w:val="22"/>
          <w:szCs w:val="22"/>
        </w:rPr>
        <w:t xml:space="preserve"> </w:t>
      </w:r>
      <w:r w:rsidR="00D50014" w:rsidRPr="00413874">
        <w:rPr>
          <w:rFonts w:ascii="Times New Roman"/>
          <w:kern w:val="0"/>
          <w:sz w:val="22"/>
          <w:szCs w:val="22"/>
        </w:rPr>
        <w:t>등에</w:t>
      </w:r>
      <w:r w:rsidR="00D50014" w:rsidRPr="00413874">
        <w:rPr>
          <w:rFonts w:ascii="Times New Roman"/>
          <w:kern w:val="0"/>
          <w:sz w:val="22"/>
          <w:szCs w:val="22"/>
        </w:rPr>
        <w:t xml:space="preserve"> </w:t>
      </w:r>
      <w:r w:rsidR="00D50014" w:rsidRPr="00413874">
        <w:rPr>
          <w:rFonts w:ascii="Times New Roman"/>
          <w:kern w:val="0"/>
          <w:sz w:val="22"/>
          <w:szCs w:val="22"/>
        </w:rPr>
        <w:t>따라</w:t>
      </w:r>
      <w:r w:rsidR="00D50014" w:rsidRPr="00413874">
        <w:rPr>
          <w:rFonts w:ascii="Times New Roman"/>
          <w:kern w:val="0"/>
          <w:sz w:val="22"/>
          <w:szCs w:val="22"/>
        </w:rPr>
        <w:t xml:space="preserve"> </w:t>
      </w:r>
      <w:r w:rsidR="00D50014" w:rsidRPr="00413874">
        <w:rPr>
          <w:rFonts w:ascii="Times New Roman"/>
          <w:kern w:val="0"/>
          <w:sz w:val="22"/>
          <w:szCs w:val="22"/>
        </w:rPr>
        <w:t>수취하는</w:t>
      </w:r>
      <w:r w:rsidR="00D50014" w:rsidRPr="00413874">
        <w:rPr>
          <w:rFonts w:ascii="Times New Roman"/>
          <w:kern w:val="0"/>
          <w:sz w:val="22"/>
          <w:szCs w:val="22"/>
        </w:rPr>
        <w:t xml:space="preserve"> </w:t>
      </w:r>
      <w:r w:rsidR="00D50014" w:rsidRPr="00413874">
        <w:rPr>
          <w:rFonts w:ascii="Times New Roman"/>
          <w:kern w:val="0"/>
          <w:sz w:val="22"/>
          <w:szCs w:val="22"/>
        </w:rPr>
        <w:t>현금을</w:t>
      </w:r>
      <w:r w:rsidR="00D50014" w:rsidRPr="00413874">
        <w:rPr>
          <w:rFonts w:ascii="Times New Roman"/>
          <w:kern w:val="0"/>
          <w:sz w:val="22"/>
          <w:szCs w:val="22"/>
        </w:rPr>
        <w:t xml:space="preserve"> </w:t>
      </w:r>
      <w:r w:rsidR="00D50014" w:rsidRPr="00413874">
        <w:rPr>
          <w:rFonts w:ascii="Times New Roman"/>
          <w:kern w:val="0"/>
          <w:sz w:val="22"/>
          <w:szCs w:val="22"/>
        </w:rPr>
        <w:t>수탁자</w:t>
      </w:r>
      <w:r w:rsidR="00D50014" w:rsidRPr="00413874">
        <w:rPr>
          <w:rFonts w:ascii="Times New Roman"/>
          <w:kern w:val="0"/>
          <w:sz w:val="22"/>
          <w:szCs w:val="22"/>
        </w:rPr>
        <w:t>(</w:t>
      </w:r>
      <w:r w:rsidR="00D50014" w:rsidRPr="00413874">
        <w:rPr>
          <w:rFonts w:ascii="Times New Roman"/>
          <w:kern w:val="0"/>
          <w:sz w:val="22"/>
          <w:szCs w:val="22"/>
        </w:rPr>
        <w:t>부동산자산보관회사</w:t>
      </w:r>
      <w:r w:rsidR="00D50014" w:rsidRPr="00413874">
        <w:rPr>
          <w:rFonts w:ascii="Times New Roman"/>
          <w:kern w:val="0"/>
          <w:sz w:val="22"/>
          <w:szCs w:val="22"/>
        </w:rPr>
        <w:t>)</w:t>
      </w:r>
      <w:r w:rsidR="00D50014" w:rsidRPr="00413874">
        <w:rPr>
          <w:rFonts w:ascii="Times New Roman"/>
          <w:kern w:val="0"/>
          <w:sz w:val="22"/>
          <w:szCs w:val="22"/>
        </w:rPr>
        <w:t>에게</w:t>
      </w:r>
      <w:r w:rsidR="00D50014" w:rsidRPr="00413874">
        <w:rPr>
          <w:rFonts w:ascii="Times New Roman"/>
          <w:kern w:val="0"/>
          <w:sz w:val="22"/>
          <w:szCs w:val="22"/>
        </w:rPr>
        <w:t xml:space="preserve"> </w:t>
      </w:r>
      <w:r w:rsidR="00D50014" w:rsidRPr="00413874">
        <w:rPr>
          <w:rFonts w:ascii="Times New Roman"/>
          <w:kern w:val="0"/>
          <w:sz w:val="22"/>
          <w:szCs w:val="22"/>
        </w:rPr>
        <w:t>보관시키는</w:t>
      </w:r>
      <w:r w:rsidR="00D50014" w:rsidRPr="00413874">
        <w:rPr>
          <w:rFonts w:ascii="Times New Roman"/>
          <w:kern w:val="0"/>
          <w:sz w:val="22"/>
          <w:szCs w:val="22"/>
        </w:rPr>
        <w:t xml:space="preserve"> </w:t>
      </w:r>
      <w:r w:rsidR="00D50014" w:rsidRPr="00413874">
        <w:rPr>
          <w:rFonts w:ascii="Times New Roman"/>
          <w:kern w:val="0"/>
          <w:sz w:val="22"/>
          <w:szCs w:val="22"/>
        </w:rPr>
        <w:t>내용으로</w:t>
      </w:r>
      <w:r w:rsidR="00D50014" w:rsidRPr="00413874">
        <w:rPr>
          <w:rFonts w:ascii="Times New Roman"/>
          <w:kern w:val="0"/>
          <w:sz w:val="22"/>
          <w:szCs w:val="22"/>
        </w:rPr>
        <w:t xml:space="preserve"> </w:t>
      </w:r>
      <w:r w:rsidR="00D50014" w:rsidRPr="00413874">
        <w:rPr>
          <w:rFonts w:ascii="Times New Roman"/>
          <w:kern w:val="0"/>
          <w:sz w:val="22"/>
          <w:szCs w:val="22"/>
        </w:rPr>
        <w:t>체결되는</w:t>
      </w:r>
      <w:r w:rsidR="00D50014" w:rsidRPr="00413874">
        <w:rPr>
          <w:rFonts w:ascii="Times New Roman"/>
          <w:kern w:val="0"/>
          <w:sz w:val="22"/>
          <w:szCs w:val="22"/>
        </w:rPr>
        <w:t xml:space="preserve"> </w:t>
      </w:r>
      <w:r w:rsidR="00D50014" w:rsidRPr="00413874">
        <w:rPr>
          <w:rFonts w:ascii="Times New Roman"/>
          <w:kern w:val="0"/>
          <w:sz w:val="22"/>
          <w:szCs w:val="22"/>
        </w:rPr>
        <w:t>자산보관위탁계약</w:t>
      </w:r>
      <w:r w:rsidR="00013E88" w:rsidRPr="00413874">
        <w:rPr>
          <w:rFonts w:ascii="Times New Roman"/>
          <w:kern w:val="0"/>
          <w:sz w:val="22"/>
          <w:szCs w:val="22"/>
        </w:rPr>
        <w:t>을</w:t>
      </w:r>
      <w:r w:rsidR="00D50014" w:rsidRPr="00413874">
        <w:rPr>
          <w:rFonts w:ascii="Times New Roman"/>
          <w:kern w:val="0"/>
          <w:sz w:val="22"/>
          <w:szCs w:val="22"/>
        </w:rPr>
        <w:t xml:space="preserve"> </w:t>
      </w:r>
      <w:r w:rsidR="00D50014" w:rsidRPr="00413874">
        <w:rPr>
          <w:rFonts w:ascii="Times New Roman"/>
          <w:kern w:val="0"/>
          <w:sz w:val="22"/>
          <w:szCs w:val="22"/>
        </w:rPr>
        <w:t>총칭하며</w:t>
      </w:r>
      <w:r w:rsidR="00D50014" w:rsidRPr="00413874">
        <w:rPr>
          <w:rFonts w:ascii="Times New Roman"/>
          <w:kern w:val="0"/>
          <w:sz w:val="22"/>
          <w:szCs w:val="22"/>
        </w:rPr>
        <w:t xml:space="preserve">, </w:t>
      </w:r>
      <w:r w:rsidR="00D50014" w:rsidRPr="00413874">
        <w:rPr>
          <w:rFonts w:ascii="Times New Roman"/>
          <w:sz w:val="22"/>
          <w:szCs w:val="22"/>
        </w:rPr>
        <w:t>이후</w:t>
      </w:r>
      <w:r w:rsidR="00D50014" w:rsidRPr="00413874">
        <w:rPr>
          <w:rFonts w:ascii="Times New Roman"/>
          <w:sz w:val="22"/>
          <w:szCs w:val="22"/>
        </w:rPr>
        <w:t xml:space="preserve"> </w:t>
      </w:r>
      <w:r w:rsidR="00D50014" w:rsidRPr="00413874">
        <w:rPr>
          <w:rFonts w:ascii="Times New Roman"/>
          <w:sz w:val="22"/>
          <w:szCs w:val="22"/>
        </w:rPr>
        <w:t>변경</w:t>
      </w:r>
      <w:r w:rsidR="00D50014" w:rsidRPr="00413874">
        <w:rPr>
          <w:rFonts w:ascii="Times New Roman"/>
          <w:sz w:val="22"/>
          <w:szCs w:val="22"/>
        </w:rPr>
        <w:t xml:space="preserve"> </w:t>
      </w:r>
      <w:r w:rsidR="00D50014" w:rsidRPr="00413874">
        <w:rPr>
          <w:rFonts w:ascii="Times New Roman"/>
          <w:sz w:val="22"/>
          <w:szCs w:val="22"/>
        </w:rPr>
        <w:t>또는</w:t>
      </w:r>
      <w:r w:rsidR="00D50014" w:rsidRPr="00413874">
        <w:rPr>
          <w:rFonts w:ascii="Times New Roman"/>
          <w:sz w:val="22"/>
          <w:szCs w:val="22"/>
        </w:rPr>
        <w:t xml:space="preserve"> </w:t>
      </w:r>
      <w:r w:rsidR="00D50014" w:rsidRPr="00413874">
        <w:rPr>
          <w:rFonts w:ascii="Times New Roman"/>
          <w:sz w:val="22"/>
          <w:szCs w:val="22"/>
        </w:rPr>
        <w:t>추가된</w:t>
      </w:r>
      <w:r w:rsidR="00D50014" w:rsidRPr="00413874">
        <w:rPr>
          <w:rFonts w:ascii="Times New Roman"/>
          <w:sz w:val="22"/>
          <w:szCs w:val="22"/>
        </w:rPr>
        <w:t xml:space="preserve"> </w:t>
      </w:r>
      <w:r w:rsidR="00D50014" w:rsidRPr="00413874">
        <w:rPr>
          <w:rFonts w:ascii="Times New Roman"/>
          <w:sz w:val="22"/>
          <w:szCs w:val="22"/>
        </w:rPr>
        <w:t>내용을</w:t>
      </w:r>
      <w:r w:rsidR="00D50014" w:rsidRPr="00413874">
        <w:rPr>
          <w:rFonts w:ascii="Times New Roman"/>
          <w:sz w:val="22"/>
          <w:szCs w:val="22"/>
        </w:rPr>
        <w:t xml:space="preserve"> </w:t>
      </w:r>
      <w:r w:rsidR="00D50014"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r w:rsidR="00D50014" w:rsidRPr="00413874">
        <w:rPr>
          <w:rFonts w:ascii="Times New Roman"/>
          <w:kern w:val="0"/>
          <w:sz w:val="22"/>
          <w:szCs w:val="22"/>
        </w:rPr>
        <w:t xml:space="preserve"> </w:t>
      </w:r>
    </w:p>
    <w:p w14:paraId="078E9B0E"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06266DBD" w14:textId="47292E7D" w:rsidR="00740472" w:rsidRPr="00413874" w:rsidRDefault="00740472" w:rsidP="00740472">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b/>
          <w:kern w:val="0"/>
          <w:sz w:val="22"/>
          <w:szCs w:val="22"/>
        </w:rPr>
        <w:t>현금등</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부동산투자회사법에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현금</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B110E5" w:rsidRPr="00413874">
        <w:rPr>
          <w:rFonts w:ascii="Times New Roman"/>
          <w:kern w:val="0"/>
          <w:sz w:val="22"/>
          <w:szCs w:val="22"/>
        </w:rPr>
        <w:t>자산보관위탁계약</w:t>
      </w:r>
      <w:r w:rsidR="00B110E5" w:rsidRPr="00413874">
        <w:rPr>
          <w:rFonts w:ascii="Times New Roman"/>
          <w:kern w:val="0"/>
          <w:sz w:val="22"/>
          <w:szCs w:val="22"/>
        </w:rPr>
        <w:t>(</w:t>
      </w:r>
      <w:r w:rsidR="00B110E5" w:rsidRPr="00413874">
        <w:rPr>
          <w:rFonts w:ascii="Times New Roman"/>
          <w:kern w:val="0"/>
          <w:sz w:val="22"/>
          <w:szCs w:val="22"/>
        </w:rPr>
        <w:t>부동산</w:t>
      </w:r>
      <w:r w:rsidR="00B110E5" w:rsidRPr="00413874">
        <w:rPr>
          <w:rFonts w:ascii="Times New Roman"/>
          <w:kern w:val="0"/>
          <w:sz w:val="22"/>
          <w:szCs w:val="22"/>
        </w:rPr>
        <w:t>)</w:t>
      </w:r>
      <w:r w:rsidR="00B110E5" w:rsidRPr="00413874">
        <w:rPr>
          <w:rFonts w:ascii="Times New Roman"/>
          <w:kern w:val="0"/>
          <w:sz w:val="22"/>
          <w:szCs w:val="22"/>
        </w:rPr>
        <w:t>상</w:t>
      </w:r>
      <w:r w:rsidR="00B110E5" w:rsidRPr="00413874">
        <w:rPr>
          <w:rFonts w:ascii="Times New Roman"/>
          <w:kern w:val="0"/>
          <w:sz w:val="22"/>
          <w:szCs w:val="22"/>
        </w:rPr>
        <w:t xml:space="preserve"> </w:t>
      </w:r>
      <w:r w:rsidR="00B110E5" w:rsidRPr="00413874">
        <w:rPr>
          <w:rFonts w:ascii="Times New Roman"/>
          <w:kern w:val="0"/>
          <w:sz w:val="22"/>
          <w:szCs w:val="22"/>
        </w:rPr>
        <w:t>위탁자산</w:t>
      </w:r>
      <w:r w:rsidR="00B110E5" w:rsidRPr="00413874">
        <w:rPr>
          <w:rFonts w:ascii="Times New Roman"/>
          <w:kern w:val="0"/>
          <w:sz w:val="22"/>
          <w:szCs w:val="22"/>
        </w:rPr>
        <w:t xml:space="preserve"> </w:t>
      </w:r>
      <w:r w:rsidRPr="00413874">
        <w:rPr>
          <w:rFonts w:ascii="Times New Roman"/>
          <w:kern w:val="0"/>
          <w:sz w:val="22"/>
          <w:szCs w:val="22"/>
        </w:rPr>
        <w:t>이외의</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현금등자산보관회사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보관시키는</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w:t>
      </w:r>
      <w:r w:rsidR="005D03BC" w:rsidRPr="00413874">
        <w:rPr>
          <w:rFonts w:ascii="Times New Roman"/>
          <w:kern w:val="0"/>
          <w:sz w:val="22"/>
          <w:szCs w:val="22"/>
        </w:rPr>
        <w:t>되는</w:t>
      </w:r>
      <w:r w:rsidR="005D03BC" w:rsidRPr="00413874">
        <w:rPr>
          <w:rFonts w:ascii="Times New Roman"/>
          <w:kern w:val="0"/>
          <w:sz w:val="22"/>
          <w:szCs w:val="22"/>
        </w:rPr>
        <w:t xml:space="preserve"> </w:t>
      </w:r>
      <w:r w:rsidRPr="00413874">
        <w:rPr>
          <w:rFonts w:ascii="Times New Roman"/>
          <w:kern w:val="0"/>
          <w:sz w:val="22"/>
          <w:szCs w:val="22"/>
        </w:rPr>
        <w:t>자산보관위탁계약을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34584E15" w14:textId="77777777" w:rsidR="006A6FDA" w:rsidRDefault="006A6FDA" w:rsidP="008B24EF">
      <w:pPr>
        <w:tabs>
          <w:tab w:val="left" w:pos="400"/>
        </w:tabs>
        <w:adjustRightInd w:val="0"/>
        <w:snapToGrid w:val="0"/>
        <w:spacing w:line="400" w:lineRule="exact"/>
        <w:rPr>
          <w:rFonts w:ascii="Times New Roman"/>
          <w:kern w:val="0"/>
          <w:sz w:val="22"/>
          <w:szCs w:val="22"/>
        </w:rPr>
      </w:pPr>
    </w:p>
    <w:p w14:paraId="6421B65C" w14:textId="529A3B61" w:rsid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hint="eastAsia"/>
          <w:b/>
          <w:bCs/>
          <w:kern w:val="0"/>
          <w:sz w:val="22"/>
          <w:szCs w:val="22"/>
        </w:rPr>
        <w:t>종류주식</w:t>
      </w:r>
      <w:r w:rsidRPr="00502E14">
        <w:rPr>
          <w:rFonts w:ascii="Times New Roman" w:hint="eastAsia"/>
          <w:b/>
          <w:bCs/>
          <w:kern w:val="0"/>
          <w:sz w:val="22"/>
          <w:szCs w:val="22"/>
        </w:rPr>
        <w:t xml:space="preserve"> </w:t>
      </w:r>
      <w:r w:rsidRPr="00502E14">
        <w:rPr>
          <w:rFonts w:ascii="Times New Roman"/>
          <w:b/>
          <w:bCs/>
          <w:kern w:val="0"/>
          <w:sz w:val="22"/>
          <w:szCs w:val="22"/>
        </w:rPr>
        <w:t>매입확약서</w:t>
      </w:r>
      <w:r w:rsidRPr="00502E14">
        <w:rPr>
          <w:rFonts w:ascii="Times New Roman"/>
          <w:kern w:val="0"/>
          <w:sz w:val="22"/>
          <w:szCs w:val="22"/>
        </w:rPr>
        <w:t>”</w:t>
      </w:r>
      <w:r w:rsidRPr="00502E14">
        <w:rPr>
          <w:rFonts w:ascii="Times New Roman"/>
          <w:kern w:val="0"/>
          <w:sz w:val="22"/>
          <w:szCs w:val="22"/>
        </w:rPr>
        <w:t>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주주간계약에</w:t>
      </w:r>
      <w:r w:rsidRPr="00502E14">
        <w:rPr>
          <w:rFonts w:ascii="Times New Roman"/>
          <w:kern w:val="0"/>
          <w:sz w:val="22"/>
          <w:szCs w:val="22"/>
        </w:rPr>
        <w:t xml:space="preserve"> </w:t>
      </w:r>
      <w:r w:rsidRPr="00502E14">
        <w:rPr>
          <w:rFonts w:ascii="Times New Roman"/>
          <w:kern w:val="0"/>
          <w:sz w:val="22"/>
          <w:szCs w:val="22"/>
        </w:rPr>
        <w:t>따라</w:t>
      </w:r>
      <w:r w:rsidRPr="00502E14">
        <w:rPr>
          <w:rFonts w:ascii="Times New Roman"/>
          <w:kern w:val="0"/>
          <w:sz w:val="22"/>
          <w:szCs w:val="22"/>
        </w:rPr>
        <w:t xml:space="preserve"> </w:t>
      </w:r>
      <w:r w:rsidR="005572F8" w:rsidRPr="00DD17E3">
        <w:rPr>
          <w:rFonts w:ascii="Times New Roman" w:hint="eastAsia"/>
          <w:kern w:val="0"/>
          <w:sz w:val="22"/>
          <w:szCs w:val="22"/>
        </w:rPr>
        <w:t>코람코라이프인프라리츠</w:t>
      </w:r>
      <w:r w:rsidRPr="00DD17E3">
        <w:rPr>
          <w:rFonts w:ascii="Times New Roman"/>
          <w:kern w:val="0"/>
          <w:sz w:val="22"/>
          <w:szCs w:val="22"/>
        </w:rPr>
        <w:t>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종류주식의</w:t>
      </w:r>
      <w:r w:rsidRPr="00502E14">
        <w:rPr>
          <w:rFonts w:ascii="Times New Roman"/>
          <w:kern w:val="0"/>
          <w:sz w:val="22"/>
          <w:szCs w:val="22"/>
        </w:rPr>
        <w:t xml:space="preserve"> </w:t>
      </w:r>
      <w:r w:rsidRPr="00502E14">
        <w:rPr>
          <w:rFonts w:ascii="Times New Roman"/>
          <w:kern w:val="0"/>
          <w:sz w:val="22"/>
          <w:szCs w:val="22"/>
        </w:rPr>
        <w:t>주주에게</w:t>
      </w:r>
      <w:r w:rsidRPr="00502E14">
        <w:rPr>
          <w:rFonts w:ascii="Times New Roman"/>
          <w:kern w:val="0"/>
          <w:sz w:val="22"/>
          <w:szCs w:val="22"/>
        </w:rPr>
        <w:t xml:space="preserve"> </w:t>
      </w:r>
      <w:r w:rsidRPr="00502E14">
        <w:rPr>
          <w:rFonts w:ascii="Times New Roman"/>
          <w:kern w:val="0"/>
          <w:sz w:val="22"/>
          <w:szCs w:val="22"/>
        </w:rPr>
        <w:t>제출한</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매입확약서를</w:t>
      </w:r>
      <w:r w:rsidRPr="00502E14">
        <w:rPr>
          <w:rFonts w:ascii="Times New Roman"/>
          <w:kern w:val="0"/>
          <w:sz w:val="22"/>
          <w:szCs w:val="22"/>
        </w:rPr>
        <w:t xml:space="preserve"> </w:t>
      </w:r>
      <w:r w:rsidRPr="00502E14">
        <w:rPr>
          <w:rFonts w:ascii="Times New Roman"/>
          <w:kern w:val="0"/>
          <w:sz w:val="22"/>
          <w:szCs w:val="22"/>
        </w:rPr>
        <w:t>총칭한다</w:t>
      </w:r>
      <w:r w:rsidRPr="00502E14">
        <w:rPr>
          <w:rFonts w:ascii="Times New Roman"/>
          <w:kern w:val="0"/>
          <w:sz w:val="22"/>
          <w:szCs w:val="22"/>
        </w:rPr>
        <w:t>.</w:t>
      </w:r>
    </w:p>
    <w:p w14:paraId="44354D60" w14:textId="77777777" w:rsidR="00502E14" w:rsidRDefault="00502E14" w:rsidP="008B24EF">
      <w:pPr>
        <w:tabs>
          <w:tab w:val="left" w:pos="400"/>
        </w:tabs>
        <w:adjustRightInd w:val="0"/>
        <w:snapToGrid w:val="0"/>
        <w:spacing w:line="400" w:lineRule="exact"/>
        <w:rPr>
          <w:rFonts w:ascii="Times New Roman"/>
          <w:kern w:val="0"/>
          <w:sz w:val="22"/>
          <w:szCs w:val="22"/>
        </w:rPr>
      </w:pPr>
    </w:p>
    <w:p w14:paraId="5FB985C0" w14:textId="4E95DF52" w:rsidR="00502E14" w:rsidRP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b/>
          <w:bCs/>
          <w:kern w:val="0"/>
          <w:sz w:val="22"/>
          <w:szCs w:val="22"/>
        </w:rPr>
        <w:t>주주간계약</w:t>
      </w:r>
      <w:r w:rsidRPr="00502E14">
        <w:rPr>
          <w:rFonts w:ascii="Times New Roman"/>
          <w:kern w:val="0"/>
          <w:sz w:val="22"/>
          <w:szCs w:val="22"/>
        </w:rPr>
        <w:t>”</w:t>
      </w:r>
      <w:r w:rsidRPr="00502E14">
        <w:rPr>
          <w:rFonts w:ascii="Times New Roman"/>
          <w:kern w:val="0"/>
          <w:sz w:val="22"/>
          <w:szCs w:val="22"/>
        </w:rPr>
        <w:t>이라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주주들</w:t>
      </w:r>
      <w:r w:rsidRPr="00502E14">
        <w:rPr>
          <w:rFonts w:ascii="Times New Roman"/>
          <w:kern w:val="0"/>
          <w:sz w:val="22"/>
          <w:szCs w:val="22"/>
        </w:rPr>
        <w:t xml:space="preserve"> </w:t>
      </w:r>
      <w:r w:rsidRPr="00502E14">
        <w:rPr>
          <w:rFonts w:ascii="Times New Roman"/>
          <w:kern w:val="0"/>
          <w:sz w:val="22"/>
          <w:szCs w:val="22"/>
        </w:rPr>
        <w:t>사이에</w:t>
      </w:r>
      <w:r w:rsidRPr="00502E14">
        <w:rPr>
          <w:rFonts w:ascii="Times New Roman"/>
          <w:kern w:val="0"/>
          <w:sz w:val="22"/>
          <w:szCs w:val="22"/>
        </w:rPr>
        <w:t xml:space="preserve"> 2026</w:t>
      </w:r>
      <w:r w:rsidRPr="00502E14">
        <w:rPr>
          <w:rFonts w:ascii="Times New Roman"/>
          <w:kern w:val="0"/>
          <w:sz w:val="22"/>
          <w:szCs w:val="22"/>
        </w:rPr>
        <w:t>년</w:t>
      </w:r>
      <w:r w:rsidRPr="00502E14">
        <w:rPr>
          <w:rFonts w:ascii="Times New Roman"/>
          <w:kern w:val="0"/>
          <w:sz w:val="22"/>
          <w:szCs w:val="22"/>
        </w:rPr>
        <w:t xml:space="preserve"> [*]</w:t>
      </w:r>
      <w:r w:rsidRPr="00502E14">
        <w:rPr>
          <w:rFonts w:ascii="Times New Roman"/>
          <w:kern w:val="0"/>
          <w:sz w:val="22"/>
          <w:szCs w:val="22"/>
        </w:rPr>
        <w:t>월</w:t>
      </w:r>
      <w:r w:rsidRPr="00502E14">
        <w:rPr>
          <w:rFonts w:ascii="Times New Roman"/>
          <w:kern w:val="0"/>
          <w:sz w:val="22"/>
          <w:szCs w:val="22"/>
        </w:rPr>
        <w:t xml:space="preserve"> [*]</w:t>
      </w:r>
      <w:r w:rsidRPr="00502E14">
        <w:rPr>
          <w:rFonts w:ascii="Times New Roman"/>
          <w:kern w:val="0"/>
          <w:sz w:val="22"/>
          <w:szCs w:val="22"/>
        </w:rPr>
        <w:t>일</w:t>
      </w:r>
      <w:r w:rsidRPr="00502E14">
        <w:rPr>
          <w:rFonts w:ascii="Times New Roman"/>
          <w:kern w:val="0"/>
          <w:sz w:val="22"/>
          <w:szCs w:val="22"/>
        </w:rPr>
        <w:t xml:space="preserve"> </w:t>
      </w:r>
      <w:r w:rsidRPr="00502E14">
        <w:rPr>
          <w:rFonts w:ascii="Times New Roman"/>
          <w:kern w:val="0"/>
          <w:sz w:val="22"/>
          <w:szCs w:val="22"/>
        </w:rPr>
        <w:t>체결된</w:t>
      </w:r>
      <w:r w:rsidRPr="00502E14">
        <w:rPr>
          <w:rFonts w:ascii="Times New Roman"/>
          <w:kern w:val="0"/>
          <w:sz w:val="22"/>
          <w:szCs w:val="22"/>
        </w:rPr>
        <w:t xml:space="preserve"> </w:t>
      </w:r>
      <w:r w:rsidRPr="00502E14">
        <w:rPr>
          <w:rFonts w:ascii="Times New Roman"/>
          <w:kern w:val="0"/>
          <w:sz w:val="22"/>
          <w:szCs w:val="22"/>
        </w:rPr>
        <w:t>주주간계약</w:t>
      </w:r>
      <w:r w:rsidRPr="00502E14">
        <w:rPr>
          <w:rFonts w:ascii="Times New Roman"/>
          <w:kern w:val="0"/>
          <w:sz w:val="22"/>
          <w:szCs w:val="22"/>
        </w:rPr>
        <w:t>(</w:t>
      </w:r>
      <w:r w:rsidRPr="00502E14">
        <w:rPr>
          <w:rFonts w:ascii="Times New Roman"/>
          <w:kern w:val="0"/>
          <w:sz w:val="22"/>
          <w:szCs w:val="22"/>
        </w:rPr>
        <w:t>그</w:t>
      </w:r>
      <w:r w:rsidRPr="00502E14">
        <w:rPr>
          <w:rFonts w:ascii="Times New Roman"/>
          <w:kern w:val="0"/>
          <w:sz w:val="22"/>
          <w:szCs w:val="22"/>
        </w:rPr>
        <w:t xml:space="preserve"> </w:t>
      </w:r>
      <w:r w:rsidRPr="00502E14">
        <w:rPr>
          <w:rFonts w:ascii="Times New Roman"/>
          <w:kern w:val="0"/>
          <w:sz w:val="22"/>
          <w:szCs w:val="22"/>
        </w:rPr>
        <w:t>변경을</w:t>
      </w:r>
      <w:r w:rsidRPr="00502E14">
        <w:rPr>
          <w:rFonts w:ascii="Times New Roman"/>
          <w:kern w:val="0"/>
          <w:sz w:val="22"/>
          <w:szCs w:val="22"/>
        </w:rPr>
        <w:t xml:space="preserve"> </w:t>
      </w:r>
      <w:r w:rsidRPr="00502E14">
        <w:rPr>
          <w:rFonts w:ascii="Times New Roman"/>
          <w:kern w:val="0"/>
          <w:sz w:val="22"/>
          <w:szCs w:val="22"/>
        </w:rPr>
        <w:t>포함함</w:t>
      </w:r>
      <w:r w:rsidRPr="00502E14">
        <w:rPr>
          <w:rFonts w:ascii="Times New Roman"/>
          <w:kern w:val="0"/>
          <w:sz w:val="22"/>
          <w:szCs w:val="22"/>
        </w:rPr>
        <w:t>)</w:t>
      </w:r>
      <w:r w:rsidRPr="00502E14">
        <w:rPr>
          <w:rFonts w:ascii="Times New Roman"/>
          <w:kern w:val="0"/>
          <w:sz w:val="22"/>
          <w:szCs w:val="22"/>
        </w:rPr>
        <w:t>을</w:t>
      </w:r>
      <w:r w:rsidRPr="00502E14">
        <w:rPr>
          <w:rFonts w:ascii="Times New Roman"/>
          <w:kern w:val="0"/>
          <w:sz w:val="22"/>
          <w:szCs w:val="22"/>
        </w:rPr>
        <w:t xml:space="preserve"> </w:t>
      </w:r>
      <w:r w:rsidRPr="00502E14">
        <w:rPr>
          <w:rFonts w:ascii="Times New Roman"/>
          <w:kern w:val="0"/>
          <w:sz w:val="22"/>
          <w:szCs w:val="22"/>
        </w:rPr>
        <w:t>말한다</w:t>
      </w:r>
      <w:r w:rsidRPr="00502E14">
        <w:rPr>
          <w:rFonts w:ascii="Times New Roman"/>
          <w:kern w:val="0"/>
          <w:sz w:val="22"/>
          <w:szCs w:val="22"/>
        </w:rPr>
        <w:t>.</w:t>
      </w:r>
    </w:p>
    <w:p w14:paraId="30BF54C1" w14:textId="77777777" w:rsidR="00502E14" w:rsidRPr="00F1270A" w:rsidRDefault="00502E14" w:rsidP="008B24EF">
      <w:pPr>
        <w:tabs>
          <w:tab w:val="left" w:pos="400"/>
        </w:tabs>
        <w:adjustRightInd w:val="0"/>
        <w:snapToGrid w:val="0"/>
        <w:spacing w:line="400" w:lineRule="exact"/>
        <w:rPr>
          <w:rFonts w:ascii="Times New Roman"/>
          <w:kern w:val="0"/>
          <w:sz w:val="22"/>
          <w:szCs w:val="22"/>
        </w:rPr>
      </w:pPr>
    </w:p>
    <w:p w14:paraId="790E3387" w14:textId="3681B508" w:rsidR="006A6FDA" w:rsidRPr="00413874" w:rsidRDefault="006A6FD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중대한</w:t>
      </w:r>
      <w:r w:rsidRPr="00413874">
        <w:rPr>
          <w:rFonts w:ascii="Times New Roman"/>
          <w:b/>
          <w:kern w:val="0"/>
          <w:sz w:val="22"/>
          <w:szCs w:val="22"/>
        </w:rPr>
        <w:t xml:space="preserve"> </w:t>
      </w:r>
      <w:r w:rsidRPr="00413874">
        <w:rPr>
          <w:rFonts w:ascii="Times New Roman"/>
          <w:b/>
          <w:kern w:val="0"/>
          <w:sz w:val="22"/>
          <w:szCs w:val="22"/>
        </w:rPr>
        <w:t>부정적</w:t>
      </w:r>
      <w:r w:rsidRPr="00413874">
        <w:rPr>
          <w:rFonts w:ascii="Times New Roman"/>
          <w:b/>
          <w:kern w:val="0"/>
          <w:sz w:val="22"/>
          <w:szCs w:val="22"/>
        </w:rPr>
        <w:t xml:space="preserve"> </w:t>
      </w:r>
      <w:r w:rsidRPr="00413874">
        <w:rPr>
          <w:rFonts w:ascii="Times New Roman"/>
          <w:b/>
          <w:kern w:val="0"/>
          <w:sz w:val="22"/>
          <w:szCs w:val="22"/>
        </w:rPr>
        <w:t>영향</w:t>
      </w:r>
      <w:r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상환에</w:t>
      </w:r>
      <w:r w:rsidRPr="00413874">
        <w:rPr>
          <w:rFonts w:ascii="Times New Roman"/>
          <w:kern w:val="0"/>
          <w:sz w:val="22"/>
          <w:szCs w:val="22"/>
        </w:rPr>
        <w:t xml:space="preserve"> </w:t>
      </w:r>
      <w:r w:rsidRPr="00413874">
        <w:rPr>
          <w:rFonts w:ascii="Times New Roman"/>
          <w:kern w:val="0"/>
          <w:sz w:val="22"/>
          <w:szCs w:val="22"/>
        </w:rPr>
        <w:t>미치는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영향으로서</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하나에</w:t>
      </w:r>
      <w:r w:rsidRPr="00413874">
        <w:rPr>
          <w:rFonts w:ascii="Times New Roman"/>
          <w:kern w:val="0"/>
          <w:sz w:val="22"/>
          <w:szCs w:val="22"/>
        </w:rPr>
        <w:t xml:space="preserve"> </w:t>
      </w:r>
      <w:r w:rsidRPr="00413874">
        <w:rPr>
          <w:rFonts w:ascii="Times New Roman"/>
          <w:kern w:val="0"/>
          <w:sz w:val="22"/>
          <w:szCs w:val="22"/>
        </w:rPr>
        <w:t>해당하는</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발생하였다고</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판단한</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30DBC312" w14:textId="77777777" w:rsidR="006A6FDA" w:rsidRPr="00413874" w:rsidRDefault="006A6FDA" w:rsidP="008B24EF">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rPr>
          <w:rFonts w:ascii="Times New Roman" w:eastAsia="바탕"/>
          <w:spacing w:val="3"/>
          <w:sz w:val="22"/>
          <w:szCs w:val="22"/>
        </w:rPr>
      </w:pPr>
    </w:p>
    <w:p w14:paraId="79D75B2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사업과</w:t>
      </w:r>
      <w:r w:rsidRPr="00413874">
        <w:rPr>
          <w:rFonts w:ascii="Times New Roman" w:eastAsia="바탕"/>
          <w:sz w:val="22"/>
          <w:szCs w:val="22"/>
        </w:rPr>
        <w:t xml:space="preserve"> </w:t>
      </w:r>
      <w:r w:rsidRPr="00413874">
        <w:rPr>
          <w:rFonts w:ascii="Times New Roman" w:eastAsia="바탕"/>
          <w:sz w:val="22"/>
          <w:szCs w:val="22"/>
        </w:rPr>
        <w:t>관련된</w:t>
      </w:r>
      <w:r w:rsidRPr="00413874">
        <w:rPr>
          <w:rFonts w:ascii="Times New Roman" w:eastAsia="바탕"/>
          <w:sz w:val="22"/>
          <w:szCs w:val="22"/>
        </w:rPr>
        <w:t xml:space="preserve"> </w:t>
      </w:r>
      <w:r w:rsidRPr="00413874">
        <w:rPr>
          <w:rFonts w:ascii="Times New Roman" w:eastAsia="바탕"/>
          <w:sz w:val="22"/>
          <w:szCs w:val="22"/>
        </w:rPr>
        <w:t>영업</w:t>
      </w:r>
      <w:r w:rsidRPr="00413874">
        <w:rPr>
          <w:rFonts w:ascii="Times New Roman" w:eastAsia="바탕"/>
          <w:sz w:val="22"/>
          <w:szCs w:val="22"/>
        </w:rPr>
        <w:t xml:space="preserve">, </w:t>
      </w:r>
      <w:r w:rsidRPr="00413874">
        <w:rPr>
          <w:rFonts w:ascii="Times New Roman" w:eastAsia="바탕"/>
          <w:sz w:val="22"/>
          <w:szCs w:val="22"/>
        </w:rPr>
        <w:t>운영</w:t>
      </w:r>
      <w:r w:rsidRPr="00413874">
        <w:rPr>
          <w:rFonts w:ascii="Times New Roman" w:eastAsia="바탕"/>
          <w:sz w:val="22"/>
          <w:szCs w:val="22"/>
        </w:rPr>
        <w:t xml:space="preserve">, </w:t>
      </w:r>
      <w:r w:rsidRPr="00413874">
        <w:rPr>
          <w:rFonts w:ascii="Times New Roman" w:eastAsia="바탕"/>
          <w:sz w:val="22"/>
          <w:szCs w:val="22"/>
        </w:rPr>
        <w:t>재산</w:t>
      </w:r>
      <w:r w:rsidRPr="00413874">
        <w:rPr>
          <w:rFonts w:ascii="Times New Roman" w:eastAsia="바탕"/>
          <w:sz w:val="22"/>
          <w:szCs w:val="22"/>
        </w:rPr>
        <w:t xml:space="preserve">, </w:t>
      </w:r>
      <w:r w:rsidRPr="00413874">
        <w:rPr>
          <w:rFonts w:ascii="Times New Roman" w:eastAsia="바탕"/>
          <w:sz w:val="22"/>
          <w:szCs w:val="22"/>
        </w:rPr>
        <w:t>재정적</w:t>
      </w:r>
      <w:r w:rsidRPr="00413874">
        <w:rPr>
          <w:rFonts w:ascii="Times New Roman" w:eastAsia="바탕"/>
          <w:sz w:val="22"/>
          <w:szCs w:val="22"/>
        </w:rPr>
        <w:t xml:space="preserve"> </w:t>
      </w:r>
      <w:r w:rsidRPr="00413874">
        <w:rPr>
          <w:rFonts w:ascii="Times New Roman" w:eastAsia="바탕"/>
          <w:sz w:val="22"/>
          <w:szCs w:val="22"/>
        </w:rPr>
        <w:t>상태나</w:t>
      </w:r>
      <w:r w:rsidRPr="00413874">
        <w:rPr>
          <w:rFonts w:ascii="Times New Roman" w:eastAsia="바탕"/>
          <w:sz w:val="22"/>
          <w:szCs w:val="22"/>
        </w:rPr>
        <w:t xml:space="preserve"> </w:t>
      </w:r>
      <w:r w:rsidRPr="00413874">
        <w:rPr>
          <w:rFonts w:ascii="Times New Roman" w:eastAsia="바탕"/>
          <w:sz w:val="22"/>
          <w:szCs w:val="22"/>
        </w:rPr>
        <w:t>사업수행</w:t>
      </w:r>
      <w:r w:rsidRPr="00413874">
        <w:rPr>
          <w:rFonts w:ascii="Times New Roman" w:eastAsia="바탕"/>
          <w:sz w:val="22"/>
          <w:szCs w:val="22"/>
        </w:rPr>
        <w:t xml:space="preserve"> </w:t>
      </w:r>
      <w:r w:rsidRPr="00413874">
        <w:rPr>
          <w:rFonts w:ascii="Times New Roman" w:eastAsia="바탕"/>
          <w:sz w:val="22"/>
          <w:szCs w:val="22"/>
        </w:rPr>
        <w:t>전망과</w:t>
      </w:r>
      <w:r w:rsidRPr="00413874">
        <w:rPr>
          <w:rFonts w:ascii="Times New Roman" w:eastAsia="바탕"/>
          <w:sz w:val="22"/>
          <w:szCs w:val="22"/>
        </w:rPr>
        <w:t xml:space="preserve"> </w:t>
      </w:r>
      <w:r w:rsidRPr="00413874">
        <w:rPr>
          <w:rFonts w:ascii="Times New Roman" w:eastAsia="바탕"/>
          <w:sz w:val="22"/>
          <w:szCs w:val="22"/>
        </w:rPr>
        <w:t>관련하여</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55D02023" w14:textId="231D9F8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007012D9"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약정을</w:t>
      </w:r>
      <w:r w:rsidRPr="00413874">
        <w:rPr>
          <w:rFonts w:ascii="Times New Roman" w:eastAsia="바탕"/>
          <w:sz w:val="22"/>
          <w:szCs w:val="22"/>
        </w:rPr>
        <w:t xml:space="preserve"> </w:t>
      </w:r>
      <w:r w:rsidRPr="00413874">
        <w:rPr>
          <w:rFonts w:ascii="Times New Roman" w:eastAsia="바탕"/>
          <w:sz w:val="22"/>
          <w:szCs w:val="22"/>
        </w:rPr>
        <w:t>포함하는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의무사항을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그의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지급</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중요한</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이행불능</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2C6DB110"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사업의</w:t>
      </w:r>
      <w:r w:rsidRPr="00413874">
        <w:rPr>
          <w:rFonts w:ascii="Times New Roman" w:eastAsia="바탕"/>
          <w:sz w:val="22"/>
          <w:szCs w:val="22"/>
        </w:rPr>
        <w:t xml:space="preserve"> </w:t>
      </w:r>
      <w:r w:rsidRPr="00413874">
        <w:rPr>
          <w:rFonts w:ascii="Times New Roman" w:eastAsia="바탕"/>
          <w:sz w:val="22"/>
          <w:szCs w:val="22"/>
        </w:rPr>
        <w:t>수행에</w:t>
      </w:r>
      <w:r w:rsidRPr="00413874">
        <w:rPr>
          <w:rFonts w:ascii="Times New Roman" w:eastAsia="바탕"/>
          <w:sz w:val="22"/>
          <w:szCs w:val="22"/>
        </w:rPr>
        <w:t xml:space="preserve"> </w:t>
      </w:r>
      <w:r w:rsidRPr="00413874">
        <w:rPr>
          <w:rFonts w:ascii="Times New Roman" w:eastAsia="바탕"/>
          <w:sz w:val="22"/>
          <w:szCs w:val="22"/>
        </w:rPr>
        <w:t>필수불가결한</w:t>
      </w:r>
      <w:r w:rsidRPr="00413874">
        <w:rPr>
          <w:rFonts w:ascii="Times New Roman" w:eastAsia="바탕"/>
          <w:sz w:val="22"/>
          <w:szCs w:val="22"/>
        </w:rPr>
        <w:t xml:space="preserve"> </w:t>
      </w:r>
      <w:r w:rsidRPr="00413874">
        <w:rPr>
          <w:rFonts w:ascii="Times New Roman" w:eastAsia="바탕"/>
          <w:sz w:val="22"/>
          <w:szCs w:val="22"/>
        </w:rPr>
        <w:t>정부인허가가</w:t>
      </w:r>
      <w:r w:rsidRPr="00413874">
        <w:rPr>
          <w:rFonts w:ascii="Times New Roman" w:eastAsia="바탕"/>
          <w:sz w:val="22"/>
          <w:szCs w:val="22"/>
        </w:rPr>
        <w:t xml:space="preserve"> </w:t>
      </w:r>
      <w:r w:rsidRPr="00413874">
        <w:rPr>
          <w:rFonts w:ascii="Times New Roman" w:eastAsia="바탕"/>
          <w:sz w:val="22"/>
          <w:szCs w:val="22"/>
        </w:rPr>
        <w:t>무효이거나</w:t>
      </w:r>
      <w:r w:rsidRPr="00413874">
        <w:rPr>
          <w:rFonts w:ascii="Times New Roman" w:eastAsia="바탕"/>
          <w:sz w:val="22"/>
          <w:szCs w:val="22"/>
        </w:rPr>
        <w:t xml:space="preserve"> </w:t>
      </w:r>
      <w:r w:rsidRPr="00413874">
        <w:rPr>
          <w:rFonts w:ascii="Times New Roman" w:eastAsia="바탕"/>
          <w:sz w:val="22"/>
          <w:szCs w:val="22"/>
        </w:rPr>
        <w:t>그</w:t>
      </w:r>
      <w:r w:rsidRPr="00413874">
        <w:rPr>
          <w:rFonts w:ascii="Times New Roman" w:eastAsia="바탕"/>
          <w:sz w:val="22"/>
          <w:szCs w:val="22"/>
        </w:rPr>
        <w:t xml:space="preserve"> </w:t>
      </w:r>
      <w:r w:rsidRPr="00413874">
        <w:rPr>
          <w:rFonts w:ascii="Times New Roman" w:eastAsia="바탕"/>
          <w:sz w:val="22"/>
          <w:szCs w:val="22"/>
        </w:rPr>
        <w:t>효력을</w:t>
      </w:r>
      <w:r w:rsidRPr="00413874">
        <w:rPr>
          <w:rFonts w:ascii="Times New Roman" w:eastAsia="바탕"/>
          <w:sz w:val="22"/>
          <w:szCs w:val="22"/>
        </w:rPr>
        <w:t xml:space="preserve"> </w:t>
      </w:r>
      <w:r w:rsidRPr="00413874">
        <w:rPr>
          <w:rFonts w:ascii="Times New Roman" w:eastAsia="바탕"/>
          <w:sz w:val="22"/>
          <w:szCs w:val="22"/>
        </w:rPr>
        <w:t>상실하게</w:t>
      </w:r>
      <w:r w:rsidRPr="00413874">
        <w:rPr>
          <w:rFonts w:ascii="Times New Roman" w:eastAsia="바탕"/>
          <w:sz w:val="22"/>
          <w:szCs w:val="22"/>
        </w:rPr>
        <w:t xml:space="preserve"> </w:t>
      </w:r>
      <w:r w:rsidRPr="00413874">
        <w:rPr>
          <w:rFonts w:ascii="Times New Roman" w:eastAsia="바탕"/>
          <w:sz w:val="22"/>
          <w:szCs w:val="22"/>
        </w:rPr>
        <w:t>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계약상</w:t>
      </w:r>
      <w:r w:rsidRPr="00413874">
        <w:rPr>
          <w:rFonts w:ascii="Times New Roman" w:eastAsia="바탕"/>
          <w:sz w:val="22"/>
          <w:szCs w:val="22"/>
        </w:rPr>
        <w:t xml:space="preserve"> </w:t>
      </w: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072E7E3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lastRenderedPageBreak/>
        <w:t>차주가</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채무</w:t>
      </w:r>
      <w:r w:rsidRPr="00413874">
        <w:rPr>
          <w:rFonts w:ascii="Times New Roman" w:eastAsia="바탕"/>
          <w:sz w:val="22"/>
          <w:szCs w:val="22"/>
        </w:rPr>
        <w:t xml:space="preserve"> </w:t>
      </w:r>
      <w:r w:rsidRPr="00413874">
        <w:rPr>
          <w:rFonts w:ascii="Times New Roman" w:eastAsia="바탕"/>
          <w:sz w:val="22"/>
          <w:szCs w:val="22"/>
        </w:rPr>
        <w:t>상환</w:t>
      </w:r>
      <w:r w:rsidRPr="00413874">
        <w:rPr>
          <w:rFonts w:ascii="Times New Roman" w:eastAsia="바탕"/>
          <w:sz w:val="22"/>
          <w:szCs w:val="22"/>
        </w:rPr>
        <w:t xml:space="preserve"> </w:t>
      </w:r>
      <w:r w:rsidRPr="00413874">
        <w:rPr>
          <w:rFonts w:ascii="Times New Roman" w:eastAsia="바탕"/>
          <w:sz w:val="22"/>
          <w:szCs w:val="22"/>
        </w:rPr>
        <w:t>능력을</w:t>
      </w:r>
      <w:r w:rsidRPr="00413874">
        <w:rPr>
          <w:rFonts w:ascii="Times New Roman" w:eastAsia="바탕"/>
          <w:sz w:val="22"/>
          <w:szCs w:val="22"/>
        </w:rPr>
        <w:t xml:space="preserve"> </w:t>
      </w:r>
      <w:r w:rsidRPr="00413874">
        <w:rPr>
          <w:rFonts w:ascii="Times New Roman" w:eastAsia="바탕"/>
          <w:sz w:val="22"/>
          <w:szCs w:val="22"/>
        </w:rPr>
        <w:t>상실하는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금융계약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1596FB74" w14:textId="77777777" w:rsidR="00BC6861" w:rsidRDefault="00BC6861" w:rsidP="008B24EF">
      <w:pPr>
        <w:tabs>
          <w:tab w:val="left" w:pos="400"/>
        </w:tabs>
        <w:adjustRightInd w:val="0"/>
        <w:snapToGrid w:val="0"/>
        <w:spacing w:line="400" w:lineRule="exact"/>
        <w:rPr>
          <w:rFonts w:ascii="Times New Roman"/>
          <w:b/>
          <w:kern w:val="0"/>
          <w:sz w:val="22"/>
          <w:szCs w:val="22"/>
        </w:rPr>
      </w:pPr>
    </w:p>
    <w:p w14:paraId="7E31A162" w14:textId="42736247" w:rsidR="005572F8" w:rsidRPr="005572F8" w:rsidRDefault="005572F8" w:rsidP="005572F8">
      <w:pPr>
        <w:tabs>
          <w:tab w:val="left" w:pos="400"/>
        </w:tabs>
        <w:adjustRightInd w:val="0"/>
        <w:snapToGrid w:val="0"/>
        <w:spacing w:line="400" w:lineRule="exact"/>
        <w:rPr>
          <w:rFonts w:ascii="Times New Roman"/>
          <w:b/>
          <w:bCs/>
          <w:kern w:val="0"/>
          <w:sz w:val="22"/>
          <w:szCs w:val="22"/>
        </w:rPr>
      </w:pPr>
      <w:r w:rsidRPr="00463261">
        <w:rPr>
          <w:rFonts w:ascii="Times New Roman"/>
          <w:b/>
          <w:bCs/>
          <w:kern w:val="0"/>
          <w:sz w:val="22"/>
          <w:szCs w:val="22"/>
        </w:rPr>
        <w:t>“</w:t>
      </w:r>
      <w:r w:rsidRPr="00463261">
        <w:rPr>
          <w:rFonts w:ascii="Times New Roman" w:hint="eastAsia"/>
          <w:b/>
          <w:bCs/>
          <w:kern w:val="0"/>
          <w:sz w:val="22"/>
          <w:szCs w:val="22"/>
        </w:rPr>
        <w:t>코람코라이프인프라리츠</w:t>
      </w:r>
      <w:r w:rsidRPr="00463261">
        <w:rPr>
          <w:rFonts w:ascii="Times New Roman"/>
          <w:b/>
          <w:bCs/>
          <w:kern w:val="0"/>
          <w:sz w:val="22"/>
          <w:szCs w:val="22"/>
        </w:rPr>
        <w:t>”</w:t>
      </w:r>
      <w:r w:rsidRPr="00463261">
        <w:rPr>
          <w:rFonts w:ascii="Times New Roman"/>
          <w:kern w:val="0"/>
          <w:sz w:val="22"/>
          <w:szCs w:val="22"/>
        </w:rPr>
        <w:t>라</w:t>
      </w:r>
      <w:r w:rsidRPr="00463261">
        <w:rPr>
          <w:rFonts w:ascii="Times New Roman"/>
          <w:kern w:val="0"/>
          <w:sz w:val="22"/>
          <w:szCs w:val="22"/>
        </w:rPr>
        <w:t xml:space="preserve"> </w:t>
      </w:r>
      <w:r w:rsidRPr="00463261">
        <w:rPr>
          <w:rFonts w:ascii="Times New Roman"/>
          <w:kern w:val="0"/>
          <w:sz w:val="22"/>
          <w:szCs w:val="22"/>
        </w:rPr>
        <w:t>함은</w:t>
      </w:r>
      <w:r w:rsidRPr="00463261">
        <w:rPr>
          <w:rFonts w:ascii="Times New Roman"/>
          <w:kern w:val="0"/>
          <w:sz w:val="22"/>
          <w:szCs w:val="22"/>
        </w:rPr>
        <w:t xml:space="preserve"> </w:t>
      </w:r>
      <w:r w:rsidRPr="00463261">
        <w:rPr>
          <w:rFonts w:ascii="Times New Roman"/>
          <w:kern w:val="0"/>
          <w:sz w:val="22"/>
          <w:szCs w:val="22"/>
        </w:rPr>
        <w:t>주식회사</w:t>
      </w:r>
      <w:r w:rsidRPr="00463261">
        <w:rPr>
          <w:rFonts w:ascii="Times New Roman"/>
          <w:kern w:val="0"/>
          <w:sz w:val="22"/>
          <w:szCs w:val="22"/>
        </w:rPr>
        <w:t xml:space="preserve"> </w:t>
      </w:r>
      <w:r w:rsidRPr="00463261">
        <w:rPr>
          <w:rFonts w:ascii="Times New Roman"/>
          <w:kern w:val="0"/>
          <w:sz w:val="22"/>
          <w:szCs w:val="22"/>
        </w:rPr>
        <w:t>코람코라이프인프라위탁관리부동산투자회사를</w:t>
      </w:r>
      <w:r w:rsidRPr="00463261">
        <w:rPr>
          <w:rFonts w:ascii="Times New Roman"/>
          <w:kern w:val="0"/>
          <w:sz w:val="22"/>
          <w:szCs w:val="22"/>
        </w:rPr>
        <w:t xml:space="preserve"> </w:t>
      </w:r>
      <w:r w:rsidRPr="00463261">
        <w:rPr>
          <w:rFonts w:ascii="Times New Roman"/>
          <w:kern w:val="0"/>
          <w:sz w:val="22"/>
          <w:szCs w:val="22"/>
        </w:rPr>
        <w:t>말한다</w:t>
      </w:r>
      <w:r w:rsidRPr="00463261">
        <w:rPr>
          <w:rFonts w:ascii="Times New Roman"/>
          <w:kern w:val="0"/>
          <w:sz w:val="22"/>
          <w:szCs w:val="22"/>
        </w:rPr>
        <w:t>.</w:t>
      </w:r>
    </w:p>
    <w:p w14:paraId="41CD00C8" w14:textId="77777777" w:rsidR="005572F8" w:rsidRPr="005572F8" w:rsidRDefault="005572F8" w:rsidP="008B24EF">
      <w:pPr>
        <w:tabs>
          <w:tab w:val="left" w:pos="400"/>
        </w:tabs>
        <w:adjustRightInd w:val="0"/>
        <w:snapToGrid w:val="0"/>
        <w:spacing w:line="400" w:lineRule="exact"/>
        <w:rPr>
          <w:rFonts w:ascii="Times New Roman"/>
          <w:b/>
          <w:kern w:val="0"/>
          <w:sz w:val="22"/>
          <w:szCs w:val="22"/>
        </w:rPr>
      </w:pPr>
    </w:p>
    <w:p w14:paraId="0B2752B1" w14:textId="1130B05C" w:rsidR="00305016" w:rsidRPr="00413874" w:rsidRDefault="001F065A" w:rsidP="00EE51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CC573E" w:rsidRPr="00413874">
        <w:rPr>
          <w:rFonts w:ascii="Times New Roman"/>
          <w:b/>
          <w:kern w:val="0"/>
          <w:sz w:val="22"/>
          <w:szCs w:val="22"/>
        </w:rPr>
        <w:t>프로젝트계좌</w:t>
      </w:r>
      <w:r w:rsidRPr="00413874">
        <w:rPr>
          <w:rFonts w:ascii="Times New Roman"/>
          <w:b/>
          <w:kern w:val="0"/>
          <w:sz w:val="22"/>
          <w:szCs w:val="22"/>
        </w:rPr>
        <w:t>”</w:t>
      </w:r>
      <w:r w:rsidR="00CC573E" w:rsidRPr="00413874">
        <w:rPr>
          <w:rFonts w:ascii="Times New Roman"/>
          <w:kern w:val="0"/>
          <w:sz w:val="22"/>
          <w:szCs w:val="22"/>
        </w:rPr>
        <w:t>라</w:t>
      </w:r>
      <w:r w:rsidR="00CC573E" w:rsidRPr="00413874">
        <w:rPr>
          <w:rFonts w:ascii="Times New Roman"/>
          <w:kern w:val="0"/>
          <w:sz w:val="22"/>
          <w:szCs w:val="22"/>
        </w:rPr>
        <w:t xml:space="preserve"> </w:t>
      </w:r>
      <w:r w:rsidR="00CC573E" w:rsidRPr="00413874">
        <w:rPr>
          <w:rFonts w:ascii="Times New Roman"/>
          <w:kern w:val="0"/>
          <w:sz w:val="22"/>
          <w:szCs w:val="22"/>
        </w:rPr>
        <w:t>함은</w:t>
      </w:r>
      <w:r w:rsidR="00CC573E" w:rsidRPr="00413874">
        <w:rPr>
          <w:rFonts w:ascii="Times New Roman"/>
          <w:kern w:val="0"/>
          <w:sz w:val="22"/>
          <w:szCs w:val="22"/>
        </w:rPr>
        <w:t xml:space="preserve"> </w:t>
      </w:r>
      <w:r w:rsidR="00312850" w:rsidRPr="00312850">
        <w:rPr>
          <w:rFonts w:ascii="Times New Roman"/>
          <w:kern w:val="0"/>
          <w:sz w:val="22"/>
          <w:szCs w:val="22"/>
        </w:rPr>
        <w:t>다음</w:t>
      </w:r>
      <w:r w:rsidR="00312850" w:rsidRPr="00312850">
        <w:rPr>
          <w:rFonts w:ascii="Times New Roman"/>
          <w:kern w:val="0"/>
          <w:sz w:val="22"/>
          <w:szCs w:val="22"/>
        </w:rPr>
        <w:t xml:space="preserve"> </w:t>
      </w:r>
      <w:r w:rsidR="00312850" w:rsidRPr="00312850">
        <w:rPr>
          <w:rFonts w:ascii="Times New Roman"/>
          <w:kern w:val="0"/>
          <w:sz w:val="22"/>
          <w:szCs w:val="22"/>
        </w:rPr>
        <w:t>계좌들을</w:t>
      </w:r>
      <w:r w:rsidR="00312850" w:rsidRPr="00312850">
        <w:rPr>
          <w:rFonts w:ascii="Times New Roman"/>
          <w:kern w:val="0"/>
          <w:sz w:val="22"/>
          <w:szCs w:val="22"/>
        </w:rPr>
        <w:t xml:space="preserve"> </w:t>
      </w:r>
      <w:r w:rsidR="00312850" w:rsidRPr="00312850">
        <w:rPr>
          <w:rFonts w:ascii="Times New Roman"/>
          <w:kern w:val="0"/>
          <w:sz w:val="22"/>
          <w:szCs w:val="22"/>
        </w:rPr>
        <w:t>총칭한다</w:t>
      </w:r>
      <w:r w:rsidR="00D75750" w:rsidRPr="00413874">
        <w:rPr>
          <w:rFonts w:ascii="Times New Roman"/>
          <w:kern w:val="0"/>
          <w:sz w:val="22"/>
          <w:szCs w:val="22"/>
        </w:rPr>
        <w:t>.</w:t>
      </w:r>
    </w:p>
    <w:p w14:paraId="7E9BF6F6" w14:textId="77777777" w:rsidR="00CC573E" w:rsidRPr="00413874" w:rsidRDefault="00CC573E" w:rsidP="008B24EF">
      <w:pPr>
        <w:tabs>
          <w:tab w:val="left" w:pos="400"/>
        </w:tabs>
        <w:adjustRightInd w:val="0"/>
        <w:snapToGrid w:val="0"/>
        <w:spacing w:line="400" w:lineRule="exact"/>
        <w:rPr>
          <w:rFonts w:ascii="Times New Roman"/>
          <w:kern w:val="0"/>
          <w:sz w:val="22"/>
          <w:szCs w:val="22"/>
        </w:rPr>
      </w:pPr>
    </w:p>
    <w:p w14:paraId="68DFCA26" w14:textId="5C6310AA" w:rsidR="00D75750" w:rsidRPr="00413874"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w:t>
      </w:r>
      <w:r w:rsidRPr="00413874">
        <w:rPr>
          <w:rFonts w:ascii="Times New Roman" w:eastAsia="바탕"/>
          <w:b/>
          <w:bCs/>
          <w:sz w:val="22"/>
          <w:szCs w:val="22"/>
        </w:rPr>
        <w:t>대출금입금계좌</w:t>
      </w:r>
      <w:r w:rsidRPr="00413874">
        <w:rPr>
          <w:rFonts w:ascii="Times New Roman" w:eastAsia="바탕"/>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대출금을</w:t>
      </w:r>
      <w:r w:rsidRPr="00413874">
        <w:rPr>
          <w:rFonts w:ascii="Times New Roman" w:eastAsia="바탕"/>
          <w:sz w:val="22"/>
          <w:szCs w:val="22"/>
        </w:rPr>
        <w:t xml:space="preserve"> </w:t>
      </w:r>
      <w:r w:rsidRPr="00413874">
        <w:rPr>
          <w:rFonts w:ascii="Times New Roman" w:eastAsia="바탕"/>
          <w:sz w:val="22"/>
          <w:szCs w:val="22"/>
        </w:rPr>
        <w:t>수령하기</w:t>
      </w:r>
      <w:r w:rsidRPr="00413874">
        <w:rPr>
          <w:rFonts w:ascii="Times New Roman" w:eastAsia="바탕"/>
          <w:sz w:val="22"/>
          <w:szCs w:val="22"/>
        </w:rPr>
        <w:t xml:space="preserve"> </w:t>
      </w:r>
      <w:r w:rsidRPr="00413874">
        <w:rPr>
          <w:rFonts w:ascii="Times New Roman" w:eastAsia="바탕"/>
          <w:sz w:val="22"/>
          <w:szCs w:val="22"/>
        </w:rPr>
        <w:t>위한</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A0068C">
        <w:rPr>
          <w:rFonts w:ascii="Times New Roman" w:eastAsia="바탕" w:hint="eastAsia"/>
          <w:bCs/>
          <w:sz w:val="22"/>
          <w:szCs w:val="22"/>
        </w:rPr>
        <w:t>[*]</w:t>
      </w:r>
      <w:r w:rsidR="00377A6D">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A0068C">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BBC4E00" w14:textId="55DA1CC9" w:rsidR="00D75750"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sidRPr="00413874">
        <w:rPr>
          <w:rFonts w:ascii="Times New Roman" w:eastAsia="바탕"/>
          <w:b/>
          <w:sz w:val="22"/>
          <w:szCs w:val="22"/>
        </w:rPr>
        <w:t>수입금계좌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00312850" w:rsidRPr="00312850">
        <w:rPr>
          <w:rFonts w:ascii="Times New Roman" w:eastAsia="바탕"/>
          <w:sz w:val="22"/>
          <w:szCs w:val="22"/>
        </w:rPr>
        <w:t>임대료</w:t>
      </w:r>
      <w:r w:rsidR="00312850" w:rsidRPr="00312850">
        <w:rPr>
          <w:rFonts w:ascii="Times New Roman" w:eastAsia="바탕"/>
          <w:sz w:val="22"/>
          <w:szCs w:val="22"/>
        </w:rPr>
        <w:t xml:space="preserve">, </w:t>
      </w:r>
      <w:r w:rsidR="00312850" w:rsidRPr="00312850">
        <w:rPr>
          <w:rFonts w:ascii="Times New Roman" w:eastAsia="바탕"/>
          <w:sz w:val="22"/>
          <w:szCs w:val="22"/>
        </w:rPr>
        <w:t>관리비</w:t>
      </w:r>
      <w:r w:rsidR="00312850" w:rsidRPr="00312850">
        <w:rPr>
          <w:rFonts w:ascii="Times New Roman" w:eastAsia="바탕"/>
          <w:sz w:val="22"/>
          <w:szCs w:val="22"/>
        </w:rPr>
        <w:t xml:space="preserve"> </w:t>
      </w:r>
      <w:r w:rsidR="00312850" w:rsidRPr="00312850">
        <w:rPr>
          <w:rFonts w:ascii="Times New Roman" w:eastAsia="바탕"/>
          <w:sz w:val="22"/>
          <w:szCs w:val="22"/>
        </w:rPr>
        <w:t>기타</w:t>
      </w:r>
      <w:r w:rsidR="00312850" w:rsidRPr="00312850">
        <w:rPr>
          <w:rFonts w:ascii="Times New Roman" w:eastAsia="바탕"/>
          <w:sz w:val="22"/>
          <w:szCs w:val="22"/>
        </w:rPr>
        <w:t xml:space="preserve"> </w:t>
      </w:r>
      <w:r w:rsidR="00312850" w:rsidRPr="00312850">
        <w:rPr>
          <w:rFonts w:ascii="Times New Roman" w:eastAsia="바탕"/>
          <w:sz w:val="22"/>
          <w:szCs w:val="22"/>
        </w:rPr>
        <w:t>본건</w:t>
      </w:r>
      <w:r w:rsidR="00312850" w:rsidRPr="00312850">
        <w:rPr>
          <w:rFonts w:ascii="Times New Roman" w:eastAsia="바탕"/>
          <w:sz w:val="22"/>
          <w:szCs w:val="22"/>
        </w:rPr>
        <w:t xml:space="preserve"> </w:t>
      </w:r>
      <w:r w:rsidR="00312850" w:rsidRPr="00312850">
        <w:rPr>
          <w:rFonts w:ascii="Times New Roman" w:eastAsia="바탕"/>
          <w:sz w:val="22"/>
          <w:szCs w:val="22"/>
        </w:rPr>
        <w:t>부동산</w:t>
      </w:r>
      <w:r w:rsidR="00312850" w:rsidRPr="00312850">
        <w:rPr>
          <w:rFonts w:ascii="Times New Roman" w:eastAsia="바탕"/>
          <w:sz w:val="22"/>
          <w:szCs w:val="22"/>
        </w:rPr>
        <w:t xml:space="preserve"> </w:t>
      </w:r>
      <w:r w:rsidR="00312850" w:rsidRPr="00312850">
        <w:rPr>
          <w:rFonts w:ascii="Times New Roman" w:eastAsia="바탕"/>
          <w:sz w:val="22"/>
          <w:szCs w:val="22"/>
        </w:rPr>
        <w:t>운영에</w:t>
      </w:r>
      <w:r w:rsidR="00312850" w:rsidRPr="00312850">
        <w:rPr>
          <w:rFonts w:ascii="Times New Roman" w:eastAsia="바탕"/>
          <w:sz w:val="22"/>
          <w:szCs w:val="22"/>
        </w:rPr>
        <w:t xml:space="preserve"> </w:t>
      </w:r>
      <w:r w:rsidR="00312850" w:rsidRPr="00312850">
        <w:rPr>
          <w:rFonts w:ascii="Times New Roman" w:eastAsia="바탕"/>
          <w:sz w:val="22"/>
          <w:szCs w:val="22"/>
        </w:rPr>
        <w:t>따른</w:t>
      </w:r>
      <w:r w:rsidR="00312850" w:rsidRPr="00312850">
        <w:rPr>
          <w:rFonts w:ascii="Times New Roman" w:eastAsia="바탕"/>
          <w:sz w:val="22"/>
          <w:szCs w:val="22"/>
        </w:rPr>
        <w:t xml:space="preserve"> </w:t>
      </w:r>
      <w:r w:rsidR="00312850" w:rsidRPr="00312850">
        <w:rPr>
          <w:rFonts w:ascii="Times New Roman" w:eastAsia="바탕"/>
          <w:sz w:val="22"/>
          <w:szCs w:val="22"/>
        </w:rPr>
        <w:t>일체의</w:t>
      </w:r>
      <w:r w:rsidR="00312850" w:rsidRPr="00312850">
        <w:rPr>
          <w:rFonts w:ascii="Times New Roman" w:eastAsia="바탕"/>
          <w:sz w:val="22"/>
          <w:szCs w:val="22"/>
        </w:rPr>
        <w:t xml:space="preserve"> </w:t>
      </w:r>
      <w:r w:rsidR="00312850" w:rsidRPr="00312850">
        <w:rPr>
          <w:rFonts w:ascii="Times New Roman" w:eastAsia="바탕"/>
          <w:sz w:val="22"/>
          <w:szCs w:val="22"/>
        </w:rPr>
        <w:t>수입금</w:t>
      </w:r>
      <w:r w:rsidR="00312850" w:rsidRPr="00312850">
        <w:rPr>
          <w:rFonts w:ascii="Times New Roman" w:eastAsia="바탕"/>
          <w:sz w:val="22"/>
          <w:szCs w:val="22"/>
        </w:rPr>
        <w:t>(</w:t>
      </w:r>
      <w:r w:rsidR="00312850" w:rsidRPr="00312850">
        <w:rPr>
          <w:rFonts w:ascii="Times New Roman" w:eastAsia="바탕"/>
          <w:sz w:val="22"/>
          <w:szCs w:val="22"/>
        </w:rPr>
        <w:t>임대차보증금은</w:t>
      </w:r>
      <w:r w:rsidR="00312850" w:rsidRPr="00312850">
        <w:rPr>
          <w:rFonts w:ascii="Times New Roman" w:eastAsia="바탕"/>
          <w:sz w:val="22"/>
          <w:szCs w:val="22"/>
        </w:rPr>
        <w:t xml:space="preserve"> </w:t>
      </w:r>
      <w:r w:rsidR="00312850" w:rsidRPr="00312850">
        <w:rPr>
          <w:rFonts w:ascii="Times New Roman" w:eastAsia="바탕"/>
          <w:sz w:val="22"/>
          <w:szCs w:val="22"/>
        </w:rPr>
        <w:t>제외함</w:t>
      </w:r>
      <w:r w:rsidR="00312850" w:rsidRPr="00312850">
        <w:rPr>
          <w:rFonts w:ascii="Times New Roman" w:eastAsia="바탕"/>
          <w:sz w:val="22"/>
          <w:szCs w:val="22"/>
        </w:rPr>
        <w:t>)</w:t>
      </w:r>
      <w:r w:rsidR="00312850" w:rsidRPr="00312850">
        <w:rPr>
          <w:rFonts w:ascii="Times New Roman" w:eastAsia="바탕"/>
          <w:sz w:val="22"/>
          <w:szCs w:val="22"/>
        </w:rPr>
        <w:t>이</w:t>
      </w:r>
      <w:r w:rsidR="00312850" w:rsidRPr="00312850">
        <w:rPr>
          <w:rFonts w:ascii="Times New Roman" w:eastAsia="바탕"/>
          <w:sz w:val="22"/>
          <w:szCs w:val="22"/>
        </w:rPr>
        <w:t xml:space="preserve"> </w:t>
      </w:r>
      <w:r w:rsidR="00312850" w:rsidRPr="00312850">
        <w:rPr>
          <w:rFonts w:ascii="Times New Roman" w:eastAsia="바탕"/>
          <w:sz w:val="22"/>
          <w:szCs w:val="22"/>
        </w:rPr>
        <w:t>입금되는</w:t>
      </w:r>
      <w:r w:rsidR="00312850" w:rsidRPr="00312850">
        <w:rPr>
          <w:rFonts w:ascii="Times New Roman" w:eastAsia="바탕"/>
          <w:sz w:val="22"/>
          <w:szCs w:val="22"/>
        </w:rPr>
        <w:t xml:space="preserve"> </w:t>
      </w:r>
      <w:r w:rsidR="00312850" w:rsidRPr="00312850">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0A5FAD14" w14:textId="733913E5" w:rsidR="005A07A4" w:rsidRPr="00413874"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Pr>
          <w:rFonts w:ascii="Times New Roman" w:eastAsia="바탕" w:hint="eastAsia"/>
          <w:b/>
          <w:sz w:val="22"/>
          <w:szCs w:val="22"/>
        </w:rPr>
        <w:t>운영</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1E61DB">
        <w:rPr>
          <w:rFonts w:ascii="Times New Roman" w:eastAsia="바탕" w:hint="eastAsia"/>
          <w:sz w:val="22"/>
          <w:szCs w:val="22"/>
        </w:rPr>
        <w:t>대출금입금계좌</w:t>
      </w:r>
      <w:r w:rsidRPr="001E61DB">
        <w:rPr>
          <w:rFonts w:ascii="Times New Roman" w:eastAsia="바탕"/>
          <w:sz w:val="22"/>
          <w:szCs w:val="22"/>
        </w:rPr>
        <w:t xml:space="preserve">, </w:t>
      </w:r>
      <w:r w:rsidRPr="001E61DB">
        <w:rPr>
          <w:rFonts w:ascii="Times New Roman" w:eastAsia="바탕" w:hint="eastAsia"/>
          <w:sz w:val="22"/>
          <w:szCs w:val="22"/>
        </w:rPr>
        <w:t>수입금계좌로부터</w:t>
      </w:r>
      <w:r w:rsidRPr="001E61DB">
        <w:rPr>
          <w:rFonts w:ascii="Times New Roman" w:eastAsia="바탕"/>
          <w:sz w:val="22"/>
          <w:szCs w:val="22"/>
        </w:rPr>
        <w:t xml:space="preserve"> </w:t>
      </w:r>
      <w:r w:rsidRPr="001E61DB">
        <w:rPr>
          <w:rFonts w:ascii="Times New Roman" w:eastAsia="바탕" w:hint="eastAsia"/>
          <w:sz w:val="22"/>
          <w:szCs w:val="22"/>
        </w:rPr>
        <w:t>금원을</w:t>
      </w:r>
      <w:r w:rsidRPr="001E61DB">
        <w:rPr>
          <w:rFonts w:ascii="Times New Roman" w:eastAsia="바탕"/>
          <w:sz w:val="22"/>
          <w:szCs w:val="22"/>
        </w:rPr>
        <w:t xml:space="preserve"> </w:t>
      </w:r>
      <w:r w:rsidRPr="001E61DB">
        <w:rPr>
          <w:rFonts w:ascii="Times New Roman" w:eastAsia="바탕" w:hint="eastAsia"/>
          <w:sz w:val="22"/>
          <w:szCs w:val="22"/>
        </w:rPr>
        <w:t>이체받아</w:t>
      </w:r>
      <w:r w:rsidRPr="001E61DB">
        <w:rPr>
          <w:rFonts w:ascii="Times New Roman" w:eastAsia="바탕"/>
          <w:sz w:val="22"/>
          <w:szCs w:val="22"/>
        </w:rPr>
        <w:t xml:space="preserve"> </w:t>
      </w:r>
      <w:r w:rsidRPr="001E61DB">
        <w:rPr>
          <w:rFonts w:ascii="Times New Roman" w:eastAsia="바탕" w:hint="eastAsia"/>
          <w:sz w:val="22"/>
          <w:szCs w:val="22"/>
        </w:rPr>
        <w:t>대출원리금</w:t>
      </w:r>
      <w:r w:rsidRPr="001E61DB">
        <w:rPr>
          <w:rFonts w:ascii="Times New Roman" w:eastAsia="바탕"/>
          <w:sz w:val="22"/>
          <w:szCs w:val="22"/>
        </w:rPr>
        <w:t xml:space="preserve"> </w:t>
      </w:r>
      <w:r w:rsidRPr="001E61DB">
        <w:rPr>
          <w:rFonts w:ascii="Times New Roman" w:eastAsia="바탕" w:hint="eastAsia"/>
          <w:sz w:val="22"/>
          <w:szCs w:val="22"/>
        </w:rPr>
        <w:t>상환</w:t>
      </w:r>
      <w:r w:rsidRPr="001E61DB">
        <w:rPr>
          <w:rFonts w:ascii="Times New Roman" w:eastAsia="바탕"/>
          <w:sz w:val="22"/>
          <w:szCs w:val="22"/>
        </w:rPr>
        <w:t xml:space="preserve">, </w:t>
      </w:r>
      <w:r>
        <w:rPr>
          <w:rFonts w:ascii="Times New Roman" w:eastAsia="바탕" w:hint="eastAsia"/>
          <w:sz w:val="22"/>
          <w:szCs w:val="22"/>
        </w:rPr>
        <w:t>운영비의</w:t>
      </w:r>
      <w:r>
        <w:rPr>
          <w:rFonts w:ascii="Times New Roman" w:eastAsia="바탕" w:hint="eastAsia"/>
          <w:sz w:val="22"/>
          <w:szCs w:val="22"/>
        </w:rPr>
        <w:t xml:space="preserve"> </w:t>
      </w:r>
      <w:r w:rsidRPr="001E61DB">
        <w:rPr>
          <w:rFonts w:ascii="Times New Roman" w:eastAsia="바탕" w:hint="eastAsia"/>
          <w:sz w:val="22"/>
          <w:szCs w:val="22"/>
        </w:rPr>
        <w:t>지출</w:t>
      </w:r>
      <w:r>
        <w:rPr>
          <w:rFonts w:ascii="Times New Roman" w:eastAsia="바탕" w:hint="eastAsia"/>
          <w:sz w:val="22"/>
          <w:szCs w:val="22"/>
        </w:rPr>
        <w:t xml:space="preserve"> </w:t>
      </w:r>
      <w:r>
        <w:rPr>
          <w:rFonts w:ascii="Times New Roman" w:eastAsia="바탕" w:hint="eastAsia"/>
          <w:sz w:val="22"/>
          <w:szCs w:val="22"/>
        </w:rPr>
        <w:t>등</w:t>
      </w:r>
      <w:r>
        <w:rPr>
          <w:rFonts w:ascii="Times New Roman" w:eastAsia="바탕" w:hint="eastAsia"/>
          <w:sz w:val="22"/>
          <w:szCs w:val="22"/>
        </w:rPr>
        <w:t xml:space="preserve"> </w:t>
      </w:r>
      <w:r>
        <w:rPr>
          <w:rFonts w:ascii="Times New Roman" w:eastAsia="바탕" w:hint="eastAsia"/>
          <w:sz w:val="22"/>
          <w:szCs w:val="22"/>
        </w:rPr>
        <w:t>본건</w:t>
      </w:r>
      <w:r>
        <w:rPr>
          <w:rFonts w:ascii="Times New Roman" w:eastAsia="바탕" w:hint="eastAsia"/>
          <w:sz w:val="22"/>
          <w:szCs w:val="22"/>
        </w:rPr>
        <w:t xml:space="preserve"> </w:t>
      </w:r>
      <w:r>
        <w:rPr>
          <w:rFonts w:ascii="Times New Roman" w:eastAsia="바탕" w:hint="eastAsia"/>
          <w:sz w:val="22"/>
          <w:szCs w:val="22"/>
        </w:rPr>
        <w:t>사업과</w:t>
      </w:r>
      <w:r>
        <w:rPr>
          <w:rFonts w:ascii="Times New Roman" w:eastAsia="바탕" w:hint="eastAsia"/>
          <w:sz w:val="22"/>
          <w:szCs w:val="22"/>
        </w:rPr>
        <w:t xml:space="preserve"> </w:t>
      </w:r>
      <w:r>
        <w:rPr>
          <w:rFonts w:ascii="Times New Roman" w:eastAsia="바탕" w:hint="eastAsia"/>
          <w:sz w:val="22"/>
          <w:szCs w:val="22"/>
        </w:rPr>
        <w:t>관련한</w:t>
      </w:r>
      <w:r>
        <w:rPr>
          <w:rFonts w:ascii="Times New Roman" w:eastAsia="바탕" w:hint="eastAsia"/>
          <w:sz w:val="22"/>
          <w:szCs w:val="22"/>
        </w:rPr>
        <w:t xml:space="preserve"> </w:t>
      </w:r>
      <w:r>
        <w:rPr>
          <w:rFonts w:ascii="Times New Roman" w:eastAsia="바탕" w:hint="eastAsia"/>
          <w:sz w:val="22"/>
          <w:szCs w:val="22"/>
        </w:rPr>
        <w:t>자금의</w:t>
      </w:r>
      <w:r>
        <w:rPr>
          <w:rFonts w:ascii="Times New Roman" w:eastAsia="바탕" w:hint="eastAsia"/>
          <w:sz w:val="22"/>
          <w:szCs w:val="22"/>
        </w:rPr>
        <w:t xml:space="preserve"> </w:t>
      </w:r>
      <w:r>
        <w:rPr>
          <w:rFonts w:ascii="Times New Roman" w:eastAsia="바탕" w:hint="eastAsia"/>
          <w:sz w:val="22"/>
          <w:szCs w:val="22"/>
        </w:rPr>
        <w:t>관리</w:t>
      </w:r>
      <w:r>
        <w:rPr>
          <w:rFonts w:ascii="Times New Roman" w:eastAsia="바탕" w:hint="eastAsia"/>
          <w:sz w:val="22"/>
          <w:szCs w:val="22"/>
        </w:rPr>
        <w:t xml:space="preserve"> </w:t>
      </w:r>
      <w:r>
        <w:rPr>
          <w:rFonts w:ascii="Times New Roman" w:eastAsia="바탕" w:hint="eastAsia"/>
          <w:sz w:val="22"/>
          <w:szCs w:val="22"/>
        </w:rPr>
        <w:t>및</w:t>
      </w:r>
      <w:r>
        <w:rPr>
          <w:rFonts w:ascii="Times New Roman" w:eastAsia="바탕" w:hint="eastAsia"/>
          <w:sz w:val="22"/>
          <w:szCs w:val="22"/>
        </w:rPr>
        <w:t xml:space="preserve"> </w:t>
      </w:r>
      <w:r>
        <w:rPr>
          <w:rFonts w:ascii="Times New Roman" w:eastAsia="바탕" w:hint="eastAsia"/>
          <w:sz w:val="22"/>
          <w:szCs w:val="22"/>
        </w:rPr>
        <w:t>집행</w:t>
      </w:r>
      <w:r w:rsidRPr="001E61DB">
        <w:rPr>
          <w:rFonts w:ascii="Times New Roman" w:eastAsia="바탕" w:hint="eastAsia"/>
          <w:sz w:val="22"/>
          <w:szCs w:val="22"/>
        </w:rPr>
        <w:t>을</w:t>
      </w:r>
      <w:r w:rsidRPr="001E61DB">
        <w:rPr>
          <w:rFonts w:ascii="Times New Roman" w:eastAsia="바탕"/>
          <w:sz w:val="22"/>
          <w:szCs w:val="22"/>
        </w:rPr>
        <w:t xml:space="preserve"> </w:t>
      </w:r>
      <w:r w:rsidRPr="001E61DB">
        <w:rPr>
          <w:rFonts w:ascii="Times New Roman" w:eastAsia="바탕" w:hint="eastAsia"/>
          <w:sz w:val="22"/>
          <w:szCs w:val="22"/>
        </w:rPr>
        <w:t>위한</w:t>
      </w:r>
      <w:r w:rsidRPr="001E61DB">
        <w:rPr>
          <w:rFonts w:ascii="Times New Roman" w:eastAsia="바탕"/>
          <w:sz w:val="22"/>
          <w:szCs w:val="22"/>
        </w:rPr>
        <w:t xml:space="preserve"> </w:t>
      </w:r>
      <w:r>
        <w:rPr>
          <w:rFonts w:ascii="Times New Roman" w:eastAsia="바탕" w:hint="eastAsia"/>
          <w:sz w:val="22"/>
          <w:szCs w:val="22"/>
        </w:rPr>
        <w:t>계좌로서</w:t>
      </w:r>
      <w:r>
        <w:rPr>
          <w:rFonts w:ascii="Times New Roman" w:eastAsia="바탕" w:hint="eastAsia"/>
          <w:sz w:val="22"/>
          <w:szCs w:val="22"/>
        </w:rPr>
        <w:t xml:space="preserve"> </w:t>
      </w:r>
      <w:r>
        <w:rPr>
          <w:rFonts w:ascii="Times New Roman" w:eastAsia="바탕" w:hint="eastAsia"/>
          <w:sz w:val="22"/>
          <w:szCs w:val="22"/>
        </w:rPr>
        <w:t>차주명의의</w:t>
      </w:r>
      <w:r>
        <w:rPr>
          <w:rFonts w:ascii="Times New Roman" w:eastAsia="바탕" w:hint="eastAsia"/>
          <w:sz w:val="22"/>
          <w:szCs w:val="22"/>
        </w:rPr>
        <w:t xml:space="preserve"> </w:t>
      </w:r>
      <w:r w:rsidRPr="00413874">
        <w:rPr>
          <w:rFonts w:ascii="Times New Roman" w:eastAsia="바탕"/>
          <w:sz w:val="22"/>
          <w:szCs w:val="22"/>
        </w:rPr>
        <w:t>예금계좌</w:t>
      </w:r>
      <w:r w:rsidRPr="005A07A4">
        <w:rPr>
          <w:rFonts w:ascii="Times New Roman" w:eastAsia="바탕"/>
          <w:sz w:val="22"/>
          <w:szCs w:val="22"/>
        </w:rPr>
        <w:t>(</w:t>
      </w:r>
      <w:r w:rsidRPr="005A07A4">
        <w:rPr>
          <w:rFonts w:ascii="Times New Roman" w:eastAsia="바탕"/>
          <w:sz w:val="22"/>
          <w:szCs w:val="22"/>
        </w:rPr>
        <w:t>계좌개설기관</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hint="eastAsia"/>
          <w:sz w:val="22"/>
          <w:szCs w:val="22"/>
        </w:rPr>
        <w:t>은행</w:t>
      </w:r>
      <w:r w:rsidRPr="005A07A4">
        <w:rPr>
          <w:rFonts w:ascii="Times New Roman" w:eastAsia="바탕"/>
          <w:sz w:val="22"/>
          <w:szCs w:val="22"/>
        </w:rPr>
        <w:t xml:space="preserve">, </w:t>
      </w:r>
      <w:r w:rsidRPr="005A07A4">
        <w:rPr>
          <w:rFonts w:ascii="Times New Roman" w:eastAsia="바탕"/>
          <w:sz w:val="22"/>
          <w:szCs w:val="22"/>
        </w:rPr>
        <w:t>계좌번호</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sz w:val="22"/>
          <w:szCs w:val="22"/>
        </w:rPr>
        <w:t>)</w:t>
      </w:r>
      <w:r w:rsidRPr="00413874">
        <w:rPr>
          <w:rFonts w:ascii="Times New Roman" w:eastAsia="바탕"/>
          <w:sz w:val="22"/>
          <w:szCs w:val="22"/>
        </w:rPr>
        <w:t>를</w:t>
      </w:r>
      <w:r w:rsidRPr="001E61DB">
        <w:rPr>
          <w:rFonts w:ascii="Times New Roman" w:eastAsia="바탕"/>
          <w:sz w:val="22"/>
          <w:szCs w:val="22"/>
        </w:rPr>
        <w:t xml:space="preserve"> </w:t>
      </w:r>
      <w:r>
        <w:rPr>
          <w:rFonts w:ascii="Times New Roman" w:eastAsia="바탕" w:hint="eastAsia"/>
          <w:sz w:val="22"/>
          <w:szCs w:val="22"/>
        </w:rPr>
        <w:t>말한다</w:t>
      </w:r>
      <w:r>
        <w:rPr>
          <w:rFonts w:ascii="Times New Roman" w:eastAsia="바탕" w:hint="eastAsia"/>
          <w:sz w:val="22"/>
          <w:szCs w:val="22"/>
        </w:rPr>
        <w:t xml:space="preserve">. </w:t>
      </w:r>
    </w:p>
    <w:p w14:paraId="58BD89B1" w14:textId="6B927EDC" w:rsidR="00EE6855" w:rsidRPr="00EE6855" w:rsidRDefault="00D75750"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00932EE2">
        <w:rPr>
          <w:rFonts w:ascii="Times New Roman" w:eastAsia="바탕" w:hint="eastAsia"/>
          <w:b/>
          <w:sz w:val="22"/>
          <w:szCs w:val="22"/>
        </w:rPr>
        <w:t xml:space="preserve">Tranche A </w:t>
      </w:r>
      <w:r w:rsidRPr="00413874">
        <w:rPr>
          <w:rFonts w:ascii="Times New Roman" w:eastAsia="바탕"/>
          <w:b/>
          <w:sz w:val="22"/>
          <w:szCs w:val="22"/>
        </w:rPr>
        <w:t>이자유보계좌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00932EE2">
        <w:rPr>
          <w:rFonts w:ascii="Times New Roman" w:eastAsia="바탕" w:hint="eastAsia"/>
          <w:sz w:val="22"/>
          <w:szCs w:val="22"/>
        </w:rPr>
        <w:t xml:space="preserve"> Tranche A </w:t>
      </w:r>
      <w:r w:rsidR="00932EE2">
        <w:rPr>
          <w:rFonts w:ascii="Times New Roman" w:eastAsia="바탕" w:hint="eastAsia"/>
          <w:sz w:val="22"/>
          <w:szCs w:val="22"/>
        </w:rPr>
        <w:t>대출금에</w:t>
      </w:r>
      <w:r w:rsidR="00932EE2">
        <w:rPr>
          <w:rFonts w:ascii="Times New Roman" w:eastAsia="바탕" w:hint="eastAsia"/>
          <w:sz w:val="22"/>
          <w:szCs w:val="22"/>
        </w:rPr>
        <w:t xml:space="preserve"> </w:t>
      </w:r>
      <w:r w:rsidR="00932EE2">
        <w:rPr>
          <w:rFonts w:ascii="Times New Roman" w:eastAsia="바탕" w:hint="eastAsia"/>
          <w:sz w:val="22"/>
          <w:szCs w:val="22"/>
        </w:rPr>
        <w:t>대한</w:t>
      </w:r>
      <w:r w:rsidRPr="00413874">
        <w:rPr>
          <w:rFonts w:ascii="Times New Roman" w:eastAsia="바탕"/>
          <w:sz w:val="22"/>
          <w:szCs w:val="22"/>
        </w:rPr>
        <w:t xml:space="preserve"> </w:t>
      </w:r>
      <w:r w:rsidR="001219F0">
        <w:rPr>
          <w:rFonts w:ascii="Times New Roman" w:eastAsia="바탕" w:hint="eastAsia"/>
          <w:sz w:val="22"/>
          <w:szCs w:val="22"/>
        </w:rPr>
        <w:t>이자적립금</w:t>
      </w:r>
      <w:r w:rsidR="001219F0">
        <w:rPr>
          <w:rFonts w:ascii="Times New Roman" w:eastAsia="바탕" w:hint="eastAsia"/>
          <w:sz w:val="22"/>
          <w:szCs w:val="22"/>
        </w:rPr>
        <w:t xml:space="preserve"> </w:t>
      </w:r>
      <w:r w:rsidR="001219F0">
        <w:rPr>
          <w:rFonts w:ascii="Times New Roman" w:eastAsia="바탕" w:hint="eastAsia"/>
          <w:sz w:val="22"/>
          <w:szCs w:val="22"/>
        </w:rPr>
        <w:t>및</w:t>
      </w:r>
      <w:r w:rsidR="001219F0">
        <w:rPr>
          <w:rFonts w:ascii="Times New Roman" w:eastAsia="바탕" w:hint="eastAsia"/>
          <w:sz w:val="22"/>
          <w:szCs w:val="22"/>
        </w:rPr>
        <w:t xml:space="preserve"> </w:t>
      </w:r>
      <w:r w:rsidRPr="00413874">
        <w:rPr>
          <w:rFonts w:ascii="Times New Roman" w:eastAsia="바탕"/>
          <w:sz w:val="22"/>
          <w:szCs w:val="22"/>
        </w:rPr>
        <w:t>이자유보금이</w:t>
      </w:r>
      <w:r w:rsidRPr="00413874">
        <w:rPr>
          <w:rFonts w:ascii="Times New Roman" w:eastAsia="바탕"/>
          <w:sz w:val="22"/>
          <w:szCs w:val="22"/>
        </w:rPr>
        <w:t xml:space="preserve"> </w:t>
      </w:r>
      <w:r w:rsidRPr="00413874">
        <w:rPr>
          <w:rFonts w:ascii="Times New Roman" w:eastAsia="바탕"/>
          <w:sz w:val="22"/>
          <w:szCs w:val="22"/>
        </w:rPr>
        <w:t>입금되는</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A207B1">
        <w:rPr>
          <w:rFonts w:ascii="Times New Roman" w:eastAsia="바탕"/>
          <w:sz w:val="22"/>
          <w:szCs w:val="22"/>
        </w:rPr>
        <w:t>말</w:t>
      </w:r>
      <w:r w:rsidR="00EE6855" w:rsidRPr="00A207B1">
        <w:rPr>
          <w:rFonts w:ascii="Times New Roman" w:eastAsia="바탕" w:hint="eastAsia"/>
          <w:sz w:val="22"/>
          <w:szCs w:val="22"/>
        </w:rPr>
        <w:t>한다</w:t>
      </w:r>
      <w:r w:rsidR="00EE6855" w:rsidRPr="00A207B1">
        <w:rPr>
          <w:rFonts w:ascii="Times New Roman" w:eastAsia="바탕" w:hint="eastAsia"/>
          <w:sz w:val="22"/>
          <w:szCs w:val="22"/>
        </w:rPr>
        <w:t>.</w:t>
      </w:r>
      <w:r w:rsidR="004C5114">
        <w:rPr>
          <w:rFonts w:ascii="Times New Roman" w:eastAsia="바탕" w:hint="eastAsia"/>
          <w:sz w:val="22"/>
          <w:szCs w:val="22"/>
        </w:rPr>
        <w:t xml:space="preserve"> </w:t>
      </w:r>
    </w:p>
    <w:p w14:paraId="2E248FA1" w14:textId="4CE06CDF" w:rsidR="00932EE2" w:rsidRPr="004C5114" w:rsidRDefault="00932EE2"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C5114">
        <w:rPr>
          <w:rFonts w:ascii="Times New Roman" w:eastAsia="바탕"/>
          <w:b/>
          <w:sz w:val="22"/>
          <w:szCs w:val="22"/>
        </w:rPr>
        <w:t>“</w:t>
      </w:r>
      <w:r w:rsidRPr="004C5114">
        <w:rPr>
          <w:rFonts w:ascii="Times New Roman" w:eastAsia="바탕" w:hint="eastAsia"/>
          <w:b/>
          <w:sz w:val="22"/>
          <w:szCs w:val="22"/>
        </w:rPr>
        <w:t xml:space="preserve">Tranche B </w:t>
      </w:r>
      <w:r w:rsidRPr="004C5114">
        <w:rPr>
          <w:rFonts w:ascii="Times New Roman" w:eastAsia="바탕"/>
          <w:b/>
          <w:sz w:val="22"/>
          <w:szCs w:val="22"/>
        </w:rPr>
        <w:t>이자유보계좌</w:t>
      </w:r>
      <w:r w:rsidRPr="004C5114">
        <w:rPr>
          <w:rFonts w:ascii="Times New Roman" w:eastAsia="바탕"/>
          <w:b/>
          <w:sz w:val="22"/>
          <w:szCs w:val="22"/>
        </w:rPr>
        <w:t>”</w:t>
      </w:r>
      <w:r w:rsidRPr="004C5114">
        <w:rPr>
          <w:rFonts w:ascii="Times New Roman" w:eastAsia="바탕"/>
          <w:sz w:val="22"/>
          <w:szCs w:val="22"/>
        </w:rPr>
        <w:t>라</w:t>
      </w:r>
      <w:r w:rsidRPr="004C5114">
        <w:rPr>
          <w:rFonts w:ascii="Times New Roman" w:eastAsia="바탕"/>
          <w:sz w:val="22"/>
          <w:szCs w:val="22"/>
        </w:rPr>
        <w:t xml:space="preserve"> </w:t>
      </w:r>
      <w:r w:rsidRPr="004C5114">
        <w:rPr>
          <w:rFonts w:ascii="Times New Roman" w:eastAsia="바탕"/>
          <w:sz w:val="22"/>
          <w:szCs w:val="22"/>
        </w:rPr>
        <w:t>함은</w:t>
      </w:r>
      <w:r w:rsidRPr="004C5114">
        <w:rPr>
          <w:rFonts w:ascii="Times New Roman" w:eastAsia="바탕"/>
          <w:sz w:val="22"/>
          <w:szCs w:val="22"/>
        </w:rPr>
        <w:t xml:space="preserve"> </w:t>
      </w:r>
      <w:r w:rsidRPr="004C5114">
        <w:rPr>
          <w:rFonts w:ascii="Times New Roman" w:eastAsia="바탕"/>
          <w:sz w:val="22"/>
          <w:szCs w:val="22"/>
        </w:rPr>
        <w:t>본</w:t>
      </w:r>
      <w:r w:rsidRPr="004C5114">
        <w:rPr>
          <w:rFonts w:ascii="Times New Roman" w:eastAsia="바탕"/>
          <w:sz w:val="22"/>
          <w:szCs w:val="22"/>
        </w:rPr>
        <w:t xml:space="preserve"> </w:t>
      </w:r>
      <w:r w:rsidRPr="004C5114">
        <w:rPr>
          <w:rFonts w:ascii="Times New Roman" w:eastAsia="바탕"/>
          <w:sz w:val="22"/>
          <w:szCs w:val="22"/>
        </w:rPr>
        <w:t>약정에</w:t>
      </w:r>
      <w:r w:rsidRPr="004C5114">
        <w:rPr>
          <w:rFonts w:ascii="Times New Roman" w:eastAsia="바탕"/>
          <w:sz w:val="22"/>
          <w:szCs w:val="22"/>
        </w:rPr>
        <w:t xml:space="preserve"> </w:t>
      </w:r>
      <w:r w:rsidRPr="004C5114">
        <w:rPr>
          <w:rFonts w:ascii="Times New Roman" w:eastAsia="바탕"/>
          <w:sz w:val="22"/>
          <w:szCs w:val="22"/>
        </w:rPr>
        <w:t>따른</w:t>
      </w:r>
      <w:r w:rsidRPr="004C5114">
        <w:rPr>
          <w:rFonts w:ascii="Times New Roman" w:eastAsia="바탕" w:hint="eastAsia"/>
          <w:sz w:val="22"/>
          <w:szCs w:val="22"/>
        </w:rPr>
        <w:t xml:space="preserve"> Tranche B </w:t>
      </w:r>
      <w:r w:rsidRPr="004C5114">
        <w:rPr>
          <w:rFonts w:ascii="Times New Roman" w:eastAsia="바탕" w:hint="eastAsia"/>
          <w:sz w:val="22"/>
          <w:szCs w:val="22"/>
        </w:rPr>
        <w:t>대출금에</w:t>
      </w:r>
      <w:r w:rsidRPr="004C5114">
        <w:rPr>
          <w:rFonts w:ascii="Times New Roman" w:eastAsia="바탕" w:hint="eastAsia"/>
          <w:sz w:val="22"/>
          <w:szCs w:val="22"/>
        </w:rPr>
        <w:t xml:space="preserve"> </w:t>
      </w:r>
      <w:r w:rsidRPr="004C5114">
        <w:rPr>
          <w:rFonts w:ascii="Times New Roman" w:eastAsia="바탕" w:hint="eastAsia"/>
          <w:sz w:val="22"/>
          <w:szCs w:val="22"/>
        </w:rPr>
        <w:t>대한</w:t>
      </w:r>
      <w:r w:rsidRPr="004C5114">
        <w:rPr>
          <w:rFonts w:ascii="Times New Roman" w:eastAsia="바탕"/>
          <w:sz w:val="22"/>
          <w:szCs w:val="22"/>
        </w:rPr>
        <w:t xml:space="preserve"> </w:t>
      </w:r>
      <w:r w:rsidRPr="004C5114">
        <w:rPr>
          <w:rFonts w:ascii="Times New Roman" w:eastAsia="바탕" w:hint="eastAsia"/>
          <w:sz w:val="22"/>
          <w:szCs w:val="22"/>
        </w:rPr>
        <w:t>이자적립금</w:t>
      </w:r>
      <w:r w:rsidRPr="004C5114">
        <w:rPr>
          <w:rFonts w:ascii="Times New Roman" w:eastAsia="바탕" w:hint="eastAsia"/>
          <w:sz w:val="22"/>
          <w:szCs w:val="22"/>
        </w:rPr>
        <w:t xml:space="preserve"> </w:t>
      </w:r>
      <w:r w:rsidRPr="004C5114">
        <w:rPr>
          <w:rFonts w:ascii="Times New Roman" w:eastAsia="바탕" w:hint="eastAsia"/>
          <w:sz w:val="22"/>
          <w:szCs w:val="22"/>
        </w:rPr>
        <w:t>및</w:t>
      </w:r>
      <w:r w:rsidRPr="004C5114">
        <w:rPr>
          <w:rFonts w:ascii="Times New Roman" w:eastAsia="바탕" w:hint="eastAsia"/>
          <w:sz w:val="22"/>
          <w:szCs w:val="22"/>
        </w:rPr>
        <w:t xml:space="preserve"> </w:t>
      </w:r>
      <w:r w:rsidRPr="004C5114">
        <w:rPr>
          <w:rFonts w:ascii="Times New Roman" w:eastAsia="바탕"/>
          <w:sz w:val="22"/>
          <w:szCs w:val="22"/>
        </w:rPr>
        <w:t>이자유보금이</w:t>
      </w:r>
      <w:r w:rsidRPr="004C5114">
        <w:rPr>
          <w:rFonts w:ascii="Times New Roman" w:eastAsia="바탕"/>
          <w:sz w:val="22"/>
          <w:szCs w:val="22"/>
        </w:rPr>
        <w:t xml:space="preserve"> </w:t>
      </w:r>
      <w:r w:rsidRPr="004C5114">
        <w:rPr>
          <w:rFonts w:ascii="Times New Roman" w:eastAsia="바탕"/>
          <w:sz w:val="22"/>
          <w:szCs w:val="22"/>
        </w:rPr>
        <w:t>입금되는</w:t>
      </w:r>
      <w:r w:rsidRPr="004C5114">
        <w:rPr>
          <w:rFonts w:ascii="Times New Roman" w:eastAsia="바탕"/>
          <w:sz w:val="22"/>
          <w:szCs w:val="22"/>
        </w:rPr>
        <w:t xml:space="preserve"> </w:t>
      </w:r>
      <w:r w:rsidRPr="004C5114">
        <w:rPr>
          <w:rFonts w:ascii="Times New Roman" w:eastAsia="바탕"/>
          <w:sz w:val="22"/>
          <w:szCs w:val="22"/>
        </w:rPr>
        <w:t>계좌로서</w:t>
      </w:r>
      <w:r w:rsidRPr="004C5114">
        <w:rPr>
          <w:rFonts w:ascii="Times New Roman" w:eastAsia="바탕"/>
          <w:sz w:val="22"/>
          <w:szCs w:val="22"/>
        </w:rPr>
        <w:t xml:space="preserve">, </w:t>
      </w:r>
      <w:r w:rsidRPr="004C5114">
        <w:rPr>
          <w:rFonts w:ascii="Times New Roman" w:eastAsia="바탕"/>
          <w:sz w:val="22"/>
          <w:szCs w:val="22"/>
        </w:rPr>
        <w:t>차주</w:t>
      </w:r>
      <w:r w:rsidRPr="004C5114">
        <w:rPr>
          <w:rFonts w:ascii="Times New Roman" w:eastAsia="바탕"/>
          <w:sz w:val="22"/>
          <w:szCs w:val="22"/>
        </w:rPr>
        <w:t xml:space="preserve"> </w:t>
      </w:r>
      <w:r w:rsidRPr="004C5114">
        <w:rPr>
          <w:rFonts w:ascii="Times New Roman" w:eastAsia="바탕"/>
          <w:sz w:val="22"/>
          <w:szCs w:val="22"/>
        </w:rPr>
        <w:t>명의의</w:t>
      </w:r>
      <w:r w:rsidRPr="004C5114">
        <w:rPr>
          <w:rFonts w:ascii="Times New Roman" w:eastAsia="바탕"/>
          <w:sz w:val="22"/>
          <w:szCs w:val="22"/>
        </w:rPr>
        <w:t xml:space="preserve"> </w:t>
      </w:r>
      <w:r w:rsidRPr="004C5114">
        <w:rPr>
          <w:rFonts w:ascii="Times New Roman" w:eastAsia="바탕"/>
          <w:sz w:val="22"/>
          <w:szCs w:val="22"/>
        </w:rPr>
        <w:t>예금계좌</w:t>
      </w:r>
      <w:r w:rsidRPr="004C5114">
        <w:rPr>
          <w:rFonts w:ascii="Times New Roman" w:eastAsia="바탕"/>
          <w:bCs/>
          <w:sz w:val="22"/>
          <w:szCs w:val="22"/>
        </w:rPr>
        <w:t>(</w:t>
      </w:r>
      <w:r w:rsidRPr="004C5114">
        <w:rPr>
          <w:rFonts w:ascii="Times New Roman" w:eastAsia="바탕"/>
          <w:bCs/>
          <w:sz w:val="22"/>
          <w:szCs w:val="22"/>
        </w:rPr>
        <w:t>계좌개설기관</w:t>
      </w:r>
      <w:r w:rsidRPr="004C5114">
        <w:rPr>
          <w:rFonts w:ascii="Times New Roman" w:eastAsia="바탕"/>
          <w:bCs/>
          <w:sz w:val="22"/>
          <w:szCs w:val="22"/>
        </w:rPr>
        <w:t xml:space="preserve">: </w:t>
      </w:r>
      <w:r w:rsidRPr="004C5114">
        <w:rPr>
          <w:rFonts w:ascii="Times New Roman" w:eastAsia="바탕" w:hint="eastAsia"/>
          <w:bCs/>
          <w:sz w:val="22"/>
          <w:szCs w:val="22"/>
        </w:rPr>
        <w:t>[*]</w:t>
      </w:r>
      <w:r w:rsidRPr="004C5114">
        <w:rPr>
          <w:rFonts w:ascii="Times New Roman" w:eastAsia="바탕" w:hint="eastAsia"/>
          <w:bCs/>
          <w:sz w:val="22"/>
          <w:szCs w:val="22"/>
        </w:rPr>
        <w:t>은행</w:t>
      </w:r>
      <w:r w:rsidRPr="004C5114">
        <w:rPr>
          <w:rFonts w:ascii="Times New Roman" w:eastAsia="바탕"/>
          <w:bCs/>
          <w:sz w:val="22"/>
          <w:szCs w:val="22"/>
        </w:rPr>
        <w:t xml:space="preserve">, </w:t>
      </w:r>
      <w:r w:rsidRPr="004C5114">
        <w:rPr>
          <w:rFonts w:ascii="Times New Roman" w:eastAsia="바탕"/>
          <w:bCs/>
          <w:sz w:val="22"/>
          <w:szCs w:val="22"/>
        </w:rPr>
        <w:t>계좌번호</w:t>
      </w:r>
      <w:r w:rsidRPr="004C5114">
        <w:rPr>
          <w:rFonts w:ascii="Times New Roman" w:eastAsia="바탕"/>
          <w:bCs/>
          <w:sz w:val="22"/>
          <w:szCs w:val="22"/>
        </w:rPr>
        <w:t xml:space="preserve">: </w:t>
      </w:r>
      <w:r w:rsidRPr="004C5114">
        <w:rPr>
          <w:rFonts w:ascii="Times New Roman" w:eastAsia="바탕" w:hint="eastAsia"/>
          <w:bCs/>
          <w:sz w:val="22"/>
          <w:szCs w:val="22"/>
        </w:rPr>
        <w:t>[*]</w:t>
      </w:r>
      <w:r w:rsidRPr="004C5114">
        <w:rPr>
          <w:rFonts w:ascii="Times New Roman" w:eastAsia="바탕"/>
          <w:bCs/>
          <w:sz w:val="22"/>
          <w:szCs w:val="22"/>
        </w:rPr>
        <w:t>)</w:t>
      </w:r>
      <w:r w:rsidRPr="004C5114">
        <w:rPr>
          <w:rFonts w:ascii="Times New Roman" w:eastAsia="바탕"/>
          <w:sz w:val="22"/>
          <w:szCs w:val="22"/>
        </w:rPr>
        <w:t>를</w:t>
      </w:r>
      <w:r w:rsidRPr="004C5114">
        <w:rPr>
          <w:rFonts w:ascii="Times New Roman" w:eastAsia="바탕"/>
          <w:sz w:val="22"/>
          <w:szCs w:val="22"/>
        </w:rPr>
        <w:t xml:space="preserve"> </w:t>
      </w:r>
      <w:r w:rsidRPr="004C5114">
        <w:rPr>
          <w:rFonts w:ascii="Times New Roman" w:eastAsia="바탕"/>
          <w:sz w:val="22"/>
          <w:szCs w:val="22"/>
        </w:rPr>
        <w:t>말</w:t>
      </w:r>
      <w:r w:rsidR="00C71B8D" w:rsidRPr="004C5114">
        <w:rPr>
          <w:rFonts w:ascii="Times New Roman" w:eastAsia="바탕" w:hint="eastAsia"/>
          <w:sz w:val="22"/>
          <w:szCs w:val="22"/>
        </w:rPr>
        <w:t>하</w:t>
      </w:r>
      <w:r w:rsidR="004C5114">
        <w:rPr>
          <w:rFonts w:ascii="Times New Roman" w:eastAsia="바탕" w:hint="eastAsia"/>
          <w:sz w:val="22"/>
          <w:szCs w:val="22"/>
        </w:rPr>
        <w:t>며</w:t>
      </w:r>
      <w:r w:rsidR="00C71B8D" w:rsidRPr="004C5114">
        <w:rPr>
          <w:rFonts w:ascii="Times New Roman" w:eastAsia="바탕" w:hint="eastAsia"/>
          <w:sz w:val="22"/>
          <w:szCs w:val="22"/>
        </w:rPr>
        <w:t xml:space="preserve">, </w:t>
      </w:r>
      <w:r w:rsidR="00C71B8D" w:rsidRPr="004C5114">
        <w:rPr>
          <w:rFonts w:ascii="Times New Roman" w:eastAsia="바탕"/>
          <w:b/>
          <w:bCs/>
          <w:sz w:val="22"/>
          <w:szCs w:val="22"/>
        </w:rPr>
        <w:t>“</w:t>
      </w:r>
      <w:r w:rsidR="00C71B8D" w:rsidRPr="004C5114">
        <w:rPr>
          <w:rFonts w:ascii="Times New Roman" w:eastAsia="바탕" w:hint="eastAsia"/>
          <w:b/>
          <w:bCs/>
          <w:sz w:val="22"/>
          <w:szCs w:val="22"/>
        </w:rPr>
        <w:t>이자유보계좌</w:t>
      </w:r>
      <w:r w:rsidR="00C71B8D" w:rsidRPr="004C5114">
        <w:rPr>
          <w:rFonts w:ascii="Times New Roman" w:eastAsia="바탕"/>
          <w:b/>
          <w:bCs/>
          <w:sz w:val="22"/>
          <w:szCs w:val="22"/>
        </w:rPr>
        <w:t>”</w:t>
      </w:r>
      <w:r w:rsidR="00C71B8D" w:rsidRPr="004C5114">
        <w:rPr>
          <w:rFonts w:ascii="Times New Roman" w:eastAsia="바탕" w:hint="eastAsia"/>
          <w:sz w:val="22"/>
          <w:szCs w:val="22"/>
        </w:rPr>
        <w:t>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함은</w:t>
      </w:r>
      <w:r w:rsidR="00C71B8D" w:rsidRPr="004C5114">
        <w:rPr>
          <w:rFonts w:ascii="Times New Roman" w:eastAsia="바탕" w:hint="eastAsia"/>
          <w:sz w:val="22"/>
          <w:szCs w:val="22"/>
        </w:rPr>
        <w:t xml:space="preserve"> Tranche A </w:t>
      </w:r>
      <w:r w:rsidR="00C71B8D" w:rsidRPr="004C5114">
        <w:rPr>
          <w:rFonts w:ascii="Times New Roman" w:eastAsia="바탕" w:hint="eastAsia"/>
          <w:sz w:val="22"/>
          <w:szCs w:val="22"/>
        </w:rPr>
        <w:t>이자유보계좌</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및</w:t>
      </w:r>
      <w:r w:rsidR="00C71B8D" w:rsidRPr="004C5114">
        <w:rPr>
          <w:rFonts w:ascii="Times New Roman" w:eastAsia="바탕" w:hint="eastAsia"/>
          <w:sz w:val="22"/>
          <w:szCs w:val="22"/>
        </w:rPr>
        <w:t xml:space="preserve"> Tranche B </w:t>
      </w:r>
      <w:r w:rsidR="00C71B8D" w:rsidRPr="004C5114">
        <w:rPr>
          <w:rFonts w:ascii="Times New Roman" w:eastAsia="바탕" w:hint="eastAsia"/>
          <w:sz w:val="22"/>
          <w:szCs w:val="22"/>
        </w:rPr>
        <w:t>이자유보계좌를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총칭하여</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말한다</w:t>
      </w:r>
      <w:r w:rsidR="00C71B8D" w:rsidRPr="004C5114">
        <w:rPr>
          <w:rFonts w:ascii="Times New Roman" w:eastAsia="바탕" w:hint="eastAsia"/>
          <w:sz w:val="22"/>
          <w:szCs w:val="22"/>
        </w:rPr>
        <w:t>.</w:t>
      </w:r>
    </w:p>
    <w:p w14:paraId="47530040" w14:textId="2B211820" w:rsidR="005A07A4" w:rsidRPr="00413874" w:rsidRDefault="005A07A4" w:rsidP="005A07A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Pr="00413874">
        <w:rPr>
          <w:rFonts w:ascii="Times New Roman" w:eastAsia="바탕"/>
          <w:b/>
          <w:sz w:val="22"/>
          <w:szCs w:val="22"/>
        </w:rPr>
        <w:t>보험금수령계좌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보험금</w:t>
      </w:r>
      <w:r>
        <w:rPr>
          <w:rFonts w:ascii="Times New Roman" w:eastAsia="바탕" w:hint="eastAsia"/>
          <w:bCs/>
          <w:sz w:val="22"/>
          <w:szCs w:val="22"/>
        </w:rPr>
        <w:t xml:space="preserve"> </w:t>
      </w:r>
      <w:r>
        <w:rPr>
          <w:rFonts w:ascii="Times New Roman" w:eastAsia="바탕" w:hint="eastAsia"/>
          <w:bCs/>
          <w:sz w:val="22"/>
          <w:szCs w:val="22"/>
        </w:rPr>
        <w:t>등</w:t>
      </w:r>
      <w:r w:rsidRPr="00413874">
        <w:rPr>
          <w:rFonts w:ascii="Times New Roman" w:eastAsia="바탕"/>
          <w:bCs/>
          <w:sz w:val="22"/>
          <w:szCs w:val="22"/>
        </w:rPr>
        <w:t>을</w:t>
      </w:r>
      <w:r w:rsidRPr="00413874">
        <w:rPr>
          <w:rFonts w:ascii="Times New Roman" w:eastAsia="바탕"/>
          <w:bCs/>
          <w:sz w:val="22"/>
          <w:szCs w:val="22"/>
        </w:rPr>
        <w:t xml:space="preserve"> </w:t>
      </w:r>
      <w:r w:rsidRPr="00413874">
        <w:rPr>
          <w:rFonts w:ascii="Times New Roman" w:eastAsia="바탕"/>
          <w:bCs/>
          <w:sz w:val="22"/>
          <w:szCs w:val="22"/>
        </w:rPr>
        <w:t>수령하기</w:t>
      </w:r>
      <w:r w:rsidRPr="00413874">
        <w:rPr>
          <w:rFonts w:ascii="Times New Roman" w:eastAsia="바탕"/>
          <w:bCs/>
          <w:sz w:val="22"/>
          <w:szCs w:val="22"/>
        </w:rPr>
        <w:t xml:space="preserve"> </w:t>
      </w:r>
      <w:r w:rsidRPr="00413874">
        <w:rPr>
          <w:rFonts w:ascii="Times New Roman" w:eastAsia="바탕"/>
          <w:bCs/>
          <w:sz w:val="22"/>
          <w:szCs w:val="22"/>
        </w:rPr>
        <w:t>위한</w:t>
      </w:r>
      <w:r w:rsidRPr="00413874">
        <w:rPr>
          <w:rFonts w:ascii="Times New Roman" w:eastAsia="바탕"/>
          <w:bCs/>
          <w:sz w:val="22"/>
          <w:szCs w:val="22"/>
        </w:rPr>
        <w:t xml:space="preserve"> </w:t>
      </w:r>
      <w:r w:rsidRPr="00413874">
        <w:rPr>
          <w:rFonts w:ascii="Times New Roman" w:eastAsia="바탕"/>
          <w:bCs/>
          <w:sz w:val="22"/>
          <w:szCs w:val="22"/>
        </w:rPr>
        <w:t>계좌로서</w:t>
      </w:r>
      <w:r w:rsidRPr="00413874">
        <w:rPr>
          <w:rFonts w:ascii="Times New Roman" w:eastAsia="바탕"/>
          <w:bCs/>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Pr>
          <w:rFonts w:ascii="Times New Roman" w:eastAsia="바탕" w:hint="eastAsia"/>
          <w:bCs/>
          <w:sz w:val="22"/>
          <w:szCs w:val="22"/>
        </w:rPr>
        <w:t>[*]</w:t>
      </w:r>
      <w:r>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FAE6988" w14:textId="6FAE1C68" w:rsidR="00D75750" w:rsidRPr="006010E0"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Pr>
          <w:rFonts w:ascii="Times New Roman" w:eastAsia="바탕"/>
          <w:b/>
          <w:sz w:val="22"/>
          <w:szCs w:val="22"/>
        </w:rPr>
        <w:t>“</w:t>
      </w:r>
      <w:r>
        <w:rPr>
          <w:rFonts w:ascii="Times New Roman" w:eastAsia="바탕" w:hint="eastAsia"/>
          <w:b/>
          <w:sz w:val="22"/>
          <w:szCs w:val="22"/>
        </w:rPr>
        <w:t>임대</w:t>
      </w:r>
      <w:r w:rsidR="008A5A9F">
        <w:rPr>
          <w:rFonts w:ascii="Times New Roman" w:eastAsia="바탕" w:hint="eastAsia"/>
          <w:b/>
          <w:sz w:val="22"/>
          <w:szCs w:val="22"/>
        </w:rPr>
        <w:t>차</w:t>
      </w:r>
      <w:r>
        <w:rPr>
          <w:rFonts w:ascii="Times New Roman" w:eastAsia="바탕" w:hint="eastAsia"/>
          <w:b/>
          <w:sz w:val="22"/>
          <w:szCs w:val="22"/>
        </w:rPr>
        <w:t>보증금</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6010E0">
        <w:rPr>
          <w:rFonts w:ascii="Times New Roman" w:eastAsia="바탕"/>
          <w:bCs/>
          <w:sz w:val="22"/>
          <w:szCs w:val="22"/>
        </w:rPr>
        <w:t>함은</w:t>
      </w:r>
      <w:r w:rsidRPr="006010E0">
        <w:rPr>
          <w:rFonts w:ascii="Times New Roman" w:eastAsia="바탕"/>
          <w:bCs/>
          <w:sz w:val="22"/>
          <w:szCs w:val="22"/>
        </w:rPr>
        <w:t xml:space="preserve"> </w:t>
      </w:r>
      <w:r w:rsidRPr="001E61DB">
        <w:rPr>
          <w:rFonts w:ascii="Times New Roman" w:eastAsia="바탕" w:hint="eastAsia"/>
          <w:bCs/>
          <w:sz w:val="22"/>
          <w:szCs w:val="22"/>
        </w:rPr>
        <w:t>임대차보증금을</w:t>
      </w:r>
      <w:r w:rsidRPr="001E61DB">
        <w:rPr>
          <w:rFonts w:ascii="Times New Roman" w:eastAsia="바탕"/>
          <w:bCs/>
          <w:sz w:val="22"/>
          <w:szCs w:val="22"/>
        </w:rPr>
        <w:t xml:space="preserve"> </w:t>
      </w:r>
      <w:r w:rsidRPr="001E61DB">
        <w:rPr>
          <w:rFonts w:ascii="Times New Roman" w:eastAsia="바탕" w:hint="eastAsia"/>
          <w:bCs/>
          <w:sz w:val="22"/>
          <w:szCs w:val="22"/>
        </w:rPr>
        <w:t>본</w:t>
      </w:r>
      <w:r w:rsidRPr="001E61DB">
        <w:rPr>
          <w:rFonts w:ascii="Times New Roman" w:eastAsia="바탕"/>
          <w:bCs/>
          <w:sz w:val="22"/>
          <w:szCs w:val="22"/>
        </w:rPr>
        <w:t xml:space="preserve"> </w:t>
      </w:r>
      <w:r w:rsidRPr="001E61DB">
        <w:rPr>
          <w:rFonts w:ascii="Times New Roman" w:eastAsia="바탕" w:hint="eastAsia"/>
          <w:bCs/>
          <w:sz w:val="22"/>
          <w:szCs w:val="22"/>
        </w:rPr>
        <w:t>약정에</w:t>
      </w:r>
      <w:r w:rsidRPr="001E61DB">
        <w:rPr>
          <w:rFonts w:ascii="Times New Roman" w:eastAsia="바탕"/>
          <w:bCs/>
          <w:sz w:val="22"/>
          <w:szCs w:val="22"/>
        </w:rPr>
        <w:t xml:space="preserve"> </w:t>
      </w:r>
      <w:r w:rsidRPr="001E61DB">
        <w:rPr>
          <w:rFonts w:ascii="Times New Roman" w:eastAsia="바탕" w:hint="eastAsia"/>
          <w:bCs/>
          <w:sz w:val="22"/>
          <w:szCs w:val="22"/>
        </w:rPr>
        <w:t>따라</w:t>
      </w:r>
      <w:r w:rsidRPr="001E61DB">
        <w:rPr>
          <w:rFonts w:ascii="Times New Roman" w:eastAsia="바탕"/>
          <w:bCs/>
          <w:sz w:val="22"/>
          <w:szCs w:val="22"/>
        </w:rPr>
        <w:t xml:space="preserve"> </w:t>
      </w:r>
      <w:r w:rsidRPr="001E61DB">
        <w:rPr>
          <w:rFonts w:ascii="Times New Roman" w:eastAsia="바탕" w:hint="eastAsia"/>
          <w:bCs/>
          <w:sz w:val="22"/>
          <w:szCs w:val="22"/>
        </w:rPr>
        <w:t>수령하고</w:t>
      </w:r>
      <w:r w:rsidRPr="001E61DB">
        <w:rPr>
          <w:rFonts w:ascii="Times New Roman" w:eastAsia="바탕"/>
          <w:bCs/>
          <w:sz w:val="22"/>
          <w:szCs w:val="22"/>
        </w:rPr>
        <w:t xml:space="preserve"> </w:t>
      </w:r>
      <w:r w:rsidRPr="001E61DB">
        <w:rPr>
          <w:rFonts w:ascii="Times New Roman" w:eastAsia="바탕" w:hint="eastAsia"/>
          <w:bCs/>
          <w:sz w:val="22"/>
          <w:szCs w:val="22"/>
        </w:rPr>
        <w:lastRenderedPageBreak/>
        <w:t>관리하기</w:t>
      </w:r>
      <w:r w:rsidRPr="001E61DB">
        <w:rPr>
          <w:rFonts w:ascii="Times New Roman" w:eastAsia="바탕"/>
          <w:bCs/>
          <w:sz w:val="22"/>
          <w:szCs w:val="22"/>
        </w:rPr>
        <w:t xml:space="preserve"> </w:t>
      </w:r>
      <w:r w:rsidRPr="001E61DB">
        <w:rPr>
          <w:rFonts w:ascii="Times New Roman" w:eastAsia="바탕" w:hint="eastAsia"/>
          <w:bCs/>
          <w:sz w:val="22"/>
          <w:szCs w:val="22"/>
        </w:rPr>
        <w:t>위한</w:t>
      </w:r>
      <w:r w:rsidRPr="001E61DB">
        <w:rPr>
          <w:rFonts w:ascii="Times New Roman" w:eastAsia="바탕"/>
          <w:bCs/>
          <w:sz w:val="22"/>
          <w:szCs w:val="22"/>
        </w:rPr>
        <w:t xml:space="preserve"> </w:t>
      </w:r>
      <w:r w:rsidRPr="001E61DB">
        <w:rPr>
          <w:rFonts w:ascii="Times New Roman" w:eastAsia="바탕" w:hint="eastAsia"/>
          <w:bCs/>
          <w:sz w:val="22"/>
          <w:szCs w:val="22"/>
        </w:rPr>
        <w:t>목적</w:t>
      </w:r>
      <w:r w:rsidR="006010E0">
        <w:rPr>
          <w:rFonts w:ascii="Times New Roman" w:eastAsia="바탕" w:hint="eastAsia"/>
          <w:bCs/>
          <w:sz w:val="22"/>
          <w:szCs w:val="22"/>
        </w:rPr>
        <w:t>으로</w:t>
      </w:r>
      <w:r w:rsidR="006010E0">
        <w:rPr>
          <w:rFonts w:ascii="Times New Roman" w:eastAsia="바탕" w:hint="eastAsia"/>
          <w:bCs/>
          <w:sz w:val="22"/>
          <w:szCs w:val="22"/>
        </w:rPr>
        <w:t xml:space="preserve"> </w:t>
      </w:r>
      <w:r w:rsidR="006010E0">
        <w:rPr>
          <w:rFonts w:ascii="Times New Roman" w:eastAsia="바탕" w:hint="eastAsia"/>
          <w:bCs/>
          <w:sz w:val="22"/>
          <w:szCs w:val="22"/>
        </w:rPr>
        <w:t>개설할</w:t>
      </w:r>
      <w:r w:rsidR="006010E0">
        <w:rPr>
          <w:rFonts w:ascii="Times New Roman" w:eastAsia="바탕" w:hint="eastAsia"/>
          <w:bCs/>
          <w:sz w:val="22"/>
          <w:szCs w:val="22"/>
        </w:rPr>
        <w:t xml:space="preserve"> </w:t>
      </w:r>
      <w:r w:rsidR="006010E0">
        <w:rPr>
          <w:rFonts w:ascii="Times New Roman" w:eastAsia="바탕" w:hint="eastAsia"/>
          <w:bCs/>
          <w:sz w:val="22"/>
          <w:szCs w:val="22"/>
        </w:rPr>
        <w:t>예정인</w:t>
      </w:r>
      <w:r w:rsidR="006010E0">
        <w:rPr>
          <w:rFonts w:ascii="Times New Roman" w:eastAsia="바탕" w:hint="eastAsia"/>
          <w:bCs/>
          <w:sz w:val="22"/>
          <w:szCs w:val="22"/>
        </w:rPr>
        <w:t xml:space="preserve"> </w:t>
      </w:r>
      <w:r w:rsidRPr="006010E0">
        <w:rPr>
          <w:rFonts w:ascii="Times New Roman" w:eastAsia="바탕"/>
          <w:bCs/>
          <w:sz w:val="22"/>
          <w:szCs w:val="22"/>
        </w:rPr>
        <w:t>차주</w:t>
      </w:r>
      <w:r w:rsidRPr="006010E0">
        <w:rPr>
          <w:rFonts w:ascii="Times New Roman" w:eastAsia="바탕"/>
          <w:bCs/>
          <w:sz w:val="22"/>
          <w:szCs w:val="22"/>
        </w:rPr>
        <w:t xml:space="preserve"> </w:t>
      </w:r>
      <w:r w:rsidRPr="006010E0">
        <w:rPr>
          <w:rFonts w:ascii="Times New Roman" w:eastAsia="바탕"/>
          <w:bCs/>
          <w:sz w:val="22"/>
          <w:szCs w:val="22"/>
        </w:rPr>
        <w:t>명의의</w:t>
      </w:r>
      <w:r w:rsidRPr="006010E0">
        <w:rPr>
          <w:rFonts w:ascii="Times New Roman" w:eastAsia="바탕"/>
          <w:bCs/>
          <w:sz w:val="22"/>
          <w:szCs w:val="22"/>
        </w:rPr>
        <w:t xml:space="preserve"> </w:t>
      </w:r>
      <w:r w:rsidRPr="006010E0">
        <w:rPr>
          <w:rFonts w:ascii="Times New Roman" w:eastAsia="바탕"/>
          <w:bCs/>
          <w:sz w:val="22"/>
          <w:szCs w:val="22"/>
        </w:rPr>
        <w:t>예금계좌</w:t>
      </w:r>
      <w:r w:rsidR="00792CD0" w:rsidRPr="00792CD0">
        <w:rPr>
          <w:rFonts w:ascii="Times New Roman" w:eastAsia="바탕"/>
          <w:bCs/>
          <w:sz w:val="22"/>
          <w:szCs w:val="22"/>
        </w:rPr>
        <w:t>(</w:t>
      </w:r>
      <w:r w:rsidR="00792CD0" w:rsidRPr="00792CD0">
        <w:rPr>
          <w:rFonts w:ascii="Times New Roman" w:eastAsia="바탕"/>
          <w:bCs/>
          <w:sz w:val="22"/>
          <w:szCs w:val="22"/>
        </w:rPr>
        <w:t>임차인별로</w:t>
      </w:r>
      <w:r w:rsidR="00792CD0" w:rsidRPr="00792CD0">
        <w:rPr>
          <w:rFonts w:ascii="Times New Roman" w:eastAsia="바탕"/>
          <w:bCs/>
          <w:sz w:val="22"/>
          <w:szCs w:val="22"/>
        </w:rPr>
        <w:t xml:space="preserve"> </w:t>
      </w:r>
      <w:r w:rsidR="00792CD0" w:rsidRPr="00792CD0">
        <w:rPr>
          <w:rFonts w:ascii="Times New Roman" w:eastAsia="바탕"/>
          <w:bCs/>
          <w:sz w:val="22"/>
          <w:szCs w:val="22"/>
        </w:rPr>
        <w:t>수</w:t>
      </w:r>
      <w:r w:rsidR="00792CD0" w:rsidRPr="00792CD0">
        <w:rPr>
          <w:rFonts w:ascii="Times New Roman" w:eastAsia="바탕"/>
          <w:bCs/>
          <w:sz w:val="22"/>
          <w:szCs w:val="22"/>
        </w:rPr>
        <w:t xml:space="preserve"> </w:t>
      </w:r>
      <w:r w:rsidR="00792CD0" w:rsidRPr="00792CD0">
        <w:rPr>
          <w:rFonts w:ascii="Times New Roman" w:eastAsia="바탕"/>
          <w:bCs/>
          <w:sz w:val="22"/>
          <w:szCs w:val="22"/>
        </w:rPr>
        <w:t>개를</w:t>
      </w:r>
      <w:r w:rsidR="00792CD0" w:rsidRPr="00792CD0">
        <w:rPr>
          <w:rFonts w:ascii="Times New Roman" w:eastAsia="바탕"/>
          <w:bCs/>
          <w:sz w:val="22"/>
          <w:szCs w:val="22"/>
        </w:rPr>
        <w:t xml:space="preserve"> </w:t>
      </w:r>
      <w:r w:rsidR="00792CD0" w:rsidRPr="00792CD0">
        <w:rPr>
          <w:rFonts w:ascii="Times New Roman" w:eastAsia="바탕"/>
          <w:bCs/>
          <w:sz w:val="22"/>
          <w:szCs w:val="22"/>
        </w:rPr>
        <w:t>개설할</w:t>
      </w:r>
      <w:r w:rsidR="00792CD0" w:rsidRPr="00792CD0">
        <w:rPr>
          <w:rFonts w:ascii="Times New Roman" w:eastAsia="바탕"/>
          <w:bCs/>
          <w:sz w:val="22"/>
          <w:szCs w:val="22"/>
        </w:rPr>
        <w:t xml:space="preserve"> </w:t>
      </w:r>
      <w:r w:rsidR="00792CD0" w:rsidRPr="00792CD0">
        <w:rPr>
          <w:rFonts w:ascii="Times New Roman" w:eastAsia="바탕"/>
          <w:bCs/>
          <w:sz w:val="22"/>
          <w:szCs w:val="22"/>
        </w:rPr>
        <w:t>수</w:t>
      </w:r>
      <w:r w:rsidR="00792CD0" w:rsidRPr="00792CD0">
        <w:rPr>
          <w:rFonts w:ascii="Times New Roman" w:eastAsia="바탕"/>
          <w:bCs/>
          <w:sz w:val="22"/>
          <w:szCs w:val="22"/>
        </w:rPr>
        <w:t xml:space="preserve"> </w:t>
      </w:r>
      <w:r w:rsidR="00792CD0" w:rsidRPr="00792CD0">
        <w:rPr>
          <w:rFonts w:ascii="Times New Roman" w:eastAsia="바탕"/>
          <w:bCs/>
          <w:sz w:val="22"/>
          <w:szCs w:val="22"/>
        </w:rPr>
        <w:t>있다</w:t>
      </w:r>
      <w:r w:rsidR="00792CD0" w:rsidRPr="00792CD0">
        <w:rPr>
          <w:rFonts w:ascii="Times New Roman" w:eastAsia="바탕"/>
          <w:bCs/>
          <w:sz w:val="22"/>
          <w:szCs w:val="22"/>
        </w:rPr>
        <w:t>)</w:t>
      </w:r>
      <w:r w:rsidR="006010E0">
        <w:rPr>
          <w:rFonts w:ascii="Times New Roman" w:eastAsia="바탕" w:hint="eastAsia"/>
          <w:bCs/>
          <w:sz w:val="22"/>
          <w:szCs w:val="22"/>
        </w:rPr>
        <w:t>를</w:t>
      </w:r>
      <w:r w:rsidR="006010E0">
        <w:rPr>
          <w:rFonts w:ascii="Times New Roman" w:eastAsia="바탕" w:hint="eastAsia"/>
          <w:bCs/>
          <w:sz w:val="22"/>
          <w:szCs w:val="22"/>
        </w:rPr>
        <w:t xml:space="preserve"> </w:t>
      </w:r>
      <w:r w:rsidR="006010E0">
        <w:rPr>
          <w:rFonts w:ascii="Times New Roman" w:eastAsia="바탕" w:hint="eastAsia"/>
          <w:bCs/>
          <w:sz w:val="22"/>
          <w:szCs w:val="22"/>
        </w:rPr>
        <w:t>말한다</w:t>
      </w:r>
      <w:r w:rsidR="006010E0">
        <w:rPr>
          <w:rFonts w:ascii="Times New Roman" w:eastAsia="바탕" w:hint="eastAsia"/>
          <w:bCs/>
          <w:sz w:val="22"/>
          <w:szCs w:val="22"/>
        </w:rPr>
        <w:t xml:space="preserve">.  </w:t>
      </w:r>
    </w:p>
    <w:p w14:paraId="25E21C4F"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05E3114" w14:textId="47D10D0E"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피담보채무</w:t>
      </w:r>
      <w:r w:rsidRPr="00413874">
        <w:rPr>
          <w:rFonts w:ascii="Times New Roman"/>
          <w:b/>
          <w:kern w:val="0"/>
          <w:sz w:val="22"/>
          <w:szCs w:val="22"/>
        </w:rPr>
        <w:t>”</w:t>
      </w:r>
      <w:r w:rsidR="00FE56CC" w:rsidRPr="00413874">
        <w:rPr>
          <w:rFonts w:ascii="Times New Roman"/>
          <w:kern w:val="0"/>
          <w:sz w:val="22"/>
          <w:szCs w:val="22"/>
        </w:rPr>
        <w:t>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AC76A1">
        <w:rPr>
          <w:rFonts w:ascii="Times New Roman" w:hint="eastAsia"/>
          <w:kern w:val="0"/>
          <w:sz w:val="22"/>
          <w:szCs w:val="22"/>
        </w:rPr>
        <w:t xml:space="preserve"> </w:t>
      </w:r>
      <w:r w:rsidR="00FE56CC" w:rsidRPr="00413874">
        <w:rPr>
          <w:rFonts w:ascii="Times New Roman"/>
          <w:kern w:val="0"/>
          <w:sz w:val="22"/>
          <w:szCs w:val="22"/>
        </w:rPr>
        <w:t>대출원리금</w:t>
      </w:r>
      <w:r w:rsidR="00FE56CC" w:rsidRPr="00413874">
        <w:rPr>
          <w:rFonts w:ascii="Times New Roman"/>
          <w:kern w:val="0"/>
          <w:sz w:val="22"/>
          <w:szCs w:val="22"/>
        </w:rPr>
        <w:t xml:space="preserve"> </w:t>
      </w:r>
      <w:r w:rsidR="00FE56CC" w:rsidRPr="00413874">
        <w:rPr>
          <w:rFonts w:ascii="Times New Roman"/>
          <w:kern w:val="0"/>
          <w:sz w:val="22"/>
          <w:szCs w:val="22"/>
        </w:rPr>
        <w:t>상환채무를</w:t>
      </w:r>
      <w:r w:rsidR="00FE56CC" w:rsidRPr="00413874">
        <w:rPr>
          <w:rFonts w:ascii="Times New Roman"/>
          <w:kern w:val="0"/>
          <w:sz w:val="22"/>
          <w:szCs w:val="22"/>
        </w:rPr>
        <w:t xml:space="preserve"> </w:t>
      </w:r>
      <w:r w:rsidR="00FE56CC" w:rsidRPr="00413874">
        <w:rPr>
          <w:rFonts w:ascii="Times New Roman"/>
          <w:kern w:val="0"/>
          <w:sz w:val="22"/>
          <w:szCs w:val="22"/>
        </w:rPr>
        <w:t>포함하여</w:t>
      </w:r>
      <w:r w:rsidR="00FE56CC" w:rsidRPr="00413874">
        <w:rPr>
          <w:rFonts w:ascii="Times New Roman"/>
          <w:kern w:val="0"/>
          <w:sz w:val="22"/>
          <w:szCs w:val="22"/>
        </w:rPr>
        <w:t xml:space="preserve"> </w:t>
      </w:r>
      <w:r w:rsidR="00785F7F" w:rsidRPr="00413874">
        <w:rPr>
          <w:rFonts w:ascii="Times New Roman"/>
          <w:kern w:val="0"/>
          <w:sz w:val="22"/>
          <w:szCs w:val="22"/>
        </w:rPr>
        <w:t>금융계약</w:t>
      </w:r>
      <w:r w:rsidR="00FE56CC" w:rsidRPr="00413874">
        <w:rPr>
          <w:rFonts w:ascii="Times New Roman"/>
          <w:kern w:val="0"/>
          <w:sz w:val="22"/>
          <w:szCs w:val="22"/>
        </w:rPr>
        <w:t>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그와</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차주가</w:t>
      </w:r>
      <w:r w:rsidR="00AC76A1">
        <w:rPr>
          <w:rFonts w:ascii="Times New Roman" w:hint="eastAsia"/>
          <w:kern w:val="0"/>
          <w:sz w:val="22"/>
          <w:szCs w:val="22"/>
        </w:rPr>
        <w:t xml:space="preserve"> </w:t>
      </w:r>
      <w:r w:rsidR="00FE56CC" w:rsidRPr="00413874">
        <w:rPr>
          <w:rFonts w:ascii="Times New Roman"/>
          <w:kern w:val="0"/>
          <w:sz w:val="22"/>
          <w:szCs w:val="22"/>
        </w:rPr>
        <w:t>대주에</w:t>
      </w:r>
      <w:r w:rsidR="00782575" w:rsidRPr="00413874">
        <w:rPr>
          <w:rFonts w:ascii="Times New Roman"/>
          <w:kern w:val="0"/>
          <w:sz w:val="22"/>
          <w:szCs w:val="22"/>
        </w:rPr>
        <w:t>게</w:t>
      </w:r>
      <w:r w:rsidR="00FE56CC" w:rsidRPr="00413874">
        <w:rPr>
          <w:rFonts w:ascii="Times New Roman"/>
          <w:kern w:val="0"/>
          <w:sz w:val="22"/>
          <w:szCs w:val="22"/>
        </w:rPr>
        <w:t xml:space="preserve"> </w:t>
      </w:r>
      <w:r w:rsidR="00FE56CC" w:rsidRPr="00413874">
        <w:rPr>
          <w:rFonts w:ascii="Times New Roman"/>
          <w:kern w:val="0"/>
          <w:sz w:val="22"/>
          <w:szCs w:val="22"/>
        </w:rPr>
        <w:t>현재</w:t>
      </w:r>
      <w:r w:rsidR="00FE56CC" w:rsidRPr="00413874">
        <w:rPr>
          <w:rFonts w:ascii="Times New Roman"/>
          <w:kern w:val="0"/>
          <w:sz w:val="22"/>
          <w:szCs w:val="22"/>
        </w:rPr>
        <w:t xml:space="preserve"> </w:t>
      </w:r>
      <w:r w:rsidR="00FE56CC" w:rsidRPr="00413874">
        <w:rPr>
          <w:rFonts w:ascii="Times New Roman"/>
          <w:kern w:val="0"/>
          <w:sz w:val="22"/>
          <w:szCs w:val="22"/>
        </w:rPr>
        <w:t>부담하고</w:t>
      </w:r>
      <w:r w:rsidR="00FE56CC" w:rsidRPr="00413874">
        <w:rPr>
          <w:rFonts w:ascii="Times New Roman"/>
          <w:kern w:val="0"/>
          <w:sz w:val="22"/>
          <w:szCs w:val="22"/>
        </w:rPr>
        <w:t xml:space="preserve"> </w:t>
      </w:r>
      <w:r w:rsidR="00FE56CC" w:rsidRPr="00413874">
        <w:rPr>
          <w:rFonts w:ascii="Times New Roman"/>
          <w:kern w:val="0"/>
          <w:sz w:val="22"/>
          <w:szCs w:val="22"/>
        </w:rPr>
        <w:t>있거나</w:t>
      </w:r>
      <w:r w:rsidR="00FE56CC" w:rsidRPr="00413874">
        <w:rPr>
          <w:rFonts w:ascii="Times New Roman"/>
          <w:kern w:val="0"/>
          <w:sz w:val="22"/>
          <w:szCs w:val="22"/>
        </w:rPr>
        <w:t xml:space="preserve"> </w:t>
      </w:r>
      <w:r w:rsidR="00FE56CC" w:rsidRPr="00413874">
        <w:rPr>
          <w:rFonts w:ascii="Times New Roman"/>
          <w:kern w:val="0"/>
          <w:sz w:val="22"/>
          <w:szCs w:val="22"/>
        </w:rPr>
        <w:t>장래</w:t>
      </w:r>
      <w:r w:rsidR="00FE56CC" w:rsidRPr="00413874">
        <w:rPr>
          <w:rFonts w:ascii="Times New Roman"/>
          <w:kern w:val="0"/>
          <w:sz w:val="22"/>
          <w:szCs w:val="22"/>
        </w:rPr>
        <w:t xml:space="preserve"> </w:t>
      </w:r>
      <w:r w:rsidR="00FE56CC" w:rsidRPr="00413874">
        <w:rPr>
          <w:rFonts w:ascii="Times New Roman"/>
          <w:kern w:val="0"/>
          <w:sz w:val="22"/>
          <w:szCs w:val="22"/>
        </w:rPr>
        <w:t>부담하게</w:t>
      </w:r>
      <w:r w:rsidR="00FE56CC" w:rsidRPr="00413874">
        <w:rPr>
          <w:rFonts w:ascii="Times New Roman"/>
          <w:kern w:val="0"/>
          <w:sz w:val="22"/>
          <w:szCs w:val="22"/>
        </w:rPr>
        <w:t xml:space="preserve"> </w:t>
      </w:r>
      <w:r w:rsidR="00FE56CC" w:rsidRPr="00413874">
        <w:rPr>
          <w:rFonts w:ascii="Times New Roman"/>
          <w:kern w:val="0"/>
          <w:sz w:val="22"/>
          <w:szCs w:val="22"/>
        </w:rPr>
        <w:t>될</w:t>
      </w:r>
      <w:r w:rsidR="00FE56CC" w:rsidRPr="00413874">
        <w:rPr>
          <w:rFonts w:ascii="Times New Roman"/>
          <w:kern w:val="0"/>
          <w:sz w:val="22"/>
          <w:szCs w:val="22"/>
        </w:rPr>
        <w:t xml:space="preserve"> </w:t>
      </w:r>
      <w:r w:rsidR="00FE56CC" w:rsidRPr="00413874">
        <w:rPr>
          <w:rFonts w:ascii="Times New Roman"/>
          <w:kern w:val="0"/>
          <w:sz w:val="22"/>
          <w:szCs w:val="22"/>
        </w:rPr>
        <w:t>일체의</w:t>
      </w:r>
      <w:r w:rsidR="00FE56CC" w:rsidRPr="00413874">
        <w:rPr>
          <w:rFonts w:ascii="Times New Roman"/>
          <w:kern w:val="0"/>
          <w:sz w:val="22"/>
          <w:szCs w:val="22"/>
        </w:rPr>
        <w:t xml:space="preserve"> </w:t>
      </w:r>
      <w:r w:rsidR="00FE56CC" w:rsidRPr="00413874">
        <w:rPr>
          <w:rFonts w:ascii="Times New Roman"/>
          <w:kern w:val="0"/>
          <w:sz w:val="22"/>
          <w:szCs w:val="22"/>
        </w:rPr>
        <w:t>금전채무를</w:t>
      </w:r>
      <w:r w:rsidR="00FE56CC" w:rsidRPr="00413874">
        <w:rPr>
          <w:rFonts w:ascii="Times New Roman"/>
          <w:kern w:val="0"/>
          <w:sz w:val="22"/>
          <w:szCs w:val="22"/>
        </w:rPr>
        <w:t xml:space="preserve"> </w:t>
      </w:r>
      <w:r w:rsidR="00FE56CC" w:rsidRPr="00413874">
        <w:rPr>
          <w:rFonts w:ascii="Times New Roman"/>
          <w:kern w:val="0"/>
          <w:sz w:val="22"/>
          <w:szCs w:val="22"/>
        </w:rPr>
        <w:t>말</w:t>
      </w:r>
      <w:r w:rsidR="007667A5">
        <w:rPr>
          <w:rFonts w:ascii="Times New Roman" w:hint="eastAsia"/>
          <w:kern w:val="0"/>
          <w:sz w:val="22"/>
          <w:szCs w:val="22"/>
        </w:rPr>
        <w:t>한다</w:t>
      </w:r>
      <w:r w:rsidR="007667A5">
        <w:rPr>
          <w:rFonts w:ascii="Times New Roman" w:hint="eastAsia"/>
          <w:kern w:val="0"/>
          <w:sz w:val="22"/>
          <w:szCs w:val="22"/>
        </w:rPr>
        <w:t>.</w:t>
      </w:r>
    </w:p>
    <w:p w14:paraId="31E590FA" w14:textId="77777777" w:rsidR="00005F5D" w:rsidRPr="00413874" w:rsidRDefault="00005F5D" w:rsidP="008B24EF">
      <w:pPr>
        <w:tabs>
          <w:tab w:val="left" w:pos="400"/>
        </w:tabs>
        <w:adjustRightInd w:val="0"/>
        <w:snapToGrid w:val="0"/>
        <w:spacing w:line="400" w:lineRule="exact"/>
        <w:rPr>
          <w:rFonts w:ascii="Times New Roman"/>
          <w:kern w:val="0"/>
          <w:sz w:val="22"/>
          <w:szCs w:val="22"/>
        </w:rPr>
      </w:pPr>
    </w:p>
    <w:p w14:paraId="16E5B3F2" w14:textId="219C0E42" w:rsidR="00C57940" w:rsidRPr="00413874" w:rsidRDefault="00C57940"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허용된</w:t>
      </w:r>
      <w:r w:rsidRPr="00413874">
        <w:rPr>
          <w:rFonts w:ascii="Times New Roman"/>
          <w:b/>
          <w:kern w:val="0"/>
          <w:sz w:val="22"/>
          <w:szCs w:val="22"/>
        </w:rPr>
        <w:t xml:space="preserve"> </w:t>
      </w:r>
      <w:r w:rsidRPr="00413874">
        <w:rPr>
          <w:rFonts w:ascii="Times New Roman"/>
          <w:b/>
          <w:kern w:val="0"/>
          <w:sz w:val="22"/>
          <w:szCs w:val="22"/>
        </w:rPr>
        <w:t>채무</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채무를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4145087A" w14:textId="4771A629" w:rsidR="00C57940" w:rsidRPr="00413874" w:rsidRDefault="00C57940" w:rsidP="008B24EF">
      <w:pPr>
        <w:tabs>
          <w:tab w:val="left" w:pos="400"/>
        </w:tabs>
        <w:adjustRightInd w:val="0"/>
        <w:snapToGrid w:val="0"/>
        <w:spacing w:line="400" w:lineRule="exact"/>
        <w:rPr>
          <w:rFonts w:ascii="Times New Roman"/>
          <w:kern w:val="0"/>
          <w:sz w:val="22"/>
          <w:szCs w:val="22"/>
        </w:rPr>
      </w:pPr>
    </w:p>
    <w:p w14:paraId="486F02F4" w14:textId="04BE26EF" w:rsidR="00DD0A03" w:rsidRPr="00413874" w:rsidRDefault="00C57940" w:rsidP="008B24EF">
      <w:pPr>
        <w:tabs>
          <w:tab w:val="left" w:pos="400"/>
        </w:tabs>
        <w:adjustRightInd w:val="0"/>
        <w:snapToGrid w:val="0"/>
        <w:spacing w:line="400" w:lineRule="exact"/>
        <w:rPr>
          <w:rFonts w:ascii="Times New Roman"/>
          <w:kern w:val="0"/>
          <w:sz w:val="22"/>
          <w:szCs w:val="22"/>
        </w:rPr>
      </w:pPr>
      <w:r w:rsidRPr="001E61DB">
        <w:rPr>
          <w:rFonts w:ascii="Times New Roman"/>
          <w:kern w:val="0"/>
          <w:sz w:val="22"/>
          <w:szCs w:val="22"/>
        </w:rPr>
        <w:t>“</w:t>
      </w:r>
      <w:r w:rsidRPr="007127AB">
        <w:rPr>
          <w:rFonts w:ascii="Times New Roman"/>
          <w:b/>
          <w:bCs/>
          <w:kern w:val="0"/>
          <w:sz w:val="22"/>
          <w:szCs w:val="22"/>
        </w:rPr>
        <w:t>허용된</w:t>
      </w:r>
      <w:r w:rsidRPr="001E61DB">
        <w:rPr>
          <w:rFonts w:ascii="Times New Roman"/>
          <w:kern w:val="0"/>
          <w:sz w:val="22"/>
          <w:szCs w:val="22"/>
        </w:rPr>
        <w:t xml:space="preserve"> </w:t>
      </w:r>
      <w:r w:rsidRPr="007127AB">
        <w:rPr>
          <w:rFonts w:ascii="Times New Roman"/>
          <w:b/>
          <w:bCs/>
          <w:kern w:val="0"/>
          <w:sz w:val="22"/>
          <w:szCs w:val="22"/>
        </w:rPr>
        <w:t>부담</w:t>
      </w:r>
      <w:r w:rsidRPr="001E61DB">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7127AB">
        <w:rPr>
          <w:rFonts w:ascii="Times New Roman" w:hint="eastAsia"/>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부담을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r w:rsidR="008A5A9F">
        <w:rPr>
          <w:rFonts w:ascii="Times New Roman"/>
          <w:kern w:val="0"/>
          <w:sz w:val="22"/>
          <w:szCs w:val="22"/>
        </w:rPr>
        <w:br/>
      </w:r>
    </w:p>
    <w:p w14:paraId="0881DC90" w14:textId="30E156ED" w:rsidR="00C36C6A" w:rsidRPr="00413874" w:rsidRDefault="00D75750" w:rsidP="000C2AC9">
      <w:pPr>
        <w:tabs>
          <w:tab w:val="left" w:pos="400"/>
        </w:tabs>
        <w:adjustRightInd w:val="0"/>
        <w:snapToGrid w:val="0"/>
        <w:spacing w:line="400" w:lineRule="exact"/>
        <w:rPr>
          <w:rFonts w:ascii="Times New Roman"/>
          <w:color w:val="0000FF"/>
          <w:kern w:val="0"/>
          <w:sz w:val="22"/>
          <w:szCs w:val="22"/>
        </w:rPr>
      </w:pPr>
      <w:bookmarkStart w:id="560" w:name="_Hlk165625780"/>
      <w:bookmarkStart w:id="561" w:name="_Hlk165625686"/>
      <w:r w:rsidRPr="00413874">
        <w:rPr>
          <w:rFonts w:ascii="Times New Roman"/>
          <w:kern w:val="0"/>
          <w:sz w:val="22"/>
          <w:szCs w:val="22"/>
        </w:rPr>
        <w:t>“</w:t>
      </w:r>
      <w:r w:rsidRPr="00413874">
        <w:rPr>
          <w:rFonts w:ascii="Times New Roman"/>
          <w:b/>
          <w:bCs/>
          <w:kern w:val="0"/>
          <w:sz w:val="22"/>
          <w:szCs w:val="22"/>
        </w:rPr>
        <w:t>CD</w:t>
      </w:r>
      <w:r w:rsidRPr="00413874">
        <w:rPr>
          <w:rFonts w:ascii="Times New Roman"/>
          <w:b/>
          <w:bCs/>
          <w:kern w:val="0"/>
          <w:sz w:val="22"/>
          <w:szCs w:val="22"/>
        </w:rPr>
        <w:t>수익률</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신용평가회사로부터</w:t>
      </w:r>
      <w:r w:rsidRPr="00413874">
        <w:rPr>
          <w:rFonts w:ascii="Times New Roman"/>
          <w:kern w:val="0"/>
          <w:sz w:val="22"/>
          <w:szCs w:val="22"/>
        </w:rPr>
        <w:t xml:space="preserve"> AAA</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신용등급을</w:t>
      </w:r>
      <w:r w:rsidRPr="00413874">
        <w:rPr>
          <w:rFonts w:ascii="Times New Roman"/>
          <w:kern w:val="0"/>
          <w:sz w:val="22"/>
          <w:szCs w:val="22"/>
        </w:rPr>
        <w:t xml:space="preserve"> </w:t>
      </w:r>
      <w:r w:rsidRPr="00413874">
        <w:rPr>
          <w:rFonts w:ascii="Times New Roman"/>
          <w:kern w:val="0"/>
          <w:sz w:val="22"/>
          <w:szCs w:val="22"/>
        </w:rPr>
        <w:t>받은</w:t>
      </w:r>
      <w:r w:rsidRPr="00413874">
        <w:rPr>
          <w:rFonts w:ascii="Times New Roman"/>
          <w:kern w:val="0"/>
          <w:sz w:val="22"/>
          <w:szCs w:val="22"/>
        </w:rPr>
        <w:t xml:space="preserve"> </w:t>
      </w:r>
      <w:r w:rsidRPr="00413874">
        <w:rPr>
          <w:rFonts w:ascii="Times New Roman"/>
          <w:kern w:val="0"/>
          <w:sz w:val="22"/>
          <w:szCs w:val="22"/>
        </w:rPr>
        <w:t>시중은행이</w:t>
      </w:r>
      <w:r w:rsidRPr="00413874">
        <w:rPr>
          <w:rFonts w:ascii="Times New Roman"/>
          <w:kern w:val="0"/>
          <w:sz w:val="22"/>
          <w:szCs w:val="22"/>
        </w:rPr>
        <w:t xml:space="preserve"> </w:t>
      </w:r>
      <w:r w:rsidRPr="00413874">
        <w:rPr>
          <w:rFonts w:ascii="Times New Roman"/>
          <w:kern w:val="0"/>
          <w:sz w:val="22"/>
          <w:szCs w:val="22"/>
        </w:rPr>
        <w:t>발행한</w:t>
      </w:r>
      <w:r w:rsidRPr="00413874">
        <w:rPr>
          <w:rFonts w:ascii="Times New Roman"/>
          <w:kern w:val="0"/>
          <w:sz w:val="22"/>
          <w:szCs w:val="22"/>
        </w:rPr>
        <w:t xml:space="preserve"> </w:t>
      </w:r>
      <w:r w:rsidRPr="00413874">
        <w:rPr>
          <w:rFonts w:ascii="Times New Roman"/>
          <w:kern w:val="0"/>
          <w:sz w:val="22"/>
          <w:szCs w:val="22"/>
        </w:rPr>
        <w:t>만기가</w:t>
      </w:r>
      <w:r w:rsidRPr="00413874">
        <w:rPr>
          <w:rFonts w:ascii="Times New Roman"/>
          <w:kern w:val="0"/>
          <w:sz w:val="22"/>
          <w:szCs w:val="22"/>
        </w:rPr>
        <w:t xml:space="preserve"> 91</w:t>
      </w:r>
      <w:r w:rsidRPr="00413874">
        <w:rPr>
          <w:rFonts w:ascii="Times New Roman"/>
          <w:kern w:val="0"/>
          <w:sz w:val="22"/>
          <w:szCs w:val="22"/>
        </w:rPr>
        <w:t>일</w:t>
      </w:r>
      <w:r w:rsidRPr="00413874">
        <w:rPr>
          <w:rFonts w:ascii="Times New Roman"/>
          <w:kern w:val="0"/>
          <w:sz w:val="22"/>
          <w:szCs w:val="22"/>
        </w:rPr>
        <w:t>(</w:t>
      </w:r>
      <w:r w:rsidRPr="00413874">
        <w:rPr>
          <w:rFonts w:ascii="Times New Roman"/>
          <w:kern w:val="0"/>
          <w:sz w:val="22"/>
          <w:szCs w:val="22"/>
        </w:rPr>
        <w:t>만기가</w:t>
      </w:r>
      <w:r w:rsidRPr="00413874">
        <w:rPr>
          <w:rFonts w:ascii="Times New Roman"/>
          <w:kern w:val="0"/>
          <w:sz w:val="22"/>
          <w:szCs w:val="22"/>
        </w:rPr>
        <w:t xml:space="preserve"> 80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이상</w:t>
      </w:r>
      <w:r w:rsidRPr="00413874">
        <w:rPr>
          <w:rFonts w:ascii="Times New Roman"/>
          <w:kern w:val="0"/>
          <w:sz w:val="22"/>
          <w:szCs w:val="22"/>
        </w:rPr>
        <w:t xml:space="preserve"> 100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이내면</w:t>
      </w:r>
      <w:r w:rsidRPr="00413874">
        <w:rPr>
          <w:rFonts w:ascii="Times New Roman"/>
          <w:kern w:val="0"/>
          <w:sz w:val="22"/>
          <w:szCs w:val="22"/>
        </w:rPr>
        <w:t xml:space="preserve"> </w:t>
      </w:r>
      <w:r w:rsidRPr="00413874">
        <w:rPr>
          <w:rFonts w:ascii="Times New Roman"/>
          <w:kern w:val="0"/>
          <w:sz w:val="22"/>
          <w:szCs w:val="22"/>
        </w:rPr>
        <w:t>만기</w:t>
      </w:r>
      <w:r w:rsidRPr="00413874">
        <w:rPr>
          <w:rFonts w:ascii="Times New Roman"/>
          <w:kern w:val="0"/>
          <w:sz w:val="22"/>
          <w:szCs w:val="22"/>
        </w:rPr>
        <w:t xml:space="preserve"> 91</w:t>
      </w:r>
      <w:r w:rsidRPr="00413874">
        <w:rPr>
          <w:rFonts w:ascii="Times New Roman"/>
          <w:kern w:val="0"/>
          <w:sz w:val="22"/>
          <w:szCs w:val="22"/>
        </w:rPr>
        <w:t>일로</w:t>
      </w:r>
      <w:r w:rsidRPr="00413874">
        <w:rPr>
          <w:rFonts w:ascii="Times New Roman"/>
          <w:kern w:val="0"/>
          <w:sz w:val="22"/>
          <w:szCs w:val="22"/>
        </w:rPr>
        <w:t xml:space="preserve"> </w:t>
      </w:r>
      <w:r w:rsidRPr="00413874">
        <w:rPr>
          <w:rFonts w:ascii="Times New Roman"/>
          <w:kern w:val="0"/>
          <w:sz w:val="22"/>
          <w:szCs w:val="22"/>
        </w:rPr>
        <w:t>본다</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 xml:space="preserve"> </w:t>
      </w:r>
      <w:r w:rsidRPr="00413874">
        <w:rPr>
          <w:rFonts w:ascii="Times New Roman"/>
          <w:kern w:val="0"/>
          <w:sz w:val="22"/>
          <w:szCs w:val="22"/>
        </w:rPr>
        <w:t>양도성예금증서</w:t>
      </w:r>
      <w:r w:rsidRPr="00413874">
        <w:rPr>
          <w:rFonts w:ascii="Times New Roman"/>
          <w:kern w:val="0"/>
          <w:sz w:val="22"/>
          <w:szCs w:val="22"/>
        </w:rPr>
        <w:t>(CD)</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발행수익률로서</w:t>
      </w:r>
      <w:r w:rsidRPr="00413874">
        <w:rPr>
          <w:rFonts w:ascii="Times New Roman"/>
          <w:kern w:val="0"/>
          <w:sz w:val="22"/>
          <w:szCs w:val="22"/>
        </w:rPr>
        <w:t xml:space="preserve"> </w:t>
      </w:r>
      <w:r w:rsidRPr="00413874">
        <w:rPr>
          <w:rFonts w:ascii="Times New Roman"/>
          <w:kern w:val="0"/>
          <w:sz w:val="22"/>
          <w:szCs w:val="22"/>
        </w:rPr>
        <w:t>기초자료제출기관이</w:t>
      </w:r>
      <w:r w:rsidRPr="00413874">
        <w:rPr>
          <w:rFonts w:ascii="Times New Roman"/>
          <w:kern w:val="0"/>
          <w:sz w:val="22"/>
          <w:szCs w:val="22"/>
        </w:rPr>
        <w:t xml:space="preserve"> </w:t>
      </w:r>
      <w:r w:rsidRPr="00413874">
        <w:rPr>
          <w:rFonts w:ascii="Times New Roman"/>
          <w:kern w:val="0"/>
          <w:sz w:val="22"/>
          <w:szCs w:val="22"/>
        </w:rPr>
        <w:t>한국금융투자협회에</w:t>
      </w:r>
      <w:r w:rsidRPr="00413874">
        <w:rPr>
          <w:rFonts w:ascii="Times New Roman"/>
          <w:kern w:val="0"/>
          <w:sz w:val="22"/>
          <w:szCs w:val="22"/>
        </w:rPr>
        <w:t xml:space="preserve"> </w:t>
      </w:r>
      <w:r w:rsidRPr="00413874">
        <w:rPr>
          <w:rFonts w:ascii="Times New Roman"/>
          <w:kern w:val="0"/>
          <w:sz w:val="22"/>
          <w:szCs w:val="22"/>
        </w:rPr>
        <w:t>제출한</w:t>
      </w:r>
      <w:r w:rsidRPr="00413874">
        <w:rPr>
          <w:rFonts w:ascii="Times New Roman"/>
          <w:kern w:val="0"/>
          <w:sz w:val="22"/>
          <w:szCs w:val="22"/>
        </w:rPr>
        <w:t xml:space="preserve"> </w:t>
      </w:r>
      <w:r w:rsidRPr="00413874">
        <w:rPr>
          <w:rFonts w:ascii="Times New Roman"/>
          <w:kern w:val="0"/>
          <w:sz w:val="22"/>
          <w:szCs w:val="22"/>
        </w:rPr>
        <w:t>기초수익률을</w:t>
      </w:r>
      <w:r w:rsidRPr="00413874">
        <w:rPr>
          <w:rFonts w:ascii="Times New Roman"/>
          <w:kern w:val="0"/>
          <w:sz w:val="22"/>
          <w:szCs w:val="22"/>
        </w:rPr>
        <w:t xml:space="preserve"> </w:t>
      </w:r>
      <w:r w:rsidRPr="00413874">
        <w:rPr>
          <w:rFonts w:ascii="Times New Roman"/>
          <w:kern w:val="0"/>
          <w:sz w:val="22"/>
          <w:szCs w:val="22"/>
        </w:rPr>
        <w:t>기반으로</w:t>
      </w:r>
      <w:r w:rsidRPr="00413874">
        <w:rPr>
          <w:rFonts w:ascii="Times New Roman"/>
          <w:kern w:val="0"/>
          <w:sz w:val="22"/>
          <w:szCs w:val="22"/>
        </w:rPr>
        <w:t xml:space="preserve"> </w:t>
      </w:r>
      <w:r w:rsidRPr="00413874">
        <w:rPr>
          <w:rFonts w:ascii="Times New Roman"/>
          <w:kern w:val="0"/>
          <w:sz w:val="22"/>
          <w:szCs w:val="22"/>
        </w:rPr>
        <w:t>한국금융투자협회가</w:t>
      </w:r>
      <w:r w:rsidRPr="00413874">
        <w:rPr>
          <w:rFonts w:ascii="Times New Roman"/>
          <w:kern w:val="0"/>
          <w:sz w:val="22"/>
          <w:szCs w:val="22"/>
        </w:rPr>
        <w:t xml:space="preserve"> </w:t>
      </w:r>
      <w:r w:rsidRPr="00413874">
        <w:rPr>
          <w:rFonts w:ascii="Times New Roman"/>
          <w:kern w:val="0"/>
          <w:sz w:val="22"/>
          <w:szCs w:val="22"/>
        </w:rPr>
        <w:t>산출한</w:t>
      </w:r>
      <w:r w:rsidRPr="00413874">
        <w:rPr>
          <w:rFonts w:ascii="Times New Roman"/>
          <w:kern w:val="0"/>
          <w:sz w:val="22"/>
          <w:szCs w:val="22"/>
        </w:rPr>
        <w:t xml:space="preserve"> </w:t>
      </w:r>
      <w:r w:rsidRPr="00413874">
        <w:rPr>
          <w:rFonts w:ascii="Times New Roman"/>
          <w:kern w:val="0"/>
          <w:sz w:val="22"/>
          <w:szCs w:val="22"/>
        </w:rPr>
        <w:t>수익률을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00F27B7B" w:rsidRPr="00413874">
        <w:rPr>
          <w:rFonts w:ascii="Times New Roman" w:hint="eastAsia"/>
          <w:kern w:val="0"/>
          <w:sz w:val="22"/>
          <w:szCs w:val="22"/>
        </w:rPr>
        <w:t>명확히</w:t>
      </w:r>
      <w:r w:rsidR="00F27B7B" w:rsidRPr="00413874">
        <w:rPr>
          <w:rFonts w:ascii="Times New Roman"/>
          <w:kern w:val="0"/>
          <w:sz w:val="22"/>
          <w:szCs w:val="22"/>
        </w:rPr>
        <w:t xml:space="preserve"> </w:t>
      </w:r>
      <w:r w:rsidR="00F27B7B" w:rsidRPr="00413874">
        <w:rPr>
          <w:rFonts w:ascii="Times New Roman" w:hint="eastAsia"/>
          <w:kern w:val="0"/>
          <w:sz w:val="22"/>
          <w:szCs w:val="22"/>
        </w:rPr>
        <w:t>하면</w:t>
      </w:r>
      <w:r w:rsidR="00F27B7B" w:rsidRPr="00413874">
        <w:rPr>
          <w:rFonts w:ascii="Times New Roman"/>
          <w:kern w:val="0"/>
          <w:sz w:val="22"/>
          <w:szCs w:val="22"/>
        </w:rPr>
        <w:t>, CD</w:t>
      </w:r>
      <w:r w:rsidR="00F27B7B" w:rsidRPr="00413874">
        <w:rPr>
          <w:rFonts w:ascii="Times New Roman" w:hint="eastAsia"/>
          <w:kern w:val="0"/>
          <w:sz w:val="22"/>
          <w:szCs w:val="22"/>
        </w:rPr>
        <w:t>수익률은</w:t>
      </w:r>
      <w:r w:rsidR="00F27B7B" w:rsidRPr="00413874">
        <w:rPr>
          <w:rFonts w:ascii="Times New Roman"/>
          <w:kern w:val="0"/>
          <w:sz w:val="22"/>
          <w:szCs w:val="22"/>
        </w:rPr>
        <w:t xml:space="preserve"> </w:t>
      </w:r>
      <w:r w:rsidR="00F27B7B" w:rsidRPr="00413874">
        <w:rPr>
          <w:rFonts w:ascii="Times New Roman" w:hint="eastAsia"/>
          <w:kern w:val="0"/>
          <w:sz w:val="22"/>
          <w:szCs w:val="22"/>
        </w:rPr>
        <w:t>소수점</w:t>
      </w:r>
      <w:r w:rsidR="00F27B7B" w:rsidRPr="00413874">
        <w:rPr>
          <w:rFonts w:ascii="Times New Roman"/>
          <w:kern w:val="0"/>
          <w:sz w:val="22"/>
          <w:szCs w:val="22"/>
        </w:rPr>
        <w:t xml:space="preserve"> </w:t>
      </w:r>
      <w:r w:rsidR="00F27B7B" w:rsidRPr="00413874">
        <w:rPr>
          <w:rFonts w:ascii="Times New Roman" w:hint="eastAsia"/>
          <w:kern w:val="0"/>
          <w:sz w:val="22"/>
          <w:szCs w:val="22"/>
        </w:rPr>
        <w:t>셋째</w:t>
      </w:r>
      <w:r w:rsidR="00F27B7B" w:rsidRPr="00413874">
        <w:rPr>
          <w:rFonts w:ascii="Times New Roman"/>
          <w:kern w:val="0"/>
          <w:sz w:val="22"/>
          <w:szCs w:val="22"/>
        </w:rPr>
        <w:t xml:space="preserve"> </w:t>
      </w:r>
      <w:r w:rsidR="00F27B7B" w:rsidRPr="00413874">
        <w:rPr>
          <w:rFonts w:ascii="Times New Roman" w:hint="eastAsia"/>
          <w:kern w:val="0"/>
          <w:sz w:val="22"/>
          <w:szCs w:val="22"/>
        </w:rPr>
        <w:t>자리에서</w:t>
      </w:r>
      <w:r w:rsidR="00F27B7B" w:rsidRPr="00413874">
        <w:rPr>
          <w:rFonts w:ascii="Times New Roman"/>
          <w:kern w:val="0"/>
          <w:sz w:val="22"/>
          <w:szCs w:val="22"/>
        </w:rPr>
        <w:t xml:space="preserve"> </w:t>
      </w:r>
      <w:r w:rsidR="00F27B7B" w:rsidRPr="00413874">
        <w:rPr>
          <w:rFonts w:ascii="Times New Roman" w:hint="eastAsia"/>
          <w:kern w:val="0"/>
          <w:sz w:val="22"/>
          <w:szCs w:val="22"/>
        </w:rPr>
        <w:t>반올림한</w:t>
      </w:r>
      <w:r w:rsidR="00F27B7B" w:rsidRPr="00413874">
        <w:rPr>
          <w:rFonts w:ascii="Times New Roman"/>
          <w:kern w:val="0"/>
          <w:sz w:val="22"/>
          <w:szCs w:val="22"/>
        </w:rPr>
        <w:t xml:space="preserve"> </w:t>
      </w:r>
      <w:r w:rsidR="00F27B7B" w:rsidRPr="00413874">
        <w:rPr>
          <w:rFonts w:ascii="Times New Roman" w:hint="eastAsia"/>
          <w:kern w:val="0"/>
          <w:sz w:val="22"/>
          <w:szCs w:val="22"/>
        </w:rPr>
        <w:t>소수</w:t>
      </w:r>
      <w:r w:rsidR="00F27B7B" w:rsidRPr="00413874">
        <w:rPr>
          <w:rFonts w:ascii="Times New Roman"/>
          <w:kern w:val="0"/>
          <w:sz w:val="22"/>
          <w:szCs w:val="22"/>
        </w:rPr>
        <w:t xml:space="preserve"> </w:t>
      </w:r>
      <w:r w:rsidR="00F27B7B" w:rsidRPr="00413874">
        <w:rPr>
          <w:rFonts w:ascii="Times New Roman" w:hint="eastAsia"/>
          <w:kern w:val="0"/>
          <w:sz w:val="22"/>
          <w:szCs w:val="22"/>
        </w:rPr>
        <w:t>둘째</w:t>
      </w:r>
      <w:r w:rsidR="00F27B7B" w:rsidRPr="00413874">
        <w:rPr>
          <w:rFonts w:ascii="Times New Roman"/>
          <w:kern w:val="0"/>
          <w:sz w:val="22"/>
          <w:szCs w:val="22"/>
        </w:rPr>
        <w:t xml:space="preserve"> </w:t>
      </w:r>
      <w:r w:rsidR="00F27B7B" w:rsidRPr="00413874">
        <w:rPr>
          <w:rFonts w:ascii="Times New Roman" w:hint="eastAsia"/>
          <w:kern w:val="0"/>
          <w:sz w:val="22"/>
          <w:szCs w:val="22"/>
        </w:rPr>
        <w:t>자리까지의</w:t>
      </w:r>
      <w:r w:rsidR="00F27B7B" w:rsidRPr="00413874">
        <w:rPr>
          <w:rFonts w:ascii="Times New Roman"/>
          <w:kern w:val="0"/>
          <w:sz w:val="22"/>
          <w:szCs w:val="22"/>
        </w:rPr>
        <w:t xml:space="preserve"> </w:t>
      </w:r>
      <w:r w:rsidR="00F27B7B" w:rsidRPr="00413874">
        <w:rPr>
          <w:rFonts w:ascii="Times New Roman" w:hint="eastAsia"/>
          <w:kern w:val="0"/>
          <w:sz w:val="22"/>
          <w:szCs w:val="22"/>
        </w:rPr>
        <w:t>수치를</w:t>
      </w:r>
      <w:r w:rsidR="00F27B7B" w:rsidRPr="00413874">
        <w:rPr>
          <w:rFonts w:ascii="Times New Roman"/>
          <w:kern w:val="0"/>
          <w:sz w:val="22"/>
          <w:szCs w:val="22"/>
        </w:rPr>
        <w:t xml:space="preserve"> </w:t>
      </w:r>
      <w:r w:rsidR="00F27B7B" w:rsidRPr="00413874">
        <w:rPr>
          <w:rFonts w:ascii="Times New Roman" w:hint="eastAsia"/>
          <w:kern w:val="0"/>
          <w:sz w:val="22"/>
          <w:szCs w:val="22"/>
        </w:rPr>
        <w:t>기준으로</w:t>
      </w:r>
      <w:r w:rsidR="00F27B7B" w:rsidRPr="00413874">
        <w:rPr>
          <w:rFonts w:ascii="Times New Roman"/>
          <w:kern w:val="0"/>
          <w:sz w:val="22"/>
          <w:szCs w:val="22"/>
        </w:rPr>
        <w:t xml:space="preserve"> </w:t>
      </w:r>
      <w:r w:rsidR="00F27B7B" w:rsidRPr="00413874">
        <w:rPr>
          <w:rFonts w:ascii="Times New Roman" w:hint="eastAsia"/>
          <w:kern w:val="0"/>
          <w:sz w:val="22"/>
          <w:szCs w:val="22"/>
        </w:rPr>
        <w:t>한다</w:t>
      </w:r>
      <w:r w:rsidR="00F27B7B" w:rsidRPr="00413874">
        <w:rPr>
          <w:rFonts w:ascii="Times New Roman"/>
          <w:kern w:val="0"/>
          <w:sz w:val="22"/>
          <w:szCs w:val="22"/>
        </w:rPr>
        <w:t>.</w:t>
      </w:r>
      <w:r w:rsidR="00F27B7B" w:rsidRPr="00413874">
        <w:rPr>
          <w:rFonts w:ascii="Times New Roman" w:hint="eastAsia"/>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비상사태</w:t>
      </w:r>
      <w:r w:rsidRPr="00413874">
        <w:rPr>
          <w:rFonts w:ascii="Times New Roman"/>
          <w:kern w:val="0"/>
          <w:sz w:val="22"/>
          <w:szCs w:val="22"/>
        </w:rPr>
        <w:t xml:space="preserve"> </w:t>
      </w:r>
      <w:r w:rsidRPr="00413874">
        <w:rPr>
          <w:rFonts w:ascii="Times New Roman"/>
          <w:kern w:val="0"/>
          <w:sz w:val="22"/>
          <w:szCs w:val="22"/>
        </w:rPr>
        <w:t>발생</w:t>
      </w:r>
      <w:r w:rsidRPr="00413874">
        <w:rPr>
          <w:rFonts w:ascii="Times New Roman"/>
          <w:kern w:val="0"/>
          <w:sz w:val="22"/>
          <w:szCs w:val="22"/>
        </w:rPr>
        <w:t xml:space="preserve"> </w:t>
      </w:r>
      <w:r w:rsidRPr="00413874">
        <w:rPr>
          <w:rFonts w:ascii="Times New Roman"/>
          <w:kern w:val="0"/>
          <w:sz w:val="22"/>
          <w:szCs w:val="22"/>
        </w:rPr>
        <w:t>등으로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CD</w:t>
      </w:r>
      <w:r w:rsidRPr="00413874">
        <w:rPr>
          <w:rFonts w:ascii="Times New Roman"/>
          <w:kern w:val="0"/>
          <w:sz w:val="22"/>
          <w:szCs w:val="22"/>
        </w:rPr>
        <w:t>수익률</w:t>
      </w:r>
      <w:r w:rsidRPr="00413874">
        <w:rPr>
          <w:rFonts w:ascii="Times New Roman"/>
          <w:kern w:val="0"/>
          <w:sz w:val="22"/>
          <w:szCs w:val="22"/>
        </w:rPr>
        <w:t xml:space="preserve"> </w:t>
      </w:r>
      <w:r w:rsidRPr="00413874">
        <w:rPr>
          <w:rFonts w:ascii="Times New Roman"/>
          <w:kern w:val="0"/>
          <w:sz w:val="22"/>
          <w:szCs w:val="22"/>
        </w:rPr>
        <w:t>산출업무가</w:t>
      </w:r>
      <w:r w:rsidRPr="00413874">
        <w:rPr>
          <w:rFonts w:ascii="Times New Roman"/>
          <w:kern w:val="0"/>
          <w:sz w:val="22"/>
          <w:szCs w:val="22"/>
        </w:rPr>
        <w:t xml:space="preserve"> </w:t>
      </w:r>
      <w:r w:rsidRPr="00413874">
        <w:rPr>
          <w:rFonts w:ascii="Times New Roman"/>
          <w:kern w:val="0"/>
          <w:sz w:val="22"/>
          <w:szCs w:val="22"/>
        </w:rPr>
        <w:t>중단되는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3</w:t>
      </w:r>
      <w:r w:rsidRPr="00413874">
        <w:rPr>
          <w:rFonts w:ascii="Times New Roman"/>
          <w:kern w:val="0"/>
          <w:sz w:val="22"/>
          <w:szCs w:val="22"/>
        </w:rPr>
        <w:t>개월</w:t>
      </w:r>
      <w:r w:rsidRPr="00413874">
        <w:rPr>
          <w:rFonts w:ascii="Times New Roman"/>
          <w:kern w:val="0"/>
          <w:sz w:val="22"/>
          <w:szCs w:val="22"/>
        </w:rPr>
        <w:t xml:space="preserve"> CD</w:t>
      </w:r>
      <w:r w:rsidRPr="00413874">
        <w:rPr>
          <w:rFonts w:ascii="Times New Roman"/>
          <w:kern w:val="0"/>
          <w:sz w:val="22"/>
          <w:szCs w:val="22"/>
        </w:rPr>
        <w:t>시가평가</w:t>
      </w:r>
      <w:r w:rsidRPr="00413874">
        <w:rPr>
          <w:rFonts w:ascii="Times New Roman"/>
          <w:kern w:val="0"/>
          <w:sz w:val="22"/>
          <w:szCs w:val="22"/>
        </w:rPr>
        <w:t xml:space="preserve"> </w:t>
      </w:r>
      <w:r w:rsidRPr="00413874">
        <w:rPr>
          <w:rFonts w:ascii="Times New Roman"/>
          <w:kern w:val="0"/>
          <w:sz w:val="22"/>
          <w:szCs w:val="22"/>
        </w:rPr>
        <w:t>기준수익률</w:t>
      </w:r>
      <w:r w:rsidRPr="00413874">
        <w:rPr>
          <w:rFonts w:ascii="Times New Roman"/>
          <w:kern w:val="0"/>
          <w:sz w:val="22"/>
          <w:szCs w:val="22"/>
        </w:rPr>
        <w:t>(AAA</w:t>
      </w:r>
      <w:r w:rsidRPr="00413874">
        <w:rPr>
          <w:rFonts w:ascii="Times New Roman"/>
          <w:kern w:val="0"/>
          <w:sz w:val="22"/>
          <w:szCs w:val="22"/>
        </w:rPr>
        <w:t>등급</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채권평가</w:t>
      </w:r>
      <w:r w:rsidRPr="00413874">
        <w:rPr>
          <w:rFonts w:ascii="Times New Roman"/>
          <w:kern w:val="0"/>
          <w:sz w:val="22"/>
          <w:szCs w:val="22"/>
        </w:rPr>
        <w:t xml:space="preserve"> 4</w:t>
      </w:r>
      <w:r w:rsidRPr="00413874">
        <w:rPr>
          <w:rFonts w:ascii="Times New Roman"/>
          <w:kern w:val="0"/>
          <w:sz w:val="22"/>
          <w:szCs w:val="22"/>
        </w:rPr>
        <w:t>사</w:t>
      </w:r>
      <w:r w:rsidRPr="00413874">
        <w:rPr>
          <w:rFonts w:ascii="Times New Roman"/>
          <w:kern w:val="0"/>
          <w:sz w:val="22"/>
          <w:szCs w:val="22"/>
        </w:rPr>
        <w:t xml:space="preserve"> </w:t>
      </w:r>
      <w:r w:rsidRPr="00413874">
        <w:rPr>
          <w:rFonts w:ascii="Times New Roman"/>
          <w:kern w:val="0"/>
          <w:sz w:val="22"/>
          <w:szCs w:val="22"/>
        </w:rPr>
        <w:t>평균금리를</w:t>
      </w:r>
      <w:r w:rsidRPr="00413874">
        <w:rPr>
          <w:rFonts w:ascii="Times New Roman"/>
          <w:kern w:val="0"/>
          <w:sz w:val="22"/>
          <w:szCs w:val="22"/>
        </w:rPr>
        <w:t xml:space="preserve"> CD</w:t>
      </w:r>
      <w:r w:rsidRPr="00413874">
        <w:rPr>
          <w:rFonts w:ascii="Times New Roman"/>
          <w:kern w:val="0"/>
          <w:sz w:val="22"/>
          <w:szCs w:val="22"/>
        </w:rPr>
        <w:t>수익율의</w:t>
      </w:r>
      <w:r w:rsidRPr="00413874">
        <w:rPr>
          <w:rFonts w:ascii="Times New Roman"/>
          <w:kern w:val="0"/>
          <w:sz w:val="22"/>
          <w:szCs w:val="22"/>
        </w:rPr>
        <w:t xml:space="preserve"> </w:t>
      </w:r>
      <w:r w:rsidRPr="00413874">
        <w:rPr>
          <w:rFonts w:ascii="Times New Roman"/>
          <w:kern w:val="0"/>
          <w:sz w:val="22"/>
          <w:szCs w:val="22"/>
        </w:rPr>
        <w:t>대체금리로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bookmarkEnd w:id="560"/>
    </w:p>
    <w:bookmarkEnd w:id="561"/>
    <w:p w14:paraId="47F6B4A2" w14:textId="77777777" w:rsidR="00914518" w:rsidRPr="00413874" w:rsidRDefault="00914518" w:rsidP="005246ED">
      <w:pPr>
        <w:tabs>
          <w:tab w:val="left" w:pos="400"/>
        </w:tabs>
        <w:adjustRightInd w:val="0"/>
        <w:snapToGrid w:val="0"/>
        <w:spacing w:line="400" w:lineRule="exact"/>
        <w:rPr>
          <w:rFonts w:ascii="Times New Roman"/>
          <w:kern w:val="0"/>
          <w:sz w:val="22"/>
          <w:szCs w:val="22"/>
        </w:rPr>
      </w:pPr>
    </w:p>
    <w:p w14:paraId="0AC6B30E" w14:textId="73CFA6AF" w:rsidR="005246ED" w:rsidRPr="00413874" w:rsidRDefault="005246ED" w:rsidP="005246E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w:t>
      </w:r>
      <w:r w:rsidRPr="00413874">
        <w:rPr>
          <w:rFonts w:ascii="Times New Roman"/>
          <w:b/>
          <w:kern w:val="0"/>
          <w:sz w:val="22"/>
          <w:szCs w:val="22"/>
        </w:rPr>
        <w:t>(</w:t>
      </w:r>
      <w:r w:rsidRPr="00413874">
        <w:rPr>
          <w:rFonts w:ascii="Times New Roman"/>
          <w:b/>
          <w:kern w:val="0"/>
          <w:sz w:val="22"/>
          <w:szCs w:val="22"/>
        </w:rPr>
        <w:t>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대출</w:t>
      </w:r>
      <w:r w:rsidRPr="00413874">
        <w:rPr>
          <w:rFonts w:ascii="Times New Roman"/>
          <w:kern w:val="0"/>
          <w:sz w:val="22"/>
          <w:szCs w:val="22"/>
        </w:rPr>
        <w:t>(</w:t>
      </w:r>
      <w:r w:rsidRPr="00413874">
        <w:rPr>
          <w:rFonts w:ascii="Times New Roman"/>
          <w:kern w:val="0"/>
          <w:sz w:val="22"/>
          <w:szCs w:val="22"/>
        </w:rPr>
        <w:t>금</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2AE6972B"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E3643D7" w14:textId="5C5A3B7E" w:rsidR="007171B5"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7171B5" w:rsidRPr="00413874">
        <w:rPr>
          <w:rFonts w:ascii="Times New Roman"/>
          <w:b/>
          <w:kern w:val="0"/>
          <w:sz w:val="22"/>
          <w:szCs w:val="22"/>
        </w:rPr>
        <w:t xml:space="preserve">Tranche </w:t>
      </w:r>
      <w:r w:rsidR="00B918F0" w:rsidRPr="00413874">
        <w:rPr>
          <w:rFonts w:ascii="Times New Roman"/>
          <w:b/>
          <w:kern w:val="0"/>
          <w:sz w:val="22"/>
          <w:szCs w:val="22"/>
        </w:rPr>
        <w:t>B</w:t>
      </w:r>
      <w:r w:rsidR="007171B5" w:rsidRPr="00413874">
        <w:rPr>
          <w:rFonts w:ascii="Times New Roman"/>
          <w:b/>
          <w:kern w:val="0"/>
          <w:sz w:val="22"/>
          <w:szCs w:val="22"/>
        </w:rPr>
        <w:t xml:space="preserve"> </w:t>
      </w:r>
      <w:r w:rsidR="007171B5" w:rsidRPr="00413874">
        <w:rPr>
          <w:rFonts w:ascii="Times New Roman"/>
          <w:b/>
          <w:kern w:val="0"/>
          <w:sz w:val="22"/>
          <w:szCs w:val="22"/>
        </w:rPr>
        <w:t>대출</w:t>
      </w:r>
      <w:r w:rsidR="007171B5" w:rsidRPr="00413874">
        <w:rPr>
          <w:rFonts w:ascii="Times New Roman"/>
          <w:b/>
          <w:kern w:val="0"/>
          <w:sz w:val="22"/>
          <w:szCs w:val="22"/>
        </w:rPr>
        <w:t>(</w:t>
      </w:r>
      <w:r w:rsidR="007171B5" w:rsidRPr="00413874">
        <w:rPr>
          <w:rFonts w:ascii="Times New Roman"/>
          <w:b/>
          <w:kern w:val="0"/>
          <w:sz w:val="22"/>
          <w:szCs w:val="22"/>
        </w:rPr>
        <w:t>금</w:t>
      </w:r>
      <w:r w:rsidR="007171B5" w:rsidRPr="00413874">
        <w:rPr>
          <w:rFonts w:ascii="Times New Roman"/>
          <w:b/>
          <w:kern w:val="0"/>
          <w:sz w:val="22"/>
          <w:szCs w:val="22"/>
        </w:rPr>
        <w:t>)</w:t>
      </w:r>
      <w:r w:rsidRPr="00413874">
        <w:rPr>
          <w:rFonts w:ascii="Times New Roman"/>
          <w:b/>
          <w:kern w:val="0"/>
          <w:sz w:val="22"/>
          <w:szCs w:val="22"/>
        </w:rPr>
        <w:t>”</w:t>
      </w:r>
      <w:r w:rsidR="007171B5" w:rsidRPr="00413874">
        <w:rPr>
          <w:rFonts w:ascii="Times New Roman"/>
          <w:kern w:val="0"/>
          <w:sz w:val="22"/>
          <w:szCs w:val="22"/>
        </w:rPr>
        <w:t>이라</w:t>
      </w:r>
      <w:r w:rsidR="007171B5" w:rsidRPr="00413874">
        <w:rPr>
          <w:rFonts w:ascii="Times New Roman"/>
          <w:kern w:val="0"/>
          <w:sz w:val="22"/>
          <w:szCs w:val="22"/>
        </w:rPr>
        <w:t xml:space="preserve"> </w:t>
      </w:r>
      <w:r w:rsidR="007171B5" w:rsidRPr="00413874">
        <w:rPr>
          <w:rFonts w:ascii="Times New Roman"/>
          <w:kern w:val="0"/>
          <w:sz w:val="22"/>
          <w:szCs w:val="22"/>
        </w:rPr>
        <w:t>함은</w:t>
      </w:r>
      <w:r w:rsidR="007171B5" w:rsidRPr="00413874">
        <w:rPr>
          <w:rFonts w:ascii="Times New Roman"/>
          <w:kern w:val="0"/>
          <w:sz w:val="22"/>
          <w:szCs w:val="22"/>
        </w:rPr>
        <w:t xml:space="preserve"> Tranche </w:t>
      </w:r>
      <w:r w:rsidR="00B918F0" w:rsidRPr="00413874">
        <w:rPr>
          <w:rFonts w:ascii="Times New Roman"/>
          <w:kern w:val="0"/>
          <w:sz w:val="22"/>
          <w:szCs w:val="22"/>
        </w:rPr>
        <w:t>B</w:t>
      </w:r>
      <w:r w:rsidR="007171B5" w:rsidRPr="00413874">
        <w:rPr>
          <w:rFonts w:ascii="Times New Roman"/>
          <w:kern w:val="0"/>
          <w:sz w:val="22"/>
          <w:szCs w:val="22"/>
        </w:rPr>
        <w:t xml:space="preserve"> </w:t>
      </w:r>
      <w:r w:rsidR="007171B5" w:rsidRPr="00413874">
        <w:rPr>
          <w:rFonts w:ascii="Times New Roman"/>
          <w:kern w:val="0"/>
          <w:sz w:val="22"/>
          <w:szCs w:val="22"/>
        </w:rPr>
        <w:t>대주의</w:t>
      </w:r>
      <w:r w:rsidR="007171B5" w:rsidRPr="00413874">
        <w:rPr>
          <w:rFonts w:ascii="Times New Roman"/>
          <w:kern w:val="0"/>
          <w:sz w:val="22"/>
          <w:szCs w:val="22"/>
        </w:rPr>
        <w:t xml:space="preserve"> </w:t>
      </w:r>
      <w:r w:rsidR="007171B5" w:rsidRPr="00413874">
        <w:rPr>
          <w:rFonts w:ascii="Times New Roman"/>
          <w:kern w:val="0"/>
          <w:sz w:val="22"/>
          <w:szCs w:val="22"/>
        </w:rPr>
        <w:t>대출</w:t>
      </w:r>
      <w:r w:rsidR="007171B5" w:rsidRPr="00413874">
        <w:rPr>
          <w:rFonts w:ascii="Times New Roman"/>
          <w:kern w:val="0"/>
          <w:sz w:val="22"/>
          <w:szCs w:val="22"/>
        </w:rPr>
        <w:t>(</w:t>
      </w:r>
      <w:r w:rsidR="007171B5" w:rsidRPr="00413874">
        <w:rPr>
          <w:rFonts w:ascii="Times New Roman"/>
          <w:kern w:val="0"/>
          <w:sz w:val="22"/>
          <w:szCs w:val="22"/>
        </w:rPr>
        <w:t>금</w:t>
      </w:r>
      <w:r w:rsidR="007171B5" w:rsidRPr="00413874">
        <w:rPr>
          <w:rFonts w:ascii="Times New Roman"/>
          <w:kern w:val="0"/>
          <w:sz w:val="22"/>
          <w:szCs w:val="22"/>
        </w:rPr>
        <w:t>)</w:t>
      </w:r>
      <w:r w:rsidR="007171B5" w:rsidRPr="00413874">
        <w:rPr>
          <w:rFonts w:ascii="Times New Roman"/>
          <w:kern w:val="0"/>
          <w:sz w:val="22"/>
          <w:szCs w:val="22"/>
        </w:rPr>
        <w:t>을</w:t>
      </w:r>
      <w:r w:rsidR="007171B5" w:rsidRPr="00413874">
        <w:rPr>
          <w:rFonts w:ascii="Times New Roman"/>
          <w:kern w:val="0"/>
          <w:sz w:val="22"/>
          <w:szCs w:val="22"/>
        </w:rPr>
        <w:t xml:space="preserve"> </w:t>
      </w:r>
      <w:r w:rsidR="007171B5" w:rsidRPr="00413874">
        <w:rPr>
          <w:rFonts w:ascii="Times New Roman"/>
          <w:kern w:val="0"/>
          <w:sz w:val="22"/>
          <w:szCs w:val="22"/>
        </w:rPr>
        <w:t>말한다</w:t>
      </w:r>
      <w:r w:rsidR="007171B5" w:rsidRPr="00413874">
        <w:rPr>
          <w:rFonts w:ascii="Times New Roman"/>
          <w:kern w:val="0"/>
          <w:sz w:val="22"/>
          <w:szCs w:val="22"/>
        </w:rPr>
        <w:t>.</w:t>
      </w:r>
    </w:p>
    <w:p w14:paraId="60B75994"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74F45BB4" w14:textId="0B3BA144"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대주의</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대출약정금</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0C73005"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348A09A8"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B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2844D56" w14:textId="77777777" w:rsidR="005B0F17" w:rsidRPr="005B0F17" w:rsidRDefault="005B0F17" w:rsidP="008B24EF">
      <w:pPr>
        <w:tabs>
          <w:tab w:val="left" w:pos="400"/>
        </w:tabs>
        <w:adjustRightInd w:val="0"/>
        <w:snapToGrid w:val="0"/>
        <w:spacing w:line="400" w:lineRule="exact"/>
        <w:rPr>
          <w:rFonts w:ascii="Times New Roman"/>
          <w:kern w:val="0"/>
          <w:sz w:val="22"/>
          <w:szCs w:val="22"/>
        </w:rPr>
      </w:pPr>
    </w:p>
    <w:p w14:paraId="3E191D64" w14:textId="77777777" w:rsidR="00F75DB2" w:rsidRPr="00413874" w:rsidRDefault="0019031D" w:rsidP="00126DD8">
      <w:pPr>
        <w:pStyle w:val="2"/>
        <w:keepNext w:val="0"/>
        <w:numPr>
          <w:ilvl w:val="0"/>
          <w:numId w:val="33"/>
        </w:numPr>
        <w:adjustRightInd w:val="0"/>
        <w:snapToGrid w:val="0"/>
        <w:spacing w:line="400" w:lineRule="exact"/>
        <w:rPr>
          <w:rFonts w:ascii="Times New Roman" w:eastAsia="바탕" w:hAnsi="Times New Roman"/>
          <w:kern w:val="0"/>
          <w:sz w:val="22"/>
          <w:szCs w:val="22"/>
        </w:rPr>
      </w:pPr>
      <w:bookmarkStart w:id="562" w:name="_Toc191645602"/>
      <w:bookmarkStart w:id="563" w:name="_Toc240898031"/>
      <w:bookmarkStart w:id="564" w:name="_Toc242777916"/>
      <w:r w:rsidRPr="00413874">
        <w:rPr>
          <w:rFonts w:ascii="Times New Roman" w:eastAsia="바탕" w:hAnsi="Times New Roman"/>
          <w:kern w:val="0"/>
          <w:sz w:val="22"/>
          <w:szCs w:val="22"/>
        </w:rPr>
        <w:lastRenderedPageBreak/>
        <w:t>참조사항</w:t>
      </w:r>
      <w:bookmarkEnd w:id="562"/>
      <w:bookmarkEnd w:id="563"/>
      <w:bookmarkEnd w:id="564"/>
    </w:p>
    <w:p w14:paraId="64894E4E" w14:textId="77777777" w:rsidR="00F75DB2" w:rsidRPr="00413874" w:rsidRDefault="00F75DB2" w:rsidP="008B24EF">
      <w:pPr>
        <w:tabs>
          <w:tab w:val="left" w:pos="400"/>
        </w:tabs>
        <w:adjustRightInd w:val="0"/>
        <w:snapToGrid w:val="0"/>
        <w:spacing w:line="400" w:lineRule="exact"/>
        <w:rPr>
          <w:rFonts w:ascii="Times New Roman"/>
          <w:kern w:val="0"/>
          <w:sz w:val="22"/>
          <w:szCs w:val="22"/>
        </w:rPr>
      </w:pPr>
    </w:p>
    <w:p w14:paraId="1D24F33D" w14:textId="60353B4B"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규정하고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개월</w:t>
      </w:r>
      <w:r w:rsidRPr="00413874">
        <w:rPr>
          <w:rFonts w:ascii="Times New Roman"/>
          <w:b/>
          <w:kern w:val="0"/>
          <w:sz w:val="22"/>
          <w:szCs w:val="22"/>
        </w:rPr>
        <w:t>(</w:t>
      </w:r>
      <w:r w:rsidRPr="00413874">
        <w:rPr>
          <w:rFonts w:ascii="Times New Roman"/>
          <w:b/>
          <w:kern w:val="0"/>
          <w:sz w:val="22"/>
          <w:szCs w:val="22"/>
        </w:rPr>
        <w:t>들</w:t>
      </w:r>
      <w:r w:rsidRPr="00413874">
        <w:rPr>
          <w:rFonts w:ascii="Times New Roman"/>
          <w:b/>
          <w:kern w:val="0"/>
          <w:sz w:val="22"/>
          <w:szCs w:val="22"/>
        </w:rPr>
        <w:t>)</w:t>
      </w:r>
      <w:r w:rsidR="001F065A"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역월에서</w:t>
      </w:r>
      <w:r w:rsidRPr="00413874">
        <w:rPr>
          <w:rFonts w:ascii="Times New Roman"/>
          <w:kern w:val="0"/>
          <w:sz w:val="22"/>
          <w:szCs w:val="22"/>
        </w:rPr>
        <w:t xml:space="preserve"> </w:t>
      </w:r>
      <w:r w:rsidRPr="00413874">
        <w:rPr>
          <w:rFonts w:ascii="Times New Roman"/>
          <w:kern w:val="0"/>
          <w:sz w:val="22"/>
          <w:szCs w:val="22"/>
        </w:rPr>
        <w:t>개시하여</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역월</w:t>
      </w:r>
      <w:r w:rsidR="00DA0043" w:rsidRPr="00413874">
        <w:rPr>
          <w:rFonts w:ascii="Times New Roman"/>
          <w:kern w:val="0"/>
          <w:sz w:val="22"/>
          <w:szCs w:val="22"/>
        </w:rPr>
        <w:t xml:space="preserve"> </w:t>
      </w:r>
      <w:r w:rsidRPr="00413874">
        <w:rPr>
          <w:rFonts w:ascii="Times New Roman"/>
          <w:kern w:val="0"/>
          <w:sz w:val="22"/>
          <w:szCs w:val="22"/>
        </w:rPr>
        <w:t>중</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종료하는</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기간은</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끝나는</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9481AC9" w14:textId="20A3352C"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협약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문서에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수정</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변경을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효력을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개정이</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개정</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그를</w:t>
      </w:r>
      <w:r w:rsidRPr="00413874">
        <w:rPr>
          <w:rFonts w:ascii="Times New Roman"/>
          <w:kern w:val="0"/>
          <w:sz w:val="22"/>
          <w:szCs w:val="22"/>
        </w:rPr>
        <w:t xml:space="preserve"> </w:t>
      </w:r>
      <w:r w:rsidRPr="00413874">
        <w:rPr>
          <w:rFonts w:ascii="Times New Roman"/>
          <w:kern w:val="0"/>
          <w:sz w:val="22"/>
          <w:szCs w:val="22"/>
        </w:rPr>
        <w:t>대체하는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611B5D20" w14:textId="75989B2D"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회계용어는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대한민국에서</w:t>
      </w:r>
      <w:r w:rsidRPr="00413874">
        <w:rPr>
          <w:rFonts w:ascii="Times New Roman"/>
          <w:kern w:val="0"/>
          <w:sz w:val="22"/>
          <w:szCs w:val="22"/>
        </w:rPr>
        <w:t xml:space="preserve"> </w:t>
      </w:r>
      <w:r w:rsidRPr="00413874">
        <w:rPr>
          <w:rFonts w:ascii="Times New Roman"/>
          <w:kern w:val="0"/>
          <w:sz w:val="22"/>
          <w:szCs w:val="22"/>
        </w:rPr>
        <w:t>일반적으로</w:t>
      </w:r>
      <w:r w:rsidRPr="00413874">
        <w:rPr>
          <w:rFonts w:ascii="Times New Roman"/>
          <w:kern w:val="0"/>
          <w:sz w:val="22"/>
          <w:szCs w:val="22"/>
        </w:rPr>
        <w:t xml:space="preserve"> </w:t>
      </w:r>
      <w:r w:rsidRPr="00413874">
        <w:rPr>
          <w:rFonts w:ascii="Times New Roman"/>
          <w:kern w:val="0"/>
          <w:sz w:val="22"/>
          <w:szCs w:val="22"/>
        </w:rPr>
        <w:t>승인된</w:t>
      </w:r>
      <w:r w:rsidRPr="00413874">
        <w:rPr>
          <w:rFonts w:ascii="Times New Roman"/>
          <w:kern w:val="0"/>
          <w:sz w:val="22"/>
          <w:szCs w:val="22"/>
        </w:rPr>
        <w:t xml:space="preserve"> </w:t>
      </w:r>
      <w:r w:rsidRPr="00413874">
        <w:rPr>
          <w:rFonts w:ascii="Times New Roman"/>
          <w:kern w:val="0"/>
          <w:sz w:val="22"/>
          <w:szCs w:val="22"/>
        </w:rPr>
        <w:t>회계원칙에</w:t>
      </w:r>
      <w:r w:rsidRPr="00413874">
        <w:rPr>
          <w:rFonts w:ascii="Times New Roman"/>
          <w:kern w:val="0"/>
          <w:sz w:val="22"/>
          <w:szCs w:val="22"/>
        </w:rPr>
        <w:t xml:space="preserve"> </w:t>
      </w:r>
      <w:r w:rsidRPr="00413874">
        <w:rPr>
          <w:rFonts w:ascii="Times New Roman"/>
          <w:kern w:val="0"/>
          <w:sz w:val="22"/>
          <w:szCs w:val="22"/>
        </w:rPr>
        <w:t>따른다</w:t>
      </w:r>
      <w:r w:rsidRPr="00413874">
        <w:rPr>
          <w:rFonts w:ascii="Times New Roman"/>
          <w:kern w:val="0"/>
          <w:sz w:val="22"/>
          <w:szCs w:val="22"/>
        </w:rPr>
        <w:t>.</w:t>
      </w:r>
    </w:p>
    <w:p w14:paraId="71D0737B" w14:textId="473550E4" w:rsidR="0019031D"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각각</w:t>
      </w:r>
      <w:r w:rsidRPr="00413874">
        <w:rPr>
          <w:rFonts w:ascii="Times New Roman"/>
          <w:kern w:val="0"/>
          <w:sz w:val="22"/>
          <w:szCs w:val="22"/>
        </w:rPr>
        <w:t xml:space="preserve"> </w:t>
      </w:r>
      <w:r w:rsidRPr="00413874">
        <w:rPr>
          <w:rFonts w:ascii="Times New Roman"/>
          <w:kern w:val="0"/>
          <w:sz w:val="22"/>
          <w:szCs w:val="22"/>
        </w:rPr>
        <w:t>상대방의</w:t>
      </w:r>
      <w:r w:rsidRPr="00413874">
        <w:rPr>
          <w:rFonts w:ascii="Times New Roman"/>
          <w:kern w:val="0"/>
          <w:sz w:val="22"/>
          <w:szCs w:val="22"/>
        </w:rPr>
        <w:t xml:space="preserve"> </w:t>
      </w:r>
      <w:r w:rsidRPr="00413874">
        <w:rPr>
          <w:rFonts w:ascii="Times New Roman"/>
          <w:kern w:val="0"/>
          <w:sz w:val="22"/>
          <w:szCs w:val="22"/>
        </w:rPr>
        <w:t>입장에서의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이나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해석된다</w:t>
      </w:r>
      <w:r w:rsidRPr="00413874">
        <w:rPr>
          <w:rFonts w:ascii="Times New Roman"/>
          <w:kern w:val="0"/>
          <w:sz w:val="22"/>
          <w:szCs w:val="22"/>
        </w:rPr>
        <w:t>.</w:t>
      </w:r>
    </w:p>
    <w:p w14:paraId="500105FE" w14:textId="77777777"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문맥상</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해석될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제외하고</w:t>
      </w:r>
      <w:r w:rsidRPr="00413874">
        <w:rPr>
          <w:rFonts w:ascii="Times New Roman"/>
          <w:kern w:val="0"/>
          <w:sz w:val="22"/>
          <w:szCs w:val="22"/>
        </w:rPr>
        <w:t xml:space="preserve">, </w:t>
      </w:r>
      <w:r w:rsidRPr="00413874">
        <w:rPr>
          <w:rFonts w:ascii="Times New Roman"/>
          <w:kern w:val="0"/>
          <w:sz w:val="22"/>
          <w:szCs w:val="22"/>
        </w:rPr>
        <w:t>단수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복수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언급이</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해석하며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반대의</w:t>
      </w:r>
      <w:r w:rsidRPr="00413874">
        <w:rPr>
          <w:rFonts w:ascii="Times New Roman"/>
          <w:kern w:val="0"/>
          <w:sz w:val="22"/>
          <w:szCs w:val="22"/>
        </w:rPr>
        <w:t xml:space="preserve"> </w:t>
      </w:r>
      <w:r w:rsidRPr="00413874">
        <w:rPr>
          <w:rFonts w:ascii="Times New Roman"/>
          <w:kern w:val="0"/>
          <w:sz w:val="22"/>
          <w:szCs w:val="22"/>
        </w:rPr>
        <w:t>경우도</w:t>
      </w:r>
      <w:r w:rsidRPr="00413874">
        <w:rPr>
          <w:rFonts w:ascii="Times New Roman"/>
          <w:kern w:val="0"/>
          <w:sz w:val="22"/>
          <w:szCs w:val="22"/>
        </w:rPr>
        <w:t xml:space="preserve"> </w:t>
      </w:r>
      <w:r w:rsidRPr="00413874">
        <w:rPr>
          <w:rFonts w:ascii="Times New Roman"/>
          <w:kern w:val="0"/>
          <w:sz w:val="22"/>
          <w:szCs w:val="22"/>
        </w:rPr>
        <w:t>마찬가지이다</w:t>
      </w:r>
      <w:r w:rsidRPr="00413874">
        <w:rPr>
          <w:rFonts w:ascii="Times New Roman"/>
          <w:kern w:val="0"/>
          <w:sz w:val="22"/>
          <w:szCs w:val="22"/>
        </w:rPr>
        <w:t>.</w:t>
      </w:r>
    </w:p>
    <w:p w14:paraId="5A7EF05F" w14:textId="557C3E2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당사자들</w:t>
      </w:r>
      <w:r w:rsidRPr="00413874">
        <w:rPr>
          <w:rFonts w:ascii="Times New Roman"/>
          <w:kern w:val="0"/>
          <w:sz w:val="22"/>
          <w:szCs w:val="22"/>
        </w:rPr>
        <w:t xml:space="preserve"> </w:t>
      </w:r>
      <w:r w:rsidRPr="00413874">
        <w:rPr>
          <w:rFonts w:ascii="Times New Roman"/>
          <w:kern w:val="0"/>
          <w:sz w:val="22"/>
          <w:szCs w:val="22"/>
        </w:rPr>
        <w:t>사이에</w:t>
      </w:r>
      <w:r w:rsidRPr="00413874">
        <w:rPr>
          <w:rFonts w:ascii="Times New Roman"/>
          <w:kern w:val="0"/>
          <w:sz w:val="22"/>
          <w:szCs w:val="22"/>
        </w:rPr>
        <w:t xml:space="preserve"> </w:t>
      </w:r>
      <w:r w:rsidRPr="00413874">
        <w:rPr>
          <w:rFonts w:ascii="Times New Roman"/>
          <w:kern w:val="0"/>
          <w:sz w:val="22"/>
          <w:szCs w:val="22"/>
        </w:rPr>
        <w:t>지급되거나</w:t>
      </w:r>
      <w:r w:rsidRPr="00413874">
        <w:rPr>
          <w:rFonts w:ascii="Times New Roman"/>
          <w:kern w:val="0"/>
          <w:sz w:val="22"/>
          <w:szCs w:val="22"/>
        </w:rPr>
        <w:t xml:space="preserve"> </w:t>
      </w:r>
      <w:r w:rsidRPr="00413874">
        <w:rPr>
          <w:rFonts w:ascii="Times New Roman"/>
          <w:kern w:val="0"/>
          <w:sz w:val="22"/>
          <w:szCs w:val="22"/>
        </w:rPr>
        <w:t>수취되는</w:t>
      </w:r>
      <w:r w:rsidRPr="00413874">
        <w:rPr>
          <w:rFonts w:ascii="Times New Roman"/>
          <w:kern w:val="0"/>
          <w:sz w:val="22"/>
          <w:szCs w:val="22"/>
        </w:rPr>
        <w:t xml:space="preserve"> </w:t>
      </w:r>
      <w:r w:rsidRPr="00413874">
        <w:rPr>
          <w:rFonts w:ascii="Times New Roman"/>
          <w:kern w:val="0"/>
          <w:sz w:val="22"/>
          <w:szCs w:val="22"/>
        </w:rPr>
        <w:t>금원의</w:t>
      </w:r>
      <w:r w:rsidRPr="00413874">
        <w:rPr>
          <w:rFonts w:ascii="Times New Roman"/>
          <w:kern w:val="0"/>
          <w:sz w:val="22"/>
          <w:szCs w:val="22"/>
        </w:rPr>
        <w:t xml:space="preserve"> </w:t>
      </w:r>
      <w:r w:rsidRPr="00413874">
        <w:rPr>
          <w:rFonts w:ascii="Times New Roman"/>
          <w:kern w:val="0"/>
          <w:sz w:val="22"/>
          <w:szCs w:val="22"/>
        </w:rPr>
        <w:t>단위는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원을</w:t>
      </w:r>
      <w:r w:rsidRPr="00413874">
        <w:rPr>
          <w:rFonts w:ascii="Times New Roman"/>
          <w:kern w:val="0"/>
          <w:sz w:val="22"/>
          <w:szCs w:val="22"/>
        </w:rPr>
        <w:t xml:space="preserve"> </w:t>
      </w:r>
      <w:r w:rsidRPr="00413874">
        <w:rPr>
          <w:rFonts w:ascii="Times New Roman"/>
          <w:kern w:val="0"/>
          <w:sz w:val="22"/>
          <w:szCs w:val="22"/>
        </w:rPr>
        <w:t>최소</w:t>
      </w:r>
      <w:r w:rsidRPr="00413874">
        <w:rPr>
          <w:rFonts w:ascii="Times New Roman"/>
          <w:kern w:val="0"/>
          <w:sz w:val="22"/>
          <w:szCs w:val="22"/>
        </w:rPr>
        <w:t xml:space="preserve"> </w:t>
      </w:r>
      <w:r w:rsidRPr="00413874">
        <w:rPr>
          <w:rFonts w:ascii="Times New Roman"/>
          <w:kern w:val="0"/>
          <w:sz w:val="22"/>
          <w:szCs w:val="22"/>
        </w:rPr>
        <w:t>단위로</w:t>
      </w:r>
      <w:r w:rsidRPr="00413874">
        <w:rPr>
          <w:rFonts w:ascii="Times New Roman"/>
          <w:kern w:val="0"/>
          <w:sz w:val="22"/>
          <w:szCs w:val="22"/>
        </w:rPr>
        <w:t xml:space="preserve"> </w:t>
      </w:r>
      <w:r w:rsidRPr="00413874">
        <w:rPr>
          <w:rFonts w:ascii="Times New Roman"/>
          <w:kern w:val="0"/>
          <w:sz w:val="22"/>
          <w:szCs w:val="22"/>
        </w:rPr>
        <w:t>하되</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w:t>
      </w:r>
      <w:r w:rsidRPr="00413874">
        <w:rPr>
          <w:rFonts w:ascii="Times New Roman"/>
          <w:kern w:val="0"/>
          <w:sz w:val="22"/>
          <w:szCs w:val="22"/>
        </w:rPr>
        <w:t xml:space="preserve"> </w:t>
      </w:r>
      <w:r w:rsidRPr="00413874">
        <w:rPr>
          <w:rFonts w:ascii="Times New Roman"/>
          <w:kern w:val="0"/>
          <w:sz w:val="22"/>
          <w:szCs w:val="22"/>
        </w:rPr>
        <w:t>미만의</w:t>
      </w:r>
      <w:r w:rsidRPr="00413874">
        <w:rPr>
          <w:rFonts w:ascii="Times New Roman"/>
          <w:kern w:val="0"/>
          <w:sz w:val="22"/>
          <w:szCs w:val="22"/>
        </w:rPr>
        <w:t xml:space="preserve"> </w:t>
      </w:r>
      <w:r w:rsidRPr="00413874">
        <w:rPr>
          <w:rFonts w:ascii="Times New Roman"/>
          <w:kern w:val="0"/>
          <w:sz w:val="22"/>
          <w:szCs w:val="22"/>
        </w:rPr>
        <w:t>금원은</w:t>
      </w:r>
      <w:r w:rsidRPr="00413874">
        <w:rPr>
          <w:rFonts w:ascii="Times New Roman"/>
          <w:kern w:val="0"/>
          <w:sz w:val="22"/>
          <w:szCs w:val="22"/>
        </w:rPr>
        <w:t xml:space="preserve"> </w:t>
      </w:r>
      <w:r w:rsidRPr="00413874">
        <w:rPr>
          <w:rFonts w:ascii="Times New Roman"/>
          <w:kern w:val="0"/>
          <w:sz w:val="22"/>
          <w:szCs w:val="22"/>
        </w:rPr>
        <w:t>절사하기로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5C364B5" w14:textId="28255D88"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규율하지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대주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언급된</w:t>
      </w:r>
      <w:r w:rsidRPr="00413874">
        <w:rPr>
          <w:rFonts w:ascii="Times New Roman"/>
          <w:kern w:val="0"/>
          <w:sz w:val="22"/>
          <w:szCs w:val="22"/>
        </w:rPr>
        <w:t xml:space="preserve"> </w:t>
      </w:r>
      <w:r w:rsidRPr="00413874">
        <w:rPr>
          <w:rFonts w:ascii="Times New Roman"/>
          <w:kern w:val="0"/>
          <w:sz w:val="22"/>
          <w:szCs w:val="22"/>
        </w:rPr>
        <w:t>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적법한</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양수인을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48751423" w14:textId="3D4355A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않은</w:t>
      </w:r>
      <w:r w:rsidRPr="00413874">
        <w:rPr>
          <w:rFonts w:ascii="Times New Roman"/>
          <w:kern w:val="0"/>
          <w:sz w:val="22"/>
          <w:szCs w:val="22"/>
        </w:rPr>
        <w:t xml:space="preserve"> </w:t>
      </w:r>
      <w:r w:rsidRPr="00413874">
        <w:rPr>
          <w:rFonts w:ascii="Times New Roman"/>
          <w:kern w:val="0"/>
          <w:sz w:val="22"/>
          <w:szCs w:val="22"/>
        </w:rPr>
        <w:t>사항은</w:t>
      </w:r>
      <w:r w:rsidRPr="00413874">
        <w:rPr>
          <w:rFonts w:ascii="Times New Roman"/>
          <w:kern w:val="0"/>
          <w:sz w:val="22"/>
          <w:szCs w:val="22"/>
        </w:rPr>
        <w:t xml:space="preserve"> </w:t>
      </w:r>
      <w:r w:rsidRPr="00413874">
        <w:rPr>
          <w:rFonts w:ascii="Times New Roman"/>
          <w:kern w:val="0"/>
          <w:sz w:val="22"/>
          <w:szCs w:val="22"/>
        </w:rPr>
        <w:t>별첨</w:t>
      </w:r>
      <w:r w:rsidRPr="00413874">
        <w:rPr>
          <w:rFonts w:ascii="Times New Roman"/>
          <w:kern w:val="0"/>
          <w:sz w:val="22"/>
          <w:szCs w:val="22"/>
        </w:rPr>
        <w:t xml:space="preserve"> </w:t>
      </w:r>
      <w:r w:rsidR="00312850">
        <w:rPr>
          <w:rFonts w:ascii="Times New Roman" w:hint="eastAsia"/>
          <w:kern w:val="0"/>
          <w:sz w:val="22"/>
          <w:szCs w:val="22"/>
        </w:rPr>
        <w:t>나</w:t>
      </w:r>
      <w:r w:rsidRPr="00413874">
        <w:rPr>
          <w:rFonts w:ascii="Times New Roman"/>
          <w:kern w:val="0"/>
          <w:sz w:val="22"/>
          <w:szCs w:val="22"/>
        </w:rPr>
        <w:t xml:space="preserve">. </w:t>
      </w:r>
      <w:r w:rsidRPr="00413874">
        <w:rPr>
          <w:rFonts w:ascii="Times New Roman"/>
          <w:kern w:val="0"/>
          <w:sz w:val="22"/>
          <w:szCs w:val="22"/>
        </w:rPr>
        <w:t>여신거래기본약관이</w:t>
      </w:r>
      <w:r w:rsidRPr="00413874">
        <w:rPr>
          <w:rFonts w:ascii="Times New Roman"/>
          <w:kern w:val="0"/>
          <w:sz w:val="22"/>
          <w:szCs w:val="22"/>
        </w:rPr>
        <w:t xml:space="preserve"> </w:t>
      </w:r>
      <w:r w:rsidRPr="00413874">
        <w:rPr>
          <w:rFonts w:ascii="Times New Roman"/>
          <w:kern w:val="0"/>
          <w:sz w:val="22"/>
          <w:szCs w:val="22"/>
        </w:rPr>
        <w:t>적용된다</w:t>
      </w:r>
      <w:r w:rsidRPr="00413874">
        <w:rPr>
          <w:rFonts w:ascii="Times New Roman"/>
          <w:kern w:val="0"/>
          <w:sz w:val="22"/>
          <w:szCs w:val="22"/>
        </w:rPr>
        <w:t>.</w:t>
      </w:r>
    </w:p>
    <w:p w14:paraId="64EB343C" w14:textId="77777777" w:rsidR="0019031D" w:rsidRPr="00413874" w:rsidRDefault="0019031D" w:rsidP="00FD1775">
      <w:pPr>
        <w:tabs>
          <w:tab w:val="left" w:pos="400"/>
        </w:tabs>
        <w:adjustRightInd w:val="0"/>
        <w:snapToGrid w:val="0"/>
        <w:spacing w:line="400" w:lineRule="exact"/>
        <w:rPr>
          <w:rFonts w:ascii="Times New Roman"/>
          <w:kern w:val="0"/>
          <w:sz w:val="22"/>
          <w:szCs w:val="22"/>
        </w:rPr>
      </w:pPr>
    </w:p>
    <w:p w14:paraId="76F6545F" w14:textId="77777777" w:rsidR="001C0CBC" w:rsidRPr="00413874" w:rsidRDefault="001C0CBC" w:rsidP="006E374D">
      <w:pPr>
        <w:tabs>
          <w:tab w:val="left" w:pos="400"/>
        </w:tabs>
        <w:adjustRightInd w:val="0"/>
        <w:snapToGrid w:val="0"/>
        <w:spacing w:line="400" w:lineRule="exact"/>
        <w:rPr>
          <w:rFonts w:ascii="Times New Roman"/>
          <w:kern w:val="0"/>
          <w:sz w:val="22"/>
          <w:szCs w:val="22"/>
        </w:rPr>
      </w:pPr>
    </w:p>
    <w:p w14:paraId="629D3961" w14:textId="77777777" w:rsidR="00FE56CC" w:rsidRPr="00413874" w:rsidRDefault="00FE56CC" w:rsidP="006E374D">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565" w:name="_Toc191645603"/>
      <w:bookmarkStart w:id="566" w:name="_Toc240898032"/>
      <w:bookmarkStart w:id="567" w:name="_Toc242777917"/>
      <w:r w:rsidRPr="00413874">
        <w:rPr>
          <w:rFonts w:eastAsia="바탕"/>
          <w:kern w:val="0"/>
          <w:szCs w:val="22"/>
        </w:rPr>
        <w:t>차입목적</w:t>
      </w:r>
      <w:bookmarkEnd w:id="565"/>
      <w:bookmarkEnd w:id="566"/>
      <w:bookmarkEnd w:id="567"/>
    </w:p>
    <w:p w14:paraId="44AF2677" w14:textId="77777777" w:rsidR="00FE56CC" w:rsidRDefault="00FE56CC" w:rsidP="006E374D">
      <w:pPr>
        <w:tabs>
          <w:tab w:val="left" w:pos="400"/>
        </w:tabs>
        <w:adjustRightInd w:val="0"/>
        <w:snapToGrid w:val="0"/>
        <w:spacing w:line="400" w:lineRule="exact"/>
        <w:rPr>
          <w:rFonts w:ascii="Times New Roman"/>
          <w:kern w:val="0"/>
          <w:sz w:val="22"/>
          <w:szCs w:val="22"/>
        </w:rPr>
      </w:pPr>
    </w:p>
    <w:p w14:paraId="0ED5F829" w14:textId="065D7421" w:rsidR="002E402C" w:rsidRPr="00413874" w:rsidRDefault="00D319AD" w:rsidP="001E61DB">
      <w:pPr>
        <w:tabs>
          <w:tab w:val="left" w:pos="360"/>
          <w:tab w:val="left" w:pos="400"/>
          <w:tab w:val="left" w:pos="709"/>
        </w:tabs>
        <w:adjustRightInd w:val="0"/>
        <w:spacing w:line="380" w:lineRule="exact"/>
        <w:rPr>
          <w:rFonts w:ascii="Times New Roman"/>
          <w:kern w:val="0"/>
          <w:sz w:val="22"/>
          <w:szCs w:val="22"/>
        </w:rPr>
      </w:pPr>
      <w:r w:rsidRPr="00B40ADA">
        <w:rPr>
          <w:rFonts w:ascii="Times New Roman"/>
          <w:kern w:val="0"/>
          <w:sz w:val="22"/>
        </w:rPr>
        <w:t>차주는</w:t>
      </w:r>
      <w:r w:rsidRPr="00B40ADA">
        <w:rPr>
          <w:rFonts w:ascii="Times New Roman"/>
          <w:kern w:val="0"/>
          <w:sz w:val="22"/>
        </w:rPr>
        <w:t xml:space="preserve"> </w:t>
      </w:r>
      <w:r>
        <w:rPr>
          <w:rFonts w:ascii="Times New Roman" w:hint="eastAsia"/>
          <w:kern w:val="0"/>
          <w:sz w:val="22"/>
        </w:rPr>
        <w:t>본</w:t>
      </w:r>
      <w:r>
        <w:rPr>
          <w:rFonts w:ascii="Times New Roman" w:hint="eastAsia"/>
          <w:kern w:val="0"/>
          <w:sz w:val="22"/>
        </w:rPr>
        <w:t xml:space="preserve"> </w:t>
      </w:r>
      <w:r>
        <w:rPr>
          <w:rFonts w:ascii="Times New Roman" w:hint="eastAsia"/>
          <w:kern w:val="0"/>
          <w:sz w:val="22"/>
        </w:rPr>
        <w:t>약정에</w:t>
      </w:r>
      <w:r>
        <w:rPr>
          <w:rFonts w:ascii="Times New Roman" w:hint="eastAsia"/>
          <w:kern w:val="0"/>
          <w:sz w:val="22"/>
        </w:rPr>
        <w:t xml:space="preserve"> </w:t>
      </w:r>
      <w:r>
        <w:rPr>
          <w:rFonts w:ascii="Times New Roman" w:hint="eastAsia"/>
          <w:kern w:val="0"/>
          <w:sz w:val="22"/>
        </w:rPr>
        <w:t>따라</w:t>
      </w:r>
      <w:r>
        <w:rPr>
          <w:rFonts w:ascii="Times New Roman" w:hint="eastAsia"/>
          <w:kern w:val="0"/>
          <w:sz w:val="22"/>
        </w:rPr>
        <w:t xml:space="preserve"> </w:t>
      </w:r>
      <w:r>
        <w:rPr>
          <w:rFonts w:ascii="Times New Roman" w:hint="eastAsia"/>
          <w:kern w:val="0"/>
          <w:sz w:val="22"/>
        </w:rPr>
        <w:t>차입한</w:t>
      </w:r>
      <w:r>
        <w:rPr>
          <w:rFonts w:ascii="Times New Roman" w:hint="eastAsia"/>
          <w:kern w:val="0"/>
          <w:sz w:val="22"/>
        </w:rPr>
        <w:t xml:space="preserve"> </w:t>
      </w:r>
      <w:r>
        <w:rPr>
          <w:rFonts w:ascii="Times New Roman" w:hint="eastAsia"/>
          <w:kern w:val="0"/>
          <w:sz w:val="22"/>
        </w:rPr>
        <w:t>대출금을</w:t>
      </w:r>
      <w:r>
        <w:rPr>
          <w:rFonts w:ascii="Times New Roman" w:hint="eastAsia"/>
          <w:kern w:val="0"/>
          <w:sz w:val="22"/>
        </w:rPr>
        <w:t xml:space="preserve"> </w:t>
      </w:r>
      <w:r>
        <w:rPr>
          <w:rFonts w:ascii="Times New Roman" w:hint="eastAsia"/>
          <w:kern w:val="0"/>
          <w:sz w:val="22"/>
        </w:rPr>
        <w:t>본건</w:t>
      </w:r>
      <w:r>
        <w:rPr>
          <w:rFonts w:ascii="Times New Roman" w:hint="eastAsia"/>
          <w:kern w:val="0"/>
          <w:sz w:val="22"/>
        </w:rPr>
        <w:t xml:space="preserve"> </w:t>
      </w:r>
      <w:r>
        <w:rPr>
          <w:rFonts w:ascii="Times New Roman" w:hint="eastAsia"/>
          <w:kern w:val="0"/>
          <w:sz w:val="22"/>
        </w:rPr>
        <w:t>부동산의</w:t>
      </w:r>
      <w:r>
        <w:rPr>
          <w:rFonts w:ascii="Times New Roman" w:hint="eastAsia"/>
          <w:kern w:val="0"/>
          <w:sz w:val="22"/>
        </w:rPr>
        <w:t xml:space="preserve"> </w:t>
      </w:r>
      <w:r>
        <w:rPr>
          <w:rFonts w:ascii="Times New Roman" w:hint="eastAsia"/>
          <w:kern w:val="0"/>
          <w:sz w:val="22"/>
        </w:rPr>
        <w:t>매입을</w:t>
      </w:r>
      <w:r>
        <w:rPr>
          <w:rFonts w:ascii="Times New Roman" w:hint="eastAsia"/>
          <w:kern w:val="0"/>
          <w:sz w:val="22"/>
        </w:rPr>
        <w:t xml:space="preserve"> </w:t>
      </w:r>
      <w:r>
        <w:rPr>
          <w:rFonts w:ascii="Times New Roman" w:hint="eastAsia"/>
          <w:kern w:val="0"/>
          <w:sz w:val="22"/>
        </w:rPr>
        <w:t>위한</w:t>
      </w:r>
      <w:r>
        <w:rPr>
          <w:rFonts w:ascii="Times New Roman" w:hint="eastAsia"/>
          <w:kern w:val="0"/>
          <w:sz w:val="22"/>
        </w:rPr>
        <w:t xml:space="preserve"> </w:t>
      </w:r>
      <w:r>
        <w:rPr>
          <w:rFonts w:ascii="Times New Roman" w:hint="eastAsia"/>
          <w:kern w:val="0"/>
          <w:sz w:val="22"/>
        </w:rPr>
        <w:t>매매대금</w:t>
      </w:r>
      <w:r>
        <w:rPr>
          <w:rFonts w:ascii="Times New Roman"/>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lastRenderedPageBreak/>
        <w:t>관련</w:t>
      </w:r>
      <w:r>
        <w:rPr>
          <w:rFonts w:ascii="Times New Roman"/>
          <w:kern w:val="0"/>
          <w:sz w:val="22"/>
        </w:rPr>
        <w:t xml:space="preserve"> </w:t>
      </w:r>
      <w:r>
        <w:rPr>
          <w:rFonts w:ascii="Times New Roman" w:hint="eastAsia"/>
          <w:kern w:val="0"/>
          <w:sz w:val="22"/>
        </w:rPr>
        <w:t>부대비용</w:t>
      </w:r>
      <w:r>
        <w:rPr>
          <w:rFonts w:ascii="Times New Roman" w:hint="eastAsia"/>
          <w:kern w:val="0"/>
          <w:sz w:val="22"/>
        </w:rPr>
        <w:t>(</w:t>
      </w:r>
      <w:r>
        <w:rPr>
          <w:rFonts w:ascii="Times New Roman" w:hint="eastAsia"/>
          <w:kern w:val="0"/>
          <w:sz w:val="22"/>
        </w:rPr>
        <w:t>관련</w:t>
      </w:r>
      <w:r>
        <w:rPr>
          <w:rFonts w:ascii="Times New Roman" w:hint="eastAsia"/>
          <w:kern w:val="0"/>
          <w:sz w:val="22"/>
        </w:rPr>
        <w:t xml:space="preserve"> </w:t>
      </w:r>
      <w:r>
        <w:rPr>
          <w:rFonts w:ascii="Times New Roman" w:hint="eastAsia"/>
          <w:kern w:val="0"/>
          <w:sz w:val="22"/>
        </w:rPr>
        <w:t>세금</w:t>
      </w:r>
      <w:r>
        <w:rPr>
          <w:rFonts w:ascii="Times New Roman" w:hint="eastAsia"/>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수수료</w:t>
      </w:r>
      <w:r>
        <w:rPr>
          <w:rFonts w:ascii="Times New Roman" w:hint="eastAsia"/>
          <w:kern w:val="0"/>
          <w:sz w:val="22"/>
        </w:rPr>
        <w:t xml:space="preserve"> </w:t>
      </w:r>
      <w:r>
        <w:rPr>
          <w:rFonts w:ascii="Times New Roman" w:hint="eastAsia"/>
          <w:kern w:val="0"/>
          <w:sz w:val="22"/>
        </w:rPr>
        <w:t>포함</w:t>
      </w:r>
      <w:r>
        <w:rPr>
          <w:rFonts w:ascii="Times New Roman" w:hint="eastAsia"/>
          <w:kern w:val="0"/>
          <w:sz w:val="22"/>
        </w:rPr>
        <w:t>)</w:t>
      </w:r>
      <w:r w:rsidR="00312850">
        <w:rPr>
          <w:rFonts w:ascii="Times New Roman" w:hint="eastAsia"/>
          <w:kern w:val="0"/>
          <w:sz w:val="22"/>
        </w:rPr>
        <w:t>과</w:t>
      </w:r>
      <w:r w:rsidR="00312850">
        <w:rPr>
          <w:rFonts w:ascii="Times New Roman" w:hint="eastAsia"/>
          <w:kern w:val="0"/>
          <w:sz w:val="22"/>
        </w:rPr>
        <w:t xml:space="preserve"> </w:t>
      </w:r>
      <w:r w:rsidR="00312850">
        <w:rPr>
          <w:rFonts w:ascii="Times New Roman" w:hint="eastAsia"/>
          <w:kern w:val="0"/>
          <w:sz w:val="22"/>
        </w:rPr>
        <w:t>본</w:t>
      </w:r>
      <w:r w:rsidR="00312850">
        <w:rPr>
          <w:rFonts w:ascii="Times New Roman" w:hint="eastAsia"/>
          <w:kern w:val="0"/>
          <w:sz w:val="22"/>
        </w:rPr>
        <w:t xml:space="preserve"> </w:t>
      </w:r>
      <w:r w:rsidR="00312850">
        <w:rPr>
          <w:rFonts w:ascii="Times New Roman" w:hint="eastAsia"/>
          <w:kern w:val="0"/>
          <w:sz w:val="22"/>
        </w:rPr>
        <w:t>약정에</w:t>
      </w:r>
      <w:r w:rsidR="00312850">
        <w:rPr>
          <w:rFonts w:ascii="Times New Roman" w:hint="eastAsia"/>
          <w:kern w:val="0"/>
          <w:sz w:val="22"/>
        </w:rPr>
        <w:t xml:space="preserve"> </w:t>
      </w:r>
      <w:r w:rsidR="00312850" w:rsidRPr="00312850">
        <w:rPr>
          <w:rFonts w:ascii="Times New Roman"/>
          <w:kern w:val="0"/>
          <w:sz w:val="22"/>
        </w:rPr>
        <w:t>따른</w:t>
      </w:r>
      <w:r w:rsidR="00312850" w:rsidRPr="00312850">
        <w:rPr>
          <w:rFonts w:ascii="Times New Roman"/>
          <w:kern w:val="0"/>
          <w:sz w:val="22"/>
        </w:rPr>
        <w:t xml:space="preserve"> </w:t>
      </w:r>
      <w:r w:rsidR="00312850" w:rsidRPr="00312850">
        <w:rPr>
          <w:rFonts w:ascii="Times New Roman"/>
          <w:kern w:val="0"/>
          <w:sz w:val="22"/>
        </w:rPr>
        <w:t>이자적립금의</w:t>
      </w:r>
      <w:r w:rsidR="00312850" w:rsidRPr="00312850">
        <w:rPr>
          <w:rFonts w:ascii="Times New Roman"/>
          <w:kern w:val="0"/>
          <w:sz w:val="22"/>
        </w:rPr>
        <w:t xml:space="preserve"> </w:t>
      </w:r>
      <w:r w:rsidR="00312850" w:rsidRPr="00312850">
        <w:rPr>
          <w:rFonts w:ascii="Times New Roman"/>
          <w:kern w:val="0"/>
          <w:sz w:val="22"/>
        </w:rPr>
        <w:t>적립</w:t>
      </w:r>
      <w:r>
        <w:rPr>
          <w:rFonts w:ascii="Times New Roman" w:hint="eastAsia"/>
          <w:kern w:val="0"/>
          <w:sz w:val="22"/>
        </w:rPr>
        <w:t>에</w:t>
      </w:r>
      <w:r>
        <w:rPr>
          <w:rFonts w:ascii="Times New Roman" w:hint="eastAsia"/>
          <w:kern w:val="0"/>
          <w:sz w:val="22"/>
        </w:rPr>
        <w:t xml:space="preserve"> </w:t>
      </w:r>
      <w:r>
        <w:rPr>
          <w:rFonts w:ascii="Times New Roman" w:hint="eastAsia"/>
          <w:kern w:val="0"/>
          <w:sz w:val="22"/>
        </w:rPr>
        <w:t>사용하여야</w:t>
      </w:r>
      <w:r>
        <w:rPr>
          <w:rFonts w:ascii="Times New Roman" w:hint="eastAsia"/>
          <w:kern w:val="0"/>
          <w:sz w:val="22"/>
        </w:rPr>
        <w:t xml:space="preserve"> </w:t>
      </w:r>
      <w:r>
        <w:rPr>
          <w:rFonts w:ascii="Times New Roman" w:hint="eastAsia"/>
          <w:kern w:val="0"/>
          <w:sz w:val="22"/>
        </w:rPr>
        <w:t>한다</w:t>
      </w:r>
      <w:r>
        <w:rPr>
          <w:rFonts w:ascii="Times New Roman" w:hint="eastAsia"/>
          <w:kern w:val="0"/>
          <w:sz w:val="22"/>
        </w:rPr>
        <w:t>.</w:t>
      </w:r>
      <w:r>
        <w:rPr>
          <w:rFonts w:ascii="Times New Roman"/>
          <w:kern w:val="0"/>
          <w:sz w:val="22"/>
        </w:rPr>
        <w:t xml:space="preserve"> </w:t>
      </w:r>
      <w:r w:rsidR="002E402C">
        <w:rPr>
          <w:rFonts w:ascii="Times New Roman"/>
          <w:kern w:val="0"/>
          <w:sz w:val="22"/>
        </w:rPr>
        <w:br/>
      </w:r>
    </w:p>
    <w:p w14:paraId="1E9E51B9" w14:textId="77777777" w:rsidR="00FE56CC" w:rsidRPr="00413874" w:rsidRDefault="00FE56CC" w:rsidP="00AB1A58">
      <w:pPr>
        <w:tabs>
          <w:tab w:val="left" w:pos="400"/>
        </w:tabs>
        <w:adjustRightInd w:val="0"/>
        <w:snapToGrid w:val="0"/>
        <w:spacing w:line="400" w:lineRule="exact"/>
        <w:rPr>
          <w:rFonts w:ascii="Times New Roman"/>
          <w:kern w:val="0"/>
          <w:sz w:val="22"/>
          <w:szCs w:val="22"/>
        </w:rPr>
      </w:pPr>
    </w:p>
    <w:p w14:paraId="3AB1E838"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568" w:name="_Toc191645606"/>
      <w:bookmarkStart w:id="569" w:name="_Toc240898033"/>
      <w:bookmarkStart w:id="570" w:name="_Toc242777918"/>
      <w:r w:rsidRPr="00413874">
        <w:rPr>
          <w:rFonts w:eastAsia="바탕"/>
          <w:kern w:val="0"/>
          <w:szCs w:val="22"/>
        </w:rPr>
        <w:t>대출약정</w:t>
      </w:r>
      <w:bookmarkEnd w:id="568"/>
      <w:bookmarkEnd w:id="569"/>
      <w:bookmarkEnd w:id="570"/>
    </w:p>
    <w:p w14:paraId="5626872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bookmarkStart w:id="571" w:name="_Toc199728512"/>
    </w:p>
    <w:p w14:paraId="1F1BE911" w14:textId="77777777" w:rsidR="005E521C" w:rsidRPr="00413874" w:rsidRDefault="005E521C"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572" w:name="_Toc191645607"/>
      <w:bookmarkStart w:id="573" w:name="_Toc240898034"/>
      <w:bookmarkStart w:id="574" w:name="_Toc242777919"/>
      <w:r w:rsidRPr="00413874">
        <w:rPr>
          <w:rFonts w:ascii="Times New Roman" w:eastAsia="바탕" w:hAnsi="Times New Roman"/>
          <w:kern w:val="0"/>
          <w:sz w:val="22"/>
          <w:szCs w:val="22"/>
        </w:rPr>
        <w:t>대출약정금</w:t>
      </w:r>
      <w:bookmarkEnd w:id="572"/>
      <w:bookmarkEnd w:id="573"/>
      <w:bookmarkEnd w:id="574"/>
    </w:p>
    <w:p w14:paraId="0CC8FB5C" w14:textId="77777777" w:rsidR="005E521C" w:rsidRPr="00413874" w:rsidRDefault="005E521C" w:rsidP="008B24EF">
      <w:pPr>
        <w:adjustRightInd w:val="0"/>
        <w:snapToGrid w:val="0"/>
        <w:spacing w:line="400" w:lineRule="exact"/>
        <w:rPr>
          <w:rFonts w:ascii="Times New Roman"/>
          <w:sz w:val="22"/>
          <w:szCs w:val="22"/>
        </w:rPr>
      </w:pPr>
    </w:p>
    <w:p w14:paraId="51F3A1D1" w14:textId="3A68D3E1" w:rsidR="00C50F3F" w:rsidRPr="00413874" w:rsidRDefault="00A81331" w:rsidP="008B24EF">
      <w:pPr>
        <w:adjustRightInd w:val="0"/>
        <w:snapToGrid w:val="0"/>
        <w:spacing w:line="400" w:lineRule="exact"/>
        <w:rPr>
          <w:rFonts w:ascii="Times New Roman"/>
          <w:spacing w:val="-2"/>
          <w:kern w:val="0"/>
          <w:sz w:val="22"/>
          <w:szCs w:val="22"/>
        </w:rPr>
      </w:pPr>
      <w:r w:rsidRPr="00413874">
        <w:rPr>
          <w:rFonts w:ascii="Times New Roman"/>
          <w:spacing w:val="-2"/>
          <w:kern w:val="0"/>
          <w:sz w:val="22"/>
          <w:szCs w:val="22"/>
        </w:rPr>
        <w:t>대주가</w:t>
      </w:r>
      <w:r w:rsidRPr="00413874">
        <w:rPr>
          <w:rFonts w:ascii="Times New Roman"/>
          <w:spacing w:val="-2"/>
          <w:kern w:val="0"/>
          <w:sz w:val="22"/>
          <w:szCs w:val="22"/>
        </w:rPr>
        <w:t xml:space="preserve"> </w:t>
      </w:r>
      <w:r w:rsidRPr="00413874">
        <w:rPr>
          <w:rFonts w:ascii="Times New Roman"/>
          <w:spacing w:val="-2"/>
          <w:kern w:val="0"/>
          <w:sz w:val="22"/>
          <w:szCs w:val="22"/>
        </w:rPr>
        <w:t>본</w:t>
      </w:r>
      <w:r w:rsidRPr="00413874">
        <w:rPr>
          <w:rFonts w:ascii="Times New Roman"/>
          <w:spacing w:val="-2"/>
          <w:kern w:val="0"/>
          <w:sz w:val="22"/>
          <w:szCs w:val="22"/>
        </w:rPr>
        <w:t xml:space="preserve"> </w:t>
      </w:r>
      <w:r w:rsidRPr="00413874">
        <w:rPr>
          <w:rFonts w:ascii="Times New Roman"/>
          <w:spacing w:val="-2"/>
          <w:kern w:val="0"/>
          <w:sz w:val="22"/>
          <w:szCs w:val="22"/>
        </w:rPr>
        <w:t>약정에</w:t>
      </w:r>
      <w:r w:rsidRPr="00413874">
        <w:rPr>
          <w:rFonts w:ascii="Times New Roman"/>
          <w:spacing w:val="-2"/>
          <w:kern w:val="0"/>
          <w:sz w:val="22"/>
          <w:szCs w:val="22"/>
        </w:rPr>
        <w:t xml:space="preserve"> </w:t>
      </w:r>
      <w:r w:rsidRPr="00413874">
        <w:rPr>
          <w:rFonts w:ascii="Times New Roman"/>
          <w:spacing w:val="-2"/>
          <w:kern w:val="0"/>
          <w:sz w:val="22"/>
          <w:szCs w:val="22"/>
        </w:rPr>
        <w:t>따라</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r w:rsidRPr="00413874">
        <w:rPr>
          <w:rFonts w:ascii="Times New Roman"/>
          <w:spacing w:val="-2"/>
          <w:kern w:val="0"/>
          <w:sz w:val="22"/>
          <w:szCs w:val="22"/>
        </w:rPr>
        <w:t>대출하기로</w:t>
      </w:r>
      <w:r w:rsidRPr="00413874">
        <w:rPr>
          <w:rFonts w:ascii="Times New Roman"/>
          <w:spacing w:val="-2"/>
          <w:kern w:val="0"/>
          <w:sz w:val="22"/>
          <w:szCs w:val="22"/>
        </w:rPr>
        <w:t xml:space="preserve"> </w:t>
      </w:r>
      <w:r w:rsidRPr="00413874">
        <w:rPr>
          <w:rFonts w:ascii="Times New Roman"/>
          <w:spacing w:val="-2"/>
          <w:kern w:val="0"/>
          <w:sz w:val="22"/>
          <w:szCs w:val="22"/>
        </w:rPr>
        <w:t>한</w:t>
      </w:r>
      <w:r w:rsidRPr="00413874">
        <w:rPr>
          <w:rFonts w:ascii="Times New Roman"/>
          <w:spacing w:val="-2"/>
          <w:kern w:val="0"/>
          <w:sz w:val="22"/>
          <w:szCs w:val="22"/>
        </w:rPr>
        <w:t xml:space="preserve"> </w:t>
      </w:r>
      <w:r w:rsidRPr="00413874">
        <w:rPr>
          <w:rFonts w:ascii="Times New Roman"/>
          <w:spacing w:val="-2"/>
          <w:kern w:val="0"/>
          <w:sz w:val="22"/>
          <w:szCs w:val="22"/>
        </w:rPr>
        <w:t>대출약정금의</w:t>
      </w:r>
      <w:r w:rsidRPr="00413874">
        <w:rPr>
          <w:rFonts w:ascii="Times New Roman"/>
          <w:spacing w:val="-2"/>
          <w:kern w:val="0"/>
          <w:sz w:val="22"/>
          <w:szCs w:val="22"/>
        </w:rPr>
        <w:t xml:space="preserve"> </w:t>
      </w:r>
      <w:r w:rsidRPr="00413874">
        <w:rPr>
          <w:rFonts w:ascii="Times New Roman"/>
          <w:spacing w:val="-2"/>
          <w:kern w:val="0"/>
          <w:sz w:val="22"/>
          <w:szCs w:val="22"/>
        </w:rPr>
        <w:t>총액은</w:t>
      </w:r>
      <w:r w:rsidRPr="00413874">
        <w:rPr>
          <w:rFonts w:ascii="Times New Roman"/>
          <w:spacing w:val="-2"/>
          <w:kern w:val="0"/>
          <w:sz w:val="22"/>
          <w:szCs w:val="22"/>
        </w:rPr>
        <w:t xml:space="preserve"> </w:t>
      </w:r>
      <w:r w:rsidR="002A6D61" w:rsidRPr="00413874">
        <w:rPr>
          <w:rFonts w:ascii="Times New Roman"/>
          <w:spacing w:val="-2"/>
          <w:kern w:val="0"/>
          <w:sz w:val="22"/>
          <w:szCs w:val="22"/>
        </w:rPr>
        <w:t>금</w:t>
      </w:r>
      <w:r w:rsidR="002A6D61" w:rsidRPr="00413874">
        <w:rPr>
          <w:rFonts w:ascii="Times New Roman"/>
          <w:spacing w:val="-2"/>
          <w:kern w:val="0"/>
          <w:sz w:val="22"/>
          <w:szCs w:val="22"/>
        </w:rPr>
        <w:t xml:space="preserve"> </w:t>
      </w:r>
      <w:r w:rsidR="00B45E89">
        <w:rPr>
          <w:rFonts w:ascii="Times New Roman" w:hint="eastAsia"/>
          <w:spacing w:val="-2"/>
          <w:kern w:val="0"/>
          <w:sz w:val="22"/>
          <w:szCs w:val="22"/>
        </w:rPr>
        <w:t>일천구백팔십</w:t>
      </w:r>
      <w:r w:rsidR="00AA5DB1" w:rsidRPr="00413874">
        <w:rPr>
          <w:rFonts w:ascii="Times New Roman"/>
          <w:spacing w:val="-2"/>
          <w:kern w:val="0"/>
          <w:sz w:val="22"/>
          <w:szCs w:val="22"/>
        </w:rPr>
        <w:t>억</w:t>
      </w:r>
      <w:r w:rsidR="002A6D61" w:rsidRPr="00413874">
        <w:rPr>
          <w:rFonts w:ascii="Times New Roman"/>
          <w:spacing w:val="-2"/>
          <w:kern w:val="0"/>
          <w:sz w:val="22"/>
          <w:szCs w:val="22"/>
        </w:rPr>
        <w:t>원</w:t>
      </w:r>
      <w:r w:rsidR="002A6D61"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198</w:t>
      </w:r>
      <w:r w:rsidR="002A6D61" w:rsidRPr="00413874">
        <w:rPr>
          <w:rFonts w:ascii="Times New Roman"/>
          <w:spacing w:val="-2"/>
          <w:kern w:val="0"/>
          <w:sz w:val="22"/>
          <w:szCs w:val="22"/>
        </w:rPr>
        <w:t>,000,000,000)</w:t>
      </w:r>
      <w:r w:rsidRPr="00413874">
        <w:rPr>
          <w:rFonts w:ascii="Times New Roman"/>
          <w:spacing w:val="-2"/>
          <w:kern w:val="0"/>
          <w:sz w:val="22"/>
          <w:szCs w:val="22"/>
        </w:rPr>
        <w:t>으로서</w:t>
      </w:r>
      <w:r w:rsidRPr="00413874">
        <w:rPr>
          <w:rFonts w:ascii="Times New Roman"/>
          <w:spacing w:val="-2"/>
          <w:kern w:val="0"/>
          <w:sz w:val="22"/>
          <w:szCs w:val="22"/>
        </w:rPr>
        <w:t xml:space="preserve">, </w:t>
      </w:r>
      <w:r w:rsidRPr="00413874">
        <w:rPr>
          <w:rFonts w:ascii="Times New Roman"/>
          <w:spacing w:val="-2"/>
          <w:kern w:val="0"/>
          <w:sz w:val="22"/>
          <w:szCs w:val="22"/>
        </w:rPr>
        <w:t>대주는</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bookmarkStart w:id="575" w:name="_Hlk191460247"/>
      <w:r w:rsidRPr="00413874">
        <w:rPr>
          <w:rFonts w:ascii="Times New Roman"/>
          <w:spacing w:val="-2"/>
          <w:kern w:val="0"/>
          <w:sz w:val="22"/>
          <w:szCs w:val="22"/>
        </w:rPr>
        <w:t>약정한도가</w:t>
      </w:r>
      <w:r w:rsidRPr="00413874">
        <w:rPr>
          <w:rFonts w:ascii="Times New Roman"/>
          <w:spacing w:val="-2"/>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00AA5DB1" w:rsidRPr="00413874">
        <w:rPr>
          <w:rFonts w:ascii="Times New Roman"/>
          <w:spacing w:val="-2"/>
          <w:kern w:val="0"/>
          <w:sz w:val="22"/>
          <w:szCs w:val="22"/>
        </w:rPr>
        <w:t>억원</w:t>
      </w:r>
      <w:r w:rsidR="00AA5DB1" w:rsidRPr="00413874">
        <w:rPr>
          <w:rFonts w:ascii="Times New Roman"/>
          <w:spacing w:val="-2"/>
          <w:kern w:val="0"/>
          <w:sz w:val="22"/>
          <w:szCs w:val="22"/>
        </w:rPr>
        <w:t>(</w:t>
      </w:r>
      <w:r w:rsidR="00AA5DB1" w:rsidRPr="00413874">
        <w:rPr>
          <w:rFonts w:ascii="Times New Roman"/>
          <w:spacing w:val="-2"/>
          <w:kern w:val="0"/>
          <w:sz w:val="22"/>
          <w:szCs w:val="22"/>
        </w:rPr>
        <w:t>￦</w:t>
      </w:r>
      <w:r w:rsidR="00B45E89">
        <w:rPr>
          <w:rFonts w:ascii="Times New Roman" w:hint="eastAsia"/>
          <w:spacing w:val="-2"/>
          <w:kern w:val="0"/>
          <w:sz w:val="22"/>
          <w:szCs w:val="22"/>
        </w:rPr>
        <w:t>160</w:t>
      </w:r>
      <w:r w:rsidR="00AA5DB1" w:rsidRPr="00413874">
        <w:rPr>
          <w:rFonts w:ascii="Times New Roman"/>
          <w:spacing w:val="-2"/>
          <w:kern w:val="0"/>
          <w:sz w:val="22"/>
          <w:szCs w:val="22"/>
        </w:rPr>
        <w:t>,000,000,000)</w:t>
      </w:r>
      <w:bookmarkEnd w:id="575"/>
      <w:r w:rsidR="00AA5DB1" w:rsidRPr="00413874">
        <w:rPr>
          <w:rFonts w:ascii="Times New Roman"/>
          <w:spacing w:val="-2"/>
          <w:kern w:val="0"/>
          <w:sz w:val="22"/>
          <w:szCs w:val="22"/>
        </w:rPr>
        <w:t>인</w:t>
      </w:r>
      <w:r w:rsidR="00AA5DB1" w:rsidRPr="00413874">
        <w:rPr>
          <w:rFonts w:ascii="Times New Roman"/>
          <w:spacing w:val="-2"/>
          <w:kern w:val="0"/>
          <w:sz w:val="22"/>
          <w:szCs w:val="22"/>
        </w:rPr>
        <w:t xml:space="preserve"> Tranche A </w:t>
      </w:r>
      <w:r w:rsidR="00AA5DB1" w:rsidRPr="00413874">
        <w:rPr>
          <w:rFonts w:ascii="Times New Roman"/>
          <w:spacing w:val="-2"/>
          <w:kern w:val="0"/>
          <w:sz w:val="22"/>
          <w:szCs w:val="22"/>
        </w:rPr>
        <w:t>대출</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그리고</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약정한도가</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금</w:t>
      </w:r>
      <w:r w:rsidR="00AA5DB1" w:rsidRPr="00413874">
        <w:rPr>
          <w:rFonts w:ascii="Times New Roman"/>
          <w:spacing w:val="-2"/>
          <w:kern w:val="0"/>
          <w:sz w:val="22"/>
          <w:szCs w:val="22"/>
        </w:rPr>
        <w:t xml:space="preserve"> </w:t>
      </w:r>
      <w:r w:rsidR="00B45E89">
        <w:rPr>
          <w:rFonts w:ascii="Times New Roman" w:hint="eastAsia"/>
          <w:spacing w:val="-2"/>
          <w:kern w:val="0"/>
          <w:sz w:val="22"/>
          <w:szCs w:val="22"/>
        </w:rPr>
        <w:t>삼</w:t>
      </w:r>
      <w:r w:rsidR="00D37096" w:rsidRPr="00413874">
        <w:rPr>
          <w:rFonts w:ascii="Times New Roman"/>
          <w:spacing w:val="-2"/>
          <w:kern w:val="0"/>
          <w:sz w:val="22"/>
          <w:szCs w:val="22"/>
        </w:rPr>
        <w:t>백팔십억</w:t>
      </w:r>
      <w:r w:rsidR="0018179E" w:rsidRPr="00413874">
        <w:rPr>
          <w:rFonts w:ascii="Times New Roman"/>
          <w:spacing w:val="-2"/>
          <w:kern w:val="0"/>
          <w:sz w:val="22"/>
          <w:szCs w:val="22"/>
        </w:rPr>
        <w:t>원</w:t>
      </w:r>
      <w:r w:rsidR="0018179E"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3</w:t>
      </w:r>
      <w:r w:rsidR="00D37096" w:rsidRPr="00413874">
        <w:rPr>
          <w:rFonts w:ascii="Times New Roman"/>
          <w:spacing w:val="-2"/>
          <w:kern w:val="0"/>
          <w:sz w:val="22"/>
          <w:szCs w:val="22"/>
        </w:rPr>
        <w:t>8</w:t>
      </w:r>
      <w:r w:rsidR="0018179E" w:rsidRPr="00413874">
        <w:rPr>
          <w:rFonts w:ascii="Times New Roman"/>
          <w:spacing w:val="-2"/>
          <w:kern w:val="0"/>
          <w:sz w:val="22"/>
          <w:szCs w:val="22"/>
        </w:rPr>
        <w:t>,000,000,000)</w:t>
      </w:r>
      <w:r w:rsidRPr="00413874">
        <w:rPr>
          <w:rFonts w:ascii="Times New Roman"/>
          <w:spacing w:val="-2"/>
          <w:kern w:val="0"/>
          <w:sz w:val="22"/>
          <w:szCs w:val="22"/>
        </w:rPr>
        <w:t>인</w:t>
      </w:r>
      <w:r w:rsidRPr="00413874">
        <w:rPr>
          <w:rFonts w:ascii="Times New Roman"/>
          <w:spacing w:val="-2"/>
          <w:kern w:val="0"/>
          <w:sz w:val="22"/>
          <w:szCs w:val="22"/>
        </w:rPr>
        <w:t xml:space="preserve"> </w:t>
      </w:r>
      <w:r w:rsidR="004B4C70" w:rsidRPr="00413874">
        <w:rPr>
          <w:rFonts w:ascii="Times New Roman"/>
          <w:spacing w:val="-2"/>
          <w:kern w:val="0"/>
          <w:sz w:val="22"/>
          <w:szCs w:val="22"/>
        </w:rPr>
        <w:t xml:space="preserve">Tranche </w:t>
      </w:r>
      <w:r w:rsidR="00C50F3F" w:rsidRPr="00413874">
        <w:rPr>
          <w:rFonts w:ascii="Times New Roman"/>
          <w:spacing w:val="-2"/>
          <w:kern w:val="0"/>
          <w:sz w:val="22"/>
          <w:szCs w:val="22"/>
        </w:rPr>
        <w:t>B</w:t>
      </w:r>
      <w:r w:rsidR="00E51988" w:rsidRPr="00413874">
        <w:rPr>
          <w:rFonts w:ascii="Times New Roman"/>
          <w:spacing w:val="-2"/>
          <w:kern w:val="0"/>
          <w:sz w:val="22"/>
          <w:szCs w:val="22"/>
        </w:rPr>
        <w:t xml:space="preserve"> </w:t>
      </w:r>
      <w:r w:rsidR="00E51988" w:rsidRPr="00413874">
        <w:rPr>
          <w:rFonts w:ascii="Times New Roman"/>
          <w:spacing w:val="-2"/>
          <w:kern w:val="0"/>
          <w:sz w:val="22"/>
          <w:szCs w:val="22"/>
        </w:rPr>
        <w:t>대출</w:t>
      </w:r>
      <w:r w:rsidRPr="00413874">
        <w:rPr>
          <w:rFonts w:ascii="Times New Roman"/>
          <w:spacing w:val="-2"/>
          <w:kern w:val="0"/>
          <w:sz w:val="22"/>
          <w:szCs w:val="22"/>
        </w:rPr>
        <w:t>로</w:t>
      </w:r>
      <w:r w:rsidRPr="00413874">
        <w:rPr>
          <w:rFonts w:ascii="Times New Roman"/>
          <w:spacing w:val="-2"/>
          <w:kern w:val="0"/>
          <w:sz w:val="22"/>
          <w:szCs w:val="22"/>
        </w:rPr>
        <w:t xml:space="preserve"> </w:t>
      </w:r>
      <w:r w:rsidRPr="00413874">
        <w:rPr>
          <w:rFonts w:ascii="Times New Roman"/>
          <w:spacing w:val="-2"/>
          <w:kern w:val="0"/>
          <w:sz w:val="22"/>
          <w:szCs w:val="22"/>
        </w:rPr>
        <w:t>구분하여</w:t>
      </w:r>
      <w:r w:rsidRPr="00413874">
        <w:rPr>
          <w:rFonts w:ascii="Times New Roman"/>
          <w:spacing w:val="-2"/>
          <w:kern w:val="0"/>
          <w:sz w:val="22"/>
          <w:szCs w:val="22"/>
        </w:rPr>
        <w:t xml:space="preserve"> </w:t>
      </w:r>
      <w:r w:rsidRPr="00413874">
        <w:rPr>
          <w:rFonts w:ascii="Times New Roman"/>
          <w:spacing w:val="-2"/>
          <w:kern w:val="0"/>
          <w:sz w:val="22"/>
          <w:szCs w:val="22"/>
        </w:rPr>
        <w:t>대출을</w:t>
      </w:r>
      <w:r w:rsidRPr="00413874">
        <w:rPr>
          <w:rFonts w:ascii="Times New Roman"/>
          <w:spacing w:val="-2"/>
          <w:kern w:val="0"/>
          <w:sz w:val="22"/>
          <w:szCs w:val="22"/>
        </w:rPr>
        <w:t xml:space="preserve"> </w:t>
      </w:r>
      <w:r w:rsidR="00AA5DB1" w:rsidRPr="00413874">
        <w:rPr>
          <w:rFonts w:ascii="Times New Roman"/>
          <w:spacing w:val="-2"/>
          <w:kern w:val="0"/>
          <w:sz w:val="22"/>
          <w:szCs w:val="22"/>
        </w:rPr>
        <w:t>각</w:t>
      </w:r>
      <w:r w:rsidR="00AA5DB1" w:rsidRPr="00413874">
        <w:rPr>
          <w:rFonts w:ascii="Times New Roman"/>
          <w:spacing w:val="-2"/>
          <w:kern w:val="0"/>
          <w:sz w:val="22"/>
          <w:szCs w:val="22"/>
        </w:rPr>
        <w:t xml:space="preserve"> </w:t>
      </w:r>
      <w:r w:rsidRPr="00413874">
        <w:rPr>
          <w:rFonts w:ascii="Times New Roman"/>
          <w:spacing w:val="-2"/>
          <w:kern w:val="0"/>
          <w:sz w:val="22"/>
          <w:szCs w:val="22"/>
        </w:rPr>
        <w:t>실행하기로</w:t>
      </w:r>
      <w:r w:rsidRPr="00413874">
        <w:rPr>
          <w:rFonts w:ascii="Times New Roman"/>
          <w:spacing w:val="-2"/>
          <w:kern w:val="0"/>
          <w:sz w:val="22"/>
          <w:szCs w:val="22"/>
        </w:rPr>
        <w:t xml:space="preserve"> </w:t>
      </w:r>
      <w:r w:rsidRPr="00413874">
        <w:rPr>
          <w:rFonts w:ascii="Times New Roman"/>
          <w:spacing w:val="-2"/>
          <w:kern w:val="0"/>
          <w:sz w:val="22"/>
          <w:szCs w:val="22"/>
        </w:rPr>
        <w:t>한다</w:t>
      </w:r>
      <w:r w:rsidRPr="00413874">
        <w:rPr>
          <w:rFonts w:ascii="Times New Roman"/>
          <w:spacing w:val="-2"/>
          <w:kern w:val="0"/>
          <w:sz w:val="22"/>
          <w:szCs w:val="22"/>
        </w:rPr>
        <w:t xml:space="preserve">. </w:t>
      </w:r>
    </w:p>
    <w:p w14:paraId="51250BC6" w14:textId="77777777" w:rsidR="00C50F3F" w:rsidRPr="00413874" w:rsidRDefault="00C50F3F" w:rsidP="00C50F3F">
      <w:pPr>
        <w:adjustRightInd w:val="0"/>
        <w:snapToGrid w:val="0"/>
        <w:spacing w:line="400" w:lineRule="exact"/>
        <w:rPr>
          <w:rFonts w:ascii="Times New Roman"/>
          <w:kern w:val="0"/>
          <w:sz w:val="22"/>
          <w:szCs w:val="22"/>
        </w:rPr>
      </w:pPr>
    </w:p>
    <w:p w14:paraId="15419076" w14:textId="30D08B3E"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576" w:name="_Toc240898035"/>
      <w:bookmarkStart w:id="577" w:name="_Toc242777920"/>
      <w:r w:rsidRPr="00413874">
        <w:rPr>
          <w:rFonts w:ascii="Times New Roman" w:eastAsia="바탕" w:hAnsi="Times New Roman"/>
          <w:kern w:val="0"/>
          <w:sz w:val="22"/>
          <w:szCs w:val="22"/>
        </w:rPr>
        <w:t xml:space="preserve">Tranche A </w:t>
      </w:r>
      <w:r w:rsidRPr="00413874">
        <w:rPr>
          <w:rFonts w:ascii="Times New Roman" w:eastAsia="바탕" w:hAnsi="Times New Roman" w:hint="eastAsia"/>
          <w:kern w:val="0"/>
          <w:sz w:val="22"/>
          <w:szCs w:val="22"/>
        </w:rPr>
        <w:t>대출약정</w:t>
      </w:r>
      <w:bookmarkEnd w:id="576"/>
      <w:bookmarkEnd w:id="577"/>
    </w:p>
    <w:p w14:paraId="0F4FB711" w14:textId="77777777" w:rsidR="00C50F3F" w:rsidRPr="00413874" w:rsidRDefault="00C50F3F" w:rsidP="00C50F3F">
      <w:pPr>
        <w:adjustRightInd w:val="0"/>
        <w:snapToGrid w:val="0"/>
        <w:spacing w:line="400" w:lineRule="exact"/>
        <w:rPr>
          <w:rFonts w:ascii="Times New Roman"/>
          <w:kern w:val="0"/>
          <w:sz w:val="22"/>
          <w:szCs w:val="22"/>
        </w:rPr>
      </w:pPr>
    </w:p>
    <w:p w14:paraId="002EC37F" w14:textId="137FC23B" w:rsidR="00C50F3F" w:rsidRPr="00413874" w:rsidRDefault="00C50F3F" w:rsidP="00C50F3F">
      <w:pPr>
        <w:adjustRightInd w:val="0"/>
        <w:snapToGrid w:val="0"/>
        <w:spacing w:line="400" w:lineRule="exact"/>
        <w:rPr>
          <w:rFonts w:ascii="Times New Roman"/>
          <w:kern w:val="0"/>
          <w:sz w:val="22"/>
          <w:szCs w:val="22"/>
        </w:rPr>
      </w:pPr>
      <w:bookmarkStart w:id="578" w:name="_Toc38501375"/>
      <w:r w:rsidRPr="00413874">
        <w:rPr>
          <w:rFonts w:ascii="Times New Roman"/>
          <w:kern w:val="0"/>
          <w:sz w:val="22"/>
          <w:szCs w:val="22"/>
        </w:rPr>
        <w:t>Tranche A</w:t>
      </w:r>
      <w:bookmarkEnd w:id="578"/>
      <w:r w:rsidRPr="00413874">
        <w:rPr>
          <w:rFonts w:ascii="Times New Roman"/>
          <w:kern w:val="0"/>
          <w:sz w:val="22"/>
          <w:szCs w:val="22"/>
        </w:rPr>
        <w:t xml:space="preserve"> </w:t>
      </w:r>
      <w:r w:rsidRPr="00413874">
        <w:rPr>
          <w:rFonts w:ascii="Times New Roman"/>
          <w:kern w:val="0"/>
          <w:sz w:val="22"/>
          <w:szCs w:val="22"/>
        </w:rPr>
        <w:t>대출은</w:t>
      </w:r>
      <w:r w:rsidRPr="00413874">
        <w:rPr>
          <w:rFonts w:ascii="Times New Roman"/>
          <w:kern w:val="0"/>
          <w:sz w:val="22"/>
          <w:szCs w:val="22"/>
        </w:rPr>
        <w:t>, Tranche A</w:t>
      </w:r>
      <w:r w:rsidR="00302A17" w:rsidRPr="00413874">
        <w:rPr>
          <w:rFonts w:ascii="Times New Roman" w:hint="eastAsia"/>
          <w:kern w:val="0"/>
          <w:sz w:val="22"/>
          <w:szCs w:val="22"/>
        </w:rPr>
        <w:t>-1</w:t>
      </w:r>
      <w:r w:rsidRPr="00413874">
        <w:rPr>
          <w:rFonts w:ascii="Times New Roman"/>
          <w:kern w:val="0"/>
          <w:sz w:val="22"/>
          <w:szCs w:val="22"/>
        </w:rPr>
        <w:t xml:space="preserve"> </w:t>
      </w:r>
      <w:r w:rsidR="00302A17" w:rsidRPr="00413874">
        <w:rPr>
          <w:rFonts w:ascii="Times New Roman" w:hint="eastAsia"/>
          <w:kern w:val="0"/>
          <w:sz w:val="22"/>
          <w:szCs w:val="22"/>
        </w:rPr>
        <w:t>대출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대출로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구성되며</w:t>
      </w:r>
      <w:r w:rsidR="00302A17" w:rsidRPr="00413874">
        <w:rPr>
          <w:rFonts w:ascii="Times New Roman" w:hint="eastAsia"/>
          <w:kern w:val="0"/>
          <w:sz w:val="22"/>
          <w:szCs w:val="22"/>
        </w:rPr>
        <w:t xml:space="preserve"> Tranche A-1 </w:t>
      </w:r>
      <w:r w:rsidRPr="00413874">
        <w:rPr>
          <w:rFonts w:ascii="Times New Roman"/>
          <w:kern w:val="0"/>
          <w:sz w:val="22"/>
          <w:szCs w:val="22"/>
        </w:rPr>
        <w:t>대주</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Pr="00413874">
        <w:rPr>
          <w:rFonts w:ascii="Times New Roman"/>
          <w:spacing w:val="-2"/>
          <w:kern w:val="0"/>
          <w:sz w:val="22"/>
          <w:szCs w:val="22"/>
        </w:rPr>
        <w:t>억원</w:t>
      </w:r>
      <w:r w:rsidRPr="00413874">
        <w:rPr>
          <w:rFonts w:ascii="Times New Roman"/>
          <w:spacing w:val="-2"/>
          <w:kern w:val="0"/>
          <w:sz w:val="22"/>
          <w:szCs w:val="22"/>
        </w:rPr>
        <w:t>(</w:t>
      </w:r>
      <w:r w:rsidRPr="00413874">
        <w:rPr>
          <w:rFonts w:ascii="Times New Roman"/>
          <w:spacing w:val="-2"/>
          <w:kern w:val="0"/>
          <w:sz w:val="22"/>
          <w:szCs w:val="22"/>
        </w:rPr>
        <w:t>￦</w:t>
      </w:r>
      <w:r w:rsidR="00B45E89">
        <w:rPr>
          <w:rFonts w:ascii="Times New Roman" w:hint="eastAsia"/>
          <w:spacing w:val="-2"/>
          <w:kern w:val="0"/>
          <w:sz w:val="22"/>
          <w:szCs w:val="22"/>
        </w:rPr>
        <w:t>160</w:t>
      </w:r>
      <w:r w:rsidRPr="00413874">
        <w:rPr>
          <w:rFonts w:ascii="Times New Roman"/>
          <w:spacing w:val="-2"/>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일시대출로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E570685" w14:textId="77777777" w:rsidR="00C50F3F" w:rsidRPr="00413874" w:rsidRDefault="00C50F3F" w:rsidP="00C50F3F">
      <w:pPr>
        <w:adjustRightInd w:val="0"/>
        <w:snapToGrid w:val="0"/>
        <w:spacing w:line="400" w:lineRule="exact"/>
        <w:rPr>
          <w:rFonts w:ascii="Times New Roman"/>
          <w:kern w:val="0"/>
          <w:sz w:val="22"/>
          <w:szCs w:val="22"/>
        </w:rPr>
      </w:pPr>
    </w:p>
    <w:p w14:paraId="7BA1FDB8"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579" w:name="_Toc38501376"/>
      <w:bookmarkStart w:id="580" w:name="_Toc240898036"/>
      <w:bookmarkStart w:id="581" w:name="_Toc242777921"/>
      <w:r w:rsidRPr="00413874">
        <w:rPr>
          <w:rFonts w:ascii="Times New Roman" w:eastAsia="바탕" w:hAnsi="Times New Roman"/>
          <w:kern w:val="0"/>
          <w:sz w:val="22"/>
          <w:szCs w:val="22"/>
        </w:rPr>
        <w:t xml:space="preserve">Tranche B </w:t>
      </w:r>
      <w:r w:rsidRPr="00413874">
        <w:rPr>
          <w:rFonts w:ascii="Times New Roman" w:eastAsia="바탕" w:hAnsi="Times New Roman" w:hint="eastAsia"/>
          <w:kern w:val="0"/>
          <w:sz w:val="22"/>
          <w:szCs w:val="22"/>
        </w:rPr>
        <w:t>대출약정</w:t>
      </w:r>
      <w:bookmarkEnd w:id="579"/>
      <w:bookmarkEnd w:id="580"/>
      <w:bookmarkEnd w:id="581"/>
    </w:p>
    <w:p w14:paraId="108F8125" w14:textId="77777777" w:rsidR="00C50F3F" w:rsidRPr="00413874" w:rsidRDefault="00C50F3F" w:rsidP="00C50F3F">
      <w:pPr>
        <w:adjustRightInd w:val="0"/>
        <w:snapToGrid w:val="0"/>
        <w:spacing w:line="400" w:lineRule="exact"/>
        <w:rPr>
          <w:rFonts w:ascii="Times New Roman"/>
          <w:kern w:val="0"/>
          <w:sz w:val="22"/>
          <w:szCs w:val="22"/>
        </w:rPr>
      </w:pPr>
    </w:p>
    <w:p w14:paraId="58BCCEBB" w14:textId="60C29421" w:rsidR="00C50F3F" w:rsidRDefault="00C50F3F" w:rsidP="00C50F3F">
      <w:pPr>
        <w:adjustRightInd w:val="0"/>
        <w:snapToGrid w:val="0"/>
        <w:spacing w:line="400" w:lineRule="exact"/>
        <w:rPr>
          <w:rFonts w:ascii="Times New Roman"/>
          <w:kern w:val="0"/>
          <w:sz w:val="22"/>
          <w:szCs w:val="22"/>
        </w:rPr>
      </w:pPr>
      <w:r w:rsidRPr="00413874">
        <w:rPr>
          <w:rFonts w:ascii="Times New Roman"/>
          <w:kern w:val="0"/>
          <w:sz w:val="22"/>
          <w:szCs w:val="22"/>
        </w:rPr>
        <w:t xml:space="preserve">Tranche B </w:t>
      </w:r>
      <w:r w:rsidRPr="00413874">
        <w:rPr>
          <w:rFonts w:ascii="Times New Roman"/>
          <w:kern w:val="0"/>
          <w:sz w:val="22"/>
          <w:szCs w:val="22"/>
        </w:rPr>
        <w:t>대출은</w:t>
      </w:r>
      <w:r w:rsidRPr="00413874">
        <w:rPr>
          <w:rFonts w:ascii="Times New Roman"/>
          <w:kern w:val="0"/>
          <w:sz w:val="22"/>
          <w:szCs w:val="22"/>
        </w:rPr>
        <w:t xml:space="preserve">, Tranche B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금</w:t>
      </w:r>
      <w:r w:rsidRPr="00413874">
        <w:rPr>
          <w:rFonts w:ascii="Times New Roman"/>
          <w:kern w:val="0"/>
          <w:sz w:val="22"/>
          <w:szCs w:val="22"/>
        </w:rPr>
        <w:t xml:space="preserve"> </w:t>
      </w:r>
      <w:r w:rsidR="00B45E89">
        <w:rPr>
          <w:rFonts w:ascii="Times New Roman" w:hint="eastAsia"/>
          <w:kern w:val="0"/>
          <w:sz w:val="22"/>
          <w:szCs w:val="22"/>
        </w:rPr>
        <w:t>삼</w:t>
      </w:r>
      <w:r w:rsidR="00D37096" w:rsidRPr="00413874">
        <w:rPr>
          <w:rFonts w:ascii="Times New Roman"/>
          <w:kern w:val="0"/>
          <w:sz w:val="22"/>
          <w:szCs w:val="22"/>
        </w:rPr>
        <w:t>백팔십억</w:t>
      </w:r>
      <w:r w:rsidRPr="00413874">
        <w:rPr>
          <w:rFonts w:ascii="Times New Roman"/>
          <w:kern w:val="0"/>
          <w:sz w:val="22"/>
          <w:szCs w:val="22"/>
        </w:rPr>
        <w:t>원</w:t>
      </w:r>
      <w:r w:rsidRPr="00413874">
        <w:rPr>
          <w:rFonts w:ascii="Times New Roman"/>
          <w:kern w:val="0"/>
          <w:sz w:val="22"/>
          <w:szCs w:val="22"/>
        </w:rPr>
        <w:t>(₩</w:t>
      </w:r>
      <w:r w:rsidR="00B45E89">
        <w:rPr>
          <w:rFonts w:ascii="Times New Roman" w:hint="eastAsia"/>
          <w:kern w:val="0"/>
          <w:sz w:val="22"/>
          <w:szCs w:val="22"/>
        </w:rPr>
        <w:t>3</w:t>
      </w:r>
      <w:r w:rsidR="00D37096" w:rsidRPr="00413874">
        <w:rPr>
          <w:rFonts w:ascii="Times New Roman"/>
          <w:kern w:val="0"/>
          <w:sz w:val="22"/>
          <w:szCs w:val="22"/>
        </w:rPr>
        <w:t>8</w:t>
      </w:r>
      <w:r w:rsidRPr="00413874">
        <w:rPr>
          <w:rFonts w:ascii="Times New Roman"/>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00B45E89">
        <w:rPr>
          <w:rFonts w:ascii="Times New Roman" w:hint="eastAsia"/>
          <w:kern w:val="0"/>
          <w:sz w:val="22"/>
          <w:szCs w:val="22"/>
        </w:rPr>
        <w:t>일시</w:t>
      </w:r>
      <w:r w:rsidRPr="00413874">
        <w:rPr>
          <w:rFonts w:ascii="Times New Roman"/>
          <w:kern w:val="0"/>
          <w:sz w:val="22"/>
          <w:szCs w:val="22"/>
        </w:rPr>
        <w:t>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del w:id="582" w:author="BKL" w:date="2026-10-12T20:10:00Z" w16du:dateUtc="2026-10-12T11:10:00Z">
        <w:r w:rsidR="00587964" w:rsidRPr="00587964" w:rsidDel="009242CF">
          <w:rPr>
            <w:rFonts w:hint="eastAsia"/>
          </w:rPr>
          <w:delText xml:space="preserve"> </w:delText>
        </w:r>
        <w:r w:rsidR="00792CD0" w:rsidRPr="00792CD0" w:rsidDel="009242CF">
          <w:rPr>
            <w:rFonts w:ascii="Times New Roman" w:hint="eastAsia"/>
            <w:kern w:val="0"/>
            <w:sz w:val="22"/>
            <w:szCs w:val="22"/>
            <w:highlight w:val="yellow"/>
          </w:rPr>
          <w:delText xml:space="preserve">[BKL Note: </w:delText>
        </w:r>
        <w:r w:rsidR="00792CD0" w:rsidRPr="00792CD0" w:rsidDel="009242CF">
          <w:rPr>
            <w:rFonts w:ascii="Times New Roman" w:hint="eastAsia"/>
            <w:kern w:val="0"/>
            <w:sz w:val="22"/>
            <w:szCs w:val="22"/>
            <w:highlight w:val="yellow"/>
          </w:rPr>
          <w:delText>약정서의</w:delText>
        </w:r>
        <w:r w:rsidR="00792CD0" w:rsidRPr="00792CD0" w:rsidDel="009242CF">
          <w:rPr>
            <w:rFonts w:ascii="Times New Roman" w:hint="eastAsia"/>
            <w:kern w:val="0"/>
            <w:sz w:val="22"/>
            <w:szCs w:val="22"/>
            <w:highlight w:val="yellow"/>
          </w:rPr>
          <w:delText xml:space="preserve"> </w:delText>
        </w:r>
        <w:r w:rsidR="00792CD0" w:rsidRPr="00792CD0" w:rsidDel="009242CF">
          <w:rPr>
            <w:rFonts w:ascii="Times New Roman" w:hint="eastAsia"/>
            <w:kern w:val="0"/>
            <w:sz w:val="22"/>
            <w:szCs w:val="22"/>
            <w:highlight w:val="yellow"/>
          </w:rPr>
          <w:delText>체계를</w:delText>
        </w:r>
        <w:r w:rsidR="00792CD0" w:rsidRPr="00792CD0" w:rsidDel="009242CF">
          <w:rPr>
            <w:rFonts w:ascii="Times New Roman" w:hint="eastAsia"/>
            <w:kern w:val="0"/>
            <w:sz w:val="22"/>
            <w:szCs w:val="22"/>
            <w:highlight w:val="yellow"/>
          </w:rPr>
          <w:delText xml:space="preserve"> </w:delText>
        </w:r>
        <w:r w:rsidR="00792CD0" w:rsidRPr="00792CD0" w:rsidDel="009242CF">
          <w:rPr>
            <w:rFonts w:ascii="Times New Roman" w:hint="eastAsia"/>
            <w:kern w:val="0"/>
            <w:sz w:val="22"/>
            <w:szCs w:val="22"/>
            <w:highlight w:val="yellow"/>
          </w:rPr>
          <w:delText>고려하여</w:delText>
        </w:r>
        <w:r w:rsidR="00792CD0" w:rsidRPr="00792CD0" w:rsidDel="009242CF">
          <w:rPr>
            <w:rFonts w:ascii="Times New Roman" w:hint="eastAsia"/>
            <w:kern w:val="0"/>
            <w:sz w:val="22"/>
            <w:szCs w:val="22"/>
            <w:highlight w:val="yellow"/>
          </w:rPr>
          <w:delText xml:space="preserve"> </w:delText>
        </w:r>
        <w:r w:rsidR="00792CD0" w:rsidRPr="00792CD0" w:rsidDel="009242CF">
          <w:rPr>
            <w:rFonts w:ascii="Times New Roman" w:hint="eastAsia"/>
            <w:kern w:val="0"/>
            <w:sz w:val="22"/>
            <w:szCs w:val="22"/>
            <w:highlight w:val="yellow"/>
          </w:rPr>
          <w:delText>본</w:delText>
        </w:r>
        <w:r w:rsidR="00792CD0" w:rsidRPr="00792CD0" w:rsidDel="009242CF">
          <w:rPr>
            <w:rFonts w:ascii="Times New Roman" w:hint="eastAsia"/>
            <w:kern w:val="0"/>
            <w:sz w:val="22"/>
            <w:szCs w:val="22"/>
            <w:highlight w:val="yellow"/>
          </w:rPr>
          <w:delText xml:space="preserve"> </w:delText>
        </w:r>
        <w:r w:rsidR="00792CD0" w:rsidRPr="00792CD0" w:rsidDel="009242CF">
          <w:rPr>
            <w:rFonts w:ascii="Times New Roman" w:hint="eastAsia"/>
            <w:kern w:val="0"/>
            <w:sz w:val="22"/>
            <w:szCs w:val="22"/>
            <w:highlight w:val="yellow"/>
          </w:rPr>
          <w:delText>항</w:delText>
        </w:r>
        <w:r w:rsidR="00792CD0" w:rsidRPr="00792CD0" w:rsidDel="009242CF">
          <w:rPr>
            <w:rFonts w:ascii="Times New Roman" w:hint="eastAsia"/>
            <w:kern w:val="0"/>
            <w:sz w:val="22"/>
            <w:szCs w:val="22"/>
            <w:highlight w:val="yellow"/>
          </w:rPr>
          <w:delText xml:space="preserve"> </w:delText>
        </w:r>
        <w:r w:rsidR="00792CD0" w:rsidRPr="00792CD0" w:rsidDel="009242CF">
          <w:rPr>
            <w:rFonts w:ascii="Times New Roman" w:hint="eastAsia"/>
            <w:kern w:val="0"/>
            <w:sz w:val="22"/>
            <w:szCs w:val="22"/>
            <w:highlight w:val="yellow"/>
          </w:rPr>
          <w:delText>단서를</w:delText>
        </w:r>
        <w:r w:rsidR="00792CD0" w:rsidRPr="00792CD0" w:rsidDel="009242CF">
          <w:rPr>
            <w:rFonts w:ascii="Times New Roman" w:hint="eastAsia"/>
            <w:kern w:val="0"/>
            <w:sz w:val="22"/>
            <w:szCs w:val="22"/>
            <w:highlight w:val="yellow"/>
          </w:rPr>
          <w:delText xml:space="preserve"> </w:delText>
        </w:r>
        <w:r w:rsidR="00792CD0" w:rsidRPr="00792CD0" w:rsidDel="009242CF">
          <w:rPr>
            <w:rFonts w:ascii="Times New Roman" w:hint="eastAsia"/>
            <w:kern w:val="0"/>
            <w:sz w:val="22"/>
            <w:szCs w:val="22"/>
            <w:highlight w:val="yellow"/>
          </w:rPr>
          <w:delText>제</w:delText>
        </w:r>
        <w:r w:rsidR="00792CD0" w:rsidRPr="00792CD0" w:rsidDel="009242CF">
          <w:rPr>
            <w:rFonts w:ascii="Times New Roman" w:hint="eastAsia"/>
            <w:kern w:val="0"/>
            <w:sz w:val="22"/>
            <w:szCs w:val="22"/>
            <w:highlight w:val="yellow"/>
          </w:rPr>
          <w:delText>5</w:delText>
        </w:r>
        <w:r w:rsidR="00792CD0" w:rsidRPr="00792CD0" w:rsidDel="009242CF">
          <w:rPr>
            <w:rFonts w:ascii="Times New Roman" w:hint="eastAsia"/>
            <w:kern w:val="0"/>
            <w:sz w:val="22"/>
            <w:szCs w:val="22"/>
            <w:highlight w:val="yellow"/>
          </w:rPr>
          <w:delText>항으로</w:delText>
        </w:r>
        <w:r w:rsidR="00792CD0" w:rsidRPr="00792CD0" w:rsidDel="009242CF">
          <w:rPr>
            <w:rFonts w:ascii="Times New Roman" w:hint="eastAsia"/>
            <w:kern w:val="0"/>
            <w:sz w:val="22"/>
            <w:szCs w:val="22"/>
            <w:highlight w:val="yellow"/>
          </w:rPr>
          <w:delText xml:space="preserve"> </w:delText>
        </w:r>
        <w:r w:rsidR="00792CD0" w:rsidRPr="00792CD0" w:rsidDel="009242CF">
          <w:rPr>
            <w:rFonts w:ascii="Times New Roman" w:hint="eastAsia"/>
            <w:kern w:val="0"/>
            <w:sz w:val="22"/>
            <w:szCs w:val="22"/>
            <w:highlight w:val="yellow"/>
          </w:rPr>
          <w:delText>이동하였습니다</w:delText>
        </w:r>
        <w:r w:rsidR="00792CD0" w:rsidRPr="00792CD0" w:rsidDel="009242CF">
          <w:rPr>
            <w:rFonts w:ascii="Times New Roman" w:hint="eastAsia"/>
            <w:kern w:val="0"/>
            <w:sz w:val="22"/>
            <w:szCs w:val="22"/>
            <w:highlight w:val="yellow"/>
          </w:rPr>
          <w:delText>.]</w:delText>
        </w:r>
      </w:del>
    </w:p>
    <w:p w14:paraId="17A76C68" w14:textId="77777777" w:rsidR="008E708D" w:rsidRPr="00413874" w:rsidRDefault="008E708D" w:rsidP="00C50F3F">
      <w:pPr>
        <w:adjustRightInd w:val="0"/>
        <w:snapToGrid w:val="0"/>
        <w:spacing w:line="400" w:lineRule="exact"/>
        <w:rPr>
          <w:rFonts w:ascii="Times New Roman"/>
          <w:kern w:val="0"/>
          <w:sz w:val="22"/>
          <w:szCs w:val="22"/>
        </w:rPr>
      </w:pPr>
    </w:p>
    <w:p w14:paraId="5E53BFA9"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583" w:name="_Toc38501377"/>
      <w:bookmarkStart w:id="584" w:name="_Toc240898037"/>
      <w:bookmarkStart w:id="585" w:name="_Toc242777922"/>
      <w:r w:rsidRPr="00413874">
        <w:rPr>
          <w:rFonts w:ascii="Times New Roman" w:eastAsia="바탕" w:hAnsi="Times New Roman" w:hint="eastAsia"/>
          <w:kern w:val="0"/>
          <w:sz w:val="22"/>
          <w:szCs w:val="22"/>
        </w:rPr>
        <w:t>각</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대주별</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대출약정금</w:t>
      </w:r>
      <w:bookmarkEnd w:id="583"/>
      <w:bookmarkEnd w:id="584"/>
      <w:bookmarkEnd w:id="585"/>
    </w:p>
    <w:p w14:paraId="614D228F" w14:textId="77777777" w:rsidR="00C50F3F" w:rsidRPr="00413874" w:rsidRDefault="00C50F3F" w:rsidP="008B24EF">
      <w:pPr>
        <w:adjustRightInd w:val="0"/>
        <w:snapToGrid w:val="0"/>
        <w:spacing w:line="400" w:lineRule="exact"/>
        <w:rPr>
          <w:rFonts w:ascii="Times New Roman"/>
          <w:kern w:val="0"/>
          <w:sz w:val="22"/>
          <w:szCs w:val="22"/>
        </w:rPr>
      </w:pPr>
    </w:p>
    <w:p w14:paraId="31072107" w14:textId="19C9AA62" w:rsidR="004405B0" w:rsidRPr="00413874" w:rsidRDefault="005E521C"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00A777A1" w:rsidRPr="00413874">
        <w:rPr>
          <w:rFonts w:ascii="Times New Roman"/>
          <w:kern w:val="0"/>
          <w:sz w:val="22"/>
          <w:szCs w:val="22"/>
        </w:rPr>
        <w:t>의한</w:t>
      </w:r>
      <w:r w:rsidR="00A777A1" w:rsidRPr="00413874">
        <w:rPr>
          <w:rFonts w:ascii="Times New Roman"/>
          <w:kern w:val="0"/>
          <w:sz w:val="22"/>
          <w:szCs w:val="22"/>
        </w:rPr>
        <w:t xml:space="preserve"> </w:t>
      </w:r>
      <w:r w:rsidR="00A81331" w:rsidRPr="00413874">
        <w:rPr>
          <w:rFonts w:ascii="Times New Roman"/>
          <w:kern w:val="0"/>
          <w:sz w:val="22"/>
          <w:szCs w:val="22"/>
        </w:rPr>
        <w:t>각</w:t>
      </w:r>
      <w:r w:rsidR="00A81331" w:rsidRPr="00413874">
        <w:rPr>
          <w:rFonts w:ascii="Times New Roman"/>
          <w:kern w:val="0"/>
          <w:sz w:val="22"/>
          <w:szCs w:val="22"/>
        </w:rPr>
        <w:t xml:space="preserve"> </w:t>
      </w:r>
      <w:r w:rsidR="00A81331" w:rsidRPr="00413874">
        <w:rPr>
          <w:rFonts w:ascii="Times New Roman"/>
          <w:kern w:val="0"/>
          <w:sz w:val="22"/>
          <w:szCs w:val="22"/>
        </w:rPr>
        <w:t>대주의</w:t>
      </w:r>
      <w:r w:rsidR="00A81331" w:rsidRPr="00413874">
        <w:rPr>
          <w:rFonts w:ascii="Times New Roman"/>
          <w:kern w:val="0"/>
          <w:sz w:val="22"/>
          <w:szCs w:val="22"/>
        </w:rPr>
        <w:t xml:space="preserve"> </w:t>
      </w:r>
      <w:r w:rsidR="00A81331" w:rsidRPr="00413874">
        <w:rPr>
          <w:rFonts w:ascii="Times New Roman"/>
          <w:kern w:val="0"/>
          <w:sz w:val="22"/>
          <w:szCs w:val="22"/>
        </w:rPr>
        <w:t>대출약정금은</w:t>
      </w:r>
      <w:r w:rsidR="004405B0" w:rsidRPr="00413874">
        <w:rPr>
          <w:rFonts w:ascii="Times New Roman"/>
          <w:kern w:val="0"/>
          <w:sz w:val="22"/>
          <w:szCs w:val="22"/>
        </w:rPr>
        <w:t xml:space="preserve"> </w:t>
      </w:r>
      <w:r w:rsidR="00D237BF" w:rsidRPr="00AE2BBA">
        <w:rPr>
          <w:rFonts w:ascii="Times New Roman" w:hint="eastAsia"/>
          <w:b/>
          <w:bCs/>
          <w:kern w:val="0"/>
          <w:sz w:val="22"/>
          <w:szCs w:val="22"/>
          <w:u w:val="single"/>
        </w:rPr>
        <w:t>별지</w:t>
      </w:r>
      <w:r w:rsidR="00D237BF">
        <w:rPr>
          <w:rFonts w:ascii="Times New Roman" w:hint="eastAsia"/>
          <w:kern w:val="0"/>
          <w:sz w:val="22"/>
          <w:szCs w:val="22"/>
        </w:rPr>
        <w:t xml:space="preserve"> </w:t>
      </w:r>
      <w:r w:rsidR="00D237BF">
        <w:rPr>
          <w:rFonts w:ascii="Times New Roman" w:hint="eastAsia"/>
          <w:kern w:val="0"/>
          <w:sz w:val="22"/>
          <w:szCs w:val="22"/>
        </w:rPr>
        <w:t>기재와</w:t>
      </w:r>
      <w:r w:rsidR="00D237BF" w:rsidRPr="00413874">
        <w:rPr>
          <w:rFonts w:ascii="Times New Roman"/>
          <w:kern w:val="0"/>
          <w:sz w:val="22"/>
          <w:szCs w:val="22"/>
        </w:rPr>
        <w:t xml:space="preserve"> </w:t>
      </w:r>
      <w:r w:rsidR="00A81331" w:rsidRPr="00413874">
        <w:rPr>
          <w:rFonts w:ascii="Times New Roman"/>
          <w:kern w:val="0"/>
          <w:sz w:val="22"/>
          <w:szCs w:val="22"/>
        </w:rPr>
        <w:t>같다</w:t>
      </w:r>
      <w:r w:rsidR="004405B0" w:rsidRPr="00413874">
        <w:rPr>
          <w:rFonts w:ascii="Times New Roman"/>
          <w:kern w:val="0"/>
          <w:sz w:val="22"/>
          <w:szCs w:val="22"/>
        </w:rPr>
        <w:t>.</w:t>
      </w:r>
    </w:p>
    <w:bookmarkEnd w:id="571"/>
    <w:p w14:paraId="20E84431" w14:textId="77777777" w:rsidR="004B29E4" w:rsidRPr="00413874" w:rsidRDefault="004B29E4" w:rsidP="00797B55">
      <w:pPr>
        <w:adjustRightInd w:val="0"/>
        <w:snapToGrid w:val="0"/>
        <w:spacing w:line="400" w:lineRule="exact"/>
        <w:rPr>
          <w:rFonts w:ascii="Times New Roman"/>
          <w:sz w:val="22"/>
          <w:szCs w:val="22"/>
        </w:rPr>
      </w:pPr>
    </w:p>
    <w:p w14:paraId="287AAE28" w14:textId="5D027E34" w:rsidR="007413B7" w:rsidRPr="00413874" w:rsidRDefault="007413B7"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586" w:name="_Toc191645608"/>
      <w:bookmarkStart w:id="587" w:name="_Toc240898038"/>
      <w:bookmarkStart w:id="588" w:name="_Toc242777923"/>
      <w:r w:rsidRPr="00413874">
        <w:rPr>
          <w:rFonts w:ascii="Times New Roman" w:eastAsia="바탕" w:hAnsi="Times New Roman"/>
          <w:kern w:val="0"/>
          <w:sz w:val="22"/>
          <w:szCs w:val="22"/>
        </w:rPr>
        <w:t>개별책임</w:t>
      </w:r>
      <w:bookmarkEnd w:id="586"/>
      <w:bookmarkEnd w:id="587"/>
      <w:bookmarkEnd w:id="588"/>
    </w:p>
    <w:p w14:paraId="0577F832" w14:textId="77777777" w:rsidR="007413B7" w:rsidRPr="00413874" w:rsidRDefault="007413B7" w:rsidP="00797B55">
      <w:pPr>
        <w:adjustRightInd w:val="0"/>
        <w:snapToGrid w:val="0"/>
        <w:spacing w:line="400" w:lineRule="exact"/>
        <w:rPr>
          <w:rFonts w:ascii="Times New Roman"/>
          <w:kern w:val="0"/>
          <w:sz w:val="22"/>
          <w:szCs w:val="22"/>
        </w:rPr>
      </w:pPr>
    </w:p>
    <w:p w14:paraId="66794A76" w14:textId="086B5924" w:rsidR="007413B7" w:rsidRPr="00413874" w:rsidRDefault="005D5E70" w:rsidP="00797B55">
      <w:pPr>
        <w:adjustRightInd w:val="0"/>
        <w:snapToGrid w:val="0"/>
        <w:spacing w:line="400" w:lineRule="exact"/>
        <w:rPr>
          <w:rFonts w:ascii="Times New Roman"/>
          <w:kern w:val="0"/>
          <w:sz w:val="22"/>
          <w:szCs w:val="22"/>
        </w:rPr>
      </w:pPr>
      <w:r w:rsidRPr="00413874">
        <w:rPr>
          <w:rFonts w:ascii="Times New Roman"/>
          <w:kern w:val="0"/>
          <w:sz w:val="22"/>
          <w:szCs w:val="22"/>
        </w:rPr>
        <w:lastRenderedPageBreak/>
        <w:t>각</w:t>
      </w:r>
      <w:r w:rsidRPr="00413874">
        <w:rPr>
          <w:rFonts w:ascii="Times New Roman"/>
          <w:kern w:val="0"/>
          <w:sz w:val="22"/>
          <w:szCs w:val="22"/>
        </w:rPr>
        <w:t xml:space="preserve"> </w:t>
      </w:r>
      <w:r w:rsidR="007413B7" w:rsidRPr="00413874">
        <w:rPr>
          <w:rFonts w:ascii="Times New Roman"/>
          <w:kern w:val="0"/>
          <w:sz w:val="22"/>
          <w:szCs w:val="22"/>
        </w:rPr>
        <w:t>대주</w:t>
      </w:r>
      <w:r w:rsidR="00DE2EB9" w:rsidRPr="00413874">
        <w:rPr>
          <w:rFonts w:ascii="Times New Roman"/>
          <w:kern w:val="0"/>
          <w:sz w:val="22"/>
          <w:szCs w:val="22"/>
        </w:rPr>
        <w:t>는</w:t>
      </w:r>
      <w:r w:rsidR="007413B7" w:rsidRPr="00413874">
        <w:rPr>
          <w:rFonts w:ascii="Times New Roman"/>
          <w:kern w:val="0"/>
          <w:sz w:val="22"/>
          <w:szCs w:val="22"/>
        </w:rPr>
        <w:t xml:space="preserve"> </w:t>
      </w:r>
      <w:r w:rsidR="007413B7" w:rsidRPr="00413874">
        <w:rPr>
          <w:rFonts w:ascii="Times New Roman"/>
          <w:kern w:val="0"/>
          <w:sz w:val="22"/>
          <w:szCs w:val="22"/>
        </w:rPr>
        <w:t>각각</w:t>
      </w:r>
      <w:r w:rsidR="007413B7" w:rsidRPr="00413874">
        <w:rPr>
          <w:rFonts w:ascii="Times New Roman"/>
          <w:kern w:val="0"/>
          <w:sz w:val="22"/>
          <w:szCs w:val="22"/>
        </w:rPr>
        <w:t xml:space="preserve"> </w:t>
      </w:r>
      <w:r w:rsidR="007413B7" w:rsidRPr="00413874">
        <w:rPr>
          <w:rFonts w:ascii="Times New Roman"/>
          <w:kern w:val="0"/>
          <w:sz w:val="22"/>
          <w:szCs w:val="22"/>
        </w:rPr>
        <w:t>독립하여</w:t>
      </w:r>
      <w:r w:rsidR="007413B7" w:rsidRPr="00413874">
        <w:rPr>
          <w:rFonts w:ascii="Times New Roman"/>
          <w:kern w:val="0"/>
          <w:sz w:val="22"/>
          <w:szCs w:val="22"/>
        </w:rPr>
        <w:t xml:space="preserve"> </w:t>
      </w:r>
      <w:r w:rsidR="007413B7" w:rsidRPr="00413874">
        <w:rPr>
          <w:rFonts w:ascii="Times New Roman"/>
          <w:kern w:val="0"/>
          <w:sz w:val="22"/>
          <w:szCs w:val="22"/>
        </w:rPr>
        <w:t>본</w:t>
      </w:r>
      <w:r w:rsidR="007413B7" w:rsidRPr="00413874">
        <w:rPr>
          <w:rFonts w:ascii="Times New Roman"/>
          <w:kern w:val="0"/>
          <w:sz w:val="22"/>
          <w:szCs w:val="22"/>
        </w:rPr>
        <w:t xml:space="preserve"> </w:t>
      </w:r>
      <w:r w:rsidR="007413B7" w:rsidRPr="00413874">
        <w:rPr>
          <w:rFonts w:ascii="Times New Roman"/>
          <w:kern w:val="0"/>
          <w:sz w:val="22"/>
          <w:szCs w:val="22"/>
        </w:rPr>
        <w:t>약정에</w:t>
      </w:r>
      <w:r w:rsidR="007413B7" w:rsidRPr="00413874">
        <w:rPr>
          <w:rFonts w:ascii="Times New Roman"/>
          <w:kern w:val="0"/>
          <w:sz w:val="22"/>
          <w:szCs w:val="22"/>
        </w:rPr>
        <w:t xml:space="preserve"> </w:t>
      </w:r>
      <w:r w:rsidR="007413B7" w:rsidRPr="00413874">
        <w:rPr>
          <w:rFonts w:ascii="Times New Roman"/>
          <w:kern w:val="0"/>
          <w:sz w:val="22"/>
          <w:szCs w:val="22"/>
        </w:rPr>
        <w:t>따른</w:t>
      </w:r>
      <w:r w:rsidR="007413B7" w:rsidRPr="00413874">
        <w:rPr>
          <w:rFonts w:ascii="Times New Roman"/>
          <w:kern w:val="0"/>
          <w:sz w:val="22"/>
          <w:szCs w:val="22"/>
        </w:rPr>
        <w:t xml:space="preserve"> </w:t>
      </w:r>
      <w:r w:rsidR="007413B7" w:rsidRPr="00413874">
        <w:rPr>
          <w:rFonts w:ascii="Times New Roman"/>
          <w:kern w:val="0"/>
          <w:sz w:val="22"/>
          <w:szCs w:val="22"/>
        </w:rPr>
        <w:t>권리와</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가진다</w:t>
      </w:r>
      <w:r w:rsidR="007413B7" w:rsidRPr="00413874">
        <w:rPr>
          <w:rFonts w:ascii="Times New Roman"/>
          <w:kern w:val="0"/>
          <w:sz w:val="22"/>
          <w:szCs w:val="22"/>
        </w:rPr>
        <w:t xml:space="preserve">. </w:t>
      </w:r>
      <w:r w:rsidR="007413B7" w:rsidRPr="00413874">
        <w:rPr>
          <w:rFonts w:ascii="Times New Roman"/>
          <w:kern w:val="0"/>
          <w:sz w:val="22"/>
          <w:szCs w:val="22"/>
        </w:rPr>
        <w:t>어느</w:t>
      </w:r>
      <w:r w:rsidR="007413B7" w:rsidRPr="00413874">
        <w:rPr>
          <w:rFonts w:ascii="Times New Roman"/>
          <w:kern w:val="0"/>
          <w:sz w:val="22"/>
          <w:szCs w:val="22"/>
        </w:rPr>
        <w:t xml:space="preserve"> </w:t>
      </w:r>
      <w:r w:rsidR="007413B7" w:rsidRPr="00413874">
        <w:rPr>
          <w:rFonts w:ascii="Times New Roman"/>
          <w:kern w:val="0"/>
          <w:sz w:val="22"/>
          <w:szCs w:val="22"/>
        </w:rPr>
        <w:t>대주</w:t>
      </w:r>
      <w:r w:rsidR="00CD5F9D" w:rsidRPr="00413874">
        <w:rPr>
          <w:rFonts w:ascii="Times New Roman"/>
          <w:kern w:val="0"/>
          <w:sz w:val="22"/>
          <w:szCs w:val="22"/>
        </w:rPr>
        <w:t>(</w:t>
      </w:r>
      <w:r w:rsidR="00CD5F9D" w:rsidRPr="00413874">
        <w:rPr>
          <w:rFonts w:ascii="Times New Roman"/>
          <w:kern w:val="0"/>
          <w:sz w:val="22"/>
          <w:szCs w:val="22"/>
        </w:rPr>
        <w:t>이하</w:t>
      </w:r>
      <w:r w:rsidR="00CD5F9D" w:rsidRPr="00413874">
        <w:rPr>
          <w:rFonts w:ascii="Times New Roman"/>
          <w:kern w:val="0"/>
          <w:sz w:val="22"/>
          <w:szCs w:val="22"/>
        </w:rPr>
        <w:t xml:space="preserve"> </w:t>
      </w:r>
      <w:r w:rsidR="00CD5F9D" w:rsidRPr="00413874">
        <w:rPr>
          <w:rFonts w:ascii="Times New Roman"/>
          <w:b/>
          <w:kern w:val="0"/>
          <w:sz w:val="22"/>
          <w:szCs w:val="22"/>
        </w:rPr>
        <w:t>“</w:t>
      </w:r>
      <w:r w:rsidR="00CD5F9D" w:rsidRPr="00413874">
        <w:rPr>
          <w:rFonts w:ascii="Times New Roman"/>
          <w:b/>
          <w:kern w:val="0"/>
          <w:sz w:val="22"/>
          <w:szCs w:val="22"/>
        </w:rPr>
        <w:t>미이행대주</w:t>
      </w:r>
      <w:r w:rsidR="00CD5F9D" w:rsidRPr="00413874">
        <w:rPr>
          <w:rFonts w:ascii="Times New Roman"/>
          <w:b/>
          <w:kern w:val="0"/>
          <w:sz w:val="22"/>
          <w:szCs w:val="22"/>
        </w:rPr>
        <w:t>”</w:t>
      </w:r>
      <w:r w:rsidR="00CD5F9D" w:rsidRPr="00413874">
        <w:rPr>
          <w:rFonts w:ascii="Times New Roman"/>
          <w:kern w:val="0"/>
          <w:sz w:val="22"/>
          <w:szCs w:val="22"/>
        </w:rPr>
        <w:t>)</w:t>
      </w:r>
      <w:r w:rsidR="007413B7" w:rsidRPr="00413874">
        <w:rPr>
          <w:rFonts w:ascii="Times New Roman"/>
          <w:kern w:val="0"/>
          <w:sz w:val="22"/>
          <w:szCs w:val="22"/>
        </w:rPr>
        <w:t>가</w:t>
      </w:r>
      <w:r w:rsidR="007413B7" w:rsidRPr="00413874">
        <w:rPr>
          <w:rFonts w:ascii="Times New Roman"/>
          <w:kern w:val="0"/>
          <w:sz w:val="22"/>
          <w:szCs w:val="22"/>
        </w:rPr>
        <w:t xml:space="preserve"> </w:t>
      </w:r>
      <w:r w:rsidR="007413B7" w:rsidRPr="00413874">
        <w:rPr>
          <w:rFonts w:ascii="Times New Roman"/>
          <w:kern w:val="0"/>
          <w:sz w:val="22"/>
          <w:szCs w:val="22"/>
        </w:rPr>
        <w:t>자신의</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이</w:t>
      </w:r>
      <w:r w:rsidR="00CD5F9D" w:rsidRPr="00413874">
        <w:rPr>
          <w:rFonts w:ascii="Times New Roman"/>
          <w:kern w:val="0"/>
          <w:sz w:val="22"/>
          <w:szCs w:val="22"/>
        </w:rPr>
        <w:t>행</w:t>
      </w:r>
      <w:r w:rsidR="007413B7" w:rsidRPr="00413874">
        <w:rPr>
          <w:rFonts w:ascii="Times New Roman"/>
          <w:kern w:val="0"/>
          <w:sz w:val="22"/>
          <w:szCs w:val="22"/>
        </w:rPr>
        <w:t>하지</w:t>
      </w:r>
      <w:r w:rsidR="007413B7" w:rsidRPr="00413874">
        <w:rPr>
          <w:rFonts w:ascii="Times New Roman"/>
          <w:kern w:val="0"/>
          <w:sz w:val="22"/>
          <w:szCs w:val="22"/>
        </w:rPr>
        <w:t xml:space="preserve"> </w:t>
      </w:r>
      <w:r w:rsidR="007413B7" w:rsidRPr="00413874">
        <w:rPr>
          <w:rFonts w:ascii="Times New Roman"/>
          <w:kern w:val="0"/>
          <w:sz w:val="22"/>
          <w:szCs w:val="22"/>
        </w:rPr>
        <w:t>않더라도</w:t>
      </w:r>
      <w:r w:rsidR="007413B7" w:rsidRPr="00413874">
        <w:rPr>
          <w:rFonts w:ascii="Times New Roman"/>
          <w:kern w:val="0"/>
          <w:sz w:val="22"/>
          <w:szCs w:val="22"/>
        </w:rPr>
        <w:t xml:space="preserve"> </w:t>
      </w:r>
      <w:r w:rsidR="007413B7" w:rsidRPr="00413874">
        <w:rPr>
          <w:rFonts w:ascii="Times New Roman"/>
          <w:kern w:val="0"/>
          <w:sz w:val="22"/>
          <w:szCs w:val="22"/>
        </w:rPr>
        <w:t>나머지</w:t>
      </w:r>
      <w:r w:rsidR="007413B7" w:rsidRPr="00413874">
        <w:rPr>
          <w:rFonts w:ascii="Times New Roman"/>
          <w:kern w:val="0"/>
          <w:sz w:val="22"/>
          <w:szCs w:val="22"/>
        </w:rPr>
        <w:t xml:space="preserve"> </w:t>
      </w:r>
      <w:r w:rsidR="007413B7" w:rsidRPr="00413874">
        <w:rPr>
          <w:rFonts w:ascii="Times New Roman"/>
          <w:kern w:val="0"/>
          <w:sz w:val="22"/>
          <w:szCs w:val="22"/>
        </w:rPr>
        <w:t>대주는</w:t>
      </w:r>
      <w:r w:rsidR="007413B7" w:rsidRPr="00413874">
        <w:rPr>
          <w:rFonts w:ascii="Times New Roman"/>
          <w:kern w:val="0"/>
          <w:sz w:val="22"/>
          <w:szCs w:val="22"/>
        </w:rPr>
        <w:t xml:space="preserve"> </w:t>
      </w:r>
      <w:r w:rsidR="00CD5F9D" w:rsidRPr="00413874">
        <w:rPr>
          <w:rFonts w:ascii="Times New Roman"/>
          <w:kern w:val="0"/>
          <w:sz w:val="22"/>
          <w:szCs w:val="22"/>
        </w:rPr>
        <w:t>미이행</w:t>
      </w:r>
      <w:r w:rsidR="007413B7" w:rsidRPr="00413874">
        <w:rPr>
          <w:rFonts w:ascii="Times New Roman"/>
          <w:kern w:val="0"/>
          <w:sz w:val="22"/>
          <w:szCs w:val="22"/>
        </w:rPr>
        <w:t>대주의</w:t>
      </w:r>
      <w:r w:rsidR="007413B7" w:rsidRPr="00413874">
        <w:rPr>
          <w:rFonts w:ascii="Times New Roman"/>
          <w:kern w:val="0"/>
          <w:sz w:val="22"/>
          <w:szCs w:val="22"/>
        </w:rPr>
        <w:t xml:space="preserve"> </w:t>
      </w:r>
      <w:r w:rsidR="007413B7" w:rsidRPr="00413874">
        <w:rPr>
          <w:rFonts w:ascii="Times New Roman"/>
          <w:kern w:val="0"/>
          <w:sz w:val="22"/>
          <w:szCs w:val="22"/>
        </w:rPr>
        <w:t>의무불이행</w:t>
      </w:r>
      <w:r w:rsidR="007413B7" w:rsidRPr="00413874">
        <w:rPr>
          <w:rFonts w:ascii="Times New Roman"/>
          <w:kern w:val="0"/>
          <w:sz w:val="22"/>
          <w:szCs w:val="22"/>
        </w:rPr>
        <w:t xml:space="preserve"> </w:t>
      </w:r>
      <w:r w:rsidR="007413B7" w:rsidRPr="00413874">
        <w:rPr>
          <w:rFonts w:ascii="Times New Roman"/>
          <w:kern w:val="0"/>
          <w:sz w:val="22"/>
          <w:szCs w:val="22"/>
        </w:rPr>
        <w:t>및</w:t>
      </w:r>
      <w:r w:rsidR="007413B7" w:rsidRPr="00413874">
        <w:rPr>
          <w:rFonts w:ascii="Times New Roman"/>
          <w:kern w:val="0"/>
          <w:sz w:val="22"/>
          <w:szCs w:val="22"/>
        </w:rPr>
        <w:t xml:space="preserve"> </w:t>
      </w:r>
      <w:r w:rsidR="007413B7" w:rsidRPr="00413874">
        <w:rPr>
          <w:rFonts w:ascii="Times New Roman"/>
          <w:kern w:val="0"/>
          <w:sz w:val="22"/>
          <w:szCs w:val="22"/>
        </w:rPr>
        <w:t>그로</w:t>
      </w:r>
      <w:r w:rsidR="007413B7" w:rsidRPr="00413874">
        <w:rPr>
          <w:rFonts w:ascii="Times New Roman"/>
          <w:kern w:val="0"/>
          <w:sz w:val="22"/>
          <w:szCs w:val="22"/>
        </w:rPr>
        <w:t xml:space="preserve"> </w:t>
      </w:r>
      <w:r w:rsidR="007413B7" w:rsidRPr="00413874">
        <w:rPr>
          <w:rFonts w:ascii="Times New Roman"/>
          <w:kern w:val="0"/>
          <w:sz w:val="22"/>
          <w:szCs w:val="22"/>
        </w:rPr>
        <w:t>인한</w:t>
      </w:r>
      <w:r w:rsidR="007413B7" w:rsidRPr="00413874">
        <w:rPr>
          <w:rFonts w:ascii="Times New Roman"/>
          <w:kern w:val="0"/>
          <w:sz w:val="22"/>
          <w:szCs w:val="22"/>
        </w:rPr>
        <w:t xml:space="preserve"> </w:t>
      </w:r>
      <w:r w:rsidR="007413B7" w:rsidRPr="00413874">
        <w:rPr>
          <w:rFonts w:ascii="Times New Roman"/>
          <w:kern w:val="0"/>
          <w:sz w:val="22"/>
          <w:szCs w:val="22"/>
        </w:rPr>
        <w:t>결과에</w:t>
      </w:r>
      <w:r w:rsidR="007413B7" w:rsidRPr="00413874">
        <w:rPr>
          <w:rFonts w:ascii="Times New Roman"/>
          <w:kern w:val="0"/>
          <w:sz w:val="22"/>
          <w:szCs w:val="22"/>
        </w:rPr>
        <w:t xml:space="preserve"> </w:t>
      </w:r>
      <w:r w:rsidR="007413B7" w:rsidRPr="00413874">
        <w:rPr>
          <w:rFonts w:ascii="Times New Roman"/>
          <w:kern w:val="0"/>
          <w:sz w:val="22"/>
          <w:szCs w:val="22"/>
        </w:rPr>
        <w:t>대하여</w:t>
      </w:r>
      <w:r w:rsidR="007413B7" w:rsidRPr="00413874">
        <w:rPr>
          <w:rFonts w:ascii="Times New Roman"/>
          <w:kern w:val="0"/>
          <w:sz w:val="22"/>
          <w:szCs w:val="22"/>
        </w:rPr>
        <w:t xml:space="preserve"> </w:t>
      </w:r>
      <w:r w:rsidR="007413B7" w:rsidRPr="00413874">
        <w:rPr>
          <w:rFonts w:ascii="Times New Roman"/>
          <w:kern w:val="0"/>
          <w:sz w:val="22"/>
          <w:szCs w:val="22"/>
        </w:rPr>
        <w:t>아무런</w:t>
      </w:r>
      <w:r w:rsidR="007413B7" w:rsidRPr="00413874">
        <w:rPr>
          <w:rFonts w:ascii="Times New Roman"/>
          <w:kern w:val="0"/>
          <w:sz w:val="22"/>
          <w:szCs w:val="22"/>
        </w:rPr>
        <w:t xml:space="preserve"> </w:t>
      </w:r>
      <w:r w:rsidR="007413B7" w:rsidRPr="00413874">
        <w:rPr>
          <w:rFonts w:ascii="Times New Roman"/>
          <w:kern w:val="0"/>
          <w:sz w:val="22"/>
          <w:szCs w:val="22"/>
        </w:rPr>
        <w:t>책임을</w:t>
      </w:r>
      <w:r w:rsidR="007413B7" w:rsidRPr="00413874">
        <w:rPr>
          <w:rFonts w:ascii="Times New Roman"/>
          <w:kern w:val="0"/>
          <w:sz w:val="22"/>
          <w:szCs w:val="22"/>
        </w:rPr>
        <w:t xml:space="preserve"> </w:t>
      </w:r>
      <w:r w:rsidR="007413B7" w:rsidRPr="00413874">
        <w:rPr>
          <w:rFonts w:ascii="Times New Roman"/>
          <w:kern w:val="0"/>
          <w:sz w:val="22"/>
          <w:szCs w:val="22"/>
        </w:rPr>
        <w:t>지지</w:t>
      </w:r>
      <w:r w:rsidR="007413B7" w:rsidRPr="00413874">
        <w:rPr>
          <w:rFonts w:ascii="Times New Roman"/>
          <w:kern w:val="0"/>
          <w:sz w:val="22"/>
          <w:szCs w:val="22"/>
        </w:rPr>
        <w:t xml:space="preserve"> </w:t>
      </w:r>
      <w:r w:rsidR="007413B7" w:rsidRPr="00413874">
        <w:rPr>
          <w:rFonts w:ascii="Times New Roman"/>
          <w:kern w:val="0"/>
          <w:sz w:val="22"/>
          <w:szCs w:val="22"/>
        </w:rPr>
        <w:t>아니한다</w:t>
      </w:r>
      <w:r w:rsidR="007413B7" w:rsidRPr="00413874">
        <w:rPr>
          <w:rFonts w:ascii="Times New Roman"/>
          <w:kern w:val="0"/>
          <w:sz w:val="22"/>
          <w:szCs w:val="22"/>
        </w:rPr>
        <w:t>.</w:t>
      </w:r>
      <w:r w:rsidR="00792CD0" w:rsidRPr="00792CD0">
        <w:rPr>
          <w:rFonts w:ascii="Times New Roman"/>
          <w:kern w:val="0"/>
          <w:sz w:val="22"/>
          <w:szCs w:val="22"/>
        </w:rPr>
        <w:t xml:space="preserve"> </w:t>
      </w:r>
      <w:r w:rsidR="00792CD0" w:rsidRPr="00587964">
        <w:rPr>
          <w:rFonts w:ascii="Times New Roman"/>
          <w:kern w:val="0"/>
          <w:sz w:val="22"/>
          <w:szCs w:val="22"/>
        </w:rPr>
        <w:t>다만</w:t>
      </w:r>
      <w:r w:rsidR="00792CD0" w:rsidRPr="00587964">
        <w:rPr>
          <w:rFonts w:ascii="Times New Roman"/>
          <w:kern w:val="0"/>
          <w:sz w:val="22"/>
          <w:szCs w:val="22"/>
        </w:rPr>
        <w:t xml:space="preserve">, </w:t>
      </w:r>
      <w:r w:rsidR="00792CD0" w:rsidRPr="00587964">
        <w:rPr>
          <w:rFonts w:ascii="Times New Roman"/>
          <w:kern w:val="0"/>
          <w:sz w:val="22"/>
          <w:szCs w:val="22"/>
        </w:rPr>
        <w:t>본</w:t>
      </w:r>
      <w:r w:rsidR="00792CD0" w:rsidRPr="00587964">
        <w:rPr>
          <w:rFonts w:ascii="Times New Roman"/>
          <w:kern w:val="0"/>
          <w:sz w:val="22"/>
          <w:szCs w:val="22"/>
        </w:rPr>
        <w:t xml:space="preserve"> </w:t>
      </w:r>
      <w:r w:rsidR="00792CD0" w:rsidRPr="00587964">
        <w:rPr>
          <w:rFonts w:ascii="Times New Roman"/>
          <w:kern w:val="0"/>
          <w:sz w:val="22"/>
          <w:szCs w:val="22"/>
        </w:rPr>
        <w:t>약정에</w:t>
      </w:r>
      <w:r w:rsidR="00792CD0" w:rsidRPr="00587964">
        <w:rPr>
          <w:rFonts w:ascii="Times New Roman"/>
          <w:kern w:val="0"/>
          <w:sz w:val="22"/>
          <w:szCs w:val="22"/>
        </w:rPr>
        <w:t xml:space="preserve"> </w:t>
      </w:r>
      <w:r w:rsidR="00792CD0" w:rsidRPr="00587964">
        <w:rPr>
          <w:rFonts w:ascii="Times New Roman"/>
          <w:kern w:val="0"/>
          <w:sz w:val="22"/>
          <w:szCs w:val="22"/>
        </w:rPr>
        <w:t>따른</w:t>
      </w:r>
      <w:r w:rsidR="00792CD0" w:rsidRPr="00587964">
        <w:rPr>
          <w:rFonts w:ascii="Times New Roman"/>
          <w:kern w:val="0"/>
          <w:sz w:val="22"/>
          <w:szCs w:val="22"/>
        </w:rPr>
        <w:t xml:space="preserve"> </w:t>
      </w:r>
      <w:r w:rsidR="00792CD0" w:rsidRPr="00587964">
        <w:rPr>
          <w:rFonts w:ascii="Times New Roman"/>
          <w:kern w:val="0"/>
          <w:sz w:val="22"/>
          <w:szCs w:val="22"/>
        </w:rPr>
        <w:t>해당</w:t>
      </w:r>
      <w:r w:rsidR="00792CD0" w:rsidRPr="00587964">
        <w:rPr>
          <w:rFonts w:ascii="Times New Roman"/>
          <w:kern w:val="0"/>
          <w:sz w:val="22"/>
          <w:szCs w:val="22"/>
        </w:rPr>
        <w:t xml:space="preserve"> </w:t>
      </w:r>
      <w:r w:rsidR="00792CD0" w:rsidRPr="00587964">
        <w:rPr>
          <w:rFonts w:ascii="Times New Roman"/>
          <w:kern w:val="0"/>
          <w:sz w:val="22"/>
          <w:szCs w:val="22"/>
        </w:rPr>
        <w:t>대주의</w:t>
      </w:r>
      <w:r w:rsidR="00792CD0" w:rsidRPr="00587964">
        <w:rPr>
          <w:rFonts w:ascii="Times New Roman"/>
          <w:kern w:val="0"/>
          <w:sz w:val="22"/>
          <w:szCs w:val="22"/>
        </w:rPr>
        <w:t xml:space="preserve"> </w:t>
      </w:r>
      <w:r w:rsidR="00792CD0" w:rsidRPr="00587964">
        <w:rPr>
          <w:rFonts w:ascii="Times New Roman"/>
          <w:kern w:val="0"/>
          <w:sz w:val="22"/>
          <w:szCs w:val="22"/>
        </w:rPr>
        <w:t>대출실행</w:t>
      </w:r>
      <w:r w:rsidR="00792CD0" w:rsidRPr="00587964">
        <w:rPr>
          <w:rFonts w:ascii="Times New Roman"/>
          <w:kern w:val="0"/>
          <w:sz w:val="22"/>
          <w:szCs w:val="22"/>
        </w:rPr>
        <w:t xml:space="preserve"> </w:t>
      </w:r>
      <w:r w:rsidR="00792CD0" w:rsidRPr="00587964">
        <w:rPr>
          <w:rFonts w:ascii="Times New Roman"/>
          <w:kern w:val="0"/>
          <w:sz w:val="22"/>
          <w:szCs w:val="22"/>
        </w:rPr>
        <w:t>의무가</w:t>
      </w:r>
      <w:r w:rsidR="00792CD0" w:rsidRPr="00587964">
        <w:rPr>
          <w:rFonts w:ascii="Times New Roman"/>
          <w:kern w:val="0"/>
          <w:sz w:val="22"/>
          <w:szCs w:val="22"/>
        </w:rPr>
        <w:t xml:space="preserve"> </w:t>
      </w:r>
      <w:r w:rsidR="00792CD0" w:rsidRPr="00587964">
        <w:rPr>
          <w:rFonts w:ascii="Times New Roman"/>
          <w:kern w:val="0"/>
          <w:sz w:val="22"/>
          <w:szCs w:val="22"/>
        </w:rPr>
        <w:t>발생하였음에도</w:t>
      </w:r>
      <w:r w:rsidR="00792CD0" w:rsidRPr="00587964">
        <w:rPr>
          <w:rFonts w:ascii="Times New Roman"/>
          <w:kern w:val="0"/>
          <w:sz w:val="22"/>
          <w:szCs w:val="22"/>
        </w:rPr>
        <w:t xml:space="preserve"> </w:t>
      </w:r>
      <w:r w:rsidR="00792CD0" w:rsidRPr="00587964">
        <w:rPr>
          <w:rFonts w:ascii="Times New Roman"/>
          <w:kern w:val="0"/>
          <w:sz w:val="22"/>
          <w:szCs w:val="22"/>
        </w:rPr>
        <w:t>불구하고</w:t>
      </w:r>
      <w:r w:rsidR="00792CD0" w:rsidRPr="00587964">
        <w:rPr>
          <w:rFonts w:ascii="Times New Roman"/>
          <w:kern w:val="0"/>
          <w:sz w:val="22"/>
          <w:szCs w:val="22"/>
        </w:rPr>
        <w:t xml:space="preserve"> </w:t>
      </w:r>
      <w:r w:rsidR="00792CD0" w:rsidRPr="00587964">
        <w:rPr>
          <w:rFonts w:ascii="Times New Roman"/>
          <w:kern w:val="0"/>
          <w:sz w:val="22"/>
          <w:szCs w:val="22"/>
        </w:rPr>
        <w:t>해당</w:t>
      </w:r>
      <w:r w:rsidR="00792CD0" w:rsidRPr="00587964">
        <w:rPr>
          <w:rFonts w:ascii="Times New Roman"/>
          <w:kern w:val="0"/>
          <w:sz w:val="22"/>
          <w:szCs w:val="22"/>
        </w:rPr>
        <w:t xml:space="preserve"> </w:t>
      </w:r>
      <w:r w:rsidR="00792CD0" w:rsidRPr="00587964">
        <w:rPr>
          <w:rFonts w:ascii="Times New Roman"/>
          <w:kern w:val="0"/>
          <w:sz w:val="22"/>
          <w:szCs w:val="22"/>
        </w:rPr>
        <w:t>대주가</w:t>
      </w:r>
      <w:r w:rsidR="00792CD0" w:rsidRPr="00587964">
        <w:rPr>
          <w:rFonts w:ascii="Times New Roman"/>
          <w:kern w:val="0"/>
          <w:sz w:val="22"/>
          <w:szCs w:val="22"/>
        </w:rPr>
        <w:t xml:space="preserve"> </w:t>
      </w:r>
      <w:r w:rsidR="00792CD0" w:rsidRPr="00587964">
        <w:rPr>
          <w:rFonts w:ascii="Times New Roman"/>
          <w:kern w:val="0"/>
          <w:sz w:val="22"/>
          <w:szCs w:val="22"/>
        </w:rPr>
        <w:t>인출일에</w:t>
      </w:r>
      <w:r w:rsidR="00792CD0" w:rsidRPr="00587964">
        <w:rPr>
          <w:rFonts w:ascii="Times New Roman"/>
          <w:kern w:val="0"/>
          <w:sz w:val="22"/>
          <w:szCs w:val="22"/>
        </w:rPr>
        <w:t xml:space="preserve"> </w:t>
      </w:r>
      <w:r w:rsidR="00792CD0" w:rsidRPr="00587964">
        <w:rPr>
          <w:rFonts w:ascii="Times New Roman"/>
          <w:kern w:val="0"/>
          <w:sz w:val="22"/>
          <w:szCs w:val="22"/>
        </w:rPr>
        <w:t>대출을</w:t>
      </w:r>
      <w:r w:rsidR="00792CD0" w:rsidRPr="00587964">
        <w:rPr>
          <w:rFonts w:ascii="Times New Roman"/>
          <w:kern w:val="0"/>
          <w:sz w:val="22"/>
          <w:szCs w:val="22"/>
        </w:rPr>
        <w:t xml:space="preserve"> </w:t>
      </w:r>
      <w:r w:rsidR="00792CD0" w:rsidRPr="00587964">
        <w:rPr>
          <w:rFonts w:ascii="Times New Roman"/>
          <w:kern w:val="0"/>
          <w:sz w:val="22"/>
          <w:szCs w:val="22"/>
        </w:rPr>
        <w:t>실행하지</w:t>
      </w:r>
      <w:r w:rsidR="00792CD0" w:rsidRPr="00587964">
        <w:rPr>
          <w:rFonts w:ascii="Times New Roman"/>
          <w:kern w:val="0"/>
          <w:sz w:val="22"/>
          <w:szCs w:val="22"/>
        </w:rPr>
        <w:t xml:space="preserve"> </w:t>
      </w:r>
      <w:r w:rsidR="00792CD0" w:rsidRPr="00587964">
        <w:rPr>
          <w:rFonts w:ascii="Times New Roman"/>
          <w:kern w:val="0"/>
          <w:sz w:val="22"/>
          <w:szCs w:val="22"/>
        </w:rPr>
        <w:t>아니하는</w:t>
      </w:r>
      <w:r w:rsidR="00792CD0" w:rsidRPr="00587964">
        <w:rPr>
          <w:rFonts w:ascii="Times New Roman"/>
          <w:kern w:val="0"/>
          <w:sz w:val="22"/>
          <w:szCs w:val="22"/>
        </w:rPr>
        <w:t xml:space="preserve"> </w:t>
      </w:r>
      <w:r w:rsidR="00792CD0" w:rsidRPr="00587964">
        <w:rPr>
          <w:rFonts w:ascii="Times New Roman"/>
          <w:kern w:val="0"/>
          <w:sz w:val="22"/>
          <w:szCs w:val="22"/>
        </w:rPr>
        <w:t>경우</w:t>
      </w:r>
      <w:r w:rsidR="00792CD0" w:rsidRPr="00587964">
        <w:rPr>
          <w:rFonts w:ascii="Times New Roman"/>
          <w:kern w:val="0"/>
          <w:sz w:val="22"/>
          <w:szCs w:val="22"/>
        </w:rPr>
        <w:t xml:space="preserve">, </w:t>
      </w:r>
      <w:r w:rsidR="00792CD0" w:rsidRPr="00587964">
        <w:rPr>
          <w:rFonts w:ascii="Times New Roman"/>
          <w:kern w:val="0"/>
          <w:sz w:val="22"/>
          <w:szCs w:val="22"/>
        </w:rPr>
        <w:t>그</w:t>
      </w:r>
      <w:r w:rsidR="00792CD0" w:rsidRPr="00587964">
        <w:rPr>
          <w:rFonts w:ascii="Times New Roman"/>
          <w:kern w:val="0"/>
          <w:sz w:val="22"/>
          <w:szCs w:val="22"/>
        </w:rPr>
        <w:t xml:space="preserve"> </w:t>
      </w:r>
      <w:r w:rsidR="00792CD0" w:rsidRPr="00587964">
        <w:rPr>
          <w:rFonts w:ascii="Times New Roman"/>
          <w:kern w:val="0"/>
          <w:sz w:val="22"/>
          <w:szCs w:val="22"/>
        </w:rPr>
        <w:t>미이행대주는</w:t>
      </w:r>
      <w:r w:rsidR="00792CD0" w:rsidRPr="00587964">
        <w:rPr>
          <w:rFonts w:ascii="Times New Roman"/>
          <w:kern w:val="0"/>
          <w:sz w:val="22"/>
          <w:szCs w:val="22"/>
        </w:rPr>
        <w:t xml:space="preserve"> </w:t>
      </w:r>
      <w:r w:rsidR="00792CD0" w:rsidRPr="00587964">
        <w:rPr>
          <w:rFonts w:ascii="Times New Roman"/>
          <w:kern w:val="0"/>
          <w:sz w:val="22"/>
          <w:szCs w:val="22"/>
        </w:rPr>
        <w:t>차주</w:t>
      </w:r>
      <w:r w:rsidR="00792CD0" w:rsidRPr="00587964">
        <w:rPr>
          <w:rFonts w:ascii="Times New Roman"/>
          <w:kern w:val="0"/>
          <w:sz w:val="22"/>
          <w:szCs w:val="22"/>
        </w:rPr>
        <w:t xml:space="preserve"> </w:t>
      </w:r>
      <w:r w:rsidR="00792CD0" w:rsidRPr="00587964">
        <w:rPr>
          <w:rFonts w:ascii="Times New Roman"/>
          <w:kern w:val="0"/>
          <w:sz w:val="22"/>
          <w:szCs w:val="22"/>
        </w:rPr>
        <w:t>및</w:t>
      </w:r>
      <w:r w:rsidR="00792CD0" w:rsidRPr="00587964">
        <w:rPr>
          <w:rFonts w:ascii="Times New Roman"/>
          <w:kern w:val="0"/>
          <w:sz w:val="22"/>
          <w:szCs w:val="22"/>
        </w:rPr>
        <w:t xml:space="preserve"> </w:t>
      </w:r>
      <w:r w:rsidR="00792CD0" w:rsidRPr="00587964">
        <w:rPr>
          <w:rFonts w:ascii="Times New Roman"/>
          <w:kern w:val="0"/>
          <w:sz w:val="22"/>
          <w:szCs w:val="22"/>
        </w:rPr>
        <w:t>다른</w:t>
      </w:r>
      <w:r w:rsidR="00792CD0" w:rsidRPr="00587964">
        <w:rPr>
          <w:rFonts w:ascii="Times New Roman"/>
          <w:kern w:val="0"/>
          <w:sz w:val="22"/>
          <w:szCs w:val="22"/>
        </w:rPr>
        <w:t xml:space="preserve"> </w:t>
      </w:r>
      <w:r w:rsidR="00792CD0" w:rsidRPr="00587964">
        <w:rPr>
          <w:rFonts w:ascii="Times New Roman"/>
          <w:kern w:val="0"/>
          <w:sz w:val="22"/>
          <w:szCs w:val="22"/>
        </w:rPr>
        <w:t>대주가</w:t>
      </w:r>
      <w:r w:rsidR="00792CD0" w:rsidRPr="00587964">
        <w:rPr>
          <w:rFonts w:ascii="Times New Roman"/>
          <w:kern w:val="0"/>
          <w:sz w:val="22"/>
          <w:szCs w:val="22"/>
        </w:rPr>
        <w:t xml:space="preserve"> </w:t>
      </w:r>
      <w:r w:rsidR="00792CD0" w:rsidRPr="00587964">
        <w:rPr>
          <w:rFonts w:ascii="Times New Roman"/>
          <w:kern w:val="0"/>
          <w:sz w:val="22"/>
          <w:szCs w:val="22"/>
        </w:rPr>
        <w:t>그</w:t>
      </w:r>
      <w:r w:rsidR="00792CD0" w:rsidRPr="00587964">
        <w:rPr>
          <w:rFonts w:ascii="Times New Roman"/>
          <w:kern w:val="0"/>
          <w:sz w:val="22"/>
          <w:szCs w:val="22"/>
        </w:rPr>
        <w:t xml:space="preserve"> </w:t>
      </w:r>
      <w:r w:rsidR="00792CD0" w:rsidRPr="00587964">
        <w:rPr>
          <w:rFonts w:ascii="Times New Roman"/>
          <w:kern w:val="0"/>
          <w:sz w:val="22"/>
          <w:szCs w:val="22"/>
        </w:rPr>
        <w:t>의무불이행으로</w:t>
      </w:r>
      <w:r w:rsidR="00792CD0" w:rsidRPr="00587964">
        <w:rPr>
          <w:rFonts w:ascii="Times New Roman"/>
          <w:kern w:val="0"/>
          <w:sz w:val="22"/>
          <w:szCs w:val="22"/>
        </w:rPr>
        <w:t xml:space="preserve"> </w:t>
      </w:r>
      <w:r w:rsidR="00792CD0" w:rsidRPr="00587964">
        <w:rPr>
          <w:rFonts w:ascii="Times New Roman"/>
          <w:kern w:val="0"/>
          <w:sz w:val="22"/>
          <w:szCs w:val="22"/>
        </w:rPr>
        <w:t>인하여</w:t>
      </w:r>
      <w:r w:rsidR="00792CD0" w:rsidRPr="00587964">
        <w:rPr>
          <w:rFonts w:ascii="Times New Roman"/>
          <w:kern w:val="0"/>
          <w:sz w:val="22"/>
          <w:szCs w:val="22"/>
        </w:rPr>
        <w:t xml:space="preserve"> </w:t>
      </w:r>
      <w:r w:rsidR="00792CD0" w:rsidRPr="00587964">
        <w:rPr>
          <w:rFonts w:ascii="Times New Roman"/>
          <w:kern w:val="0"/>
          <w:sz w:val="22"/>
          <w:szCs w:val="22"/>
        </w:rPr>
        <w:t>입은</w:t>
      </w:r>
      <w:r w:rsidR="00792CD0" w:rsidRPr="00587964">
        <w:rPr>
          <w:rFonts w:ascii="Times New Roman"/>
          <w:kern w:val="0"/>
          <w:sz w:val="22"/>
          <w:szCs w:val="22"/>
        </w:rPr>
        <w:t xml:space="preserve"> </w:t>
      </w:r>
      <w:r w:rsidR="00792CD0" w:rsidRPr="00587964">
        <w:rPr>
          <w:rFonts w:ascii="Times New Roman"/>
          <w:kern w:val="0"/>
          <w:sz w:val="22"/>
          <w:szCs w:val="22"/>
        </w:rPr>
        <w:t>손해</w:t>
      </w:r>
      <w:r w:rsidR="00792CD0" w:rsidRPr="00587964">
        <w:rPr>
          <w:rFonts w:ascii="Times New Roman"/>
          <w:kern w:val="0"/>
          <w:sz w:val="22"/>
          <w:szCs w:val="22"/>
        </w:rPr>
        <w:t xml:space="preserve"> </w:t>
      </w:r>
      <w:r w:rsidR="00792CD0" w:rsidRPr="00587964">
        <w:rPr>
          <w:rFonts w:ascii="Times New Roman"/>
          <w:kern w:val="0"/>
          <w:sz w:val="22"/>
          <w:szCs w:val="22"/>
        </w:rPr>
        <w:t>전액을</w:t>
      </w:r>
      <w:r w:rsidR="00792CD0" w:rsidRPr="00587964">
        <w:rPr>
          <w:rFonts w:ascii="Times New Roman"/>
          <w:kern w:val="0"/>
          <w:sz w:val="22"/>
          <w:szCs w:val="22"/>
        </w:rPr>
        <w:t xml:space="preserve"> </w:t>
      </w:r>
      <w:r w:rsidR="00792CD0" w:rsidRPr="00587964">
        <w:rPr>
          <w:rFonts w:ascii="Times New Roman"/>
          <w:kern w:val="0"/>
          <w:sz w:val="22"/>
          <w:szCs w:val="22"/>
        </w:rPr>
        <w:t>배상하여야</w:t>
      </w:r>
      <w:r w:rsidR="00792CD0" w:rsidRPr="00587964">
        <w:rPr>
          <w:rFonts w:ascii="Times New Roman"/>
          <w:kern w:val="0"/>
          <w:sz w:val="22"/>
          <w:szCs w:val="22"/>
        </w:rPr>
        <w:t xml:space="preserve"> </w:t>
      </w:r>
      <w:r w:rsidR="00792CD0" w:rsidRPr="00587964">
        <w:rPr>
          <w:rFonts w:ascii="Times New Roman"/>
          <w:kern w:val="0"/>
          <w:sz w:val="22"/>
          <w:szCs w:val="22"/>
        </w:rPr>
        <w:t>한다</w:t>
      </w:r>
      <w:r w:rsidR="00792CD0" w:rsidRPr="00587964">
        <w:rPr>
          <w:rFonts w:ascii="Times New Roman"/>
          <w:kern w:val="0"/>
          <w:sz w:val="22"/>
          <w:szCs w:val="22"/>
        </w:rPr>
        <w:t>.</w:t>
      </w:r>
    </w:p>
    <w:p w14:paraId="562A88D4" w14:textId="77777777" w:rsidR="00ED07CC" w:rsidRPr="00413874" w:rsidRDefault="00ED07CC" w:rsidP="00797B55">
      <w:pPr>
        <w:tabs>
          <w:tab w:val="left" w:pos="400"/>
        </w:tabs>
        <w:adjustRightInd w:val="0"/>
        <w:snapToGrid w:val="0"/>
        <w:spacing w:line="400" w:lineRule="exact"/>
        <w:rPr>
          <w:rFonts w:ascii="Times New Roman"/>
          <w:kern w:val="0"/>
          <w:sz w:val="22"/>
          <w:szCs w:val="22"/>
        </w:rPr>
      </w:pPr>
    </w:p>
    <w:p w14:paraId="38CFFF70" w14:textId="77777777" w:rsidR="007442E7" w:rsidRPr="00413874" w:rsidRDefault="007442E7" w:rsidP="00797B55">
      <w:pPr>
        <w:tabs>
          <w:tab w:val="left" w:pos="400"/>
        </w:tabs>
        <w:adjustRightInd w:val="0"/>
        <w:snapToGrid w:val="0"/>
        <w:spacing w:line="400" w:lineRule="exact"/>
        <w:rPr>
          <w:rFonts w:ascii="Times New Roman"/>
          <w:kern w:val="0"/>
          <w:sz w:val="22"/>
          <w:szCs w:val="22"/>
        </w:rPr>
      </w:pPr>
    </w:p>
    <w:p w14:paraId="1E873E09" w14:textId="77777777" w:rsidR="00FE56CC" w:rsidRPr="00413874" w:rsidRDefault="00F93A6C" w:rsidP="00797B55">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589" w:name="_Toc191645609"/>
      <w:bookmarkStart w:id="590" w:name="_Toc240898039"/>
      <w:bookmarkStart w:id="591" w:name="_Toc242777924"/>
      <w:r w:rsidRPr="00413874">
        <w:rPr>
          <w:rFonts w:eastAsia="바탕"/>
          <w:kern w:val="0"/>
          <w:szCs w:val="22"/>
        </w:rPr>
        <w:t>대출실행과</w:t>
      </w:r>
      <w:r w:rsidRPr="00413874">
        <w:rPr>
          <w:rFonts w:eastAsia="바탕"/>
          <w:kern w:val="0"/>
          <w:szCs w:val="22"/>
        </w:rPr>
        <w:t xml:space="preserve"> </w:t>
      </w:r>
      <w:r w:rsidR="00CF4FC8" w:rsidRPr="00413874">
        <w:rPr>
          <w:rFonts w:eastAsia="바탕"/>
          <w:kern w:val="0"/>
          <w:szCs w:val="22"/>
        </w:rPr>
        <w:t>대출약정금의</w:t>
      </w:r>
      <w:r w:rsidR="00CF4FC8" w:rsidRPr="00413874">
        <w:rPr>
          <w:rFonts w:eastAsia="바탕"/>
          <w:kern w:val="0"/>
          <w:szCs w:val="22"/>
        </w:rPr>
        <w:t xml:space="preserve"> </w:t>
      </w:r>
      <w:r w:rsidR="00CF4FC8" w:rsidRPr="00413874">
        <w:rPr>
          <w:rFonts w:eastAsia="바탕"/>
          <w:kern w:val="0"/>
          <w:szCs w:val="22"/>
        </w:rPr>
        <w:t>인출</w:t>
      </w:r>
      <w:bookmarkEnd w:id="589"/>
      <w:bookmarkEnd w:id="590"/>
      <w:bookmarkEnd w:id="591"/>
    </w:p>
    <w:p w14:paraId="7BEC34DC"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2FB4D682" w14:textId="10AE44F0" w:rsidR="00123AC6" w:rsidRPr="00413874" w:rsidRDefault="00123A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592" w:name="_Toc191645610"/>
      <w:bookmarkStart w:id="593" w:name="_Toc240898040"/>
      <w:bookmarkStart w:id="594" w:name="_Toc242777925"/>
      <w:r w:rsidRPr="00413874">
        <w:rPr>
          <w:rFonts w:ascii="Times New Roman" w:eastAsia="바탕" w:hAnsi="Times New Roman"/>
          <w:kern w:val="0"/>
          <w:sz w:val="22"/>
          <w:szCs w:val="22"/>
        </w:rPr>
        <w:t>인출</w:t>
      </w:r>
      <w:bookmarkEnd w:id="592"/>
      <w:bookmarkEnd w:id="593"/>
      <w:bookmarkEnd w:id="594"/>
    </w:p>
    <w:p w14:paraId="4795F2FF"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5E97FC33" w14:textId="36460B89"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대출약정금</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본조</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2</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3</w:t>
      </w:r>
      <w:r w:rsidRPr="00413874">
        <w:rPr>
          <w:rFonts w:ascii="Times New Roman"/>
          <w:kern w:val="0"/>
          <w:sz w:val="22"/>
          <w:szCs w:val="22"/>
        </w:rPr>
        <w:t>항의</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충족을</w:t>
      </w:r>
      <w:r w:rsidRPr="00413874">
        <w:rPr>
          <w:rFonts w:ascii="Times New Roman"/>
          <w:kern w:val="0"/>
          <w:sz w:val="22"/>
          <w:szCs w:val="22"/>
        </w:rPr>
        <w:t xml:space="preserve"> </w:t>
      </w:r>
      <w:r w:rsidRPr="00413874">
        <w:rPr>
          <w:rFonts w:ascii="Times New Roman"/>
          <w:kern w:val="0"/>
          <w:sz w:val="22"/>
          <w:szCs w:val="22"/>
        </w:rPr>
        <w:t>전제로</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중에</w:t>
      </w:r>
      <w:r w:rsidRPr="00413874">
        <w:rPr>
          <w:rFonts w:ascii="Times New Roman"/>
          <w:kern w:val="0"/>
          <w:sz w:val="22"/>
          <w:szCs w:val="22"/>
        </w:rPr>
        <w:t xml:space="preserve"> </w:t>
      </w:r>
      <w:r w:rsidRPr="00413874">
        <w:rPr>
          <w:rFonts w:ascii="Times New Roman"/>
          <w:kern w:val="0"/>
          <w:sz w:val="22"/>
          <w:szCs w:val="22"/>
        </w:rPr>
        <w:t>인출예정일의</w:t>
      </w:r>
      <w:r w:rsidRPr="00413874">
        <w:rPr>
          <w:rFonts w:ascii="Times New Roman"/>
          <w:kern w:val="0"/>
          <w:sz w:val="22"/>
          <w:szCs w:val="22"/>
        </w:rPr>
        <w:t xml:space="preserve"> </w:t>
      </w:r>
      <w:ins w:id="595" w:author="안 용현(Yonghyeon,Ahn)" w:date="2026-10-13T10:40:00Z" w16du:dateUtc="2026-10-13T01:40:00Z">
        <w:r w:rsidR="00995C00">
          <w:rPr>
            <w:rFonts w:ascii="Times New Roman" w:hint="eastAsia"/>
            <w:kern w:val="0"/>
            <w:sz w:val="22"/>
            <w:szCs w:val="22"/>
          </w:rPr>
          <w:t>일</w:t>
        </w:r>
      </w:ins>
      <w:commentRangeStart w:id="596"/>
      <w:commentRangeStart w:id="597"/>
      <w:del w:id="598" w:author="안 용현(Yonghyeon,Ahn)" w:date="2026-10-13T10:40:00Z" w16du:dateUtc="2026-10-13T01:40:00Z">
        <w:r w:rsidRPr="00413874" w:rsidDel="00995C00">
          <w:rPr>
            <w:rFonts w:ascii="Times New Roman"/>
            <w:kern w:val="0"/>
            <w:sz w:val="22"/>
            <w:szCs w:val="22"/>
          </w:rPr>
          <w:delText>이</w:delText>
        </w:r>
      </w:del>
      <w:r w:rsidRPr="00413874">
        <w:rPr>
          <w:rFonts w:ascii="Times New Roman"/>
          <w:kern w:val="0"/>
          <w:sz w:val="22"/>
          <w:szCs w:val="22"/>
        </w:rPr>
        <w:t>(</w:t>
      </w:r>
      <w:ins w:id="599" w:author="안 용현(Yonghyeon,Ahn)" w:date="2026-10-13T10:40:00Z" w16du:dateUtc="2026-10-13T01:40:00Z">
        <w:r w:rsidR="00995C00">
          <w:rPr>
            <w:rFonts w:ascii="Times New Roman" w:hint="eastAsia"/>
            <w:kern w:val="0"/>
            <w:sz w:val="22"/>
            <w:szCs w:val="22"/>
          </w:rPr>
          <w:t>1</w:t>
        </w:r>
      </w:ins>
      <w:del w:id="600" w:author="안 용현(Yonghyeon,Ahn)" w:date="2026-10-13T10:40:00Z" w16du:dateUtc="2026-10-13T01:40:00Z">
        <w:r w:rsidRPr="00413874" w:rsidDel="00995C00">
          <w:rPr>
            <w:rFonts w:ascii="Times New Roman"/>
            <w:kern w:val="0"/>
            <w:sz w:val="22"/>
            <w:szCs w:val="22"/>
          </w:rPr>
          <w:delText>2</w:delText>
        </w:r>
      </w:del>
      <w:r w:rsidRPr="00413874">
        <w:rPr>
          <w:rFonts w:ascii="Times New Roman"/>
          <w:kern w:val="0"/>
          <w:sz w:val="22"/>
          <w:szCs w:val="22"/>
        </w:rPr>
        <w:t>)</w:t>
      </w:r>
      <w:r w:rsidRPr="00413874">
        <w:rPr>
          <w:rFonts w:ascii="Times New Roman"/>
          <w:kern w:val="0"/>
          <w:sz w:val="22"/>
          <w:szCs w:val="22"/>
        </w:rPr>
        <w:t>영업일</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대주와</w:t>
      </w:r>
      <w:r w:rsidRPr="00413874">
        <w:rPr>
          <w:rFonts w:ascii="Times New Roman"/>
          <w:kern w:val="0"/>
          <w:sz w:val="22"/>
          <w:szCs w:val="22"/>
        </w:rPr>
        <w:t xml:space="preserve"> </w:t>
      </w:r>
      <w:r w:rsidRPr="00413874">
        <w:rPr>
          <w:rFonts w:ascii="Times New Roman"/>
          <w:kern w:val="0"/>
          <w:sz w:val="22"/>
          <w:szCs w:val="22"/>
        </w:rPr>
        <w:t>협의하여</w:t>
      </w:r>
      <w:r w:rsidRPr="00413874">
        <w:rPr>
          <w:rFonts w:ascii="Times New Roman"/>
          <w:kern w:val="0"/>
          <w:sz w:val="22"/>
          <w:szCs w:val="22"/>
        </w:rPr>
        <w:t xml:space="preserve"> </w:t>
      </w:r>
      <w:r w:rsidRPr="00413874">
        <w:rPr>
          <w:rFonts w:ascii="Times New Roman"/>
          <w:kern w:val="0"/>
          <w:sz w:val="22"/>
          <w:szCs w:val="22"/>
        </w:rPr>
        <w:t>단축</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commentRangeEnd w:id="596"/>
      <w:r w:rsidR="00FB33F5" w:rsidRPr="00413874">
        <w:rPr>
          <w:rStyle w:val="afe"/>
          <w:rFonts w:ascii="Times New Roman"/>
          <w:kern w:val="0"/>
          <w:sz w:val="22"/>
          <w:szCs w:val="22"/>
        </w:rPr>
        <w:commentReference w:id="596"/>
      </w:r>
      <w:commentRangeEnd w:id="597"/>
      <w:r w:rsidR="00995C00" w:rsidRPr="00413874">
        <w:rPr>
          <w:rStyle w:val="afe"/>
          <w:rFonts w:ascii="Times New Roman"/>
          <w:kern w:val="0"/>
          <w:sz w:val="22"/>
          <w:szCs w:val="22"/>
        </w:rPr>
        <w:commentReference w:id="597"/>
      </w:r>
      <w:r w:rsidRPr="00413874">
        <w:rPr>
          <w:rFonts w:ascii="Times New Roman"/>
          <w:kern w:val="0"/>
          <w:sz w:val="22"/>
          <w:szCs w:val="22"/>
        </w:rPr>
        <w:t>까지</w:t>
      </w:r>
      <w:r w:rsidRPr="00413874">
        <w:rPr>
          <w:rFonts w:ascii="Times New Roman"/>
          <w:kern w:val="0"/>
          <w:sz w:val="22"/>
          <w:szCs w:val="22"/>
        </w:rPr>
        <w:t xml:space="preserve"> </w:t>
      </w:r>
      <w:r w:rsidR="00611FFD">
        <w:rPr>
          <w:rFonts w:ascii="Times New Roman" w:hint="eastAsia"/>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u w:val="single"/>
        </w:rPr>
        <w:t>별첨</w:t>
      </w:r>
      <w:r w:rsidRPr="00413874">
        <w:rPr>
          <w:rFonts w:ascii="Times New Roman"/>
          <w:kern w:val="0"/>
          <w:sz w:val="22"/>
          <w:szCs w:val="22"/>
          <w:u w:val="single"/>
        </w:rPr>
        <w:t xml:space="preserve"> </w:t>
      </w:r>
      <w:r w:rsidRPr="00413874">
        <w:rPr>
          <w:rFonts w:ascii="Times New Roman"/>
          <w:kern w:val="0"/>
          <w:sz w:val="22"/>
          <w:szCs w:val="22"/>
          <w:u w:val="single"/>
        </w:rPr>
        <w:t>가</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형식과</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작성된</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제출하여야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7B30905" w14:textId="77777777" w:rsidR="00123AC6" w:rsidRPr="00413874" w:rsidRDefault="00123AC6" w:rsidP="00123AC6">
      <w:pPr>
        <w:adjustRightInd w:val="0"/>
        <w:snapToGrid w:val="0"/>
        <w:spacing w:line="400" w:lineRule="exact"/>
        <w:ind w:left="567"/>
        <w:rPr>
          <w:rFonts w:ascii="Times New Roman"/>
          <w:kern w:val="0"/>
          <w:sz w:val="22"/>
          <w:szCs w:val="22"/>
        </w:rPr>
      </w:pPr>
    </w:p>
    <w:p w14:paraId="7A6DCC25" w14:textId="18009C5B"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전호의</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수령하고</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w:t>
      </w:r>
      <w:r w:rsidRPr="00413874">
        <w:rPr>
          <w:rFonts w:ascii="Times New Roman"/>
          <w:kern w:val="0"/>
          <w:sz w:val="22"/>
          <w:szCs w:val="22"/>
        </w:rPr>
        <w:t xml:space="preserve"> </w:t>
      </w:r>
      <w:r w:rsidRPr="00413874">
        <w:rPr>
          <w:rFonts w:ascii="Times New Roman"/>
          <w:kern w:val="0"/>
          <w:sz w:val="22"/>
          <w:szCs w:val="22"/>
        </w:rPr>
        <w:t>여부를</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대출금입금계좌에</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입금하는</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대출을</w:t>
      </w:r>
      <w:r w:rsidRPr="00413874">
        <w:rPr>
          <w:rFonts w:ascii="Times New Roman"/>
          <w:kern w:val="0"/>
          <w:sz w:val="22"/>
          <w:szCs w:val="22"/>
        </w:rPr>
        <w:t xml:space="preserve"> </w:t>
      </w:r>
      <w:r w:rsidRPr="00413874">
        <w:rPr>
          <w:rFonts w:ascii="Times New Roman"/>
          <w:kern w:val="0"/>
          <w:sz w:val="22"/>
          <w:szCs w:val="22"/>
        </w:rPr>
        <w:t>실행하며</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대출금이</w:t>
      </w:r>
      <w:r w:rsidRPr="00413874">
        <w:rPr>
          <w:rFonts w:ascii="Times New Roman"/>
          <w:kern w:val="0"/>
          <w:sz w:val="22"/>
          <w:szCs w:val="22"/>
        </w:rPr>
        <w:t xml:space="preserve"> </w:t>
      </w:r>
      <w:r w:rsidRPr="00413874">
        <w:rPr>
          <w:rFonts w:ascii="Times New Roman"/>
          <w:kern w:val="0"/>
          <w:sz w:val="22"/>
          <w:szCs w:val="22"/>
        </w:rPr>
        <w:t>송금</w:t>
      </w:r>
      <w:r w:rsidRPr="00413874">
        <w:rPr>
          <w:rFonts w:ascii="Times New Roman"/>
          <w:kern w:val="0"/>
          <w:sz w:val="22"/>
          <w:szCs w:val="22"/>
        </w:rPr>
        <w:t xml:space="preserve">, </w:t>
      </w:r>
      <w:r w:rsidRPr="00413874">
        <w:rPr>
          <w:rFonts w:ascii="Times New Roman"/>
          <w:kern w:val="0"/>
          <w:sz w:val="22"/>
          <w:szCs w:val="22"/>
        </w:rPr>
        <w:t>이체됨으로써</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지급의무는</w:t>
      </w:r>
      <w:r w:rsidRPr="00413874">
        <w:rPr>
          <w:rFonts w:ascii="Times New Roman"/>
          <w:kern w:val="0"/>
          <w:sz w:val="22"/>
          <w:szCs w:val="22"/>
        </w:rPr>
        <w:t xml:space="preserve"> </w:t>
      </w:r>
      <w:r w:rsidRPr="00413874">
        <w:rPr>
          <w:rFonts w:ascii="Times New Roman"/>
          <w:kern w:val="0"/>
          <w:sz w:val="22"/>
          <w:szCs w:val="22"/>
        </w:rPr>
        <w:t>이행된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간주된다</w:t>
      </w:r>
      <w:r w:rsidRPr="00413874">
        <w:rPr>
          <w:rFonts w:ascii="Times New Roman"/>
          <w:kern w:val="0"/>
          <w:sz w:val="22"/>
          <w:szCs w:val="22"/>
        </w:rPr>
        <w:t>.</w:t>
      </w:r>
    </w:p>
    <w:p w14:paraId="613DA4A5" w14:textId="77777777" w:rsidR="00123AC6" w:rsidRPr="00413874" w:rsidRDefault="00123AC6" w:rsidP="00D94E29">
      <w:pPr>
        <w:adjustRightInd w:val="0"/>
        <w:snapToGrid w:val="0"/>
        <w:spacing w:line="400" w:lineRule="exact"/>
        <w:ind w:left="567"/>
        <w:rPr>
          <w:rFonts w:ascii="Times New Roman"/>
          <w:kern w:val="0"/>
          <w:sz w:val="22"/>
          <w:szCs w:val="22"/>
        </w:rPr>
      </w:pPr>
    </w:p>
    <w:p w14:paraId="14E23BDD" w14:textId="092FBF57"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인출은</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내에</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회에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실행될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8C0F1E6"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D0CCB83" w14:textId="6230D673" w:rsidR="00FE56CC" w:rsidRPr="00413874" w:rsidRDefault="00B06BF8"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601" w:name="_Toc191645613"/>
      <w:bookmarkStart w:id="602" w:name="_Toc240898041"/>
      <w:bookmarkStart w:id="603" w:name="_Toc242777926"/>
      <w:r w:rsidRPr="00413874">
        <w:rPr>
          <w:rFonts w:ascii="Times New Roman" w:eastAsia="바탕" w:hAnsi="Times New Roman"/>
          <w:kern w:val="0"/>
          <w:sz w:val="22"/>
          <w:szCs w:val="22"/>
        </w:rPr>
        <w:t>인출</w:t>
      </w:r>
      <w:r w:rsidR="007C2FBE" w:rsidRPr="00413874">
        <w:rPr>
          <w:rFonts w:ascii="Times New Roman" w:eastAsia="바탕" w:hAnsi="Times New Roman"/>
          <w:kern w:val="0"/>
          <w:sz w:val="22"/>
          <w:szCs w:val="22"/>
        </w:rPr>
        <w:t>선행조건</w:t>
      </w:r>
      <w:bookmarkEnd w:id="601"/>
      <w:bookmarkEnd w:id="602"/>
      <w:bookmarkEnd w:id="603"/>
    </w:p>
    <w:p w14:paraId="2EE83AF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E2A7EBB" w14:textId="069FE78D" w:rsidR="00F93A6C" w:rsidRPr="00413874" w:rsidRDefault="005246ED"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대출</w:t>
      </w:r>
      <w:r w:rsidR="004619D4" w:rsidRPr="00413874">
        <w:rPr>
          <w:rFonts w:ascii="Times New Roman"/>
          <w:kern w:val="0"/>
          <w:sz w:val="22"/>
          <w:szCs w:val="22"/>
        </w:rPr>
        <w:t>약정금</w:t>
      </w:r>
      <w:r w:rsidR="006C319B" w:rsidRPr="00413874">
        <w:rPr>
          <w:rFonts w:ascii="Times New Roman"/>
          <w:kern w:val="0"/>
          <w:sz w:val="22"/>
          <w:szCs w:val="22"/>
        </w:rPr>
        <w:t>의</w:t>
      </w:r>
      <w:r w:rsidR="006C319B" w:rsidRPr="00413874">
        <w:rPr>
          <w:rFonts w:ascii="Times New Roman"/>
          <w:kern w:val="0"/>
          <w:sz w:val="22"/>
          <w:szCs w:val="22"/>
        </w:rPr>
        <w:t xml:space="preserve"> </w:t>
      </w:r>
      <w:r w:rsidR="00CF4FC8" w:rsidRPr="00413874">
        <w:rPr>
          <w:rFonts w:ascii="Times New Roman"/>
          <w:kern w:val="0"/>
          <w:sz w:val="22"/>
          <w:szCs w:val="22"/>
        </w:rPr>
        <w:t>인출</w:t>
      </w:r>
      <w:r w:rsidR="00F93A6C" w:rsidRPr="00413874">
        <w:rPr>
          <w:rFonts w:ascii="Times New Roman"/>
          <w:kern w:val="0"/>
          <w:sz w:val="22"/>
          <w:szCs w:val="22"/>
        </w:rPr>
        <w:t>은</w:t>
      </w:r>
      <w:r w:rsidR="00F93A6C" w:rsidRPr="00413874">
        <w:rPr>
          <w:rFonts w:ascii="Times New Roman"/>
          <w:kern w:val="0"/>
          <w:sz w:val="22"/>
          <w:szCs w:val="22"/>
        </w:rPr>
        <w:t xml:space="preserve"> </w:t>
      </w:r>
      <w:r w:rsidR="006C319B" w:rsidRPr="00413874">
        <w:rPr>
          <w:rFonts w:ascii="Times New Roman"/>
          <w:kern w:val="0"/>
          <w:sz w:val="22"/>
          <w:szCs w:val="22"/>
        </w:rPr>
        <w:t>각</w:t>
      </w:r>
      <w:r w:rsidR="006C319B" w:rsidRPr="00413874">
        <w:rPr>
          <w:rFonts w:ascii="Times New Roman"/>
          <w:kern w:val="0"/>
          <w:sz w:val="22"/>
          <w:szCs w:val="22"/>
        </w:rPr>
        <w:t xml:space="preserve"> </w:t>
      </w:r>
      <w:r w:rsidR="00F93A6C" w:rsidRPr="00413874">
        <w:rPr>
          <w:rFonts w:ascii="Times New Roman"/>
          <w:kern w:val="0"/>
          <w:sz w:val="22"/>
          <w:szCs w:val="22"/>
        </w:rPr>
        <w:t>인출일</w:t>
      </w:r>
      <w:r w:rsidR="00F93A6C" w:rsidRPr="00413874">
        <w:rPr>
          <w:rFonts w:ascii="Times New Roman"/>
          <w:kern w:val="0"/>
          <w:sz w:val="22"/>
          <w:szCs w:val="22"/>
        </w:rPr>
        <w:t xml:space="preserve"> </w:t>
      </w:r>
      <w:r w:rsidR="00F93A6C" w:rsidRPr="00413874">
        <w:rPr>
          <w:rFonts w:ascii="Times New Roman"/>
          <w:kern w:val="0"/>
          <w:sz w:val="22"/>
          <w:szCs w:val="22"/>
        </w:rPr>
        <w:t>현재</w:t>
      </w:r>
      <w:r w:rsidR="00F93A6C" w:rsidRPr="00413874">
        <w:rPr>
          <w:rFonts w:ascii="Times New Roman"/>
          <w:kern w:val="0"/>
          <w:sz w:val="22"/>
          <w:szCs w:val="22"/>
        </w:rPr>
        <w:t xml:space="preserve"> </w:t>
      </w:r>
      <w:r w:rsidR="00F93A6C" w:rsidRPr="00413874">
        <w:rPr>
          <w:rFonts w:ascii="Times New Roman"/>
          <w:kern w:val="0"/>
          <w:sz w:val="22"/>
          <w:szCs w:val="22"/>
        </w:rPr>
        <w:t>다음</w:t>
      </w:r>
      <w:r w:rsidR="00F93A6C" w:rsidRPr="00413874">
        <w:rPr>
          <w:rFonts w:ascii="Times New Roman"/>
          <w:kern w:val="0"/>
          <w:sz w:val="22"/>
          <w:szCs w:val="22"/>
        </w:rPr>
        <w:t xml:space="preserve"> </w:t>
      </w:r>
      <w:r w:rsidR="00F93A6C" w:rsidRPr="00413874">
        <w:rPr>
          <w:rFonts w:ascii="Times New Roman"/>
          <w:kern w:val="0"/>
          <w:sz w:val="22"/>
          <w:szCs w:val="22"/>
        </w:rPr>
        <w:t>사항이</w:t>
      </w:r>
      <w:r w:rsidR="00F93A6C" w:rsidRPr="00413874">
        <w:rPr>
          <w:rFonts w:ascii="Times New Roman"/>
          <w:kern w:val="0"/>
          <w:sz w:val="22"/>
          <w:szCs w:val="22"/>
        </w:rPr>
        <w:t xml:space="preserve"> </w:t>
      </w:r>
      <w:r w:rsidR="00F93A6C" w:rsidRPr="00413874">
        <w:rPr>
          <w:rFonts w:ascii="Times New Roman"/>
          <w:kern w:val="0"/>
          <w:sz w:val="22"/>
          <w:szCs w:val="22"/>
        </w:rPr>
        <w:t>모두</w:t>
      </w:r>
      <w:r w:rsidR="00F93A6C" w:rsidRPr="00413874">
        <w:rPr>
          <w:rFonts w:ascii="Times New Roman"/>
          <w:kern w:val="0"/>
          <w:sz w:val="22"/>
          <w:szCs w:val="22"/>
        </w:rPr>
        <w:t xml:space="preserve"> </w:t>
      </w:r>
      <w:r w:rsidR="00F93A6C" w:rsidRPr="00413874">
        <w:rPr>
          <w:rFonts w:ascii="Times New Roman"/>
          <w:kern w:val="0"/>
          <w:sz w:val="22"/>
          <w:szCs w:val="22"/>
        </w:rPr>
        <w:t>충족</w:t>
      </w:r>
      <w:r w:rsidR="00F93A6C" w:rsidRPr="00413874">
        <w:rPr>
          <w:rFonts w:ascii="Times New Roman"/>
          <w:kern w:val="0"/>
          <w:sz w:val="22"/>
          <w:szCs w:val="22"/>
        </w:rPr>
        <w:t xml:space="preserve"> </w:t>
      </w:r>
      <w:r w:rsidR="00F93A6C" w:rsidRPr="00413874">
        <w:rPr>
          <w:rFonts w:ascii="Times New Roman"/>
          <w:kern w:val="0"/>
          <w:sz w:val="22"/>
          <w:szCs w:val="22"/>
        </w:rPr>
        <w:t>또는</w:t>
      </w:r>
      <w:r w:rsidR="00F93A6C" w:rsidRPr="00413874">
        <w:rPr>
          <w:rFonts w:ascii="Times New Roman"/>
          <w:kern w:val="0"/>
          <w:sz w:val="22"/>
          <w:szCs w:val="22"/>
        </w:rPr>
        <w:t xml:space="preserve"> </w:t>
      </w:r>
      <w:r w:rsidR="00CD75E6" w:rsidRPr="00413874">
        <w:rPr>
          <w:rFonts w:ascii="Times New Roman"/>
          <w:kern w:val="0"/>
          <w:sz w:val="22"/>
          <w:szCs w:val="22"/>
        </w:rPr>
        <w:t>대주로부터</w:t>
      </w:r>
      <w:r w:rsidR="00CD75E6" w:rsidRPr="00413874">
        <w:rPr>
          <w:rFonts w:ascii="Times New Roman"/>
          <w:kern w:val="0"/>
          <w:sz w:val="22"/>
          <w:szCs w:val="22"/>
        </w:rPr>
        <w:t xml:space="preserve"> </w:t>
      </w:r>
      <w:r w:rsidR="00F93A6C" w:rsidRPr="00413874">
        <w:rPr>
          <w:rFonts w:ascii="Times New Roman"/>
          <w:kern w:val="0"/>
          <w:sz w:val="22"/>
          <w:szCs w:val="22"/>
        </w:rPr>
        <w:t>면제되는</w:t>
      </w:r>
      <w:r w:rsidR="00F93A6C" w:rsidRPr="00413874">
        <w:rPr>
          <w:rFonts w:ascii="Times New Roman"/>
          <w:kern w:val="0"/>
          <w:sz w:val="22"/>
          <w:szCs w:val="22"/>
        </w:rPr>
        <w:t xml:space="preserve"> </w:t>
      </w:r>
      <w:r w:rsidR="00F93A6C" w:rsidRPr="00413874">
        <w:rPr>
          <w:rFonts w:ascii="Times New Roman"/>
          <w:kern w:val="0"/>
          <w:sz w:val="22"/>
          <w:szCs w:val="22"/>
        </w:rPr>
        <w:t>것을</w:t>
      </w:r>
      <w:r w:rsidR="00F93A6C" w:rsidRPr="00413874">
        <w:rPr>
          <w:rFonts w:ascii="Times New Roman"/>
          <w:kern w:val="0"/>
          <w:sz w:val="22"/>
          <w:szCs w:val="22"/>
        </w:rPr>
        <w:t xml:space="preserve"> </w:t>
      </w:r>
      <w:r w:rsidR="00F93A6C" w:rsidRPr="00413874">
        <w:rPr>
          <w:rFonts w:ascii="Times New Roman"/>
          <w:kern w:val="0"/>
          <w:sz w:val="22"/>
          <w:szCs w:val="22"/>
        </w:rPr>
        <w:t>조건으로</w:t>
      </w:r>
      <w:r w:rsidR="00F93A6C" w:rsidRPr="00413874">
        <w:rPr>
          <w:rFonts w:ascii="Times New Roman"/>
          <w:kern w:val="0"/>
          <w:sz w:val="22"/>
          <w:szCs w:val="22"/>
        </w:rPr>
        <w:t xml:space="preserve"> </w:t>
      </w:r>
      <w:r w:rsidR="00F93A6C" w:rsidRPr="00413874">
        <w:rPr>
          <w:rFonts w:ascii="Times New Roman"/>
          <w:kern w:val="0"/>
          <w:sz w:val="22"/>
          <w:szCs w:val="22"/>
        </w:rPr>
        <w:t>한다</w:t>
      </w:r>
      <w:r w:rsidR="00F93A6C" w:rsidRPr="00413874">
        <w:rPr>
          <w:rFonts w:ascii="Times New Roman"/>
          <w:kern w:val="0"/>
          <w:sz w:val="22"/>
          <w:szCs w:val="22"/>
        </w:rPr>
        <w:t>.</w:t>
      </w:r>
      <w:r w:rsidR="00BA430D" w:rsidRPr="00413874">
        <w:rPr>
          <w:rFonts w:ascii="Times New Roman"/>
          <w:kern w:val="0"/>
          <w:sz w:val="22"/>
          <w:szCs w:val="22"/>
        </w:rPr>
        <w:t xml:space="preserve"> </w:t>
      </w:r>
    </w:p>
    <w:p w14:paraId="5F4C8879" w14:textId="77777777" w:rsidR="00F93A6C" w:rsidRPr="00413874" w:rsidRDefault="00F93A6C" w:rsidP="00797B55">
      <w:pPr>
        <w:tabs>
          <w:tab w:val="left" w:pos="400"/>
        </w:tabs>
        <w:adjustRightInd w:val="0"/>
        <w:snapToGrid w:val="0"/>
        <w:spacing w:line="400" w:lineRule="exact"/>
        <w:rPr>
          <w:rFonts w:ascii="Times New Roman"/>
          <w:kern w:val="0"/>
          <w:sz w:val="22"/>
          <w:szCs w:val="22"/>
        </w:rPr>
      </w:pPr>
    </w:p>
    <w:p w14:paraId="75987A4C" w14:textId="20FC241D" w:rsidR="00A66937" w:rsidRDefault="00A66937" w:rsidP="00126DD8">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본조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항에서</w:t>
      </w:r>
      <w:r>
        <w:rPr>
          <w:rFonts w:ascii="Times New Roman" w:hint="eastAsia"/>
          <w:kern w:val="0"/>
          <w:sz w:val="22"/>
          <w:szCs w:val="22"/>
        </w:rPr>
        <w:t xml:space="preserve"> </w:t>
      </w:r>
      <w:r>
        <w:rPr>
          <w:rFonts w:ascii="Times New Roman" w:hint="eastAsia"/>
          <w:kern w:val="0"/>
          <w:sz w:val="22"/>
          <w:szCs w:val="22"/>
        </w:rPr>
        <w:t>정하는</w:t>
      </w:r>
      <w:r>
        <w:rPr>
          <w:rFonts w:ascii="Times New Roman" w:hint="eastAsia"/>
          <w:kern w:val="0"/>
          <w:sz w:val="22"/>
          <w:szCs w:val="22"/>
        </w:rPr>
        <w:t xml:space="preserve"> </w:t>
      </w:r>
      <w:r>
        <w:rPr>
          <w:rFonts w:ascii="Times New Roman" w:hint="eastAsia"/>
          <w:kern w:val="0"/>
          <w:sz w:val="22"/>
          <w:szCs w:val="22"/>
        </w:rPr>
        <w:t>바에</w:t>
      </w:r>
      <w:r>
        <w:rPr>
          <w:rFonts w:ascii="Times New Roman" w:hint="eastAsia"/>
          <w:kern w:val="0"/>
          <w:sz w:val="22"/>
          <w:szCs w:val="22"/>
        </w:rPr>
        <w:t xml:space="preserve"> </w:t>
      </w:r>
      <w:r>
        <w:rPr>
          <w:rFonts w:ascii="Times New Roman" w:hint="eastAsia"/>
          <w:kern w:val="0"/>
          <w:sz w:val="22"/>
          <w:szCs w:val="22"/>
        </w:rPr>
        <w:t>따라</w:t>
      </w:r>
      <w:r>
        <w:rPr>
          <w:rFonts w:ascii="Times New Roman" w:hint="eastAsia"/>
          <w:kern w:val="0"/>
          <w:sz w:val="22"/>
          <w:szCs w:val="22"/>
        </w:rPr>
        <w:t xml:space="preserve"> </w:t>
      </w:r>
      <w:r>
        <w:rPr>
          <w:rFonts w:ascii="Times New Roman" w:hint="eastAsia"/>
          <w:kern w:val="0"/>
          <w:sz w:val="22"/>
          <w:szCs w:val="22"/>
        </w:rPr>
        <w:t>인출요청서를</w:t>
      </w:r>
      <w:r>
        <w:rPr>
          <w:rFonts w:ascii="Times New Roman" w:hint="eastAsia"/>
          <w:kern w:val="0"/>
          <w:sz w:val="22"/>
          <w:szCs w:val="22"/>
        </w:rPr>
        <w:t xml:space="preserve"> </w:t>
      </w:r>
      <w:r>
        <w:rPr>
          <w:rFonts w:ascii="Times New Roman" w:hint="eastAsia"/>
          <w:kern w:val="0"/>
          <w:sz w:val="22"/>
          <w:szCs w:val="22"/>
        </w:rPr>
        <w:t>제출하였을</w:t>
      </w:r>
      <w:r>
        <w:rPr>
          <w:rFonts w:ascii="Times New Roman" w:hint="eastAsia"/>
          <w:kern w:val="0"/>
          <w:sz w:val="22"/>
          <w:szCs w:val="22"/>
        </w:rPr>
        <w:t xml:space="preserve"> </w:t>
      </w:r>
      <w:r>
        <w:rPr>
          <w:rFonts w:ascii="Times New Roman" w:hint="eastAsia"/>
          <w:kern w:val="0"/>
          <w:sz w:val="22"/>
          <w:szCs w:val="22"/>
        </w:rPr>
        <w:t>것</w:t>
      </w:r>
    </w:p>
    <w:p w14:paraId="161C812C" w14:textId="24FC1403" w:rsidR="00F93A6C" w:rsidRPr="00413874" w:rsidRDefault="002D17B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차주</w:t>
      </w:r>
      <w:r w:rsidR="00F93A6C" w:rsidRPr="00413874">
        <w:rPr>
          <w:rFonts w:ascii="Times New Roman"/>
          <w:kern w:val="0"/>
          <w:sz w:val="22"/>
          <w:szCs w:val="22"/>
        </w:rPr>
        <w:t>가</w:t>
      </w:r>
      <w:r w:rsidR="00F93A6C" w:rsidRPr="00413874">
        <w:rPr>
          <w:rFonts w:ascii="Times New Roman"/>
          <w:kern w:val="0"/>
          <w:sz w:val="22"/>
          <w:szCs w:val="22"/>
        </w:rPr>
        <w:t xml:space="preserve"> </w:t>
      </w:r>
      <w:r w:rsidR="00F93A6C" w:rsidRPr="00413874">
        <w:rPr>
          <w:rFonts w:ascii="Times New Roman"/>
          <w:kern w:val="0"/>
          <w:sz w:val="22"/>
          <w:szCs w:val="22"/>
          <w:u w:val="single"/>
        </w:rPr>
        <w:t>부록</w:t>
      </w:r>
      <w:r w:rsidR="00F93A6C" w:rsidRPr="00413874">
        <w:rPr>
          <w:rFonts w:ascii="Times New Roman"/>
          <w:kern w:val="0"/>
          <w:sz w:val="22"/>
          <w:szCs w:val="22"/>
          <w:u w:val="single"/>
        </w:rPr>
        <w:t xml:space="preserve"> </w:t>
      </w:r>
      <w:r w:rsidR="007D728F" w:rsidRPr="00413874">
        <w:rPr>
          <w:rFonts w:ascii="Times New Roman"/>
          <w:kern w:val="0"/>
          <w:sz w:val="22"/>
          <w:szCs w:val="22"/>
          <w:u w:val="single"/>
        </w:rPr>
        <w:t>1</w:t>
      </w:r>
      <w:r w:rsidR="00F93A6C" w:rsidRPr="00413874">
        <w:rPr>
          <w:rFonts w:ascii="Times New Roman"/>
          <w:kern w:val="0"/>
          <w:sz w:val="22"/>
          <w:szCs w:val="22"/>
        </w:rPr>
        <w:t xml:space="preserve"> </w:t>
      </w:r>
      <w:r w:rsidR="00F93A6C" w:rsidRPr="00413874">
        <w:rPr>
          <w:rFonts w:ascii="Times New Roman"/>
          <w:kern w:val="0"/>
          <w:sz w:val="22"/>
          <w:szCs w:val="22"/>
        </w:rPr>
        <w:t>기재</w:t>
      </w:r>
      <w:r w:rsidR="00F93A6C" w:rsidRPr="00413874">
        <w:rPr>
          <w:rFonts w:ascii="Times New Roman"/>
          <w:kern w:val="0"/>
          <w:sz w:val="22"/>
          <w:szCs w:val="22"/>
        </w:rPr>
        <w:t xml:space="preserve"> </w:t>
      </w:r>
      <w:r w:rsidR="00F93A6C" w:rsidRPr="00413874">
        <w:rPr>
          <w:rFonts w:ascii="Times New Roman"/>
          <w:kern w:val="0"/>
          <w:sz w:val="22"/>
          <w:szCs w:val="22"/>
        </w:rPr>
        <w:t>인출선행조건서류를</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제출할</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5E942815" w14:textId="1D3A8C47" w:rsidR="00F93A6C" w:rsidRPr="00413874" w:rsidRDefault="00430B77"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00B20593">
        <w:rPr>
          <w:rFonts w:ascii="Times New Roman" w:hint="eastAsia"/>
          <w:kern w:val="0"/>
          <w:sz w:val="22"/>
          <w:szCs w:val="22"/>
        </w:rPr>
        <w:t>본</w:t>
      </w:r>
      <w:r w:rsidR="00B20593">
        <w:rPr>
          <w:rFonts w:ascii="Times New Roman" w:hint="eastAsia"/>
          <w:kern w:val="0"/>
          <w:sz w:val="22"/>
          <w:szCs w:val="22"/>
        </w:rPr>
        <w:t xml:space="preserve"> </w:t>
      </w:r>
      <w:r w:rsidR="00B20593">
        <w:rPr>
          <w:rFonts w:ascii="Times New Roman" w:hint="eastAsia"/>
          <w:kern w:val="0"/>
          <w:sz w:val="22"/>
          <w:szCs w:val="22"/>
        </w:rPr>
        <w:t>약정의</w:t>
      </w:r>
      <w:r w:rsidR="00B20593">
        <w:rPr>
          <w:rFonts w:ascii="Times New Roman" w:hint="eastAsia"/>
          <w:kern w:val="0"/>
          <w:sz w:val="22"/>
          <w:szCs w:val="22"/>
        </w:rPr>
        <w:t xml:space="preserve"> </w:t>
      </w:r>
      <w:r w:rsidR="00B20593">
        <w:rPr>
          <w:rFonts w:ascii="Times New Roman" w:hint="eastAsia"/>
          <w:kern w:val="0"/>
          <w:sz w:val="22"/>
          <w:szCs w:val="22"/>
        </w:rPr>
        <w:t>체결</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위한</w:t>
      </w:r>
      <w:r w:rsidRPr="00413874">
        <w:rPr>
          <w:rFonts w:ascii="Times New Roman"/>
          <w:kern w:val="0"/>
          <w:sz w:val="22"/>
          <w:szCs w:val="22"/>
        </w:rPr>
        <w:t xml:space="preserve"> </w:t>
      </w:r>
      <w:r w:rsidR="00B20593">
        <w:rPr>
          <w:rFonts w:ascii="Times New Roman" w:hint="eastAsia"/>
          <w:kern w:val="0"/>
          <w:sz w:val="22"/>
          <w:szCs w:val="22"/>
        </w:rPr>
        <w:t>수권절차를</w:t>
      </w:r>
      <w:r w:rsidR="00B20593">
        <w:rPr>
          <w:rFonts w:ascii="Times New Roman" w:hint="eastAsia"/>
          <w:kern w:val="0"/>
          <w:sz w:val="22"/>
          <w:szCs w:val="22"/>
        </w:rPr>
        <w:t xml:space="preserve"> </w:t>
      </w:r>
      <w:r w:rsidR="00B20593">
        <w:rPr>
          <w:rFonts w:ascii="Times New Roman" w:hint="eastAsia"/>
          <w:kern w:val="0"/>
          <w:sz w:val="22"/>
          <w:szCs w:val="22"/>
        </w:rPr>
        <w:t>거쳤음을</w:t>
      </w:r>
      <w:r w:rsidR="00B20593">
        <w:rPr>
          <w:rFonts w:ascii="Times New Roman" w:hint="eastAsia"/>
          <w:kern w:val="0"/>
          <w:sz w:val="22"/>
          <w:szCs w:val="22"/>
        </w:rPr>
        <w:t xml:space="preserve"> </w:t>
      </w:r>
      <w:r w:rsidR="00B20593">
        <w:rPr>
          <w:rFonts w:ascii="Times New Roman" w:hint="eastAsia"/>
          <w:kern w:val="0"/>
          <w:sz w:val="22"/>
          <w:szCs w:val="22"/>
        </w:rPr>
        <w:t>입증하는</w:t>
      </w:r>
      <w:r w:rsidR="00B20593">
        <w:rPr>
          <w:rFonts w:ascii="Times New Roman" w:hint="eastAsia"/>
          <w:kern w:val="0"/>
          <w:sz w:val="22"/>
          <w:szCs w:val="22"/>
        </w:rPr>
        <w:t xml:space="preserve"> </w:t>
      </w:r>
      <w:r w:rsidR="00B20593">
        <w:rPr>
          <w:rFonts w:ascii="Times New Roman" w:hint="eastAsia"/>
          <w:kern w:val="0"/>
          <w:sz w:val="22"/>
          <w:szCs w:val="22"/>
        </w:rPr>
        <w:t>서</w:t>
      </w:r>
      <w:r w:rsidR="00A66937">
        <w:rPr>
          <w:rFonts w:ascii="Times New Roman" w:hint="eastAsia"/>
          <w:kern w:val="0"/>
          <w:sz w:val="22"/>
          <w:szCs w:val="22"/>
        </w:rPr>
        <w:t>류</w:t>
      </w:r>
      <w:r w:rsidR="00B20593">
        <w:rPr>
          <w:rFonts w:ascii="Times New Roman" w:hint="eastAsia"/>
          <w:kern w:val="0"/>
          <w:sz w:val="22"/>
          <w:szCs w:val="22"/>
        </w:rPr>
        <w:t>가</w:t>
      </w:r>
      <w:r w:rsidR="00B20593">
        <w:rPr>
          <w:rFonts w:ascii="Times New Roman" w:hint="eastAsia"/>
          <w:kern w:val="0"/>
          <w:sz w:val="22"/>
          <w:szCs w:val="22"/>
        </w:rPr>
        <w:t xml:space="preserve"> </w:t>
      </w:r>
      <w:r w:rsidR="00B20593">
        <w:rPr>
          <w:rFonts w:ascii="Times New Roman" w:hint="eastAsia"/>
          <w:kern w:val="0"/>
          <w:sz w:val="22"/>
          <w:szCs w:val="22"/>
        </w:rPr>
        <w:t>제출되었</w:t>
      </w:r>
      <w:r w:rsidR="00F93A6C" w:rsidRPr="00413874">
        <w:rPr>
          <w:rFonts w:ascii="Times New Roman"/>
          <w:kern w:val="0"/>
          <w:sz w:val="22"/>
          <w:szCs w:val="22"/>
        </w:rPr>
        <w:t>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64C64687" w14:textId="27E766E5" w:rsidR="005A76B1" w:rsidRPr="00413874" w:rsidRDefault="00246EF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005A76B1" w:rsidRPr="00413874">
        <w:rPr>
          <w:rFonts w:ascii="Times New Roman"/>
          <w:kern w:val="0"/>
          <w:sz w:val="22"/>
          <w:szCs w:val="22"/>
        </w:rPr>
        <w:t>차주가</w:t>
      </w:r>
      <w:r w:rsidR="005A76B1" w:rsidRPr="00413874">
        <w:rPr>
          <w:rFonts w:ascii="Times New Roman"/>
          <w:kern w:val="0"/>
          <w:sz w:val="22"/>
          <w:szCs w:val="22"/>
        </w:rPr>
        <w:t xml:space="preserve"> </w:t>
      </w:r>
      <w:r w:rsidR="005A76B1" w:rsidRPr="00413874">
        <w:rPr>
          <w:rFonts w:ascii="Times New Roman"/>
          <w:kern w:val="0"/>
          <w:sz w:val="22"/>
          <w:szCs w:val="22"/>
        </w:rPr>
        <w:t>부동산투자회사로서</w:t>
      </w:r>
      <w:r w:rsidR="005A76B1" w:rsidRPr="00413874">
        <w:rPr>
          <w:rFonts w:ascii="Times New Roman"/>
          <w:kern w:val="0"/>
          <w:sz w:val="22"/>
          <w:szCs w:val="22"/>
        </w:rPr>
        <w:t xml:space="preserve"> </w:t>
      </w:r>
      <w:r w:rsidR="005A76B1" w:rsidRPr="00413874">
        <w:rPr>
          <w:rFonts w:ascii="Times New Roman"/>
          <w:kern w:val="0"/>
          <w:sz w:val="22"/>
          <w:szCs w:val="22"/>
        </w:rPr>
        <w:t>체결하여야</w:t>
      </w:r>
      <w:r w:rsidR="005A76B1" w:rsidRPr="00413874">
        <w:rPr>
          <w:rFonts w:ascii="Times New Roman"/>
          <w:kern w:val="0"/>
          <w:sz w:val="22"/>
          <w:szCs w:val="22"/>
        </w:rPr>
        <w:t xml:space="preserve"> </w:t>
      </w:r>
      <w:r w:rsidR="005A76B1" w:rsidRPr="00413874">
        <w:rPr>
          <w:rFonts w:ascii="Times New Roman"/>
          <w:kern w:val="0"/>
          <w:sz w:val="22"/>
          <w:szCs w:val="22"/>
        </w:rPr>
        <w:t>하는</w:t>
      </w:r>
      <w:r w:rsidR="00430B77" w:rsidRPr="00413874">
        <w:rPr>
          <w:rFonts w:ascii="Times New Roman"/>
          <w:kern w:val="0"/>
          <w:sz w:val="22"/>
          <w:szCs w:val="22"/>
        </w:rPr>
        <w:t xml:space="preserve"> </w:t>
      </w:r>
      <w:r w:rsidR="00430B77" w:rsidRPr="00413874">
        <w:rPr>
          <w:rFonts w:ascii="Times New Roman"/>
          <w:kern w:val="0"/>
          <w:sz w:val="22"/>
          <w:szCs w:val="22"/>
        </w:rPr>
        <w:t>제반</w:t>
      </w:r>
      <w:r w:rsidR="00430B77" w:rsidRPr="00413874">
        <w:rPr>
          <w:rFonts w:ascii="Times New Roman"/>
          <w:kern w:val="0"/>
          <w:sz w:val="22"/>
          <w:szCs w:val="22"/>
        </w:rPr>
        <w:t xml:space="preserve"> </w:t>
      </w:r>
      <w:r w:rsidR="004431F5" w:rsidRPr="00413874">
        <w:rPr>
          <w:rFonts w:ascii="Times New Roman"/>
          <w:kern w:val="0"/>
          <w:sz w:val="22"/>
          <w:szCs w:val="22"/>
        </w:rPr>
        <w:t>위수탁</w:t>
      </w:r>
      <w:r w:rsidR="00430B77" w:rsidRPr="00413874">
        <w:rPr>
          <w:rFonts w:ascii="Times New Roman"/>
          <w:kern w:val="0"/>
          <w:sz w:val="22"/>
          <w:szCs w:val="22"/>
        </w:rPr>
        <w:t>계약</w:t>
      </w:r>
      <w:r w:rsidR="00430B77" w:rsidRPr="00413874">
        <w:rPr>
          <w:rFonts w:ascii="Times New Roman"/>
          <w:kern w:val="0"/>
          <w:sz w:val="22"/>
          <w:szCs w:val="22"/>
        </w:rPr>
        <w:t>(</w:t>
      </w:r>
      <w:r w:rsidR="005A76B1" w:rsidRPr="00413874">
        <w:rPr>
          <w:rFonts w:ascii="Times New Roman"/>
          <w:kern w:val="0"/>
          <w:sz w:val="22"/>
          <w:szCs w:val="22"/>
        </w:rPr>
        <w:t>자산관리위탁계약</w:t>
      </w:r>
      <w:r w:rsidR="005A76B1" w:rsidRPr="00413874">
        <w:rPr>
          <w:rFonts w:ascii="Times New Roman"/>
          <w:kern w:val="0"/>
          <w:sz w:val="22"/>
          <w:szCs w:val="22"/>
        </w:rPr>
        <w:t xml:space="preserve">, </w:t>
      </w:r>
      <w:r w:rsidR="005A76B1" w:rsidRPr="00413874">
        <w:rPr>
          <w:rFonts w:ascii="Times New Roman"/>
          <w:kern w:val="0"/>
          <w:sz w:val="22"/>
          <w:szCs w:val="22"/>
        </w:rPr>
        <w:t>자산보관위탁계약</w:t>
      </w:r>
      <w:r w:rsidR="005A76B1" w:rsidRPr="00413874">
        <w:rPr>
          <w:rFonts w:ascii="Times New Roman"/>
          <w:kern w:val="0"/>
          <w:sz w:val="22"/>
          <w:szCs w:val="22"/>
        </w:rPr>
        <w:t xml:space="preserve"> </w:t>
      </w:r>
      <w:r w:rsidR="005A76B1" w:rsidRPr="00413874">
        <w:rPr>
          <w:rFonts w:ascii="Times New Roman"/>
          <w:kern w:val="0"/>
          <w:sz w:val="22"/>
          <w:szCs w:val="22"/>
        </w:rPr>
        <w:t>및</w:t>
      </w:r>
      <w:r w:rsidR="005A76B1" w:rsidRPr="00413874">
        <w:rPr>
          <w:rFonts w:ascii="Times New Roman"/>
          <w:kern w:val="0"/>
          <w:sz w:val="22"/>
          <w:szCs w:val="22"/>
        </w:rPr>
        <w:t xml:space="preserve"> </w:t>
      </w:r>
      <w:r w:rsidR="005A76B1" w:rsidRPr="00413874">
        <w:rPr>
          <w:rFonts w:ascii="Times New Roman"/>
          <w:kern w:val="0"/>
          <w:sz w:val="22"/>
          <w:szCs w:val="22"/>
        </w:rPr>
        <w:t>일반사무위탁계약</w:t>
      </w:r>
      <w:r w:rsidR="00430B77" w:rsidRPr="00413874">
        <w:rPr>
          <w:rFonts w:ascii="Times New Roman"/>
          <w:kern w:val="0"/>
          <w:sz w:val="22"/>
          <w:szCs w:val="22"/>
        </w:rPr>
        <w:t>을</w:t>
      </w:r>
      <w:r w:rsidR="00430B77" w:rsidRPr="00413874">
        <w:rPr>
          <w:rFonts w:ascii="Times New Roman"/>
          <w:kern w:val="0"/>
          <w:sz w:val="22"/>
          <w:szCs w:val="22"/>
        </w:rPr>
        <w:t xml:space="preserve"> </w:t>
      </w:r>
      <w:r w:rsidR="00430B77" w:rsidRPr="00413874">
        <w:rPr>
          <w:rFonts w:ascii="Times New Roman"/>
          <w:kern w:val="0"/>
          <w:sz w:val="22"/>
          <w:szCs w:val="22"/>
        </w:rPr>
        <w:t>포함</w:t>
      </w:r>
      <w:r w:rsidR="009F4D54" w:rsidRPr="00413874">
        <w:rPr>
          <w:rFonts w:ascii="Times New Roman"/>
          <w:kern w:val="0"/>
          <w:sz w:val="22"/>
          <w:szCs w:val="22"/>
        </w:rPr>
        <w:t>함</w:t>
      </w:r>
      <w:r w:rsidR="00EA045E" w:rsidRPr="00413874">
        <w:rPr>
          <w:rFonts w:ascii="Times New Roman"/>
          <w:kern w:val="0"/>
          <w:sz w:val="22"/>
          <w:szCs w:val="22"/>
        </w:rPr>
        <w:t>)</w:t>
      </w:r>
      <w:r w:rsidR="00640DE9" w:rsidRPr="00413874">
        <w:rPr>
          <w:rFonts w:ascii="Times New Roman"/>
          <w:kern w:val="0"/>
          <w:sz w:val="22"/>
          <w:szCs w:val="22"/>
        </w:rPr>
        <w:t>이</w:t>
      </w:r>
      <w:r w:rsidR="00640DE9" w:rsidRPr="00413874">
        <w:rPr>
          <w:rFonts w:ascii="Times New Roman"/>
          <w:kern w:val="0"/>
          <w:sz w:val="22"/>
          <w:szCs w:val="22"/>
        </w:rPr>
        <w:t xml:space="preserve"> </w:t>
      </w:r>
      <w:r w:rsidR="00640DE9" w:rsidRPr="00413874">
        <w:rPr>
          <w:rFonts w:ascii="Times New Roman"/>
          <w:kern w:val="0"/>
          <w:sz w:val="22"/>
          <w:szCs w:val="22"/>
        </w:rPr>
        <w:t>적법</w:t>
      </w:r>
      <w:r w:rsidR="00640DE9" w:rsidRPr="00413874">
        <w:rPr>
          <w:rFonts w:ascii="Times New Roman"/>
          <w:kern w:val="0"/>
          <w:sz w:val="22"/>
          <w:szCs w:val="22"/>
        </w:rPr>
        <w:t xml:space="preserve">, </w:t>
      </w:r>
      <w:r w:rsidR="00640DE9" w:rsidRPr="00413874">
        <w:rPr>
          <w:rFonts w:ascii="Times New Roman"/>
          <w:kern w:val="0"/>
          <w:sz w:val="22"/>
          <w:szCs w:val="22"/>
        </w:rPr>
        <w:t>유효하게</w:t>
      </w:r>
      <w:r w:rsidR="00640DE9" w:rsidRPr="00413874">
        <w:rPr>
          <w:rFonts w:ascii="Times New Roman"/>
          <w:kern w:val="0"/>
          <w:sz w:val="22"/>
          <w:szCs w:val="22"/>
        </w:rPr>
        <w:t xml:space="preserve"> </w:t>
      </w:r>
      <w:r w:rsidR="00640DE9" w:rsidRPr="00413874">
        <w:rPr>
          <w:rFonts w:ascii="Times New Roman"/>
          <w:kern w:val="0"/>
          <w:sz w:val="22"/>
          <w:szCs w:val="22"/>
        </w:rPr>
        <w:t>체결되어</w:t>
      </w:r>
      <w:r w:rsidR="00640DE9" w:rsidRPr="00413874">
        <w:rPr>
          <w:rFonts w:ascii="Times New Roman"/>
          <w:kern w:val="0"/>
          <w:sz w:val="22"/>
          <w:szCs w:val="22"/>
        </w:rPr>
        <w:t xml:space="preserve"> </w:t>
      </w:r>
      <w:r w:rsidR="00640DE9" w:rsidRPr="00413874">
        <w:rPr>
          <w:rFonts w:ascii="Times New Roman"/>
          <w:kern w:val="0"/>
          <w:sz w:val="22"/>
          <w:szCs w:val="22"/>
        </w:rPr>
        <w:t>그</w:t>
      </w:r>
      <w:r w:rsidR="00640DE9" w:rsidRPr="00413874">
        <w:rPr>
          <w:rFonts w:ascii="Times New Roman"/>
          <w:kern w:val="0"/>
          <w:sz w:val="22"/>
          <w:szCs w:val="22"/>
        </w:rPr>
        <w:t xml:space="preserve"> </w:t>
      </w:r>
      <w:r w:rsidR="00640DE9" w:rsidRPr="00413874">
        <w:rPr>
          <w:rFonts w:ascii="Times New Roman"/>
          <w:kern w:val="0"/>
          <w:sz w:val="22"/>
          <w:szCs w:val="22"/>
        </w:rPr>
        <w:t>효력이</w:t>
      </w:r>
      <w:r w:rsidR="00640DE9" w:rsidRPr="00413874">
        <w:rPr>
          <w:rFonts w:ascii="Times New Roman"/>
          <w:kern w:val="0"/>
          <w:sz w:val="22"/>
          <w:szCs w:val="22"/>
        </w:rPr>
        <w:t xml:space="preserve"> </w:t>
      </w:r>
      <w:r w:rsidR="00640DE9" w:rsidRPr="00413874">
        <w:rPr>
          <w:rFonts w:ascii="Times New Roman"/>
          <w:kern w:val="0"/>
          <w:sz w:val="22"/>
          <w:szCs w:val="22"/>
        </w:rPr>
        <w:t>유지되고</w:t>
      </w:r>
      <w:r w:rsidR="00640DE9" w:rsidRPr="00413874">
        <w:rPr>
          <w:rFonts w:ascii="Times New Roman"/>
          <w:kern w:val="0"/>
          <w:sz w:val="22"/>
          <w:szCs w:val="22"/>
        </w:rPr>
        <w:t xml:space="preserve"> </w:t>
      </w:r>
      <w:r w:rsidR="00640DE9" w:rsidRPr="00413874">
        <w:rPr>
          <w:rFonts w:ascii="Times New Roman"/>
          <w:kern w:val="0"/>
          <w:sz w:val="22"/>
          <w:szCs w:val="22"/>
        </w:rPr>
        <w:t>있을</w:t>
      </w:r>
      <w:r w:rsidR="00640DE9" w:rsidRPr="00413874">
        <w:rPr>
          <w:rFonts w:ascii="Times New Roman"/>
          <w:kern w:val="0"/>
          <w:sz w:val="22"/>
          <w:szCs w:val="22"/>
        </w:rPr>
        <w:t xml:space="preserve"> </w:t>
      </w:r>
      <w:r w:rsidR="00640DE9" w:rsidRPr="00413874">
        <w:rPr>
          <w:rFonts w:ascii="Times New Roman"/>
          <w:kern w:val="0"/>
          <w:sz w:val="22"/>
          <w:szCs w:val="22"/>
        </w:rPr>
        <w:t>것</w:t>
      </w:r>
    </w:p>
    <w:p w14:paraId="3F72A4E4" w14:textId="06BCE730" w:rsidR="00F93A6C"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00396539" w:rsidRPr="00413874">
        <w:rPr>
          <w:rFonts w:ascii="Times New Roman"/>
          <w:kern w:val="0"/>
          <w:sz w:val="22"/>
          <w:szCs w:val="22"/>
        </w:rPr>
        <w:t>6</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제외한</w:t>
      </w:r>
      <w:r w:rsidRPr="00413874">
        <w:rPr>
          <w:rFonts w:ascii="Times New Roman"/>
          <w:kern w:val="0"/>
          <w:sz w:val="22"/>
          <w:szCs w:val="22"/>
        </w:rPr>
        <w:t xml:space="preserve"> </w:t>
      </w:r>
      <w:r w:rsidR="00F93A6C" w:rsidRPr="00413874">
        <w:rPr>
          <w:rFonts w:ascii="Times New Roman" w:hint="eastAsia"/>
          <w:kern w:val="0"/>
          <w:sz w:val="22"/>
          <w:szCs w:val="22"/>
        </w:rPr>
        <w:t>모든</w:t>
      </w:r>
      <w:r w:rsidR="00F93A6C" w:rsidRPr="00413874">
        <w:rPr>
          <w:rFonts w:ascii="Times New Roman"/>
          <w:kern w:val="0"/>
          <w:sz w:val="22"/>
          <w:szCs w:val="22"/>
        </w:rPr>
        <w:t xml:space="preserve"> </w:t>
      </w:r>
      <w:r w:rsidR="00F93A6C" w:rsidRPr="00413874">
        <w:rPr>
          <w:rFonts w:ascii="Times New Roman" w:hint="eastAsia"/>
          <w:kern w:val="0"/>
          <w:sz w:val="22"/>
          <w:szCs w:val="22"/>
        </w:rPr>
        <w:t>금융계약</w:t>
      </w:r>
      <w:r w:rsidR="00396539" w:rsidRPr="00413874">
        <w:rPr>
          <w:rFonts w:ascii="Times New Roman"/>
          <w:kern w:val="0"/>
          <w:sz w:val="22"/>
          <w:szCs w:val="22"/>
        </w:rPr>
        <w:t>(</w:t>
      </w:r>
      <w:r w:rsidR="00396539" w:rsidRPr="00413874">
        <w:rPr>
          <w:rFonts w:ascii="Times New Roman" w:hint="eastAsia"/>
          <w:kern w:val="0"/>
          <w:sz w:val="22"/>
          <w:szCs w:val="22"/>
        </w:rPr>
        <w:t>본</w:t>
      </w:r>
      <w:r w:rsidR="00396539" w:rsidRPr="00413874">
        <w:rPr>
          <w:rFonts w:ascii="Times New Roman"/>
          <w:kern w:val="0"/>
          <w:sz w:val="22"/>
          <w:szCs w:val="22"/>
        </w:rPr>
        <w:t xml:space="preserve"> </w:t>
      </w:r>
      <w:r w:rsidR="00396539" w:rsidRPr="00413874">
        <w:rPr>
          <w:rFonts w:ascii="Times New Roman" w:hint="eastAsia"/>
          <w:kern w:val="0"/>
          <w:sz w:val="22"/>
          <w:szCs w:val="22"/>
        </w:rPr>
        <w:t>약정</w:t>
      </w:r>
      <w:r w:rsidR="00396539" w:rsidRPr="00413874">
        <w:rPr>
          <w:rFonts w:ascii="Times New Roman"/>
          <w:kern w:val="0"/>
          <w:sz w:val="22"/>
          <w:szCs w:val="22"/>
        </w:rPr>
        <w:t xml:space="preserve">, </w:t>
      </w:r>
      <w:r w:rsidR="00396539" w:rsidRPr="00413874">
        <w:rPr>
          <w:rFonts w:ascii="Times New Roman" w:hint="eastAsia"/>
          <w:kern w:val="0"/>
          <w:sz w:val="22"/>
          <w:szCs w:val="22"/>
        </w:rPr>
        <w:t>보험근질권설정계약</w:t>
      </w:r>
      <w:r w:rsidR="00396539" w:rsidRPr="00A645AF">
        <w:rPr>
          <w:rFonts w:ascii="Times New Roman"/>
          <w:kern w:val="0"/>
          <w:sz w:val="22"/>
          <w:szCs w:val="22"/>
        </w:rPr>
        <w:t xml:space="preserve">, </w:t>
      </w:r>
      <w:r w:rsidR="00396539" w:rsidRPr="00413874">
        <w:rPr>
          <w:rFonts w:ascii="Times New Roman" w:hint="eastAsia"/>
          <w:kern w:val="0"/>
          <w:sz w:val="22"/>
          <w:szCs w:val="22"/>
        </w:rPr>
        <w:t>예금채권근질권설정계약</w:t>
      </w:r>
      <w:r w:rsidR="00396539" w:rsidRPr="00413874">
        <w:rPr>
          <w:rFonts w:ascii="Times New Roman"/>
          <w:kern w:val="0"/>
          <w:sz w:val="22"/>
          <w:szCs w:val="22"/>
        </w:rPr>
        <w:t>)</w:t>
      </w:r>
      <w:r w:rsidR="007625B4" w:rsidRPr="00413874">
        <w:rPr>
          <w:rFonts w:ascii="Times New Roman"/>
          <w:kern w:val="0"/>
          <w:sz w:val="22"/>
          <w:szCs w:val="22"/>
        </w:rPr>
        <w:t>이</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적법</w:t>
      </w:r>
      <w:r w:rsidR="00F93A6C" w:rsidRPr="00413874">
        <w:rPr>
          <w:rFonts w:ascii="Times New Roman"/>
          <w:kern w:val="0"/>
          <w:sz w:val="22"/>
          <w:szCs w:val="22"/>
        </w:rPr>
        <w:t xml:space="preserve"> </w:t>
      </w:r>
      <w:r w:rsidR="00F93A6C" w:rsidRPr="00413874">
        <w:rPr>
          <w:rFonts w:ascii="Times New Roman"/>
          <w:kern w:val="0"/>
          <w:sz w:val="22"/>
          <w:szCs w:val="22"/>
        </w:rPr>
        <w:t>유효하게</w:t>
      </w:r>
      <w:r w:rsidR="00F93A6C" w:rsidRPr="00413874">
        <w:rPr>
          <w:rFonts w:ascii="Times New Roman"/>
          <w:kern w:val="0"/>
          <w:sz w:val="22"/>
          <w:szCs w:val="22"/>
        </w:rPr>
        <w:t xml:space="preserve"> </w:t>
      </w:r>
      <w:r w:rsidR="00F93A6C" w:rsidRPr="00413874">
        <w:rPr>
          <w:rFonts w:ascii="Times New Roman"/>
          <w:kern w:val="0"/>
          <w:sz w:val="22"/>
          <w:szCs w:val="22"/>
        </w:rPr>
        <w:t>체결되어</w:t>
      </w:r>
      <w:r w:rsidR="00F93A6C" w:rsidRPr="00413874">
        <w:rPr>
          <w:rFonts w:ascii="Times New Roman"/>
          <w:kern w:val="0"/>
          <w:sz w:val="22"/>
          <w:szCs w:val="22"/>
        </w:rPr>
        <w:t xml:space="preserve"> </w:t>
      </w:r>
      <w:r w:rsidR="00F93A6C" w:rsidRPr="00413874">
        <w:rPr>
          <w:rFonts w:ascii="Times New Roman"/>
          <w:kern w:val="0"/>
          <w:sz w:val="22"/>
          <w:szCs w:val="22"/>
        </w:rPr>
        <w:t>해당</w:t>
      </w:r>
      <w:r w:rsidR="00F93A6C" w:rsidRPr="00413874">
        <w:rPr>
          <w:rFonts w:ascii="Times New Roman"/>
          <w:kern w:val="0"/>
          <w:sz w:val="22"/>
          <w:szCs w:val="22"/>
        </w:rPr>
        <w:t xml:space="preserve"> </w:t>
      </w:r>
      <w:r w:rsidR="00F93A6C" w:rsidRPr="00413874">
        <w:rPr>
          <w:rFonts w:ascii="Times New Roman"/>
          <w:kern w:val="0"/>
          <w:sz w:val="22"/>
          <w:szCs w:val="22"/>
        </w:rPr>
        <w:t>당사자들을</w:t>
      </w:r>
      <w:r w:rsidR="00F93A6C" w:rsidRPr="00413874">
        <w:rPr>
          <w:rFonts w:ascii="Times New Roman"/>
          <w:kern w:val="0"/>
          <w:sz w:val="22"/>
          <w:szCs w:val="22"/>
        </w:rPr>
        <w:t xml:space="preserve"> </w:t>
      </w:r>
      <w:r w:rsidR="00F93A6C" w:rsidRPr="00413874">
        <w:rPr>
          <w:rFonts w:ascii="Times New Roman"/>
          <w:kern w:val="0"/>
          <w:sz w:val="22"/>
          <w:szCs w:val="22"/>
        </w:rPr>
        <w:t>구속하고</w:t>
      </w:r>
      <w:r w:rsidR="00F93A6C" w:rsidRPr="00413874">
        <w:rPr>
          <w:rFonts w:ascii="Times New Roman"/>
          <w:kern w:val="0"/>
          <w:sz w:val="22"/>
          <w:szCs w:val="22"/>
        </w:rPr>
        <w:t xml:space="preserve"> </w:t>
      </w:r>
      <w:r w:rsidR="00F93A6C" w:rsidRPr="00413874">
        <w:rPr>
          <w:rFonts w:ascii="Times New Roman"/>
          <w:kern w:val="0"/>
          <w:sz w:val="22"/>
          <w:szCs w:val="22"/>
        </w:rPr>
        <w:t>있을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16B87C1C" w14:textId="6C9CF355" w:rsidR="00D8552B"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Pr="00413874">
        <w:rPr>
          <w:rFonts w:ascii="Times New Roman"/>
          <w:kern w:val="0"/>
          <w:sz w:val="22"/>
          <w:szCs w:val="22"/>
        </w:rPr>
        <w:t>9</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005B63F0" w:rsidRPr="00413874">
        <w:rPr>
          <w:rFonts w:ascii="Times New Roman" w:hint="eastAsia"/>
          <w:kern w:val="0"/>
          <w:sz w:val="22"/>
          <w:szCs w:val="22"/>
        </w:rPr>
        <w:t>1</w:t>
      </w:r>
      <w:r w:rsidRPr="00413874">
        <w:rPr>
          <w:rFonts w:ascii="Times New Roman"/>
          <w:kern w:val="0"/>
          <w:sz w:val="22"/>
          <w:szCs w:val="22"/>
        </w:rPr>
        <w:t>호에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00D37096" w:rsidRPr="00413874">
        <w:rPr>
          <w:rFonts w:ascii="Times New Roman"/>
          <w:kern w:val="0"/>
          <w:sz w:val="22"/>
          <w:szCs w:val="22"/>
        </w:rPr>
        <w:t>본건</w:t>
      </w:r>
      <w:r w:rsidR="00D37096" w:rsidRPr="00413874">
        <w:rPr>
          <w:rFonts w:ascii="Times New Roman"/>
          <w:kern w:val="0"/>
          <w:sz w:val="22"/>
          <w:szCs w:val="22"/>
        </w:rPr>
        <w:t xml:space="preserve"> </w:t>
      </w:r>
      <w:r w:rsidR="00D37096" w:rsidRPr="00413874">
        <w:rPr>
          <w:rFonts w:ascii="Times New Roman"/>
          <w:kern w:val="0"/>
          <w:sz w:val="22"/>
          <w:szCs w:val="22"/>
        </w:rPr>
        <w:t>부동산</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부동산담보신탁계약이</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체결되어</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당사자들을</w:t>
      </w:r>
      <w:r w:rsidRPr="00413874">
        <w:rPr>
          <w:rFonts w:ascii="Times New Roman"/>
          <w:kern w:val="0"/>
          <w:sz w:val="22"/>
          <w:szCs w:val="22"/>
        </w:rPr>
        <w:t xml:space="preserve"> </w:t>
      </w:r>
      <w:r w:rsidRPr="00413874">
        <w:rPr>
          <w:rFonts w:ascii="Times New Roman"/>
          <w:kern w:val="0"/>
          <w:sz w:val="22"/>
          <w:szCs w:val="22"/>
        </w:rPr>
        <w:t>구속하고</w:t>
      </w:r>
      <w:r w:rsidRPr="00413874">
        <w:rPr>
          <w:rFonts w:ascii="Times New Roman"/>
          <w:kern w:val="0"/>
          <w:sz w:val="22"/>
          <w:szCs w:val="22"/>
        </w:rPr>
        <w:t xml:space="preserve"> </w:t>
      </w:r>
      <w:r w:rsidRPr="00413874">
        <w:rPr>
          <w:rFonts w:ascii="Times New Roman"/>
          <w:kern w:val="0"/>
          <w:sz w:val="22"/>
          <w:szCs w:val="22"/>
        </w:rPr>
        <w:t>있을</w:t>
      </w:r>
      <w:r w:rsidRPr="00413874">
        <w:rPr>
          <w:rFonts w:ascii="Times New Roman"/>
          <w:kern w:val="0"/>
          <w:sz w:val="22"/>
          <w:szCs w:val="22"/>
        </w:rPr>
        <w:t xml:space="preserve"> </w:t>
      </w:r>
      <w:r w:rsidRPr="00413874">
        <w:rPr>
          <w:rFonts w:ascii="Times New Roman"/>
          <w:kern w:val="0"/>
          <w:sz w:val="22"/>
          <w:szCs w:val="22"/>
        </w:rPr>
        <w:t>것</w:t>
      </w:r>
    </w:p>
    <w:p w14:paraId="2C2C9C31" w14:textId="3B59D6BB" w:rsidR="001115D1" w:rsidRPr="00413874" w:rsidRDefault="001115D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9B14D8" w:rsidRPr="00413874">
        <w:rPr>
          <w:rFonts w:ascii="Times New Roman"/>
          <w:kern w:val="0"/>
          <w:sz w:val="22"/>
          <w:szCs w:val="22"/>
        </w:rPr>
        <w:t>가</w:t>
      </w:r>
      <w:r w:rsidR="009B14D8" w:rsidRPr="00413874">
        <w:rPr>
          <w:rFonts w:ascii="Times New Roman"/>
          <w:kern w:val="0"/>
          <w:sz w:val="22"/>
          <w:szCs w:val="22"/>
        </w:rPr>
        <w:t xml:space="preserve"> </w:t>
      </w:r>
      <w:r w:rsidR="00F93A6C" w:rsidRPr="00413874">
        <w:rPr>
          <w:rFonts w:ascii="Times New Roman"/>
          <w:kern w:val="0"/>
          <w:sz w:val="22"/>
          <w:szCs w:val="22"/>
        </w:rPr>
        <w:t>제</w:t>
      </w:r>
      <w:r w:rsidR="005F798F" w:rsidRPr="00413874">
        <w:rPr>
          <w:rFonts w:ascii="Times New Roman"/>
          <w:kern w:val="0"/>
          <w:sz w:val="22"/>
          <w:szCs w:val="22"/>
        </w:rPr>
        <w:t>9</w:t>
      </w:r>
      <w:r w:rsidR="00F93A6C" w:rsidRPr="00413874">
        <w:rPr>
          <w:rFonts w:ascii="Times New Roman"/>
          <w:kern w:val="0"/>
          <w:sz w:val="22"/>
          <w:szCs w:val="22"/>
        </w:rPr>
        <w:t>조에</w:t>
      </w:r>
      <w:r w:rsidR="00F93A6C" w:rsidRPr="00413874">
        <w:rPr>
          <w:rFonts w:ascii="Times New Roman"/>
          <w:kern w:val="0"/>
          <w:sz w:val="22"/>
          <w:szCs w:val="22"/>
        </w:rPr>
        <w:t xml:space="preserve"> </w:t>
      </w:r>
      <w:r w:rsidR="00F93A6C" w:rsidRPr="00413874">
        <w:rPr>
          <w:rFonts w:ascii="Times New Roman"/>
          <w:kern w:val="0"/>
          <w:sz w:val="22"/>
          <w:szCs w:val="22"/>
        </w:rPr>
        <w:t>규정된</w:t>
      </w:r>
      <w:r w:rsidR="00F93A6C" w:rsidRPr="00413874">
        <w:rPr>
          <w:rFonts w:ascii="Times New Roman"/>
          <w:kern w:val="0"/>
          <w:sz w:val="22"/>
          <w:szCs w:val="22"/>
        </w:rPr>
        <w:t xml:space="preserve"> </w:t>
      </w: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취득</w:t>
      </w:r>
      <w:r w:rsidR="009B14D8" w:rsidRPr="00413874">
        <w:rPr>
          <w:rFonts w:ascii="Times New Roman"/>
          <w:kern w:val="0"/>
          <w:sz w:val="22"/>
          <w:szCs w:val="22"/>
        </w:rPr>
        <w:t>과</w:t>
      </w:r>
      <w:r w:rsidR="009B14D8" w:rsidRPr="00413874">
        <w:rPr>
          <w:rFonts w:ascii="Times New Roman"/>
          <w:kern w:val="0"/>
          <w:sz w:val="22"/>
          <w:szCs w:val="22"/>
        </w:rPr>
        <w:t xml:space="preserve"> </w:t>
      </w:r>
      <w:r w:rsidR="009B14D8" w:rsidRPr="00413874">
        <w:rPr>
          <w:rFonts w:ascii="Times New Roman"/>
          <w:kern w:val="0"/>
          <w:sz w:val="22"/>
          <w:szCs w:val="22"/>
        </w:rPr>
        <w:t>관련하여</w:t>
      </w:r>
      <w:r w:rsidR="009B14D8" w:rsidRPr="00413874">
        <w:rPr>
          <w:rFonts w:ascii="Times New Roman"/>
          <w:kern w:val="0"/>
          <w:sz w:val="22"/>
          <w:szCs w:val="22"/>
        </w:rPr>
        <w:t xml:space="preserve"> </w:t>
      </w:r>
      <w:r w:rsidR="009B14D8" w:rsidRPr="00413874">
        <w:rPr>
          <w:rFonts w:ascii="Times New Roman"/>
          <w:kern w:val="0"/>
          <w:sz w:val="22"/>
          <w:szCs w:val="22"/>
        </w:rPr>
        <w:t>필요한</w:t>
      </w:r>
      <w:r w:rsidR="009B14D8"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완비하였을</w:t>
      </w:r>
      <w:r w:rsidR="00F93A6C" w:rsidRPr="00413874">
        <w:rPr>
          <w:rFonts w:ascii="Times New Roman"/>
          <w:kern w:val="0"/>
          <w:sz w:val="22"/>
          <w:szCs w:val="22"/>
        </w:rPr>
        <w:t xml:space="preserve"> </w:t>
      </w:r>
      <w:r w:rsidR="00F93A6C" w:rsidRPr="00413874">
        <w:rPr>
          <w:rFonts w:ascii="Times New Roman"/>
          <w:kern w:val="0"/>
          <w:sz w:val="22"/>
          <w:szCs w:val="22"/>
        </w:rPr>
        <w:t>것</w:t>
      </w:r>
      <w:r w:rsidR="002C4DD0" w:rsidRPr="00413874">
        <w:rPr>
          <w:rFonts w:ascii="Times New Roman"/>
          <w:kern w:val="0"/>
          <w:sz w:val="22"/>
          <w:szCs w:val="22"/>
        </w:rPr>
        <w:t>(</w:t>
      </w:r>
      <w:r w:rsidR="002C4DD0" w:rsidRPr="00413874">
        <w:rPr>
          <w:rFonts w:ascii="Times New Roman"/>
          <w:kern w:val="0"/>
          <w:sz w:val="22"/>
          <w:szCs w:val="22"/>
        </w:rPr>
        <w:t>단</w:t>
      </w:r>
      <w:r w:rsidR="002C4DD0" w:rsidRPr="00413874">
        <w:rPr>
          <w:rFonts w:ascii="Times New Roman"/>
          <w:kern w:val="0"/>
          <w:sz w:val="22"/>
          <w:szCs w:val="22"/>
        </w:rPr>
        <w:t xml:space="preserve">, </w:t>
      </w:r>
      <w:r w:rsidR="002C4DD0" w:rsidRPr="00413874">
        <w:rPr>
          <w:rFonts w:ascii="Times New Roman"/>
          <w:kern w:val="0"/>
          <w:sz w:val="22"/>
          <w:szCs w:val="22"/>
        </w:rPr>
        <w:t>대항요건</w:t>
      </w:r>
      <w:r w:rsidR="002C4DD0" w:rsidRPr="00413874">
        <w:rPr>
          <w:rFonts w:ascii="Times New Roman"/>
          <w:kern w:val="0"/>
          <w:sz w:val="22"/>
          <w:szCs w:val="22"/>
        </w:rPr>
        <w:t xml:space="preserve"> </w:t>
      </w:r>
      <w:r w:rsidR="002C4DD0" w:rsidRPr="00413874">
        <w:rPr>
          <w:rFonts w:ascii="Times New Roman"/>
          <w:kern w:val="0"/>
          <w:sz w:val="22"/>
          <w:szCs w:val="22"/>
        </w:rPr>
        <w:t>서류</w:t>
      </w:r>
      <w:r w:rsidR="002C4DD0" w:rsidRPr="00413874">
        <w:rPr>
          <w:rFonts w:ascii="Times New Roman"/>
          <w:kern w:val="0"/>
          <w:sz w:val="22"/>
          <w:szCs w:val="22"/>
        </w:rPr>
        <w:t xml:space="preserve"> </w:t>
      </w:r>
      <w:r w:rsidR="002C4DD0" w:rsidRPr="00413874">
        <w:rPr>
          <w:rFonts w:ascii="Times New Roman"/>
          <w:kern w:val="0"/>
          <w:sz w:val="22"/>
          <w:szCs w:val="22"/>
        </w:rPr>
        <w:t>기타</w:t>
      </w:r>
      <w:r w:rsidR="002C4DD0" w:rsidRPr="00413874">
        <w:rPr>
          <w:rFonts w:ascii="Times New Roman"/>
          <w:kern w:val="0"/>
          <w:sz w:val="22"/>
          <w:szCs w:val="22"/>
        </w:rPr>
        <w:t xml:space="preserve"> </w:t>
      </w:r>
      <w:r w:rsidR="00480A64" w:rsidRPr="00413874">
        <w:rPr>
          <w:rFonts w:ascii="Times New Roman"/>
          <w:kern w:val="0"/>
          <w:sz w:val="22"/>
          <w:szCs w:val="22"/>
        </w:rPr>
        <w:t>금융계약상</w:t>
      </w:r>
      <w:r w:rsidR="00480A64" w:rsidRPr="00413874">
        <w:rPr>
          <w:rFonts w:ascii="Times New Roman"/>
          <w:kern w:val="0"/>
          <w:sz w:val="22"/>
          <w:szCs w:val="22"/>
        </w:rPr>
        <w:t xml:space="preserve"> </w:t>
      </w:r>
      <w:r w:rsidR="002C4DD0" w:rsidRPr="00413874">
        <w:rPr>
          <w:rFonts w:ascii="Times New Roman"/>
          <w:kern w:val="0"/>
          <w:sz w:val="22"/>
          <w:szCs w:val="22"/>
        </w:rPr>
        <w:t>인출일</w:t>
      </w:r>
      <w:r w:rsidR="002C4DD0" w:rsidRPr="00413874">
        <w:rPr>
          <w:rFonts w:ascii="Times New Roman"/>
          <w:kern w:val="0"/>
          <w:sz w:val="22"/>
          <w:szCs w:val="22"/>
        </w:rPr>
        <w:t xml:space="preserve"> </w:t>
      </w:r>
      <w:r w:rsidR="00480A64" w:rsidRPr="00413874">
        <w:rPr>
          <w:rFonts w:ascii="Times New Roman"/>
          <w:kern w:val="0"/>
          <w:sz w:val="22"/>
          <w:szCs w:val="22"/>
        </w:rPr>
        <w:t>이후의</w:t>
      </w:r>
      <w:r w:rsidR="00480A64" w:rsidRPr="00413874">
        <w:rPr>
          <w:rFonts w:ascii="Times New Roman"/>
          <w:kern w:val="0"/>
          <w:sz w:val="22"/>
          <w:szCs w:val="22"/>
        </w:rPr>
        <w:t xml:space="preserve"> </w:t>
      </w:r>
      <w:r w:rsidR="00480A64" w:rsidRPr="00413874">
        <w:rPr>
          <w:rFonts w:ascii="Times New Roman"/>
          <w:kern w:val="0"/>
          <w:sz w:val="22"/>
          <w:szCs w:val="22"/>
        </w:rPr>
        <w:t>어느</w:t>
      </w:r>
      <w:r w:rsidR="00480A64" w:rsidRPr="00413874">
        <w:rPr>
          <w:rFonts w:ascii="Times New Roman"/>
          <w:kern w:val="0"/>
          <w:sz w:val="22"/>
          <w:szCs w:val="22"/>
        </w:rPr>
        <w:t xml:space="preserve"> </w:t>
      </w:r>
      <w:r w:rsidR="00480A64" w:rsidRPr="00413874">
        <w:rPr>
          <w:rFonts w:ascii="Times New Roman"/>
          <w:kern w:val="0"/>
          <w:sz w:val="22"/>
          <w:szCs w:val="22"/>
        </w:rPr>
        <w:t>기한으로</w:t>
      </w:r>
      <w:r w:rsidR="002C4DD0" w:rsidRPr="00413874">
        <w:rPr>
          <w:rFonts w:ascii="Times New Roman"/>
          <w:kern w:val="0"/>
          <w:sz w:val="22"/>
          <w:szCs w:val="22"/>
        </w:rPr>
        <w:t xml:space="preserve"> </w:t>
      </w:r>
      <w:r w:rsidR="002C4DD0" w:rsidRPr="00413874">
        <w:rPr>
          <w:rFonts w:ascii="Times New Roman"/>
          <w:kern w:val="0"/>
          <w:sz w:val="22"/>
          <w:szCs w:val="22"/>
        </w:rPr>
        <w:t>구비</w:t>
      </w:r>
      <w:r w:rsidR="002C4DD0" w:rsidRPr="00413874">
        <w:rPr>
          <w:rFonts w:ascii="Times New Roman"/>
          <w:kern w:val="0"/>
          <w:sz w:val="22"/>
          <w:szCs w:val="22"/>
        </w:rPr>
        <w:t xml:space="preserve"> </w:t>
      </w:r>
      <w:r w:rsidR="002C4DD0" w:rsidRPr="00413874">
        <w:rPr>
          <w:rFonts w:ascii="Times New Roman"/>
          <w:kern w:val="0"/>
          <w:sz w:val="22"/>
          <w:szCs w:val="22"/>
        </w:rPr>
        <w:t>또는</w:t>
      </w:r>
      <w:r w:rsidR="002C4DD0" w:rsidRPr="00413874">
        <w:rPr>
          <w:rFonts w:ascii="Times New Roman"/>
          <w:kern w:val="0"/>
          <w:sz w:val="22"/>
          <w:szCs w:val="22"/>
        </w:rPr>
        <w:t xml:space="preserve"> </w:t>
      </w:r>
      <w:r w:rsidR="002C4DD0" w:rsidRPr="00413874">
        <w:rPr>
          <w:rFonts w:ascii="Times New Roman"/>
          <w:kern w:val="0"/>
          <w:sz w:val="22"/>
          <w:szCs w:val="22"/>
        </w:rPr>
        <w:t>제출하는</w:t>
      </w:r>
      <w:r w:rsidR="002C4DD0" w:rsidRPr="00413874">
        <w:rPr>
          <w:rFonts w:ascii="Times New Roman"/>
          <w:kern w:val="0"/>
          <w:sz w:val="22"/>
          <w:szCs w:val="22"/>
        </w:rPr>
        <w:t xml:space="preserve"> </w:t>
      </w:r>
      <w:r w:rsidR="002C4DD0" w:rsidRPr="00413874">
        <w:rPr>
          <w:rFonts w:ascii="Times New Roman"/>
          <w:kern w:val="0"/>
          <w:sz w:val="22"/>
          <w:szCs w:val="22"/>
        </w:rPr>
        <w:t>것</w:t>
      </w:r>
      <w:r w:rsidR="0055417B" w:rsidRPr="00413874">
        <w:rPr>
          <w:rFonts w:ascii="Times New Roman"/>
          <w:kern w:val="0"/>
          <w:sz w:val="22"/>
          <w:szCs w:val="22"/>
        </w:rPr>
        <w:t>이</w:t>
      </w:r>
      <w:r w:rsidR="0055417B" w:rsidRPr="00413874">
        <w:rPr>
          <w:rFonts w:ascii="Times New Roman"/>
          <w:kern w:val="0"/>
          <w:sz w:val="22"/>
          <w:szCs w:val="22"/>
        </w:rPr>
        <w:t xml:space="preserve"> </w:t>
      </w:r>
      <w:r w:rsidR="0055417B" w:rsidRPr="00413874">
        <w:rPr>
          <w:rFonts w:ascii="Times New Roman"/>
          <w:kern w:val="0"/>
          <w:sz w:val="22"/>
          <w:szCs w:val="22"/>
        </w:rPr>
        <w:t>허용되는</w:t>
      </w:r>
      <w:r w:rsidR="0055417B" w:rsidRPr="00413874">
        <w:rPr>
          <w:rFonts w:ascii="Times New Roman"/>
          <w:kern w:val="0"/>
          <w:sz w:val="22"/>
          <w:szCs w:val="22"/>
        </w:rPr>
        <w:t xml:space="preserve"> </w:t>
      </w:r>
      <w:r w:rsidR="002C4DD0" w:rsidRPr="00413874">
        <w:rPr>
          <w:rFonts w:ascii="Times New Roman"/>
          <w:kern w:val="0"/>
          <w:sz w:val="22"/>
          <w:szCs w:val="22"/>
        </w:rPr>
        <w:t>서류는</w:t>
      </w:r>
      <w:r w:rsidR="002C4DD0" w:rsidRPr="00413874">
        <w:rPr>
          <w:rFonts w:ascii="Times New Roman"/>
          <w:kern w:val="0"/>
          <w:sz w:val="22"/>
          <w:szCs w:val="22"/>
        </w:rPr>
        <w:t xml:space="preserve"> </w:t>
      </w:r>
      <w:r w:rsidR="002C4DD0" w:rsidRPr="00413874">
        <w:rPr>
          <w:rFonts w:ascii="Times New Roman"/>
          <w:kern w:val="0"/>
          <w:sz w:val="22"/>
          <w:szCs w:val="22"/>
        </w:rPr>
        <w:t>예외로</w:t>
      </w:r>
      <w:r w:rsidR="002C4DD0" w:rsidRPr="00413874">
        <w:rPr>
          <w:rFonts w:ascii="Times New Roman"/>
          <w:kern w:val="0"/>
          <w:sz w:val="22"/>
          <w:szCs w:val="22"/>
        </w:rPr>
        <w:t xml:space="preserve"> </w:t>
      </w:r>
      <w:r w:rsidR="002C4DD0" w:rsidRPr="00413874">
        <w:rPr>
          <w:rFonts w:ascii="Times New Roman"/>
          <w:kern w:val="0"/>
          <w:sz w:val="22"/>
          <w:szCs w:val="22"/>
        </w:rPr>
        <w:t>함</w:t>
      </w:r>
      <w:r w:rsidR="002C4DD0" w:rsidRPr="00413874">
        <w:rPr>
          <w:rFonts w:ascii="Times New Roman"/>
          <w:kern w:val="0"/>
          <w:sz w:val="22"/>
          <w:szCs w:val="22"/>
        </w:rPr>
        <w:t>)</w:t>
      </w:r>
    </w:p>
    <w:p w14:paraId="4670C3B7" w14:textId="4E740F76" w:rsidR="00C3635F" w:rsidRDefault="00C3635F" w:rsidP="00AE2BBA">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법무법인의</w:t>
      </w:r>
      <w:r w:rsidRPr="00413874">
        <w:rPr>
          <w:rFonts w:ascii="Times New Roman"/>
          <w:kern w:val="0"/>
          <w:sz w:val="22"/>
          <w:szCs w:val="22"/>
        </w:rPr>
        <w:t xml:space="preserve"> </w:t>
      </w:r>
      <w:r w:rsidRPr="00413874">
        <w:rPr>
          <w:rFonts w:ascii="Times New Roman"/>
          <w:kern w:val="0"/>
          <w:sz w:val="22"/>
          <w:szCs w:val="22"/>
        </w:rPr>
        <w:t>법률의견서</w:t>
      </w:r>
      <w:r w:rsidR="00B11BF8" w:rsidRPr="00413874">
        <w:rPr>
          <w:rFonts w:ascii="Times New Roman"/>
          <w:kern w:val="0"/>
          <w:sz w:val="22"/>
          <w:szCs w:val="22"/>
        </w:rPr>
        <w:t>가</w:t>
      </w:r>
      <w:r w:rsidR="00B11BF8" w:rsidRPr="00413874">
        <w:rPr>
          <w:rFonts w:ascii="Times New Roman"/>
          <w:kern w:val="0"/>
          <w:sz w:val="22"/>
          <w:szCs w:val="22"/>
        </w:rPr>
        <w:t xml:space="preserve"> </w:t>
      </w:r>
      <w:r w:rsidRPr="00413874">
        <w:rPr>
          <w:rFonts w:ascii="Times New Roman"/>
          <w:kern w:val="0"/>
          <w:sz w:val="22"/>
          <w:szCs w:val="22"/>
        </w:rPr>
        <w:t>제출</w:t>
      </w:r>
      <w:r w:rsidR="00B11BF8" w:rsidRPr="00413874">
        <w:rPr>
          <w:rFonts w:ascii="Times New Roman"/>
          <w:kern w:val="0"/>
          <w:sz w:val="22"/>
          <w:szCs w:val="22"/>
        </w:rPr>
        <w:t>되었을</w:t>
      </w:r>
      <w:r w:rsidRPr="00413874">
        <w:rPr>
          <w:rFonts w:ascii="Times New Roman"/>
          <w:kern w:val="0"/>
          <w:sz w:val="22"/>
          <w:szCs w:val="22"/>
        </w:rPr>
        <w:t xml:space="preserve"> </w:t>
      </w:r>
      <w:r w:rsidRPr="00413874">
        <w:rPr>
          <w:rFonts w:ascii="Times New Roman"/>
          <w:kern w:val="0"/>
          <w:sz w:val="22"/>
          <w:szCs w:val="22"/>
        </w:rPr>
        <w:t>것</w:t>
      </w:r>
    </w:p>
    <w:p w14:paraId="38CFAFD6" w14:textId="362BAB78" w:rsidR="00A66937" w:rsidRDefault="00A66937" w:rsidP="00AE2BBA">
      <w:pPr>
        <w:numPr>
          <w:ilvl w:val="3"/>
          <w:numId w:val="19"/>
        </w:numPr>
        <w:adjustRightInd w:val="0"/>
        <w:snapToGrid w:val="0"/>
        <w:spacing w:line="400" w:lineRule="exact"/>
        <w:rPr>
          <w:ins w:id="604" w:author="BKL" w:date="2026-10-12T19:46:00Z" w16du:dateUtc="2026-10-12T10:46:00Z"/>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적법하게</w:t>
      </w:r>
      <w:r>
        <w:rPr>
          <w:rFonts w:ascii="Times New Roman" w:hint="eastAsia"/>
          <w:kern w:val="0"/>
          <w:sz w:val="22"/>
          <w:szCs w:val="22"/>
        </w:rPr>
        <w:t xml:space="preserve"> </w:t>
      </w:r>
      <w:r>
        <w:rPr>
          <w:rFonts w:ascii="Times New Roman" w:hint="eastAsia"/>
          <w:kern w:val="0"/>
          <w:sz w:val="22"/>
          <w:szCs w:val="22"/>
        </w:rPr>
        <w:t>설립되어</w:t>
      </w:r>
      <w:r>
        <w:rPr>
          <w:rFonts w:ascii="Times New Roman" w:hint="eastAsia"/>
          <w:kern w:val="0"/>
          <w:sz w:val="22"/>
          <w:szCs w:val="22"/>
        </w:rPr>
        <w:t xml:space="preserve"> </w:t>
      </w:r>
      <w:r>
        <w:rPr>
          <w:rFonts w:ascii="Times New Roman" w:hint="eastAsia"/>
          <w:kern w:val="0"/>
          <w:sz w:val="22"/>
          <w:szCs w:val="22"/>
        </w:rPr>
        <w:t>부동산투자회사법에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영업인가</w:t>
      </w:r>
      <w:r>
        <w:rPr>
          <w:rFonts w:ascii="Times New Roman" w:hint="eastAsia"/>
          <w:kern w:val="0"/>
          <w:sz w:val="22"/>
          <w:szCs w:val="22"/>
        </w:rPr>
        <w:t xml:space="preserve"> </w:t>
      </w:r>
      <w:r>
        <w:rPr>
          <w:rFonts w:ascii="Times New Roman" w:hint="eastAsia"/>
          <w:kern w:val="0"/>
          <w:sz w:val="22"/>
          <w:szCs w:val="22"/>
        </w:rPr>
        <w:t>또는</w:t>
      </w:r>
      <w:r>
        <w:rPr>
          <w:rFonts w:ascii="Times New Roman" w:hint="eastAsia"/>
          <w:kern w:val="0"/>
          <w:sz w:val="22"/>
          <w:szCs w:val="22"/>
        </w:rPr>
        <w:t xml:space="preserve"> </w:t>
      </w:r>
      <w:r>
        <w:rPr>
          <w:rFonts w:ascii="Times New Roman" w:hint="eastAsia"/>
          <w:kern w:val="0"/>
          <w:sz w:val="22"/>
          <w:szCs w:val="22"/>
        </w:rPr>
        <w:t>등록을</w:t>
      </w:r>
      <w:r>
        <w:rPr>
          <w:rFonts w:ascii="Times New Roman" w:hint="eastAsia"/>
          <w:kern w:val="0"/>
          <w:sz w:val="22"/>
          <w:szCs w:val="22"/>
        </w:rPr>
        <w:t xml:space="preserve"> </w:t>
      </w:r>
      <w:r>
        <w:rPr>
          <w:rFonts w:ascii="Times New Roman" w:hint="eastAsia"/>
          <w:kern w:val="0"/>
          <w:sz w:val="22"/>
          <w:szCs w:val="22"/>
        </w:rPr>
        <w:t>득하였을</w:t>
      </w:r>
      <w:r>
        <w:rPr>
          <w:rFonts w:ascii="Times New Roman" w:hint="eastAsia"/>
          <w:kern w:val="0"/>
          <w:sz w:val="22"/>
          <w:szCs w:val="22"/>
        </w:rPr>
        <w:t xml:space="preserve"> </w:t>
      </w:r>
      <w:r>
        <w:rPr>
          <w:rFonts w:ascii="Times New Roman" w:hint="eastAsia"/>
          <w:kern w:val="0"/>
          <w:sz w:val="22"/>
          <w:szCs w:val="22"/>
        </w:rPr>
        <w:t>것</w:t>
      </w:r>
    </w:p>
    <w:p w14:paraId="2201097C" w14:textId="75553173" w:rsidR="002F4FBF" w:rsidRDefault="00FB33F5" w:rsidP="00AE2BBA">
      <w:pPr>
        <w:numPr>
          <w:ilvl w:val="3"/>
          <w:numId w:val="19"/>
        </w:numPr>
        <w:adjustRightInd w:val="0"/>
        <w:snapToGrid w:val="0"/>
        <w:spacing w:line="400" w:lineRule="exact"/>
        <w:rPr>
          <w:rFonts w:ascii="Times New Roman"/>
          <w:kern w:val="0"/>
          <w:sz w:val="22"/>
          <w:szCs w:val="22"/>
        </w:rPr>
      </w:pPr>
      <w:ins w:id="605" w:author="BKL" w:date="2026-10-12T22:34:00Z" w16du:dateUtc="2026-10-12T13:34:00Z">
        <w:r w:rsidRPr="00FB33F5">
          <w:rPr>
            <w:rFonts w:ascii="Times New Roman"/>
            <w:kern w:val="0"/>
            <w:sz w:val="22"/>
            <w:szCs w:val="22"/>
          </w:rPr>
          <w:t>차주가</w:t>
        </w:r>
        <w:r w:rsidRPr="00FB33F5">
          <w:rPr>
            <w:rFonts w:ascii="Times New Roman"/>
            <w:kern w:val="0"/>
            <w:sz w:val="22"/>
            <w:szCs w:val="22"/>
          </w:rPr>
          <w:t xml:space="preserve"> </w:t>
        </w:r>
        <w:r w:rsidRPr="00FB33F5">
          <w:rPr>
            <w:rFonts w:ascii="Times New Roman"/>
            <w:kern w:val="0"/>
            <w:sz w:val="22"/>
            <w:szCs w:val="22"/>
          </w:rPr>
          <w:t>발행하는</w:t>
        </w:r>
        <w:r w:rsidRPr="00FB33F5">
          <w:rPr>
            <w:rFonts w:ascii="Times New Roman"/>
            <w:kern w:val="0"/>
            <w:sz w:val="22"/>
            <w:szCs w:val="22"/>
          </w:rPr>
          <w:t xml:space="preserve"> </w:t>
        </w:r>
        <w:r w:rsidRPr="00FB33F5">
          <w:rPr>
            <w:rFonts w:ascii="Times New Roman"/>
            <w:kern w:val="0"/>
            <w:sz w:val="22"/>
            <w:szCs w:val="22"/>
          </w:rPr>
          <w:t>주식에</w:t>
        </w:r>
        <w:r w:rsidRPr="00FB33F5">
          <w:rPr>
            <w:rFonts w:ascii="Times New Roman"/>
            <w:kern w:val="0"/>
            <w:sz w:val="22"/>
            <w:szCs w:val="22"/>
          </w:rPr>
          <w:t xml:space="preserve"> </w:t>
        </w:r>
        <w:r w:rsidRPr="00FB33F5">
          <w:rPr>
            <w:rFonts w:ascii="Times New Roman"/>
            <w:kern w:val="0"/>
            <w:sz w:val="22"/>
            <w:szCs w:val="22"/>
          </w:rPr>
          <w:t>관한</w:t>
        </w:r>
        <w:r w:rsidRPr="00FB33F5">
          <w:rPr>
            <w:rFonts w:ascii="Times New Roman"/>
            <w:kern w:val="0"/>
            <w:sz w:val="22"/>
            <w:szCs w:val="22"/>
          </w:rPr>
          <w:t xml:space="preserve"> </w:t>
        </w:r>
        <w:r w:rsidRPr="00FB33F5">
          <w:rPr>
            <w:rFonts w:ascii="Times New Roman"/>
            <w:kern w:val="0"/>
            <w:sz w:val="22"/>
            <w:szCs w:val="22"/>
          </w:rPr>
          <w:t>주금의</w:t>
        </w:r>
        <w:r w:rsidRPr="00FB33F5">
          <w:rPr>
            <w:rFonts w:ascii="Times New Roman"/>
            <w:kern w:val="0"/>
            <w:sz w:val="22"/>
            <w:szCs w:val="22"/>
          </w:rPr>
          <w:t xml:space="preserve"> </w:t>
        </w:r>
        <w:r w:rsidRPr="00FB33F5">
          <w:rPr>
            <w:rFonts w:ascii="Times New Roman"/>
            <w:kern w:val="0"/>
            <w:sz w:val="22"/>
            <w:szCs w:val="22"/>
          </w:rPr>
          <w:t>납입</w:t>
        </w:r>
        <w:r w:rsidRPr="00FB33F5">
          <w:rPr>
            <w:rFonts w:ascii="Times New Roman"/>
            <w:kern w:val="0"/>
            <w:sz w:val="22"/>
            <w:szCs w:val="22"/>
          </w:rPr>
          <w:t>(</w:t>
        </w:r>
        <w:r w:rsidRPr="00FB33F5">
          <w:rPr>
            <w:rFonts w:ascii="Times New Roman"/>
            <w:kern w:val="0"/>
            <w:sz w:val="22"/>
            <w:szCs w:val="22"/>
          </w:rPr>
          <w:t>본건</w:t>
        </w:r>
        <w:r w:rsidRPr="00FB33F5">
          <w:rPr>
            <w:rFonts w:ascii="Times New Roman"/>
            <w:kern w:val="0"/>
            <w:sz w:val="22"/>
            <w:szCs w:val="22"/>
          </w:rPr>
          <w:t xml:space="preserve"> </w:t>
        </w:r>
        <w:r w:rsidRPr="00FB33F5">
          <w:rPr>
            <w:rFonts w:ascii="Times New Roman"/>
            <w:kern w:val="0"/>
            <w:sz w:val="22"/>
            <w:szCs w:val="22"/>
          </w:rPr>
          <w:t>매매계약에</w:t>
        </w:r>
        <w:r w:rsidRPr="00FB33F5">
          <w:rPr>
            <w:rFonts w:ascii="Times New Roman"/>
            <w:kern w:val="0"/>
            <w:sz w:val="22"/>
            <w:szCs w:val="22"/>
          </w:rPr>
          <w:t xml:space="preserve"> </w:t>
        </w:r>
        <w:r w:rsidRPr="00FB33F5">
          <w:rPr>
            <w:rFonts w:ascii="Times New Roman"/>
            <w:kern w:val="0"/>
            <w:sz w:val="22"/>
            <w:szCs w:val="22"/>
          </w:rPr>
          <w:t>따른</w:t>
        </w:r>
        <w:r w:rsidRPr="00FB33F5">
          <w:rPr>
            <w:rFonts w:ascii="Times New Roman"/>
            <w:kern w:val="0"/>
            <w:sz w:val="22"/>
            <w:szCs w:val="22"/>
          </w:rPr>
          <w:t xml:space="preserve"> </w:t>
        </w:r>
        <w:r w:rsidRPr="00FB33F5">
          <w:rPr>
            <w:rFonts w:ascii="Times New Roman"/>
            <w:kern w:val="0"/>
            <w:sz w:val="22"/>
            <w:szCs w:val="22"/>
          </w:rPr>
          <w:t>계약금</w:t>
        </w:r>
        <w:r w:rsidRPr="00FB33F5">
          <w:rPr>
            <w:rFonts w:ascii="Times New Roman"/>
            <w:kern w:val="0"/>
            <w:sz w:val="22"/>
            <w:szCs w:val="22"/>
          </w:rPr>
          <w:t xml:space="preserve"> </w:t>
        </w:r>
        <w:r w:rsidRPr="00FB33F5">
          <w:rPr>
            <w:rFonts w:ascii="Times New Roman"/>
            <w:kern w:val="0"/>
            <w:sz w:val="22"/>
            <w:szCs w:val="22"/>
          </w:rPr>
          <w:t>채권과</w:t>
        </w:r>
        <w:r w:rsidRPr="00FB33F5">
          <w:rPr>
            <w:rFonts w:ascii="Times New Roman"/>
            <w:kern w:val="0"/>
            <w:sz w:val="22"/>
            <w:szCs w:val="22"/>
          </w:rPr>
          <w:t xml:space="preserve"> </w:t>
        </w:r>
        <w:r w:rsidRPr="00FB33F5">
          <w:rPr>
            <w:rFonts w:ascii="Times New Roman"/>
            <w:kern w:val="0"/>
            <w:sz w:val="22"/>
            <w:szCs w:val="22"/>
          </w:rPr>
          <w:t>제</w:t>
        </w:r>
        <w:r w:rsidRPr="00FB33F5">
          <w:rPr>
            <w:rFonts w:ascii="Times New Roman"/>
            <w:kern w:val="0"/>
            <w:sz w:val="22"/>
            <w:szCs w:val="22"/>
          </w:rPr>
          <w:t>3</w:t>
        </w:r>
        <w:r w:rsidRPr="00FB33F5">
          <w:rPr>
            <w:rFonts w:ascii="Times New Roman"/>
            <w:kern w:val="0"/>
            <w:sz w:val="22"/>
            <w:szCs w:val="22"/>
          </w:rPr>
          <w:t>종</w:t>
        </w:r>
        <w:r w:rsidRPr="00FB33F5">
          <w:rPr>
            <w:rFonts w:ascii="Times New Roman"/>
            <w:kern w:val="0"/>
            <w:sz w:val="22"/>
            <w:szCs w:val="22"/>
          </w:rPr>
          <w:t xml:space="preserve"> </w:t>
        </w:r>
        <w:r w:rsidRPr="00FB33F5">
          <w:rPr>
            <w:rFonts w:ascii="Times New Roman"/>
            <w:kern w:val="0"/>
            <w:sz w:val="22"/>
            <w:szCs w:val="22"/>
          </w:rPr>
          <w:t>종류주식의</w:t>
        </w:r>
        <w:r w:rsidRPr="00FB33F5">
          <w:rPr>
            <w:rFonts w:ascii="Times New Roman"/>
            <w:kern w:val="0"/>
            <w:sz w:val="22"/>
            <w:szCs w:val="22"/>
          </w:rPr>
          <w:t xml:space="preserve"> </w:t>
        </w:r>
        <w:r w:rsidRPr="00FB33F5">
          <w:rPr>
            <w:rFonts w:ascii="Times New Roman"/>
            <w:kern w:val="0"/>
            <w:sz w:val="22"/>
            <w:szCs w:val="22"/>
          </w:rPr>
          <w:t>주금납입채무의</w:t>
        </w:r>
        <w:r w:rsidRPr="00FB33F5">
          <w:rPr>
            <w:rFonts w:ascii="Times New Roman"/>
            <w:kern w:val="0"/>
            <w:sz w:val="22"/>
            <w:szCs w:val="22"/>
          </w:rPr>
          <w:t xml:space="preserve"> </w:t>
        </w:r>
        <w:commentRangeStart w:id="606"/>
        <w:r w:rsidRPr="00FB33F5">
          <w:rPr>
            <w:rFonts w:ascii="Times New Roman"/>
            <w:kern w:val="0"/>
            <w:sz w:val="22"/>
            <w:szCs w:val="22"/>
          </w:rPr>
          <w:t>상계에</w:t>
        </w:r>
        <w:r w:rsidRPr="00FB33F5">
          <w:rPr>
            <w:rFonts w:ascii="Times New Roman"/>
            <w:kern w:val="0"/>
            <w:sz w:val="22"/>
            <w:szCs w:val="22"/>
          </w:rPr>
          <w:t xml:space="preserve"> </w:t>
        </w:r>
        <w:r w:rsidRPr="00FB33F5">
          <w:rPr>
            <w:rFonts w:ascii="Times New Roman"/>
            <w:kern w:val="0"/>
            <w:sz w:val="22"/>
            <w:szCs w:val="22"/>
          </w:rPr>
          <w:t>의한</w:t>
        </w:r>
        <w:r w:rsidRPr="00FB33F5">
          <w:rPr>
            <w:rFonts w:ascii="Times New Roman"/>
            <w:kern w:val="0"/>
            <w:sz w:val="22"/>
            <w:szCs w:val="22"/>
          </w:rPr>
          <w:t xml:space="preserve"> </w:t>
        </w:r>
        <w:r w:rsidRPr="00FB33F5">
          <w:rPr>
            <w:rFonts w:ascii="Times New Roman"/>
            <w:kern w:val="0"/>
            <w:sz w:val="22"/>
            <w:szCs w:val="22"/>
          </w:rPr>
          <w:t>납입</w:t>
        </w:r>
      </w:ins>
      <w:commentRangeEnd w:id="606"/>
      <w:r w:rsidRPr="00FB33F5">
        <w:rPr>
          <w:rStyle w:val="afe"/>
          <w:rFonts w:ascii="Times New Roman"/>
          <w:kern w:val="0"/>
          <w:sz w:val="22"/>
          <w:szCs w:val="22"/>
        </w:rPr>
        <w:commentReference w:id="606"/>
      </w:r>
      <w:ins w:id="607" w:author="BKL" w:date="2026-10-12T22:34:00Z" w16du:dateUtc="2026-10-12T13:34:00Z">
        <w:r w:rsidRPr="00FB33F5">
          <w:rPr>
            <w:rFonts w:ascii="Times New Roman"/>
            <w:kern w:val="0"/>
            <w:sz w:val="22"/>
            <w:szCs w:val="22"/>
          </w:rPr>
          <w:t>을</w:t>
        </w:r>
        <w:r w:rsidRPr="00FB33F5">
          <w:rPr>
            <w:rFonts w:ascii="Times New Roman"/>
            <w:kern w:val="0"/>
            <w:sz w:val="22"/>
            <w:szCs w:val="22"/>
          </w:rPr>
          <w:t xml:space="preserve"> </w:t>
        </w:r>
        <w:r w:rsidRPr="00FB33F5">
          <w:rPr>
            <w:rFonts w:ascii="Times New Roman"/>
            <w:kern w:val="0"/>
            <w:sz w:val="22"/>
            <w:szCs w:val="22"/>
          </w:rPr>
          <w:t>포함한다</w:t>
        </w:r>
        <w:r w:rsidRPr="00FB33F5">
          <w:rPr>
            <w:rFonts w:ascii="Times New Roman"/>
            <w:kern w:val="0"/>
            <w:sz w:val="22"/>
            <w:szCs w:val="22"/>
          </w:rPr>
          <w:t>)</w:t>
        </w:r>
        <w:r w:rsidRPr="00FB33F5">
          <w:rPr>
            <w:rFonts w:ascii="Times New Roman"/>
            <w:kern w:val="0"/>
            <w:sz w:val="22"/>
            <w:szCs w:val="22"/>
          </w:rPr>
          <w:t>이</w:t>
        </w:r>
        <w:r w:rsidRPr="00FB33F5">
          <w:rPr>
            <w:rFonts w:ascii="Times New Roman"/>
            <w:kern w:val="0"/>
            <w:sz w:val="22"/>
            <w:szCs w:val="22"/>
          </w:rPr>
          <w:t xml:space="preserve"> </w:t>
        </w:r>
        <w:r w:rsidRPr="00FB33F5">
          <w:rPr>
            <w:rFonts w:ascii="Times New Roman"/>
            <w:kern w:val="0"/>
            <w:sz w:val="22"/>
            <w:szCs w:val="22"/>
          </w:rPr>
          <w:t>완료되었을</w:t>
        </w:r>
        <w:r w:rsidRPr="00FB33F5">
          <w:rPr>
            <w:rFonts w:ascii="Times New Roman"/>
            <w:kern w:val="0"/>
            <w:sz w:val="22"/>
            <w:szCs w:val="22"/>
          </w:rPr>
          <w:t xml:space="preserve"> </w:t>
        </w:r>
        <w:r w:rsidRPr="00FB33F5">
          <w:rPr>
            <w:rFonts w:ascii="Times New Roman"/>
            <w:kern w:val="0"/>
            <w:sz w:val="22"/>
            <w:szCs w:val="22"/>
          </w:rPr>
          <w:t>것</w:t>
        </w:r>
      </w:ins>
    </w:p>
    <w:p w14:paraId="286BDDD7" w14:textId="78911125" w:rsidR="00DD21CD" w:rsidRPr="00516EF8" w:rsidRDefault="001B4179"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대주가</w:t>
      </w:r>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r>
        <w:rPr>
          <w:rFonts w:ascii="Times New Roman" w:hint="eastAsia"/>
          <w:kern w:val="0"/>
          <w:sz w:val="22"/>
          <w:szCs w:val="22"/>
        </w:rPr>
        <w:t>코람코라이프</w:t>
      </w:r>
      <w:r w:rsidR="007E167C">
        <w:rPr>
          <w:rFonts w:ascii="Times New Roman" w:hint="eastAsia"/>
          <w:kern w:val="0"/>
          <w:sz w:val="22"/>
          <w:szCs w:val="22"/>
        </w:rPr>
        <w:t>인프라리츠의</w:t>
      </w:r>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1</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종류주식</w:t>
      </w:r>
      <w:r>
        <w:rPr>
          <w:rFonts w:ascii="Times New Roman" w:hint="eastAsia"/>
          <w:kern w:val="0"/>
          <w:sz w:val="22"/>
          <w:szCs w:val="22"/>
        </w:rPr>
        <w:t xml:space="preserve"> </w:t>
      </w:r>
      <w:r w:rsidR="00DD21CD">
        <w:rPr>
          <w:rFonts w:ascii="Times New Roman" w:hint="eastAsia"/>
          <w:kern w:val="0"/>
          <w:sz w:val="22"/>
          <w:szCs w:val="22"/>
        </w:rPr>
        <w:t>및</w:t>
      </w:r>
      <w:r w:rsidR="00DD21CD">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2</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w:t>
      </w:r>
      <w:r w:rsidR="00DD21CD">
        <w:rPr>
          <w:rFonts w:ascii="Times New Roman" w:hint="eastAsia"/>
          <w:kern w:val="0"/>
          <w:sz w:val="22"/>
          <w:szCs w:val="22"/>
        </w:rPr>
        <w:t>주식</w:t>
      </w:r>
      <w:r w:rsidRPr="00516EF8">
        <w:rPr>
          <w:rFonts w:ascii="Times New Roman" w:hint="eastAsia"/>
          <w:kern w:val="0"/>
          <w:sz w:val="22"/>
          <w:szCs w:val="22"/>
        </w:rPr>
        <w:t>에</w:t>
      </w:r>
      <w:r w:rsidRPr="00516EF8">
        <w:rPr>
          <w:rFonts w:ascii="Times New Roman" w:hint="eastAsia"/>
          <w:kern w:val="0"/>
          <w:sz w:val="22"/>
          <w:szCs w:val="22"/>
        </w:rPr>
        <w:t xml:space="preserve"> </w:t>
      </w:r>
      <w:r w:rsidRPr="00516EF8">
        <w:rPr>
          <w:rFonts w:ascii="Times New Roman" w:hint="eastAsia"/>
          <w:kern w:val="0"/>
          <w:sz w:val="22"/>
          <w:szCs w:val="22"/>
        </w:rPr>
        <w:t>대한</w:t>
      </w:r>
      <w:r w:rsidRPr="00516EF8">
        <w:rPr>
          <w:rFonts w:ascii="Times New Roman" w:hint="eastAsia"/>
          <w:kern w:val="0"/>
          <w:sz w:val="22"/>
          <w:szCs w:val="22"/>
        </w:rPr>
        <w:t xml:space="preserve"> </w:t>
      </w:r>
      <w:r w:rsidRPr="00516EF8">
        <w:rPr>
          <w:rFonts w:ascii="Times New Roman" w:hint="eastAsia"/>
          <w:kern w:val="0"/>
          <w:sz w:val="22"/>
          <w:szCs w:val="22"/>
        </w:rPr>
        <w:t>각</w:t>
      </w:r>
      <w:r w:rsidRPr="00516EF8">
        <w:rPr>
          <w:rFonts w:ascii="Times New Roman" w:hint="eastAsia"/>
          <w:kern w:val="0"/>
          <w:sz w:val="22"/>
          <w:szCs w:val="22"/>
        </w:rPr>
        <w:t xml:space="preserve"> </w:t>
      </w:r>
      <w:r w:rsidR="007E167C" w:rsidRPr="00516EF8">
        <w:rPr>
          <w:rFonts w:ascii="Times New Roman" w:hint="eastAsia"/>
          <w:kern w:val="0"/>
          <w:sz w:val="22"/>
          <w:szCs w:val="22"/>
        </w:rPr>
        <w:t>종류주식</w:t>
      </w:r>
      <w:r w:rsidR="007E167C" w:rsidRPr="00516EF8">
        <w:rPr>
          <w:rFonts w:ascii="Times New Roman" w:hint="eastAsia"/>
          <w:kern w:val="0"/>
          <w:sz w:val="22"/>
          <w:szCs w:val="22"/>
        </w:rPr>
        <w:t xml:space="preserve"> </w:t>
      </w:r>
      <w:r w:rsidRPr="00516EF8">
        <w:rPr>
          <w:rFonts w:ascii="Times New Roman" w:hint="eastAsia"/>
          <w:kern w:val="0"/>
          <w:sz w:val="22"/>
          <w:szCs w:val="22"/>
        </w:rPr>
        <w:t>매입확약서가</w:t>
      </w:r>
      <w:r w:rsidRPr="00516EF8">
        <w:rPr>
          <w:rFonts w:ascii="Times New Roman" w:hint="eastAsia"/>
          <w:kern w:val="0"/>
          <w:sz w:val="22"/>
          <w:szCs w:val="22"/>
        </w:rPr>
        <w:t xml:space="preserve"> </w:t>
      </w:r>
      <w:r w:rsidRPr="00516EF8">
        <w:rPr>
          <w:rFonts w:ascii="Times New Roman" w:hint="eastAsia"/>
          <w:kern w:val="0"/>
          <w:sz w:val="22"/>
          <w:szCs w:val="22"/>
        </w:rPr>
        <w:t>대주에게</w:t>
      </w:r>
      <w:r w:rsidRPr="00516EF8">
        <w:rPr>
          <w:rFonts w:ascii="Times New Roman" w:hint="eastAsia"/>
          <w:kern w:val="0"/>
          <w:sz w:val="22"/>
          <w:szCs w:val="22"/>
        </w:rPr>
        <w:t xml:space="preserve"> </w:t>
      </w:r>
      <w:r w:rsidRPr="00516EF8">
        <w:rPr>
          <w:rFonts w:ascii="Times New Roman" w:hint="eastAsia"/>
          <w:kern w:val="0"/>
          <w:sz w:val="22"/>
          <w:szCs w:val="22"/>
        </w:rPr>
        <w:t>제출되었을</w:t>
      </w:r>
      <w:r w:rsidRPr="00516EF8">
        <w:rPr>
          <w:rFonts w:ascii="Times New Roman" w:hint="eastAsia"/>
          <w:kern w:val="0"/>
          <w:sz w:val="22"/>
          <w:szCs w:val="22"/>
        </w:rPr>
        <w:t xml:space="preserve"> </w:t>
      </w:r>
      <w:r w:rsidRPr="00516EF8">
        <w:rPr>
          <w:rFonts w:ascii="Times New Roman" w:hint="eastAsia"/>
          <w:kern w:val="0"/>
          <w:sz w:val="22"/>
          <w:szCs w:val="22"/>
        </w:rPr>
        <w:t>것</w:t>
      </w:r>
    </w:p>
    <w:p w14:paraId="64A253E0" w14:textId="3B7C9EF6" w:rsidR="00042DB9" w:rsidRPr="00516EF8" w:rsidRDefault="00B93842" w:rsidP="00AE2BBA">
      <w:pPr>
        <w:numPr>
          <w:ilvl w:val="3"/>
          <w:numId w:val="19"/>
        </w:numPr>
        <w:adjustRightInd w:val="0"/>
        <w:snapToGrid w:val="0"/>
        <w:spacing w:line="400" w:lineRule="exact"/>
        <w:rPr>
          <w:rFonts w:ascii="Times New Roman"/>
          <w:kern w:val="0"/>
          <w:sz w:val="22"/>
          <w:szCs w:val="22"/>
        </w:rPr>
      </w:pPr>
      <w:r w:rsidRPr="00516EF8">
        <w:rPr>
          <w:rFonts w:ascii="Times New Roman" w:hint="eastAsia"/>
          <w:kern w:val="0"/>
          <w:sz w:val="22"/>
          <w:szCs w:val="22"/>
        </w:rPr>
        <w:t>코람코라이프인프라리츠</w:t>
      </w:r>
      <w:r w:rsidR="0059754F" w:rsidRPr="00516EF8">
        <w:rPr>
          <w:rFonts w:ascii="Times New Roman" w:hint="eastAsia"/>
          <w:kern w:val="0"/>
          <w:sz w:val="22"/>
          <w:szCs w:val="22"/>
        </w:rPr>
        <w:t>가</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w:t>
      </w:r>
      <w:r w:rsidR="0059754F" w:rsidRPr="00516EF8">
        <w:rPr>
          <w:rFonts w:ascii="Times New Roman" w:hint="eastAsia"/>
          <w:kern w:val="0"/>
          <w:sz w:val="22"/>
          <w:szCs w:val="22"/>
        </w:rPr>
        <w:t>11</w:t>
      </w:r>
      <w:r w:rsidR="0059754F" w:rsidRPr="00516EF8">
        <w:rPr>
          <w:rFonts w:ascii="Times New Roman" w:hint="eastAsia"/>
          <w:kern w:val="0"/>
          <w:sz w:val="22"/>
          <w:szCs w:val="22"/>
        </w:rPr>
        <w:t>조</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w:t>
      </w:r>
      <w:r w:rsidR="0059754F" w:rsidRPr="00516EF8">
        <w:rPr>
          <w:rFonts w:ascii="Times New Roman" w:hint="eastAsia"/>
          <w:kern w:val="0"/>
          <w:sz w:val="22"/>
          <w:szCs w:val="22"/>
        </w:rPr>
        <w:t>18</w:t>
      </w:r>
      <w:r w:rsidR="0059754F" w:rsidRPr="00516EF8">
        <w:rPr>
          <w:rFonts w:ascii="Times New Roman" w:hint="eastAsia"/>
          <w:kern w:val="0"/>
          <w:sz w:val="22"/>
          <w:szCs w:val="22"/>
        </w:rPr>
        <w:t>항에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따른</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차주의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피담보채무</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전액</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상</w:t>
      </w:r>
      <w:r w:rsidR="00416C15" w:rsidRPr="00516EF8">
        <w:rPr>
          <w:rFonts w:ascii="Times New Roman" w:hint="eastAsia"/>
          <w:kern w:val="0"/>
          <w:sz w:val="22"/>
          <w:szCs w:val="22"/>
        </w:rPr>
        <w:t>환</w:t>
      </w:r>
      <w:r w:rsidR="0059754F" w:rsidRPr="00516EF8">
        <w:rPr>
          <w:rFonts w:ascii="Times New Roman" w:hint="eastAsia"/>
          <w:kern w:val="0"/>
          <w:sz w:val="22"/>
          <w:szCs w:val="22"/>
        </w:rPr>
        <w:t>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위한</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리파이낸싱에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동의하고</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이에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협조한다는</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내용의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리파이낸싱</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동의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및</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협조</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공문을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대주에게</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제출하였을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것</w:t>
      </w:r>
    </w:p>
    <w:p w14:paraId="6907E469" w14:textId="4FC8C7B5" w:rsidR="007E167C" w:rsidRPr="00FD59EB" w:rsidRDefault="007E167C"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종류주식</w:t>
      </w:r>
      <w:r>
        <w:rPr>
          <w:rFonts w:ascii="Times New Roman" w:hint="eastAsia"/>
          <w:kern w:val="0"/>
          <w:sz w:val="22"/>
          <w:szCs w:val="22"/>
        </w:rPr>
        <w:t xml:space="preserve"> </w:t>
      </w:r>
      <w:r w:rsidRPr="007E167C">
        <w:rPr>
          <w:rFonts w:ascii="Times New Roman"/>
          <w:kern w:val="0"/>
          <w:sz w:val="22"/>
          <w:szCs w:val="22"/>
        </w:rPr>
        <w:t>매입확약서에</w:t>
      </w:r>
      <w:r w:rsidRPr="007E167C">
        <w:rPr>
          <w:rFonts w:ascii="Times New Roman"/>
          <w:kern w:val="0"/>
          <w:sz w:val="22"/>
          <w:szCs w:val="22"/>
        </w:rPr>
        <w:t xml:space="preserve"> </w:t>
      </w:r>
      <w:r w:rsidRPr="007E167C">
        <w:rPr>
          <w:rFonts w:ascii="Times New Roman"/>
          <w:kern w:val="0"/>
          <w:sz w:val="22"/>
          <w:szCs w:val="22"/>
        </w:rPr>
        <w:t>따른</w:t>
      </w:r>
      <w:r w:rsidRPr="007E167C">
        <w:rPr>
          <w:rFonts w:ascii="Times New Roman"/>
          <w:kern w:val="0"/>
          <w:sz w:val="22"/>
          <w:szCs w:val="22"/>
        </w:rPr>
        <w:t xml:space="preserve"> </w:t>
      </w:r>
      <w:r w:rsidRPr="007E167C">
        <w:rPr>
          <w:rFonts w:ascii="Times New Roman"/>
          <w:kern w:val="0"/>
          <w:sz w:val="22"/>
          <w:szCs w:val="22"/>
        </w:rPr>
        <w:t>코람코라이프인프라리츠의</w:t>
      </w:r>
      <w:r w:rsidRPr="007E167C">
        <w:rPr>
          <w:rFonts w:ascii="Times New Roman"/>
          <w:kern w:val="0"/>
          <w:sz w:val="22"/>
          <w:szCs w:val="22"/>
        </w:rPr>
        <w:t xml:space="preserve"> </w:t>
      </w:r>
      <w:r w:rsidRPr="007E167C">
        <w:rPr>
          <w:rFonts w:ascii="Times New Roman"/>
          <w:kern w:val="0"/>
          <w:sz w:val="22"/>
          <w:szCs w:val="22"/>
        </w:rPr>
        <w:t>매입의무</w:t>
      </w:r>
      <w:r w:rsidRPr="007E167C">
        <w:rPr>
          <w:rFonts w:ascii="Times New Roman"/>
          <w:kern w:val="0"/>
          <w:sz w:val="22"/>
          <w:szCs w:val="22"/>
        </w:rPr>
        <w:t xml:space="preserve"> </w:t>
      </w:r>
      <w:r w:rsidRPr="007E167C">
        <w:rPr>
          <w:rFonts w:ascii="Times New Roman"/>
          <w:kern w:val="0"/>
          <w:sz w:val="22"/>
          <w:szCs w:val="22"/>
        </w:rPr>
        <w:t>이행이</w:t>
      </w:r>
      <w:r w:rsidRPr="007E167C">
        <w:rPr>
          <w:rFonts w:ascii="Times New Roman"/>
          <w:kern w:val="0"/>
          <w:sz w:val="22"/>
          <w:szCs w:val="22"/>
        </w:rPr>
        <w:t xml:space="preserve"> </w:t>
      </w:r>
      <w:r w:rsidRPr="007E167C">
        <w:rPr>
          <w:rFonts w:ascii="Times New Roman"/>
          <w:kern w:val="0"/>
          <w:sz w:val="22"/>
          <w:szCs w:val="22"/>
        </w:rPr>
        <w:t>부동산투자회사법</w:t>
      </w:r>
      <w:r w:rsidRPr="007E167C">
        <w:rPr>
          <w:rFonts w:ascii="Times New Roman"/>
          <w:kern w:val="0"/>
          <w:sz w:val="22"/>
          <w:szCs w:val="22"/>
        </w:rPr>
        <w:t xml:space="preserve"> </w:t>
      </w:r>
      <w:r w:rsidRPr="007E167C">
        <w:rPr>
          <w:rFonts w:ascii="Times New Roman"/>
          <w:kern w:val="0"/>
          <w:sz w:val="22"/>
          <w:szCs w:val="22"/>
        </w:rPr>
        <w:t>등</w:t>
      </w:r>
      <w:r w:rsidRPr="007E167C">
        <w:rPr>
          <w:rFonts w:ascii="Times New Roman"/>
          <w:kern w:val="0"/>
          <w:sz w:val="22"/>
          <w:szCs w:val="22"/>
        </w:rPr>
        <w:t xml:space="preserve"> </w:t>
      </w:r>
      <w:r w:rsidRPr="007E167C">
        <w:rPr>
          <w:rFonts w:ascii="Times New Roman"/>
          <w:kern w:val="0"/>
          <w:sz w:val="22"/>
          <w:szCs w:val="22"/>
        </w:rPr>
        <w:t>관련</w:t>
      </w:r>
      <w:r w:rsidRPr="007E167C">
        <w:rPr>
          <w:rFonts w:ascii="Times New Roman"/>
          <w:kern w:val="0"/>
          <w:sz w:val="22"/>
          <w:szCs w:val="22"/>
        </w:rPr>
        <w:t xml:space="preserve"> </w:t>
      </w:r>
      <w:r w:rsidRPr="007E167C">
        <w:rPr>
          <w:rFonts w:ascii="Times New Roman"/>
          <w:kern w:val="0"/>
          <w:sz w:val="22"/>
          <w:szCs w:val="22"/>
        </w:rPr>
        <w:t>법령</w:t>
      </w:r>
      <w:r w:rsidRPr="007E167C">
        <w:rPr>
          <w:rFonts w:ascii="Times New Roman"/>
          <w:kern w:val="0"/>
          <w:sz w:val="22"/>
          <w:szCs w:val="22"/>
        </w:rPr>
        <w:t xml:space="preserve"> </w:t>
      </w:r>
      <w:r w:rsidRPr="007E167C">
        <w:rPr>
          <w:rFonts w:ascii="Times New Roman"/>
          <w:kern w:val="0"/>
          <w:sz w:val="22"/>
          <w:szCs w:val="22"/>
        </w:rPr>
        <w:t>및</w:t>
      </w:r>
      <w:r w:rsidRPr="007E167C">
        <w:rPr>
          <w:rFonts w:ascii="Times New Roman"/>
          <w:kern w:val="0"/>
          <w:sz w:val="22"/>
          <w:szCs w:val="22"/>
        </w:rPr>
        <w:t xml:space="preserve"> </w:t>
      </w:r>
      <w:r w:rsidRPr="007E167C">
        <w:rPr>
          <w:rFonts w:ascii="Times New Roman"/>
          <w:kern w:val="0"/>
          <w:sz w:val="22"/>
          <w:szCs w:val="22"/>
        </w:rPr>
        <w:t>정관에</w:t>
      </w:r>
      <w:r w:rsidRPr="007E167C">
        <w:rPr>
          <w:rFonts w:ascii="Times New Roman"/>
          <w:kern w:val="0"/>
          <w:sz w:val="22"/>
          <w:szCs w:val="22"/>
        </w:rPr>
        <w:t xml:space="preserve"> </w:t>
      </w:r>
      <w:r w:rsidRPr="007E167C">
        <w:rPr>
          <w:rFonts w:ascii="Times New Roman"/>
          <w:kern w:val="0"/>
          <w:sz w:val="22"/>
          <w:szCs w:val="22"/>
        </w:rPr>
        <w:t>위반되지</w:t>
      </w:r>
      <w:r w:rsidRPr="007E167C">
        <w:rPr>
          <w:rFonts w:ascii="Times New Roman"/>
          <w:kern w:val="0"/>
          <w:sz w:val="22"/>
          <w:szCs w:val="22"/>
        </w:rPr>
        <w:t xml:space="preserve"> </w:t>
      </w:r>
      <w:r w:rsidRPr="007E167C">
        <w:rPr>
          <w:rFonts w:ascii="Times New Roman"/>
          <w:kern w:val="0"/>
          <w:sz w:val="22"/>
          <w:szCs w:val="22"/>
        </w:rPr>
        <w:t>아니한다는</w:t>
      </w:r>
      <w:r w:rsidRPr="007E167C">
        <w:rPr>
          <w:rFonts w:ascii="Times New Roman"/>
          <w:kern w:val="0"/>
          <w:sz w:val="22"/>
          <w:szCs w:val="22"/>
        </w:rPr>
        <w:t xml:space="preserve"> </w:t>
      </w:r>
      <w:r w:rsidRPr="007E167C">
        <w:rPr>
          <w:rFonts w:ascii="Times New Roman"/>
          <w:kern w:val="0"/>
          <w:sz w:val="22"/>
          <w:szCs w:val="22"/>
        </w:rPr>
        <w:t>취지의</w:t>
      </w:r>
      <w:r w:rsidRPr="007E167C">
        <w:rPr>
          <w:rFonts w:ascii="Times New Roman"/>
          <w:kern w:val="0"/>
          <w:sz w:val="22"/>
          <w:szCs w:val="22"/>
        </w:rPr>
        <w:t xml:space="preserve"> </w:t>
      </w:r>
      <w:r w:rsidRPr="007E167C">
        <w:rPr>
          <w:rFonts w:ascii="Times New Roman"/>
          <w:kern w:val="0"/>
          <w:sz w:val="22"/>
          <w:szCs w:val="22"/>
        </w:rPr>
        <w:t>법무법인</w:t>
      </w:r>
      <w:r w:rsidRPr="007E167C">
        <w:rPr>
          <w:rFonts w:ascii="Times New Roman"/>
          <w:kern w:val="0"/>
          <w:sz w:val="22"/>
          <w:szCs w:val="22"/>
        </w:rPr>
        <w:t xml:space="preserve"> </w:t>
      </w:r>
      <w:r w:rsidRPr="007E167C">
        <w:rPr>
          <w:rFonts w:ascii="Times New Roman"/>
          <w:kern w:val="0"/>
          <w:sz w:val="22"/>
          <w:szCs w:val="22"/>
        </w:rPr>
        <w:t>법률의견서가</w:t>
      </w:r>
      <w:r w:rsidRPr="007E167C">
        <w:rPr>
          <w:rFonts w:ascii="Times New Roman"/>
          <w:kern w:val="0"/>
          <w:sz w:val="22"/>
          <w:szCs w:val="22"/>
        </w:rPr>
        <w:t xml:space="preserve"> </w:t>
      </w:r>
      <w:r w:rsidRPr="007E167C">
        <w:rPr>
          <w:rFonts w:ascii="Times New Roman"/>
          <w:kern w:val="0"/>
          <w:sz w:val="22"/>
          <w:szCs w:val="22"/>
        </w:rPr>
        <w:t>대주에게</w:t>
      </w:r>
      <w:r w:rsidRPr="007E167C">
        <w:rPr>
          <w:rFonts w:ascii="Times New Roman"/>
          <w:kern w:val="0"/>
          <w:sz w:val="22"/>
          <w:szCs w:val="22"/>
        </w:rPr>
        <w:t xml:space="preserve"> </w:t>
      </w:r>
      <w:r w:rsidRPr="007E167C">
        <w:rPr>
          <w:rFonts w:ascii="Times New Roman"/>
          <w:kern w:val="0"/>
          <w:sz w:val="22"/>
          <w:szCs w:val="22"/>
        </w:rPr>
        <w:t>제출되었을</w:t>
      </w:r>
      <w:r w:rsidRPr="007E167C">
        <w:rPr>
          <w:rFonts w:ascii="Times New Roman"/>
          <w:kern w:val="0"/>
          <w:sz w:val="22"/>
          <w:szCs w:val="22"/>
        </w:rPr>
        <w:t xml:space="preserve"> </w:t>
      </w:r>
      <w:r w:rsidRPr="007E167C">
        <w:rPr>
          <w:rFonts w:ascii="Times New Roman"/>
          <w:kern w:val="0"/>
          <w:sz w:val="22"/>
          <w:szCs w:val="22"/>
        </w:rPr>
        <w:t>것</w:t>
      </w:r>
    </w:p>
    <w:p w14:paraId="67DB6095" w14:textId="77777777" w:rsidR="005A15E3" w:rsidRPr="00413874" w:rsidRDefault="00F93A6C"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기타</w:t>
      </w:r>
      <w:r w:rsidRPr="00413874">
        <w:rPr>
          <w:rFonts w:ascii="Times New Roman"/>
          <w:kern w:val="0"/>
          <w:sz w:val="22"/>
          <w:szCs w:val="22"/>
        </w:rPr>
        <w:t xml:space="preserve"> </w:t>
      </w:r>
      <w:r w:rsidR="000877D6"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대출채권</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보호하는</w:t>
      </w:r>
      <w:r w:rsidRPr="00413874">
        <w:rPr>
          <w:rFonts w:ascii="Times New Roman"/>
          <w:kern w:val="0"/>
          <w:sz w:val="22"/>
          <w:szCs w:val="22"/>
        </w:rPr>
        <w:t xml:space="preserve"> </w:t>
      </w:r>
      <w:r w:rsidRPr="00413874">
        <w:rPr>
          <w:rFonts w:ascii="Times New Roman"/>
          <w:kern w:val="0"/>
          <w:sz w:val="22"/>
          <w:szCs w:val="22"/>
        </w:rPr>
        <w:t>데</w:t>
      </w:r>
      <w:r w:rsidRPr="00413874">
        <w:rPr>
          <w:rFonts w:ascii="Times New Roman"/>
          <w:kern w:val="0"/>
          <w:sz w:val="22"/>
          <w:szCs w:val="22"/>
        </w:rPr>
        <w:t xml:space="preserve"> </w:t>
      </w:r>
      <w:r w:rsidRPr="00413874">
        <w:rPr>
          <w:rFonts w:ascii="Times New Roman"/>
          <w:kern w:val="0"/>
          <w:sz w:val="22"/>
          <w:szCs w:val="22"/>
        </w:rPr>
        <w:t>필요하다고</w:t>
      </w:r>
      <w:r w:rsidRPr="00413874">
        <w:rPr>
          <w:rFonts w:ascii="Times New Roman"/>
          <w:kern w:val="0"/>
          <w:sz w:val="22"/>
          <w:szCs w:val="22"/>
        </w:rPr>
        <w:t xml:space="preserve"> </w:t>
      </w:r>
      <w:r w:rsidRPr="00413874">
        <w:rPr>
          <w:rFonts w:ascii="Times New Roman"/>
          <w:kern w:val="0"/>
          <w:sz w:val="22"/>
          <w:szCs w:val="22"/>
        </w:rPr>
        <w:t>인정하고</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요구하는</w:t>
      </w:r>
      <w:r w:rsidRPr="00413874">
        <w:rPr>
          <w:rFonts w:ascii="Times New Roman"/>
          <w:kern w:val="0"/>
          <w:sz w:val="22"/>
          <w:szCs w:val="22"/>
        </w:rPr>
        <w:t xml:space="preserve"> </w:t>
      </w:r>
      <w:r w:rsidRPr="00413874">
        <w:rPr>
          <w:rFonts w:ascii="Times New Roman"/>
          <w:kern w:val="0"/>
          <w:sz w:val="22"/>
          <w:szCs w:val="22"/>
        </w:rPr>
        <w:t>서류</w:t>
      </w:r>
      <w:r w:rsidR="005255FF" w:rsidRPr="00413874">
        <w:rPr>
          <w:rFonts w:ascii="Times New Roman"/>
          <w:kern w:val="0"/>
          <w:sz w:val="22"/>
          <w:szCs w:val="22"/>
        </w:rPr>
        <w:t>{</w:t>
      </w:r>
      <w:r w:rsidR="004F7628" w:rsidRPr="00413874">
        <w:rPr>
          <w:rFonts w:ascii="Times New Roman"/>
          <w:kern w:val="0"/>
          <w:sz w:val="22"/>
          <w:szCs w:val="22"/>
        </w:rPr>
        <w:t>단</w:t>
      </w:r>
      <w:r w:rsidR="004F7628" w:rsidRPr="00413874">
        <w:rPr>
          <w:rFonts w:ascii="Times New Roman"/>
          <w:kern w:val="0"/>
          <w:sz w:val="22"/>
          <w:szCs w:val="22"/>
        </w:rPr>
        <w:t xml:space="preserve">, </w:t>
      </w:r>
      <w:r w:rsidR="004F7628" w:rsidRPr="00413874">
        <w:rPr>
          <w:rFonts w:ascii="Times New Roman"/>
          <w:kern w:val="0"/>
          <w:sz w:val="22"/>
          <w:szCs w:val="22"/>
        </w:rPr>
        <w:t>해당</w:t>
      </w:r>
      <w:r w:rsidR="004F7628" w:rsidRPr="00413874">
        <w:rPr>
          <w:rFonts w:ascii="Times New Roman"/>
          <w:kern w:val="0"/>
          <w:sz w:val="22"/>
          <w:szCs w:val="22"/>
        </w:rPr>
        <w:t xml:space="preserve"> </w:t>
      </w:r>
      <w:r w:rsidR="004F7628" w:rsidRPr="00413874">
        <w:rPr>
          <w:rFonts w:ascii="Times New Roman"/>
          <w:kern w:val="0"/>
          <w:sz w:val="22"/>
          <w:szCs w:val="22"/>
        </w:rPr>
        <w:t>서류는</w:t>
      </w:r>
      <w:r w:rsidR="004F7628" w:rsidRPr="00413874">
        <w:rPr>
          <w:rFonts w:ascii="Times New Roman"/>
          <w:kern w:val="0"/>
          <w:sz w:val="22"/>
          <w:szCs w:val="22"/>
        </w:rPr>
        <w:t xml:space="preserve"> </w:t>
      </w:r>
      <w:r w:rsidR="004F7628" w:rsidRPr="00413874">
        <w:rPr>
          <w:rFonts w:ascii="Times New Roman"/>
          <w:kern w:val="0"/>
          <w:sz w:val="22"/>
          <w:szCs w:val="22"/>
        </w:rPr>
        <w:t>인출예정일의</w:t>
      </w:r>
      <w:r w:rsidR="004F7628" w:rsidRPr="00413874">
        <w:rPr>
          <w:rFonts w:ascii="Times New Roman"/>
          <w:kern w:val="0"/>
          <w:sz w:val="22"/>
          <w:szCs w:val="22"/>
        </w:rPr>
        <w:t xml:space="preserve"> </w:t>
      </w:r>
      <w:r w:rsidR="004F7628" w:rsidRPr="00413874">
        <w:rPr>
          <w:rFonts w:ascii="Times New Roman"/>
          <w:kern w:val="0"/>
          <w:sz w:val="22"/>
          <w:szCs w:val="22"/>
        </w:rPr>
        <w:t>직전</w:t>
      </w:r>
      <w:r w:rsidR="004F7628" w:rsidRPr="00413874">
        <w:rPr>
          <w:rFonts w:ascii="Times New Roman"/>
          <w:kern w:val="0"/>
          <w:sz w:val="22"/>
          <w:szCs w:val="22"/>
        </w:rPr>
        <w:t xml:space="preserve"> </w:t>
      </w:r>
      <w:r w:rsidR="009E459E" w:rsidRPr="00413874">
        <w:rPr>
          <w:rFonts w:ascii="Times New Roman"/>
          <w:kern w:val="0"/>
          <w:sz w:val="22"/>
          <w:szCs w:val="22"/>
        </w:rPr>
        <w:t>이</w:t>
      </w:r>
      <w:r w:rsidR="009E459E" w:rsidRPr="00413874">
        <w:rPr>
          <w:rFonts w:ascii="Times New Roman"/>
          <w:kern w:val="0"/>
          <w:sz w:val="22"/>
          <w:szCs w:val="22"/>
        </w:rPr>
        <w:t>(</w:t>
      </w:r>
      <w:r w:rsidR="004F7628" w:rsidRPr="00413874">
        <w:rPr>
          <w:rFonts w:ascii="Times New Roman"/>
          <w:kern w:val="0"/>
          <w:sz w:val="22"/>
          <w:szCs w:val="22"/>
        </w:rPr>
        <w:t>2</w:t>
      </w:r>
      <w:r w:rsidR="009E459E" w:rsidRPr="00413874">
        <w:rPr>
          <w:rFonts w:ascii="Times New Roman"/>
          <w:kern w:val="0"/>
          <w:sz w:val="22"/>
          <w:szCs w:val="22"/>
        </w:rPr>
        <w:t>)</w:t>
      </w:r>
      <w:r w:rsidR="004F7628" w:rsidRPr="00413874">
        <w:rPr>
          <w:rFonts w:ascii="Times New Roman"/>
          <w:kern w:val="0"/>
          <w:sz w:val="22"/>
          <w:szCs w:val="22"/>
        </w:rPr>
        <w:t>영업일</w:t>
      </w:r>
      <w:r w:rsidR="004F7628" w:rsidRPr="00413874">
        <w:rPr>
          <w:rFonts w:ascii="Times New Roman"/>
          <w:kern w:val="0"/>
          <w:sz w:val="22"/>
          <w:szCs w:val="22"/>
        </w:rPr>
        <w:t xml:space="preserve"> </w:t>
      </w:r>
      <w:r w:rsidR="004F7628" w:rsidRPr="00413874">
        <w:rPr>
          <w:rFonts w:ascii="Times New Roman"/>
          <w:kern w:val="0"/>
          <w:sz w:val="22"/>
          <w:szCs w:val="22"/>
        </w:rPr>
        <w:t>전까지</w:t>
      </w:r>
      <w:r w:rsidR="004F7628" w:rsidRPr="00413874">
        <w:rPr>
          <w:rFonts w:ascii="Times New Roman"/>
          <w:kern w:val="0"/>
          <w:sz w:val="22"/>
          <w:szCs w:val="22"/>
        </w:rPr>
        <w:t xml:space="preserve"> </w:t>
      </w:r>
      <w:r w:rsidR="004F7628" w:rsidRPr="00413874">
        <w:rPr>
          <w:rFonts w:ascii="Times New Roman"/>
          <w:kern w:val="0"/>
          <w:sz w:val="22"/>
          <w:szCs w:val="22"/>
        </w:rPr>
        <w:t>대주가</w:t>
      </w:r>
      <w:r w:rsidR="004F7628" w:rsidRPr="00413874">
        <w:rPr>
          <w:rFonts w:ascii="Times New Roman"/>
          <w:kern w:val="0"/>
          <w:sz w:val="22"/>
          <w:szCs w:val="22"/>
        </w:rPr>
        <w:t xml:space="preserve"> </w:t>
      </w:r>
      <w:r w:rsidR="004F7628" w:rsidRPr="00413874">
        <w:rPr>
          <w:rFonts w:ascii="Times New Roman"/>
          <w:kern w:val="0"/>
          <w:sz w:val="22"/>
          <w:szCs w:val="22"/>
        </w:rPr>
        <w:t>차주에게</w:t>
      </w:r>
      <w:r w:rsidR="004F7628" w:rsidRPr="00413874">
        <w:rPr>
          <w:rFonts w:ascii="Times New Roman"/>
          <w:kern w:val="0"/>
          <w:sz w:val="22"/>
          <w:szCs w:val="22"/>
        </w:rPr>
        <w:t xml:space="preserve"> </w:t>
      </w:r>
      <w:r w:rsidR="004F7628" w:rsidRPr="00413874">
        <w:rPr>
          <w:rFonts w:ascii="Times New Roman"/>
          <w:kern w:val="0"/>
          <w:sz w:val="22"/>
          <w:szCs w:val="22"/>
        </w:rPr>
        <w:t>서면으로</w:t>
      </w:r>
      <w:r w:rsidR="004F7628" w:rsidRPr="00413874">
        <w:rPr>
          <w:rFonts w:ascii="Times New Roman"/>
          <w:kern w:val="0"/>
          <w:sz w:val="22"/>
          <w:szCs w:val="22"/>
        </w:rPr>
        <w:t xml:space="preserve"> </w:t>
      </w:r>
      <w:r w:rsidR="004F7628" w:rsidRPr="00413874">
        <w:rPr>
          <w:rFonts w:ascii="Times New Roman"/>
          <w:kern w:val="0"/>
          <w:sz w:val="22"/>
          <w:szCs w:val="22"/>
        </w:rPr>
        <w:t>요구하는</w:t>
      </w:r>
      <w:r w:rsidR="004F7628" w:rsidRPr="00413874">
        <w:rPr>
          <w:rFonts w:ascii="Times New Roman"/>
          <w:kern w:val="0"/>
          <w:sz w:val="22"/>
          <w:szCs w:val="22"/>
        </w:rPr>
        <w:t xml:space="preserve"> </w:t>
      </w:r>
      <w:r w:rsidR="004F7628" w:rsidRPr="00413874">
        <w:rPr>
          <w:rFonts w:ascii="Times New Roman"/>
          <w:kern w:val="0"/>
          <w:sz w:val="22"/>
          <w:szCs w:val="22"/>
        </w:rPr>
        <w:t>것에</w:t>
      </w:r>
      <w:r w:rsidR="004F7628" w:rsidRPr="00413874">
        <w:rPr>
          <w:rFonts w:ascii="Times New Roman"/>
          <w:kern w:val="0"/>
          <w:sz w:val="22"/>
          <w:szCs w:val="22"/>
        </w:rPr>
        <w:t xml:space="preserve"> </w:t>
      </w:r>
      <w:r w:rsidR="004F7628" w:rsidRPr="00413874">
        <w:rPr>
          <w:rFonts w:ascii="Times New Roman"/>
          <w:kern w:val="0"/>
          <w:sz w:val="22"/>
          <w:szCs w:val="22"/>
        </w:rPr>
        <w:t>한함</w:t>
      </w:r>
      <w:r w:rsidR="005255FF" w:rsidRPr="00413874">
        <w:rPr>
          <w:rFonts w:ascii="Times New Roman"/>
          <w:kern w:val="0"/>
          <w:sz w:val="22"/>
          <w:szCs w:val="22"/>
        </w:rPr>
        <w:t>}</w:t>
      </w:r>
      <w:r w:rsidRPr="00413874">
        <w:rPr>
          <w:rFonts w:ascii="Times New Roman"/>
          <w:kern w:val="0"/>
          <w:sz w:val="22"/>
          <w:szCs w:val="22"/>
        </w:rPr>
        <w:t>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제출되었을</w:t>
      </w:r>
      <w:r w:rsidRPr="00413874">
        <w:rPr>
          <w:rFonts w:ascii="Times New Roman"/>
          <w:kern w:val="0"/>
          <w:sz w:val="22"/>
          <w:szCs w:val="22"/>
        </w:rPr>
        <w:t xml:space="preserve"> </w:t>
      </w:r>
      <w:r w:rsidRPr="00413874">
        <w:rPr>
          <w:rFonts w:ascii="Times New Roman"/>
          <w:kern w:val="0"/>
          <w:sz w:val="22"/>
          <w:szCs w:val="22"/>
        </w:rPr>
        <w:t>것</w:t>
      </w:r>
    </w:p>
    <w:p w14:paraId="4CB41FA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52EABD9" w14:textId="77777777" w:rsidR="00FE56CC" w:rsidRPr="00413874" w:rsidRDefault="00FE56CC"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608" w:name="_Toc191645615"/>
      <w:bookmarkStart w:id="609" w:name="_Toc240898042"/>
      <w:bookmarkStart w:id="610" w:name="_Toc242777927"/>
      <w:r w:rsidRPr="00413874">
        <w:rPr>
          <w:rFonts w:ascii="Times New Roman" w:eastAsia="바탕" w:hAnsi="Times New Roman"/>
          <w:kern w:val="0"/>
          <w:sz w:val="22"/>
          <w:szCs w:val="22"/>
        </w:rPr>
        <w:t>인출의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공통조건</w:t>
      </w:r>
      <w:bookmarkEnd w:id="608"/>
      <w:bookmarkEnd w:id="609"/>
      <w:bookmarkEnd w:id="610"/>
    </w:p>
    <w:p w14:paraId="5A83726E"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FC9D48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의무는</w:t>
      </w:r>
      <w:r w:rsidRPr="00413874">
        <w:rPr>
          <w:rFonts w:ascii="Times New Roman"/>
          <w:kern w:val="0"/>
          <w:sz w:val="22"/>
          <w:szCs w:val="22"/>
        </w:rPr>
        <w:t xml:space="preserve"> </w:t>
      </w:r>
      <w:r w:rsidRPr="00413874">
        <w:rPr>
          <w:rFonts w:ascii="Times New Roman"/>
          <w:kern w:val="0"/>
          <w:sz w:val="22"/>
          <w:szCs w:val="22"/>
        </w:rPr>
        <w:t>다음의</w:t>
      </w:r>
      <w:r w:rsidRPr="00413874">
        <w:rPr>
          <w:rFonts w:ascii="Times New Roman"/>
          <w:kern w:val="0"/>
          <w:sz w:val="22"/>
          <w:szCs w:val="22"/>
        </w:rPr>
        <w:t xml:space="preserve"> </w:t>
      </w:r>
      <w:r w:rsidRPr="00413874">
        <w:rPr>
          <w:rFonts w:ascii="Times New Roman"/>
          <w:kern w:val="0"/>
          <w:sz w:val="22"/>
          <w:szCs w:val="22"/>
        </w:rPr>
        <w:t>조건이</w:t>
      </w:r>
      <w:r w:rsidRPr="00413874">
        <w:rPr>
          <w:rFonts w:ascii="Times New Roman"/>
          <w:kern w:val="0"/>
          <w:sz w:val="22"/>
          <w:szCs w:val="22"/>
        </w:rPr>
        <w:t xml:space="preserve"> </w:t>
      </w:r>
      <w:r w:rsidRPr="00413874">
        <w:rPr>
          <w:rFonts w:ascii="Times New Roman"/>
          <w:kern w:val="0"/>
          <w:sz w:val="22"/>
          <w:szCs w:val="22"/>
        </w:rPr>
        <w:t>충족되는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조건으로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CEC2951"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AFA11A0" w14:textId="140AADA6"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785F7F" w:rsidRPr="00413874">
        <w:rPr>
          <w:rFonts w:ascii="Times New Roman"/>
          <w:kern w:val="0"/>
          <w:sz w:val="22"/>
          <w:szCs w:val="22"/>
        </w:rPr>
        <w:t>금융계약</w:t>
      </w:r>
      <w:r w:rsidRPr="00413874">
        <w:rPr>
          <w:rFonts w:ascii="Times New Roman"/>
          <w:kern w:val="0"/>
          <w:sz w:val="22"/>
          <w:szCs w:val="22"/>
        </w:rPr>
        <w:t>에서</w:t>
      </w:r>
      <w:r w:rsidRPr="00413874">
        <w:rPr>
          <w:rFonts w:ascii="Times New Roman"/>
          <w:kern w:val="0"/>
          <w:sz w:val="22"/>
          <w:szCs w:val="22"/>
        </w:rPr>
        <w:t xml:space="preserve"> </w:t>
      </w:r>
      <w:r w:rsidR="002D17B1" w:rsidRPr="00413874">
        <w:rPr>
          <w:rFonts w:ascii="Times New Roman"/>
          <w:kern w:val="0"/>
          <w:sz w:val="22"/>
          <w:szCs w:val="22"/>
        </w:rPr>
        <w:t>차주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진술과</w:t>
      </w:r>
      <w:r w:rsidRPr="00413874">
        <w:rPr>
          <w:rFonts w:ascii="Times New Roman"/>
          <w:kern w:val="0"/>
          <w:sz w:val="22"/>
          <w:szCs w:val="22"/>
        </w:rPr>
        <w:t xml:space="preserve"> </w:t>
      </w:r>
      <w:r w:rsidRPr="00413874">
        <w:rPr>
          <w:rFonts w:ascii="Times New Roman"/>
          <w:kern w:val="0"/>
          <w:sz w:val="22"/>
          <w:szCs w:val="22"/>
        </w:rPr>
        <w:t>보장은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당시에도</w:t>
      </w:r>
      <w:r w:rsidRPr="00413874">
        <w:rPr>
          <w:rFonts w:ascii="Times New Roman"/>
          <w:kern w:val="0"/>
          <w:sz w:val="22"/>
          <w:szCs w:val="22"/>
        </w:rPr>
        <w:t xml:space="preserve"> </w:t>
      </w:r>
      <w:r w:rsidRPr="00413874">
        <w:rPr>
          <w:rFonts w:ascii="Times New Roman"/>
          <w:kern w:val="0"/>
          <w:sz w:val="22"/>
          <w:szCs w:val="22"/>
        </w:rPr>
        <w:t>여전히</w:t>
      </w:r>
      <w:r w:rsidRPr="00413874">
        <w:rPr>
          <w:rFonts w:ascii="Times New Roman"/>
          <w:kern w:val="0"/>
          <w:sz w:val="22"/>
          <w:szCs w:val="22"/>
        </w:rPr>
        <w:t xml:space="preserve"> </w:t>
      </w:r>
      <w:r w:rsidRPr="00413874">
        <w:rPr>
          <w:rFonts w:ascii="Times New Roman"/>
          <w:kern w:val="0"/>
          <w:sz w:val="22"/>
          <w:szCs w:val="22"/>
        </w:rPr>
        <w:t>진정하고</w:t>
      </w:r>
      <w:r w:rsidRPr="00413874">
        <w:rPr>
          <w:rFonts w:ascii="Times New Roman"/>
          <w:kern w:val="0"/>
          <w:sz w:val="22"/>
          <w:szCs w:val="22"/>
        </w:rPr>
        <w:t xml:space="preserve"> </w:t>
      </w:r>
      <w:r w:rsidRPr="00413874">
        <w:rPr>
          <w:rFonts w:ascii="Times New Roman"/>
          <w:kern w:val="0"/>
          <w:sz w:val="22"/>
          <w:szCs w:val="22"/>
        </w:rPr>
        <w:t>정확한</w:t>
      </w:r>
      <w:r w:rsidRPr="00413874">
        <w:rPr>
          <w:rFonts w:ascii="Times New Roman"/>
          <w:kern w:val="0"/>
          <w:sz w:val="22"/>
          <w:szCs w:val="22"/>
        </w:rPr>
        <w:t xml:space="preserve"> </w:t>
      </w:r>
      <w:r w:rsidRPr="00413874">
        <w:rPr>
          <w:rFonts w:ascii="Times New Roman"/>
          <w:kern w:val="0"/>
          <w:sz w:val="22"/>
          <w:szCs w:val="22"/>
        </w:rPr>
        <w:t>것이어야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3682CAB8"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52A7B309" w14:textId="77777777"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않았으며</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통지로서</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사건도</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계속되고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00CF4FC8" w:rsidRPr="00413874">
        <w:rPr>
          <w:rFonts w:ascii="Times New Roman"/>
          <w:kern w:val="0"/>
          <w:sz w:val="22"/>
          <w:szCs w:val="22"/>
        </w:rPr>
        <w:t>대출약정금의</w:t>
      </w:r>
      <w:r w:rsidR="00CF4FC8" w:rsidRPr="00413874">
        <w:rPr>
          <w:rFonts w:ascii="Times New Roman"/>
          <w:kern w:val="0"/>
          <w:sz w:val="22"/>
          <w:szCs w:val="22"/>
        </w:rPr>
        <w:t xml:space="preserve"> </w:t>
      </w:r>
      <w:r w:rsidR="00CF4FC8" w:rsidRPr="00413874">
        <w:rPr>
          <w:rFonts w:ascii="Times New Roman"/>
          <w:kern w:val="0"/>
          <w:sz w:val="22"/>
          <w:szCs w:val="22"/>
        </w:rPr>
        <w:t>인출</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발생하여서는</w:t>
      </w:r>
      <w:r w:rsidRPr="00413874">
        <w:rPr>
          <w:rFonts w:ascii="Times New Roman"/>
          <w:kern w:val="0"/>
          <w:sz w:val="22"/>
          <w:szCs w:val="22"/>
        </w:rPr>
        <w:t xml:space="preserve"> </w:t>
      </w:r>
      <w:r w:rsidRPr="00413874">
        <w:rPr>
          <w:rFonts w:ascii="Times New Roman"/>
          <w:kern w:val="0"/>
          <w:sz w:val="22"/>
          <w:szCs w:val="22"/>
        </w:rPr>
        <w:t>아니</w:t>
      </w:r>
      <w:r w:rsidRPr="00413874">
        <w:rPr>
          <w:rFonts w:ascii="Times New Roman"/>
          <w:kern w:val="0"/>
          <w:sz w:val="22"/>
          <w:szCs w:val="22"/>
        </w:rPr>
        <w:t xml:space="preserve"> </w:t>
      </w:r>
      <w:r w:rsidRPr="00413874">
        <w:rPr>
          <w:rFonts w:ascii="Times New Roman"/>
          <w:kern w:val="0"/>
          <w:sz w:val="22"/>
          <w:szCs w:val="22"/>
        </w:rPr>
        <w:t>된다</w:t>
      </w:r>
      <w:r w:rsidRPr="00413874">
        <w:rPr>
          <w:rFonts w:ascii="Times New Roman"/>
          <w:kern w:val="0"/>
          <w:sz w:val="22"/>
          <w:szCs w:val="22"/>
        </w:rPr>
        <w:t>.</w:t>
      </w:r>
    </w:p>
    <w:p w14:paraId="5A2A6232"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27060569" w14:textId="77777777" w:rsidR="00FE56CC" w:rsidRPr="00413874" w:rsidRDefault="00480A64"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인출예정일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55417B" w:rsidRPr="00413874">
        <w:rPr>
          <w:rFonts w:ascii="Times New Roman"/>
          <w:kern w:val="0"/>
          <w:sz w:val="22"/>
          <w:szCs w:val="22"/>
        </w:rPr>
        <w:t>금융계약과</w:t>
      </w:r>
      <w:r w:rsidR="0055417B" w:rsidRPr="00413874">
        <w:rPr>
          <w:rFonts w:ascii="Times New Roman"/>
          <w:kern w:val="0"/>
          <w:sz w:val="22"/>
          <w:szCs w:val="22"/>
        </w:rPr>
        <w:t xml:space="preserve"> </w:t>
      </w:r>
      <w:r w:rsidR="0055417B" w:rsidRPr="00413874">
        <w:rPr>
          <w:rFonts w:ascii="Times New Roman"/>
          <w:kern w:val="0"/>
          <w:sz w:val="22"/>
          <w:szCs w:val="22"/>
        </w:rPr>
        <w:t>관련하여</w:t>
      </w:r>
      <w:r w:rsidR="0055417B" w:rsidRPr="00413874">
        <w:rPr>
          <w:rFonts w:ascii="Times New Roman"/>
          <w:kern w:val="0"/>
          <w:sz w:val="22"/>
          <w:szCs w:val="22"/>
        </w:rPr>
        <w:t xml:space="preserve"> </w:t>
      </w:r>
      <w:r w:rsidR="00FE56CC" w:rsidRPr="00413874">
        <w:rPr>
          <w:rFonts w:ascii="Times New Roman"/>
          <w:kern w:val="0"/>
          <w:sz w:val="22"/>
          <w:szCs w:val="22"/>
        </w:rPr>
        <w:t>대주에게</w:t>
      </w:r>
      <w:r w:rsidR="00FE56CC" w:rsidRPr="00413874">
        <w:rPr>
          <w:rFonts w:ascii="Times New Roman"/>
          <w:kern w:val="0"/>
          <w:sz w:val="22"/>
          <w:szCs w:val="22"/>
        </w:rPr>
        <w:t xml:space="preserve"> </w:t>
      </w:r>
      <w:r w:rsidR="00FE56CC" w:rsidRPr="00413874">
        <w:rPr>
          <w:rFonts w:ascii="Times New Roman"/>
          <w:kern w:val="0"/>
          <w:sz w:val="22"/>
          <w:szCs w:val="22"/>
        </w:rPr>
        <w:t>교부된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서류가</w:t>
      </w:r>
      <w:r w:rsidR="00FE56CC" w:rsidRPr="00413874">
        <w:rPr>
          <w:rFonts w:ascii="Times New Roman"/>
          <w:kern w:val="0"/>
          <w:sz w:val="22"/>
          <w:szCs w:val="22"/>
        </w:rPr>
        <w:t xml:space="preserve"> </w:t>
      </w:r>
      <w:r w:rsidR="00FE56CC" w:rsidRPr="00413874">
        <w:rPr>
          <w:rFonts w:ascii="Times New Roman"/>
          <w:kern w:val="0"/>
          <w:sz w:val="22"/>
          <w:szCs w:val="22"/>
        </w:rPr>
        <w:t>계속하여</w:t>
      </w:r>
      <w:r w:rsidR="00FE56CC" w:rsidRPr="00413874">
        <w:rPr>
          <w:rFonts w:ascii="Times New Roman"/>
          <w:kern w:val="0"/>
          <w:sz w:val="22"/>
          <w:szCs w:val="22"/>
        </w:rPr>
        <w:t xml:space="preserve"> </w:t>
      </w:r>
      <w:r w:rsidR="00FE56CC" w:rsidRPr="00413874">
        <w:rPr>
          <w:rFonts w:ascii="Times New Roman"/>
          <w:kern w:val="0"/>
          <w:sz w:val="22"/>
          <w:szCs w:val="22"/>
        </w:rPr>
        <w:t>완전히</w:t>
      </w:r>
      <w:r w:rsidR="00FE56CC" w:rsidRPr="00413874">
        <w:rPr>
          <w:rFonts w:ascii="Times New Roman"/>
          <w:kern w:val="0"/>
          <w:sz w:val="22"/>
          <w:szCs w:val="22"/>
        </w:rPr>
        <w:t xml:space="preserve"> </w:t>
      </w:r>
      <w:r w:rsidR="00FE56CC" w:rsidRPr="00413874">
        <w:rPr>
          <w:rFonts w:ascii="Times New Roman"/>
          <w:kern w:val="0"/>
          <w:sz w:val="22"/>
          <w:szCs w:val="22"/>
        </w:rPr>
        <w:t>효력을</w:t>
      </w:r>
      <w:r w:rsidR="00FE56CC" w:rsidRPr="00413874">
        <w:rPr>
          <w:rFonts w:ascii="Times New Roman"/>
          <w:kern w:val="0"/>
          <w:sz w:val="22"/>
          <w:szCs w:val="22"/>
        </w:rPr>
        <w:t xml:space="preserve"> </w:t>
      </w:r>
      <w:r w:rsidR="00FE56CC" w:rsidRPr="00413874">
        <w:rPr>
          <w:rFonts w:ascii="Times New Roman"/>
          <w:kern w:val="0"/>
          <w:sz w:val="22"/>
          <w:szCs w:val="22"/>
        </w:rPr>
        <w:t>가지고</w:t>
      </w:r>
      <w:r w:rsidR="00FE56CC" w:rsidRPr="00413874">
        <w:rPr>
          <w:rFonts w:ascii="Times New Roman"/>
          <w:kern w:val="0"/>
          <w:sz w:val="22"/>
          <w:szCs w:val="22"/>
        </w:rPr>
        <w:t xml:space="preserve">, </w:t>
      </w:r>
      <w:r w:rsidR="00FE56CC" w:rsidRPr="00413874">
        <w:rPr>
          <w:rFonts w:ascii="Times New Roman"/>
          <w:kern w:val="0"/>
          <w:sz w:val="22"/>
          <w:szCs w:val="22"/>
        </w:rPr>
        <w:t>그</w:t>
      </w:r>
      <w:r w:rsidR="00FE56CC" w:rsidRPr="00413874">
        <w:rPr>
          <w:rFonts w:ascii="Times New Roman"/>
          <w:kern w:val="0"/>
          <w:sz w:val="22"/>
          <w:szCs w:val="22"/>
        </w:rPr>
        <w:t xml:space="preserve"> </w:t>
      </w:r>
      <w:r w:rsidR="00FE56CC" w:rsidRPr="00413874">
        <w:rPr>
          <w:rFonts w:ascii="Times New Roman"/>
          <w:kern w:val="0"/>
          <w:sz w:val="22"/>
          <w:szCs w:val="22"/>
        </w:rPr>
        <w:t>내용에</w:t>
      </w:r>
      <w:r w:rsidR="00FE56CC" w:rsidRPr="00413874">
        <w:rPr>
          <w:rFonts w:ascii="Times New Roman"/>
          <w:kern w:val="0"/>
          <w:sz w:val="22"/>
          <w:szCs w:val="22"/>
        </w:rPr>
        <w:t xml:space="preserve"> </w:t>
      </w:r>
      <w:r w:rsidR="00FE56CC" w:rsidRPr="00413874">
        <w:rPr>
          <w:rFonts w:ascii="Times New Roman"/>
          <w:kern w:val="0"/>
          <w:sz w:val="22"/>
          <w:szCs w:val="22"/>
        </w:rPr>
        <w:t>변경이</w:t>
      </w:r>
      <w:r w:rsidR="00FE56CC" w:rsidRPr="00413874">
        <w:rPr>
          <w:rFonts w:ascii="Times New Roman"/>
          <w:kern w:val="0"/>
          <w:sz w:val="22"/>
          <w:szCs w:val="22"/>
        </w:rPr>
        <w:t xml:space="preserve"> </w:t>
      </w:r>
      <w:r w:rsidR="00FE56CC" w:rsidRPr="00413874">
        <w:rPr>
          <w:rFonts w:ascii="Times New Roman"/>
          <w:kern w:val="0"/>
          <w:sz w:val="22"/>
          <w:szCs w:val="22"/>
        </w:rPr>
        <w:t>없으며</w:t>
      </w:r>
      <w:r w:rsidR="00FE56CC" w:rsidRPr="00413874">
        <w:rPr>
          <w:rFonts w:ascii="Times New Roman"/>
          <w:kern w:val="0"/>
          <w:sz w:val="22"/>
          <w:szCs w:val="22"/>
        </w:rPr>
        <w:t xml:space="preserve">, </w:t>
      </w:r>
      <w:r w:rsidR="00FE56CC" w:rsidRPr="00413874">
        <w:rPr>
          <w:rFonts w:ascii="Times New Roman"/>
          <w:kern w:val="0"/>
          <w:sz w:val="22"/>
          <w:szCs w:val="22"/>
        </w:rPr>
        <w:t>필요한</w:t>
      </w:r>
      <w:r w:rsidR="00FE56CC" w:rsidRPr="00413874">
        <w:rPr>
          <w:rFonts w:ascii="Times New Roman"/>
          <w:kern w:val="0"/>
          <w:sz w:val="22"/>
          <w:szCs w:val="22"/>
        </w:rPr>
        <w:t xml:space="preserve"> </w:t>
      </w:r>
      <w:r w:rsidR="00FE56CC" w:rsidRPr="00413874">
        <w:rPr>
          <w:rFonts w:ascii="Times New Roman"/>
          <w:kern w:val="0"/>
          <w:sz w:val="22"/>
          <w:szCs w:val="22"/>
        </w:rPr>
        <w:t>경우</w:t>
      </w:r>
      <w:r w:rsidR="00FE56CC" w:rsidRPr="00413874">
        <w:rPr>
          <w:rFonts w:ascii="Times New Roman"/>
          <w:kern w:val="0"/>
          <w:sz w:val="22"/>
          <w:szCs w:val="22"/>
        </w:rPr>
        <w:t xml:space="preserve"> </w:t>
      </w:r>
      <w:r w:rsidR="00FE56CC" w:rsidRPr="00413874">
        <w:rPr>
          <w:rFonts w:ascii="Times New Roman"/>
          <w:kern w:val="0"/>
          <w:sz w:val="22"/>
          <w:szCs w:val="22"/>
        </w:rPr>
        <w:t>인출일</w:t>
      </w:r>
      <w:r w:rsidR="00FE56CC" w:rsidRPr="00413874">
        <w:rPr>
          <w:rFonts w:ascii="Times New Roman"/>
          <w:kern w:val="0"/>
          <w:sz w:val="22"/>
          <w:szCs w:val="22"/>
        </w:rPr>
        <w:t xml:space="preserve"> </w:t>
      </w:r>
      <w:r w:rsidR="00FE56CC" w:rsidRPr="00413874">
        <w:rPr>
          <w:rFonts w:ascii="Times New Roman"/>
          <w:kern w:val="0"/>
          <w:sz w:val="22"/>
          <w:szCs w:val="22"/>
        </w:rPr>
        <w:t>현재의</w:t>
      </w:r>
      <w:r w:rsidR="00FE56CC" w:rsidRPr="00413874">
        <w:rPr>
          <w:rFonts w:ascii="Times New Roman"/>
          <w:kern w:val="0"/>
          <w:sz w:val="22"/>
          <w:szCs w:val="22"/>
        </w:rPr>
        <w:t xml:space="preserve"> </w:t>
      </w:r>
      <w:r w:rsidR="00FE56CC" w:rsidRPr="00413874">
        <w:rPr>
          <w:rFonts w:ascii="Times New Roman"/>
          <w:kern w:val="0"/>
          <w:sz w:val="22"/>
          <w:szCs w:val="22"/>
        </w:rPr>
        <w:t>상태를</w:t>
      </w:r>
      <w:r w:rsidR="00FE56CC" w:rsidRPr="00413874">
        <w:rPr>
          <w:rFonts w:ascii="Times New Roman"/>
          <w:kern w:val="0"/>
          <w:sz w:val="22"/>
          <w:szCs w:val="22"/>
        </w:rPr>
        <w:t xml:space="preserve"> </w:t>
      </w:r>
      <w:r w:rsidR="00FE56CC" w:rsidRPr="00413874">
        <w:rPr>
          <w:rFonts w:ascii="Times New Roman"/>
          <w:kern w:val="0"/>
          <w:sz w:val="22"/>
          <w:szCs w:val="22"/>
        </w:rPr>
        <w:t>적절히</w:t>
      </w:r>
      <w:r w:rsidR="00FE56CC" w:rsidRPr="00413874">
        <w:rPr>
          <w:rFonts w:ascii="Times New Roman"/>
          <w:kern w:val="0"/>
          <w:sz w:val="22"/>
          <w:szCs w:val="22"/>
        </w:rPr>
        <w:t xml:space="preserve"> </w:t>
      </w:r>
      <w:r w:rsidR="00FE56CC" w:rsidRPr="00413874">
        <w:rPr>
          <w:rFonts w:ascii="Times New Roman"/>
          <w:kern w:val="0"/>
          <w:sz w:val="22"/>
          <w:szCs w:val="22"/>
        </w:rPr>
        <w:t>반영하는</w:t>
      </w:r>
      <w:r w:rsidR="00FE56CC" w:rsidRPr="00413874">
        <w:rPr>
          <w:rFonts w:ascii="Times New Roman"/>
          <w:kern w:val="0"/>
          <w:sz w:val="22"/>
          <w:szCs w:val="22"/>
        </w:rPr>
        <w:t xml:space="preserve"> </w:t>
      </w:r>
      <w:r w:rsidR="00FE56CC" w:rsidRPr="00413874">
        <w:rPr>
          <w:rFonts w:ascii="Times New Roman"/>
          <w:kern w:val="0"/>
          <w:sz w:val="22"/>
          <w:szCs w:val="22"/>
        </w:rPr>
        <w:t>서류로</w:t>
      </w:r>
      <w:r w:rsidR="00FE56CC" w:rsidRPr="00413874">
        <w:rPr>
          <w:rFonts w:ascii="Times New Roman"/>
          <w:kern w:val="0"/>
          <w:sz w:val="22"/>
          <w:szCs w:val="22"/>
        </w:rPr>
        <w:t xml:space="preserve"> </w:t>
      </w:r>
      <w:r w:rsidR="00FE56CC" w:rsidRPr="00413874">
        <w:rPr>
          <w:rFonts w:ascii="Times New Roman"/>
          <w:kern w:val="0"/>
          <w:sz w:val="22"/>
          <w:szCs w:val="22"/>
        </w:rPr>
        <w:t>대체되어야</w:t>
      </w:r>
      <w:r w:rsidR="00FE56CC" w:rsidRPr="00413874">
        <w:rPr>
          <w:rFonts w:ascii="Times New Roman"/>
          <w:kern w:val="0"/>
          <w:sz w:val="22"/>
          <w:szCs w:val="22"/>
        </w:rPr>
        <w:t xml:space="preserve"> </w:t>
      </w:r>
      <w:r w:rsidR="00FE56CC" w:rsidRPr="00413874">
        <w:rPr>
          <w:rFonts w:ascii="Times New Roman"/>
          <w:kern w:val="0"/>
          <w:sz w:val="22"/>
          <w:szCs w:val="22"/>
        </w:rPr>
        <w:t>한다</w:t>
      </w:r>
      <w:r w:rsidR="00FE56CC" w:rsidRPr="00413874">
        <w:rPr>
          <w:rFonts w:ascii="Times New Roman"/>
          <w:kern w:val="0"/>
          <w:sz w:val="22"/>
          <w:szCs w:val="22"/>
        </w:rPr>
        <w:t>.</w:t>
      </w:r>
    </w:p>
    <w:p w14:paraId="2D0A608B" w14:textId="77777777" w:rsidR="006D3733" w:rsidRPr="00413874" w:rsidRDefault="006D3733" w:rsidP="00797B55">
      <w:pPr>
        <w:tabs>
          <w:tab w:val="left" w:pos="567"/>
        </w:tabs>
        <w:adjustRightInd w:val="0"/>
        <w:snapToGrid w:val="0"/>
        <w:spacing w:line="400" w:lineRule="exact"/>
        <w:ind w:left="567"/>
        <w:rPr>
          <w:rFonts w:ascii="Times New Roman"/>
          <w:kern w:val="0"/>
          <w:sz w:val="22"/>
          <w:szCs w:val="22"/>
        </w:rPr>
      </w:pPr>
    </w:p>
    <w:p w14:paraId="02266E58" w14:textId="77777777" w:rsidR="006D3733" w:rsidRPr="00413874" w:rsidRDefault="006D3733"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사실과</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보장사항이</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점에서</w:t>
      </w:r>
      <w:r w:rsidRPr="00413874">
        <w:rPr>
          <w:rFonts w:ascii="Times New Roman"/>
          <w:kern w:val="0"/>
          <w:sz w:val="22"/>
          <w:szCs w:val="22"/>
        </w:rPr>
        <w:t xml:space="preserve"> </w:t>
      </w:r>
      <w:r w:rsidRPr="00413874">
        <w:rPr>
          <w:rFonts w:ascii="Times New Roman"/>
          <w:kern w:val="0"/>
          <w:sz w:val="22"/>
          <w:szCs w:val="22"/>
        </w:rPr>
        <w:t>허위이거나</w:t>
      </w:r>
      <w:r w:rsidRPr="00413874">
        <w:rPr>
          <w:rFonts w:ascii="Times New Roman"/>
          <w:kern w:val="0"/>
          <w:sz w:val="22"/>
          <w:szCs w:val="22"/>
        </w:rPr>
        <w:t xml:space="preserve"> </w:t>
      </w:r>
      <w:r w:rsidRPr="00413874">
        <w:rPr>
          <w:rFonts w:ascii="Times New Roman"/>
          <w:kern w:val="0"/>
          <w:sz w:val="22"/>
          <w:szCs w:val="22"/>
        </w:rPr>
        <w:t>부정확한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이행하여야</w:t>
      </w:r>
      <w:r w:rsidRPr="00413874">
        <w:rPr>
          <w:rFonts w:ascii="Times New Roman"/>
          <w:kern w:val="0"/>
          <w:sz w:val="22"/>
          <w:szCs w:val="22"/>
        </w:rPr>
        <w:t xml:space="preserve"> </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의무사항을</w:t>
      </w:r>
      <w:r w:rsidRPr="00413874">
        <w:rPr>
          <w:rFonts w:ascii="Times New Roman"/>
          <w:kern w:val="0"/>
          <w:sz w:val="22"/>
          <w:szCs w:val="22"/>
        </w:rPr>
        <w:t xml:space="preserve"> </w:t>
      </w:r>
      <w:r w:rsidRPr="00413874">
        <w:rPr>
          <w:rFonts w:ascii="Times New Roman"/>
          <w:kern w:val="0"/>
          <w:sz w:val="22"/>
          <w:szCs w:val="22"/>
        </w:rPr>
        <w:t>이행하지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일부의</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거부할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763E224" w14:textId="77777777" w:rsidR="00FE56CC" w:rsidRPr="00413874" w:rsidRDefault="00FE56CC" w:rsidP="00797B55">
      <w:pPr>
        <w:adjustRightInd w:val="0"/>
        <w:snapToGrid w:val="0"/>
        <w:spacing w:line="400" w:lineRule="exact"/>
        <w:rPr>
          <w:rFonts w:ascii="Times New Roman"/>
          <w:snapToGrid w:val="0"/>
          <w:kern w:val="0"/>
          <w:sz w:val="22"/>
          <w:szCs w:val="22"/>
        </w:rPr>
      </w:pPr>
    </w:p>
    <w:p w14:paraId="6DE72D15" w14:textId="77777777" w:rsidR="00FE56CC" w:rsidRPr="00413874" w:rsidRDefault="00020A0D"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611" w:name="_Toc191645616"/>
      <w:bookmarkStart w:id="612" w:name="_Toc240898043"/>
      <w:bookmarkStart w:id="613" w:name="_Toc242777928"/>
      <w:r w:rsidRPr="00413874">
        <w:rPr>
          <w:rFonts w:ascii="Times New Roman" w:eastAsia="바탕" w:hAnsi="Times New Roman"/>
          <w:kern w:val="0"/>
          <w:sz w:val="22"/>
          <w:szCs w:val="22"/>
        </w:rPr>
        <w:t>대출약정의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실효</w:t>
      </w:r>
      <w:bookmarkEnd w:id="611"/>
      <w:bookmarkEnd w:id="612"/>
      <w:bookmarkEnd w:id="613"/>
    </w:p>
    <w:p w14:paraId="58B983B3"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FFE5AA5" w14:textId="6D199FB5" w:rsidR="00FE56CC" w:rsidRDefault="008C4EF1" w:rsidP="00797B55">
      <w:p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정함이</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인출요청은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동의가</w:t>
      </w:r>
      <w:r w:rsidRPr="00413874">
        <w:rPr>
          <w:rFonts w:ascii="Times New Roman"/>
          <w:sz w:val="22"/>
          <w:szCs w:val="22"/>
        </w:rPr>
        <w:t xml:space="preserve"> </w:t>
      </w:r>
      <w:r w:rsidRPr="00413874">
        <w:rPr>
          <w:rFonts w:ascii="Times New Roman"/>
          <w:sz w:val="22"/>
          <w:szCs w:val="22"/>
        </w:rPr>
        <w:t>없으면</w:t>
      </w:r>
      <w:r w:rsidRPr="00413874">
        <w:rPr>
          <w:rFonts w:ascii="Times New Roman"/>
          <w:sz w:val="22"/>
          <w:szCs w:val="22"/>
        </w:rPr>
        <w:t xml:space="preserve"> </w:t>
      </w:r>
      <w:r w:rsidRPr="00413874">
        <w:rPr>
          <w:rFonts w:ascii="Times New Roman"/>
          <w:sz w:val="22"/>
          <w:szCs w:val="22"/>
        </w:rPr>
        <w:t>취소할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없으며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인출요청서의</w:t>
      </w:r>
      <w:r w:rsidRPr="00413874">
        <w:rPr>
          <w:rFonts w:ascii="Times New Roman"/>
          <w:sz w:val="22"/>
          <w:szCs w:val="22"/>
        </w:rPr>
        <w:t xml:space="preserve"> </w:t>
      </w:r>
      <w:r w:rsidRPr="00413874">
        <w:rPr>
          <w:rFonts w:ascii="Times New Roman"/>
          <w:sz w:val="22"/>
          <w:szCs w:val="22"/>
        </w:rPr>
        <w:t>내용에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대출금을</w:t>
      </w:r>
      <w:r w:rsidRPr="00413874">
        <w:rPr>
          <w:rFonts w:ascii="Times New Roman"/>
          <w:sz w:val="22"/>
          <w:szCs w:val="22"/>
        </w:rPr>
        <w:t xml:space="preserve"> </w:t>
      </w:r>
      <w:r w:rsidRPr="00413874">
        <w:rPr>
          <w:rFonts w:ascii="Times New Roman"/>
          <w:sz w:val="22"/>
          <w:szCs w:val="22"/>
        </w:rPr>
        <w:t>인출하여야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E27157" w:rsidRPr="00413874">
        <w:rPr>
          <w:rFonts w:ascii="Times New Roman"/>
          <w:sz w:val="22"/>
          <w:szCs w:val="22"/>
        </w:rPr>
        <w:t>차주가</w:t>
      </w:r>
      <w:r w:rsidR="00E27157"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이유에서든</w:t>
      </w:r>
      <w:r w:rsidRPr="00413874">
        <w:rPr>
          <w:rFonts w:ascii="Times New Roman"/>
          <w:sz w:val="22"/>
          <w:szCs w:val="22"/>
        </w:rPr>
        <w:t>(</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귀책사유에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경우를</w:t>
      </w:r>
      <w:r w:rsidRPr="00413874">
        <w:rPr>
          <w:rFonts w:ascii="Times New Roman"/>
          <w:sz w:val="22"/>
          <w:szCs w:val="22"/>
        </w:rPr>
        <w:t xml:space="preserve"> </w:t>
      </w:r>
      <w:r w:rsidRPr="00413874">
        <w:rPr>
          <w:rFonts w:ascii="Times New Roman"/>
          <w:sz w:val="22"/>
          <w:szCs w:val="22"/>
        </w:rPr>
        <w:t>제외함</w:t>
      </w:r>
      <w:r w:rsidRPr="00413874">
        <w:rPr>
          <w:rFonts w:ascii="Times New Roman"/>
          <w:sz w:val="22"/>
          <w:szCs w:val="22"/>
        </w:rPr>
        <w:t xml:space="preserve">) </w:t>
      </w:r>
      <w:r w:rsidR="00E27157" w:rsidRPr="00413874">
        <w:rPr>
          <w:rFonts w:ascii="Times New Roman"/>
          <w:sz w:val="22"/>
          <w:szCs w:val="22"/>
        </w:rPr>
        <w:t>인출가능기간이</w:t>
      </w:r>
      <w:r w:rsidR="00E27157" w:rsidRPr="00413874">
        <w:rPr>
          <w:rFonts w:ascii="Times New Roman"/>
          <w:sz w:val="22"/>
          <w:szCs w:val="22"/>
        </w:rPr>
        <w:t xml:space="preserve"> </w:t>
      </w:r>
      <w:r w:rsidR="00E27157" w:rsidRPr="00413874">
        <w:rPr>
          <w:rFonts w:ascii="Times New Roman"/>
          <w:sz w:val="22"/>
          <w:szCs w:val="22"/>
        </w:rPr>
        <w:t>경과하도록</w:t>
      </w:r>
      <w:r w:rsidR="00E27157" w:rsidRPr="00413874">
        <w:rPr>
          <w:rFonts w:ascii="Times New Roman"/>
          <w:sz w:val="22"/>
          <w:szCs w:val="22"/>
        </w:rPr>
        <w:t xml:space="preserve"> </w:t>
      </w:r>
      <w:r w:rsidR="005246ED" w:rsidRPr="00413874">
        <w:rPr>
          <w:rFonts w:ascii="Times New Roman"/>
          <w:sz w:val="22"/>
          <w:szCs w:val="22"/>
        </w:rPr>
        <w:t>대출</w:t>
      </w:r>
      <w:r w:rsidR="004619D4" w:rsidRPr="00413874">
        <w:rPr>
          <w:rFonts w:ascii="Times New Roman"/>
          <w:sz w:val="22"/>
          <w:szCs w:val="22"/>
        </w:rPr>
        <w:t>약정금</w:t>
      </w:r>
      <w:r w:rsidR="00886659" w:rsidRPr="00413874">
        <w:rPr>
          <w:rFonts w:ascii="Times New Roman"/>
          <w:sz w:val="22"/>
          <w:szCs w:val="22"/>
        </w:rPr>
        <w:t>을</w:t>
      </w:r>
      <w:r w:rsidR="00451433" w:rsidRPr="00413874">
        <w:rPr>
          <w:rFonts w:ascii="Times New Roman"/>
          <w:sz w:val="22"/>
          <w:szCs w:val="22"/>
        </w:rPr>
        <w:t xml:space="preserve"> </w:t>
      </w:r>
      <w:r w:rsidR="00E27157" w:rsidRPr="00413874">
        <w:rPr>
          <w:rFonts w:ascii="Times New Roman"/>
          <w:sz w:val="22"/>
          <w:szCs w:val="22"/>
        </w:rPr>
        <w:t>인</w:t>
      </w:r>
      <w:r w:rsidR="00886659" w:rsidRPr="00413874">
        <w:rPr>
          <w:rFonts w:ascii="Times New Roman"/>
          <w:sz w:val="22"/>
          <w:szCs w:val="22"/>
        </w:rPr>
        <w:t>출</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않거나</w:t>
      </w:r>
      <w:r w:rsidR="00E27157" w:rsidRPr="00413874">
        <w:rPr>
          <w:rFonts w:ascii="Times New Roman"/>
          <w:sz w:val="22"/>
          <w:szCs w:val="22"/>
        </w:rPr>
        <w:t xml:space="preserve"> </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못하는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대주는</w:t>
      </w:r>
      <w:r w:rsidR="00E27157"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약정을</w:t>
      </w:r>
      <w:r w:rsidR="00E27157" w:rsidRPr="00413874">
        <w:rPr>
          <w:rFonts w:ascii="Times New Roman"/>
          <w:sz w:val="22"/>
          <w:szCs w:val="22"/>
        </w:rPr>
        <w:t xml:space="preserve"> </w:t>
      </w:r>
      <w:r w:rsidR="00E27157" w:rsidRPr="00413874">
        <w:rPr>
          <w:rFonts w:ascii="Times New Roman"/>
          <w:sz w:val="22"/>
          <w:szCs w:val="22"/>
        </w:rPr>
        <w:t>취소하고</w:t>
      </w:r>
      <w:r w:rsidR="00E27157" w:rsidRPr="00413874">
        <w:rPr>
          <w:rFonts w:ascii="Times New Roman"/>
          <w:sz w:val="22"/>
          <w:szCs w:val="22"/>
        </w:rPr>
        <w:t xml:space="preserve">, </w:t>
      </w:r>
      <w:r w:rsidR="009A467E" w:rsidRPr="00413874">
        <w:rPr>
          <w:rFonts w:ascii="Times New Roman"/>
          <w:sz w:val="22"/>
          <w:szCs w:val="22"/>
        </w:rPr>
        <w:lastRenderedPageBreak/>
        <w:t>본</w:t>
      </w:r>
      <w:r w:rsidR="009A467E" w:rsidRPr="00413874">
        <w:rPr>
          <w:rFonts w:ascii="Times New Roman"/>
          <w:sz w:val="22"/>
          <w:szCs w:val="22"/>
        </w:rPr>
        <w:t xml:space="preserve"> </w:t>
      </w:r>
      <w:r w:rsidR="009A467E" w:rsidRPr="00413874">
        <w:rPr>
          <w:rFonts w:ascii="Times New Roman"/>
          <w:sz w:val="22"/>
          <w:szCs w:val="22"/>
        </w:rPr>
        <w:t>약정</w:t>
      </w:r>
      <w:r w:rsidR="00E27157" w:rsidRPr="00413874">
        <w:rPr>
          <w:rFonts w:ascii="Times New Roman"/>
          <w:sz w:val="22"/>
          <w:szCs w:val="22"/>
        </w:rPr>
        <w:t>에</w:t>
      </w:r>
      <w:r w:rsidR="00E27157" w:rsidRPr="00413874">
        <w:rPr>
          <w:rFonts w:ascii="Times New Roman"/>
          <w:sz w:val="22"/>
          <w:szCs w:val="22"/>
        </w:rPr>
        <w:t xml:space="preserve"> </w:t>
      </w:r>
      <w:r w:rsidR="00E27157" w:rsidRPr="00413874">
        <w:rPr>
          <w:rFonts w:ascii="Times New Roman"/>
          <w:sz w:val="22"/>
          <w:szCs w:val="22"/>
        </w:rPr>
        <w:t>따른</w:t>
      </w:r>
      <w:r w:rsidR="00E27157" w:rsidRPr="00413874">
        <w:rPr>
          <w:rFonts w:ascii="Times New Roman"/>
          <w:sz w:val="22"/>
          <w:szCs w:val="22"/>
        </w:rPr>
        <w:t xml:space="preserve"> </w:t>
      </w:r>
      <w:r w:rsidR="00E27157" w:rsidRPr="00413874">
        <w:rPr>
          <w:rFonts w:ascii="Times New Roman"/>
          <w:sz w:val="22"/>
          <w:szCs w:val="22"/>
        </w:rPr>
        <w:t>대출의무를</w:t>
      </w:r>
      <w:r w:rsidR="00E27157" w:rsidRPr="00413874">
        <w:rPr>
          <w:rFonts w:ascii="Times New Roman"/>
          <w:sz w:val="22"/>
          <w:szCs w:val="22"/>
        </w:rPr>
        <w:t xml:space="preserve"> </w:t>
      </w:r>
      <w:r w:rsidR="00E27157" w:rsidRPr="00413874">
        <w:rPr>
          <w:rFonts w:ascii="Times New Roman"/>
          <w:sz w:val="22"/>
          <w:szCs w:val="22"/>
        </w:rPr>
        <w:t>부담하지</w:t>
      </w:r>
      <w:r w:rsidR="00E27157" w:rsidRPr="00413874">
        <w:rPr>
          <w:rFonts w:ascii="Times New Roman"/>
          <w:sz w:val="22"/>
          <w:szCs w:val="22"/>
        </w:rPr>
        <w:t xml:space="preserve"> </w:t>
      </w:r>
      <w:r w:rsidR="00E27157" w:rsidRPr="00413874">
        <w:rPr>
          <w:rFonts w:ascii="Times New Roman"/>
          <w:sz w:val="22"/>
          <w:szCs w:val="22"/>
        </w:rPr>
        <w:t>아니할</w:t>
      </w:r>
      <w:r w:rsidR="00E27157" w:rsidRPr="00413874">
        <w:rPr>
          <w:rFonts w:ascii="Times New Roman"/>
          <w:sz w:val="22"/>
          <w:szCs w:val="22"/>
        </w:rPr>
        <w:t xml:space="preserve"> </w:t>
      </w:r>
      <w:r w:rsidR="00E27157" w:rsidRPr="00413874">
        <w:rPr>
          <w:rFonts w:ascii="Times New Roman"/>
          <w:sz w:val="22"/>
          <w:szCs w:val="22"/>
        </w:rPr>
        <w:t>수</w:t>
      </w:r>
      <w:r w:rsidR="00E27157" w:rsidRPr="00413874">
        <w:rPr>
          <w:rFonts w:ascii="Times New Roman"/>
          <w:sz w:val="22"/>
          <w:szCs w:val="22"/>
        </w:rPr>
        <w:t xml:space="preserve"> </w:t>
      </w:r>
      <w:r w:rsidR="00E27157" w:rsidRPr="00413874">
        <w:rPr>
          <w:rFonts w:ascii="Times New Roman"/>
          <w:sz w:val="22"/>
          <w:szCs w:val="22"/>
        </w:rPr>
        <w:t>있다</w:t>
      </w:r>
      <w:r w:rsidR="00E27157" w:rsidRPr="00413874">
        <w:rPr>
          <w:rFonts w:ascii="Times New Roman"/>
          <w:sz w:val="22"/>
          <w:szCs w:val="22"/>
        </w:rPr>
        <w:t xml:space="preserve">. </w:t>
      </w:r>
      <w:r w:rsidR="00E27157" w:rsidRPr="00413874">
        <w:rPr>
          <w:rFonts w:ascii="Times New Roman"/>
          <w:sz w:val="22"/>
          <w:szCs w:val="22"/>
        </w:rPr>
        <w:t>다만</w:t>
      </w:r>
      <w:r w:rsidR="00E27157" w:rsidRPr="00413874">
        <w:rPr>
          <w:rFonts w:ascii="Times New Roman"/>
          <w:sz w:val="22"/>
          <w:szCs w:val="22"/>
        </w:rPr>
        <w:t xml:space="preserve"> </w:t>
      </w:r>
      <w:r w:rsidR="00E27157" w:rsidRPr="00413874">
        <w:rPr>
          <w:rFonts w:ascii="Times New Roman"/>
          <w:sz w:val="22"/>
          <w:szCs w:val="22"/>
        </w:rPr>
        <w:t>이</w:t>
      </w:r>
      <w:r w:rsidR="00E27157" w:rsidRPr="00413874">
        <w:rPr>
          <w:rFonts w:ascii="Times New Roman"/>
          <w:sz w:val="22"/>
          <w:szCs w:val="22"/>
        </w:rPr>
        <w:t xml:space="preserve"> </w:t>
      </w:r>
      <w:r w:rsidR="00E27157" w:rsidRPr="00413874">
        <w:rPr>
          <w:rFonts w:ascii="Times New Roman"/>
          <w:sz w:val="22"/>
          <w:szCs w:val="22"/>
        </w:rPr>
        <w:t>경우에도</w:t>
      </w:r>
      <w:r w:rsidR="00E27157" w:rsidRPr="00413874">
        <w:rPr>
          <w:rFonts w:ascii="Times New Roman"/>
          <w:sz w:val="22"/>
          <w:szCs w:val="22"/>
        </w:rPr>
        <w:t xml:space="preserve"> </w:t>
      </w:r>
      <w:r w:rsidR="00E27157"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이로</w:t>
      </w:r>
      <w:r w:rsidRPr="00413874">
        <w:rPr>
          <w:rFonts w:ascii="Times New Roman"/>
          <w:sz w:val="22"/>
          <w:szCs w:val="22"/>
        </w:rPr>
        <w:t xml:space="preserve"> </w:t>
      </w:r>
      <w:r w:rsidRPr="00413874">
        <w:rPr>
          <w:rFonts w:ascii="Times New Roman"/>
          <w:sz w:val="22"/>
          <w:szCs w:val="22"/>
        </w:rPr>
        <w:t>인한</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손실과</w:t>
      </w:r>
      <w:r w:rsidRPr="00413874">
        <w:rPr>
          <w:rFonts w:ascii="Times New Roman"/>
          <w:sz w:val="22"/>
          <w:szCs w:val="22"/>
        </w:rPr>
        <w:t xml:space="preserve"> </w:t>
      </w:r>
      <w:r w:rsidRPr="00413874">
        <w:rPr>
          <w:rFonts w:ascii="Times New Roman"/>
          <w:sz w:val="22"/>
          <w:szCs w:val="22"/>
        </w:rPr>
        <w:t>비용</w:t>
      </w:r>
      <w:r w:rsidRPr="00413874">
        <w:rPr>
          <w:rFonts w:ascii="Times New Roman"/>
          <w:sz w:val="22"/>
          <w:szCs w:val="22"/>
        </w:rPr>
        <w:t>(</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미인출로</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대출을</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조달한</w:t>
      </w:r>
      <w:r w:rsidRPr="00413874">
        <w:rPr>
          <w:rFonts w:ascii="Times New Roman"/>
          <w:sz w:val="22"/>
          <w:szCs w:val="22"/>
        </w:rPr>
        <w:t xml:space="preserve"> </w:t>
      </w:r>
      <w:r w:rsidRPr="00413874">
        <w:rPr>
          <w:rFonts w:ascii="Times New Roman"/>
          <w:sz w:val="22"/>
          <w:szCs w:val="22"/>
        </w:rPr>
        <w:t>자금을</w:t>
      </w:r>
      <w:r w:rsidRPr="00413874">
        <w:rPr>
          <w:rFonts w:ascii="Times New Roman"/>
          <w:sz w:val="22"/>
          <w:szCs w:val="22"/>
        </w:rPr>
        <w:t xml:space="preserve"> </w:t>
      </w:r>
      <w:r w:rsidRPr="00413874">
        <w:rPr>
          <w:rFonts w:ascii="Times New Roman"/>
          <w:sz w:val="22"/>
          <w:szCs w:val="22"/>
        </w:rPr>
        <w:t>취소하거나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용도로</w:t>
      </w:r>
      <w:r w:rsidRPr="00413874">
        <w:rPr>
          <w:rFonts w:ascii="Times New Roman"/>
          <w:sz w:val="22"/>
          <w:szCs w:val="22"/>
        </w:rPr>
        <w:t xml:space="preserve"> </w:t>
      </w:r>
      <w:r w:rsidRPr="00413874">
        <w:rPr>
          <w:rFonts w:ascii="Times New Roman"/>
          <w:sz w:val="22"/>
          <w:szCs w:val="22"/>
        </w:rPr>
        <w:t>사용함으로</w:t>
      </w:r>
      <w:r w:rsidRPr="00413874">
        <w:rPr>
          <w:rFonts w:ascii="Times New Roman"/>
          <w:sz w:val="22"/>
          <w:szCs w:val="22"/>
        </w:rPr>
        <w:t xml:space="preserve"> </w:t>
      </w:r>
      <w:r w:rsidRPr="00413874">
        <w:rPr>
          <w:rFonts w:ascii="Times New Roman"/>
          <w:sz w:val="22"/>
          <w:szCs w:val="22"/>
        </w:rPr>
        <w:t>인하여</w:t>
      </w:r>
      <w:r w:rsidRPr="00413874">
        <w:rPr>
          <w:rFonts w:ascii="Times New Roman"/>
          <w:sz w:val="22"/>
          <w:szCs w:val="22"/>
        </w:rPr>
        <w:t xml:space="preserve"> </w:t>
      </w:r>
      <w:r w:rsidRPr="00413874">
        <w:rPr>
          <w:rFonts w:ascii="Times New Roman"/>
          <w:sz w:val="22"/>
          <w:szCs w:val="22"/>
        </w:rPr>
        <w:t>입은</w:t>
      </w:r>
      <w:r w:rsidRPr="00413874">
        <w:rPr>
          <w:rFonts w:ascii="Times New Roman"/>
          <w:sz w:val="22"/>
          <w:szCs w:val="22"/>
        </w:rPr>
        <w:t xml:space="preserve"> </w:t>
      </w:r>
      <w:r w:rsidRPr="00413874">
        <w:rPr>
          <w:rFonts w:ascii="Times New Roman"/>
          <w:sz w:val="22"/>
          <w:szCs w:val="22"/>
        </w:rPr>
        <w:t>손실</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보상하여야</w:t>
      </w:r>
      <w:r w:rsidRPr="00413874">
        <w:rPr>
          <w:rFonts w:ascii="Times New Roman"/>
          <w:sz w:val="22"/>
          <w:szCs w:val="22"/>
        </w:rPr>
        <w:t xml:space="preserve"> </w:t>
      </w:r>
      <w:r w:rsidRPr="00413874">
        <w:rPr>
          <w:rFonts w:ascii="Times New Roman"/>
          <w:sz w:val="22"/>
          <w:szCs w:val="22"/>
        </w:rPr>
        <w:t>하고</w:t>
      </w:r>
      <w:r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약정에</w:t>
      </w:r>
      <w:r w:rsidR="00E27157" w:rsidRPr="00413874">
        <w:rPr>
          <w:rFonts w:ascii="Times New Roman"/>
          <w:sz w:val="22"/>
          <w:szCs w:val="22"/>
        </w:rPr>
        <w:t xml:space="preserve"> </w:t>
      </w:r>
      <w:r w:rsidR="00E27157" w:rsidRPr="00413874">
        <w:rPr>
          <w:rFonts w:ascii="Times New Roman"/>
          <w:sz w:val="22"/>
          <w:szCs w:val="22"/>
        </w:rPr>
        <w:t>따라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할</w:t>
      </w:r>
      <w:r w:rsidR="00E27157" w:rsidRPr="00413874">
        <w:rPr>
          <w:rFonts w:ascii="Times New Roman"/>
          <w:sz w:val="22"/>
          <w:szCs w:val="22"/>
        </w:rPr>
        <w:t xml:space="preserve"> </w:t>
      </w:r>
      <w:r w:rsidR="00E27157" w:rsidRPr="00413874">
        <w:rPr>
          <w:rFonts w:ascii="Times New Roman"/>
          <w:sz w:val="22"/>
          <w:szCs w:val="22"/>
        </w:rPr>
        <w:t>비용</w:t>
      </w:r>
      <w:r w:rsidR="00E27157" w:rsidRPr="00413874">
        <w:rPr>
          <w:rFonts w:ascii="Times New Roman"/>
          <w:sz w:val="22"/>
          <w:szCs w:val="22"/>
        </w:rPr>
        <w:t xml:space="preserve"> </w:t>
      </w:r>
      <w:r w:rsidR="00E27157" w:rsidRPr="00413874">
        <w:rPr>
          <w:rFonts w:ascii="Times New Roman"/>
          <w:sz w:val="22"/>
          <w:szCs w:val="22"/>
        </w:rPr>
        <w:t>등으로서</w:t>
      </w:r>
      <w:r w:rsidR="00E27157" w:rsidRPr="00413874">
        <w:rPr>
          <w:rFonts w:ascii="Times New Roman"/>
          <w:sz w:val="22"/>
          <w:szCs w:val="22"/>
        </w:rPr>
        <w:t xml:space="preserve"> </w:t>
      </w:r>
      <w:r w:rsidR="00E27157" w:rsidRPr="00413874">
        <w:rPr>
          <w:rFonts w:ascii="Times New Roman"/>
          <w:sz w:val="22"/>
          <w:szCs w:val="22"/>
        </w:rPr>
        <w:t>아직</w:t>
      </w:r>
      <w:r w:rsidR="00E27157" w:rsidRPr="00413874">
        <w:rPr>
          <w:rFonts w:ascii="Times New Roman"/>
          <w:sz w:val="22"/>
          <w:szCs w:val="22"/>
        </w:rPr>
        <w:t xml:space="preserve"> </w:t>
      </w:r>
      <w:r w:rsidR="00E27157" w:rsidRPr="00413874">
        <w:rPr>
          <w:rFonts w:ascii="Times New Roman"/>
          <w:sz w:val="22"/>
          <w:szCs w:val="22"/>
        </w:rPr>
        <w:t>지급하지</w:t>
      </w:r>
      <w:r w:rsidR="00E27157" w:rsidRPr="00413874">
        <w:rPr>
          <w:rFonts w:ascii="Times New Roman"/>
          <w:sz w:val="22"/>
          <w:szCs w:val="22"/>
        </w:rPr>
        <w:t xml:space="preserve"> </w:t>
      </w:r>
      <w:r w:rsidR="00E27157" w:rsidRPr="00413874">
        <w:rPr>
          <w:rFonts w:ascii="Times New Roman"/>
          <w:sz w:val="22"/>
          <w:szCs w:val="22"/>
        </w:rPr>
        <w:t>아니한</w:t>
      </w:r>
      <w:r w:rsidR="00E27157" w:rsidRPr="00413874">
        <w:rPr>
          <w:rFonts w:ascii="Times New Roman"/>
          <w:sz w:val="22"/>
          <w:szCs w:val="22"/>
        </w:rPr>
        <w:t xml:space="preserve"> </w:t>
      </w:r>
      <w:r w:rsidR="00E27157" w:rsidRPr="00413874">
        <w:rPr>
          <w:rFonts w:ascii="Times New Roman"/>
          <w:sz w:val="22"/>
          <w:szCs w:val="22"/>
        </w:rPr>
        <w:t>것이</w:t>
      </w:r>
      <w:r w:rsidR="00E27157" w:rsidRPr="00413874">
        <w:rPr>
          <w:rFonts w:ascii="Times New Roman"/>
          <w:sz w:val="22"/>
          <w:szCs w:val="22"/>
        </w:rPr>
        <w:t xml:space="preserve"> </w:t>
      </w:r>
      <w:r w:rsidR="00E27157" w:rsidRPr="00413874">
        <w:rPr>
          <w:rFonts w:ascii="Times New Roman"/>
          <w:sz w:val="22"/>
          <w:szCs w:val="22"/>
        </w:rPr>
        <w:t>있는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이를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한다</w:t>
      </w:r>
      <w:r w:rsidR="00E27157" w:rsidRPr="00413874">
        <w:rPr>
          <w:rFonts w:ascii="Times New Roman"/>
          <w:sz w:val="22"/>
          <w:szCs w:val="22"/>
        </w:rPr>
        <w:t>.</w:t>
      </w:r>
    </w:p>
    <w:p w14:paraId="5C921710" w14:textId="74B0C4C9" w:rsidR="00732C9E" w:rsidRPr="0043153C" w:rsidRDefault="00732C9E" w:rsidP="00DE74C6">
      <w:bookmarkStart w:id="614" w:name="_Toc191645617"/>
    </w:p>
    <w:p w14:paraId="01C18964" w14:textId="3DD13276" w:rsidR="007C1AC7" w:rsidRPr="00413874" w:rsidRDefault="00DE74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r w:rsidRPr="00413874">
        <w:rPr>
          <w:rFonts w:ascii="Times New Roman" w:eastAsia="바탕" w:hAnsi="Times New Roman"/>
          <w:kern w:val="0"/>
          <w:sz w:val="22"/>
          <w:szCs w:val="22"/>
        </w:rPr>
        <w:t xml:space="preserve"> </w:t>
      </w:r>
      <w:bookmarkStart w:id="615" w:name="_Toc240898044"/>
      <w:bookmarkStart w:id="616" w:name="_Toc242777929"/>
      <w:r w:rsidRPr="00413874">
        <w:rPr>
          <w:rFonts w:ascii="Times New Roman" w:eastAsia="바탕" w:hAnsi="Times New Roman"/>
          <w:kern w:val="0"/>
          <w:sz w:val="22"/>
          <w:szCs w:val="22"/>
        </w:rPr>
        <w:t>인출</w:t>
      </w:r>
      <w:r w:rsidR="008641C2">
        <w:rPr>
          <w:rFonts w:ascii="Times New Roman" w:eastAsia="바탕" w:hAnsi="Times New Roman" w:hint="eastAsia"/>
          <w:kern w:val="0"/>
          <w:sz w:val="22"/>
          <w:szCs w:val="22"/>
        </w:rPr>
        <w:t>동시이행조건</w:t>
      </w:r>
      <w:r w:rsidR="008641C2">
        <w:rPr>
          <w:rFonts w:ascii="Times New Roman" w:eastAsia="바탕" w:hAnsi="Times New Roman" w:hint="eastAsia"/>
          <w:kern w:val="0"/>
          <w:sz w:val="22"/>
          <w:szCs w:val="22"/>
        </w:rPr>
        <w:t xml:space="preserve"> </w:t>
      </w:r>
      <w:r w:rsidR="008641C2">
        <w:rPr>
          <w:rFonts w:ascii="Times New Roman" w:eastAsia="바탕" w:hAnsi="Times New Roman" w:hint="eastAsia"/>
          <w:kern w:val="0"/>
          <w:sz w:val="22"/>
          <w:szCs w:val="22"/>
        </w:rPr>
        <w:t>및</w:t>
      </w:r>
      <w:r w:rsidRPr="00413874">
        <w:rPr>
          <w:rFonts w:ascii="Times New Roman" w:eastAsia="바탕" w:hAnsi="Times New Roman"/>
          <w:kern w:val="0"/>
          <w:sz w:val="22"/>
          <w:szCs w:val="22"/>
        </w:rPr>
        <w:t xml:space="preserve"> </w:t>
      </w:r>
      <w:r w:rsidR="008641C2">
        <w:rPr>
          <w:rFonts w:ascii="Times New Roman" w:eastAsia="바탕" w:hAnsi="Times New Roman" w:hint="eastAsia"/>
          <w:kern w:val="0"/>
          <w:sz w:val="22"/>
          <w:szCs w:val="22"/>
        </w:rPr>
        <w:t>인출</w:t>
      </w:r>
      <w:r w:rsidRPr="00413874">
        <w:rPr>
          <w:rFonts w:ascii="Times New Roman" w:eastAsia="바탕" w:hAnsi="Times New Roman"/>
          <w:kern w:val="0"/>
          <w:sz w:val="22"/>
          <w:szCs w:val="22"/>
        </w:rPr>
        <w:t>후행조건</w:t>
      </w:r>
      <w:bookmarkEnd w:id="614"/>
      <w:bookmarkEnd w:id="615"/>
      <w:bookmarkEnd w:id="616"/>
    </w:p>
    <w:p w14:paraId="34C1EFC6" w14:textId="77777777" w:rsidR="00EC3BA1" w:rsidRPr="00413874" w:rsidRDefault="00EC3BA1" w:rsidP="00EC3BA1">
      <w:pPr>
        <w:adjustRightInd w:val="0"/>
        <w:snapToGrid w:val="0"/>
        <w:spacing w:line="400" w:lineRule="exact"/>
        <w:rPr>
          <w:rFonts w:ascii="Times New Roman"/>
          <w:sz w:val="22"/>
          <w:szCs w:val="22"/>
        </w:rPr>
      </w:pPr>
    </w:p>
    <w:p w14:paraId="0F18443E" w14:textId="3F6FF78A" w:rsidR="00EC3BA1" w:rsidRPr="00413874" w:rsidRDefault="00EC3BA1" w:rsidP="00EC3BA1">
      <w:pPr>
        <w:adjustRightInd w:val="0"/>
        <w:snapToGrid w:val="0"/>
        <w:spacing w:line="400" w:lineRule="exact"/>
        <w:rPr>
          <w:rFonts w:ascii="Times New Roman"/>
          <w:color w:val="0000FF"/>
          <w:sz w:val="22"/>
          <w:szCs w:val="22"/>
        </w:rPr>
      </w:pPr>
      <w:r w:rsidRPr="00413874">
        <w:rPr>
          <w:rFonts w:ascii="Times New Roman"/>
          <w:sz w:val="22"/>
          <w:szCs w:val="22"/>
        </w:rPr>
        <w:t>차주는</w:t>
      </w:r>
      <w:r w:rsidRPr="00413874">
        <w:rPr>
          <w:rFonts w:ascii="Times New Roman"/>
          <w:sz w:val="22"/>
          <w:szCs w:val="22"/>
        </w:rPr>
        <w:t xml:space="preserve"> </w:t>
      </w:r>
      <w:r w:rsidR="00CE4470">
        <w:rPr>
          <w:rFonts w:ascii="Times New Roman" w:hint="eastAsia"/>
          <w:sz w:val="22"/>
          <w:szCs w:val="22"/>
        </w:rPr>
        <w:t>대출약정금</w:t>
      </w:r>
      <w:r w:rsidR="00CE4470">
        <w:rPr>
          <w:rFonts w:ascii="Times New Roman" w:hint="eastAsia"/>
          <w:sz w:val="22"/>
          <w:szCs w:val="22"/>
        </w:rPr>
        <w:t xml:space="preserve"> </w:t>
      </w:r>
      <w:r w:rsidR="00CE4470">
        <w:rPr>
          <w:rFonts w:ascii="Times New Roman" w:hint="eastAsia"/>
          <w:sz w:val="22"/>
          <w:szCs w:val="22"/>
        </w:rPr>
        <w:t>인출</w:t>
      </w:r>
      <w:r w:rsidR="00CE4470">
        <w:rPr>
          <w:rFonts w:ascii="Times New Roman" w:hint="eastAsia"/>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호</w:t>
      </w:r>
      <w:r w:rsidR="00FB60CA">
        <w:rPr>
          <w:rFonts w:ascii="Times New Roman" w:hint="eastAsia"/>
          <w:sz w:val="22"/>
          <w:szCs w:val="22"/>
        </w:rPr>
        <w:t>에</w:t>
      </w:r>
      <w:r w:rsidR="00FB60CA">
        <w:rPr>
          <w:rFonts w:ascii="Times New Roman" w:hint="eastAsia"/>
          <w:sz w:val="22"/>
          <w:szCs w:val="22"/>
        </w:rPr>
        <w:t xml:space="preserve"> </w:t>
      </w:r>
      <w:r w:rsidR="00FB60CA">
        <w:rPr>
          <w:rFonts w:ascii="Times New Roman" w:hint="eastAsia"/>
          <w:sz w:val="22"/>
          <w:szCs w:val="22"/>
        </w:rPr>
        <w:t>기재된</w:t>
      </w:r>
      <w:r w:rsidR="00FB60CA">
        <w:rPr>
          <w:rFonts w:ascii="Times New Roman" w:hint="eastAsia"/>
          <w:sz w:val="22"/>
          <w:szCs w:val="22"/>
        </w:rPr>
        <w:t xml:space="preserve"> </w:t>
      </w:r>
      <w:r w:rsidR="00FB60CA">
        <w:rPr>
          <w:rFonts w:ascii="Times New Roman" w:hint="eastAsia"/>
          <w:sz w:val="22"/>
          <w:szCs w:val="22"/>
        </w:rPr>
        <w:t>인출에</w:t>
      </w:r>
      <w:r w:rsidR="00FB60CA">
        <w:rPr>
          <w:rFonts w:ascii="Times New Roman" w:hint="eastAsia"/>
          <w:sz w:val="22"/>
          <w:szCs w:val="22"/>
        </w:rPr>
        <w:t xml:space="preserve"> </w:t>
      </w:r>
      <w:r w:rsidR="00FB60CA">
        <w:rPr>
          <w:rFonts w:ascii="Times New Roman" w:hint="eastAsia"/>
          <w:sz w:val="22"/>
          <w:szCs w:val="22"/>
        </w:rPr>
        <w:t>대한</w:t>
      </w:r>
      <w:r w:rsidR="00FB60CA">
        <w:rPr>
          <w:rFonts w:ascii="Times New Roman" w:hint="eastAsia"/>
          <w:sz w:val="22"/>
          <w:szCs w:val="22"/>
        </w:rPr>
        <w:t xml:space="preserve"> </w:t>
      </w:r>
      <w:r w:rsidR="00FB60CA">
        <w:rPr>
          <w:rFonts w:ascii="Times New Roman" w:hint="eastAsia"/>
          <w:sz w:val="22"/>
          <w:szCs w:val="22"/>
        </w:rPr>
        <w:t>동시이행조건</w:t>
      </w:r>
      <w:r w:rsidR="00FB60CA">
        <w:rPr>
          <w:rFonts w:ascii="Times New Roman" w:hint="eastAsia"/>
          <w:sz w:val="22"/>
          <w:szCs w:val="22"/>
        </w:rPr>
        <w:t xml:space="preserve"> </w:t>
      </w:r>
      <w:r w:rsidR="00FB60CA">
        <w:rPr>
          <w:rFonts w:ascii="Times New Roman" w:hint="eastAsia"/>
          <w:sz w:val="22"/>
          <w:szCs w:val="22"/>
        </w:rPr>
        <w:t>및</w:t>
      </w:r>
      <w:r w:rsidR="00FB60CA">
        <w:rPr>
          <w:rFonts w:ascii="Times New Roman" w:hint="eastAsia"/>
          <w:sz w:val="22"/>
          <w:szCs w:val="22"/>
        </w:rPr>
        <w:t xml:space="preserve"> </w:t>
      </w:r>
      <w:r w:rsidR="00FB60CA">
        <w:rPr>
          <w:rFonts w:ascii="Times New Roman" w:hint="eastAsia"/>
          <w:sz w:val="22"/>
          <w:szCs w:val="22"/>
        </w:rPr>
        <w:t>후행조건을</w:t>
      </w:r>
      <w:r w:rsidR="00FB60CA">
        <w:rPr>
          <w:rFonts w:ascii="Times New Roman" w:hint="eastAsia"/>
          <w:sz w:val="22"/>
          <w:szCs w:val="22"/>
        </w:rPr>
        <w:t xml:space="preserve"> </w:t>
      </w:r>
      <w:r w:rsidR="00CE4470">
        <w:rPr>
          <w:rFonts w:ascii="Times New Roman" w:hint="eastAsia"/>
          <w:sz w:val="22"/>
          <w:szCs w:val="22"/>
        </w:rPr>
        <w:t>이행</w:t>
      </w:r>
      <w:r w:rsidR="00FB60CA">
        <w:rPr>
          <w:rFonts w:ascii="Times New Roman" w:hint="eastAsia"/>
          <w:sz w:val="22"/>
          <w:szCs w:val="22"/>
        </w:rPr>
        <w:t>하여야</w:t>
      </w:r>
      <w:r w:rsidR="00FB60CA">
        <w:rPr>
          <w:rFonts w:ascii="Times New Roman" w:hint="eastAsia"/>
          <w:sz w:val="22"/>
          <w:szCs w:val="22"/>
        </w:rPr>
        <w:t xml:space="preserve"> </w:t>
      </w:r>
      <w:r w:rsidR="00FB60CA">
        <w:rPr>
          <w:rFonts w:ascii="Times New Roman" w:hint="eastAsia"/>
          <w:sz w:val="22"/>
          <w:szCs w:val="22"/>
        </w:rPr>
        <w:t>한다</w:t>
      </w:r>
      <w:r w:rsidR="00FB60CA">
        <w:rPr>
          <w:rFonts w:ascii="Times New Roman" w:hint="eastAsia"/>
          <w:sz w:val="22"/>
          <w:szCs w:val="22"/>
        </w:rPr>
        <w:t>.</w:t>
      </w:r>
      <w:r w:rsidRPr="00413874">
        <w:rPr>
          <w:rFonts w:ascii="Times New Roman"/>
          <w:sz w:val="22"/>
          <w:szCs w:val="22"/>
        </w:rPr>
        <w:t xml:space="preserve"> </w:t>
      </w:r>
    </w:p>
    <w:p w14:paraId="30FEB2AD" w14:textId="77777777" w:rsidR="00EC3BA1" w:rsidRPr="00413874" w:rsidRDefault="00EC3BA1" w:rsidP="00EC3BA1">
      <w:pPr>
        <w:adjustRightInd w:val="0"/>
        <w:snapToGrid w:val="0"/>
        <w:spacing w:line="400" w:lineRule="atLeast"/>
        <w:rPr>
          <w:rFonts w:ascii="Times New Roman"/>
          <w:sz w:val="22"/>
          <w:szCs w:val="22"/>
        </w:rPr>
      </w:pPr>
    </w:p>
    <w:p w14:paraId="5DBFEDAA" w14:textId="2B159596" w:rsidR="008641C2" w:rsidRDefault="00CE4470" w:rsidP="00F74E6B">
      <w:pPr>
        <w:pStyle w:val="afd"/>
        <w:numPr>
          <w:ilvl w:val="0"/>
          <w:numId w:val="72"/>
        </w:numPr>
        <w:adjustRightInd w:val="0"/>
        <w:snapToGrid w:val="0"/>
        <w:spacing w:line="400" w:lineRule="atLeast"/>
        <w:ind w:leftChars="0"/>
        <w:rPr>
          <w:rFonts w:ascii="Times New Roman"/>
          <w:sz w:val="22"/>
          <w:szCs w:val="22"/>
        </w:rPr>
      </w:pPr>
      <w:r>
        <w:rPr>
          <w:rFonts w:ascii="Times New Roman" w:hint="eastAsia"/>
          <w:sz w:val="22"/>
          <w:szCs w:val="22"/>
        </w:rPr>
        <w:t>본조</w:t>
      </w:r>
      <w:r>
        <w:rPr>
          <w:rFonts w:ascii="Times New Roman" w:hint="eastAsia"/>
          <w:sz w:val="22"/>
          <w:szCs w:val="22"/>
        </w:rPr>
        <w:t xml:space="preserve"> </w:t>
      </w:r>
      <w:r w:rsidR="00775FD5" w:rsidRPr="00775FD5">
        <w:rPr>
          <w:rFonts w:ascii="Times New Roman" w:hint="eastAsia"/>
          <w:sz w:val="22"/>
          <w:szCs w:val="22"/>
        </w:rPr>
        <w:t>제</w:t>
      </w:r>
      <w:r>
        <w:rPr>
          <w:rFonts w:ascii="Times New Roman" w:hint="eastAsia"/>
          <w:sz w:val="22"/>
          <w:szCs w:val="22"/>
        </w:rPr>
        <w:t>2</w:t>
      </w:r>
      <w:r w:rsidR="00775FD5" w:rsidRPr="00775FD5">
        <w:rPr>
          <w:rFonts w:ascii="Times New Roman" w:hint="eastAsia"/>
          <w:sz w:val="22"/>
          <w:szCs w:val="22"/>
        </w:rPr>
        <w:t>항에</w:t>
      </w:r>
      <w:r w:rsidR="00775FD5" w:rsidRPr="00775FD5">
        <w:rPr>
          <w:rFonts w:ascii="Times New Roman" w:hint="eastAsia"/>
          <w:sz w:val="22"/>
          <w:szCs w:val="22"/>
        </w:rPr>
        <w:t xml:space="preserve"> </w:t>
      </w:r>
      <w:r w:rsidR="00775FD5" w:rsidRPr="00775FD5">
        <w:rPr>
          <w:rFonts w:ascii="Times New Roman" w:hint="eastAsia"/>
          <w:sz w:val="22"/>
          <w:szCs w:val="22"/>
        </w:rPr>
        <w:t>따른</w:t>
      </w:r>
      <w:r w:rsidR="00775FD5" w:rsidRPr="00775FD5">
        <w:rPr>
          <w:rFonts w:ascii="Times New Roman" w:hint="eastAsia"/>
          <w:sz w:val="22"/>
          <w:szCs w:val="22"/>
        </w:rPr>
        <w:t xml:space="preserve"> </w:t>
      </w:r>
      <w:r w:rsidR="00775FD5" w:rsidRPr="00775FD5">
        <w:rPr>
          <w:rFonts w:ascii="Times New Roman" w:hint="eastAsia"/>
          <w:sz w:val="22"/>
          <w:szCs w:val="22"/>
        </w:rPr>
        <w:t>인출선행조건이</w:t>
      </w:r>
      <w:r w:rsidR="00775FD5" w:rsidRPr="00775FD5">
        <w:rPr>
          <w:rFonts w:ascii="Times New Roman" w:hint="eastAsia"/>
          <w:sz w:val="22"/>
          <w:szCs w:val="22"/>
        </w:rPr>
        <w:t xml:space="preserve"> </w:t>
      </w:r>
      <w:r w:rsidR="00775FD5" w:rsidRPr="00775FD5">
        <w:rPr>
          <w:rFonts w:ascii="Times New Roman" w:hint="eastAsia"/>
          <w:sz w:val="22"/>
          <w:szCs w:val="22"/>
        </w:rPr>
        <w:t>계속하여</w:t>
      </w:r>
      <w:r w:rsidR="00775FD5" w:rsidRPr="00775FD5">
        <w:rPr>
          <w:rFonts w:ascii="Times New Roman" w:hint="eastAsia"/>
          <w:sz w:val="22"/>
          <w:szCs w:val="22"/>
        </w:rPr>
        <w:t xml:space="preserve"> </w:t>
      </w:r>
      <w:r w:rsidR="00775FD5" w:rsidRPr="00775FD5">
        <w:rPr>
          <w:rFonts w:ascii="Times New Roman" w:hint="eastAsia"/>
          <w:sz w:val="22"/>
          <w:szCs w:val="22"/>
        </w:rPr>
        <w:t>완전한</w:t>
      </w:r>
      <w:r w:rsidR="00775FD5" w:rsidRPr="00775FD5">
        <w:rPr>
          <w:rFonts w:ascii="Times New Roman" w:hint="eastAsia"/>
          <w:sz w:val="22"/>
          <w:szCs w:val="22"/>
        </w:rPr>
        <w:t xml:space="preserve"> </w:t>
      </w:r>
      <w:r w:rsidR="00775FD5" w:rsidRPr="00775FD5">
        <w:rPr>
          <w:rFonts w:ascii="Times New Roman" w:hint="eastAsia"/>
          <w:sz w:val="22"/>
          <w:szCs w:val="22"/>
        </w:rPr>
        <w:t>효력을</w:t>
      </w:r>
      <w:r w:rsidR="00775FD5" w:rsidRPr="00775FD5">
        <w:rPr>
          <w:rFonts w:ascii="Times New Roman" w:hint="eastAsia"/>
          <w:sz w:val="22"/>
          <w:szCs w:val="22"/>
        </w:rPr>
        <w:t xml:space="preserve"> </w:t>
      </w:r>
      <w:r w:rsidR="00775FD5" w:rsidRPr="00775FD5">
        <w:rPr>
          <w:rFonts w:ascii="Times New Roman" w:hint="eastAsia"/>
          <w:sz w:val="22"/>
          <w:szCs w:val="22"/>
        </w:rPr>
        <w:t>가지고</w:t>
      </w:r>
      <w:r w:rsidR="00775FD5" w:rsidRPr="00775FD5">
        <w:rPr>
          <w:rFonts w:ascii="Times New Roman" w:hint="eastAsia"/>
          <w:sz w:val="22"/>
          <w:szCs w:val="22"/>
        </w:rPr>
        <w:t xml:space="preserve"> </w:t>
      </w:r>
      <w:r>
        <w:rPr>
          <w:rFonts w:ascii="Times New Roman" w:hint="eastAsia"/>
          <w:sz w:val="22"/>
          <w:szCs w:val="22"/>
        </w:rPr>
        <w:t>그</w:t>
      </w:r>
      <w:r>
        <w:rPr>
          <w:rFonts w:ascii="Times New Roman" w:hint="eastAsia"/>
          <w:sz w:val="22"/>
          <w:szCs w:val="22"/>
        </w:rPr>
        <w:t xml:space="preserve"> </w:t>
      </w:r>
      <w:r>
        <w:rPr>
          <w:rFonts w:ascii="Times New Roman" w:hint="eastAsia"/>
          <w:sz w:val="22"/>
          <w:szCs w:val="22"/>
        </w:rPr>
        <w:t>내용이</w:t>
      </w:r>
      <w:r>
        <w:rPr>
          <w:rFonts w:ascii="Times New Roman" w:hint="eastAsia"/>
          <w:sz w:val="22"/>
          <w:szCs w:val="22"/>
        </w:rPr>
        <w:t xml:space="preserve"> </w:t>
      </w:r>
      <w:r w:rsidR="00775FD5" w:rsidRPr="00775FD5">
        <w:rPr>
          <w:rFonts w:ascii="Times New Roman" w:hint="eastAsia"/>
          <w:sz w:val="22"/>
          <w:szCs w:val="22"/>
        </w:rPr>
        <w:t>충족되어</w:t>
      </w:r>
      <w:r>
        <w:rPr>
          <w:rFonts w:ascii="Times New Roman" w:hint="eastAsia"/>
          <w:sz w:val="22"/>
          <w:szCs w:val="22"/>
        </w:rPr>
        <w:t>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09180621" w14:textId="77777777" w:rsidR="00CE4470" w:rsidRPr="00775FD5" w:rsidRDefault="00CE4470" w:rsidP="001E61DB">
      <w:pPr>
        <w:pStyle w:val="afd"/>
        <w:adjustRightInd w:val="0"/>
        <w:snapToGrid w:val="0"/>
        <w:spacing w:line="400" w:lineRule="atLeast"/>
        <w:ind w:leftChars="0" w:left="567"/>
        <w:rPr>
          <w:rFonts w:ascii="Times New Roman"/>
          <w:sz w:val="22"/>
          <w:szCs w:val="22"/>
        </w:rPr>
      </w:pPr>
    </w:p>
    <w:p w14:paraId="21D2B99B" w14:textId="77777777" w:rsidR="00CE4470" w:rsidRDefault="00CE4470" w:rsidP="00CE4470">
      <w:pPr>
        <w:numPr>
          <w:ilvl w:val="0"/>
          <w:numId w:val="72"/>
        </w:numPr>
        <w:adjustRightInd w:val="0"/>
        <w:snapToGrid w:val="0"/>
        <w:spacing w:line="400" w:lineRule="atLeast"/>
        <w:rPr>
          <w:rFonts w:ascii="Times New Roman"/>
          <w:sz w:val="22"/>
          <w:szCs w:val="22"/>
        </w:rPr>
      </w:pPr>
      <w:r w:rsidRPr="00A735CC">
        <w:rPr>
          <w:rFonts w:ascii="Times New Roman"/>
          <w:sz w:val="22"/>
          <w:szCs w:val="22"/>
        </w:rPr>
        <w:t>인출일</w:t>
      </w:r>
      <w:r w:rsidRPr="00A735CC">
        <w:rPr>
          <w:rFonts w:ascii="Times New Roman"/>
          <w:sz w:val="22"/>
          <w:szCs w:val="22"/>
        </w:rPr>
        <w:t xml:space="preserve"> </w:t>
      </w:r>
      <w:r w:rsidRPr="00A735CC">
        <w:rPr>
          <w:rFonts w:ascii="Times New Roman"/>
          <w:sz w:val="22"/>
          <w:szCs w:val="22"/>
        </w:rPr>
        <w:t>이후</w:t>
      </w:r>
      <w:r w:rsidRPr="00A735CC">
        <w:rPr>
          <w:rFonts w:ascii="Times New Roman"/>
          <w:sz w:val="22"/>
          <w:szCs w:val="22"/>
        </w:rPr>
        <w:t>(</w:t>
      </w:r>
      <w:r w:rsidRPr="00A735CC">
        <w:rPr>
          <w:rFonts w:ascii="Times New Roman"/>
          <w:sz w:val="22"/>
          <w:szCs w:val="22"/>
        </w:rPr>
        <w:t>당일</w:t>
      </w:r>
      <w:r w:rsidRPr="00A735CC">
        <w:rPr>
          <w:rFonts w:ascii="Times New Roman"/>
          <w:sz w:val="22"/>
          <w:szCs w:val="22"/>
        </w:rPr>
        <w:t xml:space="preserve"> </w:t>
      </w:r>
      <w:r w:rsidRPr="00A735CC">
        <w:rPr>
          <w:rFonts w:ascii="Times New Roman"/>
          <w:sz w:val="22"/>
          <w:szCs w:val="22"/>
        </w:rPr>
        <w:t>포함</w:t>
      </w:r>
      <w:r w:rsidRPr="00A735CC">
        <w:rPr>
          <w:rFonts w:ascii="Times New Roman"/>
          <w:sz w:val="22"/>
          <w:szCs w:val="22"/>
        </w:rPr>
        <w:t xml:space="preserve">) </w:t>
      </w:r>
      <w:r w:rsidRPr="00A735CC">
        <w:rPr>
          <w:rFonts w:ascii="Times New Roman"/>
          <w:b/>
          <w:bCs/>
          <w:sz w:val="22"/>
          <w:szCs w:val="22"/>
        </w:rPr>
        <w:t>부록</w:t>
      </w:r>
      <w:r w:rsidRPr="00A735CC">
        <w:rPr>
          <w:rFonts w:ascii="Times New Roman"/>
          <w:b/>
          <w:bCs/>
          <w:sz w:val="22"/>
          <w:szCs w:val="22"/>
        </w:rPr>
        <w:t xml:space="preserve"> 2.</w:t>
      </w:r>
      <w:r w:rsidRPr="00A735CC">
        <w:rPr>
          <w:rFonts w:ascii="Times New Roman"/>
          <w:sz w:val="22"/>
          <w:szCs w:val="22"/>
        </w:rPr>
        <w:t xml:space="preserve"> </w:t>
      </w:r>
      <w:r w:rsidRPr="00A735CC">
        <w:rPr>
          <w:rFonts w:ascii="Times New Roman"/>
          <w:sz w:val="22"/>
          <w:szCs w:val="22"/>
        </w:rPr>
        <w:t>인출동시이행</w:t>
      </w:r>
      <w:r w:rsidRPr="00A735CC">
        <w:rPr>
          <w:rFonts w:ascii="Times New Roman"/>
          <w:sz w:val="22"/>
          <w:szCs w:val="22"/>
        </w:rPr>
        <w:t>/</w:t>
      </w:r>
      <w:r w:rsidRPr="00A735CC">
        <w:rPr>
          <w:rFonts w:ascii="Times New Roman"/>
          <w:sz w:val="22"/>
          <w:szCs w:val="22"/>
        </w:rPr>
        <w:t>후행조건서류</w:t>
      </w:r>
      <w:r w:rsidRPr="00A735CC">
        <w:rPr>
          <w:rFonts w:ascii="Times New Roman"/>
          <w:sz w:val="22"/>
          <w:szCs w:val="22"/>
        </w:rPr>
        <w:t xml:space="preserve"> </w:t>
      </w:r>
      <w:r w:rsidRPr="00A735CC">
        <w:rPr>
          <w:rFonts w:ascii="Times New Roman"/>
          <w:sz w:val="22"/>
          <w:szCs w:val="22"/>
        </w:rPr>
        <w:t>목록에서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기한</w:t>
      </w:r>
      <w:r w:rsidRPr="00A735CC">
        <w:rPr>
          <w:rFonts w:ascii="Times New Roman"/>
          <w:sz w:val="22"/>
          <w:szCs w:val="22"/>
        </w:rPr>
        <w:t xml:space="preserve"> </w:t>
      </w:r>
      <w:r w:rsidRPr="00A735CC">
        <w:rPr>
          <w:rFonts w:ascii="Times New Roman"/>
          <w:sz w:val="22"/>
          <w:szCs w:val="22"/>
        </w:rPr>
        <w:t>내에</w:t>
      </w:r>
      <w:r w:rsidRPr="00A735CC">
        <w:rPr>
          <w:rFonts w:ascii="Times New Roman"/>
          <w:sz w:val="22"/>
          <w:szCs w:val="22"/>
        </w:rPr>
        <w:t xml:space="preserve"> </w:t>
      </w:r>
      <w:r w:rsidRPr="00A735CC">
        <w:rPr>
          <w:rFonts w:ascii="Times New Roman"/>
          <w:sz w:val="22"/>
          <w:szCs w:val="22"/>
        </w:rPr>
        <w:t>동</w:t>
      </w:r>
      <w:r w:rsidRPr="00A735CC">
        <w:rPr>
          <w:rFonts w:ascii="Times New Roman"/>
          <w:sz w:val="22"/>
          <w:szCs w:val="22"/>
        </w:rPr>
        <w:t xml:space="preserve"> </w:t>
      </w:r>
      <w:r w:rsidRPr="00A735CC">
        <w:rPr>
          <w:rFonts w:ascii="Times New Roman"/>
          <w:sz w:val="22"/>
          <w:szCs w:val="22"/>
        </w:rPr>
        <w:t>부록에서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서류를</w:t>
      </w:r>
      <w:r w:rsidRPr="00A735CC">
        <w:rPr>
          <w:rFonts w:ascii="Times New Roman"/>
          <w:sz w:val="22"/>
          <w:szCs w:val="22"/>
        </w:rPr>
        <w:t xml:space="preserve"> </w:t>
      </w:r>
      <w:r w:rsidRPr="00A735CC">
        <w:rPr>
          <w:rFonts w:ascii="Times New Roman"/>
          <w:sz w:val="22"/>
          <w:szCs w:val="22"/>
        </w:rPr>
        <w:t>대주에게</w:t>
      </w:r>
      <w:r w:rsidRPr="00A735CC">
        <w:rPr>
          <w:rFonts w:ascii="Times New Roman"/>
          <w:sz w:val="22"/>
          <w:szCs w:val="22"/>
        </w:rPr>
        <w:t xml:space="preserve"> </w:t>
      </w:r>
      <w:r w:rsidRPr="00A735CC">
        <w:rPr>
          <w:rFonts w:ascii="Times New Roman"/>
          <w:sz w:val="22"/>
          <w:szCs w:val="22"/>
        </w:rPr>
        <w:t>제출한다</w:t>
      </w:r>
      <w:r w:rsidRPr="00A735CC">
        <w:rPr>
          <w:rFonts w:ascii="Times New Roman"/>
          <w:sz w:val="22"/>
          <w:szCs w:val="22"/>
        </w:rPr>
        <w:t xml:space="preserve">. </w:t>
      </w:r>
      <w:r w:rsidRPr="00A735CC">
        <w:rPr>
          <w:rFonts w:ascii="Times New Roman"/>
          <w:sz w:val="22"/>
          <w:szCs w:val="22"/>
        </w:rPr>
        <w:t>다만</w:t>
      </w:r>
      <w:r w:rsidRPr="00A735CC">
        <w:rPr>
          <w:rFonts w:ascii="Times New Roman"/>
          <w:sz w:val="22"/>
          <w:szCs w:val="22"/>
        </w:rPr>
        <w:t xml:space="preserve">, </w:t>
      </w: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부득이한</w:t>
      </w:r>
      <w:r>
        <w:rPr>
          <w:rFonts w:ascii="Times New Roman" w:hint="eastAsia"/>
          <w:sz w:val="22"/>
          <w:szCs w:val="22"/>
        </w:rPr>
        <w:t xml:space="preserve"> </w:t>
      </w:r>
      <w:r>
        <w:rPr>
          <w:rFonts w:ascii="Times New Roman" w:hint="eastAsia"/>
          <w:sz w:val="22"/>
          <w:szCs w:val="22"/>
        </w:rPr>
        <w:t>사유가</w:t>
      </w:r>
      <w:r>
        <w:rPr>
          <w:rFonts w:ascii="Times New Roman" w:hint="eastAsia"/>
          <w:sz w:val="22"/>
          <w:szCs w:val="22"/>
        </w:rPr>
        <w:t xml:space="preserve"> </w:t>
      </w:r>
      <w:r>
        <w:rPr>
          <w:rFonts w:ascii="Times New Roman" w:hint="eastAsia"/>
          <w:sz w:val="22"/>
          <w:szCs w:val="22"/>
        </w:rPr>
        <w:t>있는</w:t>
      </w:r>
      <w:r>
        <w:rPr>
          <w:rFonts w:ascii="Times New Roman" w:hint="eastAsia"/>
          <w:sz w:val="22"/>
          <w:szCs w:val="22"/>
        </w:rPr>
        <w:t xml:space="preserve"> </w:t>
      </w:r>
      <w:r>
        <w:rPr>
          <w:rFonts w:ascii="Times New Roman" w:hint="eastAsia"/>
          <w:sz w:val="22"/>
          <w:szCs w:val="22"/>
        </w:rPr>
        <w:t>경우</w:t>
      </w:r>
      <w:r>
        <w:rPr>
          <w:rFonts w:ascii="Times New Roman" w:hint="eastAsia"/>
          <w:sz w:val="22"/>
          <w:szCs w:val="22"/>
        </w:rPr>
        <w:t>,</w:t>
      </w:r>
      <w:r>
        <w:rPr>
          <w:rFonts w:ascii="Times New Roman"/>
          <w:sz w:val="22"/>
          <w:szCs w:val="22"/>
        </w:rPr>
        <w:t xml:space="preserve"> </w:t>
      </w:r>
      <w:r>
        <w:rPr>
          <w:rFonts w:ascii="Times New Roman" w:hint="eastAsia"/>
          <w:sz w:val="22"/>
          <w:szCs w:val="22"/>
        </w:rPr>
        <w:t>대주와</w:t>
      </w:r>
      <w:r>
        <w:rPr>
          <w:rFonts w:ascii="Times New Roman" w:hint="eastAsia"/>
          <w:sz w:val="22"/>
          <w:szCs w:val="22"/>
        </w:rPr>
        <w:t xml:space="preserve"> </w:t>
      </w:r>
      <w:r>
        <w:rPr>
          <w:rFonts w:ascii="Times New Roman" w:hint="eastAsia"/>
          <w:sz w:val="22"/>
          <w:szCs w:val="22"/>
        </w:rPr>
        <w:t>협의하여</w:t>
      </w:r>
      <w:r>
        <w:rPr>
          <w:rFonts w:ascii="Times New Roman" w:hint="eastAsia"/>
          <w:sz w:val="22"/>
          <w:szCs w:val="22"/>
        </w:rPr>
        <w:t xml:space="preserve"> </w:t>
      </w:r>
      <w:r w:rsidRPr="00A735CC">
        <w:rPr>
          <w:rFonts w:ascii="Times New Roman"/>
          <w:sz w:val="22"/>
          <w:szCs w:val="22"/>
        </w:rPr>
        <w:t>그</w:t>
      </w:r>
      <w:r w:rsidRPr="00A735CC">
        <w:rPr>
          <w:rFonts w:ascii="Times New Roman"/>
          <w:sz w:val="22"/>
          <w:szCs w:val="22"/>
        </w:rPr>
        <w:t xml:space="preserve"> </w:t>
      </w:r>
      <w:r w:rsidRPr="00A735CC">
        <w:rPr>
          <w:rFonts w:ascii="Times New Roman"/>
          <w:sz w:val="22"/>
          <w:szCs w:val="22"/>
        </w:rPr>
        <w:t>제출기한을</w:t>
      </w:r>
      <w:r w:rsidRPr="00A735CC">
        <w:rPr>
          <w:rFonts w:ascii="Times New Roman"/>
          <w:sz w:val="22"/>
          <w:szCs w:val="22"/>
        </w:rPr>
        <w:t xml:space="preserve"> </w:t>
      </w:r>
      <w:r w:rsidRPr="00A735CC">
        <w:rPr>
          <w:rFonts w:ascii="Times New Roman"/>
          <w:sz w:val="22"/>
          <w:szCs w:val="22"/>
        </w:rPr>
        <w:t>연장할</w:t>
      </w:r>
      <w:r w:rsidRPr="00A735CC">
        <w:rPr>
          <w:rFonts w:ascii="Times New Roman"/>
          <w:sz w:val="22"/>
          <w:szCs w:val="22"/>
        </w:rPr>
        <w:t xml:space="preserve"> </w:t>
      </w:r>
      <w:r w:rsidRPr="00A735CC">
        <w:rPr>
          <w:rFonts w:ascii="Times New Roman"/>
          <w:sz w:val="22"/>
          <w:szCs w:val="22"/>
        </w:rPr>
        <w:t>수</w:t>
      </w:r>
      <w:r w:rsidRPr="00A735CC">
        <w:rPr>
          <w:rFonts w:ascii="Times New Roman"/>
          <w:sz w:val="22"/>
          <w:szCs w:val="22"/>
        </w:rPr>
        <w:t xml:space="preserve"> </w:t>
      </w:r>
      <w:r w:rsidRPr="00A735CC">
        <w:rPr>
          <w:rFonts w:ascii="Times New Roman"/>
          <w:sz w:val="22"/>
          <w:szCs w:val="22"/>
        </w:rPr>
        <w:t>있다</w:t>
      </w:r>
      <w:r w:rsidRPr="00A735CC">
        <w:rPr>
          <w:rFonts w:ascii="Times New Roman"/>
          <w:sz w:val="22"/>
          <w:szCs w:val="22"/>
        </w:rPr>
        <w:t>.</w:t>
      </w:r>
    </w:p>
    <w:p w14:paraId="6069F5BB" w14:textId="77777777" w:rsidR="00EC3BA1" w:rsidRPr="00413874" w:rsidRDefault="00EC3BA1" w:rsidP="00EC3BA1">
      <w:pPr>
        <w:adjustRightInd w:val="0"/>
        <w:snapToGrid w:val="0"/>
        <w:spacing w:line="400" w:lineRule="atLeast"/>
        <w:ind w:left="567"/>
        <w:rPr>
          <w:rFonts w:ascii="Times New Roman"/>
          <w:sz w:val="22"/>
          <w:szCs w:val="22"/>
        </w:rPr>
      </w:pPr>
    </w:p>
    <w:p w14:paraId="5C04E797" w14:textId="606D5BFB" w:rsidR="00EC3BA1" w:rsidRPr="00413874" w:rsidRDefault="00CE4470" w:rsidP="00126DD8">
      <w:pPr>
        <w:numPr>
          <w:ilvl w:val="0"/>
          <w:numId w:val="72"/>
        </w:numPr>
        <w:adjustRightInd w:val="0"/>
        <w:snapToGrid w:val="0"/>
        <w:spacing w:line="400" w:lineRule="atLeast"/>
        <w:rPr>
          <w:rFonts w:ascii="Times New Roman"/>
          <w:sz w:val="22"/>
          <w:szCs w:val="22"/>
        </w:rPr>
      </w:pPr>
      <w:r>
        <w:rPr>
          <w:rFonts w:ascii="Times New Roman" w:hint="eastAsia"/>
          <w:sz w:val="22"/>
          <w:szCs w:val="22"/>
        </w:rPr>
        <w:t>기타</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합리적으로</w:t>
      </w:r>
      <w:r w:rsidR="00EC3BA1" w:rsidRPr="00413874">
        <w:rPr>
          <w:rFonts w:ascii="Times New Roman"/>
          <w:sz w:val="22"/>
          <w:szCs w:val="22"/>
        </w:rPr>
        <w:t xml:space="preserve"> </w:t>
      </w:r>
      <w:r w:rsidR="00EC3BA1" w:rsidRPr="00413874">
        <w:rPr>
          <w:rFonts w:ascii="Times New Roman"/>
          <w:sz w:val="22"/>
          <w:szCs w:val="22"/>
        </w:rPr>
        <w:t>요구하는</w:t>
      </w:r>
      <w:r w:rsidR="00EC3BA1" w:rsidRPr="00413874">
        <w:rPr>
          <w:rFonts w:ascii="Times New Roman"/>
          <w:sz w:val="22"/>
          <w:szCs w:val="22"/>
        </w:rPr>
        <w:t xml:space="preserve"> </w:t>
      </w:r>
      <w:r>
        <w:rPr>
          <w:rFonts w:ascii="Times New Roman" w:hint="eastAsia"/>
          <w:sz w:val="22"/>
          <w:szCs w:val="22"/>
        </w:rPr>
        <w:t>인출동시이행</w:t>
      </w:r>
      <w:r>
        <w:rPr>
          <w:rFonts w:ascii="Times New Roman" w:hint="eastAsia"/>
          <w:sz w:val="22"/>
          <w:szCs w:val="22"/>
        </w:rPr>
        <w:t>/</w:t>
      </w:r>
      <w:r w:rsidR="00EC3BA1" w:rsidRPr="00413874">
        <w:rPr>
          <w:rFonts w:ascii="Times New Roman"/>
          <w:sz w:val="22"/>
          <w:szCs w:val="22"/>
        </w:rPr>
        <w:t>후행조건서류</w:t>
      </w:r>
      <w:r>
        <w:rPr>
          <w:rFonts w:ascii="Times New Roman" w:hint="eastAsia"/>
          <w:sz w:val="22"/>
          <w:szCs w:val="22"/>
        </w:rPr>
        <w:t>를</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요청하는</w:t>
      </w:r>
      <w:r w:rsidR="00EC3BA1" w:rsidRPr="00413874">
        <w:rPr>
          <w:rFonts w:ascii="Times New Roman"/>
          <w:sz w:val="22"/>
          <w:szCs w:val="22"/>
        </w:rPr>
        <w:t xml:space="preserve"> </w:t>
      </w:r>
      <w:r w:rsidR="00EC3BA1" w:rsidRPr="00413874">
        <w:rPr>
          <w:rFonts w:ascii="Times New Roman"/>
          <w:sz w:val="22"/>
          <w:szCs w:val="22"/>
        </w:rPr>
        <w:t>기간</w:t>
      </w:r>
      <w:r>
        <w:rPr>
          <w:rFonts w:ascii="Times New Roman" w:hint="eastAsia"/>
          <w:sz w:val="22"/>
          <w:szCs w:val="22"/>
        </w:rPr>
        <w:t xml:space="preserve"> </w:t>
      </w:r>
      <w:r>
        <w:rPr>
          <w:rFonts w:ascii="Times New Roman" w:hint="eastAsia"/>
          <w:sz w:val="22"/>
          <w:szCs w:val="22"/>
        </w:rPr>
        <w:t>내에</w:t>
      </w:r>
      <w:r>
        <w:rPr>
          <w:rFonts w:ascii="Times New Roman" w:hint="eastAsia"/>
          <w:sz w:val="22"/>
          <w:szCs w:val="22"/>
        </w:rPr>
        <w:t xml:space="preserve"> </w:t>
      </w:r>
      <w:r>
        <w:rPr>
          <w:rFonts w:ascii="Times New Roman" w:hint="eastAsia"/>
          <w:sz w:val="22"/>
          <w:szCs w:val="22"/>
        </w:rPr>
        <w:t>대주에게</w:t>
      </w:r>
      <w:r>
        <w:rPr>
          <w:rFonts w:ascii="Times New Roman" w:hint="eastAsia"/>
          <w:sz w:val="22"/>
          <w:szCs w:val="22"/>
        </w:rPr>
        <w:t xml:space="preserve"> </w:t>
      </w:r>
      <w:r>
        <w:rPr>
          <w:rFonts w:ascii="Times New Roman" w:hint="eastAsia"/>
          <w:sz w:val="22"/>
          <w:szCs w:val="22"/>
        </w:rPr>
        <w:t>제출하여야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112D1113" w14:textId="31D7077E" w:rsidR="00045057" w:rsidRPr="00CE4470" w:rsidRDefault="00045057" w:rsidP="00797B55">
      <w:pPr>
        <w:tabs>
          <w:tab w:val="left" w:pos="400"/>
        </w:tabs>
        <w:adjustRightInd w:val="0"/>
        <w:snapToGrid w:val="0"/>
        <w:spacing w:line="400" w:lineRule="atLeast"/>
        <w:rPr>
          <w:rFonts w:ascii="Times New Roman"/>
          <w:kern w:val="0"/>
          <w:sz w:val="22"/>
          <w:szCs w:val="22"/>
        </w:rPr>
      </w:pPr>
    </w:p>
    <w:p w14:paraId="214735FB" w14:textId="77777777" w:rsidR="007C1AC7" w:rsidRPr="00413874" w:rsidRDefault="007C1AC7" w:rsidP="00797B55">
      <w:pPr>
        <w:tabs>
          <w:tab w:val="left" w:pos="400"/>
        </w:tabs>
        <w:adjustRightInd w:val="0"/>
        <w:snapToGrid w:val="0"/>
        <w:spacing w:line="400" w:lineRule="atLeast"/>
        <w:rPr>
          <w:rFonts w:ascii="Times New Roman"/>
          <w:kern w:val="0"/>
          <w:sz w:val="22"/>
          <w:szCs w:val="22"/>
        </w:rPr>
      </w:pPr>
    </w:p>
    <w:p w14:paraId="343CF6A1"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617" w:name="_Toc34698297"/>
      <w:bookmarkStart w:id="618" w:name="_Toc34835961"/>
      <w:bookmarkStart w:id="619" w:name="_Toc34854802"/>
      <w:bookmarkStart w:id="620" w:name="_Toc34863523"/>
      <w:bookmarkStart w:id="621" w:name="_Toc191645619"/>
      <w:bookmarkStart w:id="622" w:name="_Toc240898045"/>
      <w:bookmarkStart w:id="623" w:name="_Toc242777930"/>
      <w:bookmarkEnd w:id="617"/>
      <w:bookmarkEnd w:id="618"/>
      <w:bookmarkEnd w:id="619"/>
      <w:bookmarkEnd w:id="620"/>
      <w:r w:rsidRPr="00413874">
        <w:rPr>
          <w:rFonts w:eastAsia="바탕"/>
          <w:kern w:val="0"/>
          <w:szCs w:val="22"/>
        </w:rPr>
        <w:t>이</w:t>
      </w:r>
      <w:r w:rsidRPr="00413874">
        <w:rPr>
          <w:rFonts w:eastAsia="바탕"/>
          <w:kern w:val="0"/>
          <w:szCs w:val="22"/>
        </w:rPr>
        <w:t xml:space="preserve">   </w:t>
      </w:r>
      <w:r w:rsidRPr="00413874">
        <w:rPr>
          <w:rFonts w:eastAsia="바탕"/>
          <w:kern w:val="0"/>
          <w:szCs w:val="22"/>
        </w:rPr>
        <w:t>자</w:t>
      </w:r>
      <w:bookmarkEnd w:id="621"/>
      <w:bookmarkEnd w:id="622"/>
      <w:bookmarkEnd w:id="623"/>
    </w:p>
    <w:p w14:paraId="21CE54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37B879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24" w:name="_Toc191645620"/>
      <w:bookmarkStart w:id="625" w:name="_Toc240898046"/>
      <w:bookmarkStart w:id="626" w:name="_Toc242777931"/>
      <w:r w:rsidRPr="00413874">
        <w:rPr>
          <w:rFonts w:ascii="Times New Roman" w:eastAsia="바탕" w:hAnsi="Times New Roman"/>
          <w:kern w:val="0"/>
          <w:sz w:val="22"/>
          <w:szCs w:val="22"/>
        </w:rPr>
        <w:t>이자율</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이자지급</w:t>
      </w:r>
      <w:bookmarkEnd w:id="624"/>
      <w:bookmarkEnd w:id="625"/>
      <w:bookmarkEnd w:id="626"/>
    </w:p>
    <w:p w14:paraId="350C57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2E37E811" w14:textId="56A114EC" w:rsidR="00BD198B" w:rsidRPr="00413874" w:rsidRDefault="00BD198B"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이자율은</w:t>
      </w:r>
      <w:r w:rsidRPr="00413874">
        <w:rPr>
          <w:rFonts w:ascii="Times New Roman"/>
          <w:sz w:val="22"/>
          <w:szCs w:val="22"/>
        </w:rPr>
        <w:t xml:space="preserve"> </w:t>
      </w:r>
      <w:r w:rsidRPr="00413874">
        <w:rPr>
          <w:rFonts w:ascii="Times New Roman"/>
          <w:sz w:val="22"/>
          <w:szCs w:val="22"/>
        </w:rPr>
        <w:t>아래와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63319EFB" w14:textId="77777777" w:rsidR="00AF79DC" w:rsidRPr="00413874" w:rsidRDefault="00AF79DC" w:rsidP="00AF79DC">
      <w:pPr>
        <w:adjustRightInd w:val="0"/>
        <w:snapToGrid w:val="0"/>
        <w:spacing w:line="400" w:lineRule="exact"/>
        <w:rPr>
          <w:rFonts w:ascii="Times New Roman"/>
          <w:sz w:val="22"/>
          <w:szCs w:val="22"/>
        </w:rPr>
      </w:pPr>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850"/>
        <w:gridCol w:w="3969"/>
        <w:gridCol w:w="1843"/>
        <w:gridCol w:w="1842"/>
      </w:tblGrid>
      <w:tr w:rsidR="002425D3" w:rsidRPr="00413874" w14:paraId="35BE3B61" w14:textId="77777777" w:rsidTr="00123038">
        <w:trPr>
          <w:trHeight w:val="20"/>
        </w:trPr>
        <w:tc>
          <w:tcPr>
            <w:tcW w:w="4819" w:type="dxa"/>
            <w:gridSpan w:val="2"/>
            <w:shd w:val="clear" w:color="auto" w:fill="E6E6E6"/>
          </w:tcPr>
          <w:p w14:paraId="717DA107" w14:textId="77777777" w:rsidR="002425D3" w:rsidRPr="00413874" w:rsidRDefault="002425D3" w:rsidP="00E2273C">
            <w:pPr>
              <w:adjustRightInd w:val="0"/>
              <w:snapToGrid w:val="0"/>
              <w:jc w:val="center"/>
              <w:rPr>
                <w:rFonts w:ascii="Times New Roman"/>
                <w:b/>
                <w:sz w:val="22"/>
                <w:szCs w:val="22"/>
              </w:rPr>
            </w:pPr>
            <w:r w:rsidRPr="00413874">
              <w:rPr>
                <w:rFonts w:ascii="Times New Roman"/>
                <w:b/>
                <w:sz w:val="22"/>
                <w:szCs w:val="22"/>
              </w:rPr>
              <w:t>대주명</w:t>
            </w:r>
          </w:p>
        </w:tc>
        <w:tc>
          <w:tcPr>
            <w:tcW w:w="1843" w:type="dxa"/>
            <w:shd w:val="clear" w:color="auto" w:fill="E6E6E6"/>
          </w:tcPr>
          <w:p w14:paraId="7B9774B0" w14:textId="4E6B7DE5"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대출이자율</w:t>
            </w:r>
          </w:p>
        </w:tc>
        <w:tc>
          <w:tcPr>
            <w:tcW w:w="1842" w:type="dxa"/>
            <w:shd w:val="clear" w:color="auto" w:fill="E6E6E6"/>
          </w:tcPr>
          <w:p w14:paraId="7C647A8C" w14:textId="262037DC"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비고</w:t>
            </w:r>
          </w:p>
        </w:tc>
      </w:tr>
      <w:tr w:rsidR="009D7B7B" w:rsidRPr="00413874" w14:paraId="5BBA901F" w14:textId="77777777" w:rsidTr="001E61DB">
        <w:trPr>
          <w:trHeight w:val="1368"/>
        </w:trPr>
        <w:tc>
          <w:tcPr>
            <w:tcW w:w="850" w:type="dxa"/>
            <w:vMerge w:val="restart"/>
            <w:vAlign w:val="center"/>
          </w:tcPr>
          <w:p w14:paraId="5DF8CF14" w14:textId="77777777" w:rsidR="009D7B7B" w:rsidRPr="00413874" w:rsidRDefault="009D7B7B" w:rsidP="002425D3">
            <w:pPr>
              <w:adjustRightInd w:val="0"/>
              <w:snapToGrid w:val="0"/>
              <w:spacing w:line="400" w:lineRule="exact"/>
              <w:jc w:val="center"/>
              <w:rPr>
                <w:rFonts w:ascii="Times New Roman"/>
                <w:bCs/>
                <w:sz w:val="22"/>
                <w:szCs w:val="22"/>
              </w:rPr>
            </w:pPr>
            <w:r w:rsidRPr="00413874">
              <w:rPr>
                <w:rFonts w:ascii="Times New Roman" w:hint="eastAsia"/>
                <w:bCs/>
                <w:sz w:val="22"/>
                <w:szCs w:val="22"/>
              </w:rPr>
              <w:t xml:space="preserve">Tranche A </w:t>
            </w:r>
            <w:r w:rsidRPr="00413874">
              <w:rPr>
                <w:rFonts w:ascii="Times New Roman" w:hint="eastAsia"/>
                <w:bCs/>
                <w:sz w:val="22"/>
                <w:szCs w:val="22"/>
              </w:rPr>
              <w:t>대주</w:t>
            </w:r>
          </w:p>
        </w:tc>
        <w:tc>
          <w:tcPr>
            <w:tcW w:w="3969" w:type="dxa"/>
            <w:vAlign w:val="center"/>
          </w:tcPr>
          <w:p w14:paraId="22B86DE2" w14:textId="575277E4" w:rsidR="009D7B7B" w:rsidRPr="002425D3"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Tranche A</w:t>
            </w:r>
            <w:r w:rsidRPr="00413874">
              <w:rPr>
                <w:rFonts w:ascii="Times New Roman" w:hint="eastAsia"/>
                <w:bCs/>
                <w:sz w:val="22"/>
                <w:szCs w:val="22"/>
              </w:rPr>
              <w:t>-1</w:t>
            </w:r>
            <w:r w:rsidRPr="00413874">
              <w:rPr>
                <w:rFonts w:ascii="Times New Roman"/>
                <w:bCs/>
                <w:sz w:val="22"/>
                <w:szCs w:val="22"/>
              </w:rPr>
              <w:t xml:space="preserve"> </w:t>
            </w:r>
            <w:r w:rsidRPr="00413874">
              <w:rPr>
                <w:rFonts w:ascii="Times New Roman"/>
                <w:bCs/>
                <w:sz w:val="22"/>
                <w:szCs w:val="22"/>
              </w:rPr>
              <w:t>대주</w:t>
            </w:r>
          </w:p>
        </w:tc>
        <w:tc>
          <w:tcPr>
            <w:tcW w:w="1843" w:type="dxa"/>
            <w:vAlign w:val="center"/>
          </w:tcPr>
          <w:p w14:paraId="2796B445" w14:textId="77777777" w:rsidR="009D7B7B" w:rsidRDefault="009D7B7B" w:rsidP="009D7B7B">
            <w:pPr>
              <w:adjustRightInd w:val="0"/>
              <w:snapToGrid w:val="0"/>
              <w:spacing w:line="400" w:lineRule="exact"/>
              <w:ind w:right="220"/>
              <w:jc w:val="right"/>
              <w:rPr>
                <w:rFonts w:ascii="Times New Roman"/>
                <w:bCs/>
                <w:sz w:val="22"/>
                <w:szCs w:val="22"/>
              </w:rPr>
            </w:pPr>
          </w:p>
          <w:p w14:paraId="020ABA0F" w14:textId="31F72314"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5.00</w:t>
            </w:r>
            <w:r w:rsidRPr="00413874">
              <w:rPr>
                <w:rFonts w:ascii="Times New Roman" w:hint="eastAsia"/>
                <w:bCs/>
                <w:sz w:val="22"/>
                <w:szCs w:val="22"/>
              </w:rPr>
              <w:t>%</w:t>
            </w:r>
          </w:p>
          <w:p w14:paraId="249AAD44" w14:textId="61917974" w:rsidR="009D7B7B" w:rsidRPr="00413874" w:rsidRDefault="009D7B7B" w:rsidP="002425D3">
            <w:pPr>
              <w:adjustRightInd w:val="0"/>
              <w:snapToGrid w:val="0"/>
              <w:spacing w:line="400" w:lineRule="exact"/>
              <w:jc w:val="right"/>
              <w:rPr>
                <w:rFonts w:ascii="Times New Roman"/>
                <w:bCs/>
                <w:sz w:val="22"/>
                <w:szCs w:val="22"/>
              </w:rPr>
            </w:pPr>
          </w:p>
        </w:tc>
        <w:tc>
          <w:tcPr>
            <w:tcW w:w="1842" w:type="dxa"/>
            <w:vAlign w:val="center"/>
          </w:tcPr>
          <w:p w14:paraId="5CF5C605" w14:textId="4D4B771A"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r w:rsidR="009D7B7B" w:rsidRPr="00413874" w14:paraId="3062A71B" w14:textId="77777777" w:rsidTr="008C682E">
        <w:trPr>
          <w:trHeight w:val="1600"/>
        </w:trPr>
        <w:tc>
          <w:tcPr>
            <w:tcW w:w="850" w:type="dxa"/>
            <w:vMerge/>
          </w:tcPr>
          <w:p w14:paraId="32638712" w14:textId="77777777" w:rsidR="009D7B7B" w:rsidRPr="00413874" w:rsidRDefault="009D7B7B" w:rsidP="00471162">
            <w:pPr>
              <w:adjustRightInd w:val="0"/>
              <w:snapToGrid w:val="0"/>
              <w:spacing w:line="400" w:lineRule="exact"/>
              <w:jc w:val="center"/>
              <w:rPr>
                <w:rFonts w:ascii="Times New Roman"/>
                <w:bCs/>
                <w:sz w:val="22"/>
                <w:szCs w:val="22"/>
              </w:rPr>
            </w:pPr>
          </w:p>
        </w:tc>
        <w:tc>
          <w:tcPr>
            <w:tcW w:w="3969" w:type="dxa"/>
            <w:vAlign w:val="center"/>
          </w:tcPr>
          <w:p w14:paraId="06DDBBD2" w14:textId="28067FC4"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Tranche A-2</w:t>
            </w:r>
            <w:r w:rsidR="001B7320">
              <w:rPr>
                <w:rFonts w:ascii="Times New Roman" w:hint="eastAsia"/>
                <w:bCs/>
                <w:sz w:val="22"/>
                <w:szCs w:val="22"/>
              </w:rPr>
              <w:t xml:space="preserve"> </w:t>
            </w:r>
            <w:r w:rsidRPr="00413874">
              <w:rPr>
                <w:rFonts w:ascii="Times New Roman" w:hint="eastAsia"/>
                <w:bCs/>
                <w:sz w:val="22"/>
                <w:szCs w:val="22"/>
              </w:rPr>
              <w:t>대주</w:t>
            </w:r>
          </w:p>
        </w:tc>
        <w:tc>
          <w:tcPr>
            <w:tcW w:w="1843" w:type="dxa"/>
            <w:vAlign w:val="center"/>
          </w:tcPr>
          <w:p w14:paraId="053D2059" w14:textId="77777777" w:rsidR="009D7B7B" w:rsidRDefault="009D7B7B" w:rsidP="00052BC3">
            <w:pPr>
              <w:adjustRightInd w:val="0"/>
              <w:snapToGrid w:val="0"/>
              <w:spacing w:line="400" w:lineRule="exact"/>
              <w:jc w:val="right"/>
              <w:rPr>
                <w:rFonts w:ascii="Times New Roman"/>
                <w:bCs/>
                <w:sz w:val="22"/>
                <w:szCs w:val="22"/>
              </w:rPr>
            </w:pPr>
          </w:p>
          <w:p w14:paraId="18F4869D" w14:textId="1C604F62" w:rsidR="009D7B7B" w:rsidRPr="00413874" w:rsidRDefault="009D7B7B" w:rsidP="00052BC3">
            <w:pPr>
              <w:adjustRightInd w:val="0"/>
              <w:snapToGrid w:val="0"/>
              <w:spacing w:line="400" w:lineRule="exact"/>
              <w:jc w:val="right"/>
              <w:rPr>
                <w:rFonts w:ascii="Times New Roman"/>
                <w:bCs/>
                <w:sz w:val="22"/>
                <w:szCs w:val="22"/>
              </w:rPr>
            </w:pPr>
            <w:r w:rsidRPr="00413874">
              <w:rPr>
                <w:rFonts w:ascii="Times New Roman" w:hint="eastAsia"/>
                <w:bCs/>
                <w:sz w:val="22"/>
                <w:szCs w:val="22"/>
              </w:rPr>
              <w:t>기준금리</w:t>
            </w:r>
            <w:r w:rsidRPr="00413874">
              <w:rPr>
                <w:rFonts w:ascii="Times New Roman"/>
                <w:bCs/>
                <w:sz w:val="22"/>
                <w:szCs w:val="22"/>
              </w:rPr>
              <w:t>+</w:t>
            </w:r>
            <w:r>
              <w:rPr>
                <w:rFonts w:ascii="Times New Roman" w:hint="eastAsia"/>
                <w:bCs/>
                <w:sz w:val="22"/>
                <w:szCs w:val="22"/>
              </w:rPr>
              <w:t>1.43</w:t>
            </w:r>
            <w:r w:rsidRPr="00413874">
              <w:rPr>
                <w:rFonts w:ascii="Times New Roman"/>
                <w:bCs/>
                <w:sz w:val="22"/>
                <w:szCs w:val="22"/>
              </w:rPr>
              <w:t>%</w:t>
            </w:r>
          </w:p>
          <w:p w14:paraId="250F1F41" w14:textId="582A08FD" w:rsidR="009D7B7B" w:rsidRPr="00413874" w:rsidRDefault="009D7B7B" w:rsidP="001E61DB">
            <w:pPr>
              <w:adjustRightInd w:val="0"/>
              <w:snapToGrid w:val="0"/>
              <w:spacing w:line="400" w:lineRule="exact"/>
              <w:ind w:right="220"/>
              <w:jc w:val="right"/>
              <w:rPr>
                <w:rFonts w:ascii="Times New Roman"/>
                <w:bCs/>
                <w:sz w:val="22"/>
                <w:szCs w:val="22"/>
              </w:rPr>
            </w:pPr>
          </w:p>
        </w:tc>
        <w:tc>
          <w:tcPr>
            <w:tcW w:w="1842" w:type="dxa"/>
            <w:vAlign w:val="center"/>
          </w:tcPr>
          <w:p w14:paraId="502ED9B4" w14:textId="3EB9B35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변동금리</w:t>
            </w:r>
          </w:p>
        </w:tc>
      </w:tr>
      <w:tr w:rsidR="009D7B7B" w:rsidRPr="00413874" w14:paraId="7FF4D77E" w14:textId="77777777" w:rsidTr="00E63F0D">
        <w:trPr>
          <w:trHeight w:val="20"/>
        </w:trPr>
        <w:tc>
          <w:tcPr>
            <w:tcW w:w="4819" w:type="dxa"/>
            <w:gridSpan w:val="2"/>
          </w:tcPr>
          <w:p w14:paraId="4E19E290" w14:textId="53CD3B8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 xml:space="preserve">Tranche B </w:t>
            </w:r>
            <w:r w:rsidRPr="00413874">
              <w:rPr>
                <w:rFonts w:ascii="Times New Roman"/>
                <w:bCs/>
                <w:sz w:val="22"/>
                <w:szCs w:val="22"/>
              </w:rPr>
              <w:t>대주</w:t>
            </w:r>
          </w:p>
        </w:tc>
        <w:tc>
          <w:tcPr>
            <w:tcW w:w="1843" w:type="dxa"/>
            <w:vAlign w:val="center"/>
          </w:tcPr>
          <w:p w14:paraId="1ED014F2" w14:textId="0370D1B5"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6.00</w:t>
            </w:r>
            <w:r w:rsidRPr="00413874">
              <w:rPr>
                <w:rFonts w:ascii="Times New Roman" w:hint="eastAsia"/>
                <w:bCs/>
                <w:sz w:val="22"/>
                <w:szCs w:val="22"/>
              </w:rPr>
              <w:t>%</w:t>
            </w:r>
          </w:p>
        </w:tc>
        <w:tc>
          <w:tcPr>
            <w:tcW w:w="1842" w:type="dxa"/>
            <w:vAlign w:val="center"/>
          </w:tcPr>
          <w:p w14:paraId="2FC0511F" w14:textId="3D21A599" w:rsidR="009D7B7B" w:rsidRPr="00413874" w:rsidRDefault="009D7B7B" w:rsidP="00471162">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bl>
    <w:p w14:paraId="1C1816DB" w14:textId="34F4EA5E" w:rsidR="00AF79DC" w:rsidRPr="00413874" w:rsidRDefault="00AF79DC" w:rsidP="00CB779F">
      <w:pPr>
        <w:adjustRightInd w:val="0"/>
        <w:snapToGrid w:val="0"/>
        <w:spacing w:line="400" w:lineRule="atLeast"/>
        <w:rPr>
          <w:rFonts w:ascii="Times New Roman"/>
          <w:sz w:val="22"/>
          <w:szCs w:val="22"/>
        </w:rPr>
      </w:pPr>
    </w:p>
    <w:p w14:paraId="5CB5FBE9" w14:textId="134CB151" w:rsidR="00BC692A" w:rsidRPr="00413874" w:rsidRDefault="00FE56CC"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00CA6459" w:rsidRPr="00413874">
        <w:rPr>
          <w:rFonts w:ascii="Times New Roman"/>
          <w:sz w:val="22"/>
          <w:szCs w:val="22"/>
        </w:rPr>
        <w:t>각</w:t>
      </w:r>
      <w:r w:rsidR="00CA6459" w:rsidRPr="00413874">
        <w:rPr>
          <w:rFonts w:ascii="Times New Roman"/>
          <w:sz w:val="22"/>
          <w:szCs w:val="22"/>
        </w:rPr>
        <w:t xml:space="preserve"> </w:t>
      </w:r>
      <w:r w:rsidR="00CA6459" w:rsidRPr="00413874">
        <w:rPr>
          <w:rFonts w:ascii="Times New Roman"/>
          <w:sz w:val="22"/>
          <w:szCs w:val="22"/>
        </w:rPr>
        <w:t>이자기간마다</w:t>
      </w:r>
      <w:r w:rsidR="00CA6459"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대출금에</w:t>
      </w:r>
      <w:r w:rsidR="006C319B" w:rsidRPr="00413874">
        <w:rPr>
          <w:rFonts w:ascii="Times New Roman"/>
          <w:sz w:val="22"/>
          <w:szCs w:val="22"/>
        </w:rPr>
        <w:t xml:space="preserve"> </w:t>
      </w:r>
      <w:r w:rsidR="006C319B" w:rsidRPr="00413874">
        <w:rPr>
          <w:rFonts w:ascii="Times New Roman"/>
          <w:sz w:val="22"/>
          <w:szCs w:val="22"/>
        </w:rPr>
        <w:t>대해서</w:t>
      </w:r>
      <w:r w:rsidR="006C319B" w:rsidRPr="00413874">
        <w:rPr>
          <w:rFonts w:ascii="Times New Roman"/>
          <w:sz w:val="22"/>
          <w:szCs w:val="22"/>
        </w:rPr>
        <w:t xml:space="preserve">, </w:t>
      </w:r>
      <w:r w:rsidR="004A706F" w:rsidRPr="00413874">
        <w:rPr>
          <w:rFonts w:ascii="Times New Roman"/>
          <w:sz w:val="22"/>
          <w:szCs w:val="22"/>
        </w:rPr>
        <w:t>제</w:t>
      </w:r>
      <w:r w:rsidR="004A706F" w:rsidRPr="00413874">
        <w:rPr>
          <w:rFonts w:ascii="Times New Roman"/>
          <w:sz w:val="22"/>
          <w:szCs w:val="22"/>
        </w:rPr>
        <w:t>(1)</w:t>
      </w:r>
      <w:r w:rsidR="004A706F" w:rsidRPr="00413874">
        <w:rPr>
          <w:rFonts w:ascii="Times New Roman"/>
          <w:sz w:val="22"/>
          <w:szCs w:val="22"/>
        </w:rPr>
        <w:t>호의</w:t>
      </w:r>
      <w:r w:rsidR="004A706F" w:rsidRPr="00413874">
        <w:rPr>
          <w:rFonts w:ascii="Times New Roman"/>
          <w:sz w:val="22"/>
          <w:szCs w:val="22"/>
        </w:rPr>
        <w:t xml:space="preserve"> </w:t>
      </w:r>
      <w:r w:rsidR="00BD198B" w:rsidRPr="00413874">
        <w:rPr>
          <w:rFonts w:ascii="Times New Roman"/>
          <w:sz w:val="22"/>
          <w:szCs w:val="22"/>
        </w:rPr>
        <w:t>각</w:t>
      </w:r>
      <w:r w:rsidR="00BD198B" w:rsidRPr="00413874">
        <w:rPr>
          <w:rFonts w:ascii="Times New Roman"/>
          <w:sz w:val="22"/>
          <w:szCs w:val="22"/>
        </w:rPr>
        <w:t xml:space="preserve"> </w:t>
      </w:r>
      <w:r w:rsidR="000C128D" w:rsidRPr="00413874">
        <w:rPr>
          <w:rFonts w:ascii="Times New Roman"/>
          <w:sz w:val="22"/>
          <w:szCs w:val="22"/>
        </w:rPr>
        <w:t>대출이자율을</w:t>
      </w:r>
      <w:r w:rsidR="000C128D"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적용하여</w:t>
      </w:r>
      <w:r w:rsidR="00BC692A" w:rsidRPr="00413874">
        <w:rPr>
          <w:rFonts w:ascii="Times New Roman"/>
          <w:sz w:val="22"/>
          <w:szCs w:val="22"/>
        </w:rPr>
        <w:t xml:space="preserve"> </w:t>
      </w:r>
      <w:r w:rsidR="00BC692A" w:rsidRPr="00413874">
        <w:rPr>
          <w:rFonts w:ascii="Times New Roman"/>
          <w:sz w:val="22"/>
          <w:szCs w:val="22"/>
        </w:rPr>
        <w:t>계산된</w:t>
      </w:r>
      <w:r w:rsidR="00BC692A" w:rsidRPr="00413874">
        <w:rPr>
          <w:rFonts w:ascii="Times New Roman"/>
          <w:sz w:val="22"/>
          <w:szCs w:val="22"/>
        </w:rPr>
        <w:t xml:space="preserve"> </w:t>
      </w:r>
      <w:r w:rsidR="00BC692A" w:rsidRPr="00413874">
        <w:rPr>
          <w:rFonts w:ascii="Times New Roman"/>
          <w:sz w:val="22"/>
          <w:szCs w:val="22"/>
        </w:rPr>
        <w:t>이자를</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이자지급일에</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대주에게</w:t>
      </w:r>
      <w:r w:rsidR="00BC692A" w:rsidRPr="00413874">
        <w:rPr>
          <w:rFonts w:ascii="Times New Roman"/>
          <w:sz w:val="22"/>
          <w:szCs w:val="22"/>
        </w:rPr>
        <w:t xml:space="preserve"> </w:t>
      </w:r>
      <w:r w:rsidR="00F5087B" w:rsidRPr="00413874">
        <w:rPr>
          <w:rFonts w:ascii="Times New Roman"/>
          <w:sz w:val="22"/>
          <w:szCs w:val="22"/>
        </w:rPr>
        <w:t>후</w:t>
      </w:r>
      <w:r w:rsidR="001F720D" w:rsidRPr="00413874">
        <w:rPr>
          <w:rFonts w:ascii="Times New Roman"/>
          <w:sz w:val="22"/>
          <w:szCs w:val="22"/>
        </w:rPr>
        <w:t>불로</w:t>
      </w:r>
      <w:r w:rsidR="001F720D" w:rsidRPr="00413874">
        <w:rPr>
          <w:rFonts w:ascii="Times New Roman"/>
          <w:sz w:val="22"/>
          <w:szCs w:val="22"/>
        </w:rPr>
        <w:t xml:space="preserve"> </w:t>
      </w:r>
      <w:r w:rsidR="001F720D" w:rsidRPr="00413874">
        <w:rPr>
          <w:rFonts w:ascii="Times New Roman"/>
          <w:sz w:val="22"/>
          <w:szCs w:val="22"/>
        </w:rPr>
        <w:t>지</w:t>
      </w:r>
      <w:r w:rsidR="00F5087B" w:rsidRPr="00413874">
        <w:rPr>
          <w:rFonts w:ascii="Times New Roman"/>
          <w:sz w:val="22"/>
          <w:szCs w:val="22"/>
        </w:rPr>
        <w:t>급</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0483A3" w14:textId="77777777" w:rsidR="00AF07FF" w:rsidRPr="00413874" w:rsidRDefault="00AF07FF" w:rsidP="00797B55">
      <w:pPr>
        <w:adjustRightInd w:val="0"/>
        <w:snapToGrid w:val="0"/>
        <w:spacing w:line="400" w:lineRule="atLeast"/>
        <w:ind w:left="567"/>
        <w:rPr>
          <w:rFonts w:ascii="Times New Roman"/>
          <w:sz w:val="22"/>
          <w:szCs w:val="22"/>
        </w:rPr>
      </w:pPr>
    </w:p>
    <w:p w14:paraId="0D3AB5E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27" w:name="_Toc191645621"/>
      <w:bookmarkStart w:id="628" w:name="_Toc240898047"/>
      <w:bookmarkStart w:id="629" w:name="_Toc242777932"/>
      <w:r w:rsidRPr="00413874">
        <w:rPr>
          <w:rFonts w:ascii="Times New Roman" w:eastAsia="바탕" w:hAnsi="Times New Roman"/>
          <w:kern w:val="0"/>
          <w:sz w:val="22"/>
          <w:szCs w:val="22"/>
        </w:rPr>
        <w:t>이자기간</w:t>
      </w:r>
      <w:bookmarkEnd w:id="627"/>
      <w:bookmarkEnd w:id="628"/>
      <w:bookmarkEnd w:id="629"/>
    </w:p>
    <w:p w14:paraId="6FDB4EF6" w14:textId="4B712196" w:rsidR="0088004E" w:rsidRPr="00413874" w:rsidRDefault="0088004E" w:rsidP="0088004E">
      <w:pPr>
        <w:adjustRightInd w:val="0"/>
        <w:snapToGrid w:val="0"/>
        <w:spacing w:line="400" w:lineRule="atLeast"/>
        <w:rPr>
          <w:rFonts w:ascii="Times New Roman"/>
          <w:kern w:val="0"/>
          <w:sz w:val="22"/>
          <w:szCs w:val="22"/>
        </w:rPr>
      </w:pPr>
    </w:p>
    <w:p w14:paraId="6FBE86AD" w14:textId="6CEA39BF" w:rsidR="0088004E" w:rsidRPr="00413874" w:rsidRDefault="0088004E" w:rsidP="001E61DB">
      <w:pPr>
        <w:adjustRightInd w:val="0"/>
        <w:snapToGrid w:val="0"/>
        <w:spacing w:line="400" w:lineRule="atLeast"/>
        <w:rPr>
          <w:rFonts w:ascii="Times New Roman"/>
          <w:sz w:val="22"/>
          <w:szCs w:val="22"/>
        </w:rPr>
      </w:pPr>
      <w:r w:rsidRPr="00413874">
        <w:rPr>
          <w:rFonts w:ascii="Times New Roman"/>
          <w:sz w:val="22"/>
          <w:szCs w:val="22"/>
        </w:rPr>
        <w:t>대출원금에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적용되는</w:t>
      </w:r>
      <w:r w:rsidRPr="00413874">
        <w:rPr>
          <w:rFonts w:ascii="Times New Roman"/>
          <w:sz w:val="22"/>
          <w:szCs w:val="22"/>
        </w:rPr>
        <w:t xml:space="preserve"> </w:t>
      </w:r>
      <w:r w:rsidRPr="00413874">
        <w:rPr>
          <w:rFonts w:ascii="Times New Roman"/>
          <w:sz w:val="22"/>
          <w:szCs w:val="22"/>
        </w:rPr>
        <w:t>이자기간은</w:t>
      </w:r>
      <w:r w:rsidR="001B4179">
        <w:rPr>
          <w:rFonts w:ascii="Times New Roman" w:hint="eastAsia"/>
          <w:sz w:val="22"/>
          <w:szCs w:val="22"/>
        </w:rPr>
        <w:t xml:space="preserve"> </w:t>
      </w:r>
      <w:r w:rsidR="001B4179">
        <w:rPr>
          <w:rFonts w:ascii="Times New Roman" w:hint="eastAsia"/>
          <w:sz w:val="22"/>
          <w:szCs w:val="22"/>
        </w:rPr>
        <w:t>다음</w:t>
      </w:r>
      <w:r w:rsidR="001B4179">
        <w:rPr>
          <w:rFonts w:ascii="Times New Roman" w:hint="eastAsia"/>
          <w:sz w:val="22"/>
          <w:szCs w:val="22"/>
        </w:rPr>
        <w:t xml:space="preserve"> </w:t>
      </w:r>
      <w:r w:rsidR="001B4179">
        <w:rPr>
          <w:rFonts w:ascii="Times New Roman" w:hint="eastAsia"/>
          <w:sz w:val="22"/>
          <w:szCs w:val="22"/>
        </w:rPr>
        <w:t>각</w:t>
      </w:r>
      <w:r w:rsidR="001B4179">
        <w:rPr>
          <w:rFonts w:ascii="Times New Roman" w:hint="eastAsia"/>
          <w:sz w:val="22"/>
          <w:szCs w:val="22"/>
        </w:rPr>
        <w:t xml:space="preserve"> </w:t>
      </w:r>
      <w:r w:rsidR="001B4179">
        <w:rPr>
          <w:rFonts w:ascii="Times New Roman" w:hint="eastAsia"/>
          <w:sz w:val="22"/>
          <w:szCs w:val="22"/>
        </w:rPr>
        <w:t>호에</w:t>
      </w:r>
      <w:r w:rsidR="001B4179">
        <w:rPr>
          <w:rFonts w:ascii="Times New Roman" w:hint="eastAsia"/>
          <w:sz w:val="22"/>
          <w:szCs w:val="22"/>
        </w:rPr>
        <w:t xml:space="preserve"> </w:t>
      </w:r>
      <w:r w:rsidR="001B4179">
        <w:rPr>
          <w:rFonts w:ascii="Times New Roman" w:hint="eastAsia"/>
          <w:sz w:val="22"/>
          <w:szCs w:val="22"/>
        </w:rPr>
        <w:t>의한다</w:t>
      </w:r>
      <w:r w:rsidR="001B4179">
        <w:rPr>
          <w:rFonts w:ascii="Times New Roman" w:hint="eastAsia"/>
          <w:sz w:val="22"/>
          <w:szCs w:val="22"/>
        </w:rPr>
        <w:t xml:space="preserve">. </w:t>
      </w:r>
      <w:r w:rsidRPr="00413874">
        <w:rPr>
          <w:rFonts w:ascii="Times New Roman"/>
          <w:sz w:val="22"/>
          <w:szCs w:val="22"/>
        </w:rPr>
        <w:t xml:space="preserve"> </w:t>
      </w:r>
    </w:p>
    <w:p w14:paraId="7B418E89" w14:textId="77777777" w:rsidR="0088004E" w:rsidRPr="00413874" w:rsidRDefault="0088004E" w:rsidP="0088004E">
      <w:pPr>
        <w:tabs>
          <w:tab w:val="left" w:pos="400"/>
        </w:tabs>
        <w:adjustRightInd w:val="0"/>
        <w:snapToGrid w:val="0"/>
        <w:spacing w:line="400" w:lineRule="atLeast"/>
        <w:rPr>
          <w:rFonts w:ascii="Times New Roman"/>
          <w:kern w:val="0"/>
          <w:sz w:val="22"/>
          <w:szCs w:val="22"/>
        </w:rPr>
      </w:pPr>
    </w:p>
    <w:p w14:paraId="1D0608FF" w14:textId="2A567C8E" w:rsidR="0088004E" w:rsidRPr="00413874" w:rsidRDefault="001B4179"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0088004E" w:rsidRPr="00413874">
        <w:rPr>
          <w:rFonts w:ascii="Times New Roman"/>
          <w:kern w:val="0"/>
          <w:sz w:val="22"/>
          <w:szCs w:val="22"/>
        </w:rPr>
        <w:t>최초</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인출일로부터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0B93CF6B" w14:textId="769F1BC7"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최초</w:t>
      </w:r>
      <w:r>
        <w:rPr>
          <w:rFonts w:ascii="Times New Roman" w:hint="eastAsia"/>
          <w:kern w:val="0"/>
          <w:sz w:val="22"/>
          <w:szCs w:val="22"/>
        </w:rPr>
        <w:t xml:space="preserve"> </w:t>
      </w:r>
      <w:r w:rsidR="0088004E" w:rsidRPr="00413874">
        <w:rPr>
          <w:rFonts w:ascii="Times New Roman"/>
          <w:kern w:val="0"/>
          <w:sz w:val="22"/>
          <w:szCs w:val="22"/>
        </w:rPr>
        <w:t>이자기간</w:t>
      </w:r>
      <w:r w:rsidR="0088004E" w:rsidRPr="00413874">
        <w:rPr>
          <w:rFonts w:ascii="Times New Roman"/>
          <w:kern w:val="0"/>
          <w:sz w:val="22"/>
          <w:szCs w:val="22"/>
        </w:rPr>
        <w:t xml:space="preserve"> </w:t>
      </w:r>
      <w:r w:rsidR="0088004E" w:rsidRPr="00413874">
        <w:rPr>
          <w:rFonts w:ascii="Times New Roman"/>
          <w:kern w:val="0"/>
          <w:sz w:val="22"/>
          <w:szCs w:val="22"/>
        </w:rPr>
        <w:t>이후</w:t>
      </w:r>
      <w:r w:rsidR="0088004E" w:rsidRPr="00413874">
        <w:rPr>
          <w:rFonts w:ascii="Times New Roman"/>
          <w:kern w:val="0"/>
          <w:sz w:val="22"/>
          <w:szCs w:val="22"/>
        </w:rPr>
        <w:t xml:space="preserve"> </w:t>
      </w:r>
      <w:r w:rsidR="0088004E" w:rsidRPr="00413874">
        <w:rPr>
          <w:rFonts w:ascii="Times New Roman"/>
          <w:kern w:val="0"/>
          <w:sz w:val="22"/>
          <w:szCs w:val="22"/>
        </w:rPr>
        <w:t>각</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4088F8DD" w14:textId="50F9A46B"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대출금의</w:t>
      </w:r>
      <w:r>
        <w:rPr>
          <w:rFonts w:ascii="Times New Roman" w:hint="eastAsia"/>
          <w:kern w:val="0"/>
          <w:sz w:val="22"/>
          <w:szCs w:val="22"/>
        </w:rPr>
        <w:t xml:space="preserve"> </w:t>
      </w:r>
      <w:r w:rsidR="0088004E" w:rsidRPr="00413874">
        <w:rPr>
          <w:rFonts w:ascii="Times New Roman"/>
          <w:kern w:val="0"/>
          <w:sz w:val="22"/>
          <w:szCs w:val="22"/>
        </w:rPr>
        <w:t>마지막</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sidR="0088004E" w:rsidRPr="00413874">
        <w:rPr>
          <w:rFonts w:ascii="Times New Roman"/>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말일로부터</w:t>
      </w:r>
      <w:r w:rsidR="0088004E" w:rsidRPr="00413874">
        <w:rPr>
          <w:rFonts w:ascii="Times New Roman"/>
          <w:kern w:val="0"/>
          <w:sz w:val="22"/>
          <w:szCs w:val="22"/>
        </w:rPr>
        <w:t xml:space="preserve"> </w:t>
      </w:r>
      <w:r w:rsidR="0088004E" w:rsidRPr="00413874">
        <w:rPr>
          <w:rFonts w:ascii="Times New Roman"/>
          <w:kern w:val="0"/>
          <w:sz w:val="22"/>
          <w:szCs w:val="22"/>
        </w:rPr>
        <w:t>대출만기일까지로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0D40907B" w14:textId="00A7926E" w:rsidR="00840324" w:rsidRPr="00413874" w:rsidRDefault="00840324" w:rsidP="00840324">
      <w:pPr>
        <w:numPr>
          <w:ilvl w:val="3"/>
          <w:numId w:val="68"/>
        </w:numPr>
        <w:adjustRightInd w:val="0"/>
        <w:snapToGrid w:val="0"/>
        <w:spacing w:line="400" w:lineRule="atLeast"/>
        <w:rPr>
          <w:ins w:id="630" w:author="안 용현(Yonghyeon,Ahn)" w:date="2026-10-13T10:20:00Z" w16du:dateUtc="2026-10-13T01:20:00Z"/>
          <w:rFonts w:ascii="Times New Roman"/>
          <w:kern w:val="0"/>
          <w:sz w:val="22"/>
          <w:szCs w:val="22"/>
        </w:rPr>
      </w:pPr>
      <w:commentRangeStart w:id="631"/>
      <w:commentRangeStart w:id="632"/>
      <w:ins w:id="633" w:author="안 용현(Yonghyeon,Ahn)" w:date="2026-10-13T10:20:00Z" w16du:dateUtc="2026-10-13T01:20:00Z">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이자기간은</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말일의</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종료하되</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계산은</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각</w:t>
        </w:r>
        <w:r>
          <w:rPr>
            <w:rFonts w:ascii="Times New Roman" w:hint="eastAsia"/>
            <w:kern w:val="0"/>
            <w:sz w:val="22"/>
            <w:szCs w:val="22"/>
          </w:rPr>
          <w:t>호</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따르기로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commentRangeEnd w:id="631"/>
        <w:r w:rsidRPr="00413874">
          <w:rPr>
            <w:rStyle w:val="afe"/>
            <w:rFonts w:ascii="Times New Roman"/>
            <w:kern w:val="0"/>
            <w:sz w:val="22"/>
            <w:szCs w:val="22"/>
          </w:rPr>
          <w:commentReference w:id="631"/>
        </w:r>
      </w:ins>
      <w:commentRangeEnd w:id="632"/>
      <w:r w:rsidRPr="00413874">
        <w:rPr>
          <w:rStyle w:val="afe"/>
          <w:rFonts w:ascii="Times New Roman"/>
          <w:kern w:val="0"/>
          <w:sz w:val="22"/>
          <w:szCs w:val="22"/>
        </w:rPr>
        <w:commentReference w:id="632"/>
      </w:r>
    </w:p>
    <w:p w14:paraId="61C00A94" w14:textId="00F369FF" w:rsidR="0088004E" w:rsidRPr="00840324" w:rsidRDefault="0088004E" w:rsidP="00840324">
      <w:pPr>
        <w:adjustRightInd w:val="0"/>
        <w:snapToGrid w:val="0"/>
        <w:spacing w:line="400" w:lineRule="atLeast"/>
        <w:ind w:left="1134"/>
        <w:rPr>
          <w:rFonts w:ascii="Times New Roman" w:hint="eastAsia"/>
          <w:kern w:val="0"/>
          <w:sz w:val="22"/>
          <w:szCs w:val="22"/>
        </w:rPr>
      </w:pPr>
    </w:p>
    <w:p w14:paraId="0D7B90EC" w14:textId="77777777" w:rsidR="00C52664" w:rsidRPr="00413874" w:rsidRDefault="00C52664" w:rsidP="00797B55">
      <w:pPr>
        <w:tabs>
          <w:tab w:val="left" w:pos="400"/>
        </w:tabs>
        <w:adjustRightInd w:val="0"/>
        <w:snapToGrid w:val="0"/>
        <w:spacing w:line="400" w:lineRule="atLeast"/>
        <w:rPr>
          <w:rFonts w:ascii="Times New Roman"/>
          <w:kern w:val="0"/>
          <w:sz w:val="22"/>
          <w:szCs w:val="22"/>
        </w:rPr>
      </w:pPr>
    </w:p>
    <w:p w14:paraId="58735838" w14:textId="77777777" w:rsidR="00541185" w:rsidRPr="00413874" w:rsidRDefault="00541185"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34" w:name="_Toc191645622"/>
      <w:bookmarkStart w:id="635" w:name="_Toc240898048"/>
      <w:bookmarkStart w:id="636" w:name="_Toc242777933"/>
      <w:r w:rsidRPr="00413874">
        <w:rPr>
          <w:rFonts w:ascii="Times New Roman" w:eastAsia="바탕" w:hAnsi="Times New Roman"/>
          <w:kern w:val="0"/>
          <w:sz w:val="22"/>
          <w:szCs w:val="22"/>
        </w:rPr>
        <w:t>연체이자</w:t>
      </w:r>
      <w:bookmarkEnd w:id="634"/>
      <w:bookmarkEnd w:id="635"/>
      <w:bookmarkEnd w:id="636"/>
    </w:p>
    <w:p w14:paraId="5C0C35CF"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5B791B64" w14:textId="7D61CE50" w:rsidR="00541185" w:rsidRPr="00413874" w:rsidRDefault="00541185"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소정의</w:t>
      </w:r>
      <w:r w:rsidRPr="00413874">
        <w:rPr>
          <w:rFonts w:ascii="Times New Roman"/>
          <w:kern w:val="0"/>
          <w:sz w:val="22"/>
          <w:szCs w:val="22"/>
        </w:rPr>
        <w:t xml:space="preserve"> </w:t>
      </w:r>
      <w:r w:rsidRPr="00413874">
        <w:rPr>
          <w:rFonts w:ascii="Times New Roman"/>
          <w:kern w:val="0"/>
          <w:sz w:val="22"/>
          <w:szCs w:val="22"/>
        </w:rPr>
        <w:t>지급기일이</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413874">
        <w:rPr>
          <w:rFonts w:ascii="Times New Roman"/>
          <w:kern w:val="0"/>
          <w:sz w:val="22"/>
          <w:szCs w:val="22"/>
        </w:rPr>
        <w:t>원금</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의무의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상환하거나</w:t>
      </w:r>
      <w:r w:rsidRPr="00413874">
        <w:rPr>
          <w:rFonts w:ascii="Times New Roman"/>
          <w:kern w:val="0"/>
          <w:sz w:val="22"/>
          <w:szCs w:val="22"/>
        </w:rPr>
        <w:t xml:space="preserve"> </w:t>
      </w:r>
      <w:r w:rsidRPr="00413874">
        <w:rPr>
          <w:rFonts w:ascii="Times New Roman"/>
          <w:kern w:val="0"/>
          <w:sz w:val="22"/>
          <w:szCs w:val="22"/>
        </w:rPr>
        <w:t>지급하지</w:t>
      </w:r>
      <w:r w:rsidRPr="00413874">
        <w:rPr>
          <w:rFonts w:ascii="Times New Roman"/>
          <w:kern w:val="0"/>
          <w:sz w:val="22"/>
          <w:szCs w:val="22"/>
        </w:rPr>
        <w:t xml:space="preserve"> </w:t>
      </w:r>
      <w:r w:rsidRPr="00413874">
        <w:rPr>
          <w:rFonts w:ascii="Times New Roman"/>
          <w:kern w:val="0"/>
          <w:sz w:val="22"/>
          <w:szCs w:val="22"/>
        </w:rPr>
        <w:t>못하는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00284249" w:rsidRPr="00284249">
        <w:rPr>
          <w:rFonts w:ascii="Times New Roman"/>
          <w:kern w:val="0"/>
          <w:sz w:val="22"/>
          <w:szCs w:val="22"/>
        </w:rPr>
        <w:t>해당</w:t>
      </w:r>
      <w:r w:rsidR="00284249" w:rsidRPr="00284249">
        <w:rPr>
          <w:rFonts w:ascii="Times New Roman"/>
          <w:kern w:val="0"/>
          <w:sz w:val="22"/>
          <w:szCs w:val="22"/>
        </w:rPr>
        <w:t xml:space="preserve"> </w:t>
      </w:r>
      <w:r w:rsidR="00284249" w:rsidRPr="00284249">
        <w:rPr>
          <w:rFonts w:ascii="Times New Roman"/>
          <w:kern w:val="0"/>
          <w:sz w:val="22"/>
          <w:szCs w:val="22"/>
        </w:rPr>
        <w:t>대주에게</w:t>
      </w:r>
      <w:r w:rsidR="00284249" w:rsidRPr="00284249">
        <w:rPr>
          <w:rFonts w:ascii="Times New Roman"/>
          <w:kern w:val="0"/>
          <w:sz w:val="22"/>
          <w:szCs w:val="22"/>
        </w:rPr>
        <w:t xml:space="preserve"> </w:t>
      </w:r>
      <w:r w:rsidR="00284249" w:rsidRPr="00284249">
        <w:rPr>
          <w:rFonts w:ascii="Times New Roman"/>
          <w:kern w:val="0"/>
          <w:sz w:val="22"/>
          <w:szCs w:val="22"/>
        </w:rPr>
        <w:t>적용되는</w:t>
      </w:r>
      <w:r w:rsidR="00284249" w:rsidRPr="00284249">
        <w:rPr>
          <w:rFonts w:ascii="Times New Roman"/>
          <w:kern w:val="0"/>
          <w:sz w:val="22"/>
          <w:szCs w:val="22"/>
        </w:rPr>
        <w:t xml:space="preserve"> </w:t>
      </w:r>
      <w:r w:rsidR="00240AD6" w:rsidRPr="00413874">
        <w:rPr>
          <w:rFonts w:ascii="Times New Roman"/>
          <w:kern w:val="0"/>
          <w:sz w:val="22"/>
          <w:szCs w:val="22"/>
        </w:rPr>
        <w:t>제</w:t>
      </w:r>
      <w:r w:rsidR="00240AD6" w:rsidRPr="00413874">
        <w:rPr>
          <w:rFonts w:ascii="Times New Roman"/>
          <w:kern w:val="0"/>
          <w:sz w:val="22"/>
          <w:szCs w:val="22"/>
        </w:rPr>
        <w:t>1</w:t>
      </w:r>
      <w:r w:rsidR="00240AD6" w:rsidRPr="00413874">
        <w:rPr>
          <w:rFonts w:ascii="Times New Roman"/>
          <w:kern w:val="0"/>
          <w:sz w:val="22"/>
          <w:szCs w:val="22"/>
        </w:rPr>
        <w:t>항</w:t>
      </w:r>
      <w:r w:rsidR="00AF1E94" w:rsidRPr="00413874">
        <w:rPr>
          <w:rFonts w:ascii="Times New Roman"/>
          <w:kern w:val="0"/>
          <w:sz w:val="22"/>
          <w:szCs w:val="22"/>
        </w:rPr>
        <w:t>의</w:t>
      </w:r>
      <w:r w:rsidR="00AF1E94" w:rsidRPr="00413874">
        <w:rPr>
          <w:rFonts w:ascii="Times New Roman"/>
          <w:kern w:val="0"/>
          <w:sz w:val="22"/>
          <w:szCs w:val="22"/>
        </w:rPr>
        <w:t xml:space="preserve"> </w:t>
      </w:r>
      <w:r w:rsidR="00240AD6" w:rsidRPr="00413874">
        <w:rPr>
          <w:rFonts w:ascii="Times New Roman"/>
          <w:kern w:val="0"/>
          <w:sz w:val="22"/>
          <w:szCs w:val="22"/>
        </w:rPr>
        <w:t>이자율에</w:t>
      </w:r>
      <w:r w:rsidR="00240AD6" w:rsidRPr="00413874">
        <w:rPr>
          <w:rFonts w:ascii="Times New Roman"/>
          <w:kern w:val="0"/>
          <w:sz w:val="22"/>
          <w:szCs w:val="22"/>
        </w:rPr>
        <w:t xml:space="preserve"> </w:t>
      </w:r>
      <w:r w:rsidR="00240AD6" w:rsidRPr="00413874">
        <w:rPr>
          <w:rFonts w:ascii="Times New Roman"/>
          <w:kern w:val="0"/>
          <w:sz w:val="22"/>
          <w:szCs w:val="22"/>
        </w:rPr>
        <w:t>연</w:t>
      </w:r>
      <w:r w:rsidR="00240AD6" w:rsidRPr="00413874">
        <w:rPr>
          <w:rFonts w:ascii="Times New Roman"/>
          <w:kern w:val="0"/>
          <w:sz w:val="22"/>
          <w:szCs w:val="22"/>
        </w:rPr>
        <w:t xml:space="preserve"> </w:t>
      </w:r>
      <w:r w:rsidR="008B0199" w:rsidRPr="00413874">
        <w:rPr>
          <w:rFonts w:ascii="Times New Roman"/>
          <w:kern w:val="0"/>
          <w:sz w:val="22"/>
          <w:szCs w:val="22"/>
        </w:rPr>
        <w:t>삼</w:t>
      </w:r>
      <w:r w:rsidR="008B0199" w:rsidRPr="00413874">
        <w:rPr>
          <w:rFonts w:ascii="Times New Roman"/>
          <w:kern w:val="0"/>
          <w:sz w:val="22"/>
          <w:szCs w:val="22"/>
        </w:rPr>
        <w:t>(3)%</w:t>
      </w:r>
      <w:r w:rsidR="00240AD6" w:rsidRPr="00413874">
        <w:rPr>
          <w:rFonts w:ascii="Times New Roman"/>
          <w:kern w:val="0"/>
          <w:sz w:val="22"/>
          <w:szCs w:val="22"/>
        </w:rPr>
        <w:t>를</w:t>
      </w:r>
      <w:r w:rsidR="00240AD6" w:rsidRPr="00413874">
        <w:rPr>
          <w:rFonts w:ascii="Times New Roman"/>
          <w:kern w:val="0"/>
          <w:sz w:val="22"/>
          <w:szCs w:val="22"/>
        </w:rPr>
        <w:t xml:space="preserve"> </w:t>
      </w:r>
      <w:r w:rsidR="00240AD6" w:rsidRPr="00413874">
        <w:rPr>
          <w:rFonts w:ascii="Times New Roman"/>
          <w:kern w:val="0"/>
          <w:sz w:val="22"/>
          <w:szCs w:val="22"/>
        </w:rPr>
        <w:t>가산하여</w:t>
      </w:r>
      <w:r w:rsidR="00240AD6" w:rsidRPr="00413874">
        <w:rPr>
          <w:rFonts w:ascii="Times New Roman"/>
          <w:kern w:val="0"/>
          <w:sz w:val="22"/>
          <w:szCs w:val="22"/>
        </w:rPr>
        <w:t xml:space="preserve"> </w:t>
      </w:r>
      <w:r w:rsidR="00240AD6" w:rsidRPr="00413874">
        <w:rPr>
          <w:rFonts w:ascii="Times New Roman"/>
          <w:kern w:val="0"/>
          <w:sz w:val="22"/>
          <w:szCs w:val="22"/>
        </w:rPr>
        <w:t>계산한</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지급하여야</w:t>
      </w:r>
      <w:r w:rsidRPr="00413874">
        <w:rPr>
          <w:rFonts w:ascii="Times New Roman"/>
          <w:kern w:val="0"/>
          <w:sz w:val="22"/>
          <w:szCs w:val="22"/>
        </w:rPr>
        <w:t xml:space="preserve"> </w:t>
      </w:r>
      <w:r w:rsidRPr="00413874">
        <w:rPr>
          <w:rFonts w:ascii="Times New Roman"/>
          <w:kern w:val="0"/>
          <w:sz w:val="22"/>
          <w:szCs w:val="22"/>
        </w:rPr>
        <w:t>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연체이자</w:t>
      </w:r>
      <w:r w:rsidR="00910FF3" w:rsidRPr="00413874">
        <w:rPr>
          <w:rFonts w:ascii="Times New Roman"/>
          <w:kern w:val="0"/>
          <w:sz w:val="22"/>
          <w:szCs w:val="22"/>
        </w:rPr>
        <w:t xml:space="preserve"> </w:t>
      </w:r>
      <w:r w:rsidR="001F2DAB" w:rsidRPr="00413874">
        <w:rPr>
          <w:rFonts w:ascii="Times New Roman"/>
          <w:kern w:val="0"/>
          <w:sz w:val="22"/>
          <w:szCs w:val="22"/>
        </w:rPr>
        <w:t>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연체이자는</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7040A6" w:rsidRPr="00413874">
        <w:rPr>
          <w:rFonts w:ascii="Times New Roman"/>
          <w:kern w:val="0"/>
          <w:sz w:val="22"/>
          <w:szCs w:val="22"/>
        </w:rPr>
        <w:t>(</w:t>
      </w:r>
      <w:r w:rsidR="007040A6" w:rsidRPr="00413874">
        <w:rPr>
          <w:rFonts w:ascii="Times New Roman"/>
          <w:kern w:val="0"/>
          <w:sz w:val="22"/>
          <w:szCs w:val="22"/>
        </w:rPr>
        <w:t>다만</w:t>
      </w:r>
      <w:r w:rsidR="007040A6" w:rsidRPr="00413874">
        <w:rPr>
          <w:rFonts w:ascii="Times New Roman"/>
          <w:kern w:val="0"/>
          <w:sz w:val="22"/>
          <w:szCs w:val="22"/>
        </w:rPr>
        <w:t xml:space="preserve"> </w:t>
      </w:r>
      <w:r w:rsidR="007040A6" w:rsidRPr="00413874">
        <w:rPr>
          <w:rFonts w:ascii="Times New Roman"/>
          <w:kern w:val="0"/>
          <w:sz w:val="22"/>
          <w:szCs w:val="22"/>
        </w:rPr>
        <w:t>윤년인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366</w:t>
      </w:r>
      <w:r w:rsidR="007040A6" w:rsidRPr="00413874">
        <w:rPr>
          <w:rFonts w:ascii="Times New Roman"/>
          <w:kern w:val="0"/>
          <w:sz w:val="22"/>
          <w:szCs w:val="22"/>
        </w:rPr>
        <w:t>일</w:t>
      </w:r>
      <w:r w:rsidR="007040A6"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동안</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경과된</w:t>
      </w:r>
      <w:r w:rsidRPr="00413874">
        <w:rPr>
          <w:rFonts w:ascii="Times New Roman"/>
          <w:kern w:val="0"/>
          <w:sz w:val="22"/>
          <w:szCs w:val="22"/>
        </w:rPr>
        <w:t xml:space="preserve"> </w:t>
      </w:r>
      <w:r w:rsidRPr="00413874">
        <w:rPr>
          <w:rFonts w:ascii="Times New Roman"/>
          <w:kern w:val="0"/>
          <w:sz w:val="22"/>
          <w:szCs w:val="22"/>
        </w:rPr>
        <w:t>일수</w:t>
      </w:r>
      <w:r w:rsidRPr="00413874">
        <w:rPr>
          <w:rFonts w:ascii="Times New Roman"/>
          <w:kern w:val="0"/>
          <w:sz w:val="22"/>
          <w:szCs w:val="22"/>
        </w:rPr>
        <w:t>(</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산입하나</w:t>
      </w:r>
      <w:r w:rsidRPr="00413874">
        <w:rPr>
          <w:rFonts w:ascii="Times New Roman"/>
          <w:kern w:val="0"/>
          <w:sz w:val="22"/>
          <w:szCs w:val="22"/>
        </w:rPr>
        <w:t xml:space="preserve"> </w:t>
      </w:r>
      <w:r w:rsidRPr="00413874">
        <w:rPr>
          <w:rFonts w:ascii="Times New Roman"/>
          <w:kern w:val="0"/>
          <w:sz w:val="22"/>
          <w:szCs w:val="22"/>
        </w:rPr>
        <w:lastRenderedPageBreak/>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의함</w:t>
      </w:r>
      <w:r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기초로</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p>
    <w:p w14:paraId="501CB952"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78FE718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37" w:name="_Toc191645623"/>
      <w:bookmarkStart w:id="638" w:name="_Toc240898049"/>
      <w:bookmarkStart w:id="639" w:name="_Toc242777934"/>
      <w:r w:rsidRPr="00413874">
        <w:rPr>
          <w:rFonts w:ascii="Times New Roman" w:eastAsia="바탕" w:hAnsi="Times New Roman"/>
          <w:kern w:val="0"/>
          <w:sz w:val="22"/>
          <w:szCs w:val="22"/>
        </w:rPr>
        <w:t>이자지급일</w:t>
      </w:r>
      <w:bookmarkEnd w:id="637"/>
      <w:bookmarkEnd w:id="638"/>
      <w:bookmarkEnd w:id="639"/>
    </w:p>
    <w:p w14:paraId="54553F39"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656753FB" w14:textId="77777777" w:rsidR="00F5087B"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이자지급일은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이자지급일이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지급은</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직후에</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최초</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80DC210"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52DABFA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40" w:name="_Toc191645624"/>
      <w:bookmarkStart w:id="641" w:name="_Toc240898050"/>
      <w:bookmarkStart w:id="642" w:name="_Toc242777935"/>
      <w:r w:rsidRPr="00413874">
        <w:rPr>
          <w:rFonts w:ascii="Times New Roman" w:eastAsia="바탕" w:hAnsi="Times New Roman"/>
          <w:kern w:val="0"/>
          <w:sz w:val="22"/>
          <w:szCs w:val="22"/>
        </w:rPr>
        <w:t>이자의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계산</w:t>
      </w:r>
      <w:bookmarkEnd w:id="640"/>
      <w:bookmarkEnd w:id="641"/>
      <w:bookmarkEnd w:id="642"/>
    </w:p>
    <w:p w14:paraId="2CF702F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1B3AB340" w14:textId="77777777" w:rsidR="00FE56CC"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이자는</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날수에도</w:t>
      </w:r>
      <w:r w:rsidRPr="00413874">
        <w:rPr>
          <w:rFonts w:ascii="Times New Roman"/>
          <w:kern w:val="0"/>
          <w:sz w:val="22"/>
          <w:szCs w:val="22"/>
        </w:rPr>
        <w:t xml:space="preserve"> </w:t>
      </w:r>
      <w:r w:rsidRPr="00413874">
        <w:rPr>
          <w:rFonts w:ascii="Times New Roman"/>
          <w:kern w:val="0"/>
          <w:sz w:val="22"/>
          <w:szCs w:val="22"/>
        </w:rPr>
        <w:t>불구하고</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C5485C" w:rsidRPr="00413874">
        <w:rPr>
          <w:rFonts w:ascii="Times New Roman"/>
          <w:kern w:val="0"/>
          <w:sz w:val="22"/>
          <w:szCs w:val="22"/>
        </w:rPr>
        <w:t>(</w:t>
      </w:r>
      <w:r w:rsidR="00C5485C" w:rsidRPr="00413874">
        <w:rPr>
          <w:rFonts w:ascii="Times New Roman"/>
          <w:kern w:val="0"/>
          <w:sz w:val="22"/>
          <w:szCs w:val="22"/>
        </w:rPr>
        <w:t>다만</w:t>
      </w:r>
      <w:r w:rsidR="00C5485C" w:rsidRPr="00413874">
        <w:rPr>
          <w:rFonts w:ascii="Times New Roman"/>
          <w:kern w:val="0"/>
          <w:sz w:val="22"/>
          <w:szCs w:val="22"/>
        </w:rPr>
        <w:t xml:space="preserve"> </w:t>
      </w:r>
      <w:r w:rsidR="00C5485C" w:rsidRPr="00413874">
        <w:rPr>
          <w:rFonts w:ascii="Times New Roman"/>
          <w:kern w:val="0"/>
          <w:sz w:val="22"/>
          <w:szCs w:val="22"/>
        </w:rPr>
        <w:t>윤년</w:t>
      </w:r>
      <w:r w:rsidR="007040A6" w:rsidRPr="00413874">
        <w:rPr>
          <w:rFonts w:ascii="Times New Roman"/>
          <w:kern w:val="0"/>
          <w:sz w:val="22"/>
          <w:szCs w:val="22"/>
        </w:rPr>
        <w:t>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w:t>
      </w:r>
      <w:r w:rsidR="00C5485C" w:rsidRPr="00413874">
        <w:rPr>
          <w:rFonts w:ascii="Times New Roman"/>
          <w:kern w:val="0"/>
          <w:sz w:val="22"/>
          <w:szCs w:val="22"/>
        </w:rPr>
        <w:t>366</w:t>
      </w:r>
      <w:r w:rsidR="00C5485C" w:rsidRPr="00413874">
        <w:rPr>
          <w:rFonts w:ascii="Times New Roman"/>
          <w:kern w:val="0"/>
          <w:sz w:val="22"/>
          <w:szCs w:val="22"/>
        </w:rPr>
        <w:t>일</w:t>
      </w:r>
      <w:r w:rsidR="00C5485C"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보고</w:t>
      </w:r>
      <w:r w:rsidRPr="00413874">
        <w:rPr>
          <w:rFonts w:ascii="Times New Roman"/>
          <w:kern w:val="0"/>
          <w:sz w:val="22"/>
          <w:szCs w:val="22"/>
        </w:rPr>
        <w:t xml:space="preserve"> </w:t>
      </w:r>
      <w:r w:rsidRPr="00413874">
        <w:rPr>
          <w:rFonts w:ascii="Times New Roman"/>
          <w:kern w:val="0"/>
          <w:sz w:val="22"/>
          <w:szCs w:val="22"/>
        </w:rPr>
        <w:t>실제경과일수로</w:t>
      </w:r>
      <w:r w:rsidRPr="00413874">
        <w:rPr>
          <w:rFonts w:ascii="Times New Roman"/>
          <w:kern w:val="0"/>
          <w:sz w:val="22"/>
          <w:szCs w:val="22"/>
        </w:rPr>
        <w:t xml:space="preserve"> </w:t>
      </w:r>
      <w:r w:rsidRPr="00413874">
        <w:rPr>
          <w:rFonts w:ascii="Times New Roman"/>
          <w:kern w:val="0"/>
          <w:sz w:val="22"/>
          <w:szCs w:val="22"/>
        </w:rPr>
        <w:t>일할하여</w:t>
      </w:r>
      <w:r w:rsidRPr="00413874">
        <w:rPr>
          <w:rFonts w:ascii="Times New Roman"/>
          <w:kern w:val="0"/>
          <w:sz w:val="22"/>
          <w:szCs w:val="22"/>
        </w:rPr>
        <w:t xml:space="preserve"> </w:t>
      </w:r>
      <w:r w:rsidRPr="00413874">
        <w:rPr>
          <w:rFonts w:ascii="Times New Roman"/>
          <w:kern w:val="0"/>
          <w:sz w:val="22"/>
          <w:szCs w:val="22"/>
        </w:rPr>
        <w:t>계산한다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이자금액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경과일수는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r w:rsidR="001F2DAB" w:rsidRPr="00413874">
        <w:rPr>
          <w:rFonts w:ascii="Times New Roman"/>
          <w:kern w:val="0"/>
          <w:sz w:val="22"/>
          <w:szCs w:val="22"/>
        </w:rPr>
        <w:t xml:space="preserve"> </w:t>
      </w:r>
    </w:p>
    <w:p w14:paraId="221C36AA" w14:textId="44A11B49"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73A0AAE4" w14:textId="77777777"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68A76120" w14:textId="0DC15810" w:rsidR="00FE56CC" w:rsidRPr="00413874" w:rsidRDefault="000668E8"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643" w:name="_Toc191645625"/>
      <w:bookmarkStart w:id="644" w:name="_Toc240898051"/>
      <w:bookmarkStart w:id="645" w:name="_Toc242777936"/>
      <w:r w:rsidRPr="00413874">
        <w:rPr>
          <w:rFonts w:eastAsia="바탕"/>
          <w:kern w:val="0"/>
          <w:szCs w:val="22"/>
        </w:rPr>
        <w:t>수수료</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비용</w:t>
      </w:r>
      <w:bookmarkEnd w:id="643"/>
      <w:bookmarkEnd w:id="644"/>
      <w:bookmarkEnd w:id="645"/>
    </w:p>
    <w:p w14:paraId="7845E5E8" w14:textId="77777777" w:rsidR="006909CA" w:rsidRPr="00413874" w:rsidRDefault="006909CA" w:rsidP="00797B55">
      <w:pPr>
        <w:adjustRightInd w:val="0"/>
        <w:snapToGrid w:val="0"/>
        <w:spacing w:line="400" w:lineRule="atLeast"/>
        <w:ind w:left="567"/>
        <w:rPr>
          <w:rFonts w:ascii="Times New Roman"/>
          <w:sz w:val="22"/>
          <w:szCs w:val="22"/>
        </w:rPr>
      </w:pPr>
    </w:p>
    <w:p w14:paraId="1B3A6F22" w14:textId="0A3A4148" w:rsidR="00070FA9" w:rsidRPr="00413874" w:rsidRDefault="00070FA9"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646" w:name="_Toc191645626"/>
      <w:bookmarkStart w:id="647" w:name="_Toc240898052"/>
      <w:bookmarkStart w:id="648" w:name="_Toc242777937"/>
      <w:r w:rsidRPr="00413874">
        <w:rPr>
          <w:rFonts w:ascii="Times New Roman" w:eastAsia="바탕" w:hAnsi="Times New Roman"/>
          <w:kern w:val="0"/>
          <w:sz w:val="22"/>
          <w:szCs w:val="22"/>
        </w:rPr>
        <w:t>수수료</w:t>
      </w:r>
      <w:bookmarkEnd w:id="646"/>
      <w:bookmarkEnd w:id="647"/>
      <w:bookmarkEnd w:id="648"/>
    </w:p>
    <w:p w14:paraId="2BC62174" w14:textId="77777777" w:rsidR="00070FA9" w:rsidRPr="00413874" w:rsidRDefault="00070FA9" w:rsidP="00797B55">
      <w:pPr>
        <w:adjustRightInd w:val="0"/>
        <w:snapToGrid w:val="0"/>
        <w:spacing w:line="400" w:lineRule="atLeast"/>
        <w:rPr>
          <w:rFonts w:ascii="Times New Roman"/>
          <w:kern w:val="0"/>
          <w:sz w:val="22"/>
          <w:szCs w:val="22"/>
        </w:rPr>
      </w:pPr>
    </w:p>
    <w:p w14:paraId="6AFE23A9" w14:textId="36EB1736" w:rsidR="00070FA9" w:rsidRPr="00413874" w:rsidRDefault="00804C10"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00455680">
        <w:rPr>
          <w:rFonts w:ascii="Times New Roman" w:hint="eastAsia"/>
          <w:snapToGrid w:val="0"/>
          <w:kern w:val="0"/>
          <w:sz w:val="22"/>
          <w:szCs w:val="22"/>
        </w:rPr>
        <w:t>약정</w:t>
      </w:r>
      <w:r w:rsidRPr="00413874">
        <w:rPr>
          <w:rFonts w:ascii="Times New Roman"/>
          <w:snapToGrid w:val="0"/>
          <w:kern w:val="0"/>
          <w:sz w:val="22"/>
          <w:szCs w:val="22"/>
        </w:rPr>
        <w:t>에서</w:t>
      </w:r>
      <w:r w:rsidRPr="00413874">
        <w:rPr>
          <w:rFonts w:ascii="Times New Roman"/>
          <w:snapToGrid w:val="0"/>
          <w:kern w:val="0"/>
          <w:sz w:val="22"/>
          <w:szCs w:val="22"/>
        </w:rPr>
        <w:t xml:space="preserve"> </w:t>
      </w:r>
      <w:r w:rsidRPr="00413874">
        <w:rPr>
          <w:rFonts w:ascii="Times New Roman"/>
          <w:snapToGrid w:val="0"/>
          <w:kern w:val="0"/>
          <w:sz w:val="22"/>
          <w:szCs w:val="22"/>
        </w:rPr>
        <w:t>정하지</w:t>
      </w:r>
      <w:r w:rsidRPr="00413874">
        <w:rPr>
          <w:rFonts w:ascii="Times New Roman"/>
          <w:snapToGrid w:val="0"/>
          <w:kern w:val="0"/>
          <w:sz w:val="22"/>
          <w:szCs w:val="22"/>
        </w:rPr>
        <w:t xml:space="preserve"> </w:t>
      </w:r>
      <w:r w:rsidRPr="00413874">
        <w:rPr>
          <w:rFonts w:ascii="Times New Roman"/>
          <w:snapToGrid w:val="0"/>
          <w:kern w:val="0"/>
          <w:sz w:val="22"/>
          <w:szCs w:val="22"/>
        </w:rPr>
        <w:t>않은</w:t>
      </w:r>
      <w:r w:rsidRPr="00413874">
        <w:rPr>
          <w:rFonts w:ascii="Times New Roman"/>
          <w:snapToGrid w:val="0"/>
          <w:kern w:val="0"/>
          <w:sz w:val="22"/>
          <w:szCs w:val="22"/>
        </w:rPr>
        <w:t xml:space="preserve"> </w:t>
      </w:r>
      <w:r w:rsidRPr="00413874">
        <w:rPr>
          <w:rFonts w:ascii="Times New Roman"/>
          <w:snapToGrid w:val="0"/>
          <w:kern w:val="0"/>
          <w:sz w:val="22"/>
          <w:szCs w:val="22"/>
        </w:rPr>
        <w:t>수수료의</w:t>
      </w:r>
      <w:r w:rsidRPr="00413874">
        <w:rPr>
          <w:rFonts w:ascii="Times New Roman"/>
          <w:snapToGrid w:val="0"/>
          <w:kern w:val="0"/>
          <w:sz w:val="22"/>
          <w:szCs w:val="22"/>
        </w:rPr>
        <w:t xml:space="preserve"> </w:t>
      </w:r>
      <w:r w:rsidRPr="00413874">
        <w:rPr>
          <w:rFonts w:ascii="Times New Roman"/>
          <w:snapToGrid w:val="0"/>
          <w:kern w:val="0"/>
          <w:sz w:val="22"/>
          <w:szCs w:val="22"/>
        </w:rPr>
        <w:t>지급과</w:t>
      </w:r>
      <w:r w:rsidRPr="00413874">
        <w:rPr>
          <w:rFonts w:ascii="Times New Roman"/>
          <w:snapToGrid w:val="0"/>
          <w:kern w:val="0"/>
          <w:sz w:val="22"/>
          <w:szCs w:val="22"/>
        </w:rPr>
        <w:t xml:space="preserve"> </w:t>
      </w:r>
      <w:r w:rsidRPr="00413874">
        <w:rPr>
          <w:rFonts w:ascii="Times New Roman"/>
          <w:snapToGrid w:val="0"/>
          <w:kern w:val="0"/>
          <w:sz w:val="22"/>
          <w:szCs w:val="22"/>
        </w:rPr>
        <w:t>관련된</w:t>
      </w:r>
      <w:r w:rsidRPr="00413874">
        <w:rPr>
          <w:rFonts w:ascii="Times New Roman"/>
          <w:snapToGrid w:val="0"/>
          <w:kern w:val="0"/>
          <w:sz w:val="22"/>
          <w:szCs w:val="22"/>
        </w:rPr>
        <w:t xml:space="preserve"> </w:t>
      </w:r>
      <w:r w:rsidRPr="00413874">
        <w:rPr>
          <w:rFonts w:ascii="Times New Roman"/>
          <w:snapToGrid w:val="0"/>
          <w:kern w:val="0"/>
          <w:sz w:val="22"/>
          <w:szCs w:val="22"/>
        </w:rPr>
        <w:t>사항은</w:t>
      </w:r>
      <w:r w:rsidRPr="00413874">
        <w:rPr>
          <w:rFonts w:ascii="Times New Roman"/>
          <w:snapToGrid w:val="0"/>
          <w:kern w:val="0"/>
          <w:sz w:val="22"/>
          <w:szCs w:val="22"/>
        </w:rPr>
        <w:t xml:space="preserve"> </w:t>
      </w:r>
      <w:r w:rsidRPr="00413874">
        <w:rPr>
          <w:rFonts w:ascii="Times New Roman"/>
          <w:snapToGrid w:val="0"/>
          <w:kern w:val="0"/>
          <w:sz w:val="22"/>
          <w:szCs w:val="22"/>
        </w:rPr>
        <w:t>당사자</w:t>
      </w:r>
      <w:r w:rsidRPr="00413874">
        <w:rPr>
          <w:rFonts w:ascii="Times New Roman"/>
          <w:snapToGrid w:val="0"/>
          <w:kern w:val="0"/>
          <w:sz w:val="22"/>
          <w:szCs w:val="22"/>
        </w:rPr>
        <w:t xml:space="preserve"> </w:t>
      </w:r>
      <w:r w:rsidRPr="00413874">
        <w:rPr>
          <w:rFonts w:ascii="Times New Roman"/>
          <w:snapToGrid w:val="0"/>
          <w:kern w:val="0"/>
          <w:sz w:val="22"/>
          <w:szCs w:val="22"/>
        </w:rPr>
        <w:t>사이에</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Pr="00413874">
        <w:rPr>
          <w:rFonts w:ascii="Times New Roman"/>
          <w:snapToGrid w:val="0"/>
          <w:kern w:val="0"/>
          <w:sz w:val="22"/>
          <w:szCs w:val="22"/>
        </w:rPr>
        <w:t>체결되는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약정서에</w:t>
      </w:r>
      <w:r w:rsidRPr="00413874">
        <w:rPr>
          <w:rFonts w:ascii="Times New Roman"/>
          <w:snapToGrid w:val="0"/>
          <w:kern w:val="0"/>
          <w:sz w:val="22"/>
          <w:szCs w:val="22"/>
        </w:rPr>
        <w:t xml:space="preserve"> </w:t>
      </w:r>
      <w:r w:rsidRPr="00413874">
        <w:rPr>
          <w:rFonts w:ascii="Times New Roman"/>
          <w:snapToGrid w:val="0"/>
          <w:kern w:val="0"/>
          <w:sz w:val="22"/>
          <w:szCs w:val="22"/>
        </w:rPr>
        <w:t>정한</w:t>
      </w:r>
      <w:r w:rsidRPr="00413874">
        <w:rPr>
          <w:rFonts w:ascii="Times New Roman"/>
          <w:snapToGrid w:val="0"/>
          <w:kern w:val="0"/>
          <w:sz w:val="22"/>
          <w:szCs w:val="22"/>
        </w:rPr>
        <w:t xml:space="preserve"> </w:t>
      </w:r>
      <w:r w:rsidRPr="00413874">
        <w:rPr>
          <w:rFonts w:ascii="Times New Roman"/>
          <w:snapToGrid w:val="0"/>
          <w:kern w:val="0"/>
          <w:sz w:val="22"/>
          <w:szCs w:val="22"/>
        </w:rPr>
        <w:t>바에</w:t>
      </w:r>
      <w:r w:rsidRPr="00413874">
        <w:rPr>
          <w:rFonts w:ascii="Times New Roman"/>
          <w:snapToGrid w:val="0"/>
          <w:kern w:val="0"/>
          <w:sz w:val="22"/>
          <w:szCs w:val="22"/>
        </w:rPr>
        <w:t xml:space="preserve"> </w:t>
      </w:r>
      <w:r w:rsidRPr="00413874">
        <w:rPr>
          <w:rFonts w:ascii="Times New Roman"/>
          <w:snapToGrid w:val="0"/>
          <w:kern w:val="0"/>
          <w:sz w:val="22"/>
          <w:szCs w:val="22"/>
        </w:rPr>
        <w:t>따른다</w:t>
      </w:r>
      <w:r w:rsidRPr="00413874">
        <w:rPr>
          <w:rFonts w:ascii="Times New Roman"/>
          <w:snapToGrid w:val="0"/>
          <w:kern w:val="0"/>
          <w:sz w:val="22"/>
          <w:szCs w:val="22"/>
        </w:rPr>
        <w:t>.</w:t>
      </w:r>
    </w:p>
    <w:p w14:paraId="01224840" w14:textId="77777777" w:rsidR="00070FA9" w:rsidRPr="00413874" w:rsidRDefault="00070FA9" w:rsidP="00797B55">
      <w:pPr>
        <w:adjustRightInd w:val="0"/>
        <w:snapToGrid w:val="0"/>
        <w:spacing w:line="400" w:lineRule="atLeast"/>
        <w:ind w:left="567"/>
        <w:rPr>
          <w:rFonts w:ascii="Times New Roman"/>
          <w:sz w:val="22"/>
          <w:szCs w:val="22"/>
        </w:rPr>
      </w:pPr>
    </w:p>
    <w:p w14:paraId="2C91FAF4" w14:textId="77777777" w:rsidR="00C07902" w:rsidRPr="00413874" w:rsidRDefault="00C0790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649" w:name="_Toc191645627"/>
      <w:bookmarkStart w:id="650" w:name="_Toc240898053"/>
      <w:bookmarkStart w:id="651" w:name="_Toc242777938"/>
      <w:r w:rsidRPr="00413874">
        <w:rPr>
          <w:rFonts w:ascii="Times New Roman" w:eastAsia="바탕" w:hAnsi="Times New Roman"/>
          <w:kern w:val="0"/>
          <w:sz w:val="22"/>
          <w:szCs w:val="22"/>
        </w:rPr>
        <w:t>비용</w:t>
      </w:r>
      <w:bookmarkEnd w:id="649"/>
      <w:bookmarkEnd w:id="650"/>
      <w:bookmarkEnd w:id="651"/>
    </w:p>
    <w:p w14:paraId="77553E46" w14:textId="77777777" w:rsidR="009325BA" w:rsidRPr="00413874" w:rsidRDefault="009325BA" w:rsidP="00797B55">
      <w:pPr>
        <w:adjustRightInd w:val="0"/>
        <w:snapToGrid w:val="0"/>
        <w:spacing w:line="400" w:lineRule="atLeast"/>
        <w:ind w:left="567"/>
        <w:rPr>
          <w:rFonts w:ascii="Times New Roman"/>
          <w:sz w:val="22"/>
          <w:szCs w:val="22"/>
        </w:rPr>
      </w:pPr>
    </w:p>
    <w:p w14:paraId="1C430941" w14:textId="7E671012" w:rsidR="00FE56CC" w:rsidRPr="00413874" w:rsidRDefault="00FE56CC"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합리적인</w:t>
      </w:r>
      <w:r w:rsidRPr="00413874">
        <w:rPr>
          <w:rFonts w:ascii="Times New Roman"/>
          <w:snapToGrid w:val="0"/>
          <w:kern w:val="0"/>
          <w:sz w:val="22"/>
          <w:szCs w:val="22"/>
        </w:rPr>
        <w:t xml:space="preserve"> </w:t>
      </w:r>
      <w:r w:rsidRPr="00413874">
        <w:rPr>
          <w:rFonts w:ascii="Times New Roman"/>
          <w:snapToGrid w:val="0"/>
          <w:kern w:val="0"/>
          <w:sz w:val="22"/>
          <w:szCs w:val="22"/>
        </w:rPr>
        <w:t>범위</w:t>
      </w:r>
      <w:r w:rsidRPr="00413874">
        <w:rPr>
          <w:rFonts w:ascii="Times New Roman"/>
          <w:snapToGrid w:val="0"/>
          <w:kern w:val="0"/>
          <w:sz w:val="22"/>
          <w:szCs w:val="22"/>
        </w:rPr>
        <w:t xml:space="preserve"> </w:t>
      </w:r>
      <w:r w:rsidRPr="00413874">
        <w:rPr>
          <w:rFonts w:ascii="Times New Roman"/>
          <w:snapToGrid w:val="0"/>
          <w:kern w:val="0"/>
          <w:sz w:val="22"/>
          <w:szCs w:val="22"/>
        </w:rPr>
        <w:t>내의</w:t>
      </w:r>
      <w:r w:rsidRPr="00413874">
        <w:rPr>
          <w:rFonts w:ascii="Times New Roman"/>
          <w:snapToGrid w:val="0"/>
          <w:kern w:val="0"/>
          <w:sz w:val="22"/>
          <w:szCs w:val="22"/>
        </w:rPr>
        <w:t xml:space="preserve"> </w:t>
      </w: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기타의</w:t>
      </w:r>
      <w:r w:rsidRPr="00413874">
        <w:rPr>
          <w:rFonts w:ascii="Times New Roman"/>
          <w:snapToGrid w:val="0"/>
          <w:kern w:val="0"/>
          <w:sz w:val="22"/>
          <w:szCs w:val="22"/>
        </w:rPr>
        <w:t xml:space="preserve"> </w:t>
      </w:r>
      <w:r w:rsidRPr="00413874">
        <w:rPr>
          <w:rFonts w:ascii="Times New Roman"/>
          <w:snapToGrid w:val="0"/>
          <w:kern w:val="0"/>
          <w:sz w:val="22"/>
          <w:szCs w:val="22"/>
        </w:rPr>
        <w:t>금전지출</w:t>
      </w:r>
      <w:r w:rsidRPr="00413874">
        <w:rPr>
          <w:rFonts w:ascii="Times New Roman"/>
          <w:snapToGrid w:val="0"/>
          <w:kern w:val="0"/>
          <w:sz w:val="22"/>
          <w:szCs w:val="22"/>
        </w:rPr>
        <w:t>(</w:t>
      </w:r>
      <w:r w:rsidRPr="00413874">
        <w:rPr>
          <w:rFonts w:ascii="Times New Roman"/>
          <w:snapToGrid w:val="0"/>
          <w:kern w:val="0"/>
          <w:sz w:val="22"/>
          <w:szCs w:val="22"/>
        </w:rPr>
        <w:t>그들</w:t>
      </w:r>
      <w:r w:rsidRPr="00413874">
        <w:rPr>
          <w:rFonts w:ascii="Times New Roman"/>
          <w:snapToGrid w:val="0"/>
          <w:kern w:val="0"/>
          <w:sz w:val="22"/>
          <w:szCs w:val="22"/>
        </w:rPr>
        <w:t xml:space="preserve"> </w:t>
      </w:r>
      <w:r w:rsidRPr="00413874">
        <w:rPr>
          <w:rFonts w:ascii="Times New Roman"/>
          <w:snapToGrid w:val="0"/>
          <w:kern w:val="0"/>
          <w:sz w:val="22"/>
          <w:szCs w:val="22"/>
        </w:rPr>
        <w:t>각각에</w:t>
      </w:r>
      <w:r w:rsidRPr="00413874">
        <w:rPr>
          <w:rFonts w:ascii="Times New Roman"/>
          <w:snapToGrid w:val="0"/>
          <w:kern w:val="0"/>
          <w:sz w:val="22"/>
          <w:szCs w:val="22"/>
        </w:rPr>
        <w:t xml:space="preserve"> </w:t>
      </w:r>
      <w:r w:rsidRPr="00413874">
        <w:rPr>
          <w:rFonts w:ascii="Times New Roman"/>
          <w:snapToGrid w:val="0"/>
          <w:kern w:val="0"/>
          <w:sz w:val="22"/>
          <w:szCs w:val="22"/>
        </w:rPr>
        <w:t>부과되는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포함</w:t>
      </w:r>
      <w:r w:rsidRPr="00413874">
        <w:rPr>
          <w:rFonts w:ascii="Times New Roman"/>
          <w:snapToGrid w:val="0"/>
          <w:kern w:val="0"/>
          <w:sz w:val="22"/>
          <w:szCs w:val="22"/>
        </w:rPr>
        <w:t>)</w:t>
      </w:r>
      <w:r w:rsidRPr="00413874">
        <w:rPr>
          <w:rFonts w:ascii="Times New Roman"/>
          <w:snapToGrid w:val="0"/>
          <w:kern w:val="0"/>
          <w:sz w:val="22"/>
          <w:szCs w:val="22"/>
        </w:rPr>
        <w:t>의무를</w:t>
      </w:r>
      <w:r w:rsidRPr="00413874">
        <w:rPr>
          <w:rFonts w:ascii="Times New Roman"/>
          <w:snapToGrid w:val="0"/>
          <w:kern w:val="0"/>
          <w:sz w:val="22"/>
          <w:szCs w:val="22"/>
        </w:rPr>
        <w:t xml:space="preserve"> </w:t>
      </w:r>
      <w:r w:rsidRPr="00413874">
        <w:rPr>
          <w:rFonts w:ascii="Times New Roman"/>
          <w:snapToGrid w:val="0"/>
          <w:kern w:val="0"/>
          <w:sz w:val="22"/>
          <w:szCs w:val="22"/>
        </w:rPr>
        <w:t>부담하며</w:t>
      </w:r>
      <w:r w:rsidRPr="00413874">
        <w:rPr>
          <w:rFonts w:ascii="Times New Roman"/>
          <w:snapToGrid w:val="0"/>
          <w:kern w:val="0"/>
          <w:sz w:val="22"/>
          <w:szCs w:val="22"/>
        </w:rPr>
        <w:t xml:space="preserve">, </w:t>
      </w:r>
      <w:r w:rsidR="008B448E">
        <w:rPr>
          <w:rFonts w:ascii="Times New Roman" w:hint="eastAsia"/>
          <w:snapToGrid w:val="0"/>
          <w:kern w:val="0"/>
          <w:sz w:val="22"/>
          <w:szCs w:val="22"/>
        </w:rPr>
        <w:t>대주가</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차주를</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대신하여</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다음</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각</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호의</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비용</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및</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금전을</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지출한</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경우</w:t>
      </w:r>
      <w:r w:rsidR="008B448E">
        <w:rPr>
          <w:rFonts w:ascii="Times New Roman" w:hint="eastAsia"/>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Pr="00413874">
        <w:rPr>
          <w:rFonts w:ascii="Times New Roman"/>
          <w:snapToGrid w:val="0"/>
          <w:kern w:val="0"/>
          <w:sz w:val="22"/>
          <w:szCs w:val="22"/>
        </w:rPr>
        <w:t xml:space="preserve"> </w:t>
      </w:r>
      <w:r w:rsidR="006D5FAA" w:rsidRPr="00413874">
        <w:rPr>
          <w:rFonts w:ascii="Times New Roman"/>
          <w:snapToGrid w:val="0"/>
          <w:kern w:val="0"/>
          <w:sz w:val="22"/>
          <w:szCs w:val="22"/>
        </w:rPr>
        <w:t>적절한</w:t>
      </w:r>
      <w:r w:rsidR="006D5FAA" w:rsidRPr="00413874">
        <w:rPr>
          <w:rFonts w:ascii="Times New Roman"/>
          <w:snapToGrid w:val="0"/>
          <w:kern w:val="0"/>
          <w:sz w:val="22"/>
          <w:szCs w:val="22"/>
        </w:rPr>
        <w:t xml:space="preserve"> </w:t>
      </w:r>
      <w:r w:rsidRPr="00413874">
        <w:rPr>
          <w:rFonts w:ascii="Times New Roman"/>
          <w:snapToGrid w:val="0"/>
          <w:kern w:val="0"/>
          <w:sz w:val="22"/>
          <w:szCs w:val="22"/>
        </w:rPr>
        <w:t>증빙서류를</w:t>
      </w:r>
      <w:r w:rsidRPr="00413874">
        <w:rPr>
          <w:rFonts w:ascii="Times New Roman"/>
          <w:snapToGrid w:val="0"/>
          <w:kern w:val="0"/>
          <w:sz w:val="22"/>
          <w:szCs w:val="22"/>
        </w:rPr>
        <w:t xml:space="preserve"> </w:t>
      </w:r>
      <w:r w:rsidRPr="00413874">
        <w:rPr>
          <w:rFonts w:ascii="Times New Roman"/>
          <w:snapToGrid w:val="0"/>
          <w:kern w:val="0"/>
          <w:sz w:val="22"/>
          <w:szCs w:val="22"/>
        </w:rPr>
        <w:t>첨부하여</w:t>
      </w:r>
      <w:r w:rsidRPr="00413874">
        <w:rPr>
          <w:rFonts w:ascii="Times New Roman"/>
          <w:snapToGrid w:val="0"/>
          <w:kern w:val="0"/>
          <w:sz w:val="22"/>
          <w:szCs w:val="22"/>
        </w:rPr>
        <w:t xml:space="preserve"> </w:t>
      </w:r>
      <w:r w:rsidRPr="00413874">
        <w:rPr>
          <w:rFonts w:ascii="Times New Roman"/>
          <w:snapToGrid w:val="0"/>
          <w:kern w:val="0"/>
          <w:sz w:val="22"/>
          <w:szCs w:val="22"/>
        </w:rPr>
        <w:t>청구하는</w:t>
      </w:r>
      <w:r w:rsidRPr="00413874">
        <w:rPr>
          <w:rFonts w:ascii="Times New Roman"/>
          <w:snapToGrid w:val="0"/>
          <w:kern w:val="0"/>
          <w:sz w:val="22"/>
          <w:szCs w:val="22"/>
        </w:rPr>
        <w:t xml:space="preserve"> </w:t>
      </w:r>
      <w:r w:rsidRPr="00413874">
        <w:rPr>
          <w:rFonts w:ascii="Times New Roman"/>
          <w:snapToGrid w:val="0"/>
          <w:kern w:val="0"/>
          <w:sz w:val="22"/>
          <w:szCs w:val="22"/>
        </w:rPr>
        <w:t>날로부터</w:t>
      </w:r>
      <w:r w:rsidRPr="00413874">
        <w:rPr>
          <w:rFonts w:ascii="Times New Roman"/>
          <w:snapToGrid w:val="0"/>
          <w:kern w:val="0"/>
          <w:sz w:val="22"/>
          <w:szCs w:val="22"/>
        </w:rPr>
        <w:t xml:space="preserve"> </w:t>
      </w:r>
      <w:r w:rsidR="00030648" w:rsidRPr="00413874">
        <w:rPr>
          <w:rFonts w:ascii="Times New Roman"/>
          <w:snapToGrid w:val="0"/>
          <w:kern w:val="0"/>
          <w:sz w:val="22"/>
          <w:szCs w:val="22"/>
        </w:rPr>
        <w:t>오</w:t>
      </w:r>
      <w:r w:rsidR="00030648" w:rsidRPr="00413874">
        <w:rPr>
          <w:rFonts w:ascii="Times New Roman"/>
          <w:snapToGrid w:val="0"/>
          <w:kern w:val="0"/>
          <w:sz w:val="22"/>
          <w:szCs w:val="22"/>
        </w:rPr>
        <w:t>(</w:t>
      </w:r>
      <w:r w:rsidRPr="00413874">
        <w:rPr>
          <w:rFonts w:ascii="Times New Roman"/>
          <w:snapToGrid w:val="0"/>
          <w:kern w:val="0"/>
          <w:sz w:val="22"/>
          <w:szCs w:val="22"/>
        </w:rPr>
        <w:t>5</w:t>
      </w:r>
      <w:r w:rsidR="00030648"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이내에</w:t>
      </w:r>
      <w:r w:rsidRPr="00413874">
        <w:rPr>
          <w:rFonts w:ascii="Times New Roman"/>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008972D3" w:rsidRPr="00413874">
        <w:rPr>
          <w:rFonts w:ascii="Times New Roman"/>
          <w:snapToGrid w:val="0"/>
          <w:kern w:val="0"/>
          <w:sz w:val="22"/>
          <w:szCs w:val="22"/>
        </w:rPr>
        <w:t xml:space="preserve"> </w:t>
      </w:r>
      <w:r w:rsidRPr="00413874">
        <w:rPr>
          <w:rFonts w:ascii="Times New Roman"/>
          <w:snapToGrid w:val="0"/>
          <w:kern w:val="0"/>
          <w:sz w:val="22"/>
          <w:szCs w:val="22"/>
        </w:rPr>
        <w:t>정하는</w:t>
      </w:r>
      <w:r w:rsidRPr="00413874">
        <w:rPr>
          <w:rFonts w:ascii="Times New Roman"/>
          <w:snapToGrid w:val="0"/>
          <w:kern w:val="0"/>
          <w:sz w:val="22"/>
          <w:szCs w:val="22"/>
        </w:rPr>
        <w:t xml:space="preserve"> </w:t>
      </w:r>
      <w:r w:rsidRPr="00413874">
        <w:rPr>
          <w:rFonts w:ascii="Times New Roman"/>
          <w:snapToGrid w:val="0"/>
          <w:kern w:val="0"/>
          <w:sz w:val="22"/>
          <w:szCs w:val="22"/>
        </w:rPr>
        <w:t>방식으로</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p>
    <w:p w14:paraId="52C6C5D3" w14:textId="77777777" w:rsidR="00FE56CC" w:rsidRPr="00413874" w:rsidRDefault="00FE56CC" w:rsidP="00797B55">
      <w:pPr>
        <w:pStyle w:val="a9"/>
        <w:snapToGrid w:val="0"/>
        <w:spacing w:line="400" w:lineRule="atLeast"/>
        <w:ind w:left="1263"/>
        <w:rPr>
          <w:rFonts w:ascii="Times New Roman" w:eastAsia="바탕"/>
          <w:snapToGrid w:val="0"/>
          <w:color w:val="auto"/>
          <w:sz w:val="22"/>
          <w:szCs w:val="22"/>
        </w:rPr>
      </w:pPr>
    </w:p>
    <w:p w14:paraId="2EA006DF" w14:textId="78AF53A2" w:rsidR="00FE56CC"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그에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작성되는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서류와</w:t>
      </w:r>
      <w:r w:rsidRPr="00413874">
        <w:rPr>
          <w:rFonts w:ascii="Times New Roman"/>
          <w:snapToGrid w:val="0"/>
          <w:kern w:val="0"/>
          <w:sz w:val="22"/>
          <w:szCs w:val="22"/>
        </w:rPr>
        <w:t xml:space="preserve"> </w:t>
      </w:r>
      <w:r w:rsidRPr="00413874">
        <w:rPr>
          <w:rFonts w:ascii="Times New Roman"/>
          <w:snapToGrid w:val="0"/>
          <w:kern w:val="0"/>
          <w:sz w:val="22"/>
          <w:szCs w:val="22"/>
        </w:rPr>
        <w:t>관련되는</w:t>
      </w:r>
      <w:r w:rsidRPr="00413874">
        <w:rPr>
          <w:rFonts w:ascii="Times New Roman"/>
          <w:snapToGrid w:val="0"/>
          <w:kern w:val="0"/>
          <w:sz w:val="22"/>
          <w:szCs w:val="22"/>
        </w:rPr>
        <w:t xml:space="preserve"> </w:t>
      </w:r>
      <w:r w:rsidRPr="00413874">
        <w:rPr>
          <w:rFonts w:ascii="Times New Roman"/>
          <w:snapToGrid w:val="0"/>
          <w:kern w:val="0"/>
          <w:sz w:val="22"/>
          <w:szCs w:val="22"/>
        </w:rPr>
        <w:t>수입인지대</w:t>
      </w:r>
      <w:r w:rsidRPr="00413874">
        <w:rPr>
          <w:rFonts w:ascii="Times New Roman"/>
          <w:snapToGrid w:val="0"/>
          <w:kern w:val="0"/>
          <w:sz w:val="22"/>
          <w:szCs w:val="22"/>
        </w:rPr>
        <w:t xml:space="preserve">, </w:t>
      </w:r>
      <w:r w:rsidR="00421D5F" w:rsidRPr="00413874">
        <w:rPr>
          <w:rFonts w:ascii="Times New Roman"/>
          <w:snapToGrid w:val="0"/>
          <w:kern w:val="0"/>
          <w:sz w:val="22"/>
          <w:szCs w:val="22"/>
        </w:rPr>
        <w:t>실사비용</w:t>
      </w:r>
      <w:r w:rsidR="00421D5F" w:rsidRPr="00413874">
        <w:rPr>
          <w:rFonts w:ascii="Times New Roman"/>
          <w:snapToGrid w:val="0"/>
          <w:kern w:val="0"/>
          <w:sz w:val="22"/>
          <w:szCs w:val="22"/>
        </w:rPr>
        <w:t xml:space="preserve">, </w:t>
      </w:r>
      <w:r w:rsidR="003F62BF" w:rsidRPr="00413874">
        <w:rPr>
          <w:rFonts w:ascii="Times New Roman"/>
          <w:snapToGrid w:val="0"/>
          <w:kern w:val="0"/>
          <w:sz w:val="22"/>
          <w:szCs w:val="22"/>
        </w:rPr>
        <w:t>등기비용</w:t>
      </w:r>
      <w:r w:rsidR="003F62BF" w:rsidRPr="00413874">
        <w:rPr>
          <w:rFonts w:ascii="Times New Roman"/>
          <w:snapToGrid w:val="0"/>
          <w:kern w:val="0"/>
          <w:sz w:val="22"/>
          <w:szCs w:val="22"/>
        </w:rPr>
        <w:t xml:space="preserve">, </w:t>
      </w:r>
      <w:r w:rsidRPr="00413874">
        <w:rPr>
          <w:rFonts w:ascii="Times New Roman"/>
          <w:snapToGrid w:val="0"/>
          <w:kern w:val="0"/>
          <w:sz w:val="22"/>
          <w:szCs w:val="22"/>
        </w:rPr>
        <w:t>감정평가</w:t>
      </w:r>
      <w:r w:rsidRPr="00413874">
        <w:rPr>
          <w:rFonts w:ascii="Times New Roman"/>
          <w:snapToGrid w:val="0"/>
          <w:kern w:val="0"/>
          <w:sz w:val="22"/>
          <w:szCs w:val="22"/>
        </w:rPr>
        <w:t xml:space="preserve"> </w:t>
      </w:r>
      <w:r w:rsidR="006E374D" w:rsidRPr="00413874">
        <w:rPr>
          <w:rFonts w:ascii="Times New Roman"/>
          <w:snapToGrid w:val="0"/>
          <w:kern w:val="0"/>
          <w:sz w:val="22"/>
          <w:szCs w:val="22"/>
        </w:rPr>
        <w:t>및</w:t>
      </w:r>
      <w:r w:rsidR="006E374D" w:rsidRPr="00413874">
        <w:rPr>
          <w:rFonts w:ascii="Times New Roman"/>
          <w:snapToGrid w:val="0"/>
          <w:kern w:val="0"/>
          <w:sz w:val="22"/>
          <w:szCs w:val="22"/>
        </w:rPr>
        <w:t xml:space="preserve"> </w:t>
      </w:r>
      <w:r w:rsidR="006E374D" w:rsidRPr="00413874">
        <w:rPr>
          <w:rFonts w:ascii="Times New Roman"/>
          <w:snapToGrid w:val="0"/>
          <w:kern w:val="0"/>
          <w:sz w:val="22"/>
          <w:szCs w:val="22"/>
        </w:rPr>
        <w:t>사업성평가</w:t>
      </w:r>
      <w:r w:rsidR="006E374D"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법무사</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부대비용</w:t>
      </w:r>
    </w:p>
    <w:p w14:paraId="55915E07"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4C345CF9"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대출의</w:t>
      </w:r>
      <w:r w:rsidRPr="00413874">
        <w:rPr>
          <w:rFonts w:ascii="Times New Roman"/>
          <w:snapToGrid w:val="0"/>
          <w:kern w:val="0"/>
          <w:sz w:val="22"/>
          <w:szCs w:val="22"/>
        </w:rPr>
        <w:t xml:space="preserve"> </w:t>
      </w:r>
      <w:r w:rsidRPr="00413874">
        <w:rPr>
          <w:rFonts w:ascii="Times New Roman"/>
          <w:snapToGrid w:val="0"/>
          <w:kern w:val="0"/>
          <w:sz w:val="22"/>
          <w:szCs w:val="22"/>
        </w:rPr>
        <w:t>실행과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법률자문비용</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등</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보수</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및</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수수료</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기타</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제세공과금</w:t>
      </w:r>
    </w:p>
    <w:p w14:paraId="44D10590"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FDF8CA2"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대출거래와</w:t>
      </w:r>
      <w:r w:rsidRPr="00413874">
        <w:rPr>
          <w:rFonts w:ascii="Times New Roman"/>
          <w:snapToGrid w:val="0"/>
          <w:kern w:val="0"/>
          <w:sz w:val="22"/>
          <w:szCs w:val="22"/>
        </w:rPr>
        <w:t xml:space="preserve"> </w:t>
      </w:r>
      <w:r w:rsidRPr="00413874">
        <w:rPr>
          <w:rFonts w:ascii="Times New Roman"/>
          <w:snapToGrid w:val="0"/>
          <w:kern w:val="0"/>
          <w:sz w:val="22"/>
          <w:szCs w:val="22"/>
        </w:rPr>
        <w:t>관련한</w:t>
      </w:r>
      <w:r w:rsidRPr="00413874">
        <w:rPr>
          <w:rFonts w:ascii="Times New Roman"/>
          <w:snapToGrid w:val="0"/>
          <w:kern w:val="0"/>
          <w:sz w:val="22"/>
          <w:szCs w:val="22"/>
        </w:rPr>
        <w:t xml:space="preserve"> </w:t>
      </w:r>
      <w:r w:rsidRPr="00413874">
        <w:rPr>
          <w:rFonts w:ascii="Times New Roman"/>
          <w:snapToGrid w:val="0"/>
          <w:kern w:val="0"/>
          <w:sz w:val="22"/>
          <w:szCs w:val="22"/>
        </w:rPr>
        <w:t>담보를</w:t>
      </w:r>
      <w:r w:rsidRPr="00413874">
        <w:rPr>
          <w:rFonts w:ascii="Times New Roman"/>
          <w:snapToGrid w:val="0"/>
          <w:kern w:val="0"/>
          <w:sz w:val="22"/>
          <w:szCs w:val="22"/>
        </w:rPr>
        <w:t xml:space="preserve"> </w:t>
      </w:r>
      <w:r w:rsidRPr="00413874">
        <w:rPr>
          <w:rFonts w:ascii="Times New Roman"/>
          <w:snapToGrid w:val="0"/>
          <w:kern w:val="0"/>
          <w:sz w:val="22"/>
          <w:szCs w:val="22"/>
        </w:rPr>
        <w:t>설정하는데</w:t>
      </w:r>
      <w:r w:rsidRPr="00413874">
        <w:rPr>
          <w:rFonts w:ascii="Times New Roman"/>
          <w:snapToGrid w:val="0"/>
          <w:kern w:val="0"/>
          <w:sz w:val="22"/>
          <w:szCs w:val="22"/>
        </w:rPr>
        <w:t xml:space="preserve"> </w:t>
      </w:r>
      <w:r w:rsidRPr="00413874">
        <w:rPr>
          <w:rFonts w:ascii="Times New Roman"/>
          <w:snapToGrid w:val="0"/>
          <w:kern w:val="0"/>
          <w:sz w:val="22"/>
          <w:szCs w:val="22"/>
        </w:rPr>
        <w:t>소요되는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비용</w:t>
      </w:r>
    </w:p>
    <w:p w14:paraId="21CF490B"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E22E3F8" w14:textId="2ABAD4B4" w:rsidR="003F62BF" w:rsidRPr="00413874" w:rsidRDefault="003F62BF"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대주가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약정상</w:t>
      </w:r>
      <w:r w:rsidRPr="00413874">
        <w:rPr>
          <w:rFonts w:ascii="Times New Roman"/>
          <w:snapToGrid w:val="0"/>
          <w:kern w:val="0"/>
          <w:sz w:val="22"/>
          <w:szCs w:val="22"/>
        </w:rPr>
        <w:t xml:space="preserve"> </w:t>
      </w:r>
      <w:r w:rsidRPr="00413874">
        <w:rPr>
          <w:rFonts w:ascii="Times New Roman"/>
          <w:snapToGrid w:val="0"/>
          <w:kern w:val="0"/>
          <w:sz w:val="22"/>
          <w:szCs w:val="22"/>
        </w:rPr>
        <w:t>권리를</w:t>
      </w:r>
      <w:r w:rsidRPr="00413874">
        <w:rPr>
          <w:rFonts w:ascii="Times New Roman"/>
          <w:snapToGrid w:val="0"/>
          <w:kern w:val="0"/>
          <w:sz w:val="22"/>
          <w:szCs w:val="22"/>
        </w:rPr>
        <w:t xml:space="preserve"> </w:t>
      </w:r>
      <w:r w:rsidRPr="00413874">
        <w:rPr>
          <w:rFonts w:ascii="Times New Roman"/>
          <w:snapToGrid w:val="0"/>
          <w:kern w:val="0"/>
          <w:sz w:val="22"/>
          <w:szCs w:val="22"/>
        </w:rPr>
        <w:t>보전하거나</w:t>
      </w:r>
      <w:r w:rsidRPr="00413874">
        <w:rPr>
          <w:rFonts w:ascii="Times New Roman"/>
          <w:snapToGrid w:val="0"/>
          <w:kern w:val="0"/>
          <w:sz w:val="22"/>
          <w:szCs w:val="22"/>
        </w:rPr>
        <w:t xml:space="preserve"> </w:t>
      </w:r>
      <w:r w:rsidRPr="00413874">
        <w:rPr>
          <w:rFonts w:ascii="Times New Roman"/>
          <w:snapToGrid w:val="0"/>
          <w:kern w:val="0"/>
          <w:sz w:val="22"/>
          <w:szCs w:val="22"/>
        </w:rPr>
        <w:t>대출채권</w:t>
      </w:r>
      <w:r w:rsidRPr="00413874">
        <w:rPr>
          <w:rFonts w:ascii="Times New Roman"/>
          <w:snapToGrid w:val="0"/>
          <w:kern w:val="0"/>
          <w:sz w:val="22"/>
          <w:szCs w:val="22"/>
        </w:rPr>
        <w:t xml:space="preserve"> </w:t>
      </w:r>
      <w:r w:rsidRPr="00413874">
        <w:rPr>
          <w:rFonts w:ascii="Times New Roman"/>
          <w:snapToGrid w:val="0"/>
          <w:kern w:val="0"/>
          <w:sz w:val="22"/>
          <w:szCs w:val="22"/>
        </w:rPr>
        <w:t>회수를</w:t>
      </w:r>
      <w:r w:rsidRPr="00413874">
        <w:rPr>
          <w:rFonts w:ascii="Times New Roman"/>
          <w:snapToGrid w:val="0"/>
          <w:kern w:val="0"/>
          <w:sz w:val="22"/>
          <w:szCs w:val="22"/>
        </w:rPr>
        <w:t xml:space="preserve"> </w:t>
      </w:r>
      <w:r w:rsidRPr="00413874">
        <w:rPr>
          <w:rFonts w:ascii="Times New Roman"/>
          <w:snapToGrid w:val="0"/>
          <w:kern w:val="0"/>
          <w:sz w:val="22"/>
          <w:szCs w:val="22"/>
        </w:rPr>
        <w:t>위하여</w:t>
      </w:r>
      <w:r w:rsidRPr="00413874">
        <w:rPr>
          <w:rFonts w:ascii="Times New Roman"/>
          <w:snapToGrid w:val="0"/>
          <w:kern w:val="0"/>
          <w:sz w:val="22"/>
          <w:szCs w:val="22"/>
        </w:rPr>
        <w:t xml:space="preserve"> </w:t>
      </w:r>
      <w:r w:rsidRPr="00413874">
        <w:rPr>
          <w:rFonts w:ascii="Times New Roman"/>
          <w:snapToGrid w:val="0"/>
          <w:kern w:val="0"/>
          <w:sz w:val="22"/>
          <w:szCs w:val="22"/>
        </w:rPr>
        <w:t>지출한</w:t>
      </w:r>
      <w:r w:rsidRPr="00413874">
        <w:rPr>
          <w:rFonts w:ascii="Times New Roman"/>
          <w:snapToGrid w:val="0"/>
          <w:kern w:val="0"/>
          <w:sz w:val="22"/>
          <w:szCs w:val="22"/>
        </w:rPr>
        <w:t xml:space="preserve"> </w:t>
      </w:r>
      <w:r w:rsidRPr="00413874">
        <w:rPr>
          <w:rFonts w:ascii="Times New Roman"/>
          <w:snapToGrid w:val="0"/>
          <w:kern w:val="0"/>
          <w:sz w:val="22"/>
          <w:szCs w:val="22"/>
        </w:rPr>
        <w:t>제반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00070FA9" w:rsidRPr="00413874">
        <w:rPr>
          <w:rFonts w:ascii="Times New Roman"/>
          <w:snapToGrid w:val="0"/>
          <w:kern w:val="0"/>
          <w:sz w:val="22"/>
          <w:szCs w:val="22"/>
        </w:rPr>
        <w:t>(</w:t>
      </w:r>
      <w:r w:rsidR="00070FA9" w:rsidRPr="00413874">
        <w:rPr>
          <w:rFonts w:ascii="Times New Roman"/>
          <w:snapToGrid w:val="0"/>
          <w:kern w:val="0"/>
          <w:sz w:val="22"/>
          <w:szCs w:val="22"/>
        </w:rPr>
        <w:t>변호사</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비용</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각종</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수수료</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등</w:t>
      </w:r>
      <w:r w:rsidR="00070FA9" w:rsidRPr="00413874">
        <w:rPr>
          <w:rFonts w:ascii="Times New Roman"/>
          <w:snapToGrid w:val="0"/>
          <w:kern w:val="0"/>
          <w:sz w:val="22"/>
          <w:szCs w:val="22"/>
        </w:rPr>
        <w:t>)</w:t>
      </w:r>
    </w:p>
    <w:p w14:paraId="6B904EA6" w14:textId="77777777" w:rsidR="00611124" w:rsidRPr="00413874" w:rsidRDefault="00611124" w:rsidP="00797B55">
      <w:pPr>
        <w:pStyle w:val="a9"/>
        <w:snapToGrid w:val="0"/>
        <w:spacing w:line="400" w:lineRule="atLeast"/>
        <w:ind w:left="1080" w:hanging="540"/>
        <w:rPr>
          <w:rFonts w:ascii="Times New Roman" w:eastAsia="바탕"/>
          <w:snapToGrid w:val="0"/>
          <w:color w:val="auto"/>
          <w:sz w:val="22"/>
          <w:szCs w:val="22"/>
        </w:rPr>
      </w:pPr>
    </w:p>
    <w:p w14:paraId="1A2620EE" w14:textId="77777777" w:rsidR="00822E92" w:rsidRPr="00413874" w:rsidRDefault="00822E9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652" w:name="_Toc191645628"/>
      <w:bookmarkStart w:id="653" w:name="_Toc240898054"/>
      <w:bookmarkStart w:id="654" w:name="_Toc242777939"/>
      <w:r w:rsidRPr="00413874">
        <w:rPr>
          <w:rFonts w:ascii="Times New Roman" w:eastAsia="바탕" w:hAnsi="Times New Roman"/>
          <w:kern w:val="0"/>
          <w:sz w:val="22"/>
          <w:szCs w:val="22"/>
        </w:rPr>
        <w:t>지급의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지</w:t>
      </w:r>
      <w:r w:rsidR="00173ECD" w:rsidRPr="00413874">
        <w:rPr>
          <w:rFonts w:ascii="Times New Roman" w:eastAsia="바탕" w:hAnsi="Times New Roman"/>
          <w:kern w:val="0"/>
          <w:sz w:val="22"/>
          <w:szCs w:val="22"/>
        </w:rPr>
        <w:t>연</w:t>
      </w:r>
      <w:bookmarkEnd w:id="652"/>
      <w:bookmarkEnd w:id="653"/>
      <w:bookmarkEnd w:id="654"/>
      <w:r w:rsidRPr="00413874">
        <w:rPr>
          <w:rFonts w:ascii="Times New Roman" w:eastAsia="바탕" w:hAnsi="Times New Roman"/>
          <w:kern w:val="0"/>
          <w:sz w:val="22"/>
          <w:szCs w:val="22"/>
        </w:rPr>
        <w:t xml:space="preserve"> </w:t>
      </w:r>
    </w:p>
    <w:p w14:paraId="43CA1038" w14:textId="77777777" w:rsidR="00FE56CC" w:rsidRPr="00413874" w:rsidRDefault="00FE56CC" w:rsidP="00797B55">
      <w:pPr>
        <w:pStyle w:val="a9"/>
        <w:snapToGrid w:val="0"/>
        <w:spacing w:line="400" w:lineRule="atLeast"/>
        <w:ind w:left="1080" w:hanging="540"/>
        <w:rPr>
          <w:rFonts w:ascii="Times New Roman" w:eastAsia="바탕"/>
          <w:snapToGrid w:val="0"/>
          <w:color w:val="auto"/>
          <w:sz w:val="22"/>
          <w:szCs w:val="22"/>
        </w:rPr>
      </w:pPr>
    </w:p>
    <w:p w14:paraId="033B5104" w14:textId="5E94A51D" w:rsidR="00B76BF2" w:rsidRDefault="00822E92" w:rsidP="00797B55">
      <w:pPr>
        <w:adjustRightInd w:val="0"/>
        <w:snapToGrid w:val="0"/>
        <w:spacing w:line="400" w:lineRule="atLeast"/>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또는</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제</w:t>
      </w:r>
      <w:r w:rsidR="0059787A" w:rsidRPr="00413874">
        <w:rPr>
          <w:rFonts w:ascii="Times New Roman"/>
          <w:snapToGrid w:val="0"/>
          <w:kern w:val="0"/>
          <w:sz w:val="22"/>
          <w:szCs w:val="22"/>
        </w:rPr>
        <w:t>2</w:t>
      </w:r>
      <w:r w:rsidR="0059787A" w:rsidRPr="00413874">
        <w:rPr>
          <w:rFonts w:ascii="Times New Roman"/>
          <w:snapToGrid w:val="0"/>
          <w:kern w:val="0"/>
          <w:sz w:val="22"/>
          <w:szCs w:val="22"/>
        </w:rPr>
        <w:t>항과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할</w:t>
      </w:r>
      <w:r w:rsidRPr="00413874">
        <w:rPr>
          <w:rFonts w:ascii="Times New Roman"/>
          <w:snapToGrid w:val="0"/>
          <w:kern w:val="0"/>
          <w:sz w:val="22"/>
          <w:szCs w:val="22"/>
        </w:rPr>
        <w:t xml:space="preserve"> </w:t>
      </w:r>
      <w:r w:rsidRPr="00413874">
        <w:rPr>
          <w:rFonts w:ascii="Times New Roman"/>
          <w:snapToGrid w:val="0"/>
          <w:kern w:val="0"/>
          <w:sz w:val="22"/>
          <w:szCs w:val="22"/>
        </w:rPr>
        <w:t>현재</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장래의</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00E6147F" w:rsidRPr="00413874">
        <w:rPr>
          <w:rFonts w:ascii="Times New Roman"/>
          <w:snapToGrid w:val="0"/>
          <w:kern w:val="0"/>
          <w:sz w:val="22"/>
          <w:szCs w:val="22"/>
        </w:rPr>
        <w:t>수수료</w:t>
      </w:r>
      <w:r w:rsidR="00E6147F" w:rsidRPr="00413874">
        <w:rPr>
          <w:rFonts w:ascii="Times New Roman"/>
          <w:snapToGrid w:val="0"/>
          <w:kern w:val="0"/>
          <w:sz w:val="22"/>
          <w:szCs w:val="22"/>
        </w:rPr>
        <w:t xml:space="preserve"> </w:t>
      </w:r>
      <w:r w:rsidR="00E6147F" w:rsidRPr="00413874">
        <w:rPr>
          <w:rFonts w:ascii="Times New Roman"/>
          <w:snapToGrid w:val="0"/>
          <w:kern w:val="0"/>
          <w:sz w:val="22"/>
          <w:szCs w:val="22"/>
        </w:rPr>
        <w:t>및</w:t>
      </w:r>
      <w:r w:rsidR="00E6147F" w:rsidRPr="00413874">
        <w:rPr>
          <w:rFonts w:ascii="Times New Roman"/>
          <w:snapToGrid w:val="0"/>
          <w:kern w:val="0"/>
          <w:sz w:val="22"/>
          <w:szCs w:val="22"/>
        </w:rPr>
        <w:t xml:space="preserve"> </w:t>
      </w:r>
      <w:r w:rsidRPr="00413874">
        <w:rPr>
          <w:rFonts w:ascii="Times New Roman"/>
          <w:snapToGrid w:val="0"/>
          <w:kern w:val="0"/>
          <w:sz w:val="22"/>
          <w:szCs w:val="22"/>
        </w:rPr>
        <w:t>비용을</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하며</w:t>
      </w:r>
      <w:r w:rsidRPr="00413874">
        <w:rPr>
          <w:rFonts w:ascii="Times New Roman"/>
          <w:snapToGrid w:val="0"/>
          <w:kern w:val="0"/>
          <w:sz w:val="22"/>
          <w:szCs w:val="22"/>
        </w:rPr>
        <w:t xml:space="preserve">, </w:t>
      </w:r>
      <w:r w:rsidRPr="00413874">
        <w:rPr>
          <w:rFonts w:ascii="Times New Roman"/>
          <w:snapToGrid w:val="0"/>
          <w:kern w:val="0"/>
          <w:sz w:val="22"/>
          <w:szCs w:val="22"/>
        </w:rPr>
        <w:t>그러한</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등</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비용의</w:t>
      </w:r>
      <w:r w:rsidR="005414A4" w:rsidRPr="00413874">
        <w:rPr>
          <w:rFonts w:ascii="Times New Roman"/>
          <w:snapToGrid w:val="0"/>
          <w:kern w:val="0"/>
          <w:sz w:val="22"/>
          <w:szCs w:val="22"/>
        </w:rPr>
        <w:t xml:space="preserve"> </w:t>
      </w:r>
      <w:r w:rsidRPr="00413874">
        <w:rPr>
          <w:rFonts w:ascii="Times New Roman"/>
          <w:snapToGrid w:val="0"/>
          <w:kern w:val="0"/>
          <w:sz w:val="22"/>
          <w:szCs w:val="22"/>
        </w:rPr>
        <w:t>체납</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혹</w:t>
      </w:r>
      <w:r w:rsidR="008332C6" w:rsidRPr="00413874">
        <w:rPr>
          <w:rFonts w:ascii="Times New Roman"/>
          <w:snapToGrid w:val="0"/>
          <w:kern w:val="0"/>
          <w:sz w:val="22"/>
          <w:szCs w:val="22"/>
        </w:rPr>
        <w:t>은</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지연으로</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인해</w:t>
      </w:r>
      <w:r w:rsidR="00C233CE"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손해가</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손해를</w:t>
      </w:r>
      <w:r w:rsidRPr="00413874">
        <w:rPr>
          <w:rFonts w:ascii="Times New Roman"/>
          <w:snapToGrid w:val="0"/>
          <w:kern w:val="0"/>
          <w:sz w:val="22"/>
          <w:szCs w:val="22"/>
        </w:rPr>
        <w:t xml:space="preserve"> </w:t>
      </w:r>
      <w:r w:rsidRPr="00413874">
        <w:rPr>
          <w:rFonts w:ascii="Times New Roman"/>
          <w:snapToGrid w:val="0"/>
          <w:kern w:val="0"/>
          <w:sz w:val="22"/>
          <w:szCs w:val="22"/>
        </w:rPr>
        <w:t>배상하여야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이</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경우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차주는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체납</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지연된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금액에</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대하여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지급기일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다음</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날부터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실제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전일까지</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w:t>
      </w:r>
      <w:r w:rsidR="00B76BF2" w:rsidRPr="00AE2BBA">
        <w:rPr>
          <w:rFonts w:ascii="Times New Roman"/>
          <w:snapToGrid w:val="0"/>
          <w:kern w:val="0"/>
          <w:sz w:val="22"/>
          <w:szCs w:val="22"/>
        </w:rPr>
        <w:t xml:space="preserve"> 6%</w:t>
      </w:r>
      <w:r w:rsidR="00B76BF2" w:rsidRPr="00AE2BBA">
        <w:rPr>
          <w:rFonts w:ascii="Times New Roman" w:hint="eastAsia"/>
          <w:snapToGrid w:val="0"/>
          <w:kern w:val="0"/>
          <w:sz w:val="22"/>
          <w:szCs w:val="22"/>
        </w:rPr>
        <w:t>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연체이자율</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손해배상률</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을</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적용하여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계산한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함께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지급하여야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한다</w:t>
      </w:r>
      <w:r w:rsidR="00B76BF2" w:rsidRPr="00AE2BBA">
        <w:rPr>
          <w:rFonts w:ascii="Times New Roman"/>
          <w:snapToGrid w:val="0"/>
          <w:kern w:val="0"/>
          <w:sz w:val="22"/>
          <w:szCs w:val="22"/>
        </w:rPr>
        <w:t>.</w:t>
      </w:r>
    </w:p>
    <w:p w14:paraId="69F24154" w14:textId="4A73ABF4" w:rsidR="000668E8" w:rsidRPr="00B76BF2" w:rsidRDefault="000668E8" w:rsidP="00797B55">
      <w:pPr>
        <w:adjustRightInd w:val="0"/>
        <w:snapToGrid w:val="0"/>
        <w:spacing w:line="400" w:lineRule="atLeast"/>
        <w:rPr>
          <w:rFonts w:ascii="Times New Roman"/>
          <w:snapToGrid w:val="0"/>
          <w:kern w:val="0"/>
          <w:sz w:val="22"/>
          <w:szCs w:val="22"/>
        </w:rPr>
      </w:pPr>
    </w:p>
    <w:p w14:paraId="750806C6" w14:textId="77777777" w:rsidR="00EB36A1" w:rsidRPr="00413874" w:rsidRDefault="00EB36A1" w:rsidP="00797B55">
      <w:pPr>
        <w:adjustRightInd w:val="0"/>
        <w:snapToGrid w:val="0"/>
        <w:spacing w:line="400" w:lineRule="atLeast"/>
        <w:rPr>
          <w:rFonts w:ascii="Times New Roman"/>
          <w:snapToGrid w:val="0"/>
          <w:kern w:val="0"/>
          <w:sz w:val="22"/>
          <w:szCs w:val="22"/>
        </w:rPr>
      </w:pPr>
    </w:p>
    <w:p w14:paraId="44B575AC"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655" w:name="_Toc191645629"/>
      <w:bookmarkStart w:id="656" w:name="_Toc240898055"/>
      <w:bookmarkStart w:id="657" w:name="_Toc242777940"/>
      <w:r w:rsidRPr="00413874">
        <w:rPr>
          <w:rFonts w:eastAsia="바탕"/>
          <w:kern w:val="0"/>
          <w:szCs w:val="22"/>
        </w:rPr>
        <w:t>상환</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변제의</w:t>
      </w:r>
      <w:r w:rsidRPr="00413874">
        <w:rPr>
          <w:rFonts w:eastAsia="바탕"/>
          <w:kern w:val="0"/>
          <w:szCs w:val="22"/>
        </w:rPr>
        <w:t xml:space="preserve"> </w:t>
      </w:r>
      <w:r w:rsidRPr="00413874">
        <w:rPr>
          <w:rFonts w:eastAsia="바탕"/>
          <w:kern w:val="0"/>
          <w:szCs w:val="22"/>
        </w:rPr>
        <w:t>충당</w:t>
      </w:r>
      <w:bookmarkEnd w:id="655"/>
      <w:bookmarkEnd w:id="656"/>
      <w:bookmarkEnd w:id="657"/>
    </w:p>
    <w:p w14:paraId="0070115E" w14:textId="77777777" w:rsidR="00FE56CC" w:rsidRPr="00413874" w:rsidRDefault="00FE56CC" w:rsidP="00797B55">
      <w:pPr>
        <w:adjustRightInd w:val="0"/>
        <w:snapToGrid w:val="0"/>
        <w:spacing w:line="400" w:lineRule="atLeast"/>
        <w:rPr>
          <w:rFonts w:ascii="Times New Roman"/>
          <w:sz w:val="22"/>
          <w:szCs w:val="22"/>
        </w:rPr>
      </w:pPr>
    </w:p>
    <w:p w14:paraId="6656FA5E"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658" w:name="_Toc191645630"/>
      <w:bookmarkStart w:id="659" w:name="_Toc240898056"/>
      <w:bookmarkStart w:id="660" w:name="_Toc242777941"/>
      <w:r w:rsidRPr="00413874">
        <w:rPr>
          <w:rFonts w:ascii="Times New Roman" w:eastAsia="바탕" w:hAnsi="Times New Roman"/>
          <w:kern w:val="0"/>
          <w:sz w:val="22"/>
          <w:szCs w:val="22"/>
        </w:rPr>
        <w:t>원금의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상환</w:t>
      </w:r>
      <w:bookmarkEnd w:id="658"/>
      <w:bookmarkEnd w:id="659"/>
      <w:bookmarkEnd w:id="660"/>
    </w:p>
    <w:p w14:paraId="31CFE355"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F510A80" w14:textId="77777777" w:rsidR="00FE56CC" w:rsidRDefault="00FE56CC" w:rsidP="00284249">
      <w:pPr>
        <w:numPr>
          <w:ilvl w:val="0"/>
          <w:numId w:val="147"/>
        </w:numPr>
        <w:adjustRightInd w:val="0"/>
        <w:snapToGrid w:val="0"/>
        <w:spacing w:line="400" w:lineRule="atLeas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00611124" w:rsidRPr="00413874">
        <w:rPr>
          <w:rFonts w:ascii="Times New Roman"/>
          <w:kern w:val="0"/>
          <w:sz w:val="22"/>
          <w:szCs w:val="22"/>
        </w:rPr>
        <w:t>대출만기일</w:t>
      </w:r>
      <w:r w:rsidRPr="00413874">
        <w:rPr>
          <w:rFonts w:ascii="Times New Roman"/>
          <w:kern w:val="0"/>
          <w:sz w:val="22"/>
          <w:szCs w:val="22"/>
        </w:rPr>
        <w:t>에</w:t>
      </w:r>
      <w:r w:rsidRPr="00413874">
        <w:rPr>
          <w:rFonts w:ascii="Times New Roman"/>
          <w:kern w:val="0"/>
          <w:sz w:val="22"/>
          <w:szCs w:val="22"/>
        </w:rPr>
        <w:t xml:space="preserve"> </w:t>
      </w:r>
      <w:r w:rsidR="00342544" w:rsidRPr="00413874">
        <w:rPr>
          <w:rFonts w:ascii="Times New Roman"/>
          <w:kern w:val="0"/>
          <w:sz w:val="22"/>
          <w:szCs w:val="22"/>
        </w:rPr>
        <w:t>대출원리금</w:t>
      </w:r>
      <w:r w:rsidR="00342544" w:rsidRPr="00413874">
        <w:rPr>
          <w:rFonts w:ascii="Times New Roman"/>
          <w:kern w:val="0"/>
          <w:sz w:val="22"/>
          <w:szCs w:val="22"/>
        </w:rPr>
        <w:t xml:space="preserve"> </w:t>
      </w:r>
      <w:r w:rsidR="00342544" w:rsidRPr="00413874">
        <w:rPr>
          <w:rFonts w:ascii="Times New Roman"/>
          <w:kern w:val="0"/>
          <w:sz w:val="22"/>
          <w:szCs w:val="22"/>
        </w:rPr>
        <w:t>전부를</w:t>
      </w:r>
      <w:r w:rsidR="00342544" w:rsidRPr="00413874">
        <w:rPr>
          <w:rFonts w:ascii="Times New Roman"/>
          <w:kern w:val="0"/>
          <w:sz w:val="22"/>
          <w:szCs w:val="22"/>
        </w:rPr>
        <w:t xml:space="preserve"> </w:t>
      </w:r>
      <w:r w:rsidR="00342544" w:rsidRPr="00413874">
        <w:rPr>
          <w:rFonts w:ascii="Times New Roman"/>
          <w:kern w:val="0"/>
          <w:sz w:val="22"/>
          <w:szCs w:val="22"/>
        </w:rPr>
        <w:t>상환하여야</w:t>
      </w:r>
      <w:r w:rsidR="00342544"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284249">
        <w:rPr>
          <w:rFonts w:ascii="Times New Roman"/>
          <w:snapToGrid w:val="0"/>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이익이</w:t>
      </w:r>
      <w:r w:rsidRPr="00413874">
        <w:rPr>
          <w:rFonts w:ascii="Times New Roman"/>
          <w:kern w:val="0"/>
          <w:sz w:val="22"/>
          <w:szCs w:val="22"/>
        </w:rPr>
        <w:t xml:space="preserve"> </w:t>
      </w:r>
      <w:r w:rsidRPr="00413874">
        <w:rPr>
          <w:rFonts w:ascii="Times New Roman"/>
          <w:kern w:val="0"/>
          <w:sz w:val="22"/>
          <w:szCs w:val="22"/>
        </w:rPr>
        <w:t>상실된</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이행기에</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6351165" w14:textId="77777777" w:rsidR="00284249" w:rsidRDefault="00284249" w:rsidP="00797B55">
      <w:pPr>
        <w:adjustRightInd w:val="0"/>
        <w:snapToGrid w:val="0"/>
        <w:spacing w:line="400" w:lineRule="atLeast"/>
        <w:rPr>
          <w:rFonts w:ascii="Times New Roman"/>
          <w:kern w:val="0"/>
          <w:sz w:val="22"/>
          <w:szCs w:val="22"/>
        </w:rPr>
      </w:pPr>
    </w:p>
    <w:p w14:paraId="36E613A8" w14:textId="7CD28263" w:rsidR="00284249" w:rsidRPr="00413874" w:rsidRDefault="00284249" w:rsidP="00284249">
      <w:pPr>
        <w:numPr>
          <w:ilvl w:val="0"/>
          <w:numId w:val="147"/>
        </w:numPr>
        <w:adjustRightInd w:val="0"/>
        <w:snapToGrid w:val="0"/>
        <w:spacing w:line="400" w:lineRule="atLeast"/>
        <w:rPr>
          <w:rFonts w:ascii="Times New Roman"/>
          <w:kern w:val="0"/>
          <w:sz w:val="22"/>
          <w:szCs w:val="22"/>
        </w:rPr>
      </w:pPr>
      <w:r w:rsidRPr="00284249">
        <w:rPr>
          <w:rFonts w:ascii="Times New Roman"/>
          <w:kern w:val="0"/>
          <w:sz w:val="22"/>
          <w:szCs w:val="22"/>
        </w:rPr>
        <w:t>차주는</w:t>
      </w:r>
      <w:r w:rsidRPr="00284249">
        <w:rPr>
          <w:rFonts w:ascii="Times New Roman"/>
          <w:kern w:val="0"/>
          <w:sz w:val="22"/>
          <w:szCs w:val="22"/>
        </w:rPr>
        <w:t xml:space="preserve"> Tranche A </w:t>
      </w:r>
      <w:r w:rsidRPr="00284249">
        <w:rPr>
          <w:rFonts w:ascii="Times New Roman"/>
          <w:snapToGrid w:val="0"/>
          <w:kern w:val="0"/>
          <w:sz w:val="22"/>
          <w:szCs w:val="22"/>
        </w:rPr>
        <w:t>대출원금이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된</w:t>
      </w:r>
      <w:r w:rsidRPr="00284249">
        <w:rPr>
          <w:rFonts w:ascii="Times New Roman"/>
          <w:kern w:val="0"/>
          <w:sz w:val="22"/>
          <w:szCs w:val="22"/>
        </w:rPr>
        <w:t xml:space="preserve"> </w:t>
      </w:r>
      <w:r w:rsidRPr="00284249">
        <w:rPr>
          <w:rFonts w:ascii="Times New Roman"/>
          <w:kern w:val="0"/>
          <w:sz w:val="22"/>
          <w:szCs w:val="22"/>
        </w:rPr>
        <w:t>후에</w:t>
      </w:r>
      <w:r w:rsidRPr="00284249">
        <w:rPr>
          <w:rFonts w:ascii="Times New Roman"/>
          <w:kern w:val="0"/>
          <w:sz w:val="22"/>
          <w:szCs w:val="22"/>
        </w:rPr>
        <w:t xml:space="preserve"> Tranche B </w:t>
      </w:r>
      <w:r w:rsidRPr="00284249">
        <w:rPr>
          <w:rFonts w:ascii="Times New Roman"/>
          <w:kern w:val="0"/>
          <w:sz w:val="22"/>
          <w:szCs w:val="22"/>
        </w:rPr>
        <w:t>대출원금을</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하여야</w:t>
      </w:r>
      <w:r w:rsidRPr="00284249">
        <w:rPr>
          <w:rFonts w:ascii="Times New Roman"/>
          <w:kern w:val="0"/>
          <w:sz w:val="22"/>
          <w:szCs w:val="22"/>
        </w:rPr>
        <w:t xml:space="preserve"> </w:t>
      </w:r>
      <w:r w:rsidRPr="00284249">
        <w:rPr>
          <w:rFonts w:ascii="Times New Roman"/>
          <w:kern w:val="0"/>
          <w:sz w:val="22"/>
          <w:szCs w:val="22"/>
        </w:rPr>
        <w:t>하며</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2</w:t>
      </w:r>
      <w:r w:rsidRPr="00284249">
        <w:rPr>
          <w:rFonts w:ascii="Times New Roman"/>
          <w:kern w:val="0"/>
          <w:sz w:val="22"/>
          <w:szCs w:val="22"/>
        </w:rPr>
        <w:t>항</w:t>
      </w:r>
      <w:r w:rsidRPr="00284249">
        <w:rPr>
          <w:rFonts w:ascii="Times New Roman"/>
          <w:kern w:val="0"/>
          <w:sz w:val="22"/>
          <w:szCs w:val="22"/>
        </w:rPr>
        <w:t xml:space="preserve"> </w:t>
      </w:r>
      <w:r w:rsidRPr="00284249">
        <w:rPr>
          <w:rFonts w:ascii="Times New Roman"/>
          <w:kern w:val="0"/>
          <w:sz w:val="22"/>
          <w:szCs w:val="22"/>
        </w:rPr>
        <w:t>및</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3</w:t>
      </w:r>
      <w:r w:rsidRPr="00284249">
        <w:rPr>
          <w:rFonts w:ascii="Times New Roman"/>
          <w:kern w:val="0"/>
          <w:sz w:val="22"/>
          <w:szCs w:val="22"/>
        </w:rPr>
        <w:t>항에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조기상환금액은</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먼저</w:t>
      </w:r>
      <w:r w:rsidRPr="00284249">
        <w:rPr>
          <w:rFonts w:ascii="Times New Roman"/>
          <w:kern w:val="0"/>
          <w:sz w:val="22"/>
          <w:szCs w:val="22"/>
        </w:rPr>
        <w:t xml:space="preserve"> </w:t>
      </w:r>
      <w:r w:rsidRPr="00284249">
        <w:rPr>
          <w:rFonts w:ascii="Times New Roman"/>
          <w:kern w:val="0"/>
          <w:sz w:val="22"/>
          <w:szCs w:val="22"/>
        </w:rPr>
        <w:t>충당하고</w:t>
      </w:r>
      <w:r w:rsidRPr="00284249">
        <w:rPr>
          <w:rFonts w:ascii="Times New Roman"/>
          <w:kern w:val="0"/>
          <w:sz w:val="22"/>
          <w:szCs w:val="22"/>
        </w:rPr>
        <w:t xml:space="preserve"> Tranche A </w:t>
      </w:r>
      <w:r w:rsidRPr="00284249">
        <w:rPr>
          <w:rFonts w:ascii="Times New Roman"/>
          <w:kern w:val="0"/>
          <w:sz w:val="22"/>
          <w:szCs w:val="22"/>
        </w:rPr>
        <w:t>대출금이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상환된</w:t>
      </w:r>
      <w:r w:rsidRPr="00284249">
        <w:rPr>
          <w:rFonts w:ascii="Times New Roman"/>
          <w:kern w:val="0"/>
          <w:sz w:val="22"/>
          <w:szCs w:val="22"/>
        </w:rPr>
        <w:t xml:space="preserve"> </w:t>
      </w:r>
      <w:r w:rsidRPr="00284249">
        <w:rPr>
          <w:rFonts w:ascii="Times New Roman"/>
          <w:kern w:val="0"/>
          <w:sz w:val="22"/>
          <w:szCs w:val="22"/>
        </w:rPr>
        <w:t>후</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충당한다</w:t>
      </w:r>
      <w:r w:rsidRPr="00284249">
        <w:rPr>
          <w:rFonts w:ascii="Times New Roman"/>
          <w:kern w:val="0"/>
          <w:sz w:val="22"/>
          <w:szCs w:val="22"/>
        </w:rPr>
        <w:t xml:space="preserve">. </w:t>
      </w:r>
      <w:r w:rsidRPr="00284249">
        <w:rPr>
          <w:rFonts w:ascii="Times New Roman"/>
          <w:kern w:val="0"/>
          <w:sz w:val="22"/>
          <w:szCs w:val="22"/>
        </w:rPr>
        <w:t>같은</w:t>
      </w:r>
      <w:r w:rsidRPr="00284249">
        <w:rPr>
          <w:rFonts w:ascii="Times New Roman"/>
          <w:kern w:val="0"/>
          <w:sz w:val="22"/>
          <w:szCs w:val="22"/>
        </w:rPr>
        <w:t xml:space="preserve"> Tranche </w:t>
      </w:r>
      <w:r w:rsidRPr="00284249">
        <w:rPr>
          <w:rFonts w:ascii="Times New Roman"/>
          <w:kern w:val="0"/>
          <w:sz w:val="22"/>
          <w:szCs w:val="22"/>
        </w:rPr>
        <w:t>내에서는</w:t>
      </w:r>
      <w:r w:rsidRPr="00284249">
        <w:rPr>
          <w:rFonts w:ascii="Times New Roman"/>
          <w:kern w:val="0"/>
          <w:sz w:val="22"/>
          <w:szCs w:val="22"/>
        </w:rPr>
        <w:t xml:space="preserve"> </w:t>
      </w:r>
      <w:r w:rsidRPr="00284249">
        <w:rPr>
          <w:rFonts w:ascii="Times New Roman"/>
          <w:kern w:val="0"/>
          <w:sz w:val="22"/>
          <w:szCs w:val="22"/>
        </w:rPr>
        <w:t>각</w:t>
      </w:r>
      <w:r w:rsidRPr="00284249">
        <w:rPr>
          <w:rFonts w:ascii="Times New Roman"/>
          <w:kern w:val="0"/>
          <w:sz w:val="22"/>
          <w:szCs w:val="22"/>
        </w:rPr>
        <w:t xml:space="preserve"> </w:t>
      </w:r>
      <w:r w:rsidRPr="00284249">
        <w:rPr>
          <w:rFonts w:ascii="Times New Roman"/>
          <w:kern w:val="0"/>
          <w:sz w:val="22"/>
          <w:szCs w:val="22"/>
        </w:rPr>
        <w:t>대주의</w:t>
      </w:r>
      <w:r w:rsidRPr="00284249">
        <w:rPr>
          <w:rFonts w:ascii="Times New Roman"/>
          <w:kern w:val="0"/>
          <w:sz w:val="22"/>
          <w:szCs w:val="22"/>
        </w:rPr>
        <w:t xml:space="preserve"> </w:t>
      </w:r>
      <w:r w:rsidRPr="00284249">
        <w:rPr>
          <w:rFonts w:ascii="Times New Roman"/>
          <w:kern w:val="0"/>
          <w:sz w:val="22"/>
          <w:szCs w:val="22"/>
        </w:rPr>
        <w:t>대출참</w:t>
      </w:r>
      <w:r w:rsidRPr="00284249">
        <w:rPr>
          <w:rFonts w:ascii="Times New Roman"/>
          <w:kern w:val="0"/>
          <w:sz w:val="22"/>
          <w:szCs w:val="22"/>
        </w:rPr>
        <w:lastRenderedPageBreak/>
        <w:t>가비율에</w:t>
      </w:r>
      <w:r w:rsidRPr="00284249">
        <w:rPr>
          <w:rFonts w:ascii="Times New Roman"/>
          <w:kern w:val="0"/>
          <w:sz w:val="22"/>
          <w:szCs w:val="22"/>
        </w:rPr>
        <w:t xml:space="preserve"> </w:t>
      </w:r>
      <w:r w:rsidRPr="00284249">
        <w:rPr>
          <w:rFonts w:ascii="Times New Roman"/>
          <w:kern w:val="0"/>
          <w:sz w:val="22"/>
          <w:szCs w:val="22"/>
        </w:rPr>
        <w:t>따라</w:t>
      </w:r>
      <w:r w:rsidRPr="00284249">
        <w:rPr>
          <w:rFonts w:ascii="Times New Roman"/>
          <w:kern w:val="0"/>
          <w:sz w:val="22"/>
          <w:szCs w:val="22"/>
        </w:rPr>
        <w:t xml:space="preserve"> </w:t>
      </w:r>
      <w:r w:rsidRPr="00284249">
        <w:rPr>
          <w:rFonts w:ascii="Times New Roman"/>
          <w:kern w:val="0"/>
          <w:sz w:val="22"/>
          <w:szCs w:val="22"/>
        </w:rPr>
        <w:t>안분한다</w:t>
      </w:r>
      <w:r w:rsidRPr="00284249">
        <w:rPr>
          <w:rFonts w:ascii="Times New Roman"/>
          <w:kern w:val="0"/>
          <w:sz w:val="22"/>
          <w:szCs w:val="22"/>
        </w:rPr>
        <w:t xml:space="preserve">. </w:t>
      </w:r>
      <w:r w:rsidRPr="00284249">
        <w:rPr>
          <w:rFonts w:ascii="Times New Roman"/>
          <w:kern w:val="0"/>
          <w:sz w:val="22"/>
          <w:szCs w:val="22"/>
        </w:rPr>
        <w:t>담보권의</w:t>
      </w:r>
      <w:r w:rsidRPr="00284249">
        <w:rPr>
          <w:rFonts w:ascii="Times New Roman"/>
          <w:kern w:val="0"/>
          <w:sz w:val="22"/>
          <w:szCs w:val="22"/>
        </w:rPr>
        <w:t xml:space="preserve"> </w:t>
      </w:r>
      <w:r w:rsidRPr="00284249">
        <w:rPr>
          <w:rFonts w:ascii="Times New Roman"/>
          <w:kern w:val="0"/>
          <w:sz w:val="22"/>
          <w:szCs w:val="22"/>
        </w:rPr>
        <w:t>실행에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회수금의</w:t>
      </w:r>
      <w:r w:rsidRPr="00284249">
        <w:rPr>
          <w:rFonts w:ascii="Times New Roman"/>
          <w:kern w:val="0"/>
          <w:sz w:val="22"/>
          <w:szCs w:val="22"/>
        </w:rPr>
        <w:t xml:space="preserve"> </w:t>
      </w:r>
      <w:r w:rsidRPr="00284249">
        <w:rPr>
          <w:rFonts w:ascii="Times New Roman"/>
          <w:kern w:val="0"/>
          <w:sz w:val="22"/>
          <w:szCs w:val="22"/>
        </w:rPr>
        <w:t>배분에</w:t>
      </w:r>
      <w:r w:rsidRPr="00284249">
        <w:rPr>
          <w:rFonts w:ascii="Times New Roman"/>
          <w:kern w:val="0"/>
          <w:sz w:val="22"/>
          <w:szCs w:val="22"/>
        </w:rPr>
        <w:t xml:space="preserve"> </w:t>
      </w:r>
      <w:r w:rsidRPr="00284249">
        <w:rPr>
          <w:rFonts w:ascii="Times New Roman"/>
          <w:kern w:val="0"/>
          <w:sz w:val="22"/>
          <w:szCs w:val="22"/>
        </w:rPr>
        <w:t>있어서도</w:t>
      </w:r>
      <w:r w:rsidRPr="00284249">
        <w:rPr>
          <w:rFonts w:ascii="Times New Roman"/>
          <w:kern w:val="0"/>
          <w:sz w:val="22"/>
          <w:szCs w:val="22"/>
        </w:rPr>
        <w:t xml:space="preserve"> </w:t>
      </w:r>
      <w:r w:rsidRPr="00284249">
        <w:rPr>
          <w:rFonts w:ascii="Times New Roman"/>
          <w:kern w:val="0"/>
          <w:sz w:val="22"/>
          <w:szCs w:val="22"/>
        </w:rPr>
        <w:t>같다</w:t>
      </w:r>
      <w:r w:rsidRPr="00284249">
        <w:rPr>
          <w:rFonts w:ascii="Times New Roman"/>
          <w:kern w:val="0"/>
          <w:sz w:val="22"/>
          <w:szCs w:val="22"/>
        </w:rPr>
        <w:t>.</w:t>
      </w:r>
    </w:p>
    <w:p w14:paraId="330C8314"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20D610C"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661" w:name="_Toc191645631"/>
      <w:bookmarkStart w:id="662" w:name="_Toc240898057"/>
      <w:bookmarkStart w:id="663" w:name="_Toc242777942"/>
      <w:r w:rsidRPr="00413874">
        <w:rPr>
          <w:rFonts w:ascii="Times New Roman" w:eastAsia="바탕" w:hAnsi="Times New Roman"/>
          <w:kern w:val="0"/>
          <w:sz w:val="22"/>
          <w:szCs w:val="22"/>
        </w:rPr>
        <w:t>임의적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조기상환</w:t>
      </w:r>
      <w:bookmarkEnd w:id="661"/>
      <w:bookmarkEnd w:id="662"/>
      <w:bookmarkEnd w:id="663"/>
    </w:p>
    <w:p w14:paraId="5650C779" w14:textId="77777777" w:rsidR="00FE56CC" w:rsidRPr="00413874" w:rsidRDefault="00FE56CC" w:rsidP="00797B55">
      <w:pPr>
        <w:adjustRightInd w:val="0"/>
        <w:snapToGrid w:val="0"/>
        <w:spacing w:line="400" w:lineRule="atLeast"/>
        <w:ind w:left="401" w:hanging="401"/>
        <w:rPr>
          <w:rFonts w:ascii="Times New Roman"/>
          <w:sz w:val="22"/>
          <w:szCs w:val="22"/>
        </w:rPr>
      </w:pPr>
    </w:p>
    <w:p w14:paraId="74015D0D" w14:textId="04903133" w:rsidR="00342544" w:rsidRPr="00413874" w:rsidRDefault="00342544" w:rsidP="00797B55">
      <w:p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규정에도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아래에</w:t>
      </w:r>
      <w:r w:rsidRPr="00413874">
        <w:rPr>
          <w:rFonts w:ascii="Times New Roman"/>
          <w:sz w:val="22"/>
          <w:szCs w:val="22"/>
        </w:rPr>
        <w:t xml:space="preserve"> </w:t>
      </w:r>
      <w:r w:rsidRPr="00413874">
        <w:rPr>
          <w:rFonts w:ascii="Times New Roman"/>
          <w:sz w:val="22"/>
          <w:szCs w:val="22"/>
        </w:rPr>
        <w:t>규정된</w:t>
      </w:r>
      <w:r w:rsidRPr="00413874">
        <w:rPr>
          <w:rFonts w:ascii="Times New Roman"/>
          <w:sz w:val="22"/>
          <w:szCs w:val="22"/>
        </w:rPr>
        <w:t xml:space="preserve"> </w:t>
      </w:r>
      <w:r w:rsidRPr="00413874">
        <w:rPr>
          <w:rFonts w:ascii="Times New Roman"/>
          <w:sz w:val="22"/>
          <w:szCs w:val="22"/>
        </w:rPr>
        <w:t>절차와</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임의적으로</w:t>
      </w:r>
      <w:r w:rsidRPr="00413874">
        <w:rPr>
          <w:rFonts w:ascii="Times New Roman"/>
          <w:sz w:val="22"/>
          <w:szCs w:val="22"/>
        </w:rPr>
        <w:t xml:space="preserve"> </w:t>
      </w:r>
      <w:r w:rsidRPr="00413874">
        <w:rPr>
          <w:rFonts w:ascii="Times New Roman"/>
          <w:sz w:val="22"/>
          <w:szCs w:val="22"/>
        </w:rPr>
        <w:t>조기상환을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735BA25F" w14:textId="77777777" w:rsidR="00342544" w:rsidRPr="00413874" w:rsidRDefault="00342544" w:rsidP="00797B55">
      <w:pPr>
        <w:adjustRightInd w:val="0"/>
        <w:snapToGrid w:val="0"/>
        <w:spacing w:line="400" w:lineRule="atLeast"/>
        <w:ind w:left="401" w:hanging="401"/>
        <w:rPr>
          <w:rFonts w:ascii="Times New Roman"/>
          <w:sz w:val="22"/>
          <w:szCs w:val="22"/>
        </w:rPr>
      </w:pPr>
    </w:p>
    <w:p w14:paraId="1D7110DF" w14:textId="32240FCC"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조기상환금액은</w:t>
      </w:r>
      <w:r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74038" w:rsidRPr="00413874">
        <w:rPr>
          <w:rFonts w:ascii="Times New Roman"/>
          <w:snapToGrid w:val="0"/>
          <w:kern w:val="0"/>
          <w:sz w:val="22"/>
          <w:szCs w:val="22"/>
        </w:rPr>
        <w:t>일십억원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74038" w:rsidRPr="00413874">
        <w:rPr>
          <w:rFonts w:ascii="Times New Roman"/>
          <w:snapToGrid w:val="0"/>
          <w:kern w:val="0"/>
          <w:sz w:val="22"/>
          <w:szCs w:val="22"/>
        </w:rPr>
        <w:t>1</w:t>
      </w:r>
      <w:r w:rsidR="008B5343" w:rsidRPr="00413874">
        <w:rPr>
          <w:rFonts w:ascii="Times New Roman"/>
          <w:snapToGrid w:val="0"/>
          <w:kern w:val="0"/>
          <w:sz w:val="22"/>
          <w:szCs w:val="22"/>
        </w:rPr>
        <w:t>,0</w:t>
      </w:r>
      <w:r w:rsidR="00F74038" w:rsidRPr="00413874">
        <w:rPr>
          <w:rFonts w:ascii="Times New Roman"/>
          <w:snapToGrid w:val="0"/>
          <w:kern w:val="0"/>
          <w:sz w:val="22"/>
          <w:szCs w:val="22"/>
        </w:rPr>
        <w:t>00,000,000)</w:t>
      </w:r>
      <w:r w:rsidR="00E97204">
        <w:rPr>
          <w:rFonts w:ascii="Times New Roman" w:hint="eastAsia"/>
          <w:snapToGrid w:val="0"/>
          <w:kern w:val="0"/>
          <w:sz w:val="22"/>
          <w:szCs w:val="22"/>
        </w:rPr>
        <w:t>]</w:t>
      </w:r>
      <w:r w:rsidR="00F74038" w:rsidRPr="00413874">
        <w:rPr>
          <w:rFonts w:ascii="Times New Roman"/>
          <w:snapToGrid w:val="0"/>
          <w:kern w:val="0"/>
          <w:sz w:val="22"/>
          <w:szCs w:val="22"/>
        </w:rPr>
        <w:t xml:space="preserve"> </w:t>
      </w:r>
      <w:r w:rsidRPr="00413874">
        <w:rPr>
          <w:rFonts w:ascii="Times New Roman"/>
          <w:snapToGrid w:val="0"/>
          <w:kern w:val="0"/>
          <w:sz w:val="22"/>
          <w:szCs w:val="22"/>
        </w:rPr>
        <w:t>이상으로</w:t>
      </w:r>
      <w:r w:rsidR="00CA1D9A" w:rsidRPr="00413874">
        <w:rPr>
          <w:rFonts w:ascii="Times New Roman"/>
          <w:snapToGrid w:val="0"/>
          <w:kern w:val="0"/>
          <w:sz w:val="22"/>
          <w:szCs w:val="22"/>
        </w:rPr>
        <w:t>서</w:t>
      </w:r>
      <w:r w:rsidR="00CA1D9A"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85E1D" w:rsidRPr="00945154">
        <w:rPr>
          <w:rFonts w:ascii="Times New Roman" w:hint="eastAsia"/>
          <w:snapToGrid w:val="0"/>
          <w:kern w:val="0"/>
          <w:sz w:val="22"/>
          <w:szCs w:val="22"/>
        </w:rPr>
        <w:t>일</w:t>
      </w:r>
      <w:r w:rsidR="004F11F2" w:rsidRPr="00945154">
        <w:rPr>
          <w:rFonts w:ascii="Times New Roman" w:hint="eastAsia"/>
          <w:snapToGrid w:val="0"/>
          <w:kern w:val="0"/>
          <w:sz w:val="22"/>
          <w:szCs w:val="22"/>
        </w:rPr>
        <w:t>억</w:t>
      </w:r>
      <w:r w:rsidR="00F74038" w:rsidRPr="00945154">
        <w:rPr>
          <w:rFonts w:ascii="Times New Roman"/>
          <w:snapToGrid w:val="0"/>
          <w:kern w:val="0"/>
          <w:sz w:val="22"/>
          <w:szCs w:val="22"/>
        </w:rPr>
        <w:t>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85E1D" w:rsidRPr="00413874">
        <w:rPr>
          <w:rFonts w:ascii="Times New Roman"/>
          <w:snapToGrid w:val="0"/>
          <w:kern w:val="0"/>
          <w:sz w:val="22"/>
          <w:szCs w:val="22"/>
        </w:rPr>
        <w:t>100,000,000</w:t>
      </w:r>
      <w:r w:rsidR="00F74038" w:rsidRPr="00413874">
        <w:rPr>
          <w:rFonts w:ascii="Times New Roman"/>
          <w:snapToGrid w:val="0"/>
          <w:kern w:val="0"/>
          <w:sz w:val="22"/>
          <w:szCs w:val="22"/>
        </w:rPr>
        <w:t>)</w:t>
      </w:r>
      <w:r w:rsidR="00E97204">
        <w:rPr>
          <w:rFonts w:ascii="Times New Roman" w:hint="eastAsia"/>
          <w:snapToGrid w:val="0"/>
          <w:kern w:val="0"/>
          <w:sz w:val="22"/>
          <w:szCs w:val="22"/>
        </w:rPr>
        <w:t>]</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정배수에</w:t>
      </w:r>
      <w:r w:rsidRPr="00413874">
        <w:rPr>
          <w:rFonts w:ascii="Times New Roman"/>
          <w:snapToGrid w:val="0"/>
          <w:kern w:val="0"/>
          <w:sz w:val="22"/>
          <w:szCs w:val="22"/>
        </w:rPr>
        <w:t xml:space="preserve"> </w:t>
      </w:r>
      <w:r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금액</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때까지의</w:t>
      </w:r>
      <w:r w:rsidRPr="00413874">
        <w:rPr>
          <w:rFonts w:ascii="Times New Roman"/>
          <w:snapToGrid w:val="0"/>
          <w:kern w:val="0"/>
          <w:sz w:val="22"/>
          <w:szCs w:val="22"/>
        </w:rPr>
        <w:t xml:space="preserve"> </w:t>
      </w:r>
      <w:r w:rsidRPr="00413874">
        <w:rPr>
          <w:rFonts w:ascii="Times New Roman"/>
          <w:snapToGrid w:val="0"/>
          <w:kern w:val="0"/>
          <w:sz w:val="22"/>
          <w:szCs w:val="22"/>
        </w:rPr>
        <w:t>미상환</w:t>
      </w:r>
      <w:r w:rsidRPr="00413874">
        <w:rPr>
          <w:rFonts w:ascii="Times New Roman"/>
          <w:snapToGrid w:val="0"/>
          <w:kern w:val="0"/>
          <w:sz w:val="22"/>
          <w:szCs w:val="22"/>
        </w:rPr>
        <w:t xml:space="preserve"> </w:t>
      </w:r>
      <w:r w:rsidRPr="00413874">
        <w:rPr>
          <w:rFonts w:ascii="Times New Roman"/>
          <w:snapToGrid w:val="0"/>
          <w:kern w:val="0"/>
          <w:sz w:val="22"/>
          <w:szCs w:val="22"/>
        </w:rPr>
        <w:t>대출금</w:t>
      </w:r>
      <w:r w:rsidRPr="00413874">
        <w:rPr>
          <w:rFonts w:ascii="Times New Roman"/>
          <w:snapToGrid w:val="0"/>
          <w:kern w:val="0"/>
          <w:sz w:val="22"/>
          <w:szCs w:val="22"/>
        </w:rPr>
        <w:t xml:space="preserve"> </w:t>
      </w:r>
      <w:r w:rsidRPr="00413874">
        <w:rPr>
          <w:rFonts w:ascii="Times New Roman"/>
          <w:snapToGrid w:val="0"/>
          <w:kern w:val="0"/>
          <w:sz w:val="22"/>
          <w:szCs w:val="22"/>
        </w:rPr>
        <w:t>전액이어야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9E0C8B" w:rsidRPr="00413874">
        <w:rPr>
          <w:rFonts w:ascii="Times New Roman"/>
          <w:snapToGrid w:val="0"/>
          <w:kern w:val="0"/>
          <w:sz w:val="22"/>
          <w:szCs w:val="22"/>
        </w:rPr>
        <w:t xml:space="preserve"> </w:t>
      </w:r>
    </w:p>
    <w:p w14:paraId="15A10651" w14:textId="77777777" w:rsidR="00342544" w:rsidRPr="00413874" w:rsidRDefault="00342544" w:rsidP="00797B55">
      <w:pPr>
        <w:adjustRightInd w:val="0"/>
        <w:snapToGrid w:val="0"/>
        <w:spacing w:line="400" w:lineRule="atLeast"/>
        <w:ind w:left="567"/>
        <w:rPr>
          <w:rFonts w:ascii="Times New Roman"/>
          <w:snapToGrid w:val="0"/>
          <w:kern w:val="0"/>
          <w:sz w:val="22"/>
          <w:szCs w:val="22"/>
        </w:rPr>
      </w:pPr>
    </w:p>
    <w:p w14:paraId="5D7C19F4" w14:textId="63FA86F2"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조기상환금액과</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w:t>
      </w:r>
      <w:r w:rsidRPr="00413874">
        <w:rPr>
          <w:rFonts w:ascii="Times New Roman"/>
          <w:snapToGrid w:val="0"/>
          <w:kern w:val="0"/>
          <w:sz w:val="22"/>
          <w:szCs w:val="22"/>
        </w:rPr>
        <w:t xml:space="preserve"> </w:t>
      </w:r>
      <w:r w:rsidRPr="00413874">
        <w:rPr>
          <w:rFonts w:ascii="Times New Roman"/>
          <w:snapToGrid w:val="0"/>
          <w:kern w:val="0"/>
          <w:sz w:val="22"/>
          <w:szCs w:val="22"/>
        </w:rPr>
        <w:t>등을</w:t>
      </w:r>
      <w:r w:rsidRPr="00413874">
        <w:rPr>
          <w:rFonts w:ascii="Times New Roman"/>
          <w:snapToGrid w:val="0"/>
          <w:kern w:val="0"/>
          <w:sz w:val="22"/>
          <w:szCs w:val="22"/>
        </w:rPr>
        <w:t xml:space="preserve"> </w:t>
      </w:r>
      <w:r w:rsidRPr="00413874">
        <w:rPr>
          <w:rFonts w:ascii="Times New Roman"/>
          <w:snapToGrid w:val="0"/>
          <w:kern w:val="0"/>
          <w:sz w:val="22"/>
          <w:szCs w:val="22"/>
        </w:rPr>
        <w:t>적시하여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조기상환예정일로부터</w:t>
      </w:r>
      <w:r w:rsidRPr="00413874">
        <w:rPr>
          <w:rFonts w:ascii="Times New Roman"/>
          <w:snapToGrid w:val="0"/>
          <w:kern w:val="0"/>
          <w:sz w:val="22"/>
          <w:szCs w:val="22"/>
        </w:rPr>
        <w:t xml:space="preserve"> </w:t>
      </w:r>
      <w:r w:rsidR="00E97204">
        <w:rPr>
          <w:rFonts w:ascii="Times New Roman" w:hint="eastAsia"/>
          <w:snapToGrid w:val="0"/>
          <w:kern w:val="0"/>
          <w:sz w:val="22"/>
          <w:szCs w:val="22"/>
        </w:rPr>
        <w:t>십</w:t>
      </w:r>
      <w:r w:rsidRPr="00413874">
        <w:rPr>
          <w:rFonts w:ascii="Times New Roman"/>
          <w:snapToGrid w:val="0"/>
          <w:kern w:val="0"/>
          <w:sz w:val="22"/>
          <w:szCs w:val="22"/>
        </w:rPr>
        <w:t>(</w:t>
      </w:r>
      <w:r w:rsidR="00E97204">
        <w:rPr>
          <w:rFonts w:ascii="Times New Roman" w:hint="eastAsia"/>
          <w:snapToGrid w:val="0"/>
          <w:kern w:val="0"/>
          <w:sz w:val="22"/>
          <w:szCs w:val="22"/>
        </w:rPr>
        <w:t>10</w:t>
      </w:r>
      <w:r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이전에</w:t>
      </w:r>
      <w:r w:rsidRPr="00413874">
        <w:rPr>
          <w:rFonts w:ascii="Times New Roman"/>
          <w:snapToGrid w:val="0"/>
          <w:kern w:val="0"/>
          <w:sz w:val="22"/>
          <w:szCs w:val="22"/>
        </w:rPr>
        <w:t xml:space="preserve"> </w:t>
      </w:r>
      <w:r w:rsidR="001E393A" w:rsidRPr="00413874">
        <w:rPr>
          <w:rFonts w:ascii="Times New Roman"/>
          <w:snapToGrid w:val="0"/>
          <w:kern w:val="0"/>
          <w:sz w:val="22"/>
          <w:szCs w:val="22"/>
        </w:rPr>
        <w:t>각</w:t>
      </w:r>
      <w:r w:rsidR="001E393A" w:rsidRPr="00413874">
        <w:rPr>
          <w:rFonts w:ascii="Times New Roman"/>
          <w:snapToGrid w:val="0"/>
          <w:kern w:val="0"/>
          <w:sz w:val="22"/>
          <w:szCs w:val="22"/>
        </w:rPr>
        <w:t xml:space="preserve"> </w:t>
      </w:r>
      <w:r w:rsidR="001E393A" w:rsidRPr="00413874">
        <w:rPr>
          <w:rFonts w:ascii="Times New Roman"/>
          <w:snapToGrid w:val="0"/>
          <w:kern w:val="0"/>
          <w:sz w:val="22"/>
          <w:szCs w:val="22"/>
        </w:rPr>
        <w:t>대주</w:t>
      </w:r>
      <w:r w:rsidRPr="00413874">
        <w:rPr>
          <w:rFonts w:ascii="Times New Roman"/>
          <w:snapToGrid w:val="0"/>
          <w:kern w:val="0"/>
          <w:sz w:val="22"/>
          <w:szCs w:val="22"/>
        </w:rPr>
        <w:t>에게</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rPr>
        <w:t>통지하여야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512FCA" w:rsidRPr="00413874">
        <w:rPr>
          <w:rFonts w:ascii="Times New Roman"/>
          <w:sz w:val="22"/>
          <w:szCs w:val="22"/>
        </w:rPr>
        <w:t xml:space="preserve"> </w:t>
      </w:r>
      <w:r w:rsidR="00512FCA" w:rsidRPr="00413874">
        <w:rPr>
          <w:rFonts w:ascii="Times New Roman"/>
          <w:sz w:val="22"/>
          <w:szCs w:val="22"/>
        </w:rPr>
        <w:t>다만</w:t>
      </w:r>
      <w:r w:rsidR="00512FCA" w:rsidRPr="00413874">
        <w:rPr>
          <w:rFonts w:ascii="Times New Roman"/>
          <w:sz w:val="22"/>
          <w:szCs w:val="22"/>
        </w:rPr>
        <w:t xml:space="preserve">, </w:t>
      </w:r>
      <w:r w:rsidR="00512FCA" w:rsidRPr="00413874">
        <w:rPr>
          <w:rFonts w:ascii="Times New Roman"/>
          <w:sz w:val="22"/>
          <w:szCs w:val="22"/>
        </w:rPr>
        <w:t>조기상환예정일은</w:t>
      </w:r>
      <w:r w:rsidR="00512FCA" w:rsidRPr="00413874">
        <w:rPr>
          <w:rFonts w:ascii="Times New Roman"/>
          <w:sz w:val="22"/>
          <w:szCs w:val="22"/>
        </w:rPr>
        <w:t xml:space="preserve"> </w:t>
      </w:r>
      <w:r w:rsidR="00512FCA" w:rsidRPr="00413874">
        <w:rPr>
          <w:rFonts w:ascii="Times New Roman"/>
          <w:sz w:val="22"/>
          <w:szCs w:val="22"/>
        </w:rPr>
        <w:t>매</w:t>
      </w:r>
      <w:r w:rsidR="00512FCA" w:rsidRPr="00413874">
        <w:rPr>
          <w:rFonts w:ascii="Times New Roman"/>
          <w:sz w:val="22"/>
          <w:szCs w:val="22"/>
        </w:rPr>
        <w:t xml:space="preserve"> </w:t>
      </w:r>
      <w:r w:rsidR="00512FCA" w:rsidRPr="00413874">
        <w:rPr>
          <w:rFonts w:ascii="Times New Roman"/>
          <w:sz w:val="22"/>
          <w:szCs w:val="22"/>
        </w:rPr>
        <w:t>이자지급일에</w:t>
      </w:r>
      <w:r w:rsidR="00512FCA" w:rsidRPr="00413874">
        <w:rPr>
          <w:rFonts w:ascii="Times New Roman"/>
          <w:sz w:val="22"/>
          <w:szCs w:val="22"/>
        </w:rPr>
        <w:t xml:space="preserve"> </w:t>
      </w:r>
      <w:r w:rsidR="00512FCA" w:rsidRPr="00413874">
        <w:rPr>
          <w:rFonts w:ascii="Times New Roman"/>
          <w:sz w:val="22"/>
          <w:szCs w:val="22"/>
        </w:rPr>
        <w:t>한한다</w:t>
      </w:r>
      <w:r w:rsidR="00A44AA1" w:rsidRPr="00413874">
        <w:rPr>
          <w:rFonts w:ascii="Times New Roman"/>
          <w:sz w:val="22"/>
          <w:szCs w:val="22"/>
        </w:rPr>
        <w:t>(</w:t>
      </w:r>
      <w:r w:rsidR="00A44AA1" w:rsidRPr="00413874">
        <w:rPr>
          <w:rFonts w:ascii="Times New Roman"/>
          <w:sz w:val="22"/>
          <w:szCs w:val="22"/>
        </w:rPr>
        <w:t>단</w:t>
      </w:r>
      <w:r w:rsidR="00A44AA1" w:rsidRPr="00413874">
        <w:rPr>
          <w:rFonts w:ascii="Times New Roman"/>
          <w:sz w:val="22"/>
          <w:szCs w:val="22"/>
        </w:rPr>
        <w:t xml:space="preserve">, </w:t>
      </w:r>
      <w:r w:rsidR="00E97204">
        <w:rPr>
          <w:rFonts w:ascii="Times New Roman" w:hint="eastAsia"/>
          <w:sz w:val="22"/>
          <w:szCs w:val="22"/>
        </w:rPr>
        <w:t>최초</w:t>
      </w:r>
      <w:r w:rsidR="00E97204">
        <w:rPr>
          <w:rFonts w:ascii="Times New Roman" w:hint="eastAsia"/>
          <w:sz w:val="22"/>
          <w:szCs w:val="22"/>
        </w:rPr>
        <w:t xml:space="preserve"> </w:t>
      </w:r>
      <w:r w:rsidR="00E97204">
        <w:rPr>
          <w:rFonts w:ascii="Times New Roman" w:hint="eastAsia"/>
          <w:sz w:val="22"/>
          <w:szCs w:val="22"/>
        </w:rPr>
        <w:t>인출일로부터</w:t>
      </w:r>
      <w:r w:rsidR="00E97204">
        <w:rPr>
          <w:rFonts w:ascii="Times New Roman" w:hint="eastAsia"/>
          <w:sz w:val="22"/>
          <w:szCs w:val="22"/>
        </w:rPr>
        <w:t xml:space="preserve"> [1]</w:t>
      </w:r>
      <w:r w:rsidR="00E97204">
        <w:rPr>
          <w:rFonts w:ascii="Times New Roman" w:hint="eastAsia"/>
          <w:sz w:val="22"/>
          <w:szCs w:val="22"/>
        </w:rPr>
        <w:t>년이</w:t>
      </w:r>
      <w:r w:rsidR="00E97204">
        <w:rPr>
          <w:rFonts w:ascii="Times New Roman" w:hint="eastAsia"/>
          <w:sz w:val="22"/>
          <w:szCs w:val="22"/>
        </w:rPr>
        <w:t xml:space="preserve"> </w:t>
      </w:r>
      <w:r w:rsidR="00E97204">
        <w:rPr>
          <w:rFonts w:ascii="Times New Roman" w:hint="eastAsia"/>
          <w:sz w:val="22"/>
          <w:szCs w:val="22"/>
        </w:rPr>
        <w:t>경과한</w:t>
      </w:r>
      <w:r w:rsidR="00E97204">
        <w:rPr>
          <w:rFonts w:ascii="Times New Roman" w:hint="eastAsia"/>
          <w:sz w:val="22"/>
          <w:szCs w:val="22"/>
        </w:rPr>
        <w:t xml:space="preserve"> </w:t>
      </w:r>
      <w:r w:rsidR="00E97204">
        <w:rPr>
          <w:rFonts w:ascii="Times New Roman" w:hint="eastAsia"/>
          <w:sz w:val="22"/>
          <w:szCs w:val="22"/>
        </w:rPr>
        <w:t>이후</w:t>
      </w:r>
      <w:r w:rsidR="00E97204">
        <w:rPr>
          <w:rFonts w:ascii="Times New Roman" w:hint="eastAsia"/>
          <w:sz w:val="22"/>
          <w:szCs w:val="22"/>
        </w:rPr>
        <w:t xml:space="preserve"> </w:t>
      </w:r>
      <w:r w:rsidR="0059787A" w:rsidRPr="00413874">
        <w:rPr>
          <w:rFonts w:ascii="Times New Roman"/>
          <w:sz w:val="22"/>
          <w:szCs w:val="22"/>
        </w:rPr>
        <w:t>대출금을</w:t>
      </w:r>
      <w:r w:rsidR="0059787A" w:rsidRPr="00413874">
        <w:rPr>
          <w:rFonts w:ascii="Times New Roman"/>
          <w:sz w:val="22"/>
          <w:szCs w:val="22"/>
        </w:rPr>
        <w:t xml:space="preserve"> </w:t>
      </w:r>
      <w:r w:rsidR="0059787A" w:rsidRPr="00413874">
        <w:rPr>
          <w:rFonts w:ascii="Times New Roman"/>
          <w:sz w:val="22"/>
          <w:szCs w:val="22"/>
        </w:rPr>
        <w:t>전액</w:t>
      </w:r>
      <w:r w:rsidR="0059787A" w:rsidRPr="00413874">
        <w:rPr>
          <w:rFonts w:ascii="Times New Roman"/>
          <w:sz w:val="22"/>
          <w:szCs w:val="22"/>
        </w:rPr>
        <w:t xml:space="preserve"> </w:t>
      </w:r>
      <w:r w:rsidR="0059787A" w:rsidRPr="00413874">
        <w:rPr>
          <w:rFonts w:ascii="Times New Roman"/>
          <w:sz w:val="22"/>
          <w:szCs w:val="22"/>
        </w:rPr>
        <w:t>상환하는</w:t>
      </w:r>
      <w:r w:rsidR="0059787A" w:rsidRPr="00413874">
        <w:rPr>
          <w:rFonts w:ascii="Times New Roman"/>
          <w:sz w:val="22"/>
          <w:szCs w:val="22"/>
        </w:rPr>
        <w:t xml:space="preserve"> </w:t>
      </w:r>
      <w:r w:rsidR="0059787A" w:rsidRPr="00413874">
        <w:rPr>
          <w:rFonts w:ascii="Times New Roman"/>
          <w:sz w:val="22"/>
          <w:szCs w:val="22"/>
        </w:rPr>
        <w:t>경우에</w:t>
      </w:r>
      <w:r w:rsidR="00C100F3" w:rsidRPr="00413874">
        <w:rPr>
          <w:rFonts w:ascii="Times New Roman"/>
          <w:sz w:val="22"/>
          <w:szCs w:val="22"/>
        </w:rPr>
        <w:t>는</w:t>
      </w:r>
      <w:r w:rsidR="00B2666D" w:rsidRPr="00413874">
        <w:rPr>
          <w:rFonts w:ascii="Times New Roman"/>
          <w:sz w:val="22"/>
          <w:szCs w:val="22"/>
        </w:rPr>
        <w:t xml:space="preserve"> </w:t>
      </w:r>
      <w:r w:rsidR="00E97204">
        <w:rPr>
          <w:rFonts w:ascii="Times New Roman" w:hint="eastAsia"/>
          <w:sz w:val="22"/>
          <w:szCs w:val="22"/>
        </w:rPr>
        <w:t>조기상환예정일로부터</w:t>
      </w:r>
      <w:r w:rsidR="00E97204">
        <w:rPr>
          <w:rFonts w:ascii="Times New Roman" w:hint="eastAsia"/>
          <w:sz w:val="22"/>
          <w:szCs w:val="22"/>
        </w:rPr>
        <w:t xml:space="preserve"> [</w:t>
      </w:r>
      <w:r w:rsidR="00E97204">
        <w:rPr>
          <w:rFonts w:ascii="Times New Roman" w:hint="eastAsia"/>
          <w:sz w:val="22"/>
          <w:szCs w:val="22"/>
        </w:rPr>
        <w:t>오</w:t>
      </w:r>
      <w:r w:rsidR="00E97204">
        <w:rPr>
          <w:rFonts w:ascii="Times New Roman" w:hint="eastAsia"/>
          <w:sz w:val="22"/>
          <w:szCs w:val="22"/>
        </w:rPr>
        <w:t>(5)]</w:t>
      </w:r>
      <w:r w:rsidR="00E97204">
        <w:rPr>
          <w:rFonts w:ascii="Times New Roman" w:hint="eastAsia"/>
          <w:sz w:val="22"/>
          <w:szCs w:val="22"/>
        </w:rPr>
        <w:t>영업일</w:t>
      </w:r>
      <w:r w:rsidR="00E97204">
        <w:rPr>
          <w:rFonts w:ascii="Times New Roman" w:hint="eastAsia"/>
          <w:sz w:val="22"/>
          <w:szCs w:val="22"/>
        </w:rPr>
        <w:t xml:space="preserve"> </w:t>
      </w:r>
      <w:r w:rsidR="00E97204">
        <w:rPr>
          <w:rFonts w:ascii="Times New Roman" w:hint="eastAsia"/>
          <w:sz w:val="22"/>
          <w:szCs w:val="22"/>
        </w:rPr>
        <w:t>이전에</w:t>
      </w:r>
      <w:r w:rsidR="00E97204">
        <w:rPr>
          <w:rFonts w:ascii="Times New Roman" w:hint="eastAsia"/>
          <w:sz w:val="22"/>
          <w:szCs w:val="22"/>
        </w:rPr>
        <w:t xml:space="preserve"> </w:t>
      </w:r>
      <w:r w:rsidR="00E97204">
        <w:rPr>
          <w:rFonts w:ascii="Times New Roman" w:hint="eastAsia"/>
          <w:sz w:val="22"/>
          <w:szCs w:val="22"/>
        </w:rPr>
        <w:t>각</w:t>
      </w:r>
      <w:r w:rsidR="00E97204">
        <w:rPr>
          <w:rFonts w:ascii="Times New Roman" w:hint="eastAsia"/>
          <w:sz w:val="22"/>
          <w:szCs w:val="22"/>
        </w:rPr>
        <w:t xml:space="preserve"> </w:t>
      </w:r>
      <w:r w:rsidR="00E97204">
        <w:rPr>
          <w:rFonts w:ascii="Times New Roman" w:hint="eastAsia"/>
          <w:sz w:val="22"/>
          <w:szCs w:val="22"/>
        </w:rPr>
        <w:t>대주에게</w:t>
      </w:r>
      <w:r w:rsidR="00E97204">
        <w:rPr>
          <w:rFonts w:ascii="Times New Roman" w:hint="eastAsia"/>
          <w:sz w:val="22"/>
          <w:szCs w:val="22"/>
        </w:rPr>
        <w:t xml:space="preserve"> </w:t>
      </w:r>
      <w:r w:rsidR="00E97204">
        <w:rPr>
          <w:rFonts w:ascii="Times New Roman" w:hint="eastAsia"/>
          <w:sz w:val="22"/>
          <w:szCs w:val="22"/>
        </w:rPr>
        <w:t>서면으로</w:t>
      </w:r>
      <w:r w:rsidR="00E97204">
        <w:rPr>
          <w:rFonts w:ascii="Times New Roman" w:hint="eastAsia"/>
          <w:sz w:val="22"/>
          <w:szCs w:val="22"/>
        </w:rPr>
        <w:t xml:space="preserve"> </w:t>
      </w:r>
      <w:r w:rsidR="00E97204">
        <w:rPr>
          <w:rFonts w:ascii="Times New Roman" w:hint="eastAsia"/>
          <w:sz w:val="22"/>
          <w:szCs w:val="22"/>
        </w:rPr>
        <w:t>통지함으로써</w:t>
      </w:r>
      <w:r w:rsidR="00E97204">
        <w:rPr>
          <w:rFonts w:ascii="Times New Roman" w:hint="eastAsia"/>
          <w:sz w:val="22"/>
          <w:szCs w:val="22"/>
        </w:rPr>
        <w:t xml:space="preserve"> </w:t>
      </w:r>
      <w:r w:rsidR="00A44AA1" w:rsidRPr="00413874">
        <w:rPr>
          <w:rFonts w:ascii="Times New Roman"/>
          <w:sz w:val="22"/>
          <w:szCs w:val="22"/>
        </w:rPr>
        <w:t>이자지급일이</w:t>
      </w:r>
      <w:r w:rsidR="00A44AA1" w:rsidRPr="00413874">
        <w:rPr>
          <w:rFonts w:ascii="Times New Roman"/>
          <w:sz w:val="22"/>
          <w:szCs w:val="22"/>
        </w:rPr>
        <w:t xml:space="preserve"> </w:t>
      </w:r>
      <w:r w:rsidR="00A44AA1" w:rsidRPr="00413874">
        <w:rPr>
          <w:rFonts w:ascii="Times New Roman"/>
          <w:sz w:val="22"/>
          <w:szCs w:val="22"/>
        </w:rPr>
        <w:t>아닌</w:t>
      </w:r>
      <w:r w:rsidR="00A44AA1" w:rsidRPr="00413874">
        <w:rPr>
          <w:rFonts w:ascii="Times New Roman"/>
          <w:sz w:val="22"/>
          <w:szCs w:val="22"/>
        </w:rPr>
        <w:t xml:space="preserve"> </w:t>
      </w:r>
      <w:r w:rsidR="00A44AA1" w:rsidRPr="00413874">
        <w:rPr>
          <w:rFonts w:ascii="Times New Roman"/>
          <w:sz w:val="22"/>
          <w:szCs w:val="22"/>
        </w:rPr>
        <w:t>날에</w:t>
      </w:r>
      <w:r w:rsidR="00A44AA1" w:rsidRPr="00413874">
        <w:rPr>
          <w:rFonts w:ascii="Times New Roman"/>
          <w:sz w:val="22"/>
          <w:szCs w:val="22"/>
        </w:rPr>
        <w:t xml:space="preserve"> </w:t>
      </w:r>
      <w:r w:rsidR="00A44AA1" w:rsidRPr="00413874">
        <w:rPr>
          <w:rFonts w:ascii="Times New Roman"/>
          <w:sz w:val="22"/>
          <w:szCs w:val="22"/>
        </w:rPr>
        <w:t>지급이</w:t>
      </w:r>
      <w:r w:rsidR="00A44AA1" w:rsidRPr="00413874">
        <w:rPr>
          <w:rFonts w:ascii="Times New Roman"/>
          <w:sz w:val="22"/>
          <w:szCs w:val="22"/>
        </w:rPr>
        <w:t xml:space="preserve"> </w:t>
      </w:r>
      <w:r w:rsidR="00A44AA1" w:rsidRPr="00413874">
        <w:rPr>
          <w:rFonts w:ascii="Times New Roman"/>
          <w:sz w:val="22"/>
          <w:szCs w:val="22"/>
        </w:rPr>
        <w:t>가능하다</w:t>
      </w:r>
      <w:r w:rsidR="00A44AA1" w:rsidRPr="00413874">
        <w:rPr>
          <w:rFonts w:ascii="Times New Roman"/>
          <w:sz w:val="22"/>
          <w:szCs w:val="22"/>
        </w:rPr>
        <w:t>)</w:t>
      </w:r>
      <w:r w:rsidR="00512FCA" w:rsidRPr="00413874">
        <w:rPr>
          <w:rFonts w:ascii="Times New Roman"/>
          <w:sz w:val="22"/>
          <w:szCs w:val="22"/>
        </w:rPr>
        <w:t>.</w:t>
      </w:r>
    </w:p>
    <w:p w14:paraId="7CFC9F3F" w14:textId="77777777" w:rsidR="00342544" w:rsidRPr="00E97204" w:rsidRDefault="00342544" w:rsidP="00797B55">
      <w:pPr>
        <w:adjustRightInd w:val="0"/>
        <w:snapToGrid w:val="0"/>
        <w:spacing w:line="400" w:lineRule="atLeast"/>
        <w:ind w:left="567"/>
        <w:rPr>
          <w:rFonts w:ascii="Times New Roman"/>
          <w:snapToGrid w:val="0"/>
          <w:kern w:val="0"/>
          <w:sz w:val="22"/>
          <w:szCs w:val="22"/>
        </w:rPr>
      </w:pPr>
    </w:p>
    <w:p w14:paraId="02762C86" w14:textId="2026A7C7" w:rsidR="00CA2EED" w:rsidRPr="00413874" w:rsidRDefault="00CA2EED"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대한</w:t>
      </w:r>
      <w:r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조기상환시</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이자와는</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00A74E40" w:rsidRPr="00413874">
        <w:rPr>
          <w:rFonts w:ascii="Times New Roman" w:hint="eastAsia"/>
          <w:snapToGrid w:val="0"/>
          <w:kern w:val="0"/>
          <w:sz w:val="22"/>
          <w:szCs w:val="22"/>
        </w:rPr>
        <w:t>본항</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각목에</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따른</w:t>
      </w:r>
      <w:r w:rsidR="00A74E40" w:rsidRPr="00413874">
        <w:rPr>
          <w:rFonts w:ascii="Times New Roman" w:hint="eastAsia"/>
          <w:snapToGrid w:val="0"/>
          <w:kern w:val="0"/>
          <w:sz w:val="22"/>
          <w:szCs w:val="22"/>
        </w:rPr>
        <w:t xml:space="preserve"> </w:t>
      </w:r>
      <w:r w:rsidRPr="00413874">
        <w:rPr>
          <w:rFonts w:ascii="Times New Roman"/>
          <w:snapToGrid w:val="0"/>
          <w:kern w:val="0"/>
          <w:sz w:val="22"/>
          <w:szCs w:val="22"/>
        </w:rPr>
        <w:t>조기상환수수료를</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r w:rsidR="003523A7" w:rsidRPr="00413874">
        <w:rPr>
          <w:rFonts w:ascii="Times New Roman"/>
          <w:snapToGrid w:val="0"/>
          <w:kern w:val="0"/>
          <w:sz w:val="22"/>
          <w:szCs w:val="22"/>
        </w:rPr>
        <w:t xml:space="preserve"> </w:t>
      </w:r>
      <w:r w:rsidRPr="00413874">
        <w:rPr>
          <w:rFonts w:ascii="Times New Roman"/>
          <w:snapToGrid w:val="0"/>
          <w:kern w:val="0"/>
          <w:sz w:val="22"/>
          <w:szCs w:val="22"/>
        </w:rPr>
        <w:t>다만</w:t>
      </w:r>
      <w:r w:rsidR="00CB2137" w:rsidRPr="00413874">
        <w:rPr>
          <w:rFonts w:ascii="Times New Roman"/>
          <w:snapToGrid w:val="0"/>
          <w:kern w:val="0"/>
          <w:sz w:val="22"/>
          <w:szCs w:val="22"/>
        </w:rPr>
        <w:t xml:space="preserve"> </w:t>
      </w:r>
      <w:r w:rsidR="00C100F3" w:rsidRPr="00413874">
        <w:rPr>
          <w:rFonts w:ascii="Times New Roman"/>
          <w:snapToGrid w:val="0"/>
          <w:kern w:val="0"/>
          <w:sz w:val="22"/>
          <w:szCs w:val="22"/>
        </w:rPr>
        <w:t>어느</w:t>
      </w:r>
      <w:r w:rsidR="00C100F3" w:rsidRPr="00413874">
        <w:rPr>
          <w:rFonts w:ascii="Times New Roman"/>
          <w:snapToGrid w:val="0"/>
          <w:kern w:val="0"/>
          <w:sz w:val="22"/>
          <w:szCs w:val="22"/>
        </w:rPr>
        <w:t xml:space="preserve"> </w:t>
      </w:r>
      <w:r w:rsidR="003523A7" w:rsidRPr="00413874">
        <w:rPr>
          <w:rFonts w:ascii="Times New Roman"/>
          <w:snapToGrid w:val="0"/>
          <w:kern w:val="0"/>
          <w:sz w:val="22"/>
          <w:szCs w:val="22"/>
        </w:rPr>
        <w:t>대주가</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본건</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대출의</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리파이낸싱에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참여하고</w:t>
      </w:r>
      <w:r w:rsidR="006E374D" w:rsidRPr="00413874">
        <w:rPr>
          <w:rFonts w:ascii="Times New Roman"/>
          <w:snapToGrid w:val="0"/>
          <w:kern w:val="0"/>
          <w:sz w:val="22"/>
          <w:szCs w:val="22"/>
        </w:rPr>
        <w:t xml:space="preserve"> </w:t>
      </w:r>
      <w:r w:rsidR="00D927AB" w:rsidRPr="00413874">
        <w:rPr>
          <w:rFonts w:ascii="Times New Roman"/>
          <w:snapToGrid w:val="0"/>
          <w:kern w:val="0"/>
          <w:sz w:val="22"/>
          <w:szCs w:val="22"/>
        </w:rPr>
        <w:t>차주가</w:t>
      </w:r>
      <w:r w:rsidR="00D927AB" w:rsidRPr="00413874">
        <w:rPr>
          <w:rFonts w:ascii="Times New Roman"/>
          <w:snapToGrid w:val="0"/>
          <w:kern w:val="0"/>
          <w:sz w:val="22"/>
          <w:szCs w:val="22"/>
        </w:rPr>
        <w:t xml:space="preserve"> </w:t>
      </w:r>
      <w:r w:rsidR="006E374D" w:rsidRPr="00413874">
        <w:rPr>
          <w:rFonts w:ascii="Times New Roman"/>
          <w:snapToGrid w:val="0"/>
          <w:kern w:val="0"/>
          <w:sz w:val="22"/>
          <w:szCs w:val="22"/>
        </w:rPr>
        <w:t>이를</w:t>
      </w:r>
      <w:r w:rsidR="0059787A" w:rsidRPr="00413874">
        <w:rPr>
          <w:rFonts w:ascii="Times New Roman"/>
          <w:snapToGrid w:val="0"/>
          <w:kern w:val="0"/>
          <w:sz w:val="22"/>
          <w:szCs w:val="22"/>
        </w:rPr>
        <w:t xml:space="preserve"> </w:t>
      </w:r>
      <w:r w:rsidR="003523A7" w:rsidRPr="00413874">
        <w:rPr>
          <w:rFonts w:ascii="Times New Roman"/>
          <w:snapToGrid w:val="0"/>
          <w:kern w:val="0"/>
          <w:sz w:val="22"/>
          <w:szCs w:val="22"/>
        </w:rPr>
        <w:t>재원으로</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해당</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대주에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대한</w:t>
      </w:r>
      <w:r w:rsidR="003523A7" w:rsidRPr="00413874">
        <w:rPr>
          <w:rFonts w:ascii="Times New Roman"/>
          <w:snapToGrid w:val="0"/>
          <w:kern w:val="0"/>
          <w:sz w:val="22"/>
          <w:szCs w:val="22"/>
        </w:rPr>
        <w:t xml:space="preserve"> </w:t>
      </w:r>
      <w:r w:rsidRPr="00413874">
        <w:rPr>
          <w:rFonts w:ascii="Times New Roman"/>
          <w:snapToGrid w:val="0"/>
          <w:kern w:val="0"/>
          <w:sz w:val="22"/>
          <w:szCs w:val="22"/>
        </w:rPr>
        <w:t>대출금</w:t>
      </w:r>
      <w:r w:rsidR="003523A7" w:rsidRPr="00413874">
        <w:rPr>
          <w:rFonts w:ascii="Times New Roman"/>
          <w:snapToGrid w:val="0"/>
          <w:kern w:val="0"/>
          <w:sz w:val="22"/>
          <w:szCs w:val="22"/>
        </w:rPr>
        <w:t>을</w:t>
      </w:r>
      <w:r w:rsidR="003523A7"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w:t>
      </w:r>
      <w:r w:rsidR="003523A7" w:rsidRPr="00413874">
        <w:rPr>
          <w:rFonts w:ascii="Times New Roman"/>
          <w:snapToGrid w:val="0"/>
          <w:kern w:val="0"/>
          <w:sz w:val="22"/>
          <w:szCs w:val="22"/>
        </w:rPr>
        <w:t>하는</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경우에</w:t>
      </w:r>
      <w:r w:rsidR="00EA0C04" w:rsidRPr="00413874">
        <w:rPr>
          <w:rFonts w:ascii="Times New Roman"/>
          <w:snapToGrid w:val="0"/>
          <w:kern w:val="0"/>
          <w:sz w:val="22"/>
          <w:szCs w:val="22"/>
        </w:rPr>
        <w:t>,</w:t>
      </w:r>
      <w:r w:rsidRPr="00413874">
        <w:rPr>
          <w:rFonts w:ascii="Times New Roman"/>
          <w:snapToGrid w:val="0"/>
          <w:kern w:val="0"/>
          <w:sz w:val="22"/>
          <w:szCs w:val="22"/>
        </w:rPr>
        <w:t xml:space="preserve"> </w:t>
      </w:r>
      <w:r w:rsidR="00EA0C04" w:rsidRPr="00413874">
        <w:rPr>
          <w:rFonts w:ascii="Times New Roman"/>
          <w:snapToGrid w:val="0"/>
          <w:kern w:val="0"/>
          <w:sz w:val="22"/>
          <w:szCs w:val="22"/>
        </w:rPr>
        <w:t>해당</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조기상환금액에</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대하여는</w:t>
      </w:r>
      <w:r w:rsidR="00EA0C04" w:rsidRPr="00413874">
        <w:rPr>
          <w:rFonts w:ascii="Times New Roman"/>
          <w:snapToGrid w:val="0"/>
          <w:kern w:val="0"/>
          <w:sz w:val="22"/>
          <w:szCs w:val="22"/>
        </w:rPr>
        <w:t xml:space="preserve"> </w:t>
      </w:r>
      <w:r w:rsidRPr="00413874">
        <w:rPr>
          <w:rFonts w:ascii="Times New Roman"/>
          <w:snapToGrid w:val="0"/>
          <w:kern w:val="0"/>
          <w:sz w:val="22"/>
          <w:szCs w:val="22"/>
        </w:rPr>
        <w:t>조기상환수수료</w:t>
      </w:r>
      <w:r w:rsidR="00EA0C04" w:rsidRPr="00413874">
        <w:rPr>
          <w:rFonts w:ascii="Times New Roman"/>
          <w:snapToGrid w:val="0"/>
          <w:kern w:val="0"/>
          <w:sz w:val="22"/>
          <w:szCs w:val="22"/>
        </w:rPr>
        <w:t>가</w:t>
      </w:r>
      <w:r w:rsidRPr="00413874">
        <w:rPr>
          <w:rFonts w:ascii="Times New Roman"/>
          <w:snapToGrid w:val="0"/>
          <w:kern w:val="0"/>
          <w:sz w:val="22"/>
          <w:szCs w:val="22"/>
        </w:rPr>
        <w:t xml:space="preserve"> </w:t>
      </w:r>
      <w:r w:rsidRPr="00413874">
        <w:rPr>
          <w:rFonts w:ascii="Times New Roman"/>
          <w:snapToGrid w:val="0"/>
          <w:kern w:val="0"/>
          <w:sz w:val="22"/>
          <w:szCs w:val="22"/>
        </w:rPr>
        <w:t>없는</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003523A7" w:rsidRPr="00413874">
        <w:rPr>
          <w:rFonts w:ascii="Times New Roman"/>
          <w:snapToGrid w:val="0"/>
          <w:kern w:val="0"/>
          <w:sz w:val="22"/>
          <w:szCs w:val="22"/>
        </w:rPr>
        <w:t>한다</w:t>
      </w:r>
      <w:r w:rsidR="003523A7" w:rsidRPr="00413874">
        <w:rPr>
          <w:rFonts w:ascii="Times New Roman"/>
          <w:snapToGrid w:val="0"/>
          <w:kern w:val="0"/>
          <w:sz w:val="22"/>
          <w:szCs w:val="22"/>
        </w:rPr>
        <w:t>.</w:t>
      </w:r>
      <w:r w:rsidR="00D927AB" w:rsidRPr="00413874">
        <w:rPr>
          <w:rFonts w:ascii="Times New Roman"/>
          <w:snapToGrid w:val="0"/>
          <w:kern w:val="0"/>
          <w:sz w:val="22"/>
          <w:szCs w:val="22"/>
        </w:rPr>
        <w:t xml:space="preserve"> </w:t>
      </w:r>
    </w:p>
    <w:p w14:paraId="0A96D518" w14:textId="77777777" w:rsidR="00CA2EED" w:rsidRPr="00413874" w:rsidRDefault="00CA2EED" w:rsidP="00797B55">
      <w:pPr>
        <w:adjustRightInd w:val="0"/>
        <w:snapToGrid w:val="0"/>
        <w:spacing w:line="400" w:lineRule="atLeast"/>
        <w:ind w:left="567"/>
        <w:rPr>
          <w:rFonts w:ascii="Times New Roman"/>
          <w:snapToGrid w:val="0"/>
          <w:kern w:val="0"/>
          <w:sz w:val="22"/>
          <w:szCs w:val="22"/>
        </w:rPr>
      </w:pPr>
    </w:p>
    <w:p w14:paraId="5779A6FA" w14:textId="607DF659" w:rsidR="00CA2EED" w:rsidRPr="00413874" w:rsidRDefault="00284249" w:rsidP="00126DD8">
      <w:pPr>
        <w:numPr>
          <w:ilvl w:val="0"/>
          <w:numId w:val="45"/>
        </w:numPr>
        <w:tabs>
          <w:tab w:val="left" w:pos="400"/>
        </w:tabs>
        <w:adjustRightInd w:val="0"/>
        <w:snapToGrid w:val="0"/>
        <w:spacing w:line="400" w:lineRule="atLeast"/>
        <w:rPr>
          <w:rFonts w:ascii="Times New Roman"/>
          <w:kern w:val="0"/>
          <w:sz w:val="22"/>
          <w:szCs w:val="22"/>
        </w:rPr>
      </w:pPr>
      <w:r w:rsidRPr="00284249">
        <w:rPr>
          <w:rFonts w:ascii="Times New Roman"/>
          <w:kern w:val="0"/>
          <w:sz w:val="22"/>
          <w:szCs w:val="22"/>
        </w:rPr>
        <w:t>최초</w:t>
      </w:r>
      <w:r w:rsidRPr="00284249">
        <w:rPr>
          <w:rFonts w:ascii="Times New Roman"/>
          <w:kern w:val="0"/>
          <w:sz w:val="22"/>
          <w:szCs w:val="22"/>
        </w:rPr>
        <w:t xml:space="preserve"> </w:t>
      </w:r>
      <w:r w:rsidRPr="00284249">
        <w:rPr>
          <w:rFonts w:ascii="Times New Roman"/>
          <w:kern w:val="0"/>
          <w:sz w:val="22"/>
          <w:szCs w:val="22"/>
        </w:rPr>
        <w:t>인출일로부터</w:t>
      </w:r>
      <w:r w:rsidRPr="00284249">
        <w:rPr>
          <w:rFonts w:ascii="Times New Roman"/>
          <w:kern w:val="0"/>
          <w:sz w:val="22"/>
          <w:szCs w:val="22"/>
        </w:rPr>
        <w:t xml:space="preserve"> </w:t>
      </w:r>
      <w:r w:rsidRPr="00284249">
        <w:rPr>
          <w:rFonts w:ascii="Times New Roman"/>
          <w:kern w:val="0"/>
          <w:sz w:val="22"/>
          <w:szCs w:val="22"/>
        </w:rPr>
        <w:t>일십이</w:t>
      </w:r>
      <w:r w:rsidRPr="00284249">
        <w:rPr>
          <w:rFonts w:ascii="Times New Roman"/>
          <w:kern w:val="0"/>
          <w:sz w:val="22"/>
          <w:szCs w:val="22"/>
        </w:rPr>
        <w:t>(12)</w:t>
      </w:r>
      <w:r w:rsidRPr="00284249">
        <w:rPr>
          <w:rFonts w:ascii="Times New Roman"/>
          <w:kern w:val="0"/>
          <w:sz w:val="22"/>
          <w:szCs w:val="22"/>
        </w:rPr>
        <w:t>개월이</w:t>
      </w:r>
      <w:r w:rsidRPr="00284249">
        <w:rPr>
          <w:rFonts w:ascii="Times New Roman"/>
          <w:kern w:val="0"/>
          <w:sz w:val="22"/>
          <w:szCs w:val="22"/>
        </w:rPr>
        <w:t xml:space="preserve"> </w:t>
      </w:r>
      <w:r w:rsidRPr="00284249">
        <w:rPr>
          <w:rFonts w:ascii="Times New Roman"/>
          <w:kern w:val="0"/>
          <w:sz w:val="22"/>
          <w:szCs w:val="22"/>
        </w:rPr>
        <w:t>경과한</w:t>
      </w:r>
      <w:r w:rsidRPr="00284249">
        <w:rPr>
          <w:rFonts w:ascii="Times New Roman"/>
          <w:kern w:val="0"/>
          <w:sz w:val="22"/>
          <w:szCs w:val="22"/>
        </w:rPr>
        <w:t xml:space="preserve"> </w:t>
      </w:r>
      <w:r w:rsidRPr="00284249">
        <w:rPr>
          <w:rFonts w:ascii="Times New Roman"/>
          <w:kern w:val="0"/>
          <w:sz w:val="22"/>
          <w:szCs w:val="22"/>
        </w:rPr>
        <w:t>달의</w:t>
      </w:r>
      <w:r w:rsidRPr="00284249">
        <w:rPr>
          <w:rFonts w:ascii="Times New Roman"/>
          <w:kern w:val="0"/>
          <w:sz w:val="22"/>
          <w:szCs w:val="22"/>
        </w:rPr>
        <w:t xml:space="preserve"> </w:t>
      </w:r>
      <w:r w:rsidRPr="00284249">
        <w:rPr>
          <w:rFonts w:ascii="Times New Roman"/>
          <w:kern w:val="0"/>
          <w:sz w:val="22"/>
          <w:szCs w:val="22"/>
        </w:rPr>
        <w:t>인출일의</w:t>
      </w:r>
      <w:r w:rsidRPr="00284249">
        <w:rPr>
          <w:rFonts w:ascii="Times New Roman"/>
          <w:kern w:val="0"/>
          <w:sz w:val="22"/>
          <w:szCs w:val="22"/>
        </w:rPr>
        <w:t xml:space="preserve"> </w:t>
      </w:r>
      <w:r w:rsidRPr="00284249">
        <w:rPr>
          <w:rFonts w:ascii="Times New Roman"/>
          <w:kern w:val="0"/>
          <w:sz w:val="22"/>
          <w:szCs w:val="22"/>
        </w:rPr>
        <w:t>응당일</w:t>
      </w:r>
      <w:r w:rsidRPr="00284249">
        <w:rPr>
          <w:rFonts w:ascii="Times New Roman"/>
          <w:kern w:val="0"/>
          <w:sz w:val="22"/>
          <w:szCs w:val="22"/>
        </w:rPr>
        <w:t xml:space="preserve"> </w:t>
      </w:r>
      <w:r w:rsidRPr="00284249">
        <w:rPr>
          <w:rFonts w:ascii="Times New Roman"/>
          <w:kern w:val="0"/>
          <w:sz w:val="22"/>
          <w:szCs w:val="22"/>
        </w:rPr>
        <w:t>이내</w:t>
      </w:r>
      <w:r w:rsidRPr="00284249">
        <w:rPr>
          <w:rFonts w:ascii="Times New Roman"/>
          <w:kern w:val="0"/>
          <w:sz w:val="22"/>
          <w:szCs w:val="22"/>
        </w:rPr>
        <w:t xml:space="preserve">: </w:t>
      </w:r>
      <w:r w:rsidRPr="00284249">
        <w:rPr>
          <w:rFonts w:ascii="Times New Roman"/>
          <w:kern w:val="0"/>
          <w:sz w:val="22"/>
          <w:szCs w:val="22"/>
        </w:rPr>
        <w:t>조기상환금액</w:t>
      </w:r>
      <w:r w:rsidRPr="00284249">
        <w:rPr>
          <w:rFonts w:ascii="Times New Roman"/>
          <w:kern w:val="0"/>
          <w:sz w:val="22"/>
          <w:szCs w:val="22"/>
        </w:rPr>
        <w:t>(</w:t>
      </w:r>
      <w:r w:rsidRPr="00284249">
        <w:rPr>
          <w:rFonts w:ascii="Times New Roman"/>
          <w:kern w:val="0"/>
          <w:sz w:val="22"/>
          <w:szCs w:val="22"/>
        </w:rPr>
        <w:t>대출금의</w:t>
      </w:r>
      <w:r w:rsidRPr="00284249">
        <w:rPr>
          <w:rFonts w:ascii="Times New Roman"/>
          <w:kern w:val="0"/>
          <w:sz w:val="22"/>
          <w:szCs w:val="22"/>
        </w:rPr>
        <w:t xml:space="preserve"> </w:t>
      </w:r>
      <w:r w:rsidRPr="00284249">
        <w:rPr>
          <w:rFonts w:ascii="Times New Roman"/>
          <w:kern w:val="0"/>
          <w:sz w:val="22"/>
          <w:szCs w:val="22"/>
        </w:rPr>
        <w:t>조기상환금액으로서</w:t>
      </w:r>
      <w:r w:rsidRPr="00284249">
        <w:rPr>
          <w:rFonts w:ascii="Times New Roman"/>
          <w:kern w:val="0"/>
          <w:sz w:val="22"/>
          <w:szCs w:val="22"/>
        </w:rPr>
        <w:t xml:space="preserve"> </w:t>
      </w:r>
      <w:r w:rsidRPr="00284249">
        <w:rPr>
          <w:rFonts w:ascii="Times New Roman"/>
          <w:kern w:val="0"/>
          <w:sz w:val="22"/>
          <w:szCs w:val="22"/>
        </w:rPr>
        <w:t>이자</w:t>
      </w:r>
      <w:r w:rsidRPr="00284249">
        <w:rPr>
          <w:rFonts w:ascii="Times New Roman"/>
          <w:kern w:val="0"/>
          <w:sz w:val="22"/>
          <w:szCs w:val="22"/>
        </w:rPr>
        <w:t xml:space="preserve">, </w:t>
      </w:r>
      <w:r w:rsidRPr="00284249">
        <w:rPr>
          <w:rFonts w:ascii="Times New Roman"/>
          <w:kern w:val="0"/>
          <w:sz w:val="22"/>
          <w:szCs w:val="22"/>
        </w:rPr>
        <w:t>지연이자를</w:t>
      </w:r>
      <w:r w:rsidRPr="00284249">
        <w:rPr>
          <w:rFonts w:ascii="Times New Roman"/>
          <w:kern w:val="0"/>
          <w:sz w:val="22"/>
          <w:szCs w:val="22"/>
        </w:rPr>
        <w:t xml:space="preserve"> </w:t>
      </w:r>
      <w:r w:rsidRPr="00284249">
        <w:rPr>
          <w:rFonts w:ascii="Times New Roman"/>
          <w:kern w:val="0"/>
          <w:sz w:val="22"/>
          <w:szCs w:val="22"/>
        </w:rPr>
        <w:t>포함하지</w:t>
      </w:r>
      <w:r w:rsidRPr="00284249">
        <w:rPr>
          <w:rFonts w:ascii="Times New Roman"/>
          <w:kern w:val="0"/>
          <w:sz w:val="22"/>
          <w:szCs w:val="22"/>
        </w:rPr>
        <w:t xml:space="preserve"> </w:t>
      </w:r>
      <w:r w:rsidRPr="00284249">
        <w:rPr>
          <w:rFonts w:ascii="Times New Roman"/>
          <w:kern w:val="0"/>
          <w:sz w:val="22"/>
          <w:szCs w:val="22"/>
        </w:rPr>
        <w:t>아니하며</w:t>
      </w:r>
      <w:r w:rsidRPr="00284249">
        <w:rPr>
          <w:rFonts w:ascii="Times New Roman"/>
          <w:kern w:val="0"/>
          <w:sz w:val="22"/>
          <w:szCs w:val="22"/>
        </w:rPr>
        <w:t xml:space="preserve">, </w:t>
      </w:r>
      <w:r w:rsidRPr="00284249">
        <w:rPr>
          <w:rFonts w:ascii="Times New Roman"/>
          <w:kern w:val="0"/>
          <w:sz w:val="22"/>
          <w:szCs w:val="22"/>
        </w:rPr>
        <w:t>이하</w:t>
      </w:r>
      <w:r w:rsidRPr="00284249">
        <w:rPr>
          <w:rFonts w:ascii="Times New Roman"/>
          <w:kern w:val="0"/>
          <w:sz w:val="22"/>
          <w:szCs w:val="22"/>
        </w:rPr>
        <w:t xml:space="preserve"> </w:t>
      </w:r>
      <w:r w:rsidRPr="00284249">
        <w:rPr>
          <w:rFonts w:ascii="Times New Roman"/>
          <w:kern w:val="0"/>
          <w:sz w:val="22"/>
          <w:szCs w:val="22"/>
        </w:rPr>
        <w:t>본항에서</w:t>
      </w:r>
      <w:r w:rsidRPr="00284249">
        <w:rPr>
          <w:rFonts w:ascii="Times New Roman"/>
          <w:kern w:val="0"/>
          <w:sz w:val="22"/>
          <w:szCs w:val="22"/>
        </w:rPr>
        <w:t xml:space="preserve"> </w:t>
      </w:r>
      <w:r w:rsidRPr="00284249">
        <w:rPr>
          <w:rFonts w:ascii="Times New Roman"/>
          <w:kern w:val="0"/>
          <w:sz w:val="22"/>
          <w:szCs w:val="22"/>
        </w:rPr>
        <w:t>같음</w:t>
      </w:r>
      <w:r w:rsidRPr="00284249">
        <w:rPr>
          <w:rFonts w:ascii="Times New Roman"/>
          <w:kern w:val="0"/>
          <w:sz w:val="22"/>
          <w:szCs w:val="22"/>
        </w:rPr>
        <w:t xml:space="preserve">) </w:t>
      </w:r>
      <w:r w:rsidRPr="00284249">
        <w:rPr>
          <w:rFonts w:ascii="Times New Roman"/>
          <w:kern w:val="0"/>
          <w:sz w:val="22"/>
          <w:szCs w:val="22"/>
        </w:rPr>
        <w:t>중</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[1.</w:t>
      </w:r>
      <w:r w:rsidR="00EB7E91">
        <w:rPr>
          <w:rFonts w:ascii="Times New Roman" w:hint="eastAsia"/>
          <w:kern w:val="0"/>
          <w:sz w:val="22"/>
          <w:szCs w:val="22"/>
        </w:rPr>
        <w:t>5</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w:t>
      </w:r>
      <w:r w:rsidR="000905D6">
        <w:rPr>
          <w:rFonts w:ascii="Times New Roman" w:hint="eastAsia"/>
          <w:kern w:val="0"/>
          <w:sz w:val="22"/>
          <w:szCs w:val="22"/>
        </w:rPr>
        <w:t>1.5%</w:t>
      </w:r>
      <w:r w:rsidRPr="00284249">
        <w:rPr>
          <w:rFonts w:ascii="Times New Roman"/>
          <w:kern w:val="0"/>
          <w:sz w:val="22"/>
          <w:szCs w:val="22"/>
        </w:rPr>
        <w:t>]%</w:t>
      </w:r>
      <w:r w:rsidRPr="00284249">
        <w:rPr>
          <w:rFonts w:ascii="Times New Roman"/>
          <w:kern w:val="0"/>
          <w:sz w:val="22"/>
          <w:szCs w:val="22"/>
        </w:rPr>
        <w:t>에</w:t>
      </w:r>
      <w:r w:rsidRPr="00284249">
        <w:rPr>
          <w:rFonts w:ascii="Times New Roman"/>
          <w:kern w:val="0"/>
          <w:sz w:val="22"/>
          <w:szCs w:val="22"/>
        </w:rPr>
        <w:t xml:space="preserve"> </w:t>
      </w:r>
      <w:r w:rsidRPr="00284249">
        <w:rPr>
          <w:rFonts w:ascii="Times New Roman"/>
          <w:kern w:val="0"/>
          <w:sz w:val="22"/>
          <w:szCs w:val="22"/>
        </w:rPr>
        <w:t>해당하는</w:t>
      </w:r>
      <w:r w:rsidRPr="00284249">
        <w:rPr>
          <w:rFonts w:ascii="Times New Roman"/>
          <w:kern w:val="0"/>
          <w:sz w:val="22"/>
          <w:szCs w:val="22"/>
        </w:rPr>
        <w:t xml:space="preserve"> </w:t>
      </w:r>
      <w:r w:rsidRPr="00284249">
        <w:rPr>
          <w:rFonts w:ascii="Times New Roman"/>
          <w:kern w:val="0"/>
          <w:sz w:val="22"/>
          <w:szCs w:val="22"/>
        </w:rPr>
        <w:t>금액</w:t>
      </w:r>
    </w:p>
    <w:p w14:paraId="4E273A7E" w14:textId="54611C49" w:rsidR="00CA2EED" w:rsidRPr="00413874" w:rsidRDefault="00CA2EED" w:rsidP="00126DD8">
      <w:pPr>
        <w:numPr>
          <w:ilvl w:val="0"/>
          <w:numId w:val="45"/>
        </w:num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1</w:t>
      </w:r>
      <w:r w:rsidRPr="00413874">
        <w:rPr>
          <w:rFonts w:ascii="Times New Roman"/>
          <w:kern w:val="0"/>
          <w:sz w:val="22"/>
          <w:szCs w:val="22"/>
        </w:rPr>
        <w:t>목의</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초과하여</w:t>
      </w:r>
      <w:r w:rsidRPr="00413874">
        <w:rPr>
          <w:rFonts w:ascii="Times New Roman"/>
          <w:kern w:val="0"/>
          <w:sz w:val="22"/>
          <w:szCs w:val="22"/>
        </w:rPr>
        <w:t xml:space="preserve"> </w:t>
      </w:r>
      <w:r w:rsidR="0043233D" w:rsidRPr="00413874">
        <w:rPr>
          <w:rFonts w:ascii="Times New Roman"/>
          <w:kern w:val="0"/>
          <w:sz w:val="22"/>
          <w:szCs w:val="22"/>
        </w:rPr>
        <w:t>대출만기일</w:t>
      </w:r>
      <w:r w:rsidR="0043233D" w:rsidRPr="00413874">
        <w:rPr>
          <w:rFonts w:ascii="Times New Roman"/>
          <w:kern w:val="0"/>
          <w:sz w:val="22"/>
          <w:szCs w:val="22"/>
        </w:rPr>
        <w:t xml:space="preserve"> </w:t>
      </w:r>
      <w:r w:rsidRPr="00413874">
        <w:rPr>
          <w:rFonts w:ascii="Times New Roman"/>
          <w:kern w:val="0"/>
          <w:sz w:val="22"/>
          <w:szCs w:val="22"/>
        </w:rPr>
        <w:t>이내</w:t>
      </w:r>
      <w:r w:rsidRPr="00413874">
        <w:rPr>
          <w:rFonts w:ascii="Times New Roman"/>
          <w:kern w:val="0"/>
          <w:sz w:val="22"/>
          <w:szCs w:val="22"/>
        </w:rPr>
        <w:t xml:space="preserve">: </w:t>
      </w:r>
      <w:r w:rsidR="008F2D3E">
        <w:rPr>
          <w:rFonts w:ascii="Times New Roman" w:hint="eastAsia"/>
          <w:kern w:val="0"/>
          <w:sz w:val="22"/>
          <w:szCs w:val="22"/>
        </w:rPr>
        <w:t>조기상환수수료</w:t>
      </w:r>
      <w:r w:rsidR="008F2D3E">
        <w:rPr>
          <w:rFonts w:ascii="Times New Roman" w:hint="eastAsia"/>
          <w:kern w:val="0"/>
          <w:sz w:val="22"/>
          <w:szCs w:val="22"/>
        </w:rPr>
        <w:t xml:space="preserve"> </w:t>
      </w:r>
      <w:r w:rsidR="008F2D3E">
        <w:rPr>
          <w:rFonts w:ascii="Times New Roman" w:hint="eastAsia"/>
          <w:kern w:val="0"/>
          <w:sz w:val="22"/>
          <w:szCs w:val="22"/>
        </w:rPr>
        <w:t>없음</w:t>
      </w:r>
    </w:p>
    <w:p w14:paraId="7EDFAEAA" w14:textId="77777777" w:rsidR="0081512F" w:rsidRPr="00413874" w:rsidRDefault="0081512F" w:rsidP="00284979">
      <w:pPr>
        <w:adjustRightInd w:val="0"/>
        <w:snapToGrid w:val="0"/>
        <w:spacing w:line="400" w:lineRule="atLeast"/>
        <w:ind w:left="567"/>
        <w:rPr>
          <w:rFonts w:ascii="Times New Roman"/>
          <w:snapToGrid w:val="0"/>
          <w:kern w:val="0"/>
          <w:sz w:val="22"/>
          <w:szCs w:val="22"/>
        </w:rPr>
      </w:pPr>
    </w:p>
    <w:p w14:paraId="43371B47" w14:textId="69B5CF54"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008B0199" w:rsidRPr="00413874">
        <w:rPr>
          <w:rFonts w:ascii="Times New Roman"/>
          <w:snapToGrid w:val="0"/>
          <w:kern w:val="0"/>
          <w:sz w:val="22"/>
          <w:szCs w:val="22"/>
        </w:rPr>
        <w:t>대출금을</w:t>
      </w:r>
      <w:r w:rsidR="008B0199" w:rsidRPr="00413874">
        <w:rPr>
          <w:rFonts w:ascii="Times New Roman"/>
          <w:snapToGrid w:val="0"/>
          <w:kern w:val="0"/>
          <w:sz w:val="22"/>
          <w:szCs w:val="22"/>
        </w:rPr>
        <w:t xml:space="preserve"> </w:t>
      </w:r>
      <w:r w:rsidRPr="00413874">
        <w:rPr>
          <w:rFonts w:ascii="Times New Roman"/>
          <w:snapToGrid w:val="0"/>
          <w:kern w:val="0"/>
          <w:sz w:val="22"/>
          <w:szCs w:val="22"/>
        </w:rPr>
        <w:t>조기상환하는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대출</w:t>
      </w:r>
      <w:r w:rsidRPr="00413874">
        <w:rPr>
          <w:rFonts w:ascii="Times New Roman"/>
          <w:snapToGrid w:val="0"/>
          <w:kern w:val="0"/>
          <w:sz w:val="22"/>
          <w:szCs w:val="22"/>
        </w:rPr>
        <w:lastRenderedPageBreak/>
        <w:t>금에</w:t>
      </w:r>
      <w:r w:rsidRPr="00413874">
        <w:rPr>
          <w:rFonts w:ascii="Times New Roman"/>
          <w:snapToGrid w:val="0"/>
          <w:kern w:val="0"/>
          <w:sz w:val="22"/>
          <w:szCs w:val="22"/>
        </w:rPr>
        <w:t xml:space="preserve"> </w:t>
      </w:r>
      <w:r w:rsidRPr="00413874">
        <w:rPr>
          <w:rFonts w:ascii="Times New Roman"/>
          <w:snapToGrid w:val="0"/>
          <w:kern w:val="0"/>
          <w:sz w:val="22"/>
          <w:szCs w:val="22"/>
        </w:rPr>
        <w:t>대하여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날까지</w:t>
      </w:r>
      <w:r w:rsidRPr="00413874">
        <w:rPr>
          <w:rFonts w:ascii="Times New Roman"/>
          <w:snapToGrid w:val="0"/>
          <w:kern w:val="0"/>
          <w:sz w:val="22"/>
          <w:szCs w:val="22"/>
        </w:rPr>
        <w:t xml:space="preserve"> </w:t>
      </w:r>
      <w:r w:rsidRPr="00413874">
        <w:rPr>
          <w:rFonts w:ascii="Times New Roman"/>
          <w:snapToGrid w:val="0"/>
          <w:kern w:val="0"/>
          <w:sz w:val="22"/>
          <w:szCs w:val="22"/>
        </w:rPr>
        <w:t>발생한</w:t>
      </w:r>
      <w:r w:rsidRPr="00413874">
        <w:rPr>
          <w:rFonts w:ascii="Times New Roman"/>
          <w:snapToGrid w:val="0"/>
          <w:kern w:val="0"/>
          <w:sz w:val="22"/>
          <w:szCs w:val="22"/>
        </w:rPr>
        <w:t xml:space="preserve"> </w:t>
      </w:r>
      <w:r w:rsidRPr="00413874">
        <w:rPr>
          <w:rFonts w:ascii="Times New Roman"/>
          <w:snapToGrid w:val="0"/>
          <w:kern w:val="0"/>
          <w:sz w:val="22"/>
          <w:szCs w:val="22"/>
        </w:rPr>
        <w:t>이자</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지급할</w:t>
      </w:r>
      <w:r w:rsidRPr="00413874">
        <w:rPr>
          <w:rFonts w:ascii="Times New Roman"/>
          <w:snapToGrid w:val="0"/>
          <w:kern w:val="0"/>
          <w:sz w:val="22"/>
          <w:szCs w:val="22"/>
        </w:rPr>
        <w:t xml:space="preserve"> </w:t>
      </w:r>
      <w:r w:rsidRPr="00413874">
        <w:rPr>
          <w:rFonts w:ascii="Times New Roman"/>
          <w:snapToGrid w:val="0"/>
          <w:kern w:val="0"/>
          <w:sz w:val="22"/>
          <w:szCs w:val="22"/>
        </w:rPr>
        <w:t>의무가</w:t>
      </w:r>
      <w:r w:rsidRPr="00413874">
        <w:rPr>
          <w:rFonts w:ascii="Times New Roman"/>
          <w:snapToGrid w:val="0"/>
          <w:kern w:val="0"/>
          <w:sz w:val="22"/>
          <w:szCs w:val="22"/>
        </w:rPr>
        <w:t xml:space="preserve"> </w:t>
      </w:r>
      <w:r w:rsidRPr="00413874">
        <w:rPr>
          <w:rFonts w:ascii="Times New Roman"/>
          <w:snapToGrid w:val="0"/>
          <w:kern w:val="0"/>
          <w:sz w:val="22"/>
          <w:szCs w:val="22"/>
        </w:rPr>
        <w:t>있는</w:t>
      </w:r>
      <w:r w:rsidRPr="00413874">
        <w:rPr>
          <w:rFonts w:ascii="Times New Roman"/>
          <w:snapToGrid w:val="0"/>
          <w:kern w:val="0"/>
          <w:sz w:val="22"/>
          <w:szCs w:val="22"/>
        </w:rPr>
        <w:t xml:space="preserve"> </w:t>
      </w:r>
      <w:r w:rsidRPr="00413874">
        <w:rPr>
          <w:rFonts w:ascii="Times New Roman"/>
          <w:snapToGrid w:val="0"/>
          <w:kern w:val="0"/>
          <w:sz w:val="22"/>
          <w:szCs w:val="22"/>
        </w:rPr>
        <w:t>금원을</w:t>
      </w:r>
      <w:r w:rsidRPr="00413874">
        <w:rPr>
          <w:rFonts w:ascii="Times New Roman"/>
          <w:snapToGrid w:val="0"/>
          <w:kern w:val="0"/>
          <w:sz w:val="22"/>
          <w:szCs w:val="22"/>
        </w:rPr>
        <w:t xml:space="preserve"> </w:t>
      </w:r>
      <w:r w:rsidRPr="00413874">
        <w:rPr>
          <w:rFonts w:ascii="Times New Roman"/>
          <w:snapToGrid w:val="0"/>
          <w:kern w:val="0"/>
          <w:sz w:val="22"/>
          <w:szCs w:val="22"/>
        </w:rPr>
        <w:t>함께</w:t>
      </w:r>
      <w:r w:rsidRPr="00413874">
        <w:rPr>
          <w:rFonts w:ascii="Times New Roman"/>
          <w:snapToGrid w:val="0"/>
          <w:kern w:val="0"/>
          <w:sz w:val="22"/>
          <w:szCs w:val="22"/>
        </w:rPr>
        <w:t xml:space="preserve"> </w:t>
      </w:r>
      <w:r w:rsidRPr="00413874">
        <w:rPr>
          <w:rFonts w:ascii="Times New Roman"/>
          <w:snapToGrid w:val="0"/>
          <w:kern w:val="0"/>
          <w:sz w:val="22"/>
          <w:szCs w:val="22"/>
        </w:rPr>
        <w:t>상환하여야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p>
    <w:p w14:paraId="341E4A3C"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0912B8AA" w14:textId="01FCF782" w:rsidR="00AE4918" w:rsidRPr="00273E7A" w:rsidRDefault="00AE4918" w:rsidP="001E61DB">
      <w:pPr>
        <w:numPr>
          <w:ilvl w:val="0"/>
          <w:numId w:val="24"/>
        </w:numPr>
        <w:adjustRightInd w:val="0"/>
        <w:snapToGrid w:val="0"/>
        <w:spacing w:line="400" w:lineRule="atLeast"/>
        <w:rPr>
          <w:rFonts w:ascii="Times New Roman"/>
          <w:snapToGrid w:val="0"/>
          <w:kern w:val="0"/>
          <w:sz w:val="22"/>
          <w:szCs w:val="22"/>
        </w:rPr>
      </w:pPr>
      <w:r w:rsidRPr="00273E7A">
        <w:rPr>
          <w:rFonts w:ascii="Times New Roman"/>
          <w:snapToGrid w:val="0"/>
          <w:kern w:val="0"/>
          <w:sz w:val="22"/>
          <w:szCs w:val="22"/>
        </w:rPr>
        <w:t>본항에</w:t>
      </w:r>
      <w:r w:rsidRPr="00273E7A">
        <w:rPr>
          <w:rFonts w:ascii="Times New Roman"/>
          <w:snapToGrid w:val="0"/>
          <w:kern w:val="0"/>
          <w:sz w:val="22"/>
          <w:szCs w:val="22"/>
        </w:rPr>
        <w:t xml:space="preserve"> </w:t>
      </w:r>
      <w:r w:rsidRPr="00273E7A">
        <w:rPr>
          <w:rFonts w:ascii="Times New Roman"/>
          <w:snapToGrid w:val="0"/>
          <w:kern w:val="0"/>
          <w:sz w:val="22"/>
          <w:szCs w:val="22"/>
        </w:rPr>
        <w:t>따른</w:t>
      </w:r>
      <w:r w:rsidRPr="00273E7A">
        <w:rPr>
          <w:rFonts w:ascii="Times New Roman"/>
          <w:snapToGrid w:val="0"/>
          <w:kern w:val="0"/>
          <w:sz w:val="22"/>
          <w:szCs w:val="22"/>
        </w:rPr>
        <w:t xml:space="preserve"> </w:t>
      </w:r>
      <w:r w:rsidR="00341C45" w:rsidRPr="00273E7A">
        <w:rPr>
          <w:rFonts w:ascii="Times New Roman"/>
          <w:snapToGrid w:val="0"/>
          <w:kern w:val="0"/>
          <w:sz w:val="22"/>
          <w:szCs w:val="22"/>
        </w:rPr>
        <w:t>임의적</w:t>
      </w:r>
      <w:r w:rsidR="00341C45" w:rsidRPr="00273E7A">
        <w:rPr>
          <w:rFonts w:ascii="Times New Roman"/>
          <w:snapToGrid w:val="0"/>
          <w:kern w:val="0"/>
          <w:sz w:val="22"/>
          <w:szCs w:val="22"/>
        </w:rPr>
        <w:t xml:space="preserve"> </w:t>
      </w:r>
      <w:r w:rsidRPr="00273E7A">
        <w:rPr>
          <w:rFonts w:ascii="Times New Roman"/>
          <w:snapToGrid w:val="0"/>
          <w:kern w:val="0"/>
          <w:sz w:val="22"/>
          <w:szCs w:val="22"/>
        </w:rPr>
        <w:t>조기상환에</w:t>
      </w:r>
      <w:r w:rsidRPr="00273E7A">
        <w:rPr>
          <w:rFonts w:ascii="Times New Roman"/>
          <w:snapToGrid w:val="0"/>
          <w:kern w:val="0"/>
          <w:sz w:val="22"/>
          <w:szCs w:val="22"/>
        </w:rPr>
        <w:t xml:space="preserve"> </w:t>
      </w:r>
      <w:r w:rsidRPr="00273E7A">
        <w:rPr>
          <w:rFonts w:ascii="Times New Roman"/>
          <w:snapToGrid w:val="0"/>
          <w:kern w:val="0"/>
          <w:sz w:val="22"/>
          <w:szCs w:val="22"/>
        </w:rPr>
        <w:t>있어서</w:t>
      </w:r>
      <w:r w:rsidRPr="00273E7A">
        <w:rPr>
          <w:rFonts w:ascii="Times New Roman"/>
          <w:snapToGrid w:val="0"/>
          <w:kern w:val="0"/>
          <w:sz w:val="22"/>
          <w:szCs w:val="22"/>
        </w:rPr>
        <w:t xml:space="preserve">, </w:t>
      </w:r>
      <w:r w:rsidR="00284249" w:rsidRPr="00284249">
        <w:rPr>
          <w:rFonts w:ascii="Times New Roman"/>
          <w:snapToGrid w:val="0"/>
          <w:kern w:val="0"/>
          <w:sz w:val="22"/>
          <w:szCs w:val="22"/>
        </w:rPr>
        <w:t>조기상환금액은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1</w:t>
      </w:r>
      <w:r w:rsidR="00284249" w:rsidRPr="00284249">
        <w:rPr>
          <w:rFonts w:ascii="Times New Roman"/>
          <w:snapToGrid w:val="0"/>
          <w:kern w:val="0"/>
          <w:sz w:val="22"/>
          <w:szCs w:val="22"/>
        </w:rPr>
        <w:t>항</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(2)</w:t>
      </w:r>
      <w:r w:rsidR="00284249" w:rsidRPr="00284249">
        <w:rPr>
          <w:rFonts w:ascii="Times New Roman"/>
          <w:snapToGrid w:val="0"/>
          <w:kern w:val="0"/>
          <w:sz w:val="22"/>
          <w:szCs w:val="22"/>
        </w:rPr>
        <w:t>호에</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따른</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순서로</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지급</w:t>
      </w:r>
      <w:r w:rsidR="00284249">
        <w:rPr>
          <w:rFonts w:ascii="Times New Roman" w:hint="eastAsia"/>
          <w:snapToGrid w:val="0"/>
          <w:kern w:val="0"/>
          <w:sz w:val="22"/>
          <w:szCs w:val="22"/>
        </w:rPr>
        <w:t>하며</w:t>
      </w:r>
      <w:r w:rsidR="00284249">
        <w:rPr>
          <w:rFonts w:ascii="Times New Roman" w:hint="eastAsia"/>
          <w:snapToGrid w:val="0"/>
          <w:kern w:val="0"/>
          <w:sz w:val="22"/>
          <w:szCs w:val="22"/>
        </w:rPr>
        <w:t xml:space="preserve">, </w:t>
      </w:r>
      <w:r w:rsidR="00284249" w:rsidRPr="00284249">
        <w:rPr>
          <w:rFonts w:ascii="Times New Roman"/>
          <w:snapToGrid w:val="0"/>
          <w:kern w:val="0"/>
          <w:sz w:val="22"/>
          <w:szCs w:val="22"/>
        </w:rPr>
        <w:t>같은</w:t>
      </w:r>
      <w:r w:rsidR="00284249" w:rsidRPr="00284249">
        <w:rPr>
          <w:rFonts w:ascii="Times New Roman"/>
          <w:snapToGrid w:val="0"/>
          <w:kern w:val="0"/>
          <w:sz w:val="22"/>
          <w:szCs w:val="22"/>
        </w:rPr>
        <w:t xml:space="preserve"> Tranche </w:t>
      </w:r>
      <w:r w:rsidR="00284249" w:rsidRPr="00284249">
        <w:rPr>
          <w:rFonts w:ascii="Times New Roman"/>
          <w:snapToGrid w:val="0"/>
          <w:kern w:val="0"/>
          <w:sz w:val="22"/>
          <w:szCs w:val="22"/>
        </w:rPr>
        <w:t>내의</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대주별</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조기상환</w:t>
      </w:r>
      <w:r w:rsidR="00284249">
        <w:rPr>
          <w:rFonts w:ascii="Times New Roman" w:hint="eastAsia"/>
          <w:snapToGrid w:val="0"/>
          <w:kern w:val="0"/>
          <w:sz w:val="22"/>
          <w:szCs w:val="22"/>
        </w:rPr>
        <w:t>금액</w:t>
      </w:r>
      <w:r w:rsidR="00284249" w:rsidRPr="00284249">
        <w:rPr>
          <w:rFonts w:ascii="Times New Roman"/>
          <w:snapToGrid w:val="0"/>
          <w:kern w:val="0"/>
          <w:sz w:val="22"/>
          <w:szCs w:val="22"/>
        </w:rPr>
        <w:t>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각</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대주의</w:t>
      </w:r>
      <w:r w:rsidR="00284249" w:rsidRPr="00284249">
        <w:rPr>
          <w:rFonts w:ascii="Times New Roman"/>
          <w:snapToGrid w:val="0"/>
          <w:kern w:val="0"/>
          <w:sz w:val="22"/>
          <w:szCs w:val="22"/>
        </w:rPr>
        <w:t xml:space="preserve"> </w:t>
      </w:r>
      <w:r w:rsidR="00075A76" w:rsidRPr="00273E7A">
        <w:rPr>
          <w:rFonts w:ascii="Times New Roman"/>
          <w:snapToGrid w:val="0"/>
          <w:kern w:val="0"/>
          <w:sz w:val="22"/>
          <w:szCs w:val="22"/>
        </w:rPr>
        <w:t>대출참가비율에</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따라</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안분하여</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동순위로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지급하기로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한다</w:t>
      </w:r>
      <w:r w:rsidR="00075A76" w:rsidRPr="00273E7A">
        <w:rPr>
          <w:rFonts w:ascii="Times New Roman"/>
          <w:snapToGrid w:val="0"/>
          <w:kern w:val="0"/>
          <w:sz w:val="22"/>
          <w:szCs w:val="22"/>
        </w:rPr>
        <w:t>.</w:t>
      </w:r>
    </w:p>
    <w:p w14:paraId="2E431592"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5E9F4446" w14:textId="233EED0C" w:rsidR="00AE4918" w:rsidRPr="00413874" w:rsidRDefault="00AE4918"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조기상환한</w:t>
      </w:r>
      <w:r w:rsidRPr="00413874">
        <w:rPr>
          <w:rFonts w:ascii="Times New Roman"/>
          <w:snapToGrid w:val="0"/>
          <w:kern w:val="0"/>
          <w:sz w:val="22"/>
          <w:szCs w:val="22"/>
        </w:rPr>
        <w:t xml:space="preserve"> </w:t>
      </w:r>
      <w:r w:rsidRPr="00413874">
        <w:rPr>
          <w:rFonts w:ascii="Times New Roman"/>
          <w:snapToGrid w:val="0"/>
          <w:kern w:val="0"/>
          <w:sz w:val="22"/>
          <w:szCs w:val="22"/>
        </w:rPr>
        <w:t>대출금을</w:t>
      </w:r>
      <w:r w:rsidRPr="00413874">
        <w:rPr>
          <w:rFonts w:ascii="Times New Roman"/>
          <w:snapToGrid w:val="0"/>
          <w:kern w:val="0"/>
          <w:sz w:val="22"/>
          <w:szCs w:val="22"/>
        </w:rPr>
        <w:t xml:space="preserve"> </w:t>
      </w:r>
      <w:r w:rsidRPr="00413874">
        <w:rPr>
          <w:rFonts w:ascii="Times New Roman"/>
          <w:snapToGrid w:val="0"/>
          <w:kern w:val="0"/>
          <w:sz w:val="22"/>
          <w:szCs w:val="22"/>
        </w:rPr>
        <w:t>재차입할</w:t>
      </w:r>
      <w:r w:rsidRPr="00413874">
        <w:rPr>
          <w:rFonts w:ascii="Times New Roman"/>
          <w:snapToGrid w:val="0"/>
          <w:kern w:val="0"/>
          <w:sz w:val="22"/>
          <w:szCs w:val="22"/>
        </w:rPr>
        <w:t xml:space="preserve"> </w:t>
      </w:r>
      <w:r w:rsidRPr="00413874">
        <w:rPr>
          <w:rFonts w:ascii="Times New Roman"/>
          <w:snapToGrid w:val="0"/>
          <w:kern w:val="0"/>
          <w:sz w:val="22"/>
          <w:szCs w:val="22"/>
        </w:rPr>
        <w:t>수</w:t>
      </w:r>
      <w:r w:rsidR="00A22548" w:rsidRPr="00413874">
        <w:rPr>
          <w:rFonts w:ascii="Times New Roman"/>
          <w:snapToGrid w:val="0"/>
          <w:kern w:val="0"/>
          <w:sz w:val="22"/>
          <w:szCs w:val="22"/>
        </w:rPr>
        <w:t xml:space="preserve"> </w:t>
      </w:r>
      <w:r w:rsidR="00A22548" w:rsidRPr="00413874">
        <w:rPr>
          <w:rFonts w:ascii="Times New Roman"/>
          <w:snapToGrid w:val="0"/>
          <w:kern w:val="0"/>
          <w:sz w:val="22"/>
          <w:szCs w:val="22"/>
        </w:rPr>
        <w:t>없</w:t>
      </w:r>
      <w:r w:rsidR="008F2D3E">
        <w:rPr>
          <w:rFonts w:ascii="Times New Roman" w:hint="eastAsia"/>
          <w:snapToGrid w:val="0"/>
          <w:kern w:val="0"/>
          <w:sz w:val="22"/>
          <w:szCs w:val="22"/>
        </w:rPr>
        <w:t>다</w:t>
      </w:r>
      <w:r w:rsidR="008F2D3E">
        <w:rPr>
          <w:rFonts w:ascii="Times New Roman" w:hint="eastAsia"/>
          <w:snapToGrid w:val="0"/>
          <w:kern w:val="0"/>
          <w:sz w:val="22"/>
          <w:szCs w:val="22"/>
        </w:rPr>
        <w:t xml:space="preserve">. </w:t>
      </w:r>
    </w:p>
    <w:p w14:paraId="1F0B2126" w14:textId="77777777" w:rsidR="00342544" w:rsidRPr="00413874" w:rsidRDefault="00342544" w:rsidP="00797B55">
      <w:pPr>
        <w:adjustRightInd w:val="0"/>
        <w:snapToGrid w:val="0"/>
        <w:spacing w:line="400" w:lineRule="atLeast"/>
        <w:ind w:left="401" w:hanging="401"/>
        <w:rPr>
          <w:rFonts w:ascii="Times New Roman"/>
          <w:sz w:val="22"/>
          <w:szCs w:val="22"/>
        </w:rPr>
      </w:pPr>
    </w:p>
    <w:p w14:paraId="090381FB" w14:textId="77777777" w:rsidR="00FE56CC" w:rsidRPr="00413874" w:rsidRDefault="00247887"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664" w:name="_Toc288571849"/>
      <w:bookmarkStart w:id="665" w:name="_Toc288572812"/>
      <w:bookmarkStart w:id="666" w:name="_Toc191645632"/>
      <w:bookmarkStart w:id="667" w:name="_Toc240898058"/>
      <w:bookmarkStart w:id="668" w:name="_Toc242777943"/>
      <w:bookmarkEnd w:id="664"/>
      <w:bookmarkEnd w:id="665"/>
      <w:r w:rsidRPr="00413874">
        <w:rPr>
          <w:rFonts w:ascii="Times New Roman" w:eastAsia="바탕" w:hAnsi="Times New Roman"/>
          <w:kern w:val="0"/>
          <w:sz w:val="22"/>
          <w:szCs w:val="22"/>
        </w:rPr>
        <w:t>의무적</w:t>
      </w:r>
      <w:r w:rsidR="00FE56CC"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조기상환</w:t>
      </w:r>
      <w:bookmarkEnd w:id="666"/>
      <w:bookmarkEnd w:id="667"/>
      <w:bookmarkEnd w:id="668"/>
    </w:p>
    <w:p w14:paraId="669E1F1F" w14:textId="77777777" w:rsidR="00FE56CC" w:rsidRPr="00413874" w:rsidRDefault="00FE56CC" w:rsidP="00797B55">
      <w:pPr>
        <w:tabs>
          <w:tab w:val="left" w:pos="400"/>
        </w:tabs>
        <w:adjustRightInd w:val="0"/>
        <w:snapToGrid w:val="0"/>
        <w:spacing w:line="400" w:lineRule="atLeast"/>
        <w:ind w:left="1200"/>
        <w:rPr>
          <w:rFonts w:ascii="Times New Roman"/>
          <w:kern w:val="0"/>
          <w:sz w:val="22"/>
          <w:szCs w:val="22"/>
        </w:rPr>
      </w:pPr>
    </w:p>
    <w:p w14:paraId="2553A263" w14:textId="794015CE" w:rsidR="00C47ACC" w:rsidRPr="00413874" w:rsidRDefault="00DD60B6" w:rsidP="00126DD8">
      <w:pPr>
        <w:numPr>
          <w:ilvl w:val="0"/>
          <w:numId w:val="44"/>
        </w:numPr>
        <w:adjustRightInd w:val="0"/>
        <w:snapToGrid w:val="0"/>
        <w:spacing w:line="400" w:lineRule="atLeast"/>
        <w:rPr>
          <w:rFonts w:ascii="Times New Roman"/>
          <w:snapToGrid w:val="0"/>
          <w:kern w:val="0"/>
          <w:sz w:val="22"/>
          <w:szCs w:val="22"/>
        </w:rPr>
      </w:pPr>
      <w:bookmarkStart w:id="669" w:name="_Toc319876728"/>
      <w:bookmarkStart w:id="670" w:name="_Toc319876828"/>
      <w:bookmarkEnd w:id="669"/>
      <w:bookmarkEnd w:id="670"/>
      <w:r w:rsidRPr="00413874">
        <w:rPr>
          <w:rFonts w:ascii="Times New Roman"/>
          <w:snapToGrid w:val="0"/>
          <w:kern w:val="0"/>
          <w:sz w:val="22"/>
          <w:szCs w:val="22"/>
        </w:rPr>
        <w:t>차주는</w:t>
      </w:r>
      <w:r w:rsidR="00464B23"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항의</w:t>
      </w:r>
      <w:r w:rsidRPr="00413874">
        <w:rPr>
          <w:rFonts w:ascii="Times New Roman"/>
          <w:snapToGrid w:val="0"/>
          <w:kern w:val="0"/>
          <w:sz w:val="22"/>
          <w:szCs w:val="22"/>
        </w:rPr>
        <w:t xml:space="preserve"> </w:t>
      </w:r>
      <w:r w:rsidRPr="00413874">
        <w:rPr>
          <w:rFonts w:ascii="Times New Roman"/>
          <w:snapToGrid w:val="0"/>
          <w:kern w:val="0"/>
          <w:sz w:val="22"/>
          <w:szCs w:val="22"/>
        </w:rPr>
        <w:t>규정에도</w:t>
      </w:r>
      <w:r w:rsidRPr="00413874">
        <w:rPr>
          <w:rFonts w:ascii="Times New Roman"/>
          <w:snapToGrid w:val="0"/>
          <w:kern w:val="0"/>
          <w:sz w:val="22"/>
          <w:szCs w:val="22"/>
        </w:rPr>
        <w:t xml:space="preserve"> </w:t>
      </w:r>
      <w:r w:rsidRPr="00413874">
        <w:rPr>
          <w:rFonts w:ascii="Times New Roman"/>
          <w:snapToGrid w:val="0"/>
          <w:kern w:val="0"/>
          <w:sz w:val="22"/>
          <w:szCs w:val="22"/>
        </w:rPr>
        <w:t>불구하고</w:t>
      </w:r>
      <w:r w:rsidRPr="00413874">
        <w:rPr>
          <w:rFonts w:ascii="Times New Roman"/>
          <w:snapToGrid w:val="0"/>
          <w:kern w:val="0"/>
          <w:sz w:val="22"/>
          <w:szCs w:val="22"/>
        </w:rPr>
        <w:t xml:space="preserve">, (i) </w:t>
      </w: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본건</w:t>
      </w:r>
      <w:r w:rsidRPr="00413874">
        <w:rPr>
          <w:rFonts w:ascii="Times New Roman"/>
          <w:snapToGrid w:val="0"/>
          <w:kern w:val="0"/>
          <w:sz w:val="22"/>
          <w:szCs w:val="22"/>
        </w:rPr>
        <w:t xml:space="preserve"> </w:t>
      </w:r>
      <w:r w:rsidRPr="00413874">
        <w:rPr>
          <w:rFonts w:ascii="Times New Roman"/>
          <w:snapToGrid w:val="0"/>
          <w:kern w:val="0"/>
          <w:sz w:val="22"/>
          <w:szCs w:val="22"/>
        </w:rPr>
        <w:t>부동산</w:t>
      </w:r>
      <w:r w:rsidR="00625AF8" w:rsidRPr="00413874">
        <w:rPr>
          <w:rFonts w:ascii="Times New Roman"/>
          <w:snapToGrid w:val="0"/>
          <w:kern w:val="0"/>
          <w:sz w:val="22"/>
          <w:szCs w:val="22"/>
        </w:rPr>
        <w:t xml:space="preserve"> </w:t>
      </w:r>
      <w:r w:rsidR="008B0199" w:rsidRPr="00413874">
        <w:rPr>
          <w:rFonts w:ascii="Times New Roman"/>
          <w:snapToGrid w:val="0"/>
          <w:kern w:val="0"/>
          <w:sz w:val="22"/>
          <w:szCs w:val="22"/>
        </w:rPr>
        <w:t>전부</w:t>
      </w:r>
      <w:r w:rsidR="008B0199" w:rsidRPr="00413874">
        <w:rPr>
          <w:rFonts w:ascii="Times New Roman"/>
          <w:snapToGrid w:val="0"/>
          <w:kern w:val="0"/>
          <w:sz w:val="22"/>
          <w:szCs w:val="22"/>
        </w:rPr>
        <w:t xml:space="preserve"> </w:t>
      </w:r>
      <w:r w:rsidR="008B0199" w:rsidRPr="00413874">
        <w:rPr>
          <w:rFonts w:ascii="Times New Roman"/>
          <w:snapToGrid w:val="0"/>
          <w:kern w:val="0"/>
          <w:sz w:val="22"/>
          <w:szCs w:val="22"/>
        </w:rPr>
        <w:t>또는</w:t>
      </w:r>
      <w:r w:rsidR="008B0199" w:rsidRPr="00413874">
        <w:rPr>
          <w:rFonts w:ascii="Times New Roman"/>
          <w:snapToGrid w:val="0"/>
          <w:kern w:val="0"/>
          <w:sz w:val="22"/>
          <w:szCs w:val="22"/>
        </w:rPr>
        <w:t xml:space="preserve"> </w:t>
      </w:r>
      <w:r w:rsidR="00625AF8" w:rsidRPr="00413874">
        <w:rPr>
          <w:rFonts w:ascii="Times New Roman"/>
          <w:snapToGrid w:val="0"/>
          <w:kern w:val="0"/>
          <w:sz w:val="22"/>
          <w:szCs w:val="22"/>
        </w:rPr>
        <w:t>일부를</w:t>
      </w:r>
      <w:r w:rsidRPr="00413874">
        <w:rPr>
          <w:rFonts w:ascii="Times New Roman"/>
          <w:snapToGrid w:val="0"/>
          <w:kern w:val="0"/>
          <w:sz w:val="22"/>
          <w:szCs w:val="22"/>
        </w:rPr>
        <w:t xml:space="preserve"> </w:t>
      </w:r>
      <w:r w:rsidRPr="00413874">
        <w:rPr>
          <w:rFonts w:ascii="Times New Roman"/>
          <w:snapToGrid w:val="0"/>
          <w:kern w:val="0"/>
          <w:sz w:val="22"/>
          <w:szCs w:val="22"/>
        </w:rPr>
        <w:t>매</w:t>
      </w:r>
      <w:r w:rsidR="00177D70">
        <w:rPr>
          <w:rFonts w:ascii="Times New Roman" w:hint="eastAsia"/>
          <w:snapToGrid w:val="0"/>
          <w:kern w:val="0"/>
          <w:sz w:val="22"/>
          <w:szCs w:val="22"/>
        </w:rPr>
        <w:t>각</w:t>
      </w:r>
      <w:r w:rsidR="0001786D" w:rsidRPr="00413874">
        <w:rPr>
          <w:rFonts w:ascii="Times New Roman"/>
          <w:snapToGrid w:val="0"/>
          <w:kern w:val="0"/>
          <w:sz w:val="22"/>
          <w:szCs w:val="22"/>
        </w:rPr>
        <w:t>(</w:t>
      </w:r>
      <w:r w:rsidR="0001786D" w:rsidRPr="00413874">
        <w:rPr>
          <w:rFonts w:ascii="Times New Roman"/>
          <w:snapToGrid w:val="0"/>
          <w:kern w:val="0"/>
          <w:sz w:val="22"/>
          <w:szCs w:val="22"/>
        </w:rPr>
        <w:t>매</w:t>
      </w:r>
      <w:r w:rsidR="00177D70">
        <w:rPr>
          <w:rFonts w:ascii="Times New Roman" w:hint="eastAsia"/>
          <w:snapToGrid w:val="0"/>
          <w:kern w:val="0"/>
          <w:sz w:val="22"/>
          <w:szCs w:val="22"/>
        </w:rPr>
        <w:t>각과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실질적으로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동일한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경제적</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효과를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발생시키는</w:t>
      </w:r>
      <w:r w:rsidR="0001786D" w:rsidRPr="00413874">
        <w:rPr>
          <w:rFonts w:ascii="Times New Roman"/>
          <w:snapToGrid w:val="0"/>
          <w:kern w:val="0"/>
          <w:sz w:val="22"/>
          <w:szCs w:val="22"/>
        </w:rPr>
        <w:t xml:space="preserve"> </w:t>
      </w:r>
      <w:r w:rsidR="0001786D" w:rsidRPr="00AE2BBA">
        <w:rPr>
          <w:rFonts w:ascii="Times New Roman"/>
          <w:snapToGrid w:val="0"/>
          <w:kern w:val="0"/>
          <w:sz w:val="22"/>
          <w:szCs w:val="22"/>
        </w:rPr>
        <w:t>모든</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유형의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거래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포함</w:t>
      </w:r>
      <w:r w:rsidR="0001786D" w:rsidRPr="00AE2BBA">
        <w:rPr>
          <w:rFonts w:ascii="Times New Roman"/>
          <w:snapToGrid w:val="0"/>
          <w:kern w:val="0"/>
          <w:sz w:val="22"/>
          <w:szCs w:val="22"/>
        </w:rPr>
        <w:t>)</w:t>
      </w:r>
      <w:r w:rsidRPr="00AE2BBA">
        <w:rPr>
          <w:rFonts w:ascii="Times New Roman"/>
          <w:snapToGrid w:val="0"/>
          <w:kern w:val="0"/>
          <w:sz w:val="22"/>
          <w:szCs w:val="22"/>
        </w:rPr>
        <w:t>하여</w:t>
      </w:r>
      <w:r w:rsidRPr="00AE2BBA">
        <w:rPr>
          <w:rFonts w:ascii="Times New Roman"/>
          <w:snapToGrid w:val="0"/>
          <w:kern w:val="0"/>
          <w:sz w:val="22"/>
          <w:szCs w:val="22"/>
        </w:rPr>
        <w:t xml:space="preserve"> </w:t>
      </w:r>
      <w:r w:rsidRPr="00AE2BBA">
        <w:rPr>
          <w:rFonts w:ascii="Times New Roman"/>
          <w:snapToGrid w:val="0"/>
          <w:kern w:val="0"/>
          <w:sz w:val="22"/>
          <w:szCs w:val="22"/>
        </w:rPr>
        <w:t>그</w:t>
      </w:r>
      <w:r w:rsidRPr="00AE2BBA">
        <w:rPr>
          <w:rFonts w:ascii="Times New Roman"/>
          <w:snapToGrid w:val="0"/>
          <w:kern w:val="0"/>
          <w:sz w:val="22"/>
          <w:szCs w:val="22"/>
        </w:rPr>
        <w:t xml:space="preserve"> </w:t>
      </w:r>
      <w:r w:rsidRPr="00AE2BBA">
        <w:rPr>
          <w:rFonts w:ascii="Times New Roman"/>
          <w:snapToGrid w:val="0"/>
          <w:kern w:val="0"/>
          <w:sz w:val="22"/>
          <w:szCs w:val="22"/>
        </w:rPr>
        <w:t>매매대금을</w:t>
      </w:r>
      <w:r w:rsidRPr="00AE2BBA">
        <w:rPr>
          <w:rFonts w:ascii="Times New Roman"/>
          <w:snapToGrid w:val="0"/>
          <w:kern w:val="0"/>
          <w:sz w:val="22"/>
          <w:szCs w:val="22"/>
        </w:rPr>
        <w:t xml:space="preserve"> </w:t>
      </w:r>
      <w:r w:rsidRPr="00AE2BBA">
        <w:rPr>
          <w:rFonts w:ascii="Times New Roman"/>
          <w:snapToGrid w:val="0"/>
          <w:kern w:val="0"/>
          <w:sz w:val="22"/>
          <w:szCs w:val="22"/>
        </w:rPr>
        <w:t>수령하는</w:t>
      </w:r>
      <w:r w:rsidRPr="00AE2BBA">
        <w:rPr>
          <w:rFonts w:ascii="Times New Roman"/>
          <w:snapToGrid w:val="0"/>
          <w:kern w:val="0"/>
          <w:sz w:val="22"/>
          <w:szCs w:val="22"/>
        </w:rPr>
        <w:t xml:space="preserve"> </w:t>
      </w:r>
      <w:r w:rsidRPr="00AE2BBA">
        <w:rPr>
          <w:rFonts w:ascii="Times New Roman"/>
          <w:snapToGrid w:val="0"/>
          <w:kern w:val="0"/>
          <w:sz w:val="22"/>
          <w:szCs w:val="22"/>
        </w:rPr>
        <w:t>경우</w:t>
      </w:r>
      <w:r w:rsidR="00341C45" w:rsidRPr="00AE2BBA">
        <w:rPr>
          <w:rFonts w:ascii="Times New Roman"/>
          <w:snapToGrid w:val="0"/>
          <w:kern w:val="0"/>
          <w:sz w:val="22"/>
          <w:szCs w:val="22"/>
        </w:rPr>
        <w:t xml:space="preserve"> </w:t>
      </w:r>
      <w:r w:rsidR="00341C45" w:rsidRPr="00AE2BBA">
        <w:rPr>
          <w:rFonts w:ascii="Times New Roman"/>
          <w:snapToGrid w:val="0"/>
          <w:kern w:val="0"/>
          <w:sz w:val="22"/>
          <w:szCs w:val="22"/>
        </w:rPr>
        <w:t>또는</w:t>
      </w:r>
      <w:r w:rsidR="005D0C9C" w:rsidRPr="00AE2BBA">
        <w:rPr>
          <w:rFonts w:ascii="Times New Roman"/>
          <w:snapToGrid w:val="0"/>
          <w:kern w:val="0"/>
          <w:sz w:val="22"/>
          <w:szCs w:val="22"/>
        </w:rPr>
        <w:t xml:space="preserve"> </w:t>
      </w:r>
      <w:r w:rsidRPr="00AE2BBA">
        <w:rPr>
          <w:rFonts w:ascii="Times New Roman"/>
          <w:snapToGrid w:val="0"/>
          <w:kern w:val="0"/>
          <w:sz w:val="22"/>
          <w:szCs w:val="22"/>
        </w:rPr>
        <w:t>(</w:t>
      </w:r>
      <w:r w:rsidR="005D0C9C" w:rsidRPr="00AE2BBA">
        <w:rPr>
          <w:rFonts w:ascii="Times New Roman"/>
          <w:snapToGrid w:val="0"/>
          <w:kern w:val="0"/>
          <w:sz w:val="22"/>
          <w:szCs w:val="22"/>
        </w:rPr>
        <w:t>ii)</w:t>
      </w:r>
      <w:r w:rsidR="009E0C8B" w:rsidRPr="00AE2BBA">
        <w:rPr>
          <w:rFonts w:ascii="Times New Roman"/>
          <w:snapToGrid w:val="0"/>
          <w:kern w:val="0"/>
          <w:sz w:val="22"/>
          <w:szCs w:val="22"/>
        </w:rPr>
        <w:t xml:space="preserve"> </w:t>
      </w:r>
      <w:r w:rsidR="00177D70" w:rsidRPr="00A735CC">
        <w:rPr>
          <w:rFonts w:ascii="Times New Roman"/>
          <w:snapToGrid w:val="0"/>
          <w:kern w:val="0"/>
          <w:sz w:val="22"/>
          <w:szCs w:val="22"/>
        </w:rPr>
        <w:t>보험계약상</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w:t>
      </w:r>
      <w:r w:rsidR="00177D70" w:rsidRPr="00A735CC">
        <w:rPr>
          <w:rFonts w:ascii="Times New Roman"/>
          <w:snapToGrid w:val="0"/>
          <w:kern w:val="0"/>
          <w:sz w:val="22"/>
          <w:szCs w:val="22"/>
        </w:rPr>
        <w:t>(</w:t>
      </w:r>
      <w:r w:rsidR="00177D70" w:rsidRPr="00A735CC">
        <w:rPr>
          <w:rFonts w:ascii="Times New Roman"/>
          <w:snapToGrid w:val="0"/>
          <w:kern w:val="0"/>
          <w:sz w:val="22"/>
          <w:szCs w:val="22"/>
        </w:rPr>
        <w:t>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차주의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배상책임과</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관련하여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직접</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위하여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제외함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수령시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개량</w:t>
      </w:r>
      <w:r w:rsidR="00177D70" w:rsidRPr="00A735CC">
        <w:rPr>
          <w:rFonts w:ascii="Times New Roman"/>
          <w:snapToGrid w:val="0"/>
          <w:kern w:val="0"/>
          <w:sz w:val="22"/>
          <w:szCs w:val="22"/>
        </w:rPr>
        <w:t xml:space="preserve"> </w:t>
      </w:r>
      <w:r w:rsidR="0088348B">
        <w:rPr>
          <w:rFonts w:ascii="Times New Roman" w:hint="eastAsia"/>
          <w:snapToGrid w:val="0"/>
          <w:kern w:val="0"/>
          <w:sz w:val="22"/>
          <w:szCs w:val="22"/>
        </w:rPr>
        <w:t>또는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w:t>
      </w:r>
      <w:r w:rsidR="0088348B">
        <w:rPr>
          <w:rFonts w:ascii="Times New Roman" w:hint="eastAsia"/>
          <w:snapToGrid w:val="0"/>
          <w:kern w:val="0"/>
          <w:sz w:val="22"/>
          <w:szCs w:val="22"/>
        </w:rPr>
        <w:t>리</w:t>
      </w:r>
      <w:r w:rsidR="00177D70" w:rsidRPr="00A735CC">
        <w:rPr>
          <w:rFonts w:ascii="Times New Roman"/>
          <w:snapToGrid w:val="0"/>
          <w:kern w:val="0"/>
          <w:sz w:val="22"/>
          <w:szCs w:val="22"/>
        </w:rPr>
        <w:t>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사용되지</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아니한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금액이</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있는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경우</w:t>
      </w:r>
      <w:r w:rsidR="00840324">
        <w:rPr>
          <w:rFonts w:ascii="Times New Roman" w:hint="eastAsia"/>
          <w:snapToGrid w:val="0"/>
          <w:kern w:val="0"/>
          <w:sz w:val="22"/>
          <w:szCs w:val="22"/>
        </w:rPr>
        <w:t xml:space="preserve"> </w:t>
      </w:r>
      <w:r w:rsidR="00840324" w:rsidRPr="00AE2BBA">
        <w:rPr>
          <w:rFonts w:ascii="Times New Roman"/>
          <w:snapToGrid w:val="0"/>
          <w:kern w:val="0"/>
          <w:sz w:val="22"/>
          <w:szCs w:val="22"/>
        </w:rPr>
        <w:t>(</w:t>
      </w:r>
      <w:r w:rsidR="00840324">
        <w:rPr>
          <w:rFonts w:ascii="Times New Roman" w:hint="eastAsia"/>
          <w:snapToGrid w:val="0"/>
          <w:kern w:val="0"/>
          <w:sz w:val="22"/>
          <w:szCs w:val="22"/>
        </w:rPr>
        <w:t>ⅲ</w:t>
      </w:r>
      <w:r w:rsidR="00840324" w:rsidRPr="00AE2BBA">
        <w:rPr>
          <w:rFonts w:ascii="Times New Roman"/>
          <w:snapToGrid w:val="0"/>
          <w:kern w:val="0"/>
          <w:sz w:val="22"/>
          <w:szCs w:val="22"/>
        </w:rPr>
        <w:t>)</w:t>
      </w:r>
      <w:r w:rsidR="00840324">
        <w:rPr>
          <w:rFonts w:ascii="Times New Roman" w:hint="eastAsia"/>
          <w:snapToGrid w:val="0"/>
          <w:kern w:val="0"/>
          <w:sz w:val="22"/>
          <w:szCs w:val="22"/>
        </w:rPr>
        <w:t xml:space="preserve"> </w:t>
      </w:r>
      <w:ins w:id="671" w:author="안 용현(Yonghyeon,Ahn)" w:date="2026-10-13T10:37:00Z" w16du:dateUtc="2026-10-13T01:37:00Z">
        <w:r w:rsidR="00840324">
          <w:rPr>
            <w:rFonts w:ascii="Times New Roman" w:hint="eastAsia"/>
            <w:snapToGrid w:val="0"/>
            <w:kern w:val="0"/>
            <w:sz w:val="22"/>
            <w:szCs w:val="22"/>
          </w:rPr>
          <w:t>본</w:t>
        </w:r>
        <w:r w:rsidR="00840324">
          <w:rPr>
            <w:rFonts w:ascii="Times New Roman" w:hint="eastAsia"/>
            <w:snapToGrid w:val="0"/>
            <w:kern w:val="0"/>
            <w:sz w:val="22"/>
            <w:szCs w:val="22"/>
          </w:rPr>
          <w:t xml:space="preserve"> </w:t>
        </w:r>
        <w:r w:rsidR="00840324">
          <w:rPr>
            <w:rFonts w:ascii="Times New Roman" w:hint="eastAsia"/>
            <w:snapToGrid w:val="0"/>
            <w:kern w:val="0"/>
            <w:sz w:val="22"/>
            <w:szCs w:val="22"/>
          </w:rPr>
          <w:t>약정</w:t>
        </w:r>
        <w:r w:rsidR="00840324">
          <w:rPr>
            <w:rFonts w:ascii="Times New Roman" w:hint="eastAsia"/>
            <w:snapToGrid w:val="0"/>
            <w:kern w:val="0"/>
            <w:sz w:val="22"/>
            <w:szCs w:val="22"/>
          </w:rPr>
          <w:t xml:space="preserve"> </w:t>
        </w:r>
        <w:r w:rsidR="00840324">
          <w:rPr>
            <w:rFonts w:ascii="Times New Roman" w:hint="eastAsia"/>
            <w:snapToGrid w:val="0"/>
            <w:kern w:val="0"/>
            <w:sz w:val="22"/>
            <w:szCs w:val="22"/>
          </w:rPr>
          <w:t>제</w:t>
        </w:r>
        <w:r w:rsidR="00840324">
          <w:rPr>
            <w:rFonts w:ascii="Times New Roman" w:hint="eastAsia"/>
            <w:snapToGrid w:val="0"/>
            <w:kern w:val="0"/>
            <w:sz w:val="22"/>
            <w:szCs w:val="22"/>
          </w:rPr>
          <w:t>11</w:t>
        </w:r>
        <w:r w:rsidR="00840324">
          <w:rPr>
            <w:rFonts w:ascii="Times New Roman" w:hint="eastAsia"/>
            <w:snapToGrid w:val="0"/>
            <w:kern w:val="0"/>
            <w:sz w:val="22"/>
            <w:szCs w:val="22"/>
          </w:rPr>
          <w:t>조</w:t>
        </w:r>
        <w:r w:rsidR="00840324">
          <w:rPr>
            <w:rFonts w:ascii="Times New Roman" w:hint="eastAsia"/>
            <w:snapToGrid w:val="0"/>
            <w:kern w:val="0"/>
            <w:sz w:val="22"/>
            <w:szCs w:val="22"/>
          </w:rPr>
          <w:t xml:space="preserve"> </w:t>
        </w:r>
        <w:r w:rsidR="00840324">
          <w:rPr>
            <w:rFonts w:ascii="Times New Roman" w:hint="eastAsia"/>
            <w:snapToGrid w:val="0"/>
            <w:kern w:val="0"/>
            <w:sz w:val="22"/>
            <w:szCs w:val="22"/>
          </w:rPr>
          <w:t>제</w:t>
        </w:r>
        <w:r w:rsidR="00840324">
          <w:rPr>
            <w:rFonts w:ascii="Times New Roman" w:hint="eastAsia"/>
            <w:snapToGrid w:val="0"/>
            <w:kern w:val="0"/>
            <w:sz w:val="22"/>
            <w:szCs w:val="22"/>
          </w:rPr>
          <w:t>18</w:t>
        </w:r>
        <w:r w:rsidR="00840324">
          <w:rPr>
            <w:rFonts w:ascii="Times New Roman" w:hint="eastAsia"/>
            <w:snapToGrid w:val="0"/>
            <w:kern w:val="0"/>
            <w:sz w:val="22"/>
            <w:szCs w:val="22"/>
          </w:rPr>
          <w:t>항에</w:t>
        </w:r>
        <w:r w:rsidR="00840324">
          <w:rPr>
            <w:rFonts w:ascii="Times New Roman" w:hint="eastAsia"/>
            <w:snapToGrid w:val="0"/>
            <w:kern w:val="0"/>
            <w:sz w:val="22"/>
            <w:szCs w:val="22"/>
          </w:rPr>
          <w:t xml:space="preserve"> </w:t>
        </w:r>
        <w:r w:rsidR="00840324">
          <w:rPr>
            <w:rFonts w:ascii="Times New Roman" w:hint="eastAsia"/>
            <w:snapToGrid w:val="0"/>
            <w:kern w:val="0"/>
            <w:sz w:val="22"/>
            <w:szCs w:val="22"/>
          </w:rPr>
          <w:t>따라</w:t>
        </w:r>
        <w:r w:rsidR="00840324">
          <w:rPr>
            <w:rFonts w:ascii="Times New Roman" w:hint="eastAsia"/>
            <w:snapToGrid w:val="0"/>
            <w:kern w:val="0"/>
            <w:sz w:val="22"/>
            <w:szCs w:val="22"/>
          </w:rPr>
          <w:t xml:space="preserve"> </w:t>
        </w:r>
        <w:r w:rsidR="00840324">
          <w:rPr>
            <w:rFonts w:ascii="Times New Roman" w:hint="eastAsia"/>
            <w:snapToGrid w:val="0"/>
            <w:kern w:val="0"/>
            <w:sz w:val="22"/>
            <w:szCs w:val="22"/>
          </w:rPr>
          <w:t>조기상환</w:t>
        </w:r>
        <w:r w:rsidR="00840324">
          <w:rPr>
            <w:rFonts w:ascii="Times New Roman" w:hint="eastAsia"/>
            <w:snapToGrid w:val="0"/>
            <w:kern w:val="0"/>
            <w:sz w:val="22"/>
            <w:szCs w:val="22"/>
          </w:rPr>
          <w:t xml:space="preserve"> </w:t>
        </w:r>
        <w:r w:rsidR="00840324">
          <w:rPr>
            <w:rFonts w:ascii="Times New Roman" w:hint="eastAsia"/>
            <w:snapToGrid w:val="0"/>
            <w:kern w:val="0"/>
            <w:sz w:val="22"/>
            <w:szCs w:val="22"/>
          </w:rPr>
          <w:t>하는</w:t>
        </w:r>
        <w:r w:rsidR="00840324">
          <w:rPr>
            <w:rFonts w:ascii="Times New Roman" w:hint="eastAsia"/>
            <w:snapToGrid w:val="0"/>
            <w:kern w:val="0"/>
            <w:sz w:val="22"/>
            <w:szCs w:val="22"/>
          </w:rPr>
          <w:t xml:space="preserve"> </w:t>
        </w:r>
        <w:commentRangeStart w:id="672"/>
        <w:r w:rsidR="00840324">
          <w:rPr>
            <w:rFonts w:ascii="Times New Roman" w:hint="eastAsia"/>
            <w:snapToGrid w:val="0"/>
            <w:kern w:val="0"/>
            <w:sz w:val="22"/>
            <w:szCs w:val="22"/>
          </w:rPr>
          <w:t>경우</w:t>
        </w:r>
      </w:ins>
      <w:commentRangeEnd w:id="672"/>
      <w:r w:rsidR="00840324" w:rsidRPr="00A735CC">
        <w:rPr>
          <w:rStyle w:val="afe"/>
          <w:rFonts w:ascii="Times New Roman"/>
          <w:snapToGrid w:val="0"/>
          <w:kern w:val="0"/>
          <w:sz w:val="22"/>
          <w:szCs w:val="22"/>
        </w:rPr>
        <w:commentReference w:id="672"/>
      </w:r>
      <w:r w:rsidR="00177D70" w:rsidRPr="00A735CC">
        <w:rPr>
          <w:rFonts w:ascii="Times New Roman"/>
          <w:snapToGrid w:val="0"/>
          <w:kern w:val="0"/>
          <w:sz w:val="22"/>
          <w:szCs w:val="22"/>
        </w:rPr>
        <w:t xml:space="preserve">, </w:t>
      </w:r>
      <w:r w:rsidR="005C21C4" w:rsidRPr="005C21C4">
        <w:rPr>
          <w:rFonts w:ascii="Times New Roman"/>
          <w:snapToGrid w:val="0"/>
          <w:kern w:val="0"/>
          <w:sz w:val="22"/>
          <w:szCs w:val="22"/>
        </w:rPr>
        <w:t>즉시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대금으로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1</w:t>
      </w:r>
      <w:r w:rsidR="005C21C4" w:rsidRPr="005C21C4">
        <w:rPr>
          <w:rFonts w:ascii="Times New Roman"/>
          <w:snapToGrid w:val="0"/>
          <w:kern w:val="0"/>
          <w:sz w:val="22"/>
          <w:szCs w:val="22"/>
        </w:rPr>
        <w:t>항</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(2)</w:t>
      </w:r>
      <w:r w:rsidR="005C21C4" w:rsidRPr="005C21C4">
        <w:rPr>
          <w:rFonts w:ascii="Times New Roman"/>
          <w:snapToGrid w:val="0"/>
          <w:kern w:val="0"/>
          <w:sz w:val="22"/>
          <w:szCs w:val="22"/>
        </w:rPr>
        <w:t>호에</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따른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순서로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피담보채무를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상환하여야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한다</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차주는</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조기상환예정일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삼</w:t>
      </w:r>
      <w:r w:rsidR="005C21C4" w:rsidRPr="005C21C4">
        <w:rPr>
          <w:rFonts w:ascii="Times New Roman"/>
          <w:snapToGrid w:val="0"/>
          <w:kern w:val="0"/>
          <w:sz w:val="22"/>
          <w:szCs w:val="22"/>
        </w:rPr>
        <w:t>(3)]</w:t>
      </w:r>
      <w:r w:rsidR="005C21C4" w:rsidRPr="005C21C4">
        <w:rPr>
          <w:rFonts w:ascii="Times New Roman"/>
          <w:snapToGrid w:val="0"/>
          <w:kern w:val="0"/>
          <w:sz w:val="22"/>
          <w:szCs w:val="22"/>
        </w:rPr>
        <w:t>영업일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이전까지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해당</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사유가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발생하였음을</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증빙하는</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서류를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각</w:t>
      </w:r>
      <w:r w:rsidR="00E424DA" w:rsidRPr="00413874">
        <w:rPr>
          <w:rFonts w:ascii="Times New Roman" w:hint="eastAsia"/>
          <w:snapToGrid w:val="0"/>
          <w:kern w:val="0"/>
          <w:sz w:val="22"/>
          <w:szCs w:val="22"/>
        </w:rPr>
        <w:t xml:space="preserve"> </w:t>
      </w:r>
      <w:r w:rsidR="002A502B" w:rsidRPr="00413874">
        <w:rPr>
          <w:rFonts w:ascii="Times New Roman"/>
          <w:snapToGrid w:val="0"/>
          <w:kern w:val="0"/>
          <w:sz w:val="22"/>
          <w:szCs w:val="22"/>
        </w:rPr>
        <w:t>대주에게</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제출하여야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한다</w:t>
      </w:r>
      <w:r w:rsidR="002A502B" w:rsidRPr="00413874">
        <w:rPr>
          <w:rFonts w:ascii="Times New Roman"/>
          <w:snapToGrid w:val="0"/>
          <w:kern w:val="0"/>
          <w:sz w:val="22"/>
          <w:szCs w:val="22"/>
        </w:rPr>
        <w:t>.</w:t>
      </w:r>
      <w:r w:rsidR="00835DCE" w:rsidRPr="00413874">
        <w:rPr>
          <w:rFonts w:ascii="Times New Roman"/>
          <w:snapToGrid w:val="0"/>
          <w:kern w:val="0"/>
          <w:sz w:val="22"/>
          <w:szCs w:val="22"/>
        </w:rPr>
        <w:t xml:space="preserve"> </w:t>
      </w:r>
    </w:p>
    <w:p w14:paraId="739218BF" w14:textId="77777777" w:rsidR="00F411E7" w:rsidRPr="00BA6764" w:rsidRDefault="00F411E7" w:rsidP="00F411E7">
      <w:pPr>
        <w:adjustRightInd w:val="0"/>
        <w:snapToGrid w:val="0"/>
        <w:spacing w:line="400" w:lineRule="exact"/>
        <w:ind w:left="567"/>
        <w:rPr>
          <w:rFonts w:ascii="Times New Roman"/>
          <w:snapToGrid w:val="0"/>
          <w:kern w:val="0"/>
          <w:sz w:val="22"/>
          <w:szCs w:val="22"/>
        </w:rPr>
      </w:pPr>
    </w:p>
    <w:p w14:paraId="5BB189C2" w14:textId="77777777" w:rsidR="00A431AC" w:rsidRDefault="00DD60B6" w:rsidP="00A431AC">
      <w:pPr>
        <w:numPr>
          <w:ilvl w:val="0"/>
          <w:numId w:val="44"/>
        </w:numPr>
        <w:adjustRightInd w:val="0"/>
        <w:snapToGrid w:val="0"/>
        <w:spacing w:line="400" w:lineRule="exact"/>
        <w:rPr>
          <w:rFonts w:ascii="Times New Roman"/>
          <w:snapToGrid w:val="0"/>
          <w:kern w:val="0"/>
          <w:sz w:val="22"/>
          <w:szCs w:val="22"/>
        </w:rPr>
      </w:pPr>
      <w:r w:rsidRPr="00BA6764">
        <w:rPr>
          <w:rFonts w:ascii="Times New Roman"/>
          <w:snapToGrid w:val="0"/>
          <w:kern w:val="0"/>
          <w:sz w:val="22"/>
          <w:szCs w:val="22"/>
        </w:rPr>
        <w:t>차주는</w:t>
      </w:r>
      <w:r w:rsidRPr="00BA6764">
        <w:rPr>
          <w:rFonts w:ascii="Times New Roman"/>
          <w:snapToGrid w:val="0"/>
          <w:kern w:val="0"/>
          <w:sz w:val="22"/>
          <w:szCs w:val="22"/>
        </w:rPr>
        <w:t xml:space="preserve"> </w:t>
      </w:r>
      <w:r w:rsidRPr="00BA6764">
        <w:rPr>
          <w:rFonts w:ascii="Times New Roman"/>
          <w:snapToGrid w:val="0"/>
          <w:kern w:val="0"/>
          <w:sz w:val="22"/>
          <w:szCs w:val="22"/>
        </w:rPr>
        <w:t>본항에</w:t>
      </w:r>
      <w:r w:rsidRPr="00BA6764">
        <w:rPr>
          <w:rFonts w:ascii="Times New Roman"/>
          <w:snapToGrid w:val="0"/>
          <w:kern w:val="0"/>
          <w:sz w:val="22"/>
          <w:szCs w:val="22"/>
        </w:rPr>
        <w:t xml:space="preserve"> </w:t>
      </w:r>
      <w:r w:rsidRPr="00BA6764">
        <w:rPr>
          <w:rFonts w:ascii="Times New Roman"/>
          <w:snapToGrid w:val="0"/>
          <w:kern w:val="0"/>
          <w:sz w:val="22"/>
          <w:szCs w:val="22"/>
        </w:rPr>
        <w:t>따라</w:t>
      </w:r>
      <w:r w:rsidRPr="00BA6764">
        <w:rPr>
          <w:rFonts w:ascii="Times New Roman"/>
          <w:snapToGrid w:val="0"/>
          <w:kern w:val="0"/>
          <w:sz w:val="22"/>
          <w:szCs w:val="22"/>
        </w:rPr>
        <w:t xml:space="preserve"> </w:t>
      </w:r>
      <w:r w:rsidRPr="00BA6764">
        <w:rPr>
          <w:rFonts w:ascii="Times New Roman"/>
          <w:snapToGrid w:val="0"/>
          <w:kern w:val="0"/>
          <w:sz w:val="22"/>
          <w:szCs w:val="22"/>
        </w:rPr>
        <w:t>의무적</w:t>
      </w:r>
      <w:r w:rsidRPr="00BA6764">
        <w:rPr>
          <w:rFonts w:ascii="Times New Roman"/>
          <w:snapToGrid w:val="0"/>
          <w:kern w:val="0"/>
          <w:sz w:val="22"/>
          <w:szCs w:val="22"/>
        </w:rPr>
        <w:t xml:space="preserve"> </w:t>
      </w:r>
      <w:r w:rsidRPr="00BA6764">
        <w:rPr>
          <w:rFonts w:ascii="Times New Roman"/>
          <w:snapToGrid w:val="0"/>
          <w:kern w:val="0"/>
          <w:sz w:val="22"/>
          <w:szCs w:val="22"/>
        </w:rPr>
        <w:t>조기상환하는</w:t>
      </w:r>
      <w:r w:rsidRPr="00BA6764">
        <w:rPr>
          <w:rFonts w:ascii="Times New Roman"/>
          <w:snapToGrid w:val="0"/>
          <w:kern w:val="0"/>
          <w:sz w:val="22"/>
          <w:szCs w:val="22"/>
        </w:rPr>
        <w:t xml:space="preserve"> </w:t>
      </w:r>
      <w:r w:rsidRPr="00BA6764">
        <w:rPr>
          <w:rFonts w:ascii="Times New Roman"/>
          <w:snapToGrid w:val="0"/>
          <w:kern w:val="0"/>
          <w:sz w:val="22"/>
          <w:szCs w:val="22"/>
        </w:rPr>
        <w:t>경우에</w:t>
      </w:r>
      <w:r w:rsidRPr="00BA6764">
        <w:rPr>
          <w:rFonts w:ascii="Times New Roman"/>
          <w:snapToGrid w:val="0"/>
          <w:kern w:val="0"/>
          <w:sz w:val="22"/>
          <w:szCs w:val="22"/>
        </w:rPr>
        <w:t xml:space="preserve"> </w:t>
      </w:r>
      <w:r w:rsidRPr="00BA6764">
        <w:rPr>
          <w:rFonts w:ascii="Times New Roman"/>
          <w:snapToGrid w:val="0"/>
          <w:kern w:val="0"/>
          <w:sz w:val="22"/>
          <w:szCs w:val="22"/>
        </w:rPr>
        <w:t>대하여는</w:t>
      </w:r>
      <w:r w:rsidRPr="00BA6764">
        <w:rPr>
          <w:rFonts w:ascii="Times New Roman"/>
          <w:snapToGrid w:val="0"/>
          <w:kern w:val="0"/>
          <w:sz w:val="22"/>
          <w:szCs w:val="22"/>
        </w:rPr>
        <w:t xml:space="preserve"> </w:t>
      </w:r>
      <w:r w:rsidRPr="00BA6764">
        <w:rPr>
          <w:rFonts w:ascii="Times New Roman"/>
          <w:snapToGrid w:val="0"/>
          <w:kern w:val="0"/>
          <w:sz w:val="22"/>
          <w:szCs w:val="22"/>
        </w:rPr>
        <w:t>별도의</w:t>
      </w:r>
      <w:r w:rsidRPr="00BA6764">
        <w:rPr>
          <w:rFonts w:ascii="Times New Roman"/>
          <w:snapToGrid w:val="0"/>
          <w:kern w:val="0"/>
          <w:sz w:val="22"/>
          <w:szCs w:val="22"/>
        </w:rPr>
        <w:t xml:space="preserve"> </w:t>
      </w:r>
      <w:r w:rsidRPr="00BA6764">
        <w:rPr>
          <w:rFonts w:ascii="Times New Roman"/>
          <w:snapToGrid w:val="0"/>
          <w:kern w:val="0"/>
          <w:sz w:val="22"/>
          <w:szCs w:val="22"/>
        </w:rPr>
        <w:t>조기상환수수료를</w:t>
      </w:r>
      <w:r w:rsidRPr="00BA6764">
        <w:rPr>
          <w:rFonts w:ascii="Times New Roman"/>
          <w:snapToGrid w:val="0"/>
          <w:kern w:val="0"/>
          <w:sz w:val="22"/>
          <w:szCs w:val="22"/>
        </w:rPr>
        <w:t xml:space="preserve"> </w:t>
      </w:r>
      <w:r w:rsidRPr="00BA6764">
        <w:rPr>
          <w:rFonts w:ascii="Times New Roman"/>
          <w:snapToGrid w:val="0"/>
          <w:kern w:val="0"/>
          <w:sz w:val="22"/>
          <w:szCs w:val="22"/>
        </w:rPr>
        <w:t>지급하지</w:t>
      </w:r>
      <w:r w:rsidRPr="00BA6764">
        <w:rPr>
          <w:rFonts w:ascii="Times New Roman"/>
          <w:snapToGrid w:val="0"/>
          <w:kern w:val="0"/>
          <w:sz w:val="22"/>
          <w:szCs w:val="22"/>
        </w:rPr>
        <w:t xml:space="preserve"> </w:t>
      </w:r>
      <w:r w:rsidRPr="00BA6764">
        <w:rPr>
          <w:rFonts w:ascii="Times New Roman"/>
          <w:snapToGrid w:val="0"/>
          <w:kern w:val="0"/>
          <w:sz w:val="22"/>
          <w:szCs w:val="22"/>
        </w:rPr>
        <w:t>아니한다</w:t>
      </w:r>
      <w:r w:rsidRPr="00BA6764">
        <w:rPr>
          <w:rFonts w:ascii="Times New Roman"/>
          <w:snapToGrid w:val="0"/>
          <w:kern w:val="0"/>
          <w:sz w:val="22"/>
          <w:szCs w:val="22"/>
        </w:rPr>
        <w:t>.</w:t>
      </w:r>
      <w:r w:rsidR="00A431AC">
        <w:rPr>
          <w:rFonts w:ascii="Times New Roman" w:hint="eastAsia"/>
          <w:snapToGrid w:val="0"/>
          <w:kern w:val="0"/>
          <w:sz w:val="22"/>
          <w:szCs w:val="22"/>
        </w:rPr>
        <w:t xml:space="preserve"> </w:t>
      </w:r>
    </w:p>
    <w:p w14:paraId="44FEB43D" w14:textId="77777777" w:rsidR="00A431AC" w:rsidRDefault="00A431AC" w:rsidP="001E61DB">
      <w:pPr>
        <w:pStyle w:val="afd"/>
        <w:rPr>
          <w:rFonts w:ascii="Times New Roman"/>
          <w:snapToGrid w:val="0"/>
          <w:kern w:val="0"/>
          <w:sz w:val="22"/>
          <w:szCs w:val="22"/>
        </w:rPr>
      </w:pPr>
    </w:p>
    <w:p w14:paraId="05E97F6A" w14:textId="2C448510" w:rsidR="00A431AC" w:rsidRPr="00A735CC" w:rsidRDefault="00A431AC" w:rsidP="00A431AC">
      <w:pPr>
        <w:numPr>
          <w:ilvl w:val="0"/>
          <w:numId w:val="44"/>
        </w:numPr>
        <w:adjustRightInd w:val="0"/>
        <w:snapToGrid w:val="0"/>
        <w:spacing w:line="400" w:lineRule="exact"/>
        <w:rPr>
          <w:rFonts w:ascii="Times New Roman"/>
          <w:snapToGrid w:val="0"/>
          <w:kern w:val="0"/>
          <w:sz w:val="22"/>
          <w:szCs w:val="22"/>
        </w:rPr>
      </w:pPr>
      <w:r w:rsidRPr="00A735CC">
        <w:rPr>
          <w:rFonts w:ascii="Times New Roman"/>
          <w:snapToGrid w:val="0"/>
          <w:kern w:val="0"/>
          <w:sz w:val="22"/>
          <w:szCs w:val="22"/>
        </w:rPr>
        <w:t>차주는</w:t>
      </w:r>
      <w:r w:rsidRPr="00A735CC">
        <w:rPr>
          <w:rFonts w:ascii="Times New Roman"/>
          <w:snapToGrid w:val="0"/>
          <w:kern w:val="0"/>
          <w:sz w:val="22"/>
          <w:szCs w:val="22"/>
        </w:rPr>
        <w:t xml:space="preserve"> </w:t>
      </w:r>
      <w:r w:rsidRPr="00A735CC">
        <w:rPr>
          <w:rFonts w:ascii="Times New Roman"/>
          <w:snapToGrid w:val="0"/>
          <w:kern w:val="0"/>
          <w:sz w:val="22"/>
          <w:szCs w:val="22"/>
        </w:rPr>
        <w:t>본항에</w:t>
      </w:r>
      <w:r w:rsidRPr="00A735CC">
        <w:rPr>
          <w:rFonts w:ascii="Times New Roman"/>
          <w:snapToGrid w:val="0"/>
          <w:kern w:val="0"/>
          <w:sz w:val="22"/>
          <w:szCs w:val="22"/>
        </w:rPr>
        <w:t xml:space="preserve"> </w:t>
      </w:r>
      <w:r w:rsidRPr="00A735CC">
        <w:rPr>
          <w:rFonts w:ascii="Times New Roman"/>
          <w:snapToGrid w:val="0"/>
          <w:kern w:val="0"/>
          <w:sz w:val="22"/>
          <w:szCs w:val="22"/>
        </w:rPr>
        <w:t>따라</w:t>
      </w:r>
      <w:r w:rsidRPr="00A735CC">
        <w:rPr>
          <w:rFonts w:ascii="Times New Roman"/>
          <w:snapToGrid w:val="0"/>
          <w:kern w:val="0"/>
          <w:sz w:val="22"/>
          <w:szCs w:val="22"/>
        </w:rPr>
        <w:t xml:space="preserve"> </w:t>
      </w:r>
      <w:r w:rsidRPr="00A735CC">
        <w:rPr>
          <w:rFonts w:ascii="Times New Roman"/>
          <w:snapToGrid w:val="0"/>
          <w:kern w:val="0"/>
          <w:sz w:val="22"/>
          <w:szCs w:val="22"/>
        </w:rPr>
        <w:t>조기상환한</w:t>
      </w:r>
      <w:r w:rsidRPr="00A735CC">
        <w:rPr>
          <w:rFonts w:ascii="Times New Roman"/>
          <w:snapToGrid w:val="0"/>
          <w:kern w:val="0"/>
          <w:sz w:val="22"/>
          <w:szCs w:val="22"/>
        </w:rPr>
        <w:t xml:space="preserve"> </w:t>
      </w:r>
      <w:r w:rsidRPr="00A735CC">
        <w:rPr>
          <w:rFonts w:ascii="Times New Roman"/>
          <w:snapToGrid w:val="0"/>
          <w:kern w:val="0"/>
          <w:sz w:val="22"/>
          <w:szCs w:val="22"/>
        </w:rPr>
        <w:t>대출금을</w:t>
      </w:r>
      <w:r w:rsidRPr="00A735CC">
        <w:rPr>
          <w:rFonts w:ascii="Times New Roman"/>
          <w:snapToGrid w:val="0"/>
          <w:kern w:val="0"/>
          <w:sz w:val="22"/>
          <w:szCs w:val="22"/>
        </w:rPr>
        <w:t xml:space="preserve"> </w:t>
      </w:r>
      <w:r w:rsidRPr="00A735CC">
        <w:rPr>
          <w:rFonts w:ascii="Times New Roman"/>
          <w:snapToGrid w:val="0"/>
          <w:kern w:val="0"/>
          <w:sz w:val="22"/>
          <w:szCs w:val="22"/>
        </w:rPr>
        <w:t>재차입할</w:t>
      </w:r>
      <w:r w:rsidRPr="00A735CC">
        <w:rPr>
          <w:rFonts w:ascii="Times New Roman"/>
          <w:snapToGrid w:val="0"/>
          <w:kern w:val="0"/>
          <w:sz w:val="22"/>
          <w:szCs w:val="22"/>
        </w:rPr>
        <w:t xml:space="preserve"> </w:t>
      </w:r>
      <w:r w:rsidRPr="00A735CC">
        <w:rPr>
          <w:rFonts w:ascii="Times New Roman"/>
          <w:snapToGrid w:val="0"/>
          <w:kern w:val="0"/>
          <w:sz w:val="22"/>
          <w:szCs w:val="22"/>
        </w:rPr>
        <w:t>수</w:t>
      </w:r>
      <w:r w:rsidRPr="00A735CC">
        <w:rPr>
          <w:rFonts w:ascii="Times New Roman"/>
          <w:snapToGrid w:val="0"/>
          <w:kern w:val="0"/>
          <w:sz w:val="22"/>
          <w:szCs w:val="22"/>
        </w:rPr>
        <w:t xml:space="preserve"> </w:t>
      </w:r>
      <w:r w:rsidRPr="00A735CC">
        <w:rPr>
          <w:rFonts w:ascii="Times New Roman"/>
          <w:snapToGrid w:val="0"/>
          <w:kern w:val="0"/>
          <w:sz w:val="22"/>
          <w:szCs w:val="22"/>
        </w:rPr>
        <w:t>없다</w:t>
      </w:r>
      <w:r w:rsidRPr="00A735CC">
        <w:rPr>
          <w:rFonts w:ascii="Times New Roman"/>
          <w:snapToGrid w:val="0"/>
          <w:kern w:val="0"/>
          <w:sz w:val="22"/>
          <w:szCs w:val="22"/>
        </w:rPr>
        <w:t>.</w:t>
      </w:r>
    </w:p>
    <w:p w14:paraId="79666090" w14:textId="69C9BE4D" w:rsidR="00DD60B6" w:rsidRPr="00BA6764" w:rsidRDefault="00DD60B6" w:rsidP="001E61DB">
      <w:pPr>
        <w:adjustRightInd w:val="0"/>
        <w:snapToGrid w:val="0"/>
        <w:spacing w:line="400" w:lineRule="exact"/>
        <w:ind w:left="567"/>
        <w:rPr>
          <w:rFonts w:ascii="Times New Roman"/>
          <w:snapToGrid w:val="0"/>
          <w:kern w:val="0"/>
          <w:sz w:val="22"/>
          <w:szCs w:val="22"/>
        </w:rPr>
      </w:pPr>
    </w:p>
    <w:p w14:paraId="55750FA8" w14:textId="77AC3559" w:rsidR="00205320" w:rsidRPr="00BA6764" w:rsidRDefault="00205320" w:rsidP="008B24EF">
      <w:pPr>
        <w:tabs>
          <w:tab w:val="left" w:pos="0"/>
        </w:tabs>
        <w:adjustRightInd w:val="0"/>
        <w:snapToGrid w:val="0"/>
        <w:spacing w:line="400" w:lineRule="exact"/>
        <w:rPr>
          <w:rFonts w:ascii="Times New Roman"/>
          <w:kern w:val="0"/>
          <w:sz w:val="22"/>
          <w:szCs w:val="22"/>
        </w:rPr>
      </w:pPr>
    </w:p>
    <w:p w14:paraId="06E67215"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673" w:name="_Toc191645633"/>
      <w:bookmarkStart w:id="674" w:name="_Toc240898059"/>
      <w:bookmarkStart w:id="675" w:name="_Toc242777944"/>
      <w:r w:rsidRPr="00BA6764">
        <w:rPr>
          <w:rFonts w:ascii="Times New Roman" w:eastAsia="바탕" w:hAnsi="Times New Roman"/>
          <w:kern w:val="0"/>
          <w:sz w:val="22"/>
          <w:szCs w:val="22"/>
        </w:rPr>
        <w:t>변제의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충당</w:t>
      </w:r>
      <w:bookmarkEnd w:id="673"/>
      <w:bookmarkEnd w:id="674"/>
      <w:bookmarkEnd w:id="675"/>
    </w:p>
    <w:p w14:paraId="51B33F22"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2C9E634E" w14:textId="248788C7" w:rsidR="00AC16D9" w:rsidRPr="00BA6764" w:rsidRDefault="00517219" w:rsidP="00126DD8">
      <w:pPr>
        <w:numPr>
          <w:ilvl w:val="0"/>
          <w:numId w:val="14"/>
        </w:numPr>
        <w:adjustRightInd w:val="0"/>
        <w:snapToGrid w:val="0"/>
        <w:spacing w:line="400" w:lineRule="exact"/>
        <w:rPr>
          <w:rFonts w:ascii="Times New Roman"/>
          <w:sz w:val="22"/>
          <w:szCs w:val="22"/>
        </w:rPr>
      </w:pPr>
      <w:r w:rsidRPr="00BA6764">
        <w:rPr>
          <w:rFonts w:ascii="Times New Roman"/>
          <w:sz w:val="22"/>
          <w:szCs w:val="22"/>
        </w:rPr>
        <w:t>어느</w:t>
      </w:r>
      <w:r w:rsidRPr="00BA6764">
        <w:rPr>
          <w:rFonts w:ascii="Times New Roman"/>
          <w:sz w:val="22"/>
          <w:szCs w:val="22"/>
        </w:rPr>
        <w:t xml:space="preserve"> </w:t>
      </w:r>
      <w:r w:rsidRPr="00BA6764">
        <w:rPr>
          <w:rFonts w:ascii="Times New Roman"/>
          <w:sz w:val="22"/>
          <w:szCs w:val="22"/>
        </w:rPr>
        <w:t>대주가</w:t>
      </w:r>
      <w:r w:rsidRPr="00BA6764">
        <w:rPr>
          <w:rFonts w:ascii="Times New Roman"/>
          <w:sz w:val="22"/>
          <w:szCs w:val="22"/>
        </w:rPr>
        <w:t xml:space="preserve"> </w:t>
      </w:r>
      <w:r w:rsidR="00CC531F" w:rsidRPr="00BA6764">
        <w:rPr>
          <w:rFonts w:ascii="Times New Roman"/>
          <w:sz w:val="22"/>
          <w:szCs w:val="22"/>
        </w:rPr>
        <w:t>금융계약에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금액이</w:t>
      </w:r>
      <w:r w:rsidR="00CC531F" w:rsidRPr="00BA6764">
        <w:rPr>
          <w:rFonts w:ascii="Times New Roman"/>
          <w:sz w:val="22"/>
          <w:szCs w:val="22"/>
        </w:rPr>
        <w:t xml:space="preserve"> </w:t>
      </w:r>
      <w:r w:rsidR="00CC531F" w:rsidRPr="00BA6764">
        <w:rPr>
          <w:rFonts w:ascii="Times New Roman"/>
          <w:sz w:val="22"/>
          <w:szCs w:val="22"/>
        </w:rPr>
        <w:t>이행기가</w:t>
      </w:r>
      <w:r w:rsidR="00CC531F" w:rsidRPr="00BA6764">
        <w:rPr>
          <w:rFonts w:ascii="Times New Roman"/>
          <w:sz w:val="22"/>
          <w:szCs w:val="22"/>
        </w:rPr>
        <w:t xml:space="preserve"> </w:t>
      </w:r>
      <w:r w:rsidR="00CC531F" w:rsidRPr="00BA6764">
        <w:rPr>
          <w:rFonts w:ascii="Times New Roman"/>
          <w:sz w:val="22"/>
          <w:szCs w:val="22"/>
        </w:rPr>
        <w:t>도래한</w:t>
      </w:r>
      <w:r w:rsidR="00CC531F" w:rsidRPr="00BA6764">
        <w:rPr>
          <w:rFonts w:ascii="Times New Roman"/>
          <w:sz w:val="22"/>
          <w:szCs w:val="22"/>
        </w:rPr>
        <w:t xml:space="preserve"> </w:t>
      </w:r>
      <w:r w:rsidR="00574FA4" w:rsidRPr="00BA6764">
        <w:rPr>
          <w:rFonts w:ascii="Times New Roman"/>
          <w:sz w:val="22"/>
          <w:szCs w:val="22"/>
        </w:rPr>
        <w:t>차주의</w:t>
      </w:r>
      <w:r w:rsidR="00574FA4" w:rsidRPr="00BA6764">
        <w:rPr>
          <w:rFonts w:ascii="Times New Roman"/>
          <w:sz w:val="22"/>
          <w:szCs w:val="22"/>
        </w:rPr>
        <w:t xml:space="preserve"> </w:t>
      </w:r>
      <w:r w:rsidR="00CC531F" w:rsidRPr="00BA6764">
        <w:rPr>
          <w:rFonts w:ascii="Times New Roman"/>
          <w:sz w:val="22"/>
          <w:szCs w:val="22"/>
        </w:rPr>
        <w:t>채무</w:t>
      </w:r>
      <w:r w:rsidR="00CC531F" w:rsidRPr="00BA6764">
        <w:rPr>
          <w:rFonts w:ascii="Times New Roman"/>
          <w:sz w:val="22"/>
          <w:szCs w:val="22"/>
        </w:rPr>
        <w:t xml:space="preserve"> </w:t>
      </w:r>
      <w:r w:rsidR="00CC531F" w:rsidRPr="00BA6764">
        <w:rPr>
          <w:rFonts w:ascii="Times New Roman"/>
          <w:sz w:val="22"/>
          <w:szCs w:val="22"/>
        </w:rPr>
        <w:t>전부를</w:t>
      </w:r>
      <w:r w:rsidR="00CC531F" w:rsidRPr="00BA6764">
        <w:rPr>
          <w:rFonts w:ascii="Times New Roman"/>
          <w:sz w:val="22"/>
          <w:szCs w:val="22"/>
        </w:rPr>
        <w:t xml:space="preserve"> </w:t>
      </w:r>
      <w:r w:rsidR="00CC531F" w:rsidRPr="00BA6764">
        <w:rPr>
          <w:rFonts w:ascii="Times New Roman"/>
          <w:sz w:val="22"/>
          <w:szCs w:val="22"/>
        </w:rPr>
        <w:t>소멸시키기에</w:t>
      </w:r>
      <w:r w:rsidR="00CC531F" w:rsidRPr="00BA6764">
        <w:rPr>
          <w:rFonts w:ascii="Times New Roman"/>
          <w:sz w:val="22"/>
          <w:szCs w:val="22"/>
        </w:rPr>
        <w:t xml:space="preserve"> </w:t>
      </w:r>
      <w:r w:rsidR="00CC531F" w:rsidRPr="00BA6764">
        <w:rPr>
          <w:rFonts w:ascii="Times New Roman"/>
          <w:sz w:val="22"/>
          <w:szCs w:val="22"/>
        </w:rPr>
        <w:t>부족한</w:t>
      </w:r>
      <w:r w:rsidR="00CC531F" w:rsidRPr="00BA6764">
        <w:rPr>
          <w:rFonts w:ascii="Times New Roman"/>
          <w:sz w:val="22"/>
          <w:szCs w:val="22"/>
        </w:rPr>
        <w:t xml:space="preserve"> </w:t>
      </w:r>
      <w:r w:rsidR="00CC531F" w:rsidRPr="00BA6764">
        <w:rPr>
          <w:rFonts w:ascii="Times New Roman"/>
          <w:sz w:val="22"/>
          <w:szCs w:val="22"/>
        </w:rPr>
        <w:t>경우</w:t>
      </w:r>
      <w:r w:rsidR="00CC531F" w:rsidRPr="00BA6764">
        <w:rPr>
          <w:rFonts w:ascii="Times New Roman"/>
          <w:sz w:val="22"/>
          <w:szCs w:val="22"/>
        </w:rPr>
        <w:t xml:space="preserve">, </w:t>
      </w:r>
      <w:r w:rsidR="00CC531F" w:rsidRPr="00BA6764">
        <w:rPr>
          <w:rFonts w:ascii="Times New Roman"/>
          <w:sz w:val="22"/>
          <w:szCs w:val="22"/>
        </w:rPr>
        <w:t>아래</w:t>
      </w:r>
      <w:r w:rsidR="00B54B9D" w:rsidRPr="00BA6764">
        <w:rPr>
          <w:rFonts w:ascii="Times New Roman"/>
          <w:sz w:val="22"/>
          <w:szCs w:val="22"/>
        </w:rPr>
        <w:t xml:space="preserve"> </w:t>
      </w:r>
      <w:r w:rsidR="00132BA7" w:rsidRPr="00BA6764">
        <w:rPr>
          <w:rFonts w:ascii="Times New Roman"/>
          <w:sz w:val="22"/>
          <w:szCs w:val="22"/>
        </w:rPr>
        <w:t>각목</w:t>
      </w:r>
      <w:r w:rsidR="00B54B9D" w:rsidRPr="00BA6764">
        <w:rPr>
          <w:rFonts w:ascii="Times New Roman"/>
          <w:sz w:val="22"/>
          <w:szCs w:val="22"/>
        </w:rPr>
        <w:t>의</w:t>
      </w:r>
      <w:r w:rsidR="00CC531F" w:rsidRPr="00BA6764">
        <w:rPr>
          <w:rFonts w:ascii="Times New Roman"/>
          <w:sz w:val="22"/>
          <w:szCs w:val="22"/>
        </w:rPr>
        <w:t xml:space="preserve"> </w:t>
      </w:r>
      <w:r w:rsidR="00CC531F" w:rsidRPr="00BA6764">
        <w:rPr>
          <w:rFonts w:ascii="Times New Roman"/>
          <w:sz w:val="22"/>
          <w:szCs w:val="22"/>
        </w:rPr>
        <w:t>순위로</w:t>
      </w:r>
      <w:r w:rsidR="00CC531F" w:rsidRPr="00BA6764">
        <w:rPr>
          <w:rFonts w:ascii="Times New Roman"/>
          <w:sz w:val="22"/>
          <w:szCs w:val="22"/>
        </w:rPr>
        <w:t xml:space="preserve"> </w:t>
      </w:r>
      <w:r w:rsidR="00CC531F" w:rsidRPr="00BA6764">
        <w:rPr>
          <w:rFonts w:ascii="Times New Roman"/>
          <w:sz w:val="22"/>
          <w:szCs w:val="22"/>
        </w:rPr>
        <w:t>그</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금액을</w:t>
      </w:r>
      <w:r w:rsidR="00CC531F" w:rsidRPr="00BA6764">
        <w:rPr>
          <w:rFonts w:ascii="Times New Roman"/>
          <w:sz w:val="22"/>
          <w:szCs w:val="22"/>
        </w:rPr>
        <w:t xml:space="preserve"> </w:t>
      </w:r>
      <w:r w:rsidR="00CC531F" w:rsidRPr="00BA6764">
        <w:rPr>
          <w:rFonts w:ascii="Times New Roman"/>
          <w:sz w:val="22"/>
          <w:szCs w:val="22"/>
        </w:rPr>
        <w:t>변제에</w:t>
      </w:r>
      <w:r w:rsidR="00CC531F" w:rsidRPr="00BA6764">
        <w:rPr>
          <w:rFonts w:ascii="Times New Roman"/>
          <w:sz w:val="22"/>
          <w:szCs w:val="22"/>
        </w:rPr>
        <w:t xml:space="preserve"> </w:t>
      </w:r>
      <w:r w:rsidR="00CC531F" w:rsidRPr="00BA6764">
        <w:rPr>
          <w:rFonts w:ascii="Times New Roman"/>
          <w:sz w:val="22"/>
          <w:szCs w:val="22"/>
        </w:rPr>
        <w:t>충당한다</w:t>
      </w:r>
      <w:r w:rsidR="00CC531F" w:rsidRPr="00BA6764">
        <w:rPr>
          <w:rFonts w:ascii="Times New Roman"/>
          <w:sz w:val="22"/>
          <w:szCs w:val="22"/>
        </w:rPr>
        <w:t xml:space="preserve">. </w:t>
      </w:r>
      <w:r w:rsidR="00CC531F" w:rsidRPr="00BA6764">
        <w:rPr>
          <w:rFonts w:ascii="Times New Roman"/>
          <w:sz w:val="22"/>
          <w:szCs w:val="22"/>
        </w:rPr>
        <w:t>본항에</w:t>
      </w:r>
      <w:r w:rsidR="00CC531F" w:rsidRPr="00BA6764">
        <w:rPr>
          <w:rFonts w:ascii="Times New Roman"/>
          <w:sz w:val="22"/>
          <w:szCs w:val="22"/>
        </w:rPr>
        <w:t xml:space="preserve"> </w:t>
      </w:r>
      <w:r w:rsidR="00CC531F" w:rsidRPr="00BA6764">
        <w:rPr>
          <w:rFonts w:ascii="Times New Roman"/>
          <w:sz w:val="22"/>
          <w:szCs w:val="22"/>
        </w:rPr>
        <w:t>따른</w:t>
      </w:r>
      <w:r w:rsidR="00CC531F" w:rsidRPr="00BA6764">
        <w:rPr>
          <w:rFonts w:ascii="Times New Roman"/>
          <w:sz w:val="22"/>
          <w:szCs w:val="22"/>
        </w:rPr>
        <w:t xml:space="preserve"> </w:t>
      </w:r>
      <w:r w:rsidR="00CC531F" w:rsidRPr="00BA6764">
        <w:rPr>
          <w:rFonts w:ascii="Times New Roman"/>
          <w:sz w:val="22"/>
          <w:szCs w:val="22"/>
        </w:rPr>
        <w:t>변제충당의</w:t>
      </w:r>
      <w:r w:rsidR="00CC531F" w:rsidRPr="00BA6764">
        <w:rPr>
          <w:rFonts w:ascii="Times New Roman"/>
          <w:sz w:val="22"/>
          <w:szCs w:val="22"/>
        </w:rPr>
        <w:t xml:space="preserve"> </w:t>
      </w:r>
      <w:r w:rsidR="00CC531F" w:rsidRPr="00BA6764">
        <w:rPr>
          <w:rFonts w:ascii="Times New Roman"/>
          <w:sz w:val="22"/>
          <w:szCs w:val="22"/>
        </w:rPr>
        <w:t>항목</w:t>
      </w:r>
      <w:r w:rsidR="00CC531F" w:rsidRPr="00BA6764">
        <w:rPr>
          <w:rFonts w:ascii="Times New Roman"/>
          <w:sz w:val="22"/>
          <w:szCs w:val="22"/>
        </w:rPr>
        <w:t xml:space="preserve"> </w:t>
      </w:r>
      <w:r w:rsidR="00CC531F" w:rsidRPr="00BA6764">
        <w:rPr>
          <w:rFonts w:ascii="Times New Roman"/>
          <w:sz w:val="22"/>
          <w:szCs w:val="22"/>
        </w:rPr>
        <w:t>중</w:t>
      </w:r>
      <w:r w:rsidR="00CC531F" w:rsidRPr="00BA6764">
        <w:rPr>
          <w:rFonts w:ascii="Times New Roman"/>
          <w:sz w:val="22"/>
          <w:szCs w:val="22"/>
        </w:rPr>
        <w:t xml:space="preserve"> </w:t>
      </w:r>
      <w:r w:rsidR="00CC531F" w:rsidRPr="00BA6764">
        <w:rPr>
          <w:rFonts w:ascii="Times New Roman"/>
          <w:sz w:val="22"/>
          <w:szCs w:val="22"/>
        </w:rPr>
        <w:t>같은</w:t>
      </w:r>
      <w:r w:rsidR="00CC531F" w:rsidRPr="00BA6764">
        <w:rPr>
          <w:rFonts w:ascii="Times New Roman"/>
          <w:sz w:val="22"/>
          <w:szCs w:val="22"/>
        </w:rPr>
        <w:t xml:space="preserve"> </w:t>
      </w:r>
      <w:r w:rsidR="00CC531F" w:rsidRPr="00BA6764">
        <w:rPr>
          <w:rFonts w:ascii="Times New Roman"/>
          <w:sz w:val="22"/>
          <w:szCs w:val="22"/>
        </w:rPr>
        <w:t>항목에</w:t>
      </w:r>
      <w:r w:rsidR="00CC531F" w:rsidRPr="00BA6764">
        <w:rPr>
          <w:rFonts w:ascii="Times New Roman"/>
          <w:sz w:val="22"/>
          <w:szCs w:val="22"/>
        </w:rPr>
        <w:t xml:space="preserve"> </w:t>
      </w:r>
      <w:r w:rsidR="00CC531F" w:rsidRPr="00BA6764">
        <w:rPr>
          <w:rFonts w:ascii="Times New Roman"/>
          <w:sz w:val="22"/>
          <w:szCs w:val="22"/>
        </w:rPr>
        <w:t>관하여는</w:t>
      </w:r>
      <w:r w:rsidR="00CC531F" w:rsidRPr="00BA6764">
        <w:rPr>
          <w:rFonts w:ascii="Times New Roman"/>
          <w:sz w:val="22"/>
          <w:szCs w:val="22"/>
        </w:rPr>
        <w:t xml:space="preserve"> </w:t>
      </w:r>
      <w:r w:rsidR="00CC531F" w:rsidRPr="00BA6764">
        <w:rPr>
          <w:rFonts w:ascii="Times New Roman"/>
          <w:sz w:val="22"/>
          <w:szCs w:val="22"/>
        </w:rPr>
        <w:t>각</w:t>
      </w:r>
      <w:r w:rsidR="00CC531F" w:rsidRPr="00BA6764">
        <w:rPr>
          <w:rFonts w:ascii="Times New Roman"/>
          <w:sz w:val="22"/>
          <w:szCs w:val="22"/>
        </w:rPr>
        <w:t xml:space="preserve"> </w:t>
      </w:r>
      <w:r w:rsidR="00CC531F" w:rsidRPr="00BA6764">
        <w:rPr>
          <w:rFonts w:ascii="Times New Roman"/>
          <w:sz w:val="22"/>
          <w:szCs w:val="22"/>
        </w:rPr>
        <w:t>대주</w:t>
      </w:r>
      <w:r w:rsidR="00CC531F" w:rsidRPr="00BA6764">
        <w:rPr>
          <w:rFonts w:ascii="Times New Roman"/>
          <w:sz w:val="22"/>
          <w:szCs w:val="22"/>
        </w:rPr>
        <w:lastRenderedPageBreak/>
        <w:t>별</w:t>
      </w:r>
      <w:r w:rsidR="00B02783" w:rsidRPr="00BA6764">
        <w:rPr>
          <w:rFonts w:ascii="Times New Roman"/>
          <w:sz w:val="22"/>
          <w:szCs w:val="22"/>
        </w:rPr>
        <w:t xml:space="preserve"> </w:t>
      </w:r>
      <w:r w:rsidR="00CC531F" w:rsidRPr="00BA6764">
        <w:rPr>
          <w:rFonts w:ascii="Times New Roman"/>
          <w:sz w:val="22"/>
          <w:szCs w:val="22"/>
        </w:rPr>
        <w:t>대출참가비율에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안분하여</w:t>
      </w:r>
      <w:r w:rsidR="00CC531F" w:rsidRPr="00BA6764">
        <w:rPr>
          <w:rFonts w:ascii="Times New Roman"/>
          <w:sz w:val="22"/>
          <w:szCs w:val="22"/>
        </w:rPr>
        <w:t xml:space="preserve"> </w:t>
      </w:r>
      <w:r w:rsidR="00CC531F" w:rsidRPr="00BA6764">
        <w:rPr>
          <w:rFonts w:ascii="Times New Roman"/>
          <w:sz w:val="22"/>
          <w:szCs w:val="22"/>
        </w:rPr>
        <w:t>충당하기로</w:t>
      </w:r>
      <w:r w:rsidR="00CC531F" w:rsidRPr="00BA6764">
        <w:rPr>
          <w:rFonts w:ascii="Times New Roman"/>
          <w:sz w:val="22"/>
          <w:szCs w:val="22"/>
        </w:rPr>
        <w:t xml:space="preserve"> </w:t>
      </w:r>
      <w:r w:rsidR="00CC531F" w:rsidRPr="00BA6764">
        <w:rPr>
          <w:rFonts w:ascii="Times New Roman"/>
          <w:sz w:val="22"/>
          <w:szCs w:val="22"/>
        </w:rPr>
        <w:t>한다</w:t>
      </w:r>
      <w:r w:rsidR="00CC531F" w:rsidRPr="00BA6764">
        <w:rPr>
          <w:rFonts w:ascii="Times New Roman"/>
          <w:sz w:val="22"/>
          <w:szCs w:val="22"/>
        </w:rPr>
        <w:t>.</w:t>
      </w:r>
      <w:r w:rsidR="000A1673" w:rsidRPr="00BA6764">
        <w:rPr>
          <w:rFonts w:ascii="Times New Roman"/>
          <w:sz w:val="22"/>
          <w:szCs w:val="22"/>
        </w:rPr>
        <w:t xml:space="preserve"> </w:t>
      </w:r>
    </w:p>
    <w:p w14:paraId="17B03FDF" w14:textId="77777777" w:rsidR="00495666" w:rsidRPr="00BA6764" w:rsidRDefault="00495666" w:rsidP="00AC16D9">
      <w:pPr>
        <w:adjustRightInd w:val="0"/>
        <w:snapToGrid w:val="0"/>
        <w:spacing w:line="400" w:lineRule="exact"/>
        <w:ind w:left="567"/>
        <w:rPr>
          <w:rFonts w:ascii="Times New Roman"/>
          <w:sz w:val="22"/>
          <w:szCs w:val="22"/>
        </w:rPr>
      </w:pPr>
    </w:p>
    <w:p w14:paraId="3B76D3C1" w14:textId="1DD96D39"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Pr>
          <w:rFonts w:ascii="Times New Roman" w:hint="eastAsia"/>
          <w:kern w:val="0"/>
          <w:sz w:val="22"/>
          <w:szCs w:val="22"/>
        </w:rPr>
        <w:t xml:space="preserve">Tranche A </w:t>
      </w:r>
      <w:r w:rsidRPr="001E61DB">
        <w:rPr>
          <w:rFonts w:ascii="Times New Roman"/>
          <w:kern w:val="0"/>
          <w:sz w:val="22"/>
          <w:szCs w:val="22"/>
        </w:rPr>
        <w:t>대주에게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58A677E4" w14:textId="4AA07B46" w:rsidR="00F7559C" w:rsidRPr="001E61DB" w:rsidRDefault="00F7559C"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sidRPr="001E61DB">
        <w:rPr>
          <w:rFonts w:ascii="Times New Roman"/>
          <w:kern w:val="0"/>
          <w:sz w:val="22"/>
          <w:szCs w:val="22"/>
        </w:rPr>
        <w:t>대</w:t>
      </w:r>
      <w:r>
        <w:rPr>
          <w:rFonts w:ascii="Times New Roman" w:hint="eastAsia"/>
          <w:kern w:val="0"/>
          <w:sz w:val="22"/>
          <w:szCs w:val="22"/>
        </w:rPr>
        <w:t>출금</w:t>
      </w:r>
      <w:r w:rsidRPr="001E61DB">
        <w:rPr>
          <w:rFonts w:ascii="Times New Roman"/>
          <w:kern w:val="0"/>
          <w:sz w:val="22"/>
          <w:szCs w:val="22"/>
        </w:rPr>
        <w:t>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연체이자</w:t>
      </w:r>
    </w:p>
    <w:p w14:paraId="05524B6F" w14:textId="16FE6680"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p>
    <w:p w14:paraId="4124A07D" w14:textId="1EDD52F4"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sidR="00F7559C" w:rsidRPr="001E61DB">
        <w:rPr>
          <w:rFonts w:ascii="Times New Roman"/>
          <w:kern w:val="0"/>
          <w:sz w:val="22"/>
          <w:szCs w:val="22"/>
        </w:rPr>
        <w:t>대출금</w:t>
      </w:r>
      <w:r>
        <w:rPr>
          <w:rFonts w:ascii="Times New Roman" w:hint="eastAsia"/>
          <w:kern w:val="0"/>
          <w:sz w:val="22"/>
          <w:szCs w:val="22"/>
        </w:rPr>
        <w:t>의</w:t>
      </w:r>
      <w:r w:rsidR="00F7559C" w:rsidRPr="001E61DB">
        <w:rPr>
          <w:rFonts w:ascii="Times New Roman"/>
          <w:kern w:val="0"/>
          <w:sz w:val="22"/>
          <w:szCs w:val="22"/>
        </w:rPr>
        <w:t xml:space="preserve"> </w:t>
      </w:r>
      <w:r w:rsidR="00F7559C" w:rsidRPr="001E61DB">
        <w:rPr>
          <w:rFonts w:ascii="Times New Roman"/>
          <w:kern w:val="0"/>
          <w:sz w:val="22"/>
          <w:szCs w:val="22"/>
        </w:rPr>
        <w:t>원금</w:t>
      </w:r>
    </w:p>
    <w:p w14:paraId="352DB9F8" w14:textId="0A4C9C8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A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Pr="001E61DB">
        <w:rPr>
          <w:rFonts w:ascii="Times New Roman"/>
          <w:kern w:val="0"/>
          <w:sz w:val="22"/>
          <w:szCs w:val="22"/>
        </w:rPr>
        <w:t>이자</w:t>
      </w:r>
      <w:r w:rsidRPr="001E61DB">
        <w:rPr>
          <w:rFonts w:ascii="Times New Roman"/>
          <w:kern w:val="0"/>
          <w:sz w:val="22"/>
          <w:szCs w:val="22"/>
        </w:rPr>
        <w:t xml:space="preserve"> </w:t>
      </w:r>
      <w:r w:rsidRPr="001E61DB">
        <w:rPr>
          <w:rFonts w:ascii="Times New Roman"/>
          <w:kern w:val="0"/>
          <w:sz w:val="22"/>
          <w:szCs w:val="22"/>
        </w:rPr>
        <w:t>및</w:t>
      </w:r>
      <w:r w:rsidRPr="001E61DB">
        <w:rPr>
          <w:rFonts w:ascii="Times New Roman"/>
          <w:kern w:val="0"/>
          <w:sz w:val="22"/>
          <w:szCs w:val="22"/>
        </w:rPr>
        <w:t xml:space="preserve"> </w:t>
      </w:r>
      <w:r w:rsidRPr="001E61DB">
        <w:rPr>
          <w:rFonts w:ascii="Times New Roman"/>
          <w:kern w:val="0"/>
          <w:sz w:val="22"/>
          <w:szCs w:val="22"/>
        </w:rPr>
        <w:t>원금</w:t>
      </w:r>
    </w:p>
    <w:p w14:paraId="364441C6" w14:textId="2D2FD585"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대주</w:t>
      </w:r>
      <w:r w:rsidRPr="001E61DB">
        <w:rPr>
          <w:rFonts w:ascii="Times New Roman"/>
          <w:kern w:val="0"/>
          <w:sz w:val="22"/>
          <w:szCs w:val="22"/>
        </w:rPr>
        <w:t>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739C2B3C" w14:textId="4CF6C63A"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연체이자</w:t>
      </w:r>
    </w:p>
    <w:p w14:paraId="493382A0" w14:textId="1FD7CD87"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상환기일이</w:t>
      </w:r>
      <w:r>
        <w:rPr>
          <w:rFonts w:ascii="Times New Roman" w:hint="eastAsia"/>
          <w:kern w:val="0"/>
          <w:sz w:val="22"/>
          <w:szCs w:val="22"/>
        </w:rPr>
        <w:t xml:space="preserve"> </w:t>
      </w:r>
      <w:r>
        <w:rPr>
          <w:rFonts w:ascii="Times New Roman" w:hint="eastAsia"/>
          <w:kern w:val="0"/>
          <w:sz w:val="22"/>
          <w:szCs w:val="22"/>
        </w:rPr>
        <w:t>도래한</w:t>
      </w:r>
      <w:r>
        <w:rPr>
          <w:rFonts w:ascii="Times New Roman" w:hint="eastAsia"/>
          <w:kern w:val="0"/>
          <w:sz w:val="22"/>
          <w:szCs w:val="22"/>
        </w:rPr>
        <w:t xml:space="preserve"> 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r>
        <w:rPr>
          <w:rFonts w:ascii="Times New Roman" w:hint="eastAsia"/>
          <w:kern w:val="0"/>
          <w:sz w:val="22"/>
          <w:szCs w:val="22"/>
        </w:rPr>
        <w:t xml:space="preserve"> </w:t>
      </w:r>
    </w:p>
    <w:p w14:paraId="58270845" w14:textId="530AF1A9" w:rsidR="00F7559C" w:rsidRPr="00F7559C" w:rsidRDefault="00F24C08" w:rsidP="001E61DB">
      <w:pPr>
        <w:numPr>
          <w:ilvl w:val="3"/>
          <w:numId w:val="75"/>
        </w:numPr>
        <w:adjustRightInd w:val="0"/>
        <w:snapToGrid w:val="0"/>
        <w:spacing w:line="400" w:lineRule="exact"/>
        <w:rPr>
          <w:rFonts w:ascii="함초롬바탕" w:eastAsia="함초롬바탕" w:hAnsi="함초롬바탕" w:cs="함초롬바탕"/>
          <w:kern w:val="0"/>
          <w:sz w:val="22"/>
          <w:szCs w:val="28"/>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B </w:t>
      </w:r>
      <w:r>
        <w:rPr>
          <w:rFonts w:ascii="Times New Roman" w:hint="eastAsia"/>
          <w:kern w:val="0"/>
          <w:sz w:val="22"/>
          <w:szCs w:val="22"/>
        </w:rPr>
        <w:t>대출금의</w:t>
      </w:r>
      <w:r>
        <w:rPr>
          <w:rFonts w:ascii="Times New Roman" w:hint="eastAsia"/>
          <w:kern w:val="0"/>
          <w:sz w:val="22"/>
          <w:szCs w:val="22"/>
        </w:rPr>
        <w:t xml:space="preserve"> </w:t>
      </w:r>
      <w:r>
        <w:rPr>
          <w:rFonts w:ascii="Times New Roman" w:hint="eastAsia"/>
          <w:kern w:val="0"/>
          <w:sz w:val="22"/>
          <w:szCs w:val="22"/>
        </w:rPr>
        <w:t>원금</w:t>
      </w:r>
      <w:r>
        <w:rPr>
          <w:rFonts w:ascii="Times New Roman" w:hint="eastAsia"/>
          <w:kern w:val="0"/>
          <w:sz w:val="22"/>
          <w:szCs w:val="22"/>
        </w:rPr>
        <w:t xml:space="preserve"> </w:t>
      </w:r>
    </w:p>
    <w:p w14:paraId="6C75183B" w14:textId="5FDD07C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00F24C08">
        <w:rPr>
          <w:rFonts w:ascii="Times New Roman" w:hint="eastAsia"/>
          <w:kern w:val="0"/>
          <w:sz w:val="22"/>
          <w:szCs w:val="22"/>
        </w:rPr>
        <w:t>이자</w:t>
      </w:r>
      <w:r w:rsidR="00F24C08">
        <w:rPr>
          <w:rFonts w:ascii="Times New Roman" w:hint="eastAsia"/>
          <w:kern w:val="0"/>
          <w:sz w:val="22"/>
          <w:szCs w:val="22"/>
        </w:rPr>
        <w:t xml:space="preserve"> </w:t>
      </w:r>
      <w:r w:rsidR="00F24C08">
        <w:rPr>
          <w:rFonts w:ascii="Times New Roman" w:hint="eastAsia"/>
          <w:kern w:val="0"/>
          <w:sz w:val="22"/>
          <w:szCs w:val="22"/>
        </w:rPr>
        <w:t>및</w:t>
      </w:r>
      <w:r w:rsidR="00F24C08">
        <w:rPr>
          <w:rFonts w:ascii="Times New Roman" w:hint="eastAsia"/>
          <w:kern w:val="0"/>
          <w:sz w:val="22"/>
          <w:szCs w:val="22"/>
        </w:rPr>
        <w:t xml:space="preserve"> </w:t>
      </w:r>
      <w:r w:rsidR="00F24C08">
        <w:rPr>
          <w:rFonts w:ascii="Times New Roman" w:hint="eastAsia"/>
          <w:kern w:val="0"/>
          <w:sz w:val="22"/>
          <w:szCs w:val="22"/>
        </w:rPr>
        <w:t>원금</w:t>
      </w:r>
      <w:r w:rsidR="00F24C08">
        <w:rPr>
          <w:rFonts w:ascii="Times New Roman" w:hint="eastAsia"/>
          <w:kern w:val="0"/>
          <w:sz w:val="22"/>
          <w:szCs w:val="22"/>
        </w:rPr>
        <w:t xml:space="preserve"> </w:t>
      </w:r>
    </w:p>
    <w:p w14:paraId="5826612E" w14:textId="77777777" w:rsidR="00F7559C" w:rsidRPr="00BA6764" w:rsidRDefault="00F7559C" w:rsidP="001E61DB">
      <w:pPr>
        <w:adjustRightInd w:val="0"/>
        <w:snapToGrid w:val="0"/>
        <w:spacing w:line="400" w:lineRule="exact"/>
        <w:ind w:left="1134"/>
        <w:rPr>
          <w:rFonts w:ascii="Times New Roman"/>
          <w:kern w:val="0"/>
          <w:sz w:val="22"/>
          <w:szCs w:val="22"/>
        </w:rPr>
      </w:pPr>
    </w:p>
    <w:p w14:paraId="3A01C2D0" w14:textId="04811FF2" w:rsidR="00E84FAE" w:rsidRPr="00E84FAE" w:rsidRDefault="00E84FAE" w:rsidP="00E84FAE">
      <w:pPr>
        <w:numPr>
          <w:ilvl w:val="0"/>
          <w:numId w:val="14"/>
        </w:numPr>
        <w:adjustRightInd w:val="0"/>
        <w:snapToGrid w:val="0"/>
        <w:spacing w:line="400" w:lineRule="exact"/>
        <w:rPr>
          <w:rFonts w:ascii="Times New Roman"/>
          <w:sz w:val="22"/>
          <w:szCs w:val="22"/>
        </w:rPr>
      </w:pPr>
      <w:r w:rsidRPr="00E84FAE">
        <w:rPr>
          <w:rFonts w:ascii="Times New Roman"/>
          <w:sz w:val="22"/>
          <w:szCs w:val="22"/>
        </w:rPr>
        <w:t>본항</w:t>
      </w:r>
      <w:r w:rsidRPr="00E84FAE">
        <w:rPr>
          <w:rFonts w:ascii="Times New Roman"/>
          <w:sz w:val="22"/>
          <w:szCs w:val="22"/>
        </w:rPr>
        <w:t xml:space="preserve"> </w:t>
      </w:r>
      <w:r w:rsidRPr="00E84FAE">
        <w:rPr>
          <w:rFonts w:ascii="Times New Roman"/>
          <w:sz w:val="22"/>
          <w:szCs w:val="22"/>
        </w:rPr>
        <w:t>제</w:t>
      </w:r>
      <w:r w:rsidRPr="00E84FAE">
        <w:rPr>
          <w:rFonts w:ascii="Times New Roman"/>
          <w:sz w:val="22"/>
          <w:szCs w:val="22"/>
        </w:rPr>
        <w:t>(</w:t>
      </w:r>
      <w:r>
        <w:rPr>
          <w:rFonts w:ascii="Times New Roman" w:hint="eastAsia"/>
          <w:sz w:val="22"/>
          <w:szCs w:val="22"/>
        </w:rPr>
        <w:t>1</w:t>
      </w:r>
      <w:r w:rsidRPr="00E84FAE">
        <w:rPr>
          <w:rFonts w:ascii="Times New Roman"/>
          <w:sz w:val="22"/>
          <w:szCs w:val="22"/>
        </w:rPr>
        <w:t>)</w:t>
      </w:r>
      <w:r w:rsidRPr="00E84FAE">
        <w:rPr>
          <w:rFonts w:ascii="Times New Roman"/>
          <w:sz w:val="22"/>
          <w:szCs w:val="22"/>
        </w:rPr>
        <w:t>호에도</w:t>
      </w:r>
      <w:r w:rsidRPr="00E84FAE">
        <w:rPr>
          <w:rFonts w:ascii="Times New Roman"/>
          <w:sz w:val="22"/>
          <w:szCs w:val="22"/>
        </w:rPr>
        <w:t xml:space="preserve"> </w:t>
      </w:r>
      <w:r w:rsidRPr="00E84FAE">
        <w:rPr>
          <w:rFonts w:ascii="Times New Roman"/>
          <w:sz w:val="22"/>
          <w:szCs w:val="22"/>
        </w:rPr>
        <w:t>불구하고</w:t>
      </w:r>
      <w:r w:rsidRPr="00E84FAE">
        <w:rPr>
          <w:rFonts w:ascii="Times New Roman"/>
          <w:sz w:val="22"/>
          <w:szCs w:val="22"/>
        </w:rPr>
        <w:t xml:space="preserve">, </w:t>
      </w:r>
      <w:r w:rsidRPr="00E84FAE">
        <w:rPr>
          <w:rFonts w:ascii="Times New Roman"/>
          <w:sz w:val="22"/>
          <w:szCs w:val="22"/>
        </w:rPr>
        <w:t>기한의</w:t>
      </w:r>
      <w:r w:rsidRPr="00E84FAE">
        <w:rPr>
          <w:rFonts w:ascii="Times New Roman"/>
          <w:sz w:val="22"/>
          <w:szCs w:val="22"/>
        </w:rPr>
        <w:t xml:space="preserve"> </w:t>
      </w:r>
      <w:r w:rsidRPr="00E84FAE">
        <w:rPr>
          <w:rFonts w:ascii="Times New Roman"/>
          <w:sz w:val="22"/>
          <w:szCs w:val="22"/>
        </w:rPr>
        <w:t>이익</w:t>
      </w:r>
      <w:r w:rsidRPr="00E84FAE">
        <w:rPr>
          <w:rFonts w:ascii="Times New Roman"/>
          <w:sz w:val="22"/>
          <w:szCs w:val="22"/>
        </w:rPr>
        <w:t xml:space="preserve"> </w:t>
      </w:r>
      <w:r w:rsidRPr="00E84FAE">
        <w:rPr>
          <w:rFonts w:ascii="Times New Roman"/>
          <w:sz w:val="22"/>
          <w:szCs w:val="22"/>
        </w:rPr>
        <w:t>상실</w:t>
      </w:r>
      <w:r w:rsidRPr="00E84FAE">
        <w:rPr>
          <w:rFonts w:ascii="Times New Roman"/>
          <w:sz w:val="22"/>
          <w:szCs w:val="22"/>
        </w:rPr>
        <w:t xml:space="preserve"> </w:t>
      </w:r>
      <w:r w:rsidRPr="00E84FAE">
        <w:rPr>
          <w:rFonts w:ascii="Times New Roman"/>
          <w:sz w:val="22"/>
          <w:szCs w:val="22"/>
        </w:rPr>
        <w:t>사유가</w:t>
      </w:r>
      <w:r w:rsidRPr="00E84FAE">
        <w:rPr>
          <w:rFonts w:ascii="Times New Roman"/>
          <w:sz w:val="22"/>
          <w:szCs w:val="22"/>
        </w:rPr>
        <w:t xml:space="preserve"> </w:t>
      </w:r>
      <w:r w:rsidRPr="00E84FAE">
        <w:rPr>
          <w:rFonts w:ascii="Times New Roman"/>
          <w:sz w:val="22"/>
          <w:szCs w:val="22"/>
        </w:rPr>
        <w:t>발생한</w:t>
      </w:r>
      <w:r w:rsidRPr="00E84FAE">
        <w:rPr>
          <w:rFonts w:ascii="Times New Roman"/>
          <w:sz w:val="22"/>
          <w:szCs w:val="22"/>
        </w:rPr>
        <w:t xml:space="preserve"> </w:t>
      </w:r>
      <w:r w:rsidRPr="00E84FAE">
        <w:rPr>
          <w:rFonts w:ascii="Times New Roman"/>
          <w:sz w:val="22"/>
          <w:szCs w:val="22"/>
        </w:rPr>
        <w:t>경우에는</w:t>
      </w:r>
      <w:r w:rsidRPr="00E84FAE">
        <w:rPr>
          <w:rFonts w:ascii="Times New Roman"/>
          <w:sz w:val="22"/>
          <w:szCs w:val="22"/>
        </w:rPr>
        <w:t xml:space="preserve"> </w:t>
      </w:r>
      <w:r w:rsidRPr="00BA6764">
        <w:rPr>
          <w:rFonts w:ascii="Times New Roman"/>
          <w:sz w:val="22"/>
          <w:szCs w:val="22"/>
        </w:rPr>
        <w:t>아래</w:t>
      </w:r>
      <w:r w:rsidRPr="00BA6764">
        <w:rPr>
          <w:rFonts w:ascii="Times New Roman"/>
          <w:sz w:val="22"/>
          <w:szCs w:val="22"/>
        </w:rPr>
        <w:t xml:space="preserve"> </w:t>
      </w:r>
      <w:r w:rsidRPr="00BA6764">
        <w:rPr>
          <w:rFonts w:ascii="Times New Roman"/>
          <w:sz w:val="22"/>
          <w:szCs w:val="22"/>
        </w:rPr>
        <w:t>각목의</w:t>
      </w:r>
      <w:r w:rsidRPr="00BA6764">
        <w:rPr>
          <w:rFonts w:ascii="Times New Roman"/>
          <w:sz w:val="22"/>
          <w:szCs w:val="22"/>
        </w:rPr>
        <w:t xml:space="preserve"> </w:t>
      </w:r>
      <w:r w:rsidRPr="00BA6764">
        <w:rPr>
          <w:rFonts w:ascii="Times New Roman"/>
          <w:sz w:val="22"/>
          <w:szCs w:val="22"/>
        </w:rPr>
        <w:t>순위로</w:t>
      </w:r>
      <w:r w:rsidRPr="00BA6764">
        <w:rPr>
          <w:rFonts w:ascii="Times New Roman"/>
          <w:sz w:val="22"/>
          <w:szCs w:val="22"/>
        </w:rPr>
        <w:t xml:space="preserve"> </w:t>
      </w:r>
      <w:r w:rsidRPr="00BA6764">
        <w:rPr>
          <w:rFonts w:ascii="Times New Roman"/>
          <w:sz w:val="22"/>
          <w:szCs w:val="22"/>
        </w:rPr>
        <w:t>그</w:t>
      </w:r>
      <w:r w:rsidRPr="00BA6764">
        <w:rPr>
          <w:rFonts w:ascii="Times New Roman"/>
          <w:sz w:val="22"/>
          <w:szCs w:val="22"/>
        </w:rPr>
        <w:t xml:space="preserve"> </w:t>
      </w:r>
      <w:r w:rsidRPr="00BA6764">
        <w:rPr>
          <w:rFonts w:ascii="Times New Roman"/>
          <w:sz w:val="22"/>
          <w:szCs w:val="22"/>
        </w:rPr>
        <w:t>수령한</w:t>
      </w:r>
      <w:r w:rsidRPr="00BA6764">
        <w:rPr>
          <w:rFonts w:ascii="Times New Roman"/>
          <w:sz w:val="22"/>
          <w:szCs w:val="22"/>
        </w:rPr>
        <w:t xml:space="preserve"> </w:t>
      </w:r>
      <w:r w:rsidRPr="00BA6764">
        <w:rPr>
          <w:rFonts w:ascii="Times New Roman"/>
          <w:sz w:val="22"/>
          <w:szCs w:val="22"/>
        </w:rPr>
        <w:t>금액을</w:t>
      </w:r>
      <w:r w:rsidRPr="00BA6764">
        <w:rPr>
          <w:rFonts w:ascii="Times New Roman"/>
          <w:sz w:val="22"/>
          <w:szCs w:val="22"/>
        </w:rPr>
        <w:t xml:space="preserve"> </w:t>
      </w:r>
      <w:r w:rsidRPr="00BA6764">
        <w:rPr>
          <w:rFonts w:ascii="Times New Roman"/>
          <w:sz w:val="22"/>
          <w:szCs w:val="22"/>
        </w:rPr>
        <w:t>변제에</w:t>
      </w:r>
      <w:r w:rsidRPr="00BA6764">
        <w:rPr>
          <w:rFonts w:ascii="Times New Roman"/>
          <w:sz w:val="22"/>
          <w:szCs w:val="22"/>
        </w:rPr>
        <w:t xml:space="preserve"> </w:t>
      </w:r>
      <w:r w:rsidRPr="00BA6764">
        <w:rPr>
          <w:rFonts w:ascii="Times New Roman"/>
          <w:sz w:val="22"/>
          <w:szCs w:val="22"/>
        </w:rPr>
        <w:t>충당한다</w:t>
      </w:r>
      <w:r w:rsidRPr="00BA6764">
        <w:rPr>
          <w:rFonts w:ascii="Times New Roman"/>
          <w:sz w:val="22"/>
          <w:szCs w:val="22"/>
        </w:rPr>
        <w:t xml:space="preserve">. </w:t>
      </w:r>
      <w:r>
        <w:rPr>
          <w:rFonts w:ascii="Times New Roman"/>
          <w:sz w:val="22"/>
          <w:szCs w:val="22"/>
        </w:rPr>
        <w:br/>
      </w:r>
    </w:p>
    <w:p w14:paraId="2C6A5FC2" w14:textId="11DE67AC" w:rsidR="00E84FAE" w:rsidRPr="001E61DB" w:rsidRDefault="00E84FAE" w:rsidP="001E61DB">
      <w:pPr>
        <w:numPr>
          <w:ilvl w:val="3"/>
          <w:numId w:val="139"/>
        </w:numPr>
        <w:adjustRightInd w:val="0"/>
        <w:snapToGrid w:val="0"/>
        <w:spacing w:line="400" w:lineRule="exact"/>
        <w:rPr>
          <w:rFonts w:ascii="Times New Roman"/>
          <w:kern w:val="0"/>
          <w:sz w:val="22"/>
          <w:szCs w:val="22"/>
        </w:rPr>
      </w:pPr>
      <w:r w:rsidRPr="001E61DB">
        <w:rPr>
          <w:rFonts w:ascii="Times New Roman"/>
          <w:kern w:val="0"/>
          <w:sz w:val="22"/>
          <w:szCs w:val="22"/>
        </w:rPr>
        <w:t>채권회수를</w:t>
      </w:r>
      <w:r w:rsidRPr="001E61DB">
        <w:rPr>
          <w:rFonts w:ascii="Times New Roman"/>
          <w:kern w:val="0"/>
          <w:sz w:val="22"/>
          <w:szCs w:val="22"/>
        </w:rPr>
        <w:t xml:space="preserve"> </w:t>
      </w:r>
      <w:r w:rsidRPr="001E61DB">
        <w:rPr>
          <w:rFonts w:ascii="Times New Roman"/>
          <w:kern w:val="0"/>
          <w:sz w:val="22"/>
          <w:szCs w:val="22"/>
        </w:rPr>
        <w:t>위하여</w:t>
      </w:r>
      <w:r w:rsidRPr="001E61DB">
        <w:rPr>
          <w:rFonts w:ascii="Times New Roman"/>
          <w:kern w:val="0"/>
          <w:sz w:val="22"/>
          <w:szCs w:val="22"/>
        </w:rPr>
        <w:t xml:space="preserve"> </w:t>
      </w:r>
      <w:r w:rsidRPr="001E61DB">
        <w:rPr>
          <w:rFonts w:ascii="Times New Roman"/>
          <w:kern w:val="0"/>
          <w:sz w:val="22"/>
          <w:szCs w:val="22"/>
        </w:rPr>
        <w:t>대주들이</w:t>
      </w:r>
      <w:r w:rsidRPr="001E61DB">
        <w:rPr>
          <w:rFonts w:ascii="Times New Roman"/>
          <w:kern w:val="0"/>
          <w:sz w:val="22"/>
          <w:szCs w:val="22"/>
        </w:rPr>
        <w:t xml:space="preserve"> </w:t>
      </w:r>
      <w:r w:rsidRPr="001E61DB">
        <w:rPr>
          <w:rFonts w:ascii="Times New Roman"/>
          <w:kern w:val="0"/>
          <w:sz w:val="22"/>
          <w:szCs w:val="22"/>
        </w:rPr>
        <w:t>지출하거나</w:t>
      </w:r>
      <w:r w:rsidRPr="001E61DB">
        <w:rPr>
          <w:rFonts w:ascii="Times New Roman"/>
          <w:kern w:val="0"/>
          <w:sz w:val="22"/>
          <w:szCs w:val="22"/>
        </w:rPr>
        <w:t xml:space="preserve"> </w:t>
      </w:r>
      <w:r w:rsidRPr="001E61DB">
        <w:rPr>
          <w:rFonts w:ascii="Times New Roman"/>
          <w:kern w:val="0"/>
          <w:sz w:val="22"/>
          <w:szCs w:val="22"/>
        </w:rPr>
        <w:t>부담한</w:t>
      </w:r>
      <w:r w:rsidRPr="001E61DB">
        <w:rPr>
          <w:rFonts w:ascii="Times New Roman"/>
          <w:kern w:val="0"/>
          <w:sz w:val="22"/>
          <w:szCs w:val="22"/>
        </w:rPr>
        <w:t xml:space="preserve"> </w:t>
      </w:r>
      <w:r w:rsidRPr="001E61DB">
        <w:rPr>
          <w:rFonts w:ascii="Times New Roman"/>
          <w:kern w:val="0"/>
          <w:sz w:val="22"/>
          <w:szCs w:val="22"/>
        </w:rPr>
        <w:t>비용</w:t>
      </w:r>
    </w:p>
    <w:p w14:paraId="07E85D69" w14:textId="50181502" w:rsidR="00E84FAE" w:rsidRPr="001E61DB" w:rsidRDefault="005C21C4"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목</w:t>
      </w:r>
      <w:r w:rsidR="00E84FAE" w:rsidRPr="001E61DB">
        <w:rPr>
          <w:rFonts w:ascii="Times New Roman"/>
          <w:kern w:val="0"/>
          <w:sz w:val="22"/>
          <w:szCs w:val="22"/>
        </w:rPr>
        <w:t xml:space="preserve"> </w:t>
      </w:r>
      <w:r w:rsidR="00E84FAE" w:rsidRPr="001E61DB">
        <w:rPr>
          <w:rFonts w:ascii="Times New Roman"/>
          <w:kern w:val="0"/>
          <w:sz w:val="22"/>
          <w:szCs w:val="22"/>
        </w:rPr>
        <w:t>이외에</w:t>
      </w:r>
      <w:r w:rsidR="00E84FAE" w:rsidRPr="001E61DB">
        <w:rPr>
          <w:rFonts w:ascii="Times New Roman"/>
          <w:kern w:val="0"/>
          <w:sz w:val="22"/>
          <w:szCs w:val="22"/>
        </w:rPr>
        <w:t xml:space="preserve"> </w:t>
      </w:r>
      <w:r w:rsidR="00E84FAE" w:rsidRPr="001E61DB">
        <w:rPr>
          <w:rFonts w:ascii="Times New Roman"/>
          <w:kern w:val="0"/>
          <w:sz w:val="22"/>
          <w:szCs w:val="22"/>
        </w:rPr>
        <w:t>차주가</w:t>
      </w:r>
      <w:r w:rsidR="00E84FAE" w:rsidRPr="001E61DB">
        <w:rPr>
          <w:rFonts w:ascii="Times New Roman"/>
          <w:kern w:val="0"/>
          <w:sz w:val="22"/>
          <w:szCs w:val="22"/>
        </w:rPr>
        <w:t xml:space="preserve"> </w:t>
      </w:r>
      <w:r>
        <w:rPr>
          <w:rFonts w:ascii="Times New Roman" w:hint="eastAsia"/>
          <w:kern w:val="0"/>
          <w:sz w:val="22"/>
          <w:szCs w:val="22"/>
        </w:rPr>
        <w:t>금융계약</w:t>
      </w:r>
      <w:r w:rsidR="00E84FAE" w:rsidRPr="001E61DB">
        <w:rPr>
          <w:rFonts w:ascii="Times New Roman"/>
          <w:kern w:val="0"/>
          <w:sz w:val="22"/>
          <w:szCs w:val="22"/>
        </w:rPr>
        <w:t>에</w:t>
      </w:r>
      <w:r w:rsidR="00E84FAE" w:rsidRPr="001E61DB">
        <w:rPr>
          <w:rFonts w:ascii="Times New Roman"/>
          <w:kern w:val="0"/>
          <w:sz w:val="22"/>
          <w:szCs w:val="22"/>
        </w:rPr>
        <w:t xml:space="preserve"> </w:t>
      </w:r>
      <w:r w:rsidR="00E84FAE" w:rsidRPr="001E61DB">
        <w:rPr>
          <w:rFonts w:ascii="Times New Roman"/>
          <w:kern w:val="0"/>
          <w:sz w:val="22"/>
          <w:szCs w:val="22"/>
        </w:rPr>
        <w:t>따라</w:t>
      </w:r>
      <w:r w:rsidR="00E84FAE" w:rsidRPr="001E61DB">
        <w:rPr>
          <w:rFonts w:ascii="Times New Roman"/>
          <w:kern w:val="0"/>
          <w:sz w:val="22"/>
          <w:szCs w:val="22"/>
        </w:rPr>
        <w:t xml:space="preserve"> </w:t>
      </w:r>
      <w:r w:rsidR="00E84FAE" w:rsidRPr="001E61DB">
        <w:rPr>
          <w:rFonts w:ascii="Times New Roman"/>
          <w:kern w:val="0"/>
          <w:sz w:val="22"/>
          <w:szCs w:val="22"/>
        </w:rPr>
        <w:t>대주들에게</w:t>
      </w:r>
      <w:r w:rsidR="00E84FAE" w:rsidRPr="001E61DB">
        <w:rPr>
          <w:rFonts w:ascii="Times New Roman"/>
          <w:kern w:val="0"/>
          <w:sz w:val="22"/>
          <w:szCs w:val="22"/>
        </w:rPr>
        <w:t xml:space="preserve"> </w:t>
      </w:r>
      <w:r w:rsidR="00E84FAE" w:rsidRPr="001E61DB">
        <w:rPr>
          <w:rFonts w:ascii="Times New Roman"/>
          <w:kern w:val="0"/>
          <w:sz w:val="22"/>
          <w:szCs w:val="22"/>
        </w:rPr>
        <w:t>지급하여야</w:t>
      </w:r>
      <w:r w:rsidR="00E84FAE" w:rsidRPr="001E61DB">
        <w:rPr>
          <w:rFonts w:ascii="Times New Roman"/>
          <w:kern w:val="0"/>
          <w:sz w:val="22"/>
          <w:szCs w:val="22"/>
        </w:rPr>
        <w:t xml:space="preserve"> </w:t>
      </w:r>
      <w:r w:rsidR="00E84FAE" w:rsidRPr="001E61DB">
        <w:rPr>
          <w:rFonts w:ascii="Times New Roman"/>
          <w:kern w:val="0"/>
          <w:sz w:val="22"/>
          <w:szCs w:val="22"/>
        </w:rPr>
        <w:t>할</w:t>
      </w:r>
      <w:r w:rsidR="00E84FAE" w:rsidRPr="001E61DB">
        <w:rPr>
          <w:rFonts w:ascii="Times New Roman"/>
          <w:kern w:val="0"/>
          <w:sz w:val="22"/>
          <w:szCs w:val="22"/>
        </w:rPr>
        <w:t xml:space="preserve"> </w:t>
      </w:r>
      <w:r w:rsidR="00E84FAE" w:rsidRPr="001E61DB">
        <w:rPr>
          <w:rFonts w:ascii="Times New Roman"/>
          <w:kern w:val="0"/>
          <w:sz w:val="22"/>
          <w:szCs w:val="22"/>
        </w:rPr>
        <w:t>것으로서</w:t>
      </w:r>
      <w:r w:rsidR="00E84FAE" w:rsidRPr="001E61DB">
        <w:rPr>
          <w:rFonts w:ascii="Times New Roman"/>
          <w:kern w:val="0"/>
          <w:sz w:val="22"/>
          <w:szCs w:val="22"/>
        </w:rPr>
        <w:t xml:space="preserve"> </w:t>
      </w:r>
      <w:r w:rsidR="00E84FAE" w:rsidRPr="001E61DB">
        <w:rPr>
          <w:rFonts w:ascii="Times New Roman"/>
          <w:kern w:val="0"/>
          <w:sz w:val="22"/>
          <w:szCs w:val="22"/>
        </w:rPr>
        <w:t>본</w:t>
      </w:r>
      <w:r w:rsidR="00E84FAE">
        <w:rPr>
          <w:rFonts w:ascii="Times New Roman" w:hint="eastAsia"/>
          <w:kern w:val="0"/>
          <w:sz w:val="22"/>
          <w:szCs w:val="22"/>
        </w:rPr>
        <w:t>호</w:t>
      </w:r>
      <w:r w:rsidR="00E84FAE" w:rsidRPr="001E61DB">
        <w:rPr>
          <w:rFonts w:ascii="Times New Roman"/>
          <w:kern w:val="0"/>
          <w:sz w:val="22"/>
          <w:szCs w:val="22"/>
        </w:rPr>
        <w:t>에서</w:t>
      </w:r>
      <w:r w:rsidR="00E84FAE" w:rsidRPr="001E61DB">
        <w:rPr>
          <w:rFonts w:ascii="Times New Roman"/>
          <w:kern w:val="0"/>
          <w:sz w:val="22"/>
          <w:szCs w:val="22"/>
        </w:rPr>
        <w:t xml:space="preserve"> </w:t>
      </w:r>
      <w:r w:rsidR="00E84FAE" w:rsidRPr="001E61DB">
        <w:rPr>
          <w:rFonts w:ascii="Times New Roman"/>
          <w:kern w:val="0"/>
          <w:sz w:val="22"/>
          <w:szCs w:val="22"/>
        </w:rPr>
        <w:t>달리</w:t>
      </w:r>
      <w:r w:rsidR="00E84FAE" w:rsidRPr="001E61DB">
        <w:rPr>
          <w:rFonts w:ascii="Times New Roman"/>
          <w:kern w:val="0"/>
          <w:sz w:val="22"/>
          <w:szCs w:val="22"/>
        </w:rPr>
        <w:t xml:space="preserve"> </w:t>
      </w:r>
      <w:r w:rsidR="00E84FAE" w:rsidRPr="001E61DB">
        <w:rPr>
          <w:rFonts w:ascii="Times New Roman"/>
          <w:kern w:val="0"/>
          <w:sz w:val="22"/>
          <w:szCs w:val="22"/>
        </w:rPr>
        <w:t>열거되지</w:t>
      </w:r>
      <w:r w:rsidR="00E84FAE" w:rsidRPr="001E61DB">
        <w:rPr>
          <w:rFonts w:ascii="Times New Roman"/>
          <w:kern w:val="0"/>
          <w:sz w:val="22"/>
          <w:szCs w:val="22"/>
        </w:rPr>
        <w:t xml:space="preserve"> </w:t>
      </w:r>
      <w:r w:rsidR="00E84FAE" w:rsidRPr="001E61DB">
        <w:rPr>
          <w:rFonts w:ascii="Times New Roman"/>
          <w:kern w:val="0"/>
          <w:sz w:val="22"/>
          <w:szCs w:val="22"/>
        </w:rPr>
        <w:t>아니한</w:t>
      </w:r>
      <w:r w:rsidR="00E84FAE" w:rsidRPr="001E61DB">
        <w:rPr>
          <w:rFonts w:ascii="Times New Roman"/>
          <w:kern w:val="0"/>
          <w:sz w:val="22"/>
          <w:szCs w:val="22"/>
        </w:rPr>
        <w:t xml:space="preserve"> </w:t>
      </w:r>
      <w:r w:rsidR="00E84FAE" w:rsidRPr="001E61DB">
        <w:rPr>
          <w:rFonts w:ascii="Times New Roman"/>
          <w:kern w:val="0"/>
          <w:sz w:val="22"/>
          <w:szCs w:val="22"/>
        </w:rPr>
        <w:t>모든</w:t>
      </w:r>
      <w:r w:rsidR="00E84FAE" w:rsidRPr="001E61DB">
        <w:rPr>
          <w:rFonts w:ascii="Times New Roman"/>
          <w:kern w:val="0"/>
          <w:sz w:val="22"/>
          <w:szCs w:val="22"/>
        </w:rPr>
        <w:t xml:space="preserve"> </w:t>
      </w:r>
      <w:r w:rsidR="00E84FAE" w:rsidRPr="001E61DB">
        <w:rPr>
          <w:rFonts w:ascii="Times New Roman"/>
          <w:kern w:val="0"/>
          <w:sz w:val="22"/>
          <w:szCs w:val="22"/>
        </w:rPr>
        <w:t>금액</w:t>
      </w:r>
    </w:p>
    <w:p w14:paraId="78544701" w14:textId="3F8C6EE3"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5434E49A" w14:textId="31D1490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이자</w:t>
      </w:r>
    </w:p>
    <w:p w14:paraId="0C32CFE0" w14:textId="02E0F93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A</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145D7562" w14:textId="41E03A71"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606CDC22" w14:textId="07AD65E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이자</w:t>
      </w:r>
    </w:p>
    <w:p w14:paraId="709B77C2" w14:textId="244F785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3763D29C" w14:textId="77777777" w:rsidR="00305A83" w:rsidRPr="00BA6764" w:rsidRDefault="00305A83" w:rsidP="00393548">
      <w:pPr>
        <w:adjustRightInd w:val="0"/>
        <w:snapToGrid w:val="0"/>
        <w:spacing w:line="400" w:lineRule="exact"/>
        <w:rPr>
          <w:rFonts w:ascii="Times New Roman"/>
          <w:kern w:val="0"/>
          <w:sz w:val="22"/>
          <w:szCs w:val="22"/>
        </w:rPr>
      </w:pPr>
    </w:p>
    <w:p w14:paraId="4F65CBA9"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676" w:name="_Toc191645634"/>
      <w:bookmarkStart w:id="677" w:name="_Toc240898060"/>
      <w:bookmarkStart w:id="678" w:name="_Toc242777945"/>
      <w:r w:rsidRPr="00BA6764">
        <w:rPr>
          <w:rFonts w:ascii="Times New Roman" w:eastAsia="바탕" w:hAnsi="Times New Roman"/>
          <w:kern w:val="0"/>
          <w:sz w:val="22"/>
          <w:szCs w:val="22"/>
        </w:rPr>
        <w:t>대출약정의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종료</w:t>
      </w:r>
      <w:bookmarkEnd w:id="676"/>
      <w:bookmarkEnd w:id="677"/>
      <w:bookmarkEnd w:id="678"/>
    </w:p>
    <w:p w14:paraId="0F430497"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1913C171"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약정은</w:t>
      </w:r>
      <w:r w:rsidRPr="00BA6764">
        <w:rPr>
          <w:rFonts w:ascii="Times New Roman"/>
          <w:kern w:val="0"/>
          <w:sz w:val="22"/>
          <w:szCs w:val="22"/>
        </w:rPr>
        <w:t xml:space="preserve"> </w:t>
      </w:r>
      <w:r w:rsidRPr="00BA6764">
        <w:rPr>
          <w:rFonts w:ascii="Times New Roman"/>
          <w:kern w:val="0"/>
          <w:sz w:val="22"/>
          <w:szCs w:val="22"/>
        </w:rPr>
        <w:t>차주가</w:t>
      </w:r>
      <w:r w:rsidRPr="00BA6764">
        <w:rPr>
          <w:rFonts w:ascii="Times New Roman"/>
          <w:kern w:val="0"/>
          <w:sz w:val="22"/>
          <w:szCs w:val="22"/>
        </w:rPr>
        <w:t xml:space="preserve"> </w:t>
      </w:r>
      <w:r w:rsidRPr="00BA6764">
        <w:rPr>
          <w:rFonts w:ascii="Times New Roman"/>
          <w:kern w:val="0"/>
          <w:sz w:val="22"/>
          <w:szCs w:val="22"/>
        </w:rPr>
        <w:t>대주에</w:t>
      </w:r>
      <w:r w:rsidR="00F720DE" w:rsidRPr="00BA6764">
        <w:rPr>
          <w:rFonts w:ascii="Times New Roman"/>
          <w:kern w:val="0"/>
          <w:sz w:val="22"/>
          <w:szCs w:val="22"/>
        </w:rPr>
        <w:t>게</w:t>
      </w:r>
      <w:r w:rsidR="00F720DE" w:rsidRPr="00BA6764">
        <w:rPr>
          <w:rFonts w:ascii="Times New Roman"/>
          <w:kern w:val="0"/>
          <w:sz w:val="22"/>
          <w:szCs w:val="22"/>
        </w:rPr>
        <w:t xml:space="preserve"> </w:t>
      </w:r>
      <w:r w:rsidR="00F720DE" w:rsidRPr="00BA6764">
        <w:rPr>
          <w:rFonts w:ascii="Times New Roman"/>
          <w:kern w:val="0"/>
          <w:sz w:val="22"/>
          <w:szCs w:val="22"/>
        </w:rPr>
        <w:t>피담보채무</w:t>
      </w:r>
      <w:r w:rsidR="00F720DE" w:rsidRPr="00BA6764">
        <w:rPr>
          <w:rFonts w:ascii="Times New Roman"/>
          <w:kern w:val="0"/>
          <w:sz w:val="22"/>
          <w:szCs w:val="22"/>
        </w:rPr>
        <w:t xml:space="preserve"> </w:t>
      </w:r>
      <w:r w:rsidR="00F720DE" w:rsidRPr="00BA6764">
        <w:rPr>
          <w:rFonts w:ascii="Times New Roman"/>
          <w:kern w:val="0"/>
          <w:sz w:val="22"/>
          <w:szCs w:val="22"/>
        </w:rPr>
        <w:t>전액</w:t>
      </w:r>
      <w:r w:rsidRPr="00BA6764">
        <w:rPr>
          <w:rFonts w:ascii="Times New Roman"/>
          <w:kern w:val="0"/>
          <w:sz w:val="22"/>
          <w:szCs w:val="22"/>
        </w:rPr>
        <w:t>을</w:t>
      </w:r>
      <w:r w:rsidRPr="00BA6764">
        <w:rPr>
          <w:rFonts w:ascii="Times New Roman"/>
          <w:kern w:val="0"/>
          <w:sz w:val="22"/>
          <w:szCs w:val="22"/>
        </w:rPr>
        <w:t xml:space="preserve"> </w:t>
      </w:r>
      <w:r w:rsidRPr="00BA6764">
        <w:rPr>
          <w:rFonts w:ascii="Times New Roman"/>
          <w:kern w:val="0"/>
          <w:sz w:val="22"/>
          <w:szCs w:val="22"/>
        </w:rPr>
        <w:t>상환함과</w:t>
      </w:r>
      <w:r w:rsidRPr="00BA6764">
        <w:rPr>
          <w:rFonts w:ascii="Times New Roman"/>
          <w:kern w:val="0"/>
          <w:sz w:val="22"/>
          <w:szCs w:val="22"/>
        </w:rPr>
        <w:t xml:space="preserve"> </w:t>
      </w:r>
      <w:r w:rsidRPr="00BA6764">
        <w:rPr>
          <w:rFonts w:ascii="Times New Roman"/>
          <w:kern w:val="0"/>
          <w:sz w:val="22"/>
          <w:szCs w:val="22"/>
        </w:rPr>
        <w:t>동시에</w:t>
      </w:r>
      <w:r w:rsidRPr="00BA6764">
        <w:rPr>
          <w:rFonts w:ascii="Times New Roman"/>
          <w:kern w:val="0"/>
          <w:sz w:val="22"/>
          <w:szCs w:val="22"/>
        </w:rPr>
        <w:t xml:space="preserve"> </w:t>
      </w:r>
      <w:r w:rsidRPr="00BA6764">
        <w:rPr>
          <w:rFonts w:ascii="Times New Roman"/>
          <w:kern w:val="0"/>
          <w:sz w:val="22"/>
          <w:szCs w:val="22"/>
        </w:rPr>
        <w:t>종료한다</w:t>
      </w:r>
      <w:r w:rsidRPr="00BA6764">
        <w:rPr>
          <w:rFonts w:ascii="Times New Roman"/>
          <w:kern w:val="0"/>
          <w:sz w:val="22"/>
          <w:szCs w:val="22"/>
        </w:rPr>
        <w:t>.</w:t>
      </w:r>
    </w:p>
    <w:p w14:paraId="25F0C273"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20608AAC" w14:textId="77777777" w:rsidR="00C33212" w:rsidRPr="00BA6764" w:rsidRDefault="00C33212"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679" w:name="_Toc191645635"/>
      <w:bookmarkStart w:id="680" w:name="_Toc240898061"/>
      <w:bookmarkStart w:id="681" w:name="_Toc242777946"/>
      <w:r w:rsidRPr="00BA6764">
        <w:rPr>
          <w:rFonts w:ascii="Times New Roman" w:eastAsia="바탕" w:hAnsi="Times New Roman"/>
          <w:kern w:val="0"/>
          <w:sz w:val="22"/>
          <w:szCs w:val="22"/>
        </w:rPr>
        <w:lastRenderedPageBreak/>
        <w:t>영업일</w:t>
      </w:r>
      <w:bookmarkEnd w:id="679"/>
      <w:bookmarkEnd w:id="680"/>
      <w:bookmarkEnd w:id="681"/>
    </w:p>
    <w:p w14:paraId="32B4BA9B"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5A67A925"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약정에</w:t>
      </w:r>
      <w:r w:rsidRPr="00BA6764">
        <w:rPr>
          <w:rFonts w:ascii="Times New Roman"/>
          <w:kern w:val="0"/>
          <w:sz w:val="22"/>
          <w:szCs w:val="22"/>
        </w:rPr>
        <w:t xml:space="preserve"> </w:t>
      </w:r>
      <w:r w:rsidRPr="00BA6764">
        <w:rPr>
          <w:rFonts w:ascii="Times New Roman"/>
          <w:kern w:val="0"/>
          <w:sz w:val="22"/>
          <w:szCs w:val="22"/>
        </w:rPr>
        <w:t>따라</w:t>
      </w:r>
      <w:r w:rsidRPr="00BA6764">
        <w:rPr>
          <w:rFonts w:ascii="Times New Roman"/>
          <w:kern w:val="0"/>
          <w:sz w:val="22"/>
          <w:szCs w:val="22"/>
        </w:rPr>
        <w:t xml:space="preserve"> </w:t>
      </w:r>
      <w:r w:rsidRPr="00BA6764">
        <w:rPr>
          <w:rFonts w:ascii="Times New Roman"/>
          <w:kern w:val="0"/>
          <w:sz w:val="22"/>
          <w:szCs w:val="22"/>
        </w:rPr>
        <w:t>어떠한</w:t>
      </w:r>
      <w:r w:rsidRPr="00BA6764">
        <w:rPr>
          <w:rFonts w:ascii="Times New Roman"/>
          <w:kern w:val="0"/>
          <w:sz w:val="22"/>
          <w:szCs w:val="22"/>
        </w:rPr>
        <w:t xml:space="preserve"> </w:t>
      </w:r>
      <w:r w:rsidRPr="00BA6764">
        <w:rPr>
          <w:rFonts w:ascii="Times New Roman"/>
          <w:kern w:val="0"/>
          <w:sz w:val="22"/>
          <w:szCs w:val="22"/>
        </w:rPr>
        <w:t>지급을</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정한</w:t>
      </w:r>
      <w:r w:rsidRPr="00BA6764">
        <w:rPr>
          <w:rFonts w:ascii="Times New Roman"/>
          <w:kern w:val="0"/>
          <w:sz w:val="22"/>
          <w:szCs w:val="22"/>
        </w:rPr>
        <w:t xml:space="preserve"> </w:t>
      </w:r>
      <w:r w:rsidRPr="00BA6764">
        <w:rPr>
          <w:rFonts w:ascii="Times New Roman"/>
          <w:kern w:val="0"/>
          <w:sz w:val="22"/>
          <w:szCs w:val="22"/>
        </w:rPr>
        <w:t>날이</w:t>
      </w:r>
      <w:r w:rsidRPr="00BA6764">
        <w:rPr>
          <w:rFonts w:ascii="Times New Roman"/>
          <w:kern w:val="0"/>
          <w:sz w:val="22"/>
          <w:szCs w:val="22"/>
        </w:rPr>
        <w:t xml:space="preserve"> </w:t>
      </w:r>
      <w:r w:rsidRPr="00BA6764">
        <w:rPr>
          <w:rFonts w:ascii="Times New Roman"/>
          <w:kern w:val="0"/>
          <w:sz w:val="22"/>
          <w:szCs w:val="22"/>
        </w:rPr>
        <w:t>영업일이</w:t>
      </w:r>
      <w:r w:rsidRPr="00BA6764">
        <w:rPr>
          <w:rFonts w:ascii="Times New Roman"/>
          <w:kern w:val="0"/>
          <w:sz w:val="22"/>
          <w:szCs w:val="22"/>
        </w:rPr>
        <w:t xml:space="preserve"> </w:t>
      </w:r>
      <w:r w:rsidRPr="00BA6764">
        <w:rPr>
          <w:rFonts w:ascii="Times New Roman"/>
          <w:kern w:val="0"/>
          <w:sz w:val="22"/>
          <w:szCs w:val="22"/>
        </w:rPr>
        <w:t>아닌</w:t>
      </w:r>
      <w:r w:rsidRPr="00BA6764">
        <w:rPr>
          <w:rFonts w:ascii="Times New Roman"/>
          <w:kern w:val="0"/>
          <w:sz w:val="22"/>
          <w:szCs w:val="22"/>
        </w:rPr>
        <w:t xml:space="preserve"> </w:t>
      </w:r>
      <w:r w:rsidRPr="00BA6764">
        <w:rPr>
          <w:rFonts w:ascii="Times New Roman"/>
          <w:kern w:val="0"/>
          <w:sz w:val="22"/>
          <w:szCs w:val="22"/>
        </w:rPr>
        <w:t>경우에는</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지급은</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직후에</w:t>
      </w:r>
      <w:r w:rsidRPr="00BA6764">
        <w:rPr>
          <w:rFonts w:ascii="Times New Roman"/>
          <w:kern w:val="0"/>
          <w:sz w:val="22"/>
          <w:szCs w:val="22"/>
        </w:rPr>
        <w:t xml:space="preserve"> </w:t>
      </w:r>
      <w:r w:rsidRPr="00BA6764">
        <w:rPr>
          <w:rFonts w:ascii="Times New Roman"/>
          <w:kern w:val="0"/>
          <w:sz w:val="22"/>
          <w:szCs w:val="22"/>
        </w:rPr>
        <w:t>도래하는</w:t>
      </w:r>
      <w:r w:rsidRPr="00BA6764">
        <w:rPr>
          <w:rFonts w:ascii="Times New Roman"/>
          <w:kern w:val="0"/>
          <w:sz w:val="22"/>
          <w:szCs w:val="22"/>
        </w:rPr>
        <w:t xml:space="preserve"> </w:t>
      </w:r>
      <w:r w:rsidRPr="00BA6764">
        <w:rPr>
          <w:rFonts w:ascii="Times New Roman"/>
          <w:kern w:val="0"/>
          <w:sz w:val="22"/>
          <w:szCs w:val="22"/>
        </w:rPr>
        <w:t>영업일에</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한다</w:t>
      </w:r>
      <w:r w:rsidRPr="00BA6764">
        <w:rPr>
          <w:rFonts w:ascii="Times New Roman"/>
          <w:kern w:val="0"/>
          <w:sz w:val="22"/>
          <w:szCs w:val="22"/>
        </w:rPr>
        <w:t>.</w:t>
      </w:r>
    </w:p>
    <w:p w14:paraId="55D0CC4D"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3BC0BB54" w14:textId="77777777" w:rsidR="00E92599" w:rsidRPr="00BA6764" w:rsidRDefault="00E92599" w:rsidP="00E92599">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682" w:name="_Toc240898062"/>
      <w:bookmarkStart w:id="683" w:name="_Toc242777947"/>
      <w:r w:rsidRPr="00BA6764">
        <w:rPr>
          <w:rFonts w:ascii="Times New Roman" w:eastAsia="바탕" w:hAnsi="Times New Roman" w:hint="eastAsia"/>
          <w:kern w:val="0"/>
          <w:sz w:val="22"/>
          <w:szCs w:val="22"/>
        </w:rPr>
        <w:t>지급방법</w:t>
      </w:r>
      <w:bookmarkEnd w:id="682"/>
      <w:bookmarkEnd w:id="683"/>
    </w:p>
    <w:p w14:paraId="6BDF5EAE" w14:textId="77777777" w:rsidR="00E92599" w:rsidRPr="00BA6764" w:rsidRDefault="00E92599" w:rsidP="00E92599">
      <w:pPr>
        <w:tabs>
          <w:tab w:val="left" w:pos="400"/>
        </w:tabs>
        <w:adjustRightInd w:val="0"/>
        <w:snapToGrid w:val="0"/>
        <w:spacing w:line="400" w:lineRule="exact"/>
        <w:rPr>
          <w:rFonts w:ascii="Times New Roman"/>
          <w:kern w:val="0"/>
          <w:sz w:val="22"/>
          <w:szCs w:val="22"/>
        </w:rPr>
      </w:pPr>
    </w:p>
    <w:p w14:paraId="734018E4" w14:textId="143E2655" w:rsidR="00E92599" w:rsidRPr="00A8465C" w:rsidRDefault="00E92599" w:rsidP="00E92599">
      <w:pPr>
        <w:tabs>
          <w:tab w:val="left" w:pos="400"/>
        </w:tabs>
        <w:adjustRightInd w:val="0"/>
        <w:snapToGrid w:val="0"/>
        <w:spacing w:line="400" w:lineRule="exact"/>
        <w:rPr>
          <w:rFonts w:ascii="Times New Roman"/>
          <w:kern w:val="0"/>
          <w:sz w:val="22"/>
          <w:szCs w:val="22"/>
        </w:rPr>
      </w:pPr>
      <w:r w:rsidRPr="00BA6764">
        <w:rPr>
          <w:rFonts w:ascii="Times New Roman" w:hint="eastAsia"/>
          <w:kern w:val="0"/>
          <w:sz w:val="22"/>
          <w:szCs w:val="22"/>
        </w:rPr>
        <w:t>차주가</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지급하여야</w:t>
      </w:r>
      <w:r w:rsidRPr="00BA6764">
        <w:rPr>
          <w:rFonts w:ascii="Times New Roman" w:hint="eastAsia"/>
          <w:kern w:val="0"/>
          <w:sz w:val="22"/>
          <w:szCs w:val="22"/>
        </w:rPr>
        <w:t xml:space="preserve"> </w:t>
      </w:r>
      <w:r w:rsidRPr="00BA6764">
        <w:rPr>
          <w:rFonts w:ascii="Times New Roman" w:hint="eastAsia"/>
          <w:kern w:val="0"/>
          <w:sz w:val="22"/>
          <w:szCs w:val="22"/>
        </w:rPr>
        <w:t>할</w:t>
      </w:r>
      <w:r w:rsidRPr="00BA6764">
        <w:rPr>
          <w:rFonts w:ascii="Times New Roman" w:hint="eastAsia"/>
          <w:kern w:val="0"/>
          <w:sz w:val="22"/>
          <w:szCs w:val="22"/>
        </w:rPr>
        <w:t xml:space="preserve"> </w:t>
      </w:r>
      <w:r w:rsidRPr="00BA6764">
        <w:rPr>
          <w:rFonts w:ascii="Times New Roman" w:hint="eastAsia"/>
          <w:kern w:val="0"/>
          <w:sz w:val="22"/>
          <w:szCs w:val="22"/>
        </w:rPr>
        <w:t>대출원리금</w:t>
      </w:r>
      <w:r w:rsidRPr="00BA6764">
        <w:rPr>
          <w:rFonts w:ascii="Times New Roman" w:hint="eastAsia"/>
          <w:kern w:val="0"/>
          <w:sz w:val="22"/>
          <w:szCs w:val="22"/>
        </w:rPr>
        <w:t xml:space="preserve">, </w:t>
      </w:r>
      <w:r w:rsidRPr="00BA6764">
        <w:rPr>
          <w:rFonts w:ascii="Times New Roman" w:hint="eastAsia"/>
          <w:kern w:val="0"/>
          <w:sz w:val="22"/>
          <w:szCs w:val="22"/>
        </w:rPr>
        <w:t>비용</w:t>
      </w:r>
      <w:r w:rsidRPr="00BA6764">
        <w:rPr>
          <w:rFonts w:ascii="Times New Roman" w:hint="eastAsia"/>
          <w:kern w:val="0"/>
          <w:sz w:val="22"/>
          <w:szCs w:val="22"/>
        </w:rPr>
        <w:t xml:space="preserve"> </w:t>
      </w:r>
      <w:r w:rsidRPr="00BA6764">
        <w:rPr>
          <w:rFonts w:ascii="Times New Roman" w:hint="eastAsia"/>
          <w:kern w:val="0"/>
          <w:sz w:val="22"/>
          <w:szCs w:val="22"/>
        </w:rPr>
        <w:t>및</w:t>
      </w:r>
      <w:r w:rsidRPr="00BA6764">
        <w:rPr>
          <w:rFonts w:ascii="Times New Roman" w:hint="eastAsia"/>
          <w:kern w:val="0"/>
          <w:sz w:val="22"/>
          <w:szCs w:val="22"/>
        </w:rPr>
        <w:t xml:space="preserve"> </w:t>
      </w:r>
      <w:r w:rsidRPr="00BA6764">
        <w:rPr>
          <w:rFonts w:ascii="Times New Roman" w:hint="eastAsia"/>
          <w:kern w:val="0"/>
          <w:sz w:val="22"/>
          <w:szCs w:val="22"/>
        </w:rPr>
        <w:t>제반</w:t>
      </w:r>
      <w:r w:rsidRPr="00BA6764">
        <w:rPr>
          <w:rFonts w:ascii="Times New Roman" w:hint="eastAsia"/>
          <w:kern w:val="0"/>
          <w:sz w:val="22"/>
          <w:szCs w:val="22"/>
        </w:rPr>
        <w:t xml:space="preserve"> </w:t>
      </w:r>
      <w:r w:rsidRPr="00BA6764">
        <w:rPr>
          <w:rFonts w:ascii="Times New Roman" w:hint="eastAsia"/>
          <w:kern w:val="0"/>
          <w:sz w:val="22"/>
          <w:szCs w:val="22"/>
        </w:rPr>
        <w:t>수수료</w:t>
      </w:r>
      <w:r w:rsidRPr="00BA6764">
        <w:rPr>
          <w:rFonts w:ascii="Times New Roman" w:hint="eastAsia"/>
          <w:kern w:val="0"/>
          <w:sz w:val="22"/>
          <w:szCs w:val="22"/>
        </w:rPr>
        <w:t xml:space="preserve"> </w:t>
      </w:r>
      <w:r w:rsidRPr="00BA6764">
        <w:rPr>
          <w:rFonts w:ascii="Times New Roman" w:hint="eastAsia"/>
          <w:kern w:val="0"/>
          <w:sz w:val="22"/>
          <w:szCs w:val="22"/>
        </w:rPr>
        <w:t>등은</w:t>
      </w:r>
      <w:r w:rsidRPr="00BA6764">
        <w:rPr>
          <w:rFonts w:ascii="Times New Roman" w:hint="eastAsia"/>
          <w:kern w:val="0"/>
          <w:sz w:val="22"/>
          <w:szCs w:val="22"/>
        </w:rPr>
        <w:t xml:space="preserve"> </w:t>
      </w:r>
      <w:r w:rsidR="007E70CE" w:rsidRPr="006F2E8B">
        <w:rPr>
          <w:rFonts w:ascii="Times New Roman" w:hint="eastAsia"/>
          <w:kern w:val="0"/>
          <w:sz w:val="22"/>
          <w:szCs w:val="22"/>
        </w:rPr>
        <w:t>아래</w:t>
      </w:r>
      <w:r w:rsidR="007E70CE" w:rsidRPr="006F2E8B">
        <w:rPr>
          <w:rFonts w:ascii="Times New Roman"/>
          <w:kern w:val="0"/>
          <w:sz w:val="22"/>
          <w:szCs w:val="22"/>
        </w:rPr>
        <w:t xml:space="preserve"> </w:t>
      </w:r>
      <w:r w:rsidR="007E70CE" w:rsidRPr="006F2E8B">
        <w:rPr>
          <w:rFonts w:ascii="Times New Roman" w:hint="eastAsia"/>
          <w:kern w:val="0"/>
          <w:sz w:val="22"/>
          <w:szCs w:val="22"/>
        </w:rPr>
        <w:t>각호</w:t>
      </w:r>
      <w:r w:rsidR="00E80C63" w:rsidRPr="006F2E8B">
        <w:rPr>
          <w:rFonts w:ascii="Times New Roman" w:hint="eastAsia"/>
          <w:kern w:val="0"/>
          <w:sz w:val="22"/>
          <w:szCs w:val="22"/>
        </w:rPr>
        <w:t>로</w:t>
      </w:r>
      <w:r w:rsidR="007E70CE" w:rsidRPr="006F2E8B">
        <w:rPr>
          <w:rFonts w:ascii="Times New Roman"/>
          <w:kern w:val="0"/>
          <w:sz w:val="22"/>
          <w:szCs w:val="22"/>
        </w:rPr>
        <w:t xml:space="preserve"> </w:t>
      </w:r>
      <w:r w:rsidR="007E70CE" w:rsidRPr="006F2E8B">
        <w:rPr>
          <w:rFonts w:ascii="Times New Roman" w:hint="eastAsia"/>
          <w:kern w:val="0"/>
          <w:sz w:val="22"/>
          <w:szCs w:val="22"/>
        </w:rPr>
        <w:t>기재</w:t>
      </w:r>
      <w:r w:rsidR="00E80C63" w:rsidRPr="006F2E8B">
        <w:rPr>
          <w:rFonts w:ascii="Times New Roman" w:hint="eastAsia"/>
          <w:kern w:val="0"/>
          <w:sz w:val="22"/>
          <w:szCs w:val="22"/>
        </w:rPr>
        <w:t>되었거나</w:t>
      </w:r>
      <w:r w:rsidR="00E80C63" w:rsidRPr="006F2E8B">
        <w:rPr>
          <w:rFonts w:ascii="Times New Roman"/>
          <w:kern w:val="0"/>
          <w:sz w:val="22"/>
          <w:szCs w:val="22"/>
        </w:rPr>
        <w:t xml:space="preserve"> </w:t>
      </w:r>
      <w:r w:rsidR="00E80C63" w:rsidRPr="006F2E8B">
        <w:rPr>
          <w:rFonts w:ascii="Times New Roman" w:hint="eastAsia"/>
          <w:kern w:val="0"/>
          <w:sz w:val="22"/>
          <w:szCs w:val="22"/>
        </w:rPr>
        <w:t>추후</w:t>
      </w:r>
      <w:r w:rsidR="007E70CE" w:rsidRPr="00BA6764">
        <w:rPr>
          <w:rFonts w:ascii="Times New Roman" w:hint="eastAsia"/>
          <w:kern w:val="0"/>
          <w:sz w:val="22"/>
          <w:szCs w:val="22"/>
        </w:rPr>
        <w:t xml:space="preserve"> </w:t>
      </w:r>
      <w:r w:rsidRPr="00BA6764">
        <w:rPr>
          <w:rFonts w:ascii="Times New Roman" w:hint="eastAsia"/>
          <w:kern w:val="0"/>
          <w:sz w:val="22"/>
          <w:szCs w:val="22"/>
        </w:rPr>
        <w:t>대주가</w:t>
      </w:r>
      <w:r w:rsidRPr="00BA6764">
        <w:rPr>
          <w:rFonts w:ascii="Times New Roman" w:hint="eastAsia"/>
          <w:kern w:val="0"/>
          <w:sz w:val="22"/>
          <w:szCs w:val="22"/>
        </w:rPr>
        <w:t xml:space="preserve"> </w:t>
      </w:r>
      <w:r w:rsidRPr="00BA6764">
        <w:rPr>
          <w:rFonts w:ascii="Times New Roman" w:hint="eastAsia"/>
          <w:kern w:val="0"/>
          <w:sz w:val="22"/>
          <w:szCs w:val="22"/>
        </w:rPr>
        <w:t>정하여</w:t>
      </w:r>
      <w:r w:rsidRPr="00BA6764">
        <w:rPr>
          <w:rFonts w:ascii="Times New Roman" w:hint="eastAsia"/>
          <w:kern w:val="0"/>
          <w:sz w:val="22"/>
          <w:szCs w:val="22"/>
        </w:rPr>
        <w:t xml:space="preserve"> </w:t>
      </w:r>
      <w:r w:rsidRPr="00BA6764">
        <w:rPr>
          <w:rFonts w:ascii="Times New Roman" w:hint="eastAsia"/>
          <w:kern w:val="0"/>
          <w:sz w:val="22"/>
          <w:szCs w:val="22"/>
        </w:rPr>
        <w:t>차주에게</w:t>
      </w:r>
      <w:r w:rsidRPr="00BA6764">
        <w:rPr>
          <w:rFonts w:ascii="Times New Roman" w:hint="eastAsia"/>
          <w:kern w:val="0"/>
          <w:sz w:val="22"/>
          <w:szCs w:val="22"/>
        </w:rPr>
        <w:t xml:space="preserve"> </w:t>
      </w:r>
      <w:r w:rsidRPr="00BA6764">
        <w:rPr>
          <w:rFonts w:ascii="Times New Roman" w:hint="eastAsia"/>
          <w:kern w:val="0"/>
          <w:sz w:val="22"/>
          <w:szCs w:val="22"/>
        </w:rPr>
        <w:t>통지한</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대주</w:t>
      </w:r>
      <w:r w:rsidRPr="00BA6764">
        <w:rPr>
          <w:rFonts w:ascii="Times New Roman" w:hint="eastAsia"/>
          <w:kern w:val="0"/>
          <w:sz w:val="22"/>
          <w:szCs w:val="22"/>
        </w:rPr>
        <w:t xml:space="preserve"> </w:t>
      </w:r>
      <w:r w:rsidRPr="00BA6764">
        <w:rPr>
          <w:rFonts w:ascii="Times New Roman" w:hint="eastAsia"/>
          <w:kern w:val="0"/>
          <w:sz w:val="22"/>
          <w:szCs w:val="22"/>
        </w:rPr>
        <w:t>명의로</w:t>
      </w:r>
      <w:r w:rsidRPr="00BA6764">
        <w:rPr>
          <w:rFonts w:ascii="Times New Roman" w:hint="eastAsia"/>
          <w:kern w:val="0"/>
          <w:sz w:val="22"/>
          <w:szCs w:val="22"/>
        </w:rPr>
        <w:t xml:space="preserve"> </w:t>
      </w:r>
      <w:r w:rsidRPr="00BA6764">
        <w:rPr>
          <w:rFonts w:ascii="Times New Roman" w:hint="eastAsia"/>
          <w:kern w:val="0"/>
          <w:sz w:val="22"/>
          <w:szCs w:val="22"/>
        </w:rPr>
        <w:t>개설된</w:t>
      </w:r>
      <w:r w:rsidRPr="00BA6764">
        <w:rPr>
          <w:rFonts w:ascii="Times New Roman" w:hint="eastAsia"/>
          <w:kern w:val="0"/>
          <w:sz w:val="22"/>
          <w:szCs w:val="22"/>
        </w:rPr>
        <w:t xml:space="preserve"> </w:t>
      </w:r>
      <w:r w:rsidRPr="00BA6764">
        <w:rPr>
          <w:rFonts w:ascii="Times New Roman" w:hint="eastAsia"/>
          <w:kern w:val="0"/>
          <w:sz w:val="22"/>
          <w:szCs w:val="22"/>
        </w:rPr>
        <w:t>예금계좌로만</w:t>
      </w:r>
      <w:r w:rsidRPr="00BA6764">
        <w:rPr>
          <w:rFonts w:ascii="Times New Roman" w:hint="eastAsia"/>
          <w:kern w:val="0"/>
          <w:sz w:val="22"/>
          <w:szCs w:val="22"/>
        </w:rPr>
        <w:t xml:space="preserve"> </w:t>
      </w:r>
      <w:r w:rsidRPr="00BA6764">
        <w:rPr>
          <w:rFonts w:ascii="Times New Roman" w:hint="eastAsia"/>
          <w:kern w:val="0"/>
          <w:sz w:val="22"/>
          <w:szCs w:val="22"/>
        </w:rPr>
        <w:t>입금하여야</w:t>
      </w:r>
      <w:r w:rsidRPr="00BA6764">
        <w:rPr>
          <w:rFonts w:ascii="Times New Roman" w:hint="eastAsia"/>
          <w:kern w:val="0"/>
          <w:sz w:val="22"/>
          <w:szCs w:val="22"/>
        </w:rPr>
        <w:t xml:space="preserve"> </w:t>
      </w:r>
      <w:r w:rsidRPr="00BA6764">
        <w:rPr>
          <w:rFonts w:ascii="Times New Roman" w:hint="eastAsia"/>
          <w:kern w:val="0"/>
          <w:sz w:val="22"/>
          <w:szCs w:val="22"/>
        </w:rPr>
        <w:t>하며</w:t>
      </w:r>
      <w:r w:rsidRPr="00BA6764">
        <w:rPr>
          <w:rFonts w:ascii="Times New Roman" w:hint="eastAsia"/>
          <w:kern w:val="0"/>
          <w:sz w:val="22"/>
          <w:szCs w:val="22"/>
        </w:rPr>
        <w:t xml:space="preserve">, </w:t>
      </w:r>
      <w:r w:rsidRPr="00BA6764">
        <w:rPr>
          <w:rFonts w:ascii="Times New Roman" w:hint="eastAsia"/>
          <w:kern w:val="0"/>
          <w:sz w:val="22"/>
          <w:szCs w:val="22"/>
        </w:rPr>
        <w:t>본</w:t>
      </w:r>
      <w:r w:rsidRPr="00BA6764">
        <w:rPr>
          <w:rFonts w:ascii="Times New Roman" w:hint="eastAsia"/>
          <w:kern w:val="0"/>
          <w:sz w:val="22"/>
          <w:szCs w:val="22"/>
        </w:rPr>
        <w:t xml:space="preserve"> </w:t>
      </w:r>
      <w:r w:rsidRPr="00BA6764">
        <w:rPr>
          <w:rFonts w:ascii="Times New Roman" w:hint="eastAsia"/>
          <w:kern w:val="0"/>
          <w:sz w:val="22"/>
          <w:szCs w:val="22"/>
        </w:rPr>
        <w:t>약정에</w:t>
      </w:r>
      <w:r w:rsidRPr="00BA6764">
        <w:rPr>
          <w:rFonts w:ascii="Times New Roman" w:hint="eastAsia"/>
          <w:kern w:val="0"/>
          <w:sz w:val="22"/>
          <w:szCs w:val="22"/>
        </w:rPr>
        <w:t xml:space="preserve"> </w:t>
      </w:r>
      <w:r w:rsidRPr="00BA6764">
        <w:rPr>
          <w:rFonts w:ascii="Times New Roman" w:hint="eastAsia"/>
          <w:kern w:val="0"/>
          <w:sz w:val="22"/>
          <w:szCs w:val="22"/>
        </w:rPr>
        <w:t>따라</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지급하는</w:t>
      </w:r>
      <w:r w:rsidRPr="00BA6764">
        <w:rPr>
          <w:rFonts w:ascii="Times New Roman" w:hint="eastAsia"/>
          <w:kern w:val="0"/>
          <w:sz w:val="22"/>
          <w:szCs w:val="22"/>
        </w:rPr>
        <w:t xml:space="preserve"> </w:t>
      </w:r>
      <w:r w:rsidRPr="00BA6764">
        <w:rPr>
          <w:rFonts w:ascii="Times New Roman" w:hint="eastAsia"/>
          <w:kern w:val="0"/>
          <w:sz w:val="22"/>
          <w:szCs w:val="22"/>
        </w:rPr>
        <w:t>금원은</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지급일까지</w:t>
      </w:r>
      <w:r w:rsidRPr="00BA6764">
        <w:rPr>
          <w:rFonts w:ascii="Times New Roman" w:hint="eastAsia"/>
          <w:kern w:val="0"/>
          <w:sz w:val="22"/>
          <w:szCs w:val="22"/>
        </w:rPr>
        <w:t xml:space="preserve"> </w:t>
      </w:r>
      <w:r w:rsidRPr="00BA6764">
        <w:rPr>
          <w:rFonts w:ascii="Times New Roman" w:hint="eastAsia"/>
          <w:kern w:val="0"/>
          <w:sz w:val="22"/>
          <w:szCs w:val="22"/>
        </w:rPr>
        <w:t>같은</w:t>
      </w:r>
      <w:r w:rsidRPr="00BA6764">
        <w:rPr>
          <w:rFonts w:ascii="Times New Roman" w:hint="eastAsia"/>
          <w:kern w:val="0"/>
          <w:sz w:val="22"/>
          <w:szCs w:val="22"/>
        </w:rPr>
        <w:t xml:space="preserve"> </w:t>
      </w:r>
      <w:r w:rsidRPr="00BA6764">
        <w:rPr>
          <w:rFonts w:ascii="Times New Roman" w:hint="eastAsia"/>
          <w:kern w:val="0"/>
          <w:sz w:val="22"/>
          <w:szCs w:val="22"/>
        </w:rPr>
        <w:t>날</w:t>
      </w:r>
      <w:r w:rsidRPr="00BA6764">
        <w:rPr>
          <w:rFonts w:ascii="Times New Roman" w:hint="eastAsia"/>
          <w:kern w:val="0"/>
          <w:sz w:val="22"/>
          <w:szCs w:val="22"/>
        </w:rPr>
        <w:t xml:space="preserve"> </w:t>
      </w:r>
      <w:r w:rsidRPr="00BA6764">
        <w:rPr>
          <w:rFonts w:ascii="Times New Roman" w:hint="eastAsia"/>
          <w:kern w:val="0"/>
          <w:sz w:val="22"/>
          <w:szCs w:val="22"/>
        </w:rPr>
        <w:t>인출</w:t>
      </w:r>
      <w:r w:rsidRPr="00BA6764">
        <w:rPr>
          <w:rFonts w:ascii="Times New Roman" w:hint="eastAsia"/>
          <w:kern w:val="0"/>
          <w:sz w:val="22"/>
          <w:szCs w:val="22"/>
        </w:rPr>
        <w:t xml:space="preserve"> </w:t>
      </w:r>
      <w:r w:rsidRPr="00BA6764">
        <w:rPr>
          <w:rFonts w:ascii="Times New Roman" w:hint="eastAsia"/>
          <w:kern w:val="0"/>
          <w:sz w:val="22"/>
          <w:szCs w:val="22"/>
        </w:rPr>
        <w:t>가능한</w:t>
      </w:r>
      <w:r w:rsidRPr="00A8465C">
        <w:rPr>
          <w:rFonts w:ascii="Times New Roman" w:hint="eastAsia"/>
          <w:kern w:val="0"/>
          <w:sz w:val="22"/>
          <w:szCs w:val="22"/>
        </w:rPr>
        <w:t xml:space="preserve"> </w:t>
      </w:r>
      <w:r w:rsidRPr="00A8465C">
        <w:rPr>
          <w:rFonts w:ascii="Times New Roman" w:hint="eastAsia"/>
          <w:kern w:val="0"/>
          <w:sz w:val="22"/>
          <w:szCs w:val="22"/>
        </w:rPr>
        <w:t>자금이어야</w:t>
      </w:r>
      <w:r w:rsidRPr="00A8465C">
        <w:rPr>
          <w:rFonts w:ascii="Times New Roman" w:hint="eastAsia"/>
          <w:kern w:val="0"/>
          <w:sz w:val="22"/>
          <w:szCs w:val="22"/>
        </w:rPr>
        <w:t xml:space="preserve"> </w:t>
      </w:r>
      <w:r w:rsidRPr="00A8465C">
        <w:rPr>
          <w:rFonts w:ascii="Times New Roman" w:hint="eastAsia"/>
          <w:kern w:val="0"/>
          <w:sz w:val="22"/>
          <w:szCs w:val="22"/>
        </w:rPr>
        <w:t>한다</w:t>
      </w:r>
      <w:r w:rsidRPr="00A8465C">
        <w:rPr>
          <w:rFonts w:ascii="Times New Roman" w:hint="eastAsia"/>
          <w:kern w:val="0"/>
          <w:sz w:val="22"/>
          <w:szCs w:val="22"/>
        </w:rPr>
        <w:t xml:space="preserve">. </w:t>
      </w:r>
    </w:p>
    <w:p w14:paraId="7D07E161" w14:textId="77777777" w:rsidR="00E92599" w:rsidRPr="00413874" w:rsidRDefault="00E92599" w:rsidP="00E92599">
      <w:pPr>
        <w:tabs>
          <w:tab w:val="left" w:pos="400"/>
        </w:tabs>
        <w:adjustRightInd w:val="0"/>
        <w:snapToGrid w:val="0"/>
        <w:spacing w:line="400" w:lineRule="exact"/>
        <w:rPr>
          <w:rFonts w:ascii="Times New Roman"/>
          <w:kern w:val="0"/>
          <w:sz w:val="22"/>
          <w:szCs w:val="22"/>
        </w:rPr>
      </w:pPr>
    </w:p>
    <w:p w14:paraId="64907C81" w14:textId="2D6E28DA" w:rsidR="00E92599" w:rsidRDefault="008B2276" w:rsidP="00AE2BBA">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r w:rsidR="00E80C63" w:rsidRPr="00E80C63">
        <w:rPr>
          <w:rFonts w:ascii="Times New Roman" w:hint="eastAsia"/>
          <w:kern w:val="0"/>
          <w:sz w:val="22"/>
          <w:szCs w:val="22"/>
        </w:rPr>
        <w:t xml:space="preserve">: </w:t>
      </w:r>
      <w:r w:rsidR="00E92599" w:rsidRPr="00E80C63">
        <w:rPr>
          <w:rFonts w:ascii="Times New Roman" w:hint="eastAsia"/>
          <w:kern w:val="0"/>
          <w:sz w:val="22"/>
          <w:szCs w:val="22"/>
        </w:rPr>
        <w:t>계좌개설</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금융기관</w:t>
      </w:r>
      <w:r w:rsidR="00E92599" w:rsidRPr="00E80C63">
        <w:rPr>
          <w:rFonts w:ascii="Times New Roman" w:hint="eastAsia"/>
          <w:kern w:val="0"/>
          <w:sz w:val="22"/>
          <w:szCs w:val="22"/>
        </w:rPr>
        <w:t xml:space="preserve">: </w:t>
      </w:r>
      <w:r>
        <w:rPr>
          <w:rFonts w:ascii="Times New Roman" w:hint="eastAsia"/>
          <w:kern w:val="0"/>
          <w:sz w:val="22"/>
          <w:szCs w:val="22"/>
        </w:rPr>
        <w:t>[*]</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계좌번호</w:t>
      </w:r>
      <w:r w:rsidR="00E92599" w:rsidRPr="00E80C63">
        <w:rPr>
          <w:rFonts w:ascii="Times New Roman" w:hint="eastAsia"/>
          <w:kern w:val="0"/>
          <w:sz w:val="22"/>
          <w:szCs w:val="22"/>
        </w:rPr>
        <w:t xml:space="preserve">: </w:t>
      </w:r>
      <w:r>
        <w:rPr>
          <w:rFonts w:ascii="Times New Roman" w:hint="eastAsia"/>
          <w:kern w:val="0"/>
          <w:sz w:val="22"/>
          <w:szCs w:val="22"/>
        </w:rPr>
        <w:t>[*]</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예금주</w:t>
      </w:r>
      <w:r w:rsidR="00E92599" w:rsidRPr="00E80C63">
        <w:rPr>
          <w:rFonts w:ascii="Times New Roman" w:hint="eastAsia"/>
          <w:kern w:val="0"/>
          <w:sz w:val="22"/>
          <w:szCs w:val="22"/>
        </w:rPr>
        <w:t xml:space="preserve">: </w:t>
      </w:r>
      <w:r>
        <w:rPr>
          <w:rFonts w:ascii="Times New Roman" w:hint="eastAsia"/>
          <w:kern w:val="0"/>
          <w:sz w:val="22"/>
          <w:szCs w:val="22"/>
        </w:rPr>
        <w:t>[*]</w:t>
      </w:r>
    </w:p>
    <w:p w14:paraId="10EDEF43" w14:textId="36BFF540" w:rsidR="008B2276" w:rsidRDefault="008B2276" w:rsidP="008B2276">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계좌개설</w:t>
      </w:r>
      <w:r w:rsidRPr="00E80C63">
        <w:rPr>
          <w:rFonts w:ascii="Times New Roman" w:hint="eastAsia"/>
          <w:kern w:val="0"/>
          <w:sz w:val="22"/>
          <w:szCs w:val="22"/>
        </w:rPr>
        <w:t xml:space="preserve"> </w:t>
      </w:r>
      <w:r w:rsidRPr="00E80C63">
        <w:rPr>
          <w:rFonts w:ascii="Times New Roman" w:hint="eastAsia"/>
          <w:kern w:val="0"/>
          <w:sz w:val="22"/>
          <w:szCs w:val="22"/>
        </w:rPr>
        <w:t>금융기관</w:t>
      </w:r>
      <w:r w:rsidRPr="00E80C63">
        <w:rPr>
          <w:rFonts w:ascii="Times New Roman" w:hint="eastAsia"/>
          <w:kern w:val="0"/>
          <w:sz w:val="22"/>
          <w:szCs w:val="22"/>
        </w:rPr>
        <w:t xml:space="preserve">: </w:t>
      </w: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계좌번호</w:t>
      </w:r>
      <w:r w:rsidRPr="00E80C63">
        <w:rPr>
          <w:rFonts w:ascii="Times New Roman" w:hint="eastAsia"/>
          <w:kern w:val="0"/>
          <w:sz w:val="22"/>
          <w:szCs w:val="22"/>
        </w:rPr>
        <w:t xml:space="preserve">: </w:t>
      </w: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예금주</w:t>
      </w:r>
      <w:r w:rsidRPr="00E80C63">
        <w:rPr>
          <w:rFonts w:ascii="Times New Roman" w:hint="eastAsia"/>
          <w:kern w:val="0"/>
          <w:sz w:val="22"/>
          <w:szCs w:val="22"/>
        </w:rPr>
        <w:t xml:space="preserve">: </w:t>
      </w:r>
      <w:r>
        <w:rPr>
          <w:rFonts w:ascii="Times New Roman" w:hint="eastAsia"/>
          <w:kern w:val="0"/>
          <w:sz w:val="22"/>
          <w:szCs w:val="22"/>
        </w:rPr>
        <w:t>[*]</w:t>
      </w:r>
    </w:p>
    <w:p w14:paraId="437A527E" w14:textId="34982513" w:rsidR="008B2276" w:rsidRPr="00E80C63" w:rsidRDefault="005D481D" w:rsidP="00AE2BBA">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p>
    <w:p w14:paraId="463A9A56" w14:textId="77777777" w:rsidR="00FA4452" w:rsidRDefault="00FA4452" w:rsidP="008B24EF">
      <w:pPr>
        <w:tabs>
          <w:tab w:val="left" w:pos="400"/>
        </w:tabs>
        <w:adjustRightInd w:val="0"/>
        <w:snapToGrid w:val="0"/>
        <w:spacing w:line="400" w:lineRule="exact"/>
        <w:rPr>
          <w:rFonts w:ascii="Times New Roman"/>
          <w:kern w:val="0"/>
          <w:sz w:val="22"/>
          <w:szCs w:val="22"/>
        </w:rPr>
      </w:pPr>
    </w:p>
    <w:p w14:paraId="77893978" w14:textId="77777777" w:rsidR="00DA68EE" w:rsidRPr="00E92599" w:rsidRDefault="00DA68EE" w:rsidP="008B24EF">
      <w:pPr>
        <w:tabs>
          <w:tab w:val="left" w:pos="400"/>
        </w:tabs>
        <w:adjustRightInd w:val="0"/>
        <w:snapToGrid w:val="0"/>
        <w:spacing w:line="400" w:lineRule="exact"/>
        <w:rPr>
          <w:rFonts w:ascii="Times New Roman"/>
          <w:kern w:val="0"/>
          <w:sz w:val="22"/>
          <w:szCs w:val="22"/>
        </w:rPr>
      </w:pPr>
    </w:p>
    <w:p w14:paraId="513FB27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684" w:name="_Toc191645636"/>
      <w:bookmarkStart w:id="685" w:name="_Toc240898063"/>
      <w:bookmarkStart w:id="686" w:name="_Toc242777948"/>
      <w:r w:rsidRPr="00413874">
        <w:rPr>
          <w:rFonts w:eastAsia="바탕"/>
          <w:szCs w:val="22"/>
        </w:rPr>
        <w:t>자금의</w:t>
      </w:r>
      <w:r w:rsidRPr="00413874">
        <w:rPr>
          <w:rFonts w:eastAsia="바탕"/>
          <w:szCs w:val="22"/>
        </w:rPr>
        <w:t xml:space="preserve"> </w:t>
      </w:r>
      <w:r w:rsidRPr="00413874">
        <w:rPr>
          <w:rFonts w:eastAsia="바탕"/>
          <w:szCs w:val="22"/>
        </w:rPr>
        <w:t>관리</w:t>
      </w:r>
      <w:bookmarkEnd w:id="684"/>
      <w:bookmarkEnd w:id="685"/>
      <w:bookmarkEnd w:id="686"/>
    </w:p>
    <w:p w14:paraId="13ADE47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1232272" w14:textId="529830AF" w:rsidR="00FE56CC" w:rsidRPr="00413874" w:rsidRDefault="00FE56CC"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687" w:name="_Toc191645637"/>
      <w:bookmarkStart w:id="688" w:name="_Toc240898064"/>
      <w:bookmarkStart w:id="689" w:name="_Toc242777949"/>
      <w:r w:rsidRPr="00413874">
        <w:rPr>
          <w:rFonts w:ascii="Times New Roman" w:eastAsia="바탕" w:hAnsi="Times New Roman"/>
          <w:kern w:val="0"/>
          <w:sz w:val="22"/>
          <w:szCs w:val="22"/>
        </w:rPr>
        <w:t>계좌의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개설</w:t>
      </w:r>
      <w:bookmarkEnd w:id="687"/>
      <w:bookmarkEnd w:id="688"/>
      <w:bookmarkEnd w:id="689"/>
      <w:r w:rsidR="00C80938" w:rsidRPr="00413874">
        <w:rPr>
          <w:rFonts w:ascii="Times New Roman" w:eastAsia="바탕" w:hAnsi="Times New Roman"/>
          <w:kern w:val="0"/>
          <w:sz w:val="22"/>
          <w:szCs w:val="22"/>
        </w:rPr>
        <w:t xml:space="preserve"> </w:t>
      </w:r>
    </w:p>
    <w:p w14:paraId="0BED282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4298D73" w14:textId="4D65B49E" w:rsidR="00264CA7" w:rsidRPr="00413874" w:rsidRDefault="00FE56CC" w:rsidP="001E61DB">
      <w:pPr>
        <w:numPr>
          <w:ilvl w:val="0"/>
          <w:numId w:val="25"/>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사업과</w:t>
      </w:r>
      <w:r w:rsidRPr="00413874">
        <w:rPr>
          <w:rFonts w:ascii="Times New Roman"/>
          <w:kern w:val="0"/>
          <w:sz w:val="22"/>
          <w:szCs w:val="22"/>
        </w:rPr>
        <w:t xml:space="preserve"> </w:t>
      </w:r>
      <w:r w:rsidRPr="00413874">
        <w:rPr>
          <w:rFonts w:ascii="Times New Roman"/>
          <w:kern w:val="0"/>
          <w:sz w:val="22"/>
          <w:szCs w:val="22"/>
        </w:rPr>
        <w:t>관련하여</w:t>
      </w:r>
      <w:r w:rsidR="005E574C" w:rsidRPr="00413874">
        <w:rPr>
          <w:rFonts w:ascii="Times New Roman"/>
          <w:kern w:val="0"/>
          <w:sz w:val="22"/>
          <w:szCs w:val="22"/>
        </w:rPr>
        <w:t xml:space="preserve"> </w:t>
      </w:r>
      <w:r w:rsidR="0000116D" w:rsidRPr="00413874">
        <w:rPr>
          <w:rFonts w:ascii="Times New Roman"/>
          <w:kern w:val="0"/>
          <w:sz w:val="22"/>
          <w:szCs w:val="22"/>
        </w:rPr>
        <w:t>차주의</w:t>
      </w:r>
      <w:r w:rsidR="0000116D" w:rsidRPr="00413874">
        <w:rPr>
          <w:rFonts w:ascii="Times New Roman"/>
          <w:kern w:val="0"/>
          <w:sz w:val="22"/>
          <w:szCs w:val="22"/>
        </w:rPr>
        <w:t xml:space="preserve"> </w:t>
      </w:r>
      <w:r w:rsidR="0000116D" w:rsidRPr="00413874">
        <w:rPr>
          <w:rFonts w:ascii="Times New Roman"/>
          <w:kern w:val="0"/>
          <w:sz w:val="22"/>
          <w:szCs w:val="22"/>
        </w:rPr>
        <w:t>명의로</w:t>
      </w:r>
      <w:r w:rsidR="0000116D" w:rsidRPr="00413874">
        <w:rPr>
          <w:rFonts w:ascii="Times New Roman"/>
          <w:kern w:val="0"/>
          <w:sz w:val="22"/>
          <w:szCs w:val="22"/>
        </w:rPr>
        <w:t xml:space="preserve"> </w:t>
      </w:r>
      <w:r w:rsidR="00984C28" w:rsidRPr="00413874">
        <w:rPr>
          <w:rFonts w:ascii="Times New Roman"/>
          <w:kern w:val="0"/>
          <w:sz w:val="22"/>
          <w:szCs w:val="22"/>
        </w:rPr>
        <w:t>아래의</w:t>
      </w:r>
      <w:r w:rsidR="00984C28" w:rsidRPr="00413874">
        <w:rPr>
          <w:rFonts w:ascii="Times New Roman"/>
          <w:kern w:val="0"/>
          <w:sz w:val="22"/>
          <w:szCs w:val="22"/>
        </w:rPr>
        <w:t xml:space="preserve"> </w:t>
      </w:r>
      <w:r w:rsidR="00622E5D" w:rsidRPr="00413874">
        <w:rPr>
          <w:rFonts w:ascii="Times New Roman"/>
          <w:kern w:val="0"/>
          <w:sz w:val="22"/>
          <w:szCs w:val="22"/>
        </w:rPr>
        <w:t>프로젝트</w:t>
      </w:r>
      <w:r w:rsidR="00CC531F" w:rsidRPr="00413874">
        <w:rPr>
          <w:rFonts w:ascii="Times New Roman"/>
          <w:kern w:val="0"/>
          <w:sz w:val="22"/>
          <w:szCs w:val="22"/>
        </w:rPr>
        <w:t>계좌</w:t>
      </w:r>
      <w:r w:rsidRPr="00413874">
        <w:rPr>
          <w:rFonts w:ascii="Times New Roman"/>
          <w:kern w:val="0"/>
          <w:sz w:val="22"/>
          <w:szCs w:val="22"/>
        </w:rPr>
        <w:t>를</w:t>
      </w:r>
      <w:r w:rsidRPr="00413874">
        <w:rPr>
          <w:rFonts w:ascii="Times New Roman"/>
          <w:kern w:val="0"/>
          <w:sz w:val="22"/>
          <w:szCs w:val="22"/>
        </w:rPr>
        <w:t xml:space="preserve"> </w:t>
      </w:r>
      <w:r w:rsidR="00CC531F" w:rsidRPr="00413874">
        <w:rPr>
          <w:rFonts w:ascii="Times New Roman"/>
          <w:kern w:val="0"/>
          <w:sz w:val="22"/>
          <w:szCs w:val="22"/>
        </w:rPr>
        <w:t>개설하고</w:t>
      </w:r>
      <w:r w:rsidR="00CC531F" w:rsidRPr="00413874">
        <w:rPr>
          <w:rFonts w:ascii="Times New Roman"/>
          <w:kern w:val="0"/>
          <w:sz w:val="22"/>
          <w:szCs w:val="22"/>
        </w:rPr>
        <w:t xml:space="preserve">, </w:t>
      </w:r>
      <w:r w:rsidR="0000116D" w:rsidRPr="00413874">
        <w:rPr>
          <w:rFonts w:ascii="Times New Roman"/>
          <w:kern w:val="0"/>
          <w:sz w:val="22"/>
          <w:szCs w:val="22"/>
        </w:rPr>
        <w:t>각각의</w:t>
      </w:r>
      <w:r w:rsidR="0000116D" w:rsidRPr="00413874">
        <w:rPr>
          <w:rFonts w:ascii="Times New Roman"/>
          <w:kern w:val="0"/>
          <w:sz w:val="22"/>
          <w:szCs w:val="22"/>
        </w:rPr>
        <w:t xml:space="preserve"> </w:t>
      </w:r>
      <w:r w:rsidR="0000116D" w:rsidRPr="00413874">
        <w:rPr>
          <w:rFonts w:ascii="Times New Roman"/>
          <w:kern w:val="0"/>
          <w:sz w:val="22"/>
          <w:szCs w:val="22"/>
        </w:rPr>
        <w:t>용도에</w:t>
      </w:r>
      <w:r w:rsidR="0000116D" w:rsidRPr="00413874">
        <w:rPr>
          <w:rFonts w:ascii="Times New Roman"/>
          <w:kern w:val="0"/>
          <w:sz w:val="22"/>
          <w:szCs w:val="22"/>
        </w:rPr>
        <w:t xml:space="preserve"> </w:t>
      </w:r>
      <w:r w:rsidR="00CC531F" w:rsidRPr="00413874">
        <w:rPr>
          <w:rFonts w:ascii="Times New Roman"/>
          <w:kern w:val="0"/>
          <w:sz w:val="22"/>
          <w:szCs w:val="22"/>
        </w:rPr>
        <w:t>부합하</w:t>
      </w:r>
      <w:r w:rsidR="007315AF" w:rsidRPr="00413874">
        <w:rPr>
          <w:rFonts w:ascii="Times New Roman"/>
          <w:kern w:val="0"/>
          <w:sz w:val="22"/>
          <w:szCs w:val="22"/>
        </w:rPr>
        <w:t>도록</w:t>
      </w:r>
      <w:r w:rsidR="00CC531F" w:rsidRPr="00413874">
        <w:rPr>
          <w:rFonts w:ascii="Times New Roman"/>
          <w:kern w:val="0"/>
          <w:sz w:val="22"/>
          <w:szCs w:val="22"/>
        </w:rPr>
        <w:t xml:space="preserve"> </w:t>
      </w:r>
      <w:r w:rsidR="00CC531F" w:rsidRPr="00413874">
        <w:rPr>
          <w:rFonts w:ascii="Times New Roman"/>
          <w:kern w:val="0"/>
          <w:sz w:val="22"/>
          <w:szCs w:val="22"/>
        </w:rPr>
        <w:t>관리하여야</w:t>
      </w:r>
      <w:r w:rsidR="00CC531F" w:rsidRPr="00413874">
        <w:rPr>
          <w:rFonts w:ascii="Times New Roman"/>
          <w:kern w:val="0"/>
          <w:sz w:val="22"/>
          <w:szCs w:val="22"/>
        </w:rPr>
        <w:t xml:space="preserve"> </w:t>
      </w:r>
      <w:r w:rsidR="00CC531F" w:rsidRPr="00413874">
        <w:rPr>
          <w:rFonts w:ascii="Times New Roman"/>
          <w:kern w:val="0"/>
          <w:sz w:val="22"/>
          <w:szCs w:val="22"/>
        </w:rPr>
        <w:t>한다</w:t>
      </w:r>
      <w:r w:rsidRPr="00413874">
        <w:rPr>
          <w:rFonts w:ascii="Times New Roman"/>
          <w:kern w:val="0"/>
          <w:sz w:val="22"/>
          <w:szCs w:val="22"/>
        </w:rPr>
        <w:t>.</w:t>
      </w:r>
      <w:r w:rsidR="00DD7C7F" w:rsidRPr="00413874">
        <w:rPr>
          <w:rFonts w:ascii="Times New Roman"/>
          <w:kern w:val="0"/>
          <w:sz w:val="22"/>
          <w:szCs w:val="22"/>
        </w:rPr>
        <w:t xml:space="preserve"> </w:t>
      </w:r>
      <w:r w:rsidR="005A516C" w:rsidRPr="00413874">
        <w:rPr>
          <w:rFonts w:ascii="Times New Roman"/>
          <w:sz w:val="22"/>
          <w:szCs w:val="22"/>
        </w:rPr>
        <w:t>차주는</w:t>
      </w:r>
      <w:r w:rsidR="005A516C" w:rsidRPr="00413874">
        <w:rPr>
          <w:rFonts w:ascii="Times New Roman"/>
          <w:sz w:val="22"/>
          <w:szCs w:val="22"/>
        </w:rPr>
        <w:t xml:space="preserve"> </w:t>
      </w:r>
      <w:r w:rsidR="005A516C" w:rsidRPr="00413874">
        <w:rPr>
          <w:rFonts w:ascii="Times New Roman"/>
          <w:sz w:val="22"/>
          <w:szCs w:val="22"/>
        </w:rPr>
        <w:t>프로젝트계좌에</w:t>
      </w:r>
      <w:r w:rsidR="005A516C" w:rsidRPr="00413874">
        <w:rPr>
          <w:rFonts w:ascii="Times New Roman"/>
          <w:sz w:val="22"/>
          <w:szCs w:val="22"/>
        </w:rPr>
        <w:t xml:space="preserve"> </w:t>
      </w:r>
      <w:r w:rsidR="005A516C" w:rsidRPr="00413874">
        <w:rPr>
          <w:rFonts w:ascii="Times New Roman"/>
          <w:sz w:val="22"/>
          <w:szCs w:val="22"/>
        </w:rPr>
        <w:t>대하여</w:t>
      </w:r>
      <w:r w:rsidR="005A516C" w:rsidRPr="00413874">
        <w:rPr>
          <w:rFonts w:ascii="Times New Roman"/>
          <w:sz w:val="22"/>
          <w:szCs w:val="22"/>
        </w:rPr>
        <w:t xml:space="preserve"> </w:t>
      </w:r>
      <w:r w:rsidR="005A516C" w:rsidRPr="00413874">
        <w:rPr>
          <w:rFonts w:ascii="Times New Roman"/>
          <w:sz w:val="22"/>
          <w:szCs w:val="22"/>
        </w:rPr>
        <w:t>수탁자</w:t>
      </w:r>
      <w:r w:rsidR="005A516C" w:rsidRPr="00413874">
        <w:rPr>
          <w:rFonts w:ascii="Times New Roman"/>
          <w:sz w:val="22"/>
          <w:szCs w:val="22"/>
        </w:rPr>
        <w:t>(</w:t>
      </w:r>
      <w:r w:rsidR="005A516C" w:rsidRPr="00413874">
        <w:rPr>
          <w:rFonts w:ascii="Times New Roman"/>
          <w:sz w:val="22"/>
          <w:szCs w:val="22"/>
        </w:rPr>
        <w:t>현금등자산보관회사</w:t>
      </w:r>
      <w:r w:rsidR="005A516C" w:rsidRPr="00413874">
        <w:rPr>
          <w:rFonts w:ascii="Times New Roman"/>
          <w:sz w:val="22"/>
          <w:szCs w:val="22"/>
        </w:rPr>
        <w:t>)</w:t>
      </w:r>
      <w:r w:rsidR="005A516C" w:rsidRPr="00413874">
        <w:rPr>
          <w:rFonts w:ascii="Times New Roman"/>
          <w:sz w:val="22"/>
          <w:szCs w:val="22"/>
        </w:rPr>
        <w:t>와</w:t>
      </w:r>
      <w:r w:rsidR="005A516C" w:rsidRPr="00413874">
        <w:rPr>
          <w:rFonts w:ascii="Times New Roman"/>
          <w:sz w:val="22"/>
          <w:szCs w:val="22"/>
        </w:rPr>
        <w:t xml:space="preserve"> </w:t>
      </w:r>
      <w:r w:rsidR="005A516C" w:rsidRPr="00413874">
        <w:rPr>
          <w:rFonts w:ascii="Times New Roman"/>
          <w:sz w:val="22"/>
          <w:szCs w:val="22"/>
        </w:rPr>
        <w:t>자산보관계약을</w:t>
      </w:r>
      <w:r w:rsidR="005A516C" w:rsidRPr="00413874">
        <w:rPr>
          <w:rFonts w:ascii="Times New Roman"/>
          <w:sz w:val="22"/>
          <w:szCs w:val="22"/>
        </w:rPr>
        <w:t xml:space="preserve"> </w:t>
      </w:r>
      <w:r w:rsidR="005A516C" w:rsidRPr="00413874">
        <w:rPr>
          <w:rFonts w:ascii="Times New Roman"/>
          <w:sz w:val="22"/>
          <w:szCs w:val="22"/>
        </w:rPr>
        <w:t>체결하여야</w:t>
      </w:r>
      <w:r w:rsidR="005A516C" w:rsidRPr="00413874">
        <w:rPr>
          <w:rFonts w:ascii="Times New Roman"/>
          <w:sz w:val="22"/>
          <w:szCs w:val="22"/>
        </w:rPr>
        <w:t xml:space="preserve"> </w:t>
      </w:r>
      <w:r w:rsidR="005A516C" w:rsidRPr="00413874">
        <w:rPr>
          <w:rFonts w:ascii="Times New Roman"/>
          <w:sz w:val="22"/>
          <w:szCs w:val="22"/>
        </w:rPr>
        <w:t>한다</w:t>
      </w:r>
      <w:r w:rsidR="005A516C" w:rsidRPr="00413874">
        <w:rPr>
          <w:rFonts w:ascii="Times New Roman"/>
          <w:sz w:val="22"/>
          <w:szCs w:val="22"/>
        </w:rPr>
        <w:t>.</w:t>
      </w:r>
    </w:p>
    <w:p w14:paraId="69243A3C" w14:textId="77777777" w:rsidR="00264CA7" w:rsidRPr="00413874" w:rsidRDefault="00264CA7" w:rsidP="008B24EF">
      <w:pPr>
        <w:tabs>
          <w:tab w:val="left" w:pos="400"/>
        </w:tabs>
        <w:adjustRightInd w:val="0"/>
        <w:snapToGrid w:val="0"/>
        <w:spacing w:line="400" w:lineRule="exact"/>
        <w:rPr>
          <w:rFonts w:ascii="Times New Roman"/>
          <w:kern w:val="0"/>
          <w:sz w:val="22"/>
          <w:szCs w:val="22"/>
        </w:rPr>
      </w:pPr>
    </w:p>
    <w:p w14:paraId="5A11F5F7" w14:textId="77777777" w:rsidR="00840324" w:rsidRPr="005C21C4" w:rsidRDefault="00840324" w:rsidP="00840324">
      <w:pPr>
        <w:numPr>
          <w:ilvl w:val="0"/>
          <w:numId w:val="25"/>
        </w:numPr>
        <w:adjustRightInd w:val="0"/>
        <w:snapToGrid w:val="0"/>
        <w:spacing w:line="400" w:lineRule="exact"/>
        <w:rPr>
          <w:rFonts w:ascii="Times New Roman"/>
          <w:kern w:val="0"/>
          <w:sz w:val="22"/>
        </w:rPr>
      </w:pPr>
      <w:commentRangeStart w:id="690"/>
      <w:commentRangeStart w:id="691"/>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이미</w:t>
      </w:r>
      <w:r w:rsidRPr="00413874">
        <w:rPr>
          <w:rFonts w:ascii="Times New Roman"/>
          <w:kern w:val="0"/>
          <w:sz w:val="22"/>
          <w:szCs w:val="22"/>
        </w:rPr>
        <w:t xml:space="preserve"> </w:t>
      </w:r>
      <w:r w:rsidRPr="00413874">
        <w:rPr>
          <w:rFonts w:ascii="Times New Roman"/>
          <w:kern w:val="0"/>
          <w:sz w:val="22"/>
          <w:szCs w:val="22"/>
        </w:rPr>
        <w:t>개설된</w:t>
      </w:r>
      <w:r w:rsidRPr="00413874">
        <w:rPr>
          <w:rFonts w:ascii="Times New Roman"/>
          <w:kern w:val="0"/>
          <w:sz w:val="22"/>
          <w:szCs w:val="22"/>
        </w:rPr>
        <w:t xml:space="preserve"> </w:t>
      </w:r>
      <w:r w:rsidRPr="00413874">
        <w:rPr>
          <w:rFonts w:ascii="Times New Roman"/>
          <w:kern w:val="0"/>
          <w:sz w:val="22"/>
          <w:szCs w:val="22"/>
        </w:rPr>
        <w:t>프로젝트계좌의</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필요하여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등</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조건</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내용이</w:t>
      </w:r>
      <w:r w:rsidRPr="00413874">
        <w:rPr>
          <w:rFonts w:ascii="Times New Roman"/>
          <w:kern w:val="0"/>
          <w:sz w:val="22"/>
          <w:szCs w:val="22"/>
        </w:rPr>
        <w:t xml:space="preserve"> </w:t>
      </w:r>
      <w:r w:rsidRPr="00413874">
        <w:rPr>
          <w:rFonts w:ascii="Times New Roman"/>
          <w:kern w:val="0"/>
          <w:sz w:val="22"/>
          <w:szCs w:val="22"/>
        </w:rPr>
        <w:t>새로</w:t>
      </w:r>
      <w:r w:rsidRPr="00413874">
        <w:rPr>
          <w:rFonts w:ascii="Times New Roman"/>
          <w:kern w:val="0"/>
          <w:sz w:val="22"/>
          <w:szCs w:val="22"/>
        </w:rPr>
        <w:t xml:space="preserve"> </w:t>
      </w:r>
      <w:r w:rsidRPr="00413874">
        <w:rPr>
          <w:rFonts w:ascii="Times New Roman"/>
          <w:kern w:val="0"/>
          <w:sz w:val="22"/>
          <w:szCs w:val="22"/>
        </w:rPr>
        <w:t>개설될</w:t>
      </w:r>
      <w:r w:rsidRPr="00413874">
        <w:rPr>
          <w:rFonts w:ascii="Times New Roman"/>
          <w:kern w:val="0"/>
          <w:sz w:val="22"/>
          <w:szCs w:val="22"/>
        </w:rPr>
        <w:t xml:space="preserve"> </w:t>
      </w:r>
      <w:r w:rsidRPr="00413874">
        <w:rPr>
          <w:rFonts w:ascii="Times New Roman"/>
          <w:kern w:val="0"/>
          <w:sz w:val="22"/>
          <w:szCs w:val="22"/>
        </w:rPr>
        <w:t>예금계좌에</w:t>
      </w:r>
      <w:r w:rsidRPr="00413874">
        <w:rPr>
          <w:rFonts w:ascii="Times New Roman"/>
          <w:kern w:val="0"/>
          <w:sz w:val="22"/>
          <w:szCs w:val="22"/>
        </w:rPr>
        <w:t xml:space="preserve"> </w:t>
      </w:r>
      <w:r w:rsidRPr="00413874">
        <w:rPr>
          <w:rFonts w:ascii="Times New Roman"/>
          <w:kern w:val="0"/>
          <w:sz w:val="22"/>
          <w:szCs w:val="22"/>
        </w:rPr>
        <w:t>유지되는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조건으로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요청에</w:t>
      </w:r>
      <w:r w:rsidRPr="00413874">
        <w:rPr>
          <w:rFonts w:ascii="Times New Roman"/>
          <w:kern w:val="0"/>
          <w:sz w:val="22"/>
          <w:szCs w:val="22"/>
        </w:rPr>
        <w:t xml:space="preserve"> </w:t>
      </w:r>
      <w:r w:rsidRPr="00413874">
        <w:rPr>
          <w:rFonts w:ascii="Times New Roman"/>
          <w:kern w:val="0"/>
          <w:sz w:val="22"/>
          <w:szCs w:val="22"/>
        </w:rPr>
        <w:t>응하기로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프로젝트계좌의</w:t>
      </w:r>
      <w:r w:rsidRPr="00413874">
        <w:rPr>
          <w:rFonts w:ascii="Times New Roman"/>
          <w:kern w:val="0"/>
          <w:sz w:val="22"/>
          <w:szCs w:val="22"/>
        </w:rPr>
        <w:t xml:space="preserve"> </w:t>
      </w:r>
      <w:r w:rsidRPr="00413874">
        <w:rPr>
          <w:rFonts w:ascii="Times New Roman"/>
          <w:kern w:val="0"/>
          <w:sz w:val="22"/>
          <w:szCs w:val="22"/>
        </w:rPr>
        <w:t>변경</w:t>
      </w:r>
      <w:r w:rsidRPr="00413874">
        <w:rPr>
          <w:rFonts w:ascii="Times New Roman"/>
          <w:kern w:val="0"/>
          <w:sz w:val="22"/>
        </w:rPr>
        <w:t xml:space="preserve">, </w:t>
      </w:r>
      <w:r w:rsidRPr="00413874">
        <w:rPr>
          <w:rFonts w:ascii="Times New Roman"/>
          <w:kern w:val="0"/>
          <w:sz w:val="22"/>
        </w:rPr>
        <w:t>예금채권근질권의</w:t>
      </w:r>
      <w:r w:rsidRPr="00413874">
        <w:rPr>
          <w:rFonts w:ascii="Times New Roman"/>
          <w:kern w:val="0"/>
          <w:sz w:val="22"/>
        </w:rPr>
        <w:t xml:space="preserve"> </w:t>
      </w:r>
      <w:r w:rsidRPr="00413874">
        <w:rPr>
          <w:rFonts w:ascii="Times New Roman"/>
          <w:kern w:val="0"/>
          <w:sz w:val="22"/>
        </w:rPr>
        <w:t>해지</w:t>
      </w:r>
      <w:r w:rsidRPr="00413874">
        <w:rPr>
          <w:rFonts w:ascii="Times New Roman"/>
          <w:kern w:val="0"/>
          <w:sz w:val="22"/>
        </w:rPr>
        <w:t xml:space="preserve"> </w:t>
      </w:r>
      <w:r w:rsidRPr="00413874">
        <w:rPr>
          <w:rFonts w:ascii="Times New Roman"/>
          <w:kern w:val="0"/>
          <w:sz w:val="22"/>
        </w:rPr>
        <w:t>및</w:t>
      </w:r>
      <w:r w:rsidRPr="00413874">
        <w:rPr>
          <w:rFonts w:ascii="Times New Roman"/>
          <w:kern w:val="0"/>
          <w:sz w:val="22"/>
        </w:rPr>
        <w:t xml:space="preserve"> </w:t>
      </w:r>
      <w:r w:rsidRPr="00413874">
        <w:rPr>
          <w:rFonts w:ascii="Times New Roman"/>
          <w:kern w:val="0"/>
          <w:sz w:val="22"/>
        </w:rPr>
        <w:t>새로운</w:t>
      </w:r>
      <w:r w:rsidRPr="00413874">
        <w:rPr>
          <w:rFonts w:ascii="Times New Roman"/>
          <w:kern w:val="0"/>
          <w:sz w:val="22"/>
        </w:rPr>
        <w:t xml:space="preserve"> </w:t>
      </w:r>
      <w:r w:rsidRPr="00413874">
        <w:rPr>
          <w:rFonts w:ascii="Times New Roman"/>
          <w:kern w:val="0"/>
          <w:sz w:val="22"/>
        </w:rPr>
        <w:t>예금채권근질권의</w:t>
      </w:r>
      <w:r w:rsidRPr="00413874">
        <w:rPr>
          <w:rFonts w:ascii="Times New Roman"/>
          <w:kern w:val="0"/>
          <w:sz w:val="22"/>
        </w:rPr>
        <w:t xml:space="preserve"> </w:t>
      </w:r>
      <w:r w:rsidRPr="00413874">
        <w:rPr>
          <w:rFonts w:ascii="Times New Roman"/>
          <w:kern w:val="0"/>
          <w:sz w:val="22"/>
        </w:rPr>
        <w:t>설정에</w:t>
      </w:r>
      <w:r w:rsidRPr="00413874">
        <w:rPr>
          <w:rFonts w:ascii="Times New Roman"/>
          <w:kern w:val="0"/>
          <w:sz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절차에</w:t>
      </w:r>
      <w:r w:rsidRPr="00413874">
        <w:rPr>
          <w:rFonts w:ascii="Times New Roman"/>
          <w:kern w:val="0"/>
          <w:sz w:val="22"/>
          <w:szCs w:val="22"/>
        </w:rPr>
        <w:t xml:space="preserve"> </w:t>
      </w:r>
      <w:r w:rsidRPr="00413874">
        <w:rPr>
          <w:rFonts w:ascii="Times New Roman"/>
          <w:kern w:val="0"/>
          <w:sz w:val="22"/>
          <w:szCs w:val="22"/>
        </w:rPr>
        <w:t>협조하기로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commentRangeEnd w:id="690"/>
      <w:r w:rsidRPr="005C21C4">
        <w:rPr>
          <w:rStyle w:val="afe"/>
          <w:rFonts w:ascii="Times New Roman"/>
          <w:kern w:val="0"/>
          <w:sz w:val="22"/>
          <w:szCs w:val="24"/>
        </w:rPr>
        <w:commentReference w:id="690"/>
      </w:r>
      <w:commentRangeEnd w:id="691"/>
      <w:r w:rsidRPr="005C21C4">
        <w:rPr>
          <w:rStyle w:val="afe"/>
          <w:rFonts w:ascii="Times New Roman"/>
          <w:kern w:val="0"/>
          <w:sz w:val="22"/>
          <w:szCs w:val="24"/>
        </w:rPr>
        <w:commentReference w:id="691"/>
      </w:r>
    </w:p>
    <w:p w14:paraId="7E4744E7" w14:textId="77777777" w:rsidR="005C21C4" w:rsidRPr="00840324" w:rsidRDefault="005C21C4" w:rsidP="005C21C4">
      <w:pPr>
        <w:pStyle w:val="afd"/>
        <w:rPr>
          <w:rFonts w:ascii="Times New Roman"/>
          <w:kern w:val="0"/>
          <w:sz w:val="22"/>
        </w:rPr>
      </w:pPr>
    </w:p>
    <w:p w14:paraId="069E3441" w14:textId="67F54B41" w:rsidR="005C21C4" w:rsidRPr="00413874" w:rsidRDefault="005C21C4" w:rsidP="001E61DB">
      <w:pPr>
        <w:numPr>
          <w:ilvl w:val="0"/>
          <w:numId w:val="25"/>
        </w:numPr>
        <w:adjustRightInd w:val="0"/>
        <w:snapToGrid w:val="0"/>
        <w:spacing w:line="400" w:lineRule="exact"/>
        <w:rPr>
          <w:rFonts w:ascii="Times New Roman"/>
          <w:kern w:val="0"/>
          <w:sz w:val="22"/>
        </w:rPr>
      </w:pPr>
      <w:r w:rsidRPr="005C21C4">
        <w:rPr>
          <w:rFonts w:ascii="Times New Roman"/>
          <w:kern w:val="0"/>
          <w:sz w:val="22"/>
        </w:rPr>
        <w:t>차주는</w:t>
      </w:r>
      <w:r w:rsidRPr="005C21C4">
        <w:rPr>
          <w:rFonts w:ascii="Times New Roman"/>
          <w:kern w:val="0"/>
          <w:sz w:val="22"/>
        </w:rPr>
        <w:t xml:space="preserve"> </w:t>
      </w:r>
      <w:r w:rsidRPr="005C21C4">
        <w:rPr>
          <w:rFonts w:ascii="Times New Roman"/>
          <w:kern w:val="0"/>
          <w:sz w:val="22"/>
        </w:rPr>
        <w:t>프로젝트계좌</w:t>
      </w:r>
      <w:r w:rsidRPr="005C21C4">
        <w:rPr>
          <w:rFonts w:ascii="Times New Roman"/>
          <w:kern w:val="0"/>
          <w:sz w:val="22"/>
        </w:rPr>
        <w:t xml:space="preserve"> </w:t>
      </w:r>
      <w:r w:rsidRPr="005C21C4">
        <w:rPr>
          <w:rFonts w:ascii="Times New Roman"/>
          <w:kern w:val="0"/>
          <w:sz w:val="22"/>
        </w:rPr>
        <w:t>외에</w:t>
      </w:r>
      <w:r w:rsidRPr="005C21C4">
        <w:rPr>
          <w:rFonts w:ascii="Times New Roman"/>
          <w:kern w:val="0"/>
          <w:sz w:val="22"/>
        </w:rPr>
        <w:t xml:space="preserve"> </w:t>
      </w:r>
      <w:r w:rsidRPr="005C21C4">
        <w:rPr>
          <w:rFonts w:ascii="Times New Roman"/>
          <w:kern w:val="0"/>
          <w:sz w:val="22"/>
        </w:rPr>
        <w:t>본건</w:t>
      </w:r>
      <w:r w:rsidRPr="005C21C4">
        <w:rPr>
          <w:rFonts w:ascii="Times New Roman"/>
          <w:kern w:val="0"/>
          <w:sz w:val="22"/>
        </w:rPr>
        <w:t xml:space="preserve"> </w:t>
      </w:r>
      <w:r w:rsidRPr="005C21C4">
        <w:rPr>
          <w:rFonts w:ascii="Times New Roman"/>
          <w:kern w:val="0"/>
          <w:sz w:val="22"/>
        </w:rPr>
        <w:t>사업과</w:t>
      </w:r>
      <w:r w:rsidRPr="005C21C4">
        <w:rPr>
          <w:rFonts w:ascii="Times New Roman"/>
          <w:kern w:val="0"/>
          <w:sz w:val="22"/>
        </w:rPr>
        <w:t xml:space="preserve"> </w:t>
      </w:r>
      <w:r w:rsidRPr="005C21C4">
        <w:rPr>
          <w:rFonts w:ascii="Times New Roman"/>
          <w:kern w:val="0"/>
          <w:sz w:val="22"/>
        </w:rPr>
        <w:t>관련하여</w:t>
      </w:r>
      <w:r w:rsidRPr="005C21C4">
        <w:rPr>
          <w:rFonts w:ascii="Times New Roman"/>
          <w:kern w:val="0"/>
          <w:sz w:val="22"/>
        </w:rPr>
        <w:t xml:space="preserve"> </w:t>
      </w:r>
      <w:r w:rsidRPr="005C21C4">
        <w:rPr>
          <w:rFonts w:ascii="Times New Roman"/>
          <w:kern w:val="0"/>
          <w:sz w:val="22"/>
        </w:rPr>
        <w:t>차주</w:t>
      </w:r>
      <w:r w:rsidRPr="005C21C4">
        <w:rPr>
          <w:rFonts w:ascii="Times New Roman"/>
          <w:kern w:val="0"/>
          <w:sz w:val="22"/>
        </w:rPr>
        <w:t xml:space="preserve"> </w:t>
      </w:r>
      <w:r w:rsidRPr="005C21C4">
        <w:rPr>
          <w:rFonts w:ascii="Times New Roman"/>
          <w:kern w:val="0"/>
          <w:sz w:val="22"/>
        </w:rPr>
        <w:t>명의의</w:t>
      </w:r>
      <w:r w:rsidRPr="005C21C4">
        <w:rPr>
          <w:rFonts w:ascii="Times New Roman"/>
          <w:kern w:val="0"/>
          <w:sz w:val="22"/>
        </w:rPr>
        <w:t xml:space="preserve"> </w:t>
      </w:r>
      <w:r w:rsidRPr="005C21C4">
        <w:rPr>
          <w:rFonts w:ascii="Times New Roman"/>
          <w:kern w:val="0"/>
          <w:sz w:val="22"/>
        </w:rPr>
        <w:t>예금계좌를</w:t>
      </w:r>
      <w:r w:rsidRPr="005C21C4">
        <w:rPr>
          <w:rFonts w:ascii="Times New Roman"/>
          <w:kern w:val="0"/>
          <w:sz w:val="22"/>
        </w:rPr>
        <w:t xml:space="preserve"> </w:t>
      </w:r>
      <w:r w:rsidRPr="005C21C4">
        <w:rPr>
          <w:rFonts w:ascii="Times New Roman"/>
          <w:kern w:val="0"/>
          <w:sz w:val="22"/>
        </w:rPr>
        <w:t>추</w:t>
      </w:r>
      <w:r w:rsidRPr="005C21C4">
        <w:rPr>
          <w:rFonts w:ascii="Times New Roman"/>
          <w:kern w:val="0"/>
          <w:sz w:val="22"/>
        </w:rPr>
        <w:lastRenderedPageBreak/>
        <w:t>가로</w:t>
      </w:r>
      <w:r w:rsidRPr="005C21C4">
        <w:rPr>
          <w:rFonts w:ascii="Times New Roman"/>
          <w:kern w:val="0"/>
          <w:sz w:val="22"/>
        </w:rPr>
        <w:t xml:space="preserve"> </w:t>
      </w:r>
      <w:r w:rsidRPr="005C21C4">
        <w:rPr>
          <w:rFonts w:ascii="Times New Roman"/>
          <w:kern w:val="0"/>
          <w:sz w:val="22"/>
        </w:rPr>
        <w:t>개설하고자</w:t>
      </w:r>
      <w:r w:rsidRPr="005C21C4">
        <w:rPr>
          <w:rFonts w:ascii="Times New Roman"/>
          <w:kern w:val="0"/>
          <w:sz w:val="22"/>
        </w:rPr>
        <w:t xml:space="preserve"> </w:t>
      </w:r>
      <w:r w:rsidRPr="005C21C4">
        <w:rPr>
          <w:rFonts w:ascii="Times New Roman"/>
          <w:kern w:val="0"/>
          <w:sz w:val="22"/>
        </w:rPr>
        <w:t>하는</w:t>
      </w:r>
      <w:r w:rsidRPr="005C21C4">
        <w:rPr>
          <w:rFonts w:ascii="Times New Roman"/>
          <w:kern w:val="0"/>
          <w:sz w:val="22"/>
        </w:rPr>
        <w:t xml:space="preserve"> </w:t>
      </w:r>
      <w:r w:rsidRPr="005C21C4">
        <w:rPr>
          <w:rFonts w:ascii="Times New Roman"/>
          <w:kern w:val="0"/>
          <w:sz w:val="22"/>
        </w:rPr>
        <w:t>경우</w:t>
      </w:r>
      <w:r w:rsidRPr="005C21C4">
        <w:rPr>
          <w:rFonts w:ascii="Times New Roman"/>
          <w:kern w:val="0"/>
          <w:sz w:val="22"/>
        </w:rPr>
        <w:t xml:space="preserve"> </w:t>
      </w:r>
      <w:r w:rsidRPr="005C21C4">
        <w:rPr>
          <w:rFonts w:ascii="Times New Roman"/>
          <w:kern w:val="0"/>
          <w:sz w:val="22"/>
        </w:rPr>
        <w:t>대주의</w:t>
      </w:r>
      <w:r w:rsidRPr="005C21C4">
        <w:rPr>
          <w:rFonts w:ascii="Times New Roman"/>
          <w:kern w:val="0"/>
          <w:sz w:val="22"/>
        </w:rPr>
        <w:t xml:space="preserve"> </w:t>
      </w:r>
      <w:r w:rsidRPr="005C21C4">
        <w:rPr>
          <w:rFonts w:ascii="Times New Roman"/>
          <w:kern w:val="0"/>
          <w:sz w:val="22"/>
        </w:rPr>
        <w:t>사전</w:t>
      </w:r>
      <w:r w:rsidRPr="005C21C4">
        <w:rPr>
          <w:rFonts w:ascii="Times New Roman"/>
          <w:kern w:val="0"/>
          <w:sz w:val="22"/>
        </w:rPr>
        <w:t xml:space="preserve"> </w:t>
      </w:r>
      <w:r w:rsidRPr="005C21C4">
        <w:rPr>
          <w:rFonts w:ascii="Times New Roman"/>
          <w:kern w:val="0"/>
          <w:sz w:val="22"/>
        </w:rPr>
        <w:t>서면동의를</w:t>
      </w:r>
      <w:r w:rsidRPr="005C21C4">
        <w:rPr>
          <w:rFonts w:ascii="Times New Roman"/>
          <w:kern w:val="0"/>
          <w:sz w:val="22"/>
        </w:rPr>
        <w:t xml:space="preserve"> </w:t>
      </w:r>
      <w:r w:rsidRPr="005C21C4">
        <w:rPr>
          <w:rFonts w:ascii="Times New Roman"/>
          <w:kern w:val="0"/>
          <w:sz w:val="22"/>
        </w:rPr>
        <w:t>얻어야</w:t>
      </w:r>
      <w:r w:rsidRPr="005C21C4">
        <w:rPr>
          <w:rFonts w:ascii="Times New Roman"/>
          <w:kern w:val="0"/>
          <w:sz w:val="22"/>
        </w:rPr>
        <w:t xml:space="preserve"> </w:t>
      </w:r>
      <w:r w:rsidRPr="005C21C4">
        <w:rPr>
          <w:rFonts w:ascii="Times New Roman"/>
          <w:kern w:val="0"/>
          <w:sz w:val="22"/>
        </w:rPr>
        <w:t>한다</w:t>
      </w:r>
      <w:r w:rsidRPr="005C21C4">
        <w:rPr>
          <w:rFonts w:ascii="Times New Roman"/>
          <w:kern w:val="0"/>
          <w:sz w:val="22"/>
        </w:rPr>
        <w:t xml:space="preserve">. </w:t>
      </w:r>
      <w:r w:rsidRPr="005C21C4">
        <w:rPr>
          <w:rFonts w:ascii="Times New Roman"/>
          <w:kern w:val="0"/>
          <w:sz w:val="22"/>
        </w:rPr>
        <w:t>다만</w:t>
      </w:r>
      <w:r w:rsidRPr="005C21C4">
        <w:rPr>
          <w:rFonts w:ascii="Times New Roman"/>
          <w:kern w:val="0"/>
          <w:sz w:val="22"/>
        </w:rPr>
        <w:t xml:space="preserve">, </w:t>
      </w:r>
      <w:r w:rsidRPr="005C21C4">
        <w:rPr>
          <w:rFonts w:ascii="Times New Roman"/>
          <w:kern w:val="0"/>
          <w:sz w:val="22"/>
        </w:rPr>
        <w:t>제</w:t>
      </w:r>
      <w:r w:rsidRPr="005C21C4">
        <w:rPr>
          <w:rFonts w:ascii="Times New Roman"/>
          <w:kern w:val="0"/>
          <w:sz w:val="22"/>
        </w:rPr>
        <w:t>7</w:t>
      </w:r>
      <w:r w:rsidRPr="005C21C4">
        <w:rPr>
          <w:rFonts w:ascii="Times New Roman"/>
          <w:kern w:val="0"/>
          <w:sz w:val="22"/>
        </w:rPr>
        <w:t>항에</w:t>
      </w:r>
      <w:r w:rsidRPr="005C21C4">
        <w:rPr>
          <w:rFonts w:ascii="Times New Roman"/>
          <w:kern w:val="0"/>
          <w:sz w:val="22"/>
        </w:rPr>
        <w:t xml:space="preserve"> </w:t>
      </w:r>
      <w:r w:rsidRPr="005C21C4">
        <w:rPr>
          <w:rFonts w:ascii="Times New Roman"/>
          <w:kern w:val="0"/>
          <w:sz w:val="22"/>
        </w:rPr>
        <w:t>따른</w:t>
      </w:r>
      <w:r w:rsidRPr="005C21C4">
        <w:rPr>
          <w:rFonts w:ascii="Times New Roman"/>
          <w:kern w:val="0"/>
          <w:sz w:val="22"/>
        </w:rPr>
        <w:t xml:space="preserve"> </w:t>
      </w:r>
      <w:r w:rsidRPr="005C21C4">
        <w:rPr>
          <w:rFonts w:ascii="Times New Roman"/>
          <w:kern w:val="0"/>
          <w:sz w:val="22"/>
        </w:rPr>
        <w:t>임대차보증금계좌의</w:t>
      </w:r>
      <w:r w:rsidRPr="005C21C4">
        <w:rPr>
          <w:rFonts w:ascii="Times New Roman"/>
          <w:kern w:val="0"/>
          <w:sz w:val="22"/>
        </w:rPr>
        <w:t xml:space="preserve"> </w:t>
      </w:r>
      <w:r w:rsidRPr="005C21C4">
        <w:rPr>
          <w:rFonts w:ascii="Times New Roman"/>
          <w:kern w:val="0"/>
          <w:sz w:val="22"/>
        </w:rPr>
        <w:t>개설은</w:t>
      </w:r>
      <w:r w:rsidRPr="005C21C4">
        <w:rPr>
          <w:rFonts w:ascii="Times New Roman"/>
          <w:kern w:val="0"/>
          <w:sz w:val="22"/>
        </w:rPr>
        <w:t xml:space="preserve"> </w:t>
      </w:r>
      <w:r w:rsidRPr="005C21C4">
        <w:rPr>
          <w:rFonts w:ascii="Times New Roman"/>
          <w:kern w:val="0"/>
          <w:sz w:val="22"/>
        </w:rPr>
        <w:t>그러하지</w:t>
      </w:r>
      <w:r w:rsidRPr="005C21C4">
        <w:rPr>
          <w:rFonts w:ascii="Times New Roman"/>
          <w:kern w:val="0"/>
          <w:sz w:val="22"/>
        </w:rPr>
        <w:t xml:space="preserve"> </w:t>
      </w:r>
      <w:r w:rsidRPr="005C21C4">
        <w:rPr>
          <w:rFonts w:ascii="Times New Roman"/>
          <w:kern w:val="0"/>
          <w:sz w:val="22"/>
        </w:rPr>
        <w:t>아니하다</w:t>
      </w:r>
      <w:r w:rsidRPr="005C21C4">
        <w:rPr>
          <w:rFonts w:ascii="Times New Roman"/>
          <w:kern w:val="0"/>
          <w:sz w:val="22"/>
        </w:rPr>
        <w:t>.</w:t>
      </w:r>
    </w:p>
    <w:p w14:paraId="44A9BA7C" w14:textId="77777777" w:rsidR="00B85E07" w:rsidRPr="00413874" w:rsidRDefault="00B85E07" w:rsidP="008B24EF">
      <w:pPr>
        <w:tabs>
          <w:tab w:val="left" w:pos="400"/>
        </w:tabs>
        <w:adjustRightInd w:val="0"/>
        <w:snapToGrid w:val="0"/>
        <w:spacing w:line="400" w:lineRule="exact"/>
        <w:rPr>
          <w:rFonts w:ascii="Times New Roman"/>
          <w:kern w:val="0"/>
          <w:sz w:val="22"/>
          <w:szCs w:val="22"/>
        </w:rPr>
      </w:pPr>
    </w:p>
    <w:p w14:paraId="45E1FD01" w14:textId="77777777" w:rsidR="00D57375" w:rsidRPr="00413874" w:rsidRDefault="00D57375"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692" w:name="_Toc191645638"/>
      <w:bookmarkStart w:id="693" w:name="_Toc240898065"/>
      <w:bookmarkStart w:id="694" w:name="_Toc242777950"/>
      <w:r w:rsidRPr="00413874">
        <w:rPr>
          <w:rFonts w:ascii="Times New Roman" w:eastAsia="바탕" w:hAnsi="Times New Roman"/>
          <w:kern w:val="0"/>
          <w:sz w:val="22"/>
          <w:szCs w:val="22"/>
        </w:rPr>
        <w:t>대출금입금계좌</w:t>
      </w:r>
      <w:bookmarkEnd w:id="692"/>
      <w:bookmarkEnd w:id="693"/>
      <w:bookmarkEnd w:id="694"/>
    </w:p>
    <w:p w14:paraId="6710D571" w14:textId="77777777" w:rsidR="00D57375" w:rsidRPr="00413874" w:rsidRDefault="00D57375" w:rsidP="00D57375">
      <w:pPr>
        <w:adjustRightInd w:val="0"/>
        <w:snapToGrid w:val="0"/>
        <w:spacing w:line="400" w:lineRule="exact"/>
        <w:ind w:left="567"/>
        <w:rPr>
          <w:rFonts w:ascii="Times New Roman"/>
          <w:sz w:val="22"/>
          <w:szCs w:val="22"/>
        </w:rPr>
      </w:pPr>
    </w:p>
    <w:p w14:paraId="4B0FC1F7" w14:textId="622923D7" w:rsidR="00D57375" w:rsidRPr="00413874" w:rsidRDefault="00D57375" w:rsidP="001E61DB">
      <w:pPr>
        <w:numPr>
          <w:ilvl w:val="0"/>
          <w:numId w:val="131"/>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차입한</w:t>
      </w:r>
      <w:r w:rsidRPr="00413874">
        <w:rPr>
          <w:rFonts w:ascii="Times New Roman"/>
          <w:sz w:val="22"/>
          <w:szCs w:val="22"/>
        </w:rPr>
        <w:t xml:space="preserve"> </w:t>
      </w:r>
      <w:r w:rsidRPr="00413874">
        <w:rPr>
          <w:rFonts w:ascii="Times New Roman"/>
          <w:sz w:val="22"/>
          <w:szCs w:val="22"/>
        </w:rPr>
        <w:t>대출금은</w:t>
      </w:r>
      <w:r w:rsidRPr="00413874">
        <w:rPr>
          <w:rFonts w:ascii="Times New Roman"/>
          <w:sz w:val="22"/>
          <w:szCs w:val="22"/>
        </w:rPr>
        <w:t xml:space="preserve"> </w:t>
      </w:r>
      <w:r w:rsidRPr="00413874">
        <w:rPr>
          <w:rFonts w:ascii="Times New Roman"/>
          <w:sz w:val="22"/>
          <w:szCs w:val="22"/>
        </w:rPr>
        <w:t>대출금입금계좌로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5F76CF3" w14:textId="77777777" w:rsidR="00432A32" w:rsidRPr="00413874" w:rsidRDefault="00432A32" w:rsidP="00432A32">
      <w:pPr>
        <w:adjustRightInd w:val="0"/>
        <w:snapToGrid w:val="0"/>
        <w:spacing w:line="400" w:lineRule="exact"/>
        <w:ind w:left="567"/>
        <w:rPr>
          <w:rFonts w:ascii="Times New Roman"/>
          <w:sz w:val="22"/>
          <w:szCs w:val="22"/>
        </w:rPr>
      </w:pPr>
    </w:p>
    <w:p w14:paraId="4E7B4AE7" w14:textId="75EF3F4D" w:rsidR="006C63EC" w:rsidRPr="00496118" w:rsidRDefault="00432A32" w:rsidP="001E61DB">
      <w:pPr>
        <w:numPr>
          <w:ilvl w:val="0"/>
          <w:numId w:val="131"/>
        </w:numPr>
        <w:adjustRightInd w:val="0"/>
        <w:snapToGrid w:val="0"/>
        <w:spacing w:line="400" w:lineRule="exact"/>
        <w:rPr>
          <w:rFonts w:ascii="Times New Roman"/>
          <w:sz w:val="22"/>
          <w:szCs w:val="22"/>
        </w:rPr>
      </w:pPr>
      <w:r w:rsidRPr="006C63EC">
        <w:rPr>
          <w:rFonts w:ascii="Times New Roman" w:hint="eastAsia"/>
          <w:sz w:val="22"/>
          <w:szCs w:val="22"/>
        </w:rPr>
        <w:t>차주는</w:t>
      </w:r>
      <w:r w:rsidRPr="006C63EC">
        <w:rPr>
          <w:rFonts w:ascii="Times New Roman"/>
          <w:sz w:val="22"/>
          <w:szCs w:val="22"/>
        </w:rPr>
        <w:t xml:space="preserve"> </w:t>
      </w:r>
      <w:r w:rsidR="00C80938" w:rsidRPr="006C63EC">
        <w:rPr>
          <w:rFonts w:ascii="Times New Roman" w:hint="eastAsia"/>
          <w:sz w:val="22"/>
          <w:szCs w:val="22"/>
        </w:rPr>
        <w:t>대출금입금계좌에</w:t>
      </w:r>
      <w:r w:rsidR="00C80938" w:rsidRPr="006C63EC">
        <w:rPr>
          <w:rFonts w:ascii="Times New Roman"/>
          <w:sz w:val="22"/>
          <w:szCs w:val="22"/>
        </w:rPr>
        <w:t xml:space="preserve"> </w:t>
      </w:r>
      <w:r w:rsidRPr="006C63EC">
        <w:rPr>
          <w:rFonts w:ascii="Times New Roman" w:hint="eastAsia"/>
          <w:sz w:val="22"/>
          <w:szCs w:val="22"/>
        </w:rPr>
        <w:t>입금</w:t>
      </w:r>
      <w:r w:rsidR="00DF1EA0">
        <w:rPr>
          <w:rFonts w:ascii="Times New Roman" w:hint="eastAsia"/>
          <w:sz w:val="22"/>
          <w:szCs w:val="22"/>
        </w:rPr>
        <w:t>된</w:t>
      </w:r>
      <w:r w:rsidR="00DF1EA0">
        <w:rPr>
          <w:rFonts w:ascii="Times New Roman" w:hint="eastAsia"/>
          <w:sz w:val="22"/>
          <w:szCs w:val="22"/>
        </w:rPr>
        <w:t xml:space="preserve"> </w:t>
      </w:r>
      <w:r w:rsidR="00DF1EA0">
        <w:rPr>
          <w:rFonts w:ascii="Times New Roman" w:hint="eastAsia"/>
          <w:sz w:val="22"/>
          <w:szCs w:val="22"/>
        </w:rPr>
        <w:t>대출금</w:t>
      </w:r>
      <w:r w:rsidR="00DF1EA0">
        <w:rPr>
          <w:rFonts w:ascii="Times New Roman" w:hint="eastAsia"/>
          <w:sz w:val="22"/>
          <w:szCs w:val="22"/>
        </w:rPr>
        <w:t xml:space="preserve"> </w:t>
      </w:r>
      <w:r w:rsidR="00DF1EA0">
        <w:rPr>
          <w:rFonts w:ascii="Times New Roman" w:hint="eastAsia"/>
          <w:sz w:val="22"/>
          <w:szCs w:val="22"/>
        </w:rPr>
        <w:t>중</w:t>
      </w:r>
      <w:r w:rsidR="00DF1EA0">
        <w:rPr>
          <w:rFonts w:ascii="Times New Roman" w:hint="eastAsia"/>
          <w:sz w:val="22"/>
          <w:szCs w:val="22"/>
        </w:rPr>
        <w:t xml:space="preserve"> </w:t>
      </w:r>
      <w:r w:rsidR="00DF1EA0">
        <w:rPr>
          <w:rFonts w:ascii="Times New Roman" w:hint="eastAsia"/>
          <w:sz w:val="22"/>
          <w:szCs w:val="22"/>
        </w:rPr>
        <w:t>본건</w:t>
      </w:r>
      <w:r w:rsidR="00DF1EA0">
        <w:rPr>
          <w:rFonts w:ascii="Times New Roman" w:hint="eastAsia"/>
          <w:sz w:val="22"/>
          <w:szCs w:val="22"/>
        </w:rPr>
        <w:t xml:space="preserve"> </w:t>
      </w:r>
      <w:r w:rsidR="00DF1EA0">
        <w:rPr>
          <w:rFonts w:ascii="Times New Roman" w:hint="eastAsia"/>
          <w:sz w:val="22"/>
          <w:szCs w:val="22"/>
        </w:rPr>
        <w:t>부동산의</w:t>
      </w:r>
      <w:r w:rsidR="00DF1EA0">
        <w:rPr>
          <w:rFonts w:ascii="Times New Roman" w:hint="eastAsia"/>
          <w:sz w:val="22"/>
          <w:szCs w:val="22"/>
        </w:rPr>
        <w:t xml:space="preserve"> </w:t>
      </w:r>
      <w:r w:rsidR="00DF1EA0">
        <w:rPr>
          <w:rFonts w:ascii="Times New Roman" w:hint="eastAsia"/>
          <w:sz w:val="22"/>
          <w:szCs w:val="22"/>
        </w:rPr>
        <w:t>매입을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sidR="00DF1EA0">
        <w:rPr>
          <w:rFonts w:ascii="Times New Roman" w:hint="eastAsia"/>
          <w:sz w:val="22"/>
          <w:szCs w:val="22"/>
        </w:rPr>
        <w:t xml:space="preserve"> </w:t>
      </w:r>
      <w:r w:rsidR="00DF1EA0">
        <w:rPr>
          <w:rFonts w:ascii="Times New Roman" w:hint="eastAsia"/>
          <w:sz w:val="22"/>
          <w:szCs w:val="22"/>
        </w:rPr>
        <w:t>지급</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관련</w:t>
      </w:r>
      <w:r w:rsidR="00DF1EA0">
        <w:rPr>
          <w:rFonts w:ascii="Times New Roman" w:hint="eastAsia"/>
          <w:sz w:val="22"/>
          <w:szCs w:val="22"/>
        </w:rPr>
        <w:t xml:space="preserve"> </w:t>
      </w:r>
      <w:r w:rsidR="00A63BBD">
        <w:rPr>
          <w:rFonts w:ascii="Times New Roman" w:hint="eastAsia"/>
          <w:sz w:val="22"/>
          <w:szCs w:val="22"/>
        </w:rPr>
        <w:t>부대비용</w:t>
      </w:r>
      <w:r w:rsidR="00A63BBD">
        <w:rPr>
          <w:rFonts w:ascii="Times New Roman" w:hint="eastAsia"/>
          <w:sz w:val="22"/>
          <w:szCs w:val="22"/>
        </w:rPr>
        <w:t>(</w:t>
      </w:r>
      <w:r w:rsidR="00A63BBD">
        <w:rPr>
          <w:rFonts w:ascii="Times New Roman" w:hint="eastAsia"/>
          <w:sz w:val="22"/>
          <w:szCs w:val="22"/>
        </w:rPr>
        <w:t>관련</w:t>
      </w:r>
      <w:r w:rsidR="00A63BBD">
        <w:rPr>
          <w:rFonts w:ascii="Times New Roman" w:hint="eastAsia"/>
          <w:sz w:val="22"/>
          <w:szCs w:val="22"/>
        </w:rPr>
        <w:t xml:space="preserve"> </w:t>
      </w:r>
      <w:r w:rsidR="00A63BBD">
        <w:rPr>
          <w:rFonts w:ascii="Times New Roman" w:hint="eastAsia"/>
          <w:sz w:val="22"/>
          <w:szCs w:val="22"/>
        </w:rPr>
        <w:t>세금</w:t>
      </w:r>
      <w:r w:rsidR="00A63BBD">
        <w:rPr>
          <w:rFonts w:ascii="Times New Roman" w:hint="eastAsia"/>
          <w:sz w:val="22"/>
          <w:szCs w:val="22"/>
        </w:rPr>
        <w:t xml:space="preserve"> </w:t>
      </w:r>
      <w:r w:rsidR="00A63BBD">
        <w:rPr>
          <w:rFonts w:ascii="Times New Roman" w:hint="eastAsia"/>
          <w:sz w:val="22"/>
          <w:szCs w:val="22"/>
        </w:rPr>
        <w:t>및</w:t>
      </w:r>
      <w:r w:rsidR="00A63BBD">
        <w:rPr>
          <w:rFonts w:ascii="Times New Roman" w:hint="eastAsia"/>
          <w:sz w:val="22"/>
          <w:szCs w:val="22"/>
        </w:rPr>
        <w:t xml:space="preserve"> </w:t>
      </w:r>
      <w:r w:rsidR="00A63BBD">
        <w:rPr>
          <w:rFonts w:ascii="Times New Roman" w:hint="eastAsia"/>
          <w:sz w:val="22"/>
          <w:szCs w:val="22"/>
        </w:rPr>
        <w:t>수수료</w:t>
      </w:r>
      <w:r w:rsidR="00A63BBD">
        <w:rPr>
          <w:rFonts w:ascii="Times New Roman" w:hint="eastAsia"/>
          <w:sz w:val="22"/>
          <w:szCs w:val="22"/>
        </w:rPr>
        <w:t xml:space="preserve"> </w:t>
      </w:r>
      <w:r w:rsidR="00A63BBD">
        <w:rPr>
          <w:rFonts w:ascii="Times New Roman" w:hint="eastAsia"/>
          <w:sz w:val="22"/>
          <w:szCs w:val="22"/>
        </w:rPr>
        <w:t>포함</w:t>
      </w:r>
      <w:r w:rsidR="00A63BBD">
        <w:rPr>
          <w:rFonts w:ascii="Times New Roman" w:hint="eastAsia"/>
          <w:sz w:val="22"/>
          <w:szCs w:val="22"/>
        </w:rPr>
        <w:t xml:space="preserve">) </w:t>
      </w:r>
      <w:r w:rsidR="00A63BBD">
        <w:rPr>
          <w:rFonts w:ascii="Times New Roman" w:hint="eastAsia"/>
          <w:sz w:val="22"/>
          <w:szCs w:val="22"/>
        </w:rPr>
        <w:t>등</w:t>
      </w:r>
      <w:r w:rsidR="00A63BBD">
        <w:rPr>
          <w:rFonts w:ascii="Times New Roman" w:hint="eastAsia"/>
          <w:sz w:val="22"/>
          <w:szCs w:val="22"/>
        </w:rPr>
        <w:t xml:space="preserve"> </w:t>
      </w:r>
      <w:r w:rsidR="00A63BBD">
        <w:rPr>
          <w:rFonts w:ascii="Times New Roman" w:hint="eastAsia"/>
          <w:sz w:val="22"/>
          <w:szCs w:val="22"/>
        </w:rPr>
        <w:t>초기</w:t>
      </w:r>
      <w:r w:rsidR="00A63BBD">
        <w:rPr>
          <w:rFonts w:ascii="Times New Roman" w:hint="eastAsia"/>
          <w:sz w:val="22"/>
          <w:szCs w:val="22"/>
        </w:rPr>
        <w:t xml:space="preserve"> </w:t>
      </w:r>
      <w:r w:rsidR="00A63BBD">
        <w:rPr>
          <w:rFonts w:ascii="Times New Roman" w:hint="eastAsia"/>
          <w:sz w:val="22"/>
          <w:szCs w:val="22"/>
        </w:rPr>
        <w:t>자금</w:t>
      </w:r>
      <w:r w:rsidR="006C63EC" w:rsidRPr="00AE2BBA">
        <w:rPr>
          <w:rFonts w:ascii="Times New Roman" w:hint="eastAsia"/>
          <w:sz w:val="22"/>
          <w:szCs w:val="22"/>
        </w:rPr>
        <w:t>을</w:t>
      </w:r>
      <w:r w:rsidR="006C63EC" w:rsidRPr="00AE2BBA">
        <w:rPr>
          <w:rFonts w:ascii="Times New Roman"/>
          <w:sz w:val="22"/>
          <w:szCs w:val="22"/>
        </w:rPr>
        <w:t xml:space="preserve"> </w:t>
      </w:r>
      <w:r w:rsidR="006C63EC" w:rsidRPr="00AE2BBA">
        <w:rPr>
          <w:rFonts w:ascii="Times New Roman" w:hint="eastAsia"/>
          <w:sz w:val="22"/>
          <w:szCs w:val="22"/>
        </w:rPr>
        <w:t>집행</w:t>
      </w:r>
      <w:r w:rsidR="00792CD0">
        <w:rPr>
          <w:rFonts w:ascii="Times New Roman" w:hint="eastAsia"/>
          <w:sz w:val="22"/>
          <w:szCs w:val="22"/>
        </w:rPr>
        <w:t>하고</w:t>
      </w:r>
      <w:r w:rsidR="00792CD0" w:rsidRPr="00792CD0">
        <w:rPr>
          <w:rFonts w:hint="eastAsia"/>
        </w:rPr>
        <w:t xml:space="preserve"> </w:t>
      </w:r>
      <w:r w:rsidR="00792CD0" w:rsidRPr="00792CD0">
        <w:rPr>
          <w:rFonts w:ascii="Times New Roman"/>
          <w:sz w:val="22"/>
          <w:szCs w:val="22"/>
        </w:rPr>
        <w:t>제</w:t>
      </w:r>
      <w:r w:rsidR="00792CD0" w:rsidRPr="00792CD0">
        <w:rPr>
          <w:rFonts w:ascii="Times New Roman"/>
          <w:sz w:val="22"/>
          <w:szCs w:val="22"/>
        </w:rPr>
        <w:t>7</w:t>
      </w:r>
      <w:r w:rsidR="00792CD0" w:rsidRPr="00792CD0">
        <w:rPr>
          <w:rFonts w:ascii="Times New Roman"/>
          <w:sz w:val="22"/>
          <w:szCs w:val="22"/>
        </w:rPr>
        <w:t>항에</w:t>
      </w:r>
      <w:r w:rsidR="00792CD0" w:rsidRPr="00792CD0">
        <w:rPr>
          <w:rFonts w:ascii="Times New Roman"/>
          <w:sz w:val="22"/>
          <w:szCs w:val="22"/>
        </w:rPr>
        <w:t xml:space="preserve"> </w:t>
      </w:r>
      <w:r w:rsidR="00792CD0" w:rsidRPr="00792CD0">
        <w:rPr>
          <w:rFonts w:ascii="Times New Roman"/>
          <w:sz w:val="22"/>
          <w:szCs w:val="22"/>
        </w:rPr>
        <w:t>따라</w:t>
      </w:r>
      <w:r w:rsidR="00792CD0" w:rsidRPr="00792CD0">
        <w:rPr>
          <w:rFonts w:ascii="Times New Roman"/>
          <w:sz w:val="22"/>
          <w:szCs w:val="22"/>
        </w:rPr>
        <w:t xml:space="preserve"> </w:t>
      </w:r>
      <w:r w:rsidR="00792CD0" w:rsidRPr="00792CD0">
        <w:rPr>
          <w:rFonts w:ascii="Times New Roman"/>
          <w:sz w:val="22"/>
          <w:szCs w:val="22"/>
        </w:rPr>
        <w:t>임대차보증금계좌에</w:t>
      </w:r>
      <w:r w:rsidR="00792CD0" w:rsidRPr="00792CD0">
        <w:rPr>
          <w:rFonts w:ascii="Times New Roman"/>
          <w:sz w:val="22"/>
          <w:szCs w:val="22"/>
        </w:rPr>
        <w:t xml:space="preserve"> </w:t>
      </w:r>
      <w:r w:rsidR="00792CD0" w:rsidRPr="00792CD0">
        <w:rPr>
          <w:rFonts w:ascii="Times New Roman"/>
          <w:sz w:val="22"/>
          <w:szCs w:val="22"/>
        </w:rPr>
        <w:t>예치할</w:t>
      </w:r>
      <w:r w:rsidR="00792CD0" w:rsidRPr="00792CD0">
        <w:rPr>
          <w:rFonts w:ascii="Times New Roman"/>
          <w:sz w:val="22"/>
          <w:szCs w:val="22"/>
        </w:rPr>
        <w:t xml:space="preserve"> </w:t>
      </w:r>
      <w:r w:rsidR="00792CD0" w:rsidRPr="00792CD0">
        <w:rPr>
          <w:rFonts w:ascii="Times New Roman"/>
          <w:sz w:val="22"/>
          <w:szCs w:val="22"/>
        </w:rPr>
        <w:t>금원을</w:t>
      </w:r>
      <w:r w:rsidR="00792CD0" w:rsidRPr="00792CD0">
        <w:rPr>
          <w:rFonts w:ascii="Times New Roman"/>
          <w:sz w:val="22"/>
          <w:szCs w:val="22"/>
        </w:rPr>
        <w:t xml:space="preserve"> </w:t>
      </w:r>
      <w:r w:rsidR="00792CD0" w:rsidRPr="00792CD0">
        <w:rPr>
          <w:rFonts w:ascii="Times New Roman"/>
          <w:sz w:val="22"/>
          <w:szCs w:val="22"/>
        </w:rPr>
        <w:t>이체</w:t>
      </w:r>
      <w:r w:rsidR="006C63EC" w:rsidRPr="00AE2BBA">
        <w:rPr>
          <w:rFonts w:ascii="Times New Roman" w:hint="eastAsia"/>
          <w:sz w:val="22"/>
          <w:szCs w:val="22"/>
        </w:rPr>
        <w:t>한</w:t>
      </w:r>
      <w:r w:rsidR="006C63EC" w:rsidRPr="00AE2BBA">
        <w:rPr>
          <w:rFonts w:ascii="Times New Roman"/>
          <w:sz w:val="22"/>
          <w:szCs w:val="22"/>
        </w:rPr>
        <w:t xml:space="preserve"> </w:t>
      </w:r>
      <w:r w:rsidR="006C63EC" w:rsidRPr="00AE2BBA">
        <w:rPr>
          <w:rFonts w:ascii="Times New Roman" w:hint="eastAsia"/>
          <w:sz w:val="22"/>
          <w:szCs w:val="22"/>
        </w:rPr>
        <w:t>후</w:t>
      </w:r>
      <w:r w:rsidR="006C63EC" w:rsidRPr="00AE2BBA">
        <w:rPr>
          <w:rFonts w:ascii="Times New Roman"/>
          <w:sz w:val="22"/>
          <w:szCs w:val="22"/>
        </w:rPr>
        <w:t xml:space="preserve"> </w:t>
      </w:r>
      <w:r w:rsidR="006C63EC" w:rsidRPr="00AE2BBA">
        <w:rPr>
          <w:rFonts w:ascii="Times New Roman" w:hint="eastAsia"/>
          <w:sz w:val="22"/>
          <w:szCs w:val="22"/>
        </w:rPr>
        <w:t>잔</w:t>
      </w:r>
      <w:r w:rsidR="00A63BBD">
        <w:rPr>
          <w:rFonts w:ascii="Times New Roman" w:hint="eastAsia"/>
          <w:sz w:val="22"/>
          <w:szCs w:val="22"/>
        </w:rPr>
        <w:t>여</w:t>
      </w:r>
      <w:r w:rsidR="00A63BBD">
        <w:rPr>
          <w:rFonts w:ascii="Times New Roman" w:hint="eastAsia"/>
          <w:sz w:val="22"/>
          <w:szCs w:val="22"/>
        </w:rPr>
        <w:t xml:space="preserve"> </w:t>
      </w:r>
      <w:r w:rsidR="00A63BBD">
        <w:rPr>
          <w:rFonts w:ascii="Times New Roman" w:hint="eastAsia"/>
          <w:sz w:val="22"/>
          <w:szCs w:val="22"/>
        </w:rPr>
        <w:t>금액</w:t>
      </w:r>
      <w:r w:rsidR="00A63BBD">
        <w:rPr>
          <w:rFonts w:ascii="Times New Roman" w:hint="eastAsia"/>
          <w:sz w:val="22"/>
          <w:szCs w:val="22"/>
        </w:rPr>
        <w:t xml:space="preserve"> </w:t>
      </w:r>
      <w:r w:rsidR="00A63BBD">
        <w:rPr>
          <w:rFonts w:ascii="Times New Roman" w:hint="eastAsia"/>
          <w:sz w:val="22"/>
          <w:szCs w:val="22"/>
        </w:rPr>
        <w:t>일체를</w:t>
      </w:r>
      <w:r w:rsidR="006C63EC" w:rsidRPr="00AE2BBA">
        <w:rPr>
          <w:rFonts w:ascii="Times New Roman"/>
          <w:sz w:val="22"/>
          <w:szCs w:val="22"/>
        </w:rPr>
        <w:t xml:space="preserve"> </w:t>
      </w:r>
      <w:r w:rsidR="00BE6ADB">
        <w:rPr>
          <w:rFonts w:ascii="Times New Roman" w:hint="eastAsia"/>
          <w:sz w:val="22"/>
          <w:szCs w:val="22"/>
        </w:rPr>
        <w:t>운영계좌와</w:t>
      </w:r>
      <w:r w:rsidR="00BE6ADB">
        <w:rPr>
          <w:rFonts w:ascii="Times New Roman" w:hint="eastAsia"/>
          <w:sz w:val="22"/>
          <w:szCs w:val="22"/>
        </w:rPr>
        <w:t xml:space="preserve"> </w:t>
      </w:r>
      <w:r w:rsidR="00BE6ADB">
        <w:rPr>
          <w:rFonts w:ascii="Times New Roman" w:hint="eastAsia"/>
          <w:sz w:val="22"/>
          <w:szCs w:val="22"/>
        </w:rPr>
        <w:t>이자유보</w:t>
      </w:r>
      <w:r w:rsidR="006C63EC" w:rsidRPr="00AE2BBA">
        <w:rPr>
          <w:rFonts w:ascii="Times New Roman" w:hint="eastAsia"/>
          <w:sz w:val="22"/>
          <w:szCs w:val="22"/>
        </w:rPr>
        <w:t>계좌로</w:t>
      </w:r>
      <w:r w:rsidR="006C63EC" w:rsidRPr="00AE2BBA">
        <w:rPr>
          <w:rFonts w:ascii="Times New Roman"/>
          <w:sz w:val="22"/>
          <w:szCs w:val="22"/>
        </w:rPr>
        <w:t xml:space="preserve"> </w:t>
      </w:r>
      <w:r w:rsidR="006C63EC" w:rsidRPr="00AE2BBA">
        <w:rPr>
          <w:rFonts w:ascii="Times New Roman" w:hint="eastAsia"/>
          <w:sz w:val="22"/>
          <w:szCs w:val="22"/>
        </w:rPr>
        <w:t>이체하여야</w:t>
      </w:r>
      <w:r w:rsidR="006C63EC" w:rsidRPr="00AE2BBA">
        <w:rPr>
          <w:rFonts w:ascii="Times New Roman"/>
          <w:sz w:val="22"/>
          <w:szCs w:val="22"/>
        </w:rPr>
        <w:t xml:space="preserve"> </w:t>
      </w:r>
      <w:r w:rsidR="006C63EC" w:rsidRPr="00AE2BBA">
        <w:rPr>
          <w:rFonts w:ascii="Times New Roman" w:hint="eastAsia"/>
          <w:sz w:val="22"/>
          <w:szCs w:val="22"/>
        </w:rPr>
        <w:t>한다</w:t>
      </w:r>
      <w:r w:rsidR="006C63EC" w:rsidRPr="00AE2BBA">
        <w:rPr>
          <w:rFonts w:ascii="Times New Roman"/>
          <w:sz w:val="22"/>
          <w:szCs w:val="22"/>
        </w:rPr>
        <w:t>.</w:t>
      </w:r>
      <w:del w:id="695" w:author="BKL" w:date="2026-10-12T20:10:00Z" w16du:dateUtc="2026-10-12T11:10:00Z">
        <w:r w:rsidR="00792CD0" w:rsidDel="009242CF">
          <w:rPr>
            <w:rFonts w:ascii="Times New Roman" w:hint="eastAsia"/>
            <w:sz w:val="22"/>
            <w:szCs w:val="22"/>
          </w:rPr>
          <w:delText xml:space="preserve"> </w:delText>
        </w:r>
        <w:r w:rsidR="00792CD0" w:rsidRPr="00792CD0" w:rsidDel="009242CF">
          <w:rPr>
            <w:rFonts w:ascii="Times New Roman" w:hint="eastAsia"/>
            <w:sz w:val="22"/>
            <w:szCs w:val="22"/>
            <w:highlight w:val="yellow"/>
          </w:rPr>
          <w:delText xml:space="preserve">[BKL Note: </w:delText>
        </w:r>
        <w:r w:rsidR="00792CD0" w:rsidRPr="00792CD0" w:rsidDel="009242CF">
          <w:rPr>
            <w:rFonts w:ascii="Times New Roman"/>
            <w:sz w:val="22"/>
            <w:szCs w:val="22"/>
            <w:highlight w:val="yellow"/>
          </w:rPr>
          <w:delText>차주는</w:delText>
        </w:r>
        <w:r w:rsidR="00792CD0" w:rsidRPr="00792CD0" w:rsidDel="009242CF">
          <w:rPr>
            <w:rFonts w:ascii="Times New Roman"/>
            <w:sz w:val="22"/>
            <w:szCs w:val="22"/>
            <w:highlight w:val="yellow"/>
          </w:rPr>
          <w:delText xml:space="preserve"> </w:delText>
        </w:r>
        <w:r w:rsidR="00792CD0" w:rsidRPr="00792CD0" w:rsidDel="009242CF">
          <w:rPr>
            <w:rFonts w:ascii="Times New Roman"/>
            <w:sz w:val="22"/>
            <w:szCs w:val="22"/>
            <w:highlight w:val="yellow"/>
          </w:rPr>
          <w:delText>거래종결일에</w:delText>
        </w:r>
        <w:r w:rsidR="00792CD0" w:rsidRPr="00792CD0" w:rsidDel="009242CF">
          <w:rPr>
            <w:rFonts w:ascii="Times New Roman"/>
            <w:sz w:val="22"/>
            <w:szCs w:val="22"/>
            <w:highlight w:val="yellow"/>
          </w:rPr>
          <w:delText xml:space="preserve"> </w:delText>
        </w:r>
        <w:r w:rsidR="00792CD0" w:rsidRPr="00792CD0" w:rsidDel="009242CF">
          <w:rPr>
            <w:rFonts w:ascii="Times New Roman"/>
            <w:sz w:val="22"/>
            <w:szCs w:val="22"/>
            <w:highlight w:val="yellow"/>
          </w:rPr>
          <w:delText>임차인별</w:delText>
        </w:r>
        <w:r w:rsidR="00792CD0" w:rsidRPr="00792CD0" w:rsidDel="009242CF">
          <w:rPr>
            <w:rFonts w:ascii="Times New Roman"/>
            <w:sz w:val="22"/>
            <w:szCs w:val="22"/>
            <w:highlight w:val="yellow"/>
          </w:rPr>
          <w:delText xml:space="preserve"> </w:delText>
        </w:r>
        <w:r w:rsidR="00792CD0" w:rsidRPr="00792CD0" w:rsidDel="009242CF">
          <w:rPr>
            <w:rFonts w:ascii="Times New Roman"/>
            <w:sz w:val="22"/>
            <w:szCs w:val="22"/>
            <w:highlight w:val="yellow"/>
          </w:rPr>
          <w:delText>신규</w:delText>
        </w:r>
        <w:r w:rsidR="00792CD0" w:rsidRPr="00792CD0" w:rsidDel="009242CF">
          <w:rPr>
            <w:rFonts w:ascii="Times New Roman"/>
            <w:sz w:val="22"/>
            <w:szCs w:val="22"/>
            <w:highlight w:val="yellow"/>
          </w:rPr>
          <w:delText xml:space="preserve"> </w:delText>
        </w:r>
        <w:r w:rsidR="00792CD0" w:rsidRPr="00792CD0" w:rsidDel="009242CF">
          <w:rPr>
            <w:rFonts w:ascii="Times New Roman"/>
            <w:sz w:val="22"/>
            <w:szCs w:val="22"/>
            <w:highlight w:val="yellow"/>
          </w:rPr>
          <w:delText>질권을</w:delText>
        </w:r>
        <w:r w:rsidR="00792CD0" w:rsidRPr="00792CD0" w:rsidDel="009242CF">
          <w:rPr>
            <w:rFonts w:ascii="Times New Roman"/>
            <w:sz w:val="22"/>
            <w:szCs w:val="22"/>
            <w:highlight w:val="yellow"/>
          </w:rPr>
          <w:delText xml:space="preserve"> </w:delText>
        </w:r>
        <w:r w:rsidR="00792CD0" w:rsidRPr="00792CD0" w:rsidDel="009242CF">
          <w:rPr>
            <w:rFonts w:ascii="Times New Roman"/>
            <w:sz w:val="22"/>
            <w:szCs w:val="22"/>
            <w:highlight w:val="yellow"/>
          </w:rPr>
          <w:delText>위하여</w:delText>
        </w:r>
        <w:r w:rsidR="00792CD0" w:rsidRPr="00792CD0" w:rsidDel="009242CF">
          <w:rPr>
            <w:rFonts w:ascii="Times New Roman"/>
            <w:sz w:val="22"/>
            <w:szCs w:val="22"/>
            <w:highlight w:val="yellow"/>
          </w:rPr>
          <w:delText xml:space="preserve"> </w:delText>
        </w:r>
        <w:r w:rsidR="00792CD0" w:rsidRPr="00792CD0" w:rsidDel="009242CF">
          <w:rPr>
            <w:rFonts w:ascii="Times New Roman"/>
            <w:sz w:val="22"/>
            <w:szCs w:val="22"/>
            <w:highlight w:val="yellow"/>
          </w:rPr>
          <w:delText>약</w:delText>
        </w:r>
        <w:r w:rsidR="00792CD0" w:rsidRPr="00792CD0" w:rsidDel="009242CF">
          <w:rPr>
            <w:rFonts w:ascii="Times New Roman"/>
            <w:sz w:val="22"/>
            <w:szCs w:val="22"/>
            <w:highlight w:val="yellow"/>
          </w:rPr>
          <w:delText xml:space="preserve"> 50.7</w:delText>
        </w:r>
        <w:r w:rsidR="00792CD0" w:rsidRPr="00792CD0" w:rsidDel="009242CF">
          <w:rPr>
            <w:rFonts w:ascii="Times New Roman"/>
            <w:sz w:val="22"/>
            <w:szCs w:val="22"/>
            <w:highlight w:val="yellow"/>
          </w:rPr>
          <w:delText>억원을</w:delText>
        </w:r>
        <w:r w:rsidR="00792CD0" w:rsidRPr="00792CD0" w:rsidDel="009242CF">
          <w:rPr>
            <w:rFonts w:ascii="Times New Roman"/>
            <w:sz w:val="22"/>
            <w:szCs w:val="22"/>
            <w:highlight w:val="yellow"/>
          </w:rPr>
          <w:delText xml:space="preserve"> </w:delText>
        </w:r>
        <w:r w:rsidR="00792CD0" w:rsidRPr="00792CD0" w:rsidDel="009242CF">
          <w:rPr>
            <w:rFonts w:ascii="Times New Roman"/>
            <w:sz w:val="22"/>
            <w:szCs w:val="22"/>
            <w:highlight w:val="yellow"/>
          </w:rPr>
          <w:delText>차주</w:delText>
        </w:r>
        <w:r w:rsidR="00792CD0" w:rsidRPr="00792CD0" w:rsidDel="009242CF">
          <w:rPr>
            <w:rFonts w:ascii="Times New Roman"/>
            <w:sz w:val="22"/>
            <w:szCs w:val="22"/>
            <w:highlight w:val="yellow"/>
          </w:rPr>
          <w:delText xml:space="preserve"> </w:delText>
        </w:r>
        <w:r w:rsidR="00792CD0" w:rsidRPr="00792CD0" w:rsidDel="009242CF">
          <w:rPr>
            <w:rFonts w:ascii="Times New Roman"/>
            <w:sz w:val="22"/>
            <w:szCs w:val="22"/>
            <w:highlight w:val="yellow"/>
          </w:rPr>
          <w:delText>명의</w:delText>
        </w:r>
        <w:r w:rsidR="00792CD0" w:rsidRPr="00792CD0" w:rsidDel="009242CF">
          <w:rPr>
            <w:rFonts w:ascii="Times New Roman"/>
            <w:sz w:val="22"/>
            <w:szCs w:val="22"/>
            <w:highlight w:val="yellow"/>
          </w:rPr>
          <w:delText xml:space="preserve"> </w:delText>
        </w:r>
        <w:r w:rsidR="00792CD0" w:rsidRPr="00792CD0" w:rsidDel="009242CF">
          <w:rPr>
            <w:rFonts w:ascii="Times New Roman"/>
            <w:sz w:val="22"/>
            <w:szCs w:val="22"/>
            <w:highlight w:val="yellow"/>
          </w:rPr>
          <w:delText>계좌에</w:delText>
        </w:r>
        <w:r w:rsidR="00792CD0" w:rsidRPr="00792CD0" w:rsidDel="009242CF">
          <w:rPr>
            <w:rFonts w:ascii="Times New Roman"/>
            <w:sz w:val="22"/>
            <w:szCs w:val="22"/>
            <w:highlight w:val="yellow"/>
          </w:rPr>
          <w:delText xml:space="preserve"> </w:delText>
        </w:r>
        <w:r w:rsidR="00792CD0" w:rsidRPr="00792CD0" w:rsidDel="009242CF">
          <w:rPr>
            <w:rFonts w:ascii="Times New Roman"/>
            <w:sz w:val="22"/>
            <w:szCs w:val="22"/>
            <w:highlight w:val="yellow"/>
          </w:rPr>
          <w:delText>예치하여야</w:delText>
        </w:r>
        <w:r w:rsidR="00792CD0" w:rsidRPr="00792CD0" w:rsidDel="009242CF">
          <w:rPr>
            <w:rFonts w:ascii="Times New Roman"/>
            <w:sz w:val="22"/>
            <w:szCs w:val="22"/>
            <w:highlight w:val="yellow"/>
          </w:rPr>
          <w:delText xml:space="preserve"> </w:delText>
        </w:r>
        <w:r w:rsidR="00792CD0" w:rsidRPr="00792CD0" w:rsidDel="009242CF">
          <w:rPr>
            <w:rFonts w:ascii="Times New Roman" w:hint="eastAsia"/>
            <w:sz w:val="22"/>
            <w:szCs w:val="22"/>
            <w:highlight w:val="yellow"/>
          </w:rPr>
          <w:delText>하므로</w:delText>
        </w:r>
        <w:r w:rsidR="00792CD0" w:rsidRPr="00792CD0" w:rsidDel="009242CF">
          <w:rPr>
            <w:rFonts w:ascii="Times New Roman" w:hint="eastAsia"/>
            <w:sz w:val="22"/>
            <w:szCs w:val="22"/>
            <w:highlight w:val="yellow"/>
          </w:rPr>
          <w:delText xml:space="preserve">, </w:delText>
        </w:r>
        <w:r w:rsidR="00792CD0" w:rsidRPr="00792CD0" w:rsidDel="009242CF">
          <w:rPr>
            <w:rFonts w:ascii="Times New Roman" w:hint="eastAsia"/>
            <w:sz w:val="22"/>
            <w:szCs w:val="22"/>
            <w:highlight w:val="yellow"/>
          </w:rPr>
          <w:delText>위</w:delText>
        </w:r>
        <w:r w:rsidR="00792CD0" w:rsidRPr="00792CD0" w:rsidDel="009242CF">
          <w:rPr>
            <w:rFonts w:ascii="Times New Roman" w:hint="eastAsia"/>
            <w:sz w:val="22"/>
            <w:szCs w:val="22"/>
            <w:highlight w:val="yellow"/>
          </w:rPr>
          <w:delText xml:space="preserve"> </w:delText>
        </w:r>
        <w:r w:rsidR="00792CD0" w:rsidRPr="00792CD0" w:rsidDel="009242CF">
          <w:rPr>
            <w:rFonts w:ascii="Times New Roman" w:hint="eastAsia"/>
            <w:sz w:val="22"/>
            <w:szCs w:val="22"/>
            <w:highlight w:val="yellow"/>
          </w:rPr>
          <w:delText>내용을</w:delText>
        </w:r>
        <w:r w:rsidR="00792CD0" w:rsidRPr="00792CD0" w:rsidDel="009242CF">
          <w:rPr>
            <w:rFonts w:ascii="Times New Roman" w:hint="eastAsia"/>
            <w:sz w:val="22"/>
            <w:szCs w:val="22"/>
            <w:highlight w:val="yellow"/>
          </w:rPr>
          <w:delText xml:space="preserve"> </w:delText>
        </w:r>
        <w:r w:rsidR="00792CD0" w:rsidRPr="00792CD0" w:rsidDel="009242CF">
          <w:rPr>
            <w:rFonts w:ascii="Times New Roman" w:hint="eastAsia"/>
            <w:sz w:val="22"/>
            <w:szCs w:val="22"/>
            <w:highlight w:val="yellow"/>
          </w:rPr>
          <w:delText>추가하였습</w:delText>
        </w:r>
        <w:r w:rsidR="00792CD0" w:rsidRPr="00792CD0" w:rsidDel="009242CF">
          <w:rPr>
            <w:rFonts w:ascii="Times New Roman"/>
            <w:sz w:val="22"/>
            <w:szCs w:val="22"/>
            <w:highlight w:val="yellow"/>
          </w:rPr>
          <w:delText>니다</w:delText>
        </w:r>
        <w:r w:rsidR="00792CD0" w:rsidRPr="00792CD0" w:rsidDel="009242CF">
          <w:rPr>
            <w:rFonts w:ascii="Times New Roman"/>
            <w:sz w:val="22"/>
            <w:szCs w:val="22"/>
            <w:highlight w:val="yellow"/>
          </w:rPr>
          <w:delText>.</w:delText>
        </w:r>
        <w:r w:rsidR="00792CD0" w:rsidRPr="00792CD0" w:rsidDel="009242CF">
          <w:rPr>
            <w:rFonts w:ascii="Times New Roman" w:hint="eastAsia"/>
            <w:sz w:val="22"/>
            <w:szCs w:val="22"/>
            <w:highlight w:val="yellow"/>
          </w:rPr>
          <w:delText>]</w:delText>
        </w:r>
      </w:del>
    </w:p>
    <w:p w14:paraId="199D0E2D" w14:textId="77777777" w:rsidR="00EE5DE2" w:rsidRPr="00413874" w:rsidRDefault="00EE5DE2" w:rsidP="00D57375">
      <w:pPr>
        <w:adjustRightInd w:val="0"/>
        <w:snapToGrid w:val="0"/>
        <w:spacing w:line="400" w:lineRule="exact"/>
        <w:ind w:left="567"/>
        <w:rPr>
          <w:rFonts w:ascii="Times New Roman"/>
          <w:sz w:val="22"/>
          <w:szCs w:val="22"/>
        </w:rPr>
      </w:pPr>
    </w:p>
    <w:p w14:paraId="7472FD88" w14:textId="01CA5AF3" w:rsidR="008462E8" w:rsidRPr="00413874" w:rsidRDefault="00C57940"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696" w:name="_Toc191645639"/>
      <w:bookmarkStart w:id="697" w:name="_Toc240898066"/>
      <w:bookmarkStart w:id="698" w:name="_Toc242777951"/>
      <w:r w:rsidRPr="00413874">
        <w:rPr>
          <w:rFonts w:ascii="Times New Roman" w:eastAsia="바탕" w:hAnsi="Times New Roman"/>
          <w:kern w:val="0"/>
          <w:sz w:val="22"/>
          <w:szCs w:val="22"/>
        </w:rPr>
        <w:t>수입금계좌</w:t>
      </w:r>
      <w:bookmarkEnd w:id="696"/>
      <w:bookmarkEnd w:id="697"/>
      <w:bookmarkEnd w:id="698"/>
      <w:r w:rsidR="00CB6CED" w:rsidRPr="00413874">
        <w:rPr>
          <w:rFonts w:ascii="Times New Roman" w:eastAsia="바탕" w:hAnsi="Times New Roman"/>
          <w:kern w:val="0"/>
          <w:sz w:val="22"/>
          <w:szCs w:val="22"/>
        </w:rPr>
        <w:t xml:space="preserve"> </w:t>
      </w:r>
    </w:p>
    <w:p w14:paraId="7A753B52" w14:textId="77777777" w:rsidR="008462E8" w:rsidRPr="00413874" w:rsidRDefault="008462E8" w:rsidP="008B24EF">
      <w:pPr>
        <w:pStyle w:val="afd"/>
        <w:adjustRightInd w:val="0"/>
        <w:snapToGrid w:val="0"/>
        <w:spacing w:line="400" w:lineRule="exact"/>
        <w:rPr>
          <w:rFonts w:ascii="Times New Roman"/>
          <w:kern w:val="0"/>
          <w:sz w:val="22"/>
          <w:szCs w:val="22"/>
        </w:rPr>
      </w:pPr>
    </w:p>
    <w:p w14:paraId="7E71AECC" w14:textId="57E92E76" w:rsidR="008C0F13" w:rsidRDefault="008C0F13" w:rsidP="00126DD8">
      <w:pPr>
        <w:numPr>
          <w:ilvl w:val="0"/>
          <w:numId w:val="66"/>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임대에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임차인으로부터</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임대료</w:t>
      </w:r>
      <w:r w:rsidRPr="00413874">
        <w:rPr>
          <w:rFonts w:ascii="Times New Roman"/>
          <w:sz w:val="22"/>
          <w:szCs w:val="22"/>
        </w:rPr>
        <w:t xml:space="preserve">, </w:t>
      </w:r>
      <w:r w:rsidRPr="00413874">
        <w:rPr>
          <w:rFonts w:ascii="Times New Roman"/>
          <w:sz w:val="22"/>
          <w:szCs w:val="22"/>
        </w:rPr>
        <w:t>관리비</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운영</w:t>
      </w:r>
      <w:r w:rsidRPr="00413874">
        <w:rPr>
          <w:rFonts w:ascii="Times New Roman"/>
          <w:sz w:val="22"/>
          <w:szCs w:val="22"/>
        </w:rPr>
        <w:t xml:space="preserve"> </w:t>
      </w:r>
      <w:r w:rsidR="00CC66D5" w:rsidRPr="00413874">
        <w:rPr>
          <w:rFonts w:ascii="Times New Roman"/>
          <w:sz w:val="22"/>
          <w:szCs w:val="22"/>
        </w:rPr>
        <w:t>및</w:t>
      </w:r>
      <w:r w:rsidR="00CC66D5" w:rsidRPr="00413874">
        <w:rPr>
          <w:rFonts w:ascii="Times New Roman"/>
          <w:sz w:val="22"/>
          <w:szCs w:val="22"/>
        </w:rPr>
        <w:t xml:space="preserve"> </w:t>
      </w:r>
      <w:r w:rsidR="00CC66D5" w:rsidRPr="00413874">
        <w:rPr>
          <w:rFonts w:ascii="Times New Roman" w:hint="eastAsia"/>
          <w:sz w:val="22"/>
          <w:szCs w:val="22"/>
        </w:rPr>
        <w:t>매각</w:t>
      </w:r>
      <w:r w:rsidR="00CC66D5" w:rsidRPr="00413874">
        <w:rPr>
          <w:rFonts w:ascii="Times New Roman"/>
          <w:sz w:val="22"/>
          <w:szCs w:val="22"/>
        </w:rPr>
        <w:t xml:space="preserve"> </w:t>
      </w:r>
      <w:r w:rsidRPr="00413874">
        <w:rPr>
          <w:rFonts w:ascii="Times New Roman"/>
          <w:sz w:val="22"/>
          <w:szCs w:val="22"/>
        </w:rPr>
        <w:t>수입</w:t>
      </w:r>
      <w:r w:rsidR="00C33212"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부동산과</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수입금</w:t>
      </w:r>
      <w:r w:rsidRPr="00413874">
        <w:rPr>
          <w:rFonts w:ascii="Times New Roman"/>
          <w:sz w:val="22"/>
          <w:szCs w:val="22"/>
        </w:rPr>
        <w:t>(</w:t>
      </w:r>
      <w:r w:rsidR="00412EF9">
        <w:rPr>
          <w:rFonts w:ascii="Times New Roman" w:hint="eastAsia"/>
          <w:sz w:val="22"/>
          <w:szCs w:val="22"/>
        </w:rPr>
        <w:t>임대차보증금은</w:t>
      </w:r>
      <w:r w:rsidR="00412EF9">
        <w:rPr>
          <w:rFonts w:ascii="Times New Roman" w:hint="eastAsia"/>
          <w:sz w:val="22"/>
          <w:szCs w:val="22"/>
        </w:rPr>
        <w:t xml:space="preserve"> </w:t>
      </w:r>
      <w:r w:rsidR="00412EF9">
        <w:rPr>
          <w:rFonts w:ascii="Times New Roman" w:hint="eastAsia"/>
          <w:sz w:val="22"/>
          <w:szCs w:val="22"/>
        </w:rPr>
        <w:t>제외함</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251752">
        <w:rPr>
          <w:rFonts w:ascii="Times New Roman"/>
          <w:sz w:val="22"/>
          <w:szCs w:val="22"/>
        </w:rPr>
        <w:br/>
      </w:r>
    </w:p>
    <w:p w14:paraId="09BF4EE4" w14:textId="6DC50B47" w:rsidR="00251752" w:rsidRPr="00413874" w:rsidRDefault="00251752" w:rsidP="00126DD8">
      <w:pPr>
        <w:numPr>
          <w:ilvl w:val="0"/>
          <w:numId w:val="66"/>
        </w:numPr>
        <w:adjustRightInd w:val="0"/>
        <w:snapToGrid w:val="0"/>
        <w:spacing w:line="400" w:lineRule="exact"/>
        <w:rPr>
          <w:rFonts w:ascii="Times New Roman"/>
          <w:sz w:val="22"/>
          <w:szCs w:val="22"/>
        </w:rPr>
      </w:pPr>
      <w:r>
        <w:rPr>
          <w:rFonts w:ascii="Times New Roman" w:hint="eastAsia"/>
          <w:kern w:val="0"/>
          <w:sz w:val="22"/>
          <w:szCs w:val="22"/>
        </w:rPr>
        <w:t>차주는</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수입금계좌에</w:t>
      </w:r>
      <w:r>
        <w:rPr>
          <w:rFonts w:ascii="Times New Roman"/>
          <w:kern w:val="0"/>
          <w:sz w:val="22"/>
          <w:szCs w:val="22"/>
        </w:rPr>
        <w:t xml:space="preserve"> </w:t>
      </w:r>
      <w:r>
        <w:rPr>
          <w:rFonts w:ascii="Times New Roman" w:hint="eastAsia"/>
          <w:kern w:val="0"/>
          <w:sz w:val="22"/>
          <w:szCs w:val="22"/>
        </w:rPr>
        <w:t>예치된</w:t>
      </w:r>
      <w:r>
        <w:rPr>
          <w:rFonts w:ascii="Times New Roman"/>
          <w:kern w:val="0"/>
          <w:sz w:val="22"/>
          <w:szCs w:val="22"/>
        </w:rPr>
        <w:t xml:space="preserve"> </w:t>
      </w:r>
      <w:r>
        <w:rPr>
          <w:rFonts w:ascii="Times New Roman" w:hint="eastAsia"/>
          <w:kern w:val="0"/>
          <w:sz w:val="22"/>
          <w:szCs w:val="22"/>
        </w:rPr>
        <w:t>금원</w:t>
      </w:r>
      <w:r>
        <w:rPr>
          <w:rFonts w:ascii="Times New Roman"/>
          <w:kern w:val="0"/>
          <w:sz w:val="22"/>
          <w:szCs w:val="22"/>
        </w:rPr>
        <w:t xml:space="preserve"> </w:t>
      </w:r>
      <w:r>
        <w:rPr>
          <w:rFonts w:ascii="Times New Roman" w:hint="eastAsia"/>
          <w:kern w:val="0"/>
          <w:sz w:val="22"/>
          <w:szCs w:val="22"/>
        </w:rPr>
        <w:t>전액을</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마지막</w:t>
      </w:r>
      <w:r>
        <w:rPr>
          <w:rFonts w:ascii="Times New Roman"/>
          <w:kern w:val="0"/>
          <w:sz w:val="22"/>
          <w:szCs w:val="22"/>
        </w:rPr>
        <w:t xml:space="preserve"> </w:t>
      </w:r>
      <w:r>
        <w:rPr>
          <w:rFonts w:ascii="Times New Roman" w:hint="eastAsia"/>
          <w:kern w:val="0"/>
          <w:sz w:val="22"/>
          <w:szCs w:val="22"/>
        </w:rPr>
        <w:t>영업일까지</w:t>
      </w:r>
      <w:r>
        <w:rPr>
          <w:rFonts w:ascii="Times New Roman"/>
          <w:kern w:val="0"/>
          <w:sz w:val="22"/>
          <w:szCs w:val="22"/>
        </w:rPr>
        <w:t xml:space="preserve">] </w:t>
      </w:r>
      <w:r>
        <w:rPr>
          <w:rFonts w:ascii="Times New Roman" w:hint="eastAsia"/>
          <w:kern w:val="0"/>
          <w:sz w:val="22"/>
          <w:szCs w:val="22"/>
        </w:rPr>
        <w:t>운영계좌로</w:t>
      </w:r>
      <w:r>
        <w:rPr>
          <w:rFonts w:ascii="Times New Roman"/>
          <w:kern w:val="0"/>
          <w:sz w:val="22"/>
          <w:szCs w:val="22"/>
        </w:rPr>
        <w:t xml:space="preserve"> </w:t>
      </w:r>
      <w:r>
        <w:rPr>
          <w:rFonts w:ascii="Times New Roman" w:hint="eastAsia"/>
          <w:kern w:val="0"/>
          <w:sz w:val="22"/>
          <w:szCs w:val="22"/>
        </w:rPr>
        <w:t>이체한다</w:t>
      </w:r>
      <w:r>
        <w:rPr>
          <w:rFonts w:ascii="Times New Roman" w:hint="eastAsia"/>
          <w:kern w:val="0"/>
          <w:sz w:val="22"/>
          <w:szCs w:val="22"/>
        </w:rPr>
        <w:t xml:space="preserve">. </w:t>
      </w:r>
      <w:r>
        <w:rPr>
          <w:rFonts w:ascii="Times New Roman"/>
          <w:kern w:val="0"/>
          <w:sz w:val="22"/>
          <w:szCs w:val="22"/>
        </w:rPr>
        <w:br/>
      </w:r>
    </w:p>
    <w:p w14:paraId="17A59D52" w14:textId="77777777" w:rsidR="00251752" w:rsidRDefault="00251752" w:rsidP="00251752">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699" w:name="_Toc240898067"/>
      <w:bookmarkStart w:id="700" w:name="_Toc242777952"/>
      <w:r>
        <w:rPr>
          <w:rFonts w:ascii="Times New Roman" w:eastAsia="바탕" w:hAnsi="Times New Roman" w:hint="eastAsia"/>
          <w:kern w:val="0"/>
          <w:sz w:val="22"/>
          <w:szCs w:val="22"/>
        </w:rPr>
        <w:t>운영계좌</w:t>
      </w:r>
      <w:bookmarkEnd w:id="699"/>
      <w:bookmarkEnd w:id="700"/>
      <w:r>
        <w:rPr>
          <w:rFonts w:ascii="Times New Roman" w:eastAsia="바탕" w:hAnsi="Times New Roman" w:hint="eastAsia"/>
          <w:kern w:val="0"/>
          <w:sz w:val="22"/>
          <w:szCs w:val="22"/>
        </w:rPr>
        <w:t xml:space="preserve"> </w:t>
      </w:r>
      <w:r>
        <w:rPr>
          <w:rFonts w:ascii="Times New Roman" w:eastAsia="바탕" w:hAnsi="Times New Roman"/>
          <w:kern w:val="0"/>
          <w:sz w:val="22"/>
          <w:szCs w:val="22"/>
        </w:rPr>
        <w:br/>
      </w:r>
    </w:p>
    <w:p w14:paraId="4790FF25" w14:textId="77777777" w:rsidR="00251752" w:rsidRDefault="00251752" w:rsidP="00251752">
      <w:pPr>
        <w:numPr>
          <w:ilvl w:val="0"/>
          <w:numId w:val="134"/>
        </w:numPr>
        <w:adjustRightInd w:val="0"/>
        <w:snapToGrid w:val="0"/>
        <w:spacing w:line="400" w:lineRule="exact"/>
        <w:rPr>
          <w:rFonts w:ascii="Times New Roman"/>
          <w:sz w:val="22"/>
          <w:szCs w:val="22"/>
        </w:rPr>
      </w:pPr>
      <w:r w:rsidRPr="00B37FFE">
        <w:rPr>
          <w:rFonts w:ascii="Times New Roman"/>
          <w:sz w:val="22"/>
          <w:szCs w:val="22"/>
        </w:rPr>
        <w:t>차주는</w:t>
      </w:r>
      <w:r w:rsidRPr="00B37FFE">
        <w:rPr>
          <w:rFonts w:ascii="Times New Roman"/>
          <w:sz w:val="22"/>
          <w:szCs w:val="22"/>
        </w:rPr>
        <w:t xml:space="preserve"> </w:t>
      </w:r>
      <w:r>
        <w:rPr>
          <w:rFonts w:ascii="Times New Roman" w:hint="eastAsia"/>
          <w:sz w:val="22"/>
          <w:szCs w:val="22"/>
        </w:rPr>
        <w:t>대출원리금</w:t>
      </w:r>
      <w:r>
        <w:rPr>
          <w:rFonts w:ascii="Times New Roman" w:hint="eastAsia"/>
          <w:sz w:val="22"/>
          <w:szCs w:val="22"/>
        </w:rPr>
        <w:t xml:space="preserve"> </w:t>
      </w:r>
      <w:r>
        <w:rPr>
          <w:rFonts w:ascii="Times New Roman" w:hint="eastAsia"/>
          <w:sz w:val="22"/>
          <w:szCs w:val="22"/>
        </w:rPr>
        <w:t>상환</w:t>
      </w:r>
      <w:r>
        <w:rPr>
          <w:rFonts w:ascii="Times New Roman" w:hint="eastAsia"/>
          <w:sz w:val="22"/>
          <w:szCs w:val="22"/>
        </w:rPr>
        <w:t>,</w:t>
      </w:r>
      <w:r>
        <w:rPr>
          <w:rFonts w:ascii="Times New Roman"/>
          <w:sz w:val="22"/>
          <w:szCs w:val="22"/>
        </w:rPr>
        <w:t xml:space="preserve"> </w:t>
      </w:r>
      <w:r>
        <w:rPr>
          <w:rFonts w:ascii="Times New Roman" w:hint="eastAsia"/>
          <w:sz w:val="22"/>
          <w:szCs w:val="22"/>
        </w:rPr>
        <w:t>운영비의</w:t>
      </w:r>
      <w:r>
        <w:rPr>
          <w:rFonts w:ascii="Times New Roman" w:hint="eastAsia"/>
          <w:sz w:val="22"/>
          <w:szCs w:val="22"/>
        </w:rPr>
        <w:t xml:space="preserve"> </w:t>
      </w:r>
      <w:r>
        <w:rPr>
          <w:rFonts w:ascii="Times New Roman" w:hint="eastAsia"/>
          <w:sz w:val="22"/>
          <w:szCs w:val="22"/>
        </w:rPr>
        <w:t>지급</w:t>
      </w:r>
      <w:r>
        <w:rPr>
          <w:rFonts w:ascii="Times New Roman" w:hint="eastAsia"/>
          <w:sz w:val="22"/>
          <w:szCs w:val="22"/>
        </w:rPr>
        <w:t xml:space="preserve"> </w:t>
      </w:r>
      <w:r>
        <w:rPr>
          <w:rFonts w:ascii="Times New Roman" w:hint="eastAsia"/>
          <w:sz w:val="22"/>
          <w:szCs w:val="22"/>
        </w:rPr>
        <w:t>등</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사업과</w:t>
      </w:r>
      <w:r>
        <w:rPr>
          <w:rFonts w:ascii="Times New Roman" w:hint="eastAsia"/>
          <w:sz w:val="22"/>
          <w:szCs w:val="22"/>
        </w:rPr>
        <w:t xml:space="preserve"> </w:t>
      </w:r>
      <w:r>
        <w:rPr>
          <w:rFonts w:ascii="Times New Roman" w:hint="eastAsia"/>
          <w:sz w:val="22"/>
          <w:szCs w:val="22"/>
        </w:rPr>
        <w:t>관련한</w:t>
      </w:r>
      <w:r>
        <w:rPr>
          <w:rFonts w:ascii="Times New Roman" w:hint="eastAsia"/>
          <w:sz w:val="22"/>
          <w:szCs w:val="22"/>
        </w:rPr>
        <w:t xml:space="preserve"> </w:t>
      </w:r>
      <w:r>
        <w:rPr>
          <w:rFonts w:ascii="Times New Roman" w:hint="eastAsia"/>
          <w:sz w:val="22"/>
          <w:szCs w:val="22"/>
        </w:rPr>
        <w:t>자금의</w:t>
      </w:r>
      <w:r>
        <w:rPr>
          <w:rFonts w:ascii="Times New Roman" w:hint="eastAsia"/>
          <w:sz w:val="22"/>
          <w:szCs w:val="22"/>
        </w:rPr>
        <w:t xml:space="preserve"> </w:t>
      </w:r>
      <w:r>
        <w:rPr>
          <w:rFonts w:ascii="Times New Roman" w:hint="eastAsia"/>
          <w:sz w:val="22"/>
          <w:szCs w:val="22"/>
        </w:rPr>
        <w:t>관리</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Pr>
          <w:rFonts w:ascii="Times New Roman" w:hint="eastAsia"/>
          <w:sz w:val="22"/>
          <w:szCs w:val="22"/>
        </w:rPr>
        <w:t>집행을</w:t>
      </w:r>
      <w:r>
        <w:rPr>
          <w:rFonts w:ascii="Times New Roman" w:hint="eastAsia"/>
          <w:sz w:val="22"/>
          <w:szCs w:val="22"/>
        </w:rPr>
        <w:t xml:space="preserve"> </w:t>
      </w:r>
      <w:r>
        <w:rPr>
          <w:rFonts w:ascii="Times New Roman" w:hint="eastAsia"/>
          <w:sz w:val="22"/>
          <w:szCs w:val="22"/>
        </w:rPr>
        <w:t>운영계좌를</w:t>
      </w:r>
      <w:r>
        <w:rPr>
          <w:rFonts w:ascii="Times New Roman" w:hint="eastAsia"/>
          <w:sz w:val="22"/>
          <w:szCs w:val="22"/>
        </w:rPr>
        <w:t xml:space="preserve"> </w:t>
      </w:r>
      <w:r>
        <w:rPr>
          <w:rFonts w:ascii="Times New Roman" w:hint="eastAsia"/>
          <w:sz w:val="22"/>
          <w:szCs w:val="22"/>
        </w:rPr>
        <w:t>통해</w:t>
      </w:r>
      <w:r>
        <w:rPr>
          <w:rFonts w:ascii="Times New Roman" w:hint="eastAsia"/>
          <w:sz w:val="22"/>
          <w:szCs w:val="22"/>
        </w:rPr>
        <w:t xml:space="preserve"> </w:t>
      </w:r>
      <w:r>
        <w:rPr>
          <w:rFonts w:ascii="Times New Roman" w:hint="eastAsia"/>
          <w:sz w:val="22"/>
          <w:szCs w:val="22"/>
        </w:rPr>
        <w:t>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r>
        <w:rPr>
          <w:rFonts w:ascii="Times New Roman"/>
          <w:sz w:val="22"/>
          <w:szCs w:val="22"/>
        </w:rPr>
        <w:t xml:space="preserve"> </w:t>
      </w:r>
    </w:p>
    <w:p w14:paraId="20991CAA" w14:textId="77777777" w:rsidR="00251752" w:rsidRDefault="00251752" w:rsidP="00251752">
      <w:pPr>
        <w:adjustRightInd w:val="0"/>
        <w:spacing w:line="380" w:lineRule="exact"/>
        <w:rPr>
          <w:rFonts w:ascii="Times New Roman"/>
          <w:sz w:val="22"/>
          <w:szCs w:val="22"/>
        </w:rPr>
      </w:pPr>
    </w:p>
    <w:p w14:paraId="2CED60A7" w14:textId="77777777" w:rsidR="00251752" w:rsidRDefault="00251752" w:rsidP="00251752">
      <w:pPr>
        <w:numPr>
          <w:ilvl w:val="0"/>
          <w:numId w:val="134"/>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w:t>
      </w:r>
      <w:r>
        <w:rPr>
          <w:rFonts w:ascii="Times New Roman" w:hint="eastAsia"/>
          <w:sz w:val="22"/>
          <w:szCs w:val="22"/>
        </w:rPr>
        <w:t xml:space="preserve"> </w:t>
      </w:r>
      <w:r>
        <w:rPr>
          <w:rFonts w:ascii="Times New Roman" w:hint="eastAsia"/>
          <w:sz w:val="22"/>
          <w:szCs w:val="22"/>
        </w:rPr>
        <w:t>약정에서</w:t>
      </w:r>
      <w:r>
        <w:rPr>
          <w:rFonts w:ascii="Times New Roman" w:hint="eastAsia"/>
          <w:sz w:val="22"/>
          <w:szCs w:val="22"/>
        </w:rPr>
        <w:t xml:space="preserve"> </w:t>
      </w:r>
      <w:r>
        <w:rPr>
          <w:rFonts w:ascii="Times New Roman" w:hint="eastAsia"/>
          <w:sz w:val="22"/>
          <w:szCs w:val="22"/>
        </w:rPr>
        <w:t>달리</w:t>
      </w:r>
      <w:r>
        <w:rPr>
          <w:rFonts w:ascii="Times New Roman" w:hint="eastAsia"/>
          <w:sz w:val="22"/>
          <w:szCs w:val="22"/>
        </w:rPr>
        <w:t xml:space="preserve"> </w:t>
      </w:r>
      <w:r>
        <w:rPr>
          <w:rFonts w:ascii="Times New Roman" w:hint="eastAsia"/>
          <w:sz w:val="22"/>
          <w:szCs w:val="22"/>
        </w:rPr>
        <w:t>정하고</w:t>
      </w:r>
      <w:r>
        <w:rPr>
          <w:rFonts w:ascii="Times New Roman" w:hint="eastAsia"/>
          <w:sz w:val="22"/>
          <w:szCs w:val="22"/>
        </w:rPr>
        <w:t xml:space="preserve"> </w:t>
      </w:r>
      <w:r>
        <w:rPr>
          <w:rFonts w:ascii="Times New Roman" w:hint="eastAsia"/>
          <w:sz w:val="22"/>
          <w:szCs w:val="22"/>
        </w:rPr>
        <w:t>있지</w:t>
      </w:r>
      <w:r>
        <w:rPr>
          <w:rFonts w:ascii="Times New Roman" w:hint="eastAsia"/>
          <w:sz w:val="22"/>
          <w:szCs w:val="22"/>
        </w:rPr>
        <w:t xml:space="preserve"> </w:t>
      </w:r>
      <w:r>
        <w:rPr>
          <w:rFonts w:ascii="Times New Roman" w:hint="eastAsia"/>
          <w:sz w:val="22"/>
          <w:szCs w:val="22"/>
        </w:rPr>
        <w:t>않는</w:t>
      </w:r>
      <w:r>
        <w:rPr>
          <w:rFonts w:ascii="Times New Roman" w:hint="eastAsia"/>
          <w:sz w:val="22"/>
          <w:szCs w:val="22"/>
        </w:rPr>
        <w:t xml:space="preserve"> </w:t>
      </w:r>
      <w:r>
        <w:rPr>
          <w:rFonts w:ascii="Times New Roman" w:hint="eastAsia"/>
          <w:sz w:val="22"/>
          <w:szCs w:val="22"/>
        </w:rPr>
        <w:t>한</w:t>
      </w:r>
      <w:r>
        <w:rPr>
          <w:rFonts w:ascii="Times New Roman" w:hint="eastAsia"/>
          <w:sz w:val="22"/>
          <w:szCs w:val="22"/>
        </w:rPr>
        <w:t>,</w:t>
      </w:r>
      <w:r>
        <w:rPr>
          <w:rFonts w:ascii="Times New Roman"/>
          <w:sz w:val="22"/>
          <w:szCs w:val="22"/>
        </w:rPr>
        <w:t xml:space="preserve"> </w:t>
      </w:r>
      <w:r w:rsidRPr="008335D8">
        <w:rPr>
          <w:rFonts w:ascii="Times New Roman" w:hint="eastAsia"/>
          <w:sz w:val="22"/>
          <w:szCs w:val="22"/>
        </w:rPr>
        <w:t>운영계좌에</w:t>
      </w:r>
      <w:r>
        <w:rPr>
          <w:rFonts w:ascii="Times New Roman" w:hint="eastAsia"/>
          <w:sz w:val="22"/>
          <w:szCs w:val="22"/>
        </w:rPr>
        <w:t xml:space="preserve"> </w:t>
      </w:r>
      <w:r>
        <w:rPr>
          <w:rFonts w:ascii="Times New Roman" w:hint="eastAsia"/>
          <w:sz w:val="22"/>
          <w:szCs w:val="22"/>
        </w:rPr>
        <w:t>예치된</w:t>
      </w:r>
      <w:r>
        <w:rPr>
          <w:rFonts w:ascii="Times New Roman" w:hint="eastAsia"/>
          <w:sz w:val="22"/>
          <w:szCs w:val="22"/>
        </w:rPr>
        <w:t xml:space="preserve"> </w:t>
      </w:r>
      <w:r>
        <w:rPr>
          <w:rFonts w:ascii="Times New Roman" w:hint="eastAsia"/>
          <w:sz w:val="22"/>
          <w:szCs w:val="22"/>
        </w:rPr>
        <w:t>자금을</w:t>
      </w:r>
      <w:r>
        <w:rPr>
          <w:rFonts w:ascii="Times New Roman" w:hint="eastAsia"/>
          <w:sz w:val="22"/>
          <w:szCs w:val="22"/>
        </w:rPr>
        <w:t xml:space="preserve"> </w:t>
      </w:r>
      <w:r>
        <w:rPr>
          <w:rFonts w:ascii="Times New Roman" w:hint="eastAsia"/>
          <w:sz w:val="22"/>
          <w:szCs w:val="22"/>
        </w:rPr>
        <w:t>다음</w:t>
      </w:r>
      <w:r>
        <w:rPr>
          <w:rFonts w:ascii="Times New Roman" w:hint="eastAsia"/>
          <w:sz w:val="22"/>
          <w:szCs w:val="22"/>
        </w:rPr>
        <w:t xml:space="preserve"> </w:t>
      </w:r>
      <w:r>
        <w:rPr>
          <w:rFonts w:ascii="Times New Roman" w:hint="eastAsia"/>
          <w:sz w:val="22"/>
          <w:szCs w:val="22"/>
        </w:rPr>
        <w:t>각</w:t>
      </w:r>
      <w:r>
        <w:rPr>
          <w:rFonts w:ascii="Times New Roman" w:hint="eastAsia"/>
          <w:sz w:val="22"/>
          <w:szCs w:val="22"/>
        </w:rPr>
        <w:t xml:space="preserve"> </w:t>
      </w:r>
      <w:r>
        <w:rPr>
          <w:rFonts w:ascii="Times New Roman" w:hint="eastAsia"/>
          <w:sz w:val="22"/>
          <w:szCs w:val="22"/>
        </w:rPr>
        <w:t>목의</w:t>
      </w:r>
      <w:r>
        <w:rPr>
          <w:rFonts w:ascii="Times New Roman" w:hint="eastAsia"/>
          <w:sz w:val="22"/>
          <w:szCs w:val="22"/>
        </w:rPr>
        <w:t xml:space="preserve"> </w:t>
      </w:r>
      <w:r>
        <w:rPr>
          <w:rFonts w:ascii="Times New Roman" w:hint="eastAsia"/>
          <w:sz w:val="22"/>
          <w:szCs w:val="22"/>
        </w:rPr>
        <w:t>순서로</w:t>
      </w:r>
      <w:r>
        <w:rPr>
          <w:rFonts w:ascii="Times New Roman" w:hint="eastAsia"/>
          <w:sz w:val="22"/>
          <w:szCs w:val="22"/>
        </w:rPr>
        <w:t xml:space="preserve"> </w:t>
      </w:r>
      <w:r>
        <w:rPr>
          <w:rFonts w:ascii="Times New Roman" w:hint="eastAsia"/>
          <w:sz w:val="22"/>
          <w:szCs w:val="22"/>
        </w:rPr>
        <w:t>집행하기로</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p>
    <w:p w14:paraId="68E39BF5" w14:textId="77777777" w:rsidR="00A63BBD" w:rsidRDefault="00A63BBD" w:rsidP="00A63BBD">
      <w:pPr>
        <w:adjustRightInd w:val="0"/>
        <w:spacing w:line="380" w:lineRule="exact"/>
        <w:rPr>
          <w:rFonts w:ascii="Times New Roman"/>
          <w:sz w:val="22"/>
          <w:szCs w:val="22"/>
        </w:rPr>
      </w:pPr>
    </w:p>
    <w:p w14:paraId="7EE2FBF0" w14:textId="27A84214"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금융계약</w:t>
      </w:r>
      <w:r w:rsidRPr="001E61DB">
        <w:rPr>
          <w:rFonts w:ascii="Times New Roman"/>
          <w:kern w:val="0"/>
          <w:sz w:val="22"/>
          <w:szCs w:val="22"/>
        </w:rPr>
        <w:t xml:space="preserve"> </w:t>
      </w:r>
      <w:r w:rsidR="008A5A9F">
        <w:rPr>
          <w:rFonts w:ascii="Times New Roman" w:hint="eastAsia"/>
          <w:kern w:val="0"/>
          <w:sz w:val="22"/>
          <w:szCs w:val="22"/>
        </w:rPr>
        <w:t>관련</w:t>
      </w:r>
      <w:r w:rsidR="008A5A9F">
        <w:rPr>
          <w:rFonts w:ascii="Times New Roman" w:hint="eastAsia"/>
          <w:kern w:val="0"/>
          <w:sz w:val="22"/>
          <w:szCs w:val="22"/>
        </w:rPr>
        <w:t xml:space="preserve"> </w:t>
      </w:r>
      <w:r w:rsidRPr="001E61DB">
        <w:rPr>
          <w:rFonts w:ascii="Times New Roman" w:hint="eastAsia"/>
          <w:kern w:val="0"/>
          <w:sz w:val="22"/>
          <w:szCs w:val="22"/>
        </w:rPr>
        <w:t>각종</w:t>
      </w:r>
      <w:r w:rsidRPr="001E61DB">
        <w:rPr>
          <w:rFonts w:ascii="Times New Roman"/>
          <w:kern w:val="0"/>
          <w:sz w:val="22"/>
          <w:szCs w:val="22"/>
        </w:rPr>
        <w:t xml:space="preserve"> </w:t>
      </w:r>
      <w:r w:rsidRPr="001E61DB">
        <w:rPr>
          <w:rFonts w:ascii="Times New Roman" w:hint="eastAsia"/>
          <w:kern w:val="0"/>
          <w:sz w:val="22"/>
          <w:szCs w:val="22"/>
        </w:rPr>
        <w:t>수수료</w:t>
      </w:r>
      <w:r w:rsidRPr="001E61DB">
        <w:rPr>
          <w:rFonts w:ascii="Times New Roman"/>
          <w:kern w:val="0"/>
          <w:sz w:val="22"/>
          <w:szCs w:val="22"/>
        </w:rPr>
        <w:t xml:space="preserve"> </w:t>
      </w:r>
      <w:r w:rsidRPr="001E61DB">
        <w:rPr>
          <w:rFonts w:ascii="Times New Roman" w:hint="eastAsia"/>
          <w:kern w:val="0"/>
          <w:sz w:val="22"/>
          <w:szCs w:val="22"/>
        </w:rPr>
        <w:t>및</w:t>
      </w:r>
      <w:r w:rsidRPr="001E61DB">
        <w:rPr>
          <w:rFonts w:ascii="Times New Roman"/>
          <w:kern w:val="0"/>
          <w:sz w:val="22"/>
          <w:szCs w:val="22"/>
        </w:rPr>
        <w:t xml:space="preserve"> </w:t>
      </w:r>
      <w:r w:rsidRPr="001E61DB">
        <w:rPr>
          <w:rFonts w:ascii="Times New Roman" w:hint="eastAsia"/>
          <w:kern w:val="0"/>
          <w:sz w:val="22"/>
          <w:szCs w:val="22"/>
        </w:rPr>
        <w:t>비용</w:t>
      </w:r>
    </w:p>
    <w:p w14:paraId="64E822A4" w14:textId="4B084D0F"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lastRenderedPageBreak/>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비용을</w:t>
      </w:r>
      <w:r>
        <w:rPr>
          <w:rFonts w:ascii="Times New Roman" w:hint="eastAsia"/>
          <w:kern w:val="0"/>
          <w:sz w:val="22"/>
          <w:szCs w:val="22"/>
        </w:rPr>
        <w:t xml:space="preserve"> </w:t>
      </w:r>
      <w:r>
        <w:rPr>
          <w:rFonts w:ascii="Times New Roman" w:hint="eastAsia"/>
          <w:kern w:val="0"/>
          <w:sz w:val="22"/>
          <w:szCs w:val="22"/>
        </w:rPr>
        <w:t>제외한</w:t>
      </w:r>
      <w:r>
        <w:rPr>
          <w:rFonts w:ascii="Times New Roman" w:hint="eastAsia"/>
          <w:kern w:val="0"/>
          <w:sz w:val="22"/>
          <w:szCs w:val="22"/>
        </w:rPr>
        <w:t xml:space="preserve"> </w:t>
      </w:r>
      <w:r>
        <w:rPr>
          <w:rFonts w:ascii="Times New Roman" w:hint="eastAsia"/>
          <w:kern w:val="0"/>
          <w:sz w:val="22"/>
          <w:szCs w:val="22"/>
        </w:rPr>
        <w:t>운영비</w:t>
      </w:r>
    </w:p>
    <w:p w14:paraId="3885E28B" w14:textId="2B57A836" w:rsidR="00A63BBD"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A </w:t>
      </w:r>
      <w:r w:rsidRPr="001E61DB">
        <w:rPr>
          <w:rFonts w:ascii="Times New Roman" w:hint="eastAsia"/>
          <w:kern w:val="0"/>
          <w:sz w:val="22"/>
          <w:szCs w:val="22"/>
        </w:rPr>
        <w:t>대출금</w:t>
      </w:r>
      <w:r w:rsidR="00A63BBD" w:rsidRPr="001E61DB">
        <w:rPr>
          <w:rFonts w:ascii="Times New Roman" w:hint="eastAsia"/>
          <w:kern w:val="0"/>
          <w:sz w:val="22"/>
          <w:szCs w:val="22"/>
        </w:rPr>
        <w:t>에</w:t>
      </w:r>
      <w:r w:rsidR="00A63BBD" w:rsidRPr="001E61DB">
        <w:rPr>
          <w:rFonts w:ascii="Times New Roman"/>
          <w:kern w:val="0"/>
          <w:sz w:val="22"/>
          <w:szCs w:val="22"/>
        </w:rPr>
        <w:t xml:space="preserve"> </w:t>
      </w:r>
      <w:r w:rsidR="00A63BBD" w:rsidRPr="001E61DB">
        <w:rPr>
          <w:rFonts w:ascii="Times New Roman" w:hint="eastAsia"/>
          <w:kern w:val="0"/>
          <w:sz w:val="22"/>
          <w:szCs w:val="22"/>
        </w:rPr>
        <w:t>대한</w:t>
      </w:r>
      <w:r w:rsidR="00A63BBD" w:rsidRPr="001E61DB">
        <w:rPr>
          <w:rFonts w:ascii="Times New Roman"/>
          <w:kern w:val="0"/>
          <w:sz w:val="22"/>
          <w:szCs w:val="22"/>
        </w:rPr>
        <w:t xml:space="preserve"> </w:t>
      </w:r>
      <w:r w:rsidR="00A63BBD" w:rsidRPr="001E61DB">
        <w:rPr>
          <w:rFonts w:ascii="Times New Roman" w:hint="eastAsia"/>
          <w:kern w:val="0"/>
          <w:sz w:val="22"/>
          <w:szCs w:val="22"/>
        </w:rPr>
        <w:t>연체이자</w:t>
      </w:r>
    </w:p>
    <w:p w14:paraId="04B6FEF4" w14:textId="39EA4A89" w:rsidR="00F7559C"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연체이자</w:t>
      </w:r>
    </w:p>
    <w:p w14:paraId="0350B6BB"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4A7EDB4E"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7FB02217"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대출금의</w:t>
      </w:r>
      <w:r w:rsidRPr="001E61DB">
        <w:rPr>
          <w:rFonts w:ascii="Times New Roman"/>
          <w:kern w:val="0"/>
          <w:sz w:val="22"/>
          <w:szCs w:val="22"/>
        </w:rPr>
        <w:t xml:space="preserve"> </w:t>
      </w:r>
      <w:r w:rsidRPr="001E61DB">
        <w:rPr>
          <w:rFonts w:ascii="Times New Roman" w:hint="eastAsia"/>
          <w:kern w:val="0"/>
          <w:sz w:val="22"/>
          <w:szCs w:val="22"/>
        </w:rPr>
        <w:t>원금</w:t>
      </w:r>
    </w:p>
    <w:p w14:paraId="2318CCA3" w14:textId="77777777" w:rsidR="00A63BBD" w:rsidRPr="00D82929"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w:t>
      </w:r>
      <w:r w:rsidRPr="00D82929">
        <w:rPr>
          <w:rFonts w:ascii="Times New Roman"/>
          <w:kern w:val="0"/>
          <w:sz w:val="22"/>
          <w:szCs w:val="22"/>
        </w:rPr>
        <w:t xml:space="preserve"> </w:t>
      </w:r>
      <w:r w:rsidRPr="00D82929">
        <w:rPr>
          <w:rFonts w:ascii="Times New Roman"/>
          <w:kern w:val="0"/>
          <w:sz w:val="22"/>
          <w:szCs w:val="22"/>
        </w:rPr>
        <w:t>대출금의</w:t>
      </w:r>
      <w:r w:rsidRPr="00D82929">
        <w:rPr>
          <w:rFonts w:ascii="Times New Roman"/>
          <w:kern w:val="0"/>
          <w:sz w:val="22"/>
          <w:szCs w:val="22"/>
        </w:rPr>
        <w:t xml:space="preserve"> </w:t>
      </w:r>
      <w:r w:rsidRPr="00D82929">
        <w:rPr>
          <w:rFonts w:ascii="Times New Roman"/>
          <w:kern w:val="0"/>
          <w:sz w:val="22"/>
          <w:szCs w:val="22"/>
        </w:rPr>
        <w:t>원금</w:t>
      </w:r>
    </w:p>
    <w:p w14:paraId="096F3B7F" w14:textId="194FDAE1"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w:t>
      </w:r>
    </w:p>
    <w:p w14:paraId="0B4A260C"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기타</w:t>
      </w:r>
      <w:r w:rsidRPr="001E61DB">
        <w:rPr>
          <w:rFonts w:ascii="Times New Roman"/>
          <w:kern w:val="0"/>
          <w:sz w:val="22"/>
          <w:szCs w:val="22"/>
        </w:rPr>
        <w:t xml:space="preserve"> </w:t>
      </w:r>
      <w:r w:rsidRPr="001E61DB">
        <w:rPr>
          <w:rFonts w:ascii="Times New Roman" w:hint="eastAsia"/>
          <w:kern w:val="0"/>
          <w:sz w:val="22"/>
          <w:szCs w:val="22"/>
        </w:rPr>
        <w:t>대주가</w:t>
      </w:r>
      <w:r w:rsidRPr="001E61DB">
        <w:rPr>
          <w:rFonts w:ascii="Times New Roman"/>
          <w:kern w:val="0"/>
          <w:sz w:val="22"/>
          <w:szCs w:val="22"/>
        </w:rPr>
        <w:t xml:space="preserve"> </w:t>
      </w:r>
      <w:r w:rsidRPr="001E61DB">
        <w:rPr>
          <w:rFonts w:ascii="Times New Roman" w:hint="eastAsia"/>
          <w:kern w:val="0"/>
          <w:sz w:val="22"/>
          <w:szCs w:val="22"/>
        </w:rPr>
        <w:t>본건</w:t>
      </w:r>
      <w:r w:rsidRPr="001E61DB">
        <w:rPr>
          <w:rFonts w:ascii="Times New Roman"/>
          <w:kern w:val="0"/>
          <w:sz w:val="22"/>
          <w:szCs w:val="22"/>
        </w:rPr>
        <w:t xml:space="preserve"> </w:t>
      </w:r>
      <w:r w:rsidRPr="001E61DB">
        <w:rPr>
          <w:rFonts w:ascii="Times New Roman" w:hint="eastAsia"/>
          <w:kern w:val="0"/>
          <w:sz w:val="22"/>
          <w:szCs w:val="22"/>
        </w:rPr>
        <w:t>사업을</w:t>
      </w:r>
      <w:r w:rsidRPr="001E61DB">
        <w:rPr>
          <w:rFonts w:ascii="Times New Roman"/>
          <w:kern w:val="0"/>
          <w:sz w:val="22"/>
          <w:szCs w:val="22"/>
        </w:rPr>
        <w:t xml:space="preserve"> </w:t>
      </w:r>
      <w:r w:rsidRPr="001E61DB">
        <w:rPr>
          <w:rFonts w:ascii="Times New Roman" w:hint="eastAsia"/>
          <w:kern w:val="0"/>
          <w:sz w:val="22"/>
          <w:szCs w:val="22"/>
        </w:rPr>
        <w:t>위하여</w:t>
      </w:r>
      <w:r w:rsidRPr="001E61DB">
        <w:rPr>
          <w:rFonts w:ascii="Times New Roman"/>
          <w:kern w:val="0"/>
          <w:sz w:val="22"/>
          <w:szCs w:val="22"/>
        </w:rPr>
        <w:t xml:space="preserve"> </w:t>
      </w:r>
      <w:r w:rsidRPr="001E61DB">
        <w:rPr>
          <w:rFonts w:ascii="Times New Roman" w:hint="eastAsia"/>
          <w:kern w:val="0"/>
          <w:sz w:val="22"/>
          <w:szCs w:val="22"/>
        </w:rPr>
        <w:t>필요하다고</w:t>
      </w:r>
      <w:r w:rsidRPr="001E61DB">
        <w:rPr>
          <w:rFonts w:ascii="Times New Roman"/>
          <w:kern w:val="0"/>
          <w:sz w:val="22"/>
          <w:szCs w:val="22"/>
        </w:rPr>
        <w:t xml:space="preserve"> </w:t>
      </w:r>
      <w:r w:rsidRPr="001E61DB">
        <w:rPr>
          <w:rFonts w:ascii="Times New Roman" w:hint="eastAsia"/>
          <w:kern w:val="0"/>
          <w:sz w:val="22"/>
          <w:szCs w:val="22"/>
        </w:rPr>
        <w:t>인정하는</w:t>
      </w:r>
      <w:r w:rsidRPr="001E61DB">
        <w:rPr>
          <w:rFonts w:ascii="Times New Roman"/>
          <w:kern w:val="0"/>
          <w:sz w:val="22"/>
          <w:szCs w:val="22"/>
        </w:rPr>
        <w:t xml:space="preserve"> </w:t>
      </w:r>
      <w:r w:rsidRPr="001E61DB">
        <w:rPr>
          <w:rFonts w:ascii="Times New Roman" w:hint="eastAsia"/>
          <w:kern w:val="0"/>
          <w:sz w:val="22"/>
          <w:szCs w:val="22"/>
        </w:rPr>
        <w:t>비용</w:t>
      </w:r>
    </w:p>
    <w:p w14:paraId="75599484" w14:textId="55ECD1CA" w:rsidR="00CE7932" w:rsidRDefault="005C21C4" w:rsidP="001A7442">
      <w:pPr>
        <w:numPr>
          <w:ilvl w:val="3"/>
          <w:numId w:val="140"/>
        </w:numPr>
        <w:adjustRightInd w:val="0"/>
        <w:snapToGrid w:val="0"/>
        <w:spacing w:line="400" w:lineRule="exact"/>
        <w:rPr>
          <w:rFonts w:ascii="Times New Roman"/>
          <w:kern w:val="0"/>
          <w:sz w:val="22"/>
          <w:szCs w:val="22"/>
        </w:rPr>
      </w:pPr>
      <w:r w:rsidRPr="001A7442">
        <w:rPr>
          <w:rFonts w:ascii="Times New Roman"/>
          <w:kern w:val="0"/>
          <w:sz w:val="22"/>
          <w:szCs w:val="22"/>
        </w:rPr>
        <w:t>제</w:t>
      </w:r>
      <w:r w:rsidRPr="001A7442">
        <w:rPr>
          <w:rFonts w:ascii="Times New Roman"/>
          <w:kern w:val="0"/>
          <w:sz w:val="22"/>
          <w:szCs w:val="22"/>
        </w:rPr>
        <w:t>5</w:t>
      </w:r>
      <w:r w:rsidRPr="001A7442">
        <w:rPr>
          <w:rFonts w:ascii="Times New Roman"/>
          <w:kern w:val="0"/>
          <w:sz w:val="22"/>
          <w:szCs w:val="22"/>
        </w:rPr>
        <w:t>항에</w:t>
      </w:r>
      <w:r w:rsidRPr="001A7442">
        <w:rPr>
          <w:rFonts w:ascii="Times New Roman"/>
          <w:kern w:val="0"/>
          <w:sz w:val="22"/>
          <w:szCs w:val="22"/>
        </w:rPr>
        <w:t xml:space="preserve"> </w:t>
      </w:r>
      <w:r w:rsidRPr="001A7442">
        <w:rPr>
          <w:rFonts w:ascii="Times New Roman"/>
          <w:kern w:val="0"/>
          <w:sz w:val="22"/>
          <w:szCs w:val="22"/>
        </w:rPr>
        <w:t>따른</w:t>
      </w:r>
      <w:r w:rsidR="00724B89">
        <w:rPr>
          <w:rFonts w:ascii="Times New Roman" w:hint="eastAsia"/>
          <w:kern w:val="0"/>
          <w:sz w:val="22"/>
          <w:szCs w:val="22"/>
        </w:rPr>
        <w:t xml:space="preserve"> Tranche A</w:t>
      </w:r>
      <w:r w:rsidR="00CE7932" w:rsidRPr="001A7442">
        <w:rPr>
          <w:rFonts w:ascii="Times New Roman" w:hint="eastAsia"/>
          <w:kern w:val="0"/>
          <w:sz w:val="22"/>
          <w:szCs w:val="22"/>
        </w:rPr>
        <w:t xml:space="preserve"> </w:t>
      </w:r>
      <w:r w:rsidRPr="001A7442">
        <w:rPr>
          <w:rFonts w:ascii="Times New Roman"/>
          <w:kern w:val="0"/>
          <w:sz w:val="22"/>
          <w:szCs w:val="22"/>
        </w:rPr>
        <w:t>이자유보계좌에의</w:t>
      </w:r>
      <w:r w:rsidRPr="001A7442">
        <w:rPr>
          <w:rFonts w:ascii="Times New Roman"/>
          <w:kern w:val="0"/>
          <w:sz w:val="22"/>
          <w:szCs w:val="22"/>
        </w:rPr>
        <w:t xml:space="preserve"> </w:t>
      </w:r>
      <w:r w:rsidRPr="001A7442">
        <w:rPr>
          <w:rFonts w:ascii="Times New Roman"/>
          <w:kern w:val="0"/>
          <w:sz w:val="22"/>
          <w:szCs w:val="22"/>
        </w:rPr>
        <w:t>적립</w:t>
      </w:r>
      <w:r w:rsidRPr="001A7442">
        <w:rPr>
          <w:rFonts w:ascii="Times New Roman"/>
          <w:kern w:val="0"/>
          <w:sz w:val="22"/>
          <w:szCs w:val="22"/>
        </w:rPr>
        <w:t xml:space="preserve"> </w:t>
      </w:r>
      <w:r w:rsidRPr="001A7442">
        <w:rPr>
          <w:rFonts w:ascii="Times New Roman"/>
          <w:kern w:val="0"/>
          <w:sz w:val="22"/>
          <w:szCs w:val="22"/>
        </w:rPr>
        <w:t>및</w:t>
      </w:r>
      <w:r w:rsidRPr="001A7442">
        <w:rPr>
          <w:rFonts w:ascii="Times New Roman"/>
          <w:kern w:val="0"/>
          <w:sz w:val="22"/>
          <w:szCs w:val="22"/>
        </w:rPr>
        <w:t xml:space="preserve"> </w:t>
      </w:r>
      <w:r w:rsidRPr="001A7442">
        <w:rPr>
          <w:rFonts w:ascii="Times New Roman"/>
          <w:kern w:val="0"/>
          <w:sz w:val="22"/>
          <w:szCs w:val="22"/>
        </w:rPr>
        <w:t>재예치</w:t>
      </w:r>
    </w:p>
    <w:p w14:paraId="2E58E41A" w14:textId="0D960E9B" w:rsidR="00724B89" w:rsidRPr="001A7442" w:rsidRDefault="00724B89" w:rsidP="001A7442">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제</w:t>
      </w:r>
      <w:r>
        <w:rPr>
          <w:rFonts w:ascii="Times New Roman" w:hint="eastAsia"/>
          <w:kern w:val="0"/>
          <w:sz w:val="22"/>
          <w:szCs w:val="22"/>
        </w:rPr>
        <w:t>5</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Tranche B </w:t>
      </w:r>
      <w:r>
        <w:rPr>
          <w:rFonts w:ascii="Times New Roman" w:hint="eastAsia"/>
          <w:kern w:val="0"/>
          <w:sz w:val="22"/>
          <w:szCs w:val="22"/>
        </w:rPr>
        <w:t>이자유보계좌에의</w:t>
      </w:r>
      <w:r>
        <w:rPr>
          <w:rFonts w:ascii="Times New Roman" w:hint="eastAsia"/>
          <w:kern w:val="0"/>
          <w:sz w:val="22"/>
          <w:szCs w:val="22"/>
        </w:rPr>
        <w:t xml:space="preserve"> </w:t>
      </w:r>
      <w:r>
        <w:rPr>
          <w:rFonts w:ascii="Times New Roman" w:hint="eastAsia"/>
          <w:kern w:val="0"/>
          <w:sz w:val="22"/>
          <w:szCs w:val="22"/>
        </w:rPr>
        <w:t>적립</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재예치</w:t>
      </w:r>
    </w:p>
    <w:p w14:paraId="36A24299" w14:textId="2492EA90"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D6406">
        <w:rPr>
          <w:rFonts w:ascii="Times New Roman" w:hint="eastAsia"/>
          <w:kern w:val="0"/>
          <w:sz w:val="22"/>
          <w:szCs w:val="22"/>
        </w:rPr>
        <w:t>차주의</w:t>
      </w:r>
      <w:r w:rsidRPr="001D6406">
        <w:rPr>
          <w:rFonts w:ascii="Times New Roman" w:hint="eastAsia"/>
          <w:kern w:val="0"/>
          <w:sz w:val="22"/>
          <w:szCs w:val="22"/>
        </w:rPr>
        <w:t xml:space="preserve"> </w:t>
      </w:r>
      <w:r w:rsidRPr="001D6406">
        <w:rPr>
          <w:rFonts w:ascii="Times New Roman" w:hint="eastAsia"/>
          <w:kern w:val="0"/>
          <w:sz w:val="22"/>
          <w:szCs w:val="22"/>
        </w:rPr>
        <w:t>주주에</w:t>
      </w:r>
      <w:r w:rsidRPr="001D6406">
        <w:rPr>
          <w:rFonts w:ascii="Times New Roman" w:hint="eastAsia"/>
          <w:kern w:val="0"/>
          <w:sz w:val="22"/>
          <w:szCs w:val="22"/>
        </w:rPr>
        <w:t xml:space="preserve"> </w:t>
      </w:r>
      <w:r w:rsidRPr="001D6406">
        <w:rPr>
          <w:rFonts w:ascii="Times New Roman" w:hint="eastAsia"/>
          <w:kern w:val="0"/>
          <w:sz w:val="22"/>
          <w:szCs w:val="22"/>
        </w:rPr>
        <w:t>대한</w:t>
      </w:r>
      <w:r w:rsidRPr="001D6406">
        <w:rPr>
          <w:rFonts w:ascii="Times New Roman" w:hint="eastAsia"/>
          <w:kern w:val="0"/>
          <w:sz w:val="22"/>
          <w:szCs w:val="22"/>
        </w:rPr>
        <w:t xml:space="preserve"> </w:t>
      </w:r>
      <w:r w:rsidRPr="001D6406">
        <w:rPr>
          <w:rFonts w:ascii="Times New Roman" w:hint="eastAsia"/>
          <w:kern w:val="0"/>
          <w:sz w:val="22"/>
          <w:szCs w:val="22"/>
        </w:rPr>
        <w:t>이익배당</w:t>
      </w:r>
      <w:r w:rsidRPr="001D6406" w:rsidDel="00F80E24">
        <w:rPr>
          <w:rFonts w:ascii="Times New Roman" w:hint="eastAsia"/>
          <w:kern w:val="0"/>
          <w:sz w:val="22"/>
          <w:szCs w:val="22"/>
        </w:rPr>
        <w:t xml:space="preserve"> </w:t>
      </w:r>
    </w:p>
    <w:p w14:paraId="75BF672B" w14:textId="77777777" w:rsidR="00412EF9" w:rsidRPr="00412EF9" w:rsidRDefault="00412EF9" w:rsidP="001E61DB">
      <w:pPr>
        <w:pStyle w:val="2"/>
        <w:keepNext w:val="0"/>
        <w:adjustRightInd w:val="0"/>
        <w:snapToGrid w:val="0"/>
        <w:spacing w:line="400" w:lineRule="exact"/>
        <w:ind w:left="1134"/>
        <w:rPr>
          <w:rFonts w:ascii="Times New Roman" w:eastAsia="바탕" w:hAnsi="Times New Roman"/>
          <w:kern w:val="0"/>
          <w:sz w:val="22"/>
          <w:szCs w:val="22"/>
        </w:rPr>
      </w:pPr>
      <w:bookmarkStart w:id="701" w:name="_Toc191645640"/>
    </w:p>
    <w:p w14:paraId="5B337E51" w14:textId="4AE5D315" w:rsidR="008C0F13" w:rsidRPr="00413874" w:rsidRDefault="00412EF9"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702" w:name="_Toc240898068"/>
      <w:bookmarkStart w:id="703" w:name="_Toc242777953"/>
      <w:r w:rsidRPr="00413874">
        <w:rPr>
          <w:rFonts w:ascii="Times New Roman" w:eastAsia="바탕" w:hAnsi="Times New Roman"/>
          <w:kern w:val="0"/>
          <w:sz w:val="22"/>
          <w:szCs w:val="22"/>
        </w:rPr>
        <w:t>이자유보계좌</w:t>
      </w:r>
      <w:bookmarkEnd w:id="701"/>
      <w:bookmarkEnd w:id="702"/>
      <w:bookmarkEnd w:id="703"/>
    </w:p>
    <w:p w14:paraId="6181E1C2" w14:textId="77777777" w:rsidR="00121C11" w:rsidRPr="00413874" w:rsidRDefault="00121C11" w:rsidP="008B24EF">
      <w:pPr>
        <w:adjustRightInd w:val="0"/>
        <w:snapToGrid w:val="0"/>
        <w:spacing w:line="400" w:lineRule="exact"/>
        <w:ind w:left="426"/>
        <w:rPr>
          <w:rFonts w:ascii="Times New Roman"/>
          <w:sz w:val="22"/>
          <w:szCs w:val="22"/>
        </w:rPr>
      </w:pPr>
    </w:p>
    <w:p w14:paraId="623AAE16" w14:textId="73E65645" w:rsidR="00B66D78" w:rsidRDefault="00B66D78" w:rsidP="00B66D78">
      <w:pPr>
        <w:numPr>
          <w:ilvl w:val="0"/>
          <w:numId w:val="26"/>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대출금</w:t>
      </w:r>
      <w:r>
        <w:rPr>
          <w:rFonts w:ascii="Times New Roman" w:hint="eastAsia"/>
          <w:sz w:val="22"/>
          <w:szCs w:val="22"/>
        </w:rPr>
        <w:t xml:space="preserve"> </w:t>
      </w:r>
      <w:r>
        <w:rPr>
          <w:rFonts w:ascii="Times New Roman" w:hint="eastAsia"/>
          <w:sz w:val="22"/>
          <w:szCs w:val="22"/>
        </w:rPr>
        <w:t>인출일</w:t>
      </w:r>
      <w:r>
        <w:rPr>
          <w:rFonts w:ascii="Times New Roman" w:hint="eastAsia"/>
          <w:sz w:val="22"/>
          <w:szCs w:val="22"/>
        </w:rPr>
        <w:t xml:space="preserve"> </w:t>
      </w:r>
      <w:r>
        <w:rPr>
          <w:rFonts w:ascii="Times New Roman" w:hint="eastAsia"/>
          <w:sz w:val="22"/>
          <w:szCs w:val="22"/>
        </w:rPr>
        <w:t>당일에</w:t>
      </w:r>
      <w:r>
        <w:rPr>
          <w:rFonts w:ascii="Times New Roman" w:hint="eastAsia"/>
          <w:sz w:val="22"/>
          <w:szCs w:val="22"/>
        </w:rPr>
        <w:t xml:space="preserve"> </w:t>
      </w:r>
      <w:r w:rsidR="00341D67" w:rsidRPr="00341D67">
        <w:rPr>
          <w:rFonts w:ascii="Times New Roman"/>
          <w:sz w:val="22"/>
          <w:szCs w:val="22"/>
        </w:rPr>
        <w:t xml:space="preserve">(i) Tranche A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r w:rsidR="00341D67" w:rsidRPr="00341D67">
        <w:rPr>
          <w:rFonts w:ascii="Times New Roman"/>
          <w:sz w:val="22"/>
          <w:szCs w:val="22"/>
        </w:rPr>
        <w:t>개월분</w:t>
      </w:r>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81D55">
        <w:rPr>
          <w:rFonts w:ascii="Times New Roman"/>
          <w:b/>
          <w:sz w:val="22"/>
        </w:rPr>
        <w:t>“</w:t>
      </w:r>
      <w:r w:rsidR="00341D67" w:rsidRPr="00341D67">
        <w:rPr>
          <w:rFonts w:ascii="Times New Roman"/>
          <w:b/>
          <w:bCs/>
          <w:sz w:val="22"/>
          <w:szCs w:val="22"/>
        </w:rPr>
        <w:t xml:space="preserve">Tranche A </w:t>
      </w:r>
      <w:r w:rsidR="00341D67" w:rsidRPr="00341D67">
        <w:rPr>
          <w:rFonts w:ascii="Times New Roman"/>
          <w:b/>
          <w:bCs/>
          <w:sz w:val="22"/>
          <w:szCs w:val="22"/>
        </w:rPr>
        <w:t>이자적립금</w:t>
      </w:r>
      <w:r w:rsidR="00341D67" w:rsidRPr="00381D55">
        <w:rPr>
          <w:rFonts w:ascii="Times New Roman"/>
          <w:b/>
          <w:sz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A </w:t>
      </w:r>
      <w:r w:rsidR="00341D67" w:rsidRPr="00341D67">
        <w:rPr>
          <w:rFonts w:ascii="Times New Roman"/>
          <w:sz w:val="22"/>
          <w:szCs w:val="22"/>
        </w:rPr>
        <w:t>이자유보계좌에</w:t>
      </w:r>
      <w:r w:rsidR="00341D67" w:rsidRPr="00341D67">
        <w:rPr>
          <w:rFonts w:ascii="Times New Roman"/>
          <w:sz w:val="22"/>
          <w:szCs w:val="22"/>
        </w:rPr>
        <w:t xml:space="preserve">, (ii) Tranche B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r w:rsidR="00341D67" w:rsidRPr="00341D67">
        <w:rPr>
          <w:rFonts w:ascii="Times New Roman"/>
          <w:sz w:val="22"/>
          <w:szCs w:val="22"/>
        </w:rPr>
        <w:t>개월분</w:t>
      </w:r>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41D67">
        <w:rPr>
          <w:rFonts w:ascii="Times New Roman"/>
          <w:b/>
          <w:bCs/>
          <w:sz w:val="22"/>
          <w:szCs w:val="22"/>
        </w:rPr>
        <w:t xml:space="preserve">“Tranche B </w:t>
      </w:r>
      <w:r w:rsidR="00341D67" w:rsidRPr="00341D67">
        <w:rPr>
          <w:rFonts w:ascii="Times New Roman"/>
          <w:b/>
          <w:bCs/>
          <w:sz w:val="22"/>
          <w:szCs w:val="22"/>
        </w:rPr>
        <w:t>이자적립금</w:t>
      </w:r>
      <w:r w:rsidR="00341D67" w:rsidRPr="00341D67">
        <w:rPr>
          <w:rFonts w:ascii="Times New Roman"/>
          <w:b/>
          <w:bCs/>
          <w:sz w:val="22"/>
          <w:szCs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B </w:t>
      </w:r>
      <w:r w:rsidR="00341D67" w:rsidRPr="00341D67">
        <w:rPr>
          <w:rFonts w:ascii="Times New Roman"/>
          <w:sz w:val="22"/>
          <w:szCs w:val="22"/>
        </w:rPr>
        <w:t>이자유보계좌에</w:t>
      </w:r>
      <w:r w:rsidR="00341D67" w:rsidRPr="00341D67">
        <w:rPr>
          <w:rFonts w:ascii="Times New Roman"/>
          <w:sz w:val="22"/>
          <w:szCs w:val="22"/>
        </w:rPr>
        <w:t xml:space="preserve"> </w:t>
      </w:r>
      <w:r w:rsidR="00341D67" w:rsidRPr="00341D67">
        <w:rPr>
          <w:rFonts w:ascii="Times New Roman"/>
          <w:sz w:val="22"/>
          <w:szCs w:val="22"/>
        </w:rPr>
        <w:t>각각</w:t>
      </w:r>
      <w:r w:rsidR="00341D67" w:rsidRPr="00341D67">
        <w:rPr>
          <w:rFonts w:ascii="Times New Roman"/>
          <w:sz w:val="22"/>
          <w:szCs w:val="22"/>
        </w:rPr>
        <w:t xml:space="preserve"> </w:t>
      </w:r>
      <w:r w:rsidR="00341D67" w:rsidRPr="00341D67">
        <w:rPr>
          <w:rFonts w:ascii="Times New Roman"/>
          <w:sz w:val="22"/>
          <w:szCs w:val="22"/>
        </w:rPr>
        <w:t>적립하여야</w:t>
      </w:r>
      <w:r w:rsidR="00341D67" w:rsidRPr="00341D67">
        <w:rPr>
          <w:rFonts w:ascii="Times New Roman"/>
          <w:sz w:val="22"/>
          <w:szCs w:val="22"/>
        </w:rPr>
        <w:t xml:space="preserve"> </w:t>
      </w:r>
      <w:r w:rsidR="00341D67" w:rsidRPr="00341D67">
        <w:rPr>
          <w:rFonts w:ascii="Times New Roman"/>
          <w:sz w:val="22"/>
          <w:szCs w:val="22"/>
        </w:rPr>
        <w:t>한다</w:t>
      </w:r>
      <w:r w:rsidR="00341D67" w:rsidRPr="00341D67">
        <w:rPr>
          <w:rFonts w:ascii="Times New Roman"/>
          <w:sz w:val="22"/>
          <w:szCs w:val="22"/>
        </w:rPr>
        <w:t>.</w:t>
      </w:r>
      <w:r>
        <w:rPr>
          <w:rFonts w:ascii="Times New Roman"/>
          <w:sz w:val="22"/>
          <w:szCs w:val="22"/>
        </w:rPr>
        <w:br/>
      </w:r>
    </w:p>
    <w:p w14:paraId="00356C52" w14:textId="05DD3645" w:rsidR="00B66D78" w:rsidRDefault="00075DE8" w:rsidP="00B66D78">
      <w:pPr>
        <w:numPr>
          <w:ilvl w:val="0"/>
          <w:numId w:val="26"/>
        </w:numPr>
        <w:adjustRightInd w:val="0"/>
        <w:snapToGrid w:val="0"/>
        <w:spacing w:line="400" w:lineRule="exact"/>
        <w:rPr>
          <w:rFonts w:ascii="Times New Roman"/>
          <w:sz w:val="22"/>
          <w:szCs w:val="22"/>
        </w:rPr>
      </w:pPr>
      <w:r w:rsidRPr="00075DE8">
        <w:rPr>
          <w:rFonts w:ascii="Times New Roman"/>
          <w:sz w:val="22"/>
          <w:szCs w:val="22"/>
        </w:rPr>
        <w:t>차주가</w:t>
      </w:r>
      <w:r w:rsidRPr="00075DE8">
        <w:rPr>
          <w:rFonts w:ascii="Times New Roman"/>
          <w:sz w:val="22"/>
          <w:szCs w:val="22"/>
        </w:rPr>
        <w:t xml:space="preserve"> </w:t>
      </w:r>
      <w:r w:rsidRPr="00075DE8">
        <w:rPr>
          <w:rFonts w:ascii="Times New Roman"/>
          <w:sz w:val="22"/>
          <w:szCs w:val="22"/>
        </w:rPr>
        <w:t>어느</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평가일에</w:t>
      </w:r>
      <w:r w:rsidRPr="00075DE8">
        <w:rPr>
          <w:rFonts w:ascii="Times New Roman"/>
          <w:sz w:val="22"/>
          <w:szCs w:val="22"/>
        </w:rPr>
        <w:t xml:space="preserve"> Tranche A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유지의무를</w:t>
      </w:r>
      <w:r w:rsidRPr="00075DE8">
        <w:rPr>
          <w:rFonts w:ascii="Times New Roman"/>
          <w:sz w:val="22"/>
          <w:szCs w:val="22"/>
        </w:rPr>
        <w:t xml:space="preserve"> </w:t>
      </w:r>
      <w:r w:rsidRPr="00075DE8">
        <w:rPr>
          <w:rFonts w:ascii="Times New Roman"/>
          <w:sz w:val="22"/>
          <w:szCs w:val="22"/>
        </w:rPr>
        <w:t>준수하지</w:t>
      </w:r>
      <w:r w:rsidRPr="00075DE8">
        <w:rPr>
          <w:rFonts w:ascii="Times New Roman"/>
          <w:sz w:val="22"/>
          <w:szCs w:val="22"/>
        </w:rPr>
        <w:t xml:space="preserve"> </w:t>
      </w:r>
      <w:r w:rsidRPr="00075DE8">
        <w:rPr>
          <w:rFonts w:ascii="Times New Roman"/>
          <w:sz w:val="22"/>
          <w:szCs w:val="22"/>
        </w:rPr>
        <w:t>못한</w:t>
      </w:r>
      <w:r w:rsidRPr="00075DE8">
        <w:rPr>
          <w:rFonts w:ascii="Times New Roman"/>
          <w:sz w:val="22"/>
          <w:szCs w:val="22"/>
        </w:rPr>
        <w:t xml:space="preserve"> </w:t>
      </w:r>
      <w:r w:rsidRPr="00075DE8">
        <w:rPr>
          <w:rFonts w:ascii="Times New Roman"/>
          <w:sz w:val="22"/>
          <w:szCs w:val="22"/>
        </w:rPr>
        <w:t>경우</w:t>
      </w:r>
      <w:r w:rsidRPr="00075DE8">
        <w:rPr>
          <w:rFonts w:ascii="Times New Roman"/>
          <w:sz w:val="22"/>
          <w:szCs w:val="22"/>
        </w:rPr>
        <w:t xml:space="preserve">, </w:t>
      </w:r>
      <w:r w:rsidRPr="00075DE8">
        <w:rPr>
          <w:rFonts w:ascii="Times New Roman"/>
          <w:sz w:val="22"/>
          <w:szCs w:val="22"/>
        </w:rPr>
        <w:t>차주는</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r w:rsidRPr="00075DE8">
        <w:rPr>
          <w:rFonts w:ascii="Times New Roman"/>
          <w:sz w:val="22"/>
          <w:szCs w:val="22"/>
        </w:rPr>
        <w:t>일십</w:t>
      </w:r>
      <w:r w:rsidRPr="00075DE8">
        <w:rPr>
          <w:rFonts w:ascii="Times New Roman"/>
          <w:sz w:val="22"/>
          <w:szCs w:val="22"/>
        </w:rPr>
        <w:t>(10)]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008E6762">
        <w:rPr>
          <w:rFonts w:ascii="Times New Roman" w:hint="eastAsia"/>
          <w:sz w:val="22"/>
          <w:szCs w:val="22"/>
        </w:rPr>
        <w:t xml:space="preserve"> </w:t>
      </w:r>
      <w:r w:rsidR="008E6762" w:rsidRPr="00075DE8">
        <w:rPr>
          <w:rFonts w:ascii="Times New Roman"/>
          <w:sz w:val="22"/>
          <w:szCs w:val="22"/>
        </w:rPr>
        <w:t>Tranche A</w:t>
      </w:r>
      <w:r w:rsidRPr="00075DE8">
        <w:rPr>
          <w:rFonts w:ascii="Times New Roman"/>
          <w:sz w:val="22"/>
          <w:szCs w:val="22"/>
        </w:rPr>
        <w:t xml:space="preserve"> </w:t>
      </w:r>
      <w:r w:rsidRPr="00075DE8">
        <w:rPr>
          <w:rFonts w:ascii="Times New Roman"/>
          <w:sz w:val="22"/>
          <w:szCs w:val="22"/>
        </w:rPr>
        <w:t>대주에게</w:t>
      </w:r>
      <w:r w:rsidRPr="00075DE8">
        <w:rPr>
          <w:rFonts w:ascii="Times New Roman"/>
          <w:sz w:val="22"/>
          <w:szCs w:val="22"/>
        </w:rPr>
        <w:t xml:space="preserve"> </w:t>
      </w:r>
      <w:r w:rsidRPr="00075DE8">
        <w:rPr>
          <w:rFonts w:ascii="Times New Roman"/>
          <w:sz w:val="22"/>
          <w:szCs w:val="22"/>
        </w:rPr>
        <w:t>이를</w:t>
      </w:r>
      <w:r w:rsidRPr="00075DE8">
        <w:rPr>
          <w:rFonts w:ascii="Times New Roman"/>
          <w:sz w:val="22"/>
          <w:szCs w:val="22"/>
        </w:rPr>
        <w:t xml:space="preserve"> </w:t>
      </w:r>
      <w:r w:rsidRPr="00075DE8">
        <w:rPr>
          <w:rFonts w:ascii="Times New Roman"/>
          <w:sz w:val="22"/>
          <w:szCs w:val="22"/>
        </w:rPr>
        <w:t>보고하고</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r w:rsidRPr="00075DE8">
        <w:rPr>
          <w:rFonts w:ascii="Times New Roman"/>
          <w:sz w:val="22"/>
          <w:szCs w:val="22"/>
        </w:rPr>
        <w:t>사십</w:t>
      </w:r>
      <w:r w:rsidRPr="00075DE8">
        <w:rPr>
          <w:rFonts w:ascii="Times New Roman"/>
          <w:sz w:val="22"/>
          <w:szCs w:val="22"/>
        </w:rPr>
        <w:t>(40)]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Pr="00075DE8">
        <w:rPr>
          <w:rFonts w:ascii="Times New Roman"/>
          <w:sz w:val="22"/>
          <w:szCs w:val="22"/>
        </w:rPr>
        <w:t xml:space="preserve"> Tranche A </w:t>
      </w:r>
      <w:r w:rsidRPr="00075DE8">
        <w:rPr>
          <w:rFonts w:ascii="Times New Roman"/>
          <w:sz w:val="22"/>
          <w:szCs w:val="22"/>
        </w:rPr>
        <w:t>대출금의</w:t>
      </w:r>
      <w:r w:rsidRPr="00075DE8">
        <w:rPr>
          <w:rFonts w:ascii="Times New Roman"/>
          <w:sz w:val="22"/>
          <w:szCs w:val="22"/>
        </w:rPr>
        <w:t xml:space="preserve"> </w:t>
      </w:r>
      <w:r w:rsidRPr="00075DE8">
        <w:rPr>
          <w:rFonts w:ascii="Times New Roman"/>
          <w:sz w:val="22"/>
          <w:szCs w:val="22"/>
        </w:rPr>
        <w:t>삼</w:t>
      </w:r>
      <w:r w:rsidRPr="00075DE8">
        <w:rPr>
          <w:rFonts w:ascii="Times New Roman"/>
          <w:sz w:val="22"/>
          <w:szCs w:val="22"/>
        </w:rPr>
        <w:t>(3)</w:t>
      </w:r>
      <w:r w:rsidRPr="00075DE8">
        <w:rPr>
          <w:rFonts w:ascii="Times New Roman"/>
          <w:sz w:val="22"/>
          <w:szCs w:val="22"/>
        </w:rPr>
        <w:t>개월분</w:t>
      </w:r>
      <w:r w:rsidRPr="00075DE8">
        <w:rPr>
          <w:rFonts w:ascii="Times New Roman"/>
          <w:sz w:val="22"/>
          <w:szCs w:val="22"/>
        </w:rPr>
        <w:t xml:space="preserve"> </w:t>
      </w:r>
      <w:r w:rsidRPr="00075DE8">
        <w:rPr>
          <w:rFonts w:ascii="Times New Roman"/>
          <w:sz w:val="22"/>
          <w:szCs w:val="22"/>
        </w:rPr>
        <w:t>이자에</w:t>
      </w:r>
      <w:r w:rsidRPr="00075DE8">
        <w:rPr>
          <w:rFonts w:ascii="Times New Roman"/>
          <w:sz w:val="22"/>
          <w:szCs w:val="22"/>
        </w:rPr>
        <w:t xml:space="preserve"> </w:t>
      </w:r>
      <w:r w:rsidRPr="00075DE8">
        <w:rPr>
          <w:rFonts w:ascii="Times New Roman"/>
          <w:sz w:val="22"/>
          <w:szCs w:val="22"/>
        </w:rPr>
        <w:t>상당하는</w:t>
      </w:r>
      <w:r w:rsidRPr="00075DE8">
        <w:rPr>
          <w:rFonts w:ascii="Times New Roman"/>
          <w:sz w:val="22"/>
          <w:szCs w:val="22"/>
        </w:rPr>
        <w:t xml:space="preserve"> </w:t>
      </w:r>
      <w:r w:rsidRPr="00075DE8">
        <w:rPr>
          <w:rFonts w:ascii="Times New Roman"/>
          <w:sz w:val="22"/>
          <w:szCs w:val="22"/>
        </w:rPr>
        <w:t>금액</w:t>
      </w:r>
      <w:r w:rsidRPr="00075DE8">
        <w:rPr>
          <w:rFonts w:ascii="Times New Roman"/>
          <w:sz w:val="22"/>
          <w:szCs w:val="22"/>
        </w:rPr>
        <w:t>(</w:t>
      </w:r>
      <w:r w:rsidRPr="00075DE8">
        <w:rPr>
          <w:rFonts w:ascii="Times New Roman"/>
          <w:sz w:val="22"/>
          <w:szCs w:val="22"/>
        </w:rPr>
        <w:t>이하</w:t>
      </w:r>
      <w:r w:rsidRPr="00075DE8">
        <w:rPr>
          <w:rFonts w:ascii="Times New Roman"/>
          <w:sz w:val="22"/>
          <w:szCs w:val="22"/>
        </w:rPr>
        <w:t xml:space="preserve"> </w:t>
      </w:r>
      <w:r w:rsidRPr="00381D55">
        <w:rPr>
          <w:rFonts w:ascii="Times New Roman"/>
          <w:b/>
          <w:sz w:val="22"/>
        </w:rPr>
        <w:t>“</w:t>
      </w:r>
      <w:r w:rsidRPr="00075DE8">
        <w:rPr>
          <w:rFonts w:ascii="Times New Roman"/>
          <w:b/>
          <w:bCs/>
          <w:sz w:val="22"/>
          <w:szCs w:val="22"/>
        </w:rPr>
        <w:t xml:space="preserve">Tranche A </w:t>
      </w:r>
      <w:r w:rsidRPr="00075DE8">
        <w:rPr>
          <w:rFonts w:ascii="Times New Roman"/>
          <w:b/>
          <w:bCs/>
          <w:sz w:val="22"/>
          <w:szCs w:val="22"/>
        </w:rPr>
        <w:t>이자유보금</w:t>
      </w:r>
      <w:r w:rsidRPr="00381D55">
        <w:rPr>
          <w:rFonts w:ascii="Times New Roman"/>
          <w:b/>
          <w:sz w:val="22"/>
        </w:rPr>
        <w:t>”</w:t>
      </w:r>
      <w:r w:rsidRPr="00075DE8">
        <w:rPr>
          <w:rFonts w:ascii="Times New Roman"/>
          <w:sz w:val="22"/>
          <w:szCs w:val="22"/>
        </w:rPr>
        <w:t>)</w:t>
      </w:r>
      <w:r w:rsidRPr="00075DE8">
        <w:rPr>
          <w:rFonts w:ascii="Times New Roman"/>
          <w:sz w:val="22"/>
          <w:szCs w:val="22"/>
        </w:rPr>
        <w:t>을</w:t>
      </w:r>
      <w:r w:rsidRPr="00075DE8">
        <w:rPr>
          <w:rFonts w:ascii="Times New Roman"/>
          <w:sz w:val="22"/>
          <w:szCs w:val="22"/>
        </w:rPr>
        <w:t xml:space="preserve"> Tranche A </w:t>
      </w:r>
      <w:r w:rsidRPr="00075DE8">
        <w:rPr>
          <w:rFonts w:ascii="Times New Roman"/>
          <w:sz w:val="22"/>
          <w:szCs w:val="22"/>
        </w:rPr>
        <w:t>이자유보계좌에</w:t>
      </w:r>
      <w:r w:rsidRPr="00075DE8">
        <w:rPr>
          <w:rFonts w:ascii="Times New Roman"/>
          <w:sz w:val="22"/>
          <w:szCs w:val="22"/>
        </w:rPr>
        <w:t xml:space="preserve"> </w:t>
      </w:r>
      <w:r w:rsidRPr="00075DE8">
        <w:rPr>
          <w:rFonts w:ascii="Times New Roman"/>
          <w:sz w:val="22"/>
          <w:szCs w:val="22"/>
        </w:rPr>
        <w:t>추가로</w:t>
      </w:r>
      <w:r w:rsidRPr="00075DE8">
        <w:rPr>
          <w:rFonts w:ascii="Times New Roman"/>
          <w:sz w:val="22"/>
          <w:szCs w:val="22"/>
        </w:rPr>
        <w:t xml:space="preserve"> </w:t>
      </w:r>
      <w:r w:rsidRPr="00075DE8">
        <w:rPr>
          <w:rFonts w:ascii="Times New Roman"/>
          <w:sz w:val="22"/>
          <w:szCs w:val="22"/>
        </w:rPr>
        <w:t>유보하여야</w:t>
      </w:r>
      <w:r w:rsidRPr="00075DE8">
        <w:rPr>
          <w:rFonts w:ascii="Times New Roman"/>
          <w:sz w:val="22"/>
          <w:szCs w:val="22"/>
        </w:rPr>
        <w:t xml:space="preserve"> </w:t>
      </w:r>
      <w:r w:rsidRPr="00075DE8">
        <w:rPr>
          <w:rFonts w:ascii="Times New Roman"/>
          <w:sz w:val="22"/>
          <w:szCs w:val="22"/>
        </w:rPr>
        <w:t>한다</w:t>
      </w:r>
      <w:r w:rsidRPr="00075DE8">
        <w:rPr>
          <w:rFonts w:ascii="Times New Roman"/>
          <w:sz w:val="22"/>
          <w:szCs w:val="22"/>
        </w:rPr>
        <w:t>.</w:t>
      </w:r>
    </w:p>
    <w:p w14:paraId="3DFF0717" w14:textId="77777777" w:rsidR="00B91E34" w:rsidRDefault="00B91E34" w:rsidP="00B91E34">
      <w:pPr>
        <w:adjustRightInd w:val="0"/>
        <w:snapToGrid w:val="0"/>
        <w:spacing w:line="400" w:lineRule="exact"/>
        <w:ind w:left="567"/>
        <w:rPr>
          <w:rFonts w:ascii="Times New Roman"/>
          <w:sz w:val="22"/>
          <w:szCs w:val="22"/>
        </w:rPr>
      </w:pPr>
    </w:p>
    <w:p w14:paraId="1DD0A798" w14:textId="040FE91D" w:rsidR="00B91E34" w:rsidRPr="00516EF8" w:rsidRDefault="00B91E34" w:rsidP="00B66D78">
      <w:pPr>
        <w:numPr>
          <w:ilvl w:val="0"/>
          <w:numId w:val="26"/>
        </w:numPr>
        <w:adjustRightInd w:val="0"/>
        <w:snapToGrid w:val="0"/>
        <w:spacing w:line="400" w:lineRule="exact"/>
        <w:rPr>
          <w:rFonts w:ascii="Times New Roman"/>
          <w:sz w:val="22"/>
          <w:szCs w:val="22"/>
        </w:rPr>
      </w:pPr>
      <w:r w:rsidRPr="009C2EE6">
        <w:rPr>
          <w:rFonts w:ascii="Times New Roman"/>
          <w:sz w:val="22"/>
          <w:szCs w:val="22"/>
        </w:rPr>
        <w:t>차주가</w:t>
      </w:r>
      <w:r w:rsidRPr="009C2EE6">
        <w:rPr>
          <w:rFonts w:ascii="Times New Roman"/>
          <w:sz w:val="22"/>
          <w:szCs w:val="22"/>
        </w:rPr>
        <w:t xml:space="preserve"> </w:t>
      </w:r>
      <w:r w:rsidRPr="009C2EE6">
        <w:rPr>
          <w:rFonts w:ascii="Times New Roman"/>
          <w:sz w:val="22"/>
          <w:szCs w:val="22"/>
        </w:rPr>
        <w:t>어느</w:t>
      </w:r>
      <w:r w:rsidRPr="009C2EE6">
        <w:rPr>
          <w:rFonts w:ascii="Times New Roman"/>
          <w:sz w:val="22"/>
          <w:szCs w:val="22"/>
        </w:rPr>
        <w:t xml:space="preserve"> </w:t>
      </w:r>
      <w:r w:rsidRPr="009C2EE6">
        <w:rPr>
          <w:rFonts w:ascii="Times New Roman"/>
          <w:sz w:val="22"/>
          <w:szCs w:val="22"/>
        </w:rPr>
        <w:t>이자지급력지수</w:t>
      </w:r>
      <w:r w:rsidRPr="009C2EE6">
        <w:rPr>
          <w:rFonts w:ascii="Times New Roman"/>
          <w:sz w:val="22"/>
          <w:szCs w:val="22"/>
        </w:rPr>
        <w:t xml:space="preserve"> </w:t>
      </w:r>
      <w:r w:rsidRPr="009C2EE6">
        <w:rPr>
          <w:rFonts w:ascii="Times New Roman"/>
          <w:sz w:val="22"/>
          <w:szCs w:val="22"/>
        </w:rPr>
        <w:t>평가일에</w:t>
      </w:r>
      <w:r w:rsidRPr="009C2EE6">
        <w:rPr>
          <w:rFonts w:ascii="Times New Roman"/>
          <w:sz w:val="22"/>
          <w:szCs w:val="22"/>
        </w:rPr>
        <w:t xml:space="preserve"> Tranche B </w:t>
      </w:r>
      <w:r w:rsidRPr="009C2EE6">
        <w:rPr>
          <w:rFonts w:ascii="Times New Roman"/>
          <w:sz w:val="22"/>
          <w:szCs w:val="22"/>
        </w:rPr>
        <w:t>이자지급력지수</w:t>
      </w:r>
      <w:r w:rsidRPr="009C2EE6">
        <w:rPr>
          <w:rFonts w:ascii="Times New Roman"/>
          <w:sz w:val="22"/>
          <w:szCs w:val="22"/>
        </w:rPr>
        <w:t xml:space="preserve"> </w:t>
      </w:r>
      <w:r w:rsidRPr="009C2EE6">
        <w:rPr>
          <w:rFonts w:ascii="Times New Roman"/>
          <w:sz w:val="22"/>
          <w:szCs w:val="22"/>
        </w:rPr>
        <w:t>유지의무를</w:t>
      </w:r>
      <w:r w:rsidRPr="009C2EE6">
        <w:rPr>
          <w:rFonts w:ascii="Times New Roman"/>
          <w:sz w:val="22"/>
          <w:szCs w:val="22"/>
        </w:rPr>
        <w:t xml:space="preserve"> </w:t>
      </w:r>
      <w:r w:rsidRPr="009C2EE6">
        <w:rPr>
          <w:rFonts w:ascii="Times New Roman"/>
          <w:sz w:val="22"/>
          <w:szCs w:val="22"/>
        </w:rPr>
        <w:t>준수하지</w:t>
      </w:r>
      <w:r w:rsidRPr="009C2EE6">
        <w:rPr>
          <w:rFonts w:ascii="Times New Roman"/>
          <w:sz w:val="22"/>
          <w:szCs w:val="22"/>
        </w:rPr>
        <w:t xml:space="preserve"> </w:t>
      </w:r>
      <w:r w:rsidRPr="009C2EE6">
        <w:rPr>
          <w:rFonts w:ascii="Times New Roman"/>
          <w:sz w:val="22"/>
          <w:szCs w:val="22"/>
        </w:rPr>
        <w:t>못한</w:t>
      </w:r>
      <w:r w:rsidRPr="009C2EE6">
        <w:rPr>
          <w:rFonts w:ascii="Times New Roman"/>
          <w:sz w:val="22"/>
          <w:szCs w:val="22"/>
        </w:rPr>
        <w:t xml:space="preserve"> </w:t>
      </w:r>
      <w:r w:rsidRPr="009C2EE6">
        <w:rPr>
          <w:rFonts w:ascii="Times New Roman"/>
          <w:sz w:val="22"/>
          <w:szCs w:val="22"/>
        </w:rPr>
        <w:t>경우</w:t>
      </w:r>
      <w:r w:rsidRPr="009C2EE6">
        <w:rPr>
          <w:rFonts w:ascii="Times New Roman"/>
          <w:sz w:val="22"/>
          <w:szCs w:val="22"/>
        </w:rPr>
        <w:t xml:space="preserve">, </w:t>
      </w:r>
      <w:r w:rsidRPr="009C2EE6">
        <w:rPr>
          <w:rFonts w:ascii="Times New Roman"/>
          <w:sz w:val="22"/>
          <w:szCs w:val="22"/>
        </w:rPr>
        <w:t>차주는</w:t>
      </w:r>
      <w:r w:rsidRPr="009C2EE6">
        <w:rPr>
          <w:rFonts w:ascii="Times New Roman"/>
          <w:sz w:val="22"/>
          <w:szCs w:val="22"/>
        </w:rPr>
        <w:t xml:space="preserve"> </w:t>
      </w:r>
      <w:r w:rsidRPr="009C2EE6">
        <w:rPr>
          <w:rFonts w:ascii="Times New Roman"/>
          <w:sz w:val="22"/>
          <w:szCs w:val="22"/>
        </w:rPr>
        <w:t>당해</w:t>
      </w:r>
      <w:r w:rsidRPr="009C2EE6">
        <w:rPr>
          <w:rFonts w:ascii="Times New Roman"/>
          <w:sz w:val="22"/>
          <w:szCs w:val="22"/>
        </w:rPr>
        <w:t xml:space="preserve"> </w:t>
      </w:r>
      <w:r w:rsidRPr="00516EF8">
        <w:rPr>
          <w:rFonts w:ascii="Times New Roman"/>
          <w:sz w:val="22"/>
          <w:szCs w:val="22"/>
        </w:rPr>
        <w:t>이자지급력지수</w:t>
      </w:r>
      <w:r w:rsidRPr="00516EF8">
        <w:rPr>
          <w:rFonts w:ascii="Times New Roman"/>
          <w:sz w:val="22"/>
          <w:szCs w:val="22"/>
        </w:rPr>
        <w:t xml:space="preserve"> </w:t>
      </w:r>
      <w:r w:rsidRPr="00516EF8">
        <w:rPr>
          <w:rFonts w:ascii="Times New Roman"/>
          <w:sz w:val="22"/>
          <w:szCs w:val="22"/>
        </w:rPr>
        <w:t>평가일로부터</w:t>
      </w:r>
      <w:r w:rsidRPr="00516EF8">
        <w:rPr>
          <w:rFonts w:ascii="Times New Roman"/>
          <w:sz w:val="22"/>
          <w:szCs w:val="22"/>
        </w:rPr>
        <w:t xml:space="preserve"> [</w:t>
      </w:r>
      <w:r w:rsidRPr="00516EF8">
        <w:rPr>
          <w:rFonts w:ascii="Times New Roman"/>
          <w:sz w:val="22"/>
          <w:szCs w:val="22"/>
        </w:rPr>
        <w:t>일십</w:t>
      </w:r>
      <w:r w:rsidRPr="00516EF8">
        <w:rPr>
          <w:rFonts w:ascii="Times New Roman"/>
          <w:sz w:val="22"/>
          <w:szCs w:val="22"/>
        </w:rPr>
        <w:t>(10)]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002B48D5" w:rsidRPr="00516EF8">
        <w:rPr>
          <w:rFonts w:ascii="Times New Roman" w:hint="eastAsia"/>
          <w:sz w:val="22"/>
          <w:szCs w:val="22"/>
        </w:rPr>
        <w:t xml:space="preserve"> </w:t>
      </w:r>
      <w:r w:rsidR="002B48D5" w:rsidRPr="00516EF8">
        <w:rPr>
          <w:rFonts w:ascii="Times New Roman"/>
          <w:sz w:val="22"/>
          <w:szCs w:val="22"/>
        </w:rPr>
        <w:t>Tranche B</w:t>
      </w:r>
      <w:r w:rsidRPr="00516EF8">
        <w:rPr>
          <w:rFonts w:ascii="Times New Roman"/>
          <w:sz w:val="22"/>
          <w:szCs w:val="22"/>
        </w:rPr>
        <w:t xml:space="preserve"> </w:t>
      </w:r>
      <w:r w:rsidRPr="00516EF8">
        <w:rPr>
          <w:rFonts w:ascii="Times New Roman"/>
          <w:sz w:val="22"/>
          <w:szCs w:val="22"/>
        </w:rPr>
        <w:t>대주에게</w:t>
      </w:r>
      <w:r w:rsidRPr="00516EF8">
        <w:rPr>
          <w:rFonts w:ascii="Times New Roman"/>
          <w:sz w:val="22"/>
          <w:szCs w:val="22"/>
        </w:rPr>
        <w:t xml:space="preserve"> </w:t>
      </w:r>
      <w:r w:rsidRPr="00516EF8">
        <w:rPr>
          <w:rFonts w:ascii="Times New Roman"/>
          <w:sz w:val="22"/>
          <w:szCs w:val="22"/>
        </w:rPr>
        <w:t>이를</w:t>
      </w:r>
      <w:r w:rsidRPr="00516EF8">
        <w:rPr>
          <w:rFonts w:ascii="Times New Roman"/>
          <w:sz w:val="22"/>
          <w:szCs w:val="22"/>
        </w:rPr>
        <w:t xml:space="preserve"> </w:t>
      </w:r>
      <w:r w:rsidRPr="00516EF8">
        <w:rPr>
          <w:rFonts w:ascii="Times New Roman"/>
          <w:sz w:val="22"/>
          <w:szCs w:val="22"/>
        </w:rPr>
        <w:t>보고하고</w:t>
      </w:r>
      <w:r w:rsidRPr="00516EF8">
        <w:rPr>
          <w:rFonts w:ascii="Times New Roman"/>
          <w:sz w:val="22"/>
          <w:szCs w:val="22"/>
        </w:rPr>
        <w:t xml:space="preserve">, </w:t>
      </w:r>
      <w:r w:rsidRPr="00516EF8">
        <w:rPr>
          <w:rFonts w:ascii="Times New Roman"/>
          <w:sz w:val="22"/>
          <w:szCs w:val="22"/>
        </w:rPr>
        <w:t>당해</w:t>
      </w:r>
      <w:r w:rsidRPr="00516EF8">
        <w:rPr>
          <w:rFonts w:ascii="Times New Roman"/>
          <w:sz w:val="22"/>
          <w:szCs w:val="22"/>
        </w:rPr>
        <w:t xml:space="preserve"> </w:t>
      </w:r>
      <w:r w:rsidRPr="00516EF8">
        <w:rPr>
          <w:rFonts w:ascii="Times New Roman"/>
          <w:sz w:val="22"/>
          <w:szCs w:val="22"/>
        </w:rPr>
        <w:t>이자지급력지수</w:t>
      </w:r>
      <w:r w:rsidRPr="00516EF8">
        <w:rPr>
          <w:rFonts w:ascii="Times New Roman"/>
          <w:sz w:val="22"/>
          <w:szCs w:val="22"/>
        </w:rPr>
        <w:t xml:space="preserve"> </w:t>
      </w:r>
      <w:r w:rsidRPr="00516EF8">
        <w:rPr>
          <w:rFonts w:ascii="Times New Roman"/>
          <w:sz w:val="22"/>
          <w:szCs w:val="22"/>
        </w:rPr>
        <w:t>평가일</w:t>
      </w:r>
      <w:r w:rsidRPr="00516EF8">
        <w:rPr>
          <w:rFonts w:ascii="Times New Roman"/>
          <w:sz w:val="22"/>
          <w:szCs w:val="22"/>
        </w:rPr>
        <w:lastRenderedPageBreak/>
        <w:t>로부터</w:t>
      </w:r>
      <w:r w:rsidRPr="00516EF8">
        <w:rPr>
          <w:rFonts w:ascii="Times New Roman"/>
          <w:sz w:val="22"/>
          <w:szCs w:val="22"/>
        </w:rPr>
        <w:t xml:space="preserve"> [</w:t>
      </w:r>
      <w:r w:rsidRPr="00516EF8">
        <w:rPr>
          <w:rFonts w:ascii="Times New Roman"/>
          <w:sz w:val="22"/>
          <w:szCs w:val="22"/>
        </w:rPr>
        <w:t>사십</w:t>
      </w:r>
      <w:r w:rsidRPr="00516EF8">
        <w:rPr>
          <w:rFonts w:ascii="Times New Roman"/>
          <w:sz w:val="22"/>
          <w:szCs w:val="22"/>
        </w:rPr>
        <w:t>(40)]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Tranche B </w:t>
      </w:r>
      <w:r w:rsidRPr="00516EF8">
        <w:rPr>
          <w:rFonts w:ascii="Times New Roman"/>
          <w:sz w:val="22"/>
          <w:szCs w:val="22"/>
        </w:rPr>
        <w:t>대출금의</w:t>
      </w:r>
      <w:r w:rsidRPr="00516EF8">
        <w:rPr>
          <w:rFonts w:ascii="Times New Roman"/>
          <w:sz w:val="22"/>
          <w:szCs w:val="22"/>
        </w:rPr>
        <w:t xml:space="preserve"> </w:t>
      </w:r>
      <w:r w:rsidRPr="00516EF8">
        <w:rPr>
          <w:rFonts w:ascii="Times New Roman"/>
          <w:sz w:val="22"/>
          <w:szCs w:val="22"/>
        </w:rPr>
        <w:t>삼</w:t>
      </w:r>
      <w:r w:rsidRPr="00516EF8">
        <w:rPr>
          <w:rFonts w:ascii="Times New Roman"/>
          <w:sz w:val="22"/>
          <w:szCs w:val="22"/>
        </w:rPr>
        <w:t>(3)</w:t>
      </w:r>
      <w:r w:rsidRPr="00516EF8">
        <w:rPr>
          <w:rFonts w:ascii="Times New Roman"/>
          <w:sz w:val="22"/>
          <w:szCs w:val="22"/>
        </w:rPr>
        <w:t>개월분</w:t>
      </w:r>
      <w:r w:rsidRPr="00516EF8">
        <w:rPr>
          <w:rFonts w:ascii="Times New Roman"/>
          <w:sz w:val="22"/>
          <w:szCs w:val="22"/>
        </w:rPr>
        <w:t xml:space="preserve"> </w:t>
      </w:r>
      <w:r w:rsidRPr="00516EF8">
        <w:rPr>
          <w:rFonts w:ascii="Times New Roman"/>
          <w:sz w:val="22"/>
          <w:szCs w:val="22"/>
        </w:rPr>
        <w:t>이자에</w:t>
      </w:r>
      <w:r w:rsidRPr="00516EF8">
        <w:rPr>
          <w:rFonts w:ascii="Times New Roman"/>
          <w:sz w:val="22"/>
          <w:szCs w:val="22"/>
        </w:rPr>
        <w:t xml:space="preserve"> </w:t>
      </w:r>
      <w:r w:rsidRPr="00516EF8">
        <w:rPr>
          <w:rFonts w:ascii="Times New Roman"/>
          <w:sz w:val="22"/>
          <w:szCs w:val="22"/>
        </w:rPr>
        <w:t>상당하는</w:t>
      </w:r>
      <w:r w:rsidRPr="00516EF8">
        <w:rPr>
          <w:rFonts w:ascii="Times New Roman"/>
          <w:sz w:val="22"/>
          <w:szCs w:val="22"/>
        </w:rPr>
        <w:t xml:space="preserve"> </w:t>
      </w:r>
      <w:r w:rsidRPr="00516EF8">
        <w:rPr>
          <w:rFonts w:ascii="Times New Roman"/>
          <w:sz w:val="22"/>
          <w:szCs w:val="22"/>
        </w:rPr>
        <w:t>금액</w:t>
      </w:r>
      <w:r w:rsidRPr="00516EF8">
        <w:rPr>
          <w:rFonts w:ascii="Times New Roman"/>
          <w:sz w:val="22"/>
          <w:szCs w:val="22"/>
        </w:rPr>
        <w:t>(</w:t>
      </w:r>
      <w:r w:rsidRPr="00516EF8">
        <w:rPr>
          <w:rFonts w:ascii="Times New Roman"/>
          <w:sz w:val="22"/>
          <w:szCs w:val="22"/>
        </w:rPr>
        <w:t>이하</w:t>
      </w:r>
      <w:r w:rsidRPr="00516EF8">
        <w:rPr>
          <w:rFonts w:ascii="Times New Roman"/>
          <w:sz w:val="22"/>
          <w:szCs w:val="22"/>
        </w:rPr>
        <w:t xml:space="preserve"> </w:t>
      </w:r>
      <w:r w:rsidRPr="00516EF8">
        <w:rPr>
          <w:rFonts w:ascii="Times New Roman"/>
          <w:b/>
          <w:bCs/>
          <w:sz w:val="22"/>
          <w:szCs w:val="22"/>
        </w:rPr>
        <w:t xml:space="preserve">“Tranche B </w:t>
      </w:r>
      <w:r w:rsidRPr="00516EF8">
        <w:rPr>
          <w:rFonts w:ascii="Times New Roman"/>
          <w:b/>
          <w:bCs/>
          <w:sz w:val="22"/>
          <w:szCs w:val="22"/>
        </w:rPr>
        <w:t>이자유보금</w:t>
      </w:r>
      <w:r w:rsidRPr="00516EF8">
        <w:rPr>
          <w:rFonts w:ascii="Times New Roman"/>
          <w:b/>
          <w:bCs/>
          <w:sz w:val="22"/>
          <w:szCs w:val="22"/>
        </w:rPr>
        <w:t>”</w:t>
      </w:r>
      <w:r w:rsidRPr="00516EF8">
        <w:rPr>
          <w:rFonts w:ascii="Times New Roman"/>
          <w:sz w:val="22"/>
          <w:szCs w:val="22"/>
        </w:rPr>
        <w:t>)</w:t>
      </w:r>
      <w:r w:rsidRPr="00516EF8">
        <w:rPr>
          <w:rFonts w:ascii="Times New Roman"/>
          <w:sz w:val="22"/>
          <w:szCs w:val="22"/>
        </w:rPr>
        <w:t>을</w:t>
      </w:r>
      <w:r w:rsidRPr="00516EF8">
        <w:rPr>
          <w:rFonts w:ascii="Times New Roman"/>
          <w:sz w:val="22"/>
          <w:szCs w:val="22"/>
        </w:rPr>
        <w:t xml:space="preserve"> Tranche B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추가로</w:t>
      </w:r>
      <w:r w:rsidRPr="00516EF8">
        <w:rPr>
          <w:rFonts w:ascii="Times New Roman"/>
          <w:sz w:val="22"/>
          <w:szCs w:val="22"/>
        </w:rPr>
        <w:t xml:space="preserve"> </w:t>
      </w:r>
      <w:r w:rsidRPr="00516EF8">
        <w:rPr>
          <w:rFonts w:ascii="Times New Roman"/>
          <w:sz w:val="22"/>
          <w:szCs w:val="22"/>
        </w:rPr>
        <w:t>유보하여야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 xml:space="preserve">. </w:t>
      </w:r>
      <w:r w:rsidR="00C54713" w:rsidRPr="00516EF8">
        <w:rPr>
          <w:rFonts w:ascii="Times New Roman" w:hint="eastAsia"/>
          <w:sz w:val="22"/>
          <w:szCs w:val="22"/>
        </w:rPr>
        <w:t>명확히</w:t>
      </w:r>
      <w:r w:rsidR="00C54713" w:rsidRPr="00516EF8">
        <w:rPr>
          <w:rFonts w:ascii="Times New Roman" w:hint="eastAsia"/>
          <w:sz w:val="22"/>
          <w:szCs w:val="22"/>
        </w:rPr>
        <w:t xml:space="preserve"> </w:t>
      </w:r>
      <w:r w:rsidR="00C54713" w:rsidRPr="00516EF8">
        <w:rPr>
          <w:rFonts w:ascii="Times New Roman" w:hint="eastAsia"/>
          <w:sz w:val="22"/>
          <w:szCs w:val="22"/>
        </w:rPr>
        <w:t>하면</w:t>
      </w:r>
      <w:r w:rsidR="009A5E03" w:rsidRPr="00516EF8">
        <w:rPr>
          <w:rFonts w:ascii="Times New Roman" w:hint="eastAsia"/>
          <w:sz w:val="22"/>
          <w:szCs w:val="22"/>
        </w:rPr>
        <w:t>,</w:t>
      </w:r>
      <w:r w:rsidR="00C54713" w:rsidRPr="00516EF8">
        <w:rPr>
          <w:rFonts w:ascii="Times New Roman" w:hint="eastAsia"/>
          <w:sz w:val="22"/>
          <w:szCs w:val="22"/>
        </w:rPr>
        <w:t xml:space="preserve"> </w:t>
      </w:r>
      <w:r w:rsidR="00C54713" w:rsidRPr="00516EF8">
        <w:rPr>
          <w:rFonts w:ascii="Times New Roman"/>
          <w:sz w:val="22"/>
          <w:szCs w:val="22"/>
        </w:rPr>
        <w:t xml:space="preserve">Tranche A </w:t>
      </w:r>
      <w:r w:rsidR="00C54713" w:rsidRPr="00516EF8">
        <w:rPr>
          <w:rFonts w:ascii="Times New Roman"/>
          <w:sz w:val="22"/>
          <w:szCs w:val="22"/>
        </w:rPr>
        <w:t>이자지급력지수</w:t>
      </w:r>
      <w:r w:rsidR="00C54713" w:rsidRPr="00516EF8">
        <w:rPr>
          <w:rFonts w:ascii="Times New Roman"/>
          <w:sz w:val="22"/>
          <w:szCs w:val="22"/>
        </w:rPr>
        <w:t xml:space="preserve"> </w:t>
      </w:r>
      <w:r w:rsidR="00C54713" w:rsidRPr="00516EF8">
        <w:rPr>
          <w:rFonts w:ascii="Times New Roman"/>
          <w:sz w:val="22"/>
          <w:szCs w:val="22"/>
        </w:rPr>
        <w:t>유지의무</w:t>
      </w:r>
      <w:r w:rsidR="009A5E03" w:rsidRPr="00516EF8">
        <w:rPr>
          <w:rFonts w:ascii="Times New Roman" w:hint="eastAsia"/>
          <w:sz w:val="22"/>
          <w:szCs w:val="22"/>
        </w:rPr>
        <w:t>를</w:t>
      </w:r>
      <w:r w:rsidR="00C54713" w:rsidRPr="00516EF8">
        <w:rPr>
          <w:rFonts w:ascii="Times New Roman"/>
          <w:sz w:val="22"/>
          <w:szCs w:val="22"/>
        </w:rPr>
        <w:t xml:space="preserve"> </w:t>
      </w:r>
      <w:r w:rsidR="00C54713" w:rsidRPr="00516EF8">
        <w:rPr>
          <w:rFonts w:ascii="Times New Roman"/>
          <w:sz w:val="22"/>
          <w:szCs w:val="22"/>
        </w:rPr>
        <w:t>준수</w:t>
      </w:r>
      <w:r w:rsidR="009A5E03" w:rsidRPr="00516EF8">
        <w:rPr>
          <w:rFonts w:ascii="Times New Roman" w:hint="eastAsia"/>
          <w:sz w:val="22"/>
          <w:szCs w:val="22"/>
        </w:rPr>
        <w:t>하고</w:t>
      </w:r>
      <w:r w:rsidR="00C54713" w:rsidRPr="00516EF8">
        <w:rPr>
          <w:rFonts w:ascii="Times New Roman" w:hint="eastAsia"/>
          <w:sz w:val="22"/>
          <w:szCs w:val="22"/>
        </w:rPr>
        <w:t xml:space="preserve"> Tranche B </w:t>
      </w:r>
      <w:r w:rsidR="00C54713" w:rsidRPr="00516EF8">
        <w:rPr>
          <w:rFonts w:ascii="Times New Roman" w:hint="eastAsia"/>
          <w:sz w:val="22"/>
          <w:szCs w:val="22"/>
        </w:rPr>
        <w:t>이자지급력지수</w:t>
      </w:r>
      <w:r w:rsidR="00C54713" w:rsidRPr="00516EF8">
        <w:rPr>
          <w:rFonts w:ascii="Times New Roman" w:hint="eastAsia"/>
          <w:sz w:val="22"/>
          <w:szCs w:val="22"/>
        </w:rPr>
        <w:t xml:space="preserve"> </w:t>
      </w:r>
      <w:r w:rsidR="00C54713" w:rsidRPr="00516EF8">
        <w:rPr>
          <w:rFonts w:ascii="Times New Roman" w:hint="eastAsia"/>
          <w:sz w:val="22"/>
          <w:szCs w:val="22"/>
        </w:rPr>
        <w:t>유지의무만</w:t>
      </w:r>
      <w:r w:rsidR="009A5E03" w:rsidRPr="00516EF8">
        <w:rPr>
          <w:rFonts w:ascii="Times New Roman" w:hint="eastAsia"/>
          <w:sz w:val="22"/>
          <w:szCs w:val="22"/>
        </w:rPr>
        <w:t>을</w:t>
      </w:r>
      <w:r w:rsidR="00C54713" w:rsidRPr="00516EF8">
        <w:rPr>
          <w:rFonts w:ascii="Times New Roman" w:hint="eastAsia"/>
          <w:sz w:val="22"/>
          <w:szCs w:val="22"/>
        </w:rPr>
        <w:t xml:space="preserve"> </w:t>
      </w:r>
      <w:r w:rsidR="00C54713" w:rsidRPr="00516EF8">
        <w:rPr>
          <w:rFonts w:ascii="Times New Roman" w:hint="eastAsia"/>
          <w:sz w:val="22"/>
          <w:szCs w:val="22"/>
        </w:rPr>
        <w:t>준수하지</w:t>
      </w:r>
      <w:r w:rsidR="00C54713" w:rsidRPr="00516EF8">
        <w:rPr>
          <w:rFonts w:ascii="Times New Roman" w:hint="eastAsia"/>
          <w:sz w:val="22"/>
          <w:szCs w:val="22"/>
        </w:rPr>
        <w:t xml:space="preserve"> </w:t>
      </w:r>
      <w:r w:rsidR="00C54713" w:rsidRPr="00516EF8">
        <w:rPr>
          <w:rFonts w:ascii="Times New Roman" w:hint="eastAsia"/>
          <w:sz w:val="22"/>
          <w:szCs w:val="22"/>
        </w:rPr>
        <w:t>못한</w:t>
      </w:r>
      <w:r w:rsidR="00C54713" w:rsidRPr="00516EF8">
        <w:rPr>
          <w:rFonts w:ascii="Times New Roman" w:hint="eastAsia"/>
          <w:sz w:val="22"/>
          <w:szCs w:val="22"/>
        </w:rPr>
        <w:t xml:space="preserve"> </w:t>
      </w:r>
      <w:r w:rsidR="00C54713" w:rsidRPr="00516EF8">
        <w:rPr>
          <w:rFonts w:ascii="Times New Roman" w:hint="eastAsia"/>
          <w:sz w:val="22"/>
          <w:szCs w:val="22"/>
        </w:rPr>
        <w:t>경우에는</w:t>
      </w:r>
      <w:r w:rsidR="00C54713" w:rsidRPr="00516EF8">
        <w:rPr>
          <w:rFonts w:ascii="Times New Roman" w:hint="eastAsia"/>
          <w:sz w:val="22"/>
          <w:szCs w:val="22"/>
        </w:rPr>
        <w:t xml:space="preserve"> Tranche B </w:t>
      </w:r>
      <w:r w:rsidR="00C54713" w:rsidRPr="00516EF8">
        <w:rPr>
          <w:rFonts w:ascii="Times New Roman" w:hint="eastAsia"/>
          <w:sz w:val="22"/>
          <w:szCs w:val="22"/>
        </w:rPr>
        <w:t>이자유보금만을</w:t>
      </w:r>
      <w:r w:rsidR="00C54713" w:rsidRPr="00516EF8">
        <w:rPr>
          <w:rFonts w:ascii="Times New Roman" w:hint="eastAsia"/>
          <w:sz w:val="22"/>
          <w:szCs w:val="22"/>
        </w:rPr>
        <w:t xml:space="preserve"> </w:t>
      </w:r>
      <w:r w:rsidR="009842AF" w:rsidRPr="00516EF8">
        <w:rPr>
          <w:rFonts w:ascii="Times New Roman" w:hint="eastAsia"/>
          <w:sz w:val="22"/>
          <w:szCs w:val="22"/>
        </w:rPr>
        <w:t xml:space="preserve">Tranche B </w:t>
      </w:r>
      <w:r w:rsidR="00C54713" w:rsidRPr="00516EF8">
        <w:rPr>
          <w:rFonts w:ascii="Times New Roman" w:hint="eastAsia"/>
          <w:sz w:val="22"/>
          <w:szCs w:val="22"/>
        </w:rPr>
        <w:t>이자유보계좌에</w:t>
      </w:r>
      <w:r w:rsidR="00C54713" w:rsidRPr="00516EF8">
        <w:rPr>
          <w:rFonts w:ascii="Times New Roman" w:hint="eastAsia"/>
          <w:sz w:val="22"/>
          <w:szCs w:val="22"/>
        </w:rPr>
        <w:t xml:space="preserve"> </w:t>
      </w:r>
      <w:r w:rsidR="00C54713" w:rsidRPr="00516EF8">
        <w:rPr>
          <w:rFonts w:ascii="Times New Roman" w:hint="eastAsia"/>
          <w:sz w:val="22"/>
          <w:szCs w:val="22"/>
        </w:rPr>
        <w:t>유보한다</w:t>
      </w:r>
      <w:r w:rsidR="00C54713" w:rsidRPr="00516EF8">
        <w:rPr>
          <w:rFonts w:ascii="Times New Roman" w:hint="eastAsia"/>
          <w:sz w:val="22"/>
          <w:szCs w:val="22"/>
        </w:rPr>
        <w:t xml:space="preserve">. </w:t>
      </w:r>
      <w:r w:rsidR="00C54713" w:rsidRPr="00516EF8">
        <w:rPr>
          <w:rFonts w:ascii="Times New Roman"/>
          <w:sz w:val="22"/>
          <w:szCs w:val="22"/>
        </w:rPr>
        <w:t xml:space="preserve"> </w:t>
      </w:r>
    </w:p>
    <w:p w14:paraId="24782EEB" w14:textId="77777777" w:rsidR="003D575E" w:rsidRPr="00516EF8" w:rsidRDefault="003D575E" w:rsidP="00B66D78">
      <w:pPr>
        <w:adjustRightInd w:val="0"/>
        <w:snapToGrid w:val="0"/>
        <w:spacing w:line="400" w:lineRule="exact"/>
        <w:ind w:left="567"/>
        <w:rPr>
          <w:rFonts w:ascii="Times New Roman"/>
          <w:kern w:val="0"/>
          <w:sz w:val="22"/>
          <w:szCs w:val="22"/>
        </w:rPr>
      </w:pPr>
    </w:p>
    <w:p w14:paraId="55F3E80F" w14:textId="699FF3B7" w:rsidR="00B66D78" w:rsidRPr="00516EF8" w:rsidRDefault="00CC300D" w:rsidP="00B66D78">
      <w:pPr>
        <w:numPr>
          <w:ilvl w:val="0"/>
          <w:numId w:val="26"/>
        </w:numPr>
        <w:adjustRightInd w:val="0"/>
        <w:snapToGrid w:val="0"/>
        <w:spacing w:line="400" w:lineRule="exact"/>
        <w:rPr>
          <w:rFonts w:ascii="Times New Roman"/>
          <w:sz w:val="22"/>
          <w:szCs w:val="22"/>
        </w:rPr>
      </w:pPr>
      <w:r w:rsidRPr="00516EF8">
        <w:rPr>
          <w:rFonts w:ascii="Times New Roman" w:eastAsia="바탕체"/>
          <w:sz w:val="22"/>
          <w:szCs w:val="20"/>
        </w:rPr>
        <w:t xml:space="preserve">Tranche A </w:t>
      </w:r>
      <w:r w:rsidRPr="00516EF8">
        <w:rPr>
          <w:rFonts w:ascii="Times New Roman" w:eastAsia="바탕체"/>
          <w:sz w:val="22"/>
          <w:szCs w:val="20"/>
        </w:rPr>
        <w:t>이자유보계좌</w:t>
      </w:r>
      <w:r w:rsidRPr="00516EF8">
        <w:rPr>
          <w:rFonts w:ascii="Times New Roman" w:eastAsia="바탕체"/>
          <w:sz w:val="22"/>
          <w:szCs w:val="20"/>
        </w:rPr>
        <w:t xml:space="preserve"> </w:t>
      </w:r>
      <w:r w:rsidRPr="00516EF8">
        <w:rPr>
          <w:rFonts w:ascii="Times New Roman" w:eastAsia="바탕체"/>
          <w:sz w:val="22"/>
          <w:szCs w:val="20"/>
        </w:rPr>
        <w:t>및</w:t>
      </w:r>
      <w:r w:rsidRPr="00516EF8">
        <w:rPr>
          <w:rFonts w:ascii="Times New Roman" w:eastAsia="바탕체"/>
          <w:sz w:val="22"/>
          <w:szCs w:val="20"/>
        </w:rPr>
        <w:t xml:space="preserve"> Tranche B </w:t>
      </w:r>
      <w:r w:rsidRPr="00516EF8">
        <w:rPr>
          <w:rFonts w:ascii="Times New Roman" w:eastAsia="바탕체"/>
          <w:sz w:val="22"/>
          <w:szCs w:val="20"/>
        </w:rPr>
        <w:t>이자유보계좌는</w:t>
      </w:r>
      <w:r w:rsidRPr="00516EF8">
        <w:rPr>
          <w:rFonts w:ascii="Times New Roman" w:eastAsia="바탕체"/>
          <w:sz w:val="22"/>
          <w:szCs w:val="20"/>
        </w:rPr>
        <w:t xml:space="preserve"> </w:t>
      </w:r>
      <w:r w:rsidRPr="00516EF8">
        <w:rPr>
          <w:rFonts w:ascii="Times New Roman" w:eastAsia="바탕체"/>
          <w:sz w:val="22"/>
          <w:szCs w:val="20"/>
        </w:rPr>
        <w:t>각각</w:t>
      </w:r>
      <w:r w:rsidRPr="00516EF8">
        <w:rPr>
          <w:rFonts w:ascii="Times New Roman" w:eastAsia="바탕체"/>
          <w:sz w:val="22"/>
          <w:szCs w:val="20"/>
        </w:rPr>
        <w:t xml:space="preserve"> </w:t>
      </w:r>
      <w:r w:rsidRPr="00516EF8">
        <w:rPr>
          <w:rFonts w:ascii="Times New Roman" w:eastAsia="바탕체"/>
          <w:sz w:val="22"/>
          <w:szCs w:val="20"/>
        </w:rPr>
        <w:t>해당</w:t>
      </w:r>
      <w:r w:rsidRPr="00516EF8">
        <w:rPr>
          <w:rFonts w:ascii="Times New Roman" w:eastAsia="바탕체"/>
          <w:sz w:val="22"/>
          <w:szCs w:val="20"/>
        </w:rPr>
        <w:t xml:space="preserve"> Tranche </w:t>
      </w:r>
      <w:r w:rsidRPr="00516EF8">
        <w:rPr>
          <w:rFonts w:ascii="Times New Roman" w:eastAsia="바탕체"/>
          <w:sz w:val="22"/>
          <w:szCs w:val="20"/>
        </w:rPr>
        <w:t>대출금에</w:t>
      </w:r>
      <w:r w:rsidRPr="00516EF8">
        <w:rPr>
          <w:rFonts w:ascii="Times New Roman" w:eastAsia="바탕체"/>
          <w:sz w:val="22"/>
          <w:szCs w:val="20"/>
        </w:rPr>
        <w:t xml:space="preserve"> </w:t>
      </w:r>
      <w:r w:rsidRPr="00516EF8">
        <w:rPr>
          <w:rFonts w:ascii="Times New Roman" w:eastAsia="바탕체"/>
          <w:sz w:val="22"/>
          <w:szCs w:val="20"/>
        </w:rPr>
        <w:t>대한</w:t>
      </w:r>
      <w:r w:rsidRPr="00516EF8">
        <w:rPr>
          <w:rFonts w:ascii="Times New Roman" w:eastAsia="바탕체"/>
          <w:sz w:val="22"/>
          <w:szCs w:val="20"/>
        </w:rPr>
        <w:t xml:space="preserve"> </w:t>
      </w:r>
      <w:r w:rsidRPr="00516EF8">
        <w:rPr>
          <w:rFonts w:ascii="Times New Roman" w:eastAsia="바탕체"/>
          <w:sz w:val="22"/>
          <w:szCs w:val="20"/>
        </w:rPr>
        <w:t>이자의</w:t>
      </w:r>
      <w:r w:rsidRPr="00516EF8">
        <w:rPr>
          <w:rFonts w:ascii="Times New Roman" w:eastAsia="바탕체"/>
          <w:sz w:val="22"/>
          <w:szCs w:val="20"/>
        </w:rPr>
        <w:t xml:space="preserve"> </w:t>
      </w:r>
      <w:r w:rsidRPr="00516EF8">
        <w:rPr>
          <w:rFonts w:ascii="Times New Roman" w:eastAsia="바탕체"/>
          <w:sz w:val="22"/>
          <w:szCs w:val="20"/>
        </w:rPr>
        <w:t>지급을</w:t>
      </w:r>
      <w:r w:rsidRPr="00516EF8">
        <w:rPr>
          <w:rFonts w:ascii="Times New Roman" w:eastAsia="바탕체"/>
          <w:sz w:val="22"/>
          <w:szCs w:val="20"/>
        </w:rPr>
        <w:t xml:space="preserve"> </w:t>
      </w:r>
      <w:r w:rsidRPr="00516EF8">
        <w:rPr>
          <w:rFonts w:ascii="Times New Roman" w:eastAsia="바탕체"/>
          <w:sz w:val="22"/>
          <w:szCs w:val="20"/>
        </w:rPr>
        <w:t>위한</w:t>
      </w:r>
      <w:r w:rsidRPr="00516EF8">
        <w:rPr>
          <w:rFonts w:ascii="Times New Roman" w:eastAsia="바탕체"/>
          <w:sz w:val="22"/>
          <w:szCs w:val="20"/>
        </w:rPr>
        <w:t xml:space="preserve"> </w:t>
      </w:r>
      <w:r w:rsidRPr="00516EF8">
        <w:rPr>
          <w:rFonts w:ascii="Times New Roman" w:eastAsia="바탕체"/>
          <w:sz w:val="22"/>
          <w:szCs w:val="20"/>
        </w:rPr>
        <w:t>자금을</w:t>
      </w:r>
      <w:r w:rsidRPr="00516EF8">
        <w:rPr>
          <w:rFonts w:ascii="Times New Roman" w:eastAsia="바탕체"/>
          <w:sz w:val="22"/>
          <w:szCs w:val="20"/>
        </w:rPr>
        <w:t xml:space="preserve"> </w:t>
      </w:r>
      <w:r w:rsidRPr="00516EF8">
        <w:rPr>
          <w:rFonts w:ascii="Times New Roman" w:eastAsia="바탕체"/>
          <w:sz w:val="22"/>
          <w:szCs w:val="20"/>
        </w:rPr>
        <w:t>별도로</w:t>
      </w:r>
      <w:r w:rsidRPr="00516EF8">
        <w:rPr>
          <w:rFonts w:ascii="Times New Roman" w:eastAsia="바탕체"/>
          <w:sz w:val="22"/>
          <w:szCs w:val="20"/>
        </w:rPr>
        <w:t xml:space="preserve"> </w:t>
      </w:r>
      <w:r w:rsidRPr="00516EF8">
        <w:rPr>
          <w:rFonts w:ascii="Times New Roman" w:eastAsia="바탕체"/>
          <w:sz w:val="22"/>
          <w:szCs w:val="20"/>
        </w:rPr>
        <w:t>관리하기</w:t>
      </w:r>
      <w:r w:rsidRPr="00516EF8">
        <w:rPr>
          <w:rFonts w:ascii="Times New Roman" w:eastAsia="바탕체"/>
          <w:sz w:val="22"/>
          <w:szCs w:val="20"/>
        </w:rPr>
        <w:t xml:space="preserve"> </w:t>
      </w:r>
      <w:r w:rsidRPr="00516EF8">
        <w:rPr>
          <w:rFonts w:ascii="Times New Roman" w:eastAsia="바탕체"/>
          <w:sz w:val="22"/>
          <w:szCs w:val="20"/>
        </w:rPr>
        <w:t>위한</w:t>
      </w:r>
      <w:r w:rsidRPr="00516EF8">
        <w:rPr>
          <w:rFonts w:ascii="Times New Roman" w:eastAsia="바탕체"/>
          <w:sz w:val="22"/>
          <w:szCs w:val="20"/>
        </w:rPr>
        <w:t xml:space="preserve"> </w:t>
      </w:r>
      <w:r w:rsidRPr="00516EF8">
        <w:rPr>
          <w:rFonts w:ascii="Times New Roman" w:eastAsia="바탕체"/>
          <w:sz w:val="22"/>
          <w:szCs w:val="20"/>
        </w:rPr>
        <w:t>계좌로</w:t>
      </w:r>
      <w:r w:rsidRPr="00516EF8">
        <w:rPr>
          <w:rFonts w:ascii="Times New Roman" w:eastAsia="바탕체"/>
          <w:sz w:val="22"/>
          <w:szCs w:val="20"/>
        </w:rPr>
        <w:t xml:space="preserve"> </w:t>
      </w:r>
      <w:r w:rsidRPr="00516EF8">
        <w:rPr>
          <w:rFonts w:ascii="Times New Roman" w:eastAsia="바탕체"/>
          <w:sz w:val="22"/>
          <w:szCs w:val="20"/>
        </w:rPr>
        <w:t>한다</w:t>
      </w:r>
      <w:r w:rsidRPr="00516EF8">
        <w:rPr>
          <w:rFonts w:ascii="Times New Roman" w:eastAsia="바탕체"/>
          <w:sz w:val="22"/>
          <w:szCs w:val="20"/>
        </w:rPr>
        <w:t xml:space="preserve">. </w:t>
      </w:r>
      <w:r w:rsidRPr="00516EF8">
        <w:rPr>
          <w:rFonts w:ascii="Times New Roman" w:eastAsia="바탕체"/>
          <w:sz w:val="22"/>
          <w:szCs w:val="20"/>
        </w:rPr>
        <w:t>금융계약에</w:t>
      </w:r>
      <w:r w:rsidRPr="00516EF8">
        <w:rPr>
          <w:rFonts w:ascii="Times New Roman" w:eastAsia="바탕체"/>
          <w:sz w:val="22"/>
          <w:szCs w:val="20"/>
        </w:rPr>
        <w:t xml:space="preserve"> </w:t>
      </w:r>
      <w:r w:rsidRPr="00516EF8">
        <w:rPr>
          <w:rFonts w:ascii="Times New Roman" w:eastAsia="바탕체"/>
          <w:sz w:val="22"/>
          <w:szCs w:val="20"/>
        </w:rPr>
        <w:t>따른</w:t>
      </w:r>
      <w:r w:rsidRPr="00516EF8">
        <w:rPr>
          <w:rFonts w:ascii="Times New Roman" w:eastAsia="바탕체"/>
          <w:sz w:val="22"/>
          <w:szCs w:val="20"/>
        </w:rPr>
        <w:t xml:space="preserve"> </w:t>
      </w:r>
      <w:r w:rsidRPr="00516EF8">
        <w:rPr>
          <w:rFonts w:ascii="Times New Roman" w:eastAsia="바탕체"/>
          <w:sz w:val="22"/>
          <w:szCs w:val="20"/>
        </w:rPr>
        <w:t>담보권의</w:t>
      </w:r>
      <w:r w:rsidRPr="00516EF8">
        <w:rPr>
          <w:rFonts w:ascii="Times New Roman" w:eastAsia="바탕체"/>
          <w:sz w:val="22"/>
          <w:szCs w:val="20"/>
        </w:rPr>
        <w:t xml:space="preserve"> </w:t>
      </w:r>
      <w:r w:rsidRPr="00516EF8">
        <w:rPr>
          <w:rFonts w:ascii="Times New Roman" w:eastAsia="바탕체"/>
          <w:sz w:val="22"/>
          <w:szCs w:val="20"/>
        </w:rPr>
        <w:t>실행이</w:t>
      </w:r>
      <w:r w:rsidRPr="00516EF8">
        <w:rPr>
          <w:rFonts w:ascii="Times New Roman" w:eastAsia="바탕체"/>
          <w:sz w:val="22"/>
          <w:szCs w:val="20"/>
        </w:rPr>
        <w:t xml:space="preserve"> </w:t>
      </w:r>
      <w:r w:rsidRPr="00516EF8">
        <w:rPr>
          <w:rFonts w:ascii="Times New Roman" w:eastAsia="바탕체"/>
          <w:sz w:val="22"/>
          <w:szCs w:val="20"/>
        </w:rPr>
        <w:t>이루어지는</w:t>
      </w:r>
      <w:r w:rsidRPr="00516EF8">
        <w:rPr>
          <w:rFonts w:ascii="Times New Roman" w:eastAsia="바탕체"/>
          <w:sz w:val="22"/>
          <w:szCs w:val="20"/>
        </w:rPr>
        <w:t xml:space="preserve"> </w:t>
      </w:r>
      <w:r w:rsidRPr="00516EF8">
        <w:rPr>
          <w:rFonts w:ascii="Times New Roman" w:eastAsia="바탕체"/>
          <w:sz w:val="22"/>
          <w:szCs w:val="20"/>
        </w:rPr>
        <w:t>경우를</w:t>
      </w:r>
      <w:r w:rsidRPr="00516EF8">
        <w:rPr>
          <w:rFonts w:ascii="Times New Roman" w:eastAsia="바탕체"/>
          <w:sz w:val="22"/>
          <w:szCs w:val="20"/>
        </w:rPr>
        <w:t xml:space="preserve"> </w:t>
      </w:r>
      <w:r w:rsidRPr="00516EF8">
        <w:rPr>
          <w:rFonts w:ascii="Times New Roman" w:eastAsia="바탕체"/>
          <w:sz w:val="22"/>
          <w:szCs w:val="20"/>
        </w:rPr>
        <w:t>제외하고</w:t>
      </w:r>
      <w:r w:rsidRPr="00516EF8">
        <w:rPr>
          <w:rFonts w:ascii="Times New Roman" w:eastAsia="바탕체"/>
          <w:sz w:val="22"/>
          <w:szCs w:val="20"/>
        </w:rPr>
        <w:t xml:space="preserve">, </w:t>
      </w:r>
      <w:r w:rsidRPr="00516EF8">
        <w:rPr>
          <w:rFonts w:ascii="Times New Roman" w:eastAsia="바탕체"/>
          <w:sz w:val="22"/>
          <w:szCs w:val="20"/>
        </w:rPr>
        <w:t>각</w:t>
      </w:r>
      <w:r w:rsidRPr="00516EF8">
        <w:rPr>
          <w:rFonts w:ascii="Times New Roman" w:eastAsia="바탕체"/>
          <w:sz w:val="22"/>
          <w:szCs w:val="20"/>
        </w:rPr>
        <w:t xml:space="preserve"> </w:t>
      </w:r>
      <w:r w:rsidRPr="00516EF8">
        <w:rPr>
          <w:rFonts w:ascii="Times New Roman" w:eastAsia="바탕체"/>
          <w:sz w:val="22"/>
          <w:szCs w:val="20"/>
        </w:rPr>
        <w:t>이자유보계좌에</w:t>
      </w:r>
      <w:r w:rsidRPr="00516EF8">
        <w:rPr>
          <w:rFonts w:ascii="Times New Roman" w:eastAsia="바탕체"/>
          <w:sz w:val="22"/>
          <w:szCs w:val="20"/>
        </w:rPr>
        <w:t xml:space="preserve"> </w:t>
      </w:r>
      <w:r w:rsidRPr="00516EF8">
        <w:rPr>
          <w:rFonts w:ascii="Times New Roman" w:eastAsia="바탕체"/>
          <w:sz w:val="22"/>
          <w:szCs w:val="20"/>
        </w:rPr>
        <w:t>예치된</w:t>
      </w:r>
      <w:r w:rsidRPr="00516EF8">
        <w:rPr>
          <w:rFonts w:ascii="Times New Roman" w:eastAsia="바탕체"/>
          <w:sz w:val="22"/>
          <w:szCs w:val="20"/>
        </w:rPr>
        <w:t xml:space="preserve"> </w:t>
      </w:r>
      <w:r w:rsidRPr="00516EF8">
        <w:rPr>
          <w:rFonts w:ascii="Times New Roman" w:eastAsia="바탕체"/>
          <w:sz w:val="22"/>
          <w:szCs w:val="20"/>
        </w:rPr>
        <w:t>금원은</w:t>
      </w:r>
      <w:r w:rsidRPr="00516EF8">
        <w:rPr>
          <w:rFonts w:ascii="Times New Roman" w:eastAsia="바탕체"/>
          <w:sz w:val="22"/>
          <w:szCs w:val="20"/>
        </w:rPr>
        <w:t xml:space="preserve"> </w:t>
      </w:r>
      <w:r w:rsidRPr="00516EF8">
        <w:rPr>
          <w:rFonts w:ascii="Times New Roman" w:eastAsia="바탕체"/>
          <w:sz w:val="22"/>
          <w:szCs w:val="20"/>
        </w:rPr>
        <w:t>해당</w:t>
      </w:r>
      <w:r w:rsidRPr="00516EF8">
        <w:rPr>
          <w:rFonts w:ascii="Times New Roman" w:eastAsia="바탕체"/>
          <w:sz w:val="22"/>
          <w:szCs w:val="20"/>
        </w:rPr>
        <w:t xml:space="preserve"> Tranche </w:t>
      </w:r>
      <w:r w:rsidRPr="00516EF8">
        <w:rPr>
          <w:rFonts w:ascii="Times New Roman" w:eastAsia="바탕체"/>
          <w:sz w:val="22"/>
          <w:szCs w:val="20"/>
        </w:rPr>
        <w:t>대출금에</w:t>
      </w:r>
      <w:r w:rsidRPr="00516EF8">
        <w:rPr>
          <w:rFonts w:ascii="Times New Roman" w:eastAsia="바탕체"/>
          <w:sz w:val="22"/>
          <w:szCs w:val="20"/>
        </w:rPr>
        <w:t xml:space="preserve"> </w:t>
      </w:r>
      <w:r w:rsidRPr="00516EF8">
        <w:rPr>
          <w:rFonts w:ascii="Times New Roman" w:eastAsia="바탕체"/>
          <w:sz w:val="22"/>
          <w:szCs w:val="20"/>
        </w:rPr>
        <w:t>대한</w:t>
      </w:r>
      <w:r w:rsidRPr="00516EF8">
        <w:rPr>
          <w:rFonts w:ascii="Times New Roman" w:eastAsia="바탕체"/>
          <w:sz w:val="22"/>
          <w:szCs w:val="20"/>
        </w:rPr>
        <w:t xml:space="preserve"> </w:t>
      </w:r>
      <w:r w:rsidRPr="00516EF8">
        <w:rPr>
          <w:rFonts w:ascii="Times New Roman" w:eastAsia="바탕체"/>
          <w:sz w:val="22"/>
          <w:szCs w:val="20"/>
        </w:rPr>
        <w:t>이자의</w:t>
      </w:r>
      <w:r w:rsidRPr="00516EF8">
        <w:rPr>
          <w:rFonts w:ascii="Times New Roman" w:eastAsia="바탕체"/>
          <w:sz w:val="22"/>
          <w:szCs w:val="20"/>
        </w:rPr>
        <w:t xml:space="preserve"> </w:t>
      </w:r>
      <w:r w:rsidRPr="00516EF8">
        <w:rPr>
          <w:rFonts w:ascii="Times New Roman" w:eastAsia="바탕체"/>
          <w:sz w:val="22"/>
          <w:szCs w:val="20"/>
        </w:rPr>
        <w:t>지급</w:t>
      </w:r>
      <w:r w:rsidRPr="00516EF8">
        <w:rPr>
          <w:rFonts w:ascii="Times New Roman" w:eastAsia="바탕체"/>
          <w:sz w:val="22"/>
          <w:szCs w:val="20"/>
        </w:rPr>
        <w:t xml:space="preserve"> </w:t>
      </w:r>
      <w:r w:rsidRPr="00516EF8">
        <w:rPr>
          <w:rFonts w:ascii="Times New Roman" w:eastAsia="바탕체"/>
          <w:sz w:val="22"/>
          <w:szCs w:val="20"/>
        </w:rPr>
        <w:t>및</w:t>
      </w:r>
      <w:r w:rsidRPr="00516EF8">
        <w:rPr>
          <w:rFonts w:ascii="Times New Roman" w:eastAsia="바탕체"/>
          <w:sz w:val="22"/>
          <w:szCs w:val="20"/>
        </w:rPr>
        <w:t xml:space="preserve"> </w:t>
      </w:r>
      <w:r w:rsidRPr="00516EF8">
        <w:rPr>
          <w:rFonts w:ascii="Times New Roman" w:eastAsia="바탕체"/>
          <w:sz w:val="22"/>
          <w:szCs w:val="20"/>
        </w:rPr>
        <w:t>본항에서</w:t>
      </w:r>
      <w:r w:rsidRPr="00516EF8">
        <w:rPr>
          <w:rFonts w:ascii="Times New Roman" w:eastAsia="바탕체"/>
          <w:sz w:val="22"/>
          <w:szCs w:val="20"/>
        </w:rPr>
        <w:t xml:space="preserve"> </w:t>
      </w:r>
      <w:r w:rsidRPr="00516EF8">
        <w:rPr>
          <w:rFonts w:ascii="Times New Roman" w:eastAsia="바탕체"/>
          <w:sz w:val="22"/>
          <w:szCs w:val="20"/>
        </w:rPr>
        <w:t>명시적으로</w:t>
      </w:r>
      <w:r w:rsidRPr="00516EF8">
        <w:rPr>
          <w:rFonts w:ascii="Times New Roman" w:eastAsia="바탕체"/>
          <w:sz w:val="22"/>
          <w:szCs w:val="20"/>
        </w:rPr>
        <w:t xml:space="preserve"> </w:t>
      </w:r>
      <w:r w:rsidRPr="00516EF8">
        <w:rPr>
          <w:rFonts w:ascii="Times New Roman" w:eastAsia="바탕체"/>
          <w:sz w:val="22"/>
          <w:szCs w:val="20"/>
        </w:rPr>
        <w:t>허용된</w:t>
      </w:r>
      <w:r w:rsidRPr="00516EF8">
        <w:rPr>
          <w:rFonts w:ascii="Times New Roman" w:eastAsia="바탕체"/>
          <w:sz w:val="22"/>
          <w:szCs w:val="20"/>
        </w:rPr>
        <w:t xml:space="preserve"> </w:t>
      </w:r>
      <w:r w:rsidRPr="00516EF8">
        <w:rPr>
          <w:rFonts w:ascii="Times New Roman" w:eastAsia="바탕체"/>
          <w:sz w:val="22"/>
          <w:szCs w:val="20"/>
        </w:rPr>
        <w:t>출금</w:t>
      </w:r>
      <w:r w:rsidRPr="00516EF8">
        <w:rPr>
          <w:rFonts w:ascii="Times New Roman" w:eastAsia="바탕체"/>
          <w:sz w:val="22"/>
          <w:szCs w:val="20"/>
        </w:rPr>
        <w:t xml:space="preserve"> </w:t>
      </w:r>
      <w:r w:rsidRPr="00516EF8">
        <w:rPr>
          <w:rFonts w:ascii="Times New Roman" w:eastAsia="바탕체"/>
          <w:sz w:val="22"/>
          <w:szCs w:val="20"/>
        </w:rPr>
        <w:t>또는</w:t>
      </w:r>
      <w:r w:rsidRPr="00516EF8">
        <w:rPr>
          <w:rFonts w:ascii="Times New Roman" w:eastAsia="바탕체"/>
          <w:sz w:val="22"/>
          <w:szCs w:val="20"/>
        </w:rPr>
        <w:t xml:space="preserve"> </w:t>
      </w:r>
      <w:r w:rsidRPr="00516EF8">
        <w:rPr>
          <w:rFonts w:ascii="Times New Roman" w:eastAsia="바탕체"/>
          <w:sz w:val="22"/>
          <w:szCs w:val="20"/>
        </w:rPr>
        <w:t>이체</w:t>
      </w:r>
      <w:r w:rsidRPr="00516EF8">
        <w:rPr>
          <w:rFonts w:ascii="Times New Roman" w:eastAsia="바탕체"/>
          <w:sz w:val="22"/>
          <w:szCs w:val="20"/>
        </w:rPr>
        <w:t xml:space="preserve"> </w:t>
      </w:r>
      <w:r w:rsidRPr="00516EF8">
        <w:rPr>
          <w:rFonts w:ascii="Times New Roman" w:eastAsia="바탕체"/>
          <w:sz w:val="22"/>
          <w:szCs w:val="20"/>
        </w:rPr>
        <w:t>외의</w:t>
      </w:r>
      <w:r w:rsidRPr="00516EF8">
        <w:rPr>
          <w:rFonts w:ascii="Times New Roman" w:eastAsia="바탕체"/>
          <w:sz w:val="22"/>
          <w:szCs w:val="20"/>
        </w:rPr>
        <w:t xml:space="preserve"> </w:t>
      </w:r>
      <w:r w:rsidRPr="00516EF8">
        <w:rPr>
          <w:rFonts w:ascii="Times New Roman" w:eastAsia="바탕체"/>
          <w:sz w:val="22"/>
          <w:szCs w:val="20"/>
        </w:rPr>
        <w:t>용도로</w:t>
      </w:r>
      <w:r w:rsidRPr="00516EF8">
        <w:rPr>
          <w:rFonts w:ascii="Times New Roman" w:eastAsia="바탕체"/>
          <w:sz w:val="22"/>
          <w:szCs w:val="20"/>
        </w:rPr>
        <w:t xml:space="preserve"> </w:t>
      </w:r>
      <w:r w:rsidRPr="00516EF8">
        <w:rPr>
          <w:rFonts w:ascii="Times New Roman" w:eastAsia="바탕체"/>
          <w:sz w:val="22"/>
          <w:szCs w:val="20"/>
        </w:rPr>
        <w:t>사용하여서는</w:t>
      </w:r>
      <w:r w:rsidRPr="00516EF8">
        <w:rPr>
          <w:rFonts w:ascii="Times New Roman" w:eastAsia="바탕체"/>
          <w:sz w:val="22"/>
          <w:szCs w:val="20"/>
        </w:rPr>
        <w:t xml:space="preserve"> </w:t>
      </w:r>
      <w:r w:rsidRPr="00516EF8">
        <w:rPr>
          <w:rFonts w:ascii="Times New Roman" w:eastAsia="바탕체"/>
          <w:sz w:val="22"/>
          <w:szCs w:val="20"/>
        </w:rPr>
        <w:t>아니</w:t>
      </w:r>
      <w:r w:rsidRPr="00516EF8">
        <w:rPr>
          <w:rFonts w:ascii="Times New Roman" w:eastAsia="바탕체"/>
          <w:sz w:val="22"/>
          <w:szCs w:val="20"/>
        </w:rPr>
        <w:t xml:space="preserve"> </w:t>
      </w:r>
      <w:r w:rsidRPr="00516EF8">
        <w:rPr>
          <w:rFonts w:ascii="Times New Roman" w:eastAsia="바탕체"/>
          <w:sz w:val="22"/>
          <w:szCs w:val="20"/>
        </w:rPr>
        <w:t>된다</w:t>
      </w:r>
      <w:r w:rsidRPr="00516EF8">
        <w:rPr>
          <w:rFonts w:ascii="Times New Roman" w:eastAsia="바탕체"/>
          <w:sz w:val="22"/>
          <w:szCs w:val="20"/>
        </w:rPr>
        <w:t>.</w:t>
      </w:r>
    </w:p>
    <w:p w14:paraId="15C1BE0C" w14:textId="77777777" w:rsidR="00CC300D" w:rsidRPr="00516EF8" w:rsidRDefault="00CC300D" w:rsidP="00381D55">
      <w:pPr>
        <w:pStyle w:val="afd"/>
        <w:rPr>
          <w:rFonts w:ascii="Times New Roman"/>
          <w:sz w:val="22"/>
        </w:rPr>
      </w:pPr>
    </w:p>
    <w:p w14:paraId="24A62AB9" w14:textId="51A62311" w:rsidR="00CC300D" w:rsidRPr="00516EF8" w:rsidRDefault="00CC300D"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어느</w:t>
      </w:r>
      <w:r w:rsidRPr="00516EF8">
        <w:rPr>
          <w:rFonts w:ascii="Times New Roman"/>
          <w:sz w:val="22"/>
          <w:szCs w:val="22"/>
        </w:rPr>
        <w:t xml:space="preserve"> </w:t>
      </w:r>
      <w:r w:rsidRPr="00516EF8">
        <w:rPr>
          <w:rFonts w:ascii="Times New Roman"/>
          <w:sz w:val="22"/>
          <w:szCs w:val="22"/>
        </w:rPr>
        <w:t>이자지급일에</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Tranche </w:t>
      </w:r>
      <w:r w:rsidRPr="00516EF8">
        <w:rPr>
          <w:rFonts w:ascii="Times New Roman"/>
          <w:sz w:val="22"/>
          <w:szCs w:val="22"/>
        </w:rPr>
        <w:t>대출금에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지급하기</w:t>
      </w:r>
      <w:r w:rsidRPr="00516EF8">
        <w:rPr>
          <w:rFonts w:ascii="Times New Roman"/>
          <w:sz w:val="22"/>
          <w:szCs w:val="22"/>
        </w:rPr>
        <w:t xml:space="preserve"> </w:t>
      </w:r>
      <w:r w:rsidRPr="00516EF8">
        <w:rPr>
          <w:rFonts w:ascii="Times New Roman"/>
          <w:sz w:val="22"/>
          <w:szCs w:val="22"/>
        </w:rPr>
        <w:t>위한</w:t>
      </w:r>
      <w:r w:rsidRPr="00516EF8">
        <w:rPr>
          <w:rFonts w:ascii="Times New Roman"/>
          <w:sz w:val="22"/>
          <w:szCs w:val="22"/>
        </w:rPr>
        <w:t xml:space="preserve"> </w:t>
      </w:r>
      <w:r w:rsidRPr="00516EF8">
        <w:rPr>
          <w:rFonts w:ascii="Times New Roman"/>
          <w:sz w:val="22"/>
          <w:szCs w:val="22"/>
        </w:rPr>
        <w:t>자금이</w:t>
      </w:r>
      <w:r w:rsidRPr="00516EF8">
        <w:rPr>
          <w:rFonts w:ascii="Times New Roman"/>
          <w:sz w:val="22"/>
          <w:szCs w:val="22"/>
        </w:rPr>
        <w:t xml:space="preserve"> </w:t>
      </w:r>
      <w:r w:rsidRPr="00516EF8">
        <w:rPr>
          <w:rFonts w:ascii="Times New Roman"/>
          <w:sz w:val="22"/>
          <w:szCs w:val="22"/>
        </w:rPr>
        <w:t>부족한</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이자유보계좌에서</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Tranche </w:t>
      </w:r>
      <w:r w:rsidRPr="00516EF8">
        <w:rPr>
          <w:rFonts w:ascii="Times New Roman"/>
          <w:sz w:val="22"/>
          <w:szCs w:val="22"/>
        </w:rPr>
        <w:t>대출금에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지급할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있다</w:t>
      </w:r>
      <w:r w:rsidRPr="00516EF8">
        <w:rPr>
          <w:rFonts w:ascii="Times New Roman"/>
          <w:sz w:val="22"/>
          <w:szCs w:val="22"/>
        </w:rPr>
        <w:t xml:space="preserve">. </w:t>
      </w: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이를</w:t>
      </w:r>
      <w:r w:rsidRPr="00516EF8">
        <w:rPr>
          <w:rFonts w:ascii="Times New Roman"/>
          <w:sz w:val="22"/>
          <w:szCs w:val="22"/>
        </w:rPr>
        <w:t xml:space="preserve"> </w:t>
      </w:r>
      <w:r w:rsidRPr="00516EF8">
        <w:rPr>
          <w:rFonts w:ascii="Times New Roman"/>
          <w:sz w:val="22"/>
          <w:szCs w:val="22"/>
        </w:rPr>
        <w:t>위하여</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이자유보계좌에서</w:t>
      </w:r>
      <w:r w:rsidRPr="00516EF8">
        <w:rPr>
          <w:rFonts w:ascii="Times New Roman"/>
          <w:sz w:val="22"/>
          <w:szCs w:val="22"/>
        </w:rPr>
        <w:t xml:space="preserve"> </w:t>
      </w:r>
      <w:r w:rsidRPr="00516EF8">
        <w:rPr>
          <w:rFonts w:ascii="Times New Roman"/>
          <w:sz w:val="22"/>
          <w:szCs w:val="22"/>
        </w:rPr>
        <w:t>출금하고자</w:t>
      </w:r>
      <w:r w:rsidRPr="00516EF8">
        <w:rPr>
          <w:rFonts w:ascii="Times New Roman"/>
          <w:sz w:val="22"/>
          <w:szCs w:val="22"/>
        </w:rPr>
        <w:t xml:space="preserve"> </w:t>
      </w:r>
      <w:r w:rsidRPr="00516EF8">
        <w:rPr>
          <w:rFonts w:ascii="Times New Roman"/>
          <w:sz w:val="22"/>
          <w:szCs w:val="22"/>
        </w:rPr>
        <w:t>하는</w:t>
      </w:r>
      <w:r w:rsidRPr="00516EF8">
        <w:rPr>
          <w:rFonts w:ascii="Times New Roman"/>
          <w:sz w:val="22"/>
          <w:szCs w:val="22"/>
        </w:rPr>
        <w:t xml:space="preserve"> </w:t>
      </w:r>
      <w:r w:rsidRPr="00516EF8">
        <w:rPr>
          <w:rFonts w:ascii="Times New Roman"/>
          <w:sz w:val="22"/>
          <w:szCs w:val="22"/>
        </w:rPr>
        <w:t>금액</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사용용도를</w:t>
      </w:r>
      <w:r w:rsidRPr="00516EF8">
        <w:rPr>
          <w:rFonts w:ascii="Times New Roman"/>
          <w:sz w:val="22"/>
          <w:szCs w:val="22"/>
        </w:rPr>
        <w:t xml:space="preserve"> </w:t>
      </w:r>
      <w:r w:rsidRPr="00516EF8">
        <w:rPr>
          <w:rFonts w:ascii="Times New Roman"/>
          <w:sz w:val="22"/>
          <w:szCs w:val="22"/>
        </w:rPr>
        <w:t>사전에</w:t>
      </w:r>
      <w:r w:rsidRPr="00516EF8">
        <w:rPr>
          <w:rFonts w:ascii="Times New Roman" w:hint="eastAsia"/>
          <w:sz w:val="22"/>
          <w:szCs w:val="22"/>
        </w:rPr>
        <w:t xml:space="preserve"> </w:t>
      </w:r>
      <w:r w:rsidRPr="00516EF8">
        <w:rPr>
          <w:rFonts w:ascii="Times New Roman"/>
          <w:sz w:val="22"/>
          <w:szCs w:val="22"/>
        </w:rPr>
        <w:t>대주에게</w:t>
      </w:r>
      <w:r w:rsidRPr="00516EF8">
        <w:rPr>
          <w:rFonts w:ascii="Times New Roman"/>
          <w:sz w:val="22"/>
          <w:szCs w:val="22"/>
        </w:rPr>
        <w:t xml:space="preserve"> </w:t>
      </w:r>
      <w:r w:rsidRPr="00516EF8">
        <w:rPr>
          <w:rFonts w:ascii="Times New Roman"/>
          <w:sz w:val="22"/>
          <w:szCs w:val="22"/>
        </w:rPr>
        <w:t>서면으로</w:t>
      </w:r>
      <w:r w:rsidRPr="00516EF8">
        <w:rPr>
          <w:rFonts w:ascii="Times New Roman"/>
          <w:sz w:val="22"/>
          <w:szCs w:val="22"/>
        </w:rPr>
        <w:t xml:space="preserve"> </w:t>
      </w:r>
      <w:r w:rsidRPr="00516EF8">
        <w:rPr>
          <w:rFonts w:ascii="Times New Roman"/>
          <w:sz w:val="22"/>
          <w:szCs w:val="22"/>
        </w:rPr>
        <w:t>통지하여야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본</w:t>
      </w:r>
      <w:r w:rsidRPr="00516EF8">
        <w:rPr>
          <w:rFonts w:ascii="Times New Roman"/>
          <w:sz w:val="22"/>
          <w:szCs w:val="22"/>
        </w:rPr>
        <w:t xml:space="preserve"> </w:t>
      </w:r>
      <w:r w:rsidRPr="00516EF8">
        <w:rPr>
          <w:rFonts w:ascii="Times New Roman"/>
          <w:sz w:val="22"/>
          <w:szCs w:val="22"/>
        </w:rPr>
        <w:t>약정</w:t>
      </w:r>
      <w:r w:rsidRPr="00516EF8">
        <w:rPr>
          <w:rFonts w:ascii="Times New Roman"/>
          <w:sz w:val="22"/>
          <w:szCs w:val="22"/>
        </w:rPr>
        <w:t xml:space="preserve"> </w:t>
      </w:r>
      <w:r w:rsidRPr="00516EF8">
        <w:rPr>
          <w:rFonts w:ascii="Times New Roman"/>
          <w:sz w:val="22"/>
          <w:szCs w:val="22"/>
        </w:rPr>
        <w:t>체결로써</w:t>
      </w:r>
      <w:r w:rsidRPr="00516EF8">
        <w:rPr>
          <w:rFonts w:ascii="Times New Roman"/>
          <w:sz w:val="22"/>
          <w:szCs w:val="22"/>
        </w:rPr>
        <w:t xml:space="preserve"> </w:t>
      </w:r>
      <w:r w:rsidRPr="00516EF8">
        <w:rPr>
          <w:rFonts w:ascii="Times New Roman"/>
          <w:sz w:val="22"/>
          <w:szCs w:val="22"/>
        </w:rPr>
        <w:t>본호의</w:t>
      </w:r>
      <w:r w:rsidRPr="00516EF8">
        <w:rPr>
          <w:rFonts w:ascii="Times New Roman"/>
          <w:sz w:val="22"/>
          <w:szCs w:val="22"/>
        </w:rPr>
        <w:t xml:space="preserve"> </w:t>
      </w:r>
      <w:r w:rsidRPr="00516EF8">
        <w:rPr>
          <w:rFonts w:ascii="Times New Roman"/>
          <w:sz w:val="22"/>
          <w:szCs w:val="22"/>
        </w:rPr>
        <w:t>조건에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사전에</w:t>
      </w:r>
      <w:r w:rsidRPr="00516EF8">
        <w:rPr>
          <w:rFonts w:ascii="Times New Roman"/>
          <w:sz w:val="22"/>
          <w:szCs w:val="22"/>
        </w:rPr>
        <w:t xml:space="preserve"> </w:t>
      </w:r>
      <w:r w:rsidRPr="00516EF8">
        <w:rPr>
          <w:rFonts w:ascii="Times New Roman"/>
          <w:sz w:val="22"/>
          <w:szCs w:val="22"/>
        </w:rPr>
        <w:t>동의한</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보며</w:t>
      </w:r>
      <w:r w:rsidRPr="00516EF8">
        <w:rPr>
          <w:rFonts w:ascii="Times New Roman"/>
          <w:sz w:val="22"/>
          <w:szCs w:val="22"/>
        </w:rPr>
        <w:t xml:space="preserve">, </w:t>
      </w:r>
      <w:r w:rsidRPr="00516EF8">
        <w:rPr>
          <w:rFonts w:ascii="Times New Roman"/>
          <w:sz w:val="22"/>
          <w:szCs w:val="22"/>
        </w:rPr>
        <w:t>차주</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이체가</w:t>
      </w:r>
      <w:r w:rsidRPr="00516EF8">
        <w:rPr>
          <w:rFonts w:ascii="Times New Roman"/>
          <w:sz w:val="22"/>
          <w:szCs w:val="22"/>
        </w:rPr>
        <w:t xml:space="preserve"> </w:t>
      </w:r>
      <w:r w:rsidRPr="00516EF8">
        <w:rPr>
          <w:rFonts w:ascii="Times New Roman"/>
          <w:sz w:val="22"/>
          <w:szCs w:val="22"/>
        </w:rPr>
        <w:t>가능하도록</w:t>
      </w:r>
      <w:r w:rsidRPr="00516EF8">
        <w:rPr>
          <w:rFonts w:ascii="Times New Roman"/>
          <w:sz w:val="22"/>
          <w:szCs w:val="22"/>
        </w:rPr>
        <w:t xml:space="preserve"> </w:t>
      </w:r>
      <w:r w:rsidRPr="00516EF8">
        <w:rPr>
          <w:rFonts w:ascii="Times New Roman"/>
          <w:sz w:val="22"/>
          <w:szCs w:val="22"/>
        </w:rPr>
        <w:t>예금채권근질권설정계약</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계좌개설기관에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근질권</w:t>
      </w:r>
      <w:r w:rsidRPr="00516EF8">
        <w:rPr>
          <w:rFonts w:ascii="Times New Roman"/>
          <w:sz w:val="22"/>
          <w:szCs w:val="22"/>
        </w:rPr>
        <w:t xml:space="preserve"> </w:t>
      </w:r>
      <w:r w:rsidRPr="00516EF8">
        <w:rPr>
          <w:rFonts w:ascii="Times New Roman"/>
          <w:sz w:val="22"/>
          <w:szCs w:val="22"/>
        </w:rPr>
        <w:t>설정</w:t>
      </w:r>
      <w:r w:rsidRPr="00516EF8">
        <w:rPr>
          <w:rFonts w:ascii="Times New Roman"/>
          <w:sz w:val="22"/>
          <w:szCs w:val="22"/>
        </w:rPr>
        <w:t xml:space="preserve"> </w:t>
      </w:r>
      <w:r w:rsidRPr="00516EF8">
        <w:rPr>
          <w:rFonts w:ascii="Times New Roman"/>
          <w:sz w:val="22"/>
          <w:szCs w:val="22"/>
        </w:rPr>
        <w:t>통지</w:t>
      </w:r>
      <w:r w:rsidRPr="00516EF8">
        <w:rPr>
          <w:rFonts w:ascii="Times New Roman"/>
          <w:sz w:val="22"/>
          <w:szCs w:val="22"/>
        </w:rPr>
        <w:t>·</w:t>
      </w:r>
      <w:r w:rsidRPr="00516EF8">
        <w:rPr>
          <w:rFonts w:ascii="Times New Roman"/>
          <w:sz w:val="22"/>
          <w:szCs w:val="22"/>
        </w:rPr>
        <w:t>승낙</w:t>
      </w:r>
      <w:r w:rsidRPr="00516EF8">
        <w:rPr>
          <w:rFonts w:ascii="Times New Roman"/>
          <w:sz w:val="22"/>
          <w:szCs w:val="22"/>
        </w:rPr>
        <w:t xml:space="preserve"> </w:t>
      </w:r>
      <w:r w:rsidRPr="00516EF8">
        <w:rPr>
          <w:rFonts w:ascii="Times New Roman"/>
          <w:sz w:val="22"/>
          <w:szCs w:val="22"/>
        </w:rPr>
        <w:t>기타</w:t>
      </w:r>
      <w:r w:rsidRPr="00516EF8">
        <w:rPr>
          <w:rFonts w:ascii="Times New Roman"/>
          <w:sz w:val="22"/>
          <w:szCs w:val="22"/>
        </w:rPr>
        <w:t xml:space="preserve"> </w:t>
      </w:r>
      <w:r w:rsidRPr="00516EF8">
        <w:rPr>
          <w:rFonts w:ascii="Times New Roman"/>
          <w:sz w:val="22"/>
          <w:szCs w:val="22"/>
        </w:rPr>
        <w:t>필요한</w:t>
      </w:r>
      <w:r w:rsidRPr="00516EF8">
        <w:rPr>
          <w:rFonts w:ascii="Times New Roman"/>
          <w:sz w:val="22"/>
          <w:szCs w:val="22"/>
        </w:rPr>
        <w:t xml:space="preserve"> </w:t>
      </w:r>
      <w:r w:rsidRPr="00516EF8">
        <w:rPr>
          <w:rFonts w:ascii="Times New Roman"/>
          <w:sz w:val="22"/>
          <w:szCs w:val="22"/>
        </w:rPr>
        <w:t>절차에</w:t>
      </w:r>
      <w:r w:rsidRPr="00516EF8">
        <w:rPr>
          <w:rFonts w:ascii="Times New Roman"/>
          <w:sz w:val="22"/>
          <w:szCs w:val="22"/>
        </w:rPr>
        <w:t xml:space="preserve"> </w:t>
      </w:r>
      <w:r w:rsidRPr="00516EF8">
        <w:rPr>
          <w:rFonts w:ascii="Times New Roman"/>
          <w:sz w:val="22"/>
          <w:szCs w:val="22"/>
        </w:rPr>
        <w:t>협조하여야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w:t>
      </w:r>
    </w:p>
    <w:p w14:paraId="5A9B6D5D" w14:textId="77777777" w:rsidR="00633ADE" w:rsidRPr="00516EF8" w:rsidRDefault="00633ADE" w:rsidP="00633ADE">
      <w:pPr>
        <w:pStyle w:val="afd"/>
        <w:rPr>
          <w:rFonts w:ascii="Times New Roman"/>
          <w:sz w:val="22"/>
          <w:szCs w:val="22"/>
        </w:rPr>
      </w:pPr>
    </w:p>
    <w:p w14:paraId="6E0F4372" w14:textId="4AE219C2" w:rsidR="00633ADE" w:rsidRPr="00516EF8" w:rsidRDefault="00633ADE"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제</w:t>
      </w:r>
      <w:r w:rsidRPr="00516EF8">
        <w:rPr>
          <w:rFonts w:ascii="Times New Roman"/>
          <w:sz w:val="22"/>
          <w:szCs w:val="22"/>
        </w:rPr>
        <w:t>(5)</w:t>
      </w:r>
      <w:r w:rsidRPr="00516EF8">
        <w:rPr>
          <w:rFonts w:ascii="Times New Roman"/>
          <w:sz w:val="22"/>
          <w:szCs w:val="22"/>
        </w:rPr>
        <w:t>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출금으로</w:t>
      </w:r>
      <w:r w:rsidRPr="00516EF8">
        <w:rPr>
          <w:rFonts w:ascii="Times New Roman"/>
          <w:sz w:val="22"/>
          <w:szCs w:val="22"/>
        </w:rPr>
        <w:t xml:space="preserve"> </w:t>
      </w:r>
      <w:r w:rsidRPr="00516EF8">
        <w:rPr>
          <w:rFonts w:ascii="Times New Roman"/>
          <w:sz w:val="22"/>
          <w:szCs w:val="22"/>
        </w:rPr>
        <w:t>인하여</w:t>
      </w:r>
      <w:r w:rsidRPr="00516EF8">
        <w:rPr>
          <w:rFonts w:ascii="Times New Roman"/>
          <w:sz w:val="22"/>
          <w:szCs w:val="22"/>
        </w:rPr>
        <w:t xml:space="preserve"> Tranche A </w:t>
      </w:r>
      <w:r w:rsidRPr="00516EF8">
        <w:rPr>
          <w:rFonts w:ascii="Times New Roman"/>
          <w:sz w:val="22"/>
          <w:szCs w:val="22"/>
        </w:rPr>
        <w:t>이자적립금</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Tranche B </w:t>
      </w:r>
      <w:r w:rsidRPr="00516EF8">
        <w:rPr>
          <w:rFonts w:ascii="Times New Roman"/>
          <w:sz w:val="22"/>
          <w:szCs w:val="22"/>
        </w:rPr>
        <w:t>이자적립금이</w:t>
      </w:r>
      <w:r w:rsidRPr="00516EF8">
        <w:rPr>
          <w:rFonts w:ascii="Times New Roman"/>
          <w:sz w:val="22"/>
          <w:szCs w:val="22"/>
        </w:rPr>
        <w:t xml:space="preserve"> </w:t>
      </w:r>
      <w:r w:rsidRPr="00516EF8">
        <w:rPr>
          <w:rFonts w:ascii="Times New Roman"/>
          <w:sz w:val="22"/>
          <w:szCs w:val="22"/>
        </w:rPr>
        <w:t>부족하게</w:t>
      </w:r>
      <w:r w:rsidRPr="00516EF8">
        <w:rPr>
          <w:rFonts w:ascii="Times New Roman"/>
          <w:sz w:val="22"/>
          <w:szCs w:val="22"/>
        </w:rPr>
        <w:t xml:space="preserve"> </w:t>
      </w:r>
      <w:r w:rsidRPr="00516EF8">
        <w:rPr>
          <w:rFonts w:ascii="Times New Roman"/>
          <w:sz w:val="22"/>
          <w:szCs w:val="22"/>
        </w:rPr>
        <w:t>된</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이자지급일로부터</w:t>
      </w:r>
      <w:r w:rsidRPr="00516EF8">
        <w:rPr>
          <w:rFonts w:ascii="Times New Roman"/>
          <w:sz w:val="22"/>
          <w:szCs w:val="22"/>
        </w:rPr>
        <w:t xml:space="preserve"> [</w:t>
      </w:r>
      <w:r w:rsidRPr="00516EF8">
        <w:rPr>
          <w:rFonts w:ascii="Times New Roman"/>
          <w:sz w:val="22"/>
          <w:szCs w:val="22"/>
        </w:rPr>
        <w:t>이십</w:t>
      </w:r>
      <w:r w:rsidRPr="00516EF8">
        <w:rPr>
          <w:rFonts w:ascii="Times New Roman"/>
          <w:sz w:val="22"/>
          <w:szCs w:val="22"/>
        </w:rPr>
        <w:t>(20)]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부족액을</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재예치하여야</w:t>
      </w:r>
      <w:r w:rsidRPr="00516EF8">
        <w:rPr>
          <w:rFonts w:ascii="Times New Roman"/>
          <w:sz w:val="22"/>
          <w:szCs w:val="22"/>
        </w:rPr>
        <w:t xml:space="preserve"> </w:t>
      </w:r>
      <w:r w:rsidRPr="00516EF8">
        <w:rPr>
          <w:rFonts w:ascii="Times New Roman"/>
          <w:sz w:val="22"/>
          <w:szCs w:val="22"/>
        </w:rPr>
        <w:t>하고</w:t>
      </w:r>
      <w:r w:rsidRPr="00516EF8">
        <w:rPr>
          <w:rFonts w:ascii="Times New Roman"/>
          <w:sz w:val="22"/>
          <w:szCs w:val="22"/>
        </w:rPr>
        <w:t xml:space="preserve">, Tranche A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Tranche B </w:t>
      </w:r>
      <w:r w:rsidRPr="00516EF8">
        <w:rPr>
          <w:rFonts w:ascii="Times New Roman"/>
          <w:sz w:val="22"/>
          <w:szCs w:val="22"/>
        </w:rPr>
        <w:t>이자유보금이</w:t>
      </w:r>
      <w:r w:rsidRPr="00516EF8">
        <w:rPr>
          <w:rFonts w:ascii="Times New Roman"/>
          <w:sz w:val="22"/>
          <w:szCs w:val="22"/>
        </w:rPr>
        <w:t xml:space="preserve"> </w:t>
      </w:r>
      <w:r w:rsidRPr="00516EF8">
        <w:rPr>
          <w:rFonts w:ascii="Times New Roman"/>
          <w:sz w:val="22"/>
          <w:szCs w:val="22"/>
        </w:rPr>
        <w:t>부족하게</w:t>
      </w:r>
      <w:r w:rsidRPr="00516EF8">
        <w:rPr>
          <w:rFonts w:ascii="Times New Roman"/>
          <w:sz w:val="22"/>
          <w:szCs w:val="22"/>
        </w:rPr>
        <w:t xml:space="preserve"> </w:t>
      </w:r>
      <w:r w:rsidRPr="00516EF8">
        <w:rPr>
          <w:rFonts w:ascii="Times New Roman"/>
          <w:sz w:val="22"/>
          <w:szCs w:val="22"/>
        </w:rPr>
        <w:t>된</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이자지급일로부터</w:t>
      </w:r>
      <w:r w:rsidRPr="00516EF8">
        <w:rPr>
          <w:rFonts w:ascii="Times New Roman"/>
          <w:sz w:val="22"/>
          <w:szCs w:val="22"/>
        </w:rPr>
        <w:t xml:space="preserve"> [</w:t>
      </w:r>
      <w:r w:rsidRPr="00516EF8">
        <w:rPr>
          <w:rFonts w:ascii="Times New Roman"/>
          <w:sz w:val="22"/>
          <w:szCs w:val="22"/>
        </w:rPr>
        <w:t>사십</w:t>
      </w:r>
      <w:r w:rsidRPr="00516EF8">
        <w:rPr>
          <w:rFonts w:ascii="Times New Roman"/>
          <w:sz w:val="22"/>
          <w:szCs w:val="22"/>
        </w:rPr>
        <w:t>(40)]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부족액을</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재예치하여야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w:t>
      </w:r>
    </w:p>
    <w:p w14:paraId="6FED114F" w14:textId="77777777" w:rsidR="00604503" w:rsidRPr="00516EF8" w:rsidRDefault="00604503" w:rsidP="00604503">
      <w:pPr>
        <w:pStyle w:val="afd"/>
        <w:rPr>
          <w:rFonts w:ascii="Times New Roman"/>
          <w:sz w:val="22"/>
          <w:szCs w:val="22"/>
        </w:rPr>
      </w:pPr>
    </w:p>
    <w:p w14:paraId="1B6E422A" w14:textId="7FDBAB0B" w:rsidR="00604503" w:rsidRPr="00516EF8" w:rsidRDefault="00604503"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차주가</w:t>
      </w:r>
      <w:r w:rsidRPr="00516EF8">
        <w:rPr>
          <w:rFonts w:ascii="Times New Roman"/>
          <w:sz w:val="22"/>
          <w:szCs w:val="22"/>
        </w:rPr>
        <w:t xml:space="preserve"> Tranche A </w:t>
      </w:r>
      <w:r w:rsidRPr="00516EF8">
        <w:rPr>
          <w:rFonts w:ascii="Times New Roman"/>
          <w:sz w:val="22"/>
          <w:szCs w:val="22"/>
        </w:rPr>
        <w:t>이자유보금을</w:t>
      </w:r>
      <w:r w:rsidRPr="00516EF8">
        <w:rPr>
          <w:rFonts w:ascii="Times New Roman"/>
          <w:sz w:val="22"/>
          <w:szCs w:val="22"/>
        </w:rPr>
        <w:t xml:space="preserve"> </w:t>
      </w:r>
      <w:r w:rsidRPr="00516EF8">
        <w:rPr>
          <w:rFonts w:ascii="Times New Roman"/>
          <w:sz w:val="22"/>
          <w:szCs w:val="22"/>
        </w:rPr>
        <w:t>예치한</w:t>
      </w:r>
      <w:r w:rsidRPr="00516EF8">
        <w:rPr>
          <w:rFonts w:ascii="Times New Roman"/>
          <w:sz w:val="22"/>
          <w:szCs w:val="22"/>
        </w:rPr>
        <w:t xml:space="preserve"> </w:t>
      </w:r>
      <w:r w:rsidRPr="00516EF8">
        <w:rPr>
          <w:rFonts w:ascii="Times New Roman"/>
          <w:sz w:val="22"/>
          <w:szCs w:val="22"/>
        </w:rPr>
        <w:t>이후</w:t>
      </w:r>
      <w:r w:rsidRPr="00516EF8">
        <w:rPr>
          <w:rFonts w:ascii="Times New Roman"/>
          <w:sz w:val="22"/>
          <w:szCs w:val="22"/>
        </w:rPr>
        <w:t xml:space="preserve"> Tranche A </w:t>
      </w:r>
      <w:r w:rsidRPr="00516EF8">
        <w:rPr>
          <w:rFonts w:ascii="Times New Roman"/>
          <w:sz w:val="22"/>
          <w:szCs w:val="22"/>
        </w:rPr>
        <w:t>이자지급력지수가</w:t>
      </w:r>
      <w:r w:rsidRPr="00516EF8">
        <w:rPr>
          <w:rFonts w:ascii="Times New Roman"/>
          <w:sz w:val="22"/>
          <w:szCs w:val="22"/>
        </w:rPr>
        <w:t xml:space="preserve"> </w:t>
      </w:r>
      <w:r w:rsidRPr="00516EF8">
        <w:rPr>
          <w:rFonts w:ascii="Times New Roman"/>
          <w:sz w:val="22"/>
          <w:szCs w:val="22"/>
        </w:rPr>
        <w:t>다시</w:t>
      </w:r>
      <w:r w:rsidRPr="00516EF8">
        <w:rPr>
          <w:rFonts w:ascii="Times New Roman"/>
          <w:sz w:val="22"/>
          <w:szCs w:val="22"/>
        </w:rPr>
        <w:t xml:space="preserve"> 1.2 </w:t>
      </w:r>
      <w:r w:rsidRPr="00516EF8">
        <w:rPr>
          <w:rFonts w:ascii="Times New Roman"/>
          <w:sz w:val="22"/>
          <w:szCs w:val="22"/>
        </w:rPr>
        <w:t>이상이</w:t>
      </w:r>
      <w:r w:rsidRPr="00516EF8">
        <w:rPr>
          <w:rFonts w:ascii="Times New Roman"/>
          <w:sz w:val="22"/>
          <w:szCs w:val="22"/>
        </w:rPr>
        <w:t xml:space="preserve"> </w:t>
      </w:r>
      <w:r w:rsidRPr="00516EF8">
        <w:rPr>
          <w:rFonts w:ascii="Times New Roman"/>
          <w:sz w:val="22"/>
          <w:szCs w:val="22"/>
        </w:rPr>
        <w:t>되는</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Tranche A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발생한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운영계좌로</w:t>
      </w:r>
      <w:r w:rsidRPr="00516EF8">
        <w:rPr>
          <w:rFonts w:ascii="Times New Roman"/>
          <w:sz w:val="22"/>
          <w:szCs w:val="22"/>
        </w:rPr>
        <w:t xml:space="preserve"> </w:t>
      </w:r>
      <w:r w:rsidRPr="00516EF8">
        <w:rPr>
          <w:rFonts w:ascii="Times New Roman"/>
          <w:sz w:val="22"/>
          <w:szCs w:val="22"/>
        </w:rPr>
        <w:t>이체할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있고</w:t>
      </w:r>
      <w:r w:rsidRPr="00516EF8">
        <w:rPr>
          <w:rFonts w:ascii="Times New Roman"/>
          <w:sz w:val="22"/>
          <w:szCs w:val="22"/>
        </w:rPr>
        <w:t xml:space="preserve">, </w:t>
      </w:r>
      <w:r w:rsidRPr="00516EF8">
        <w:rPr>
          <w:rFonts w:ascii="Times New Roman"/>
          <w:sz w:val="22"/>
          <w:szCs w:val="22"/>
        </w:rPr>
        <w:t>차주가</w:t>
      </w:r>
      <w:r w:rsidRPr="00516EF8">
        <w:rPr>
          <w:rFonts w:ascii="Times New Roman"/>
          <w:sz w:val="22"/>
          <w:szCs w:val="22"/>
        </w:rPr>
        <w:t xml:space="preserve"> Tranche B </w:t>
      </w:r>
      <w:r w:rsidRPr="00516EF8">
        <w:rPr>
          <w:rFonts w:ascii="Times New Roman"/>
          <w:sz w:val="22"/>
          <w:szCs w:val="22"/>
        </w:rPr>
        <w:t>이자유보금을</w:t>
      </w:r>
      <w:r w:rsidRPr="00516EF8">
        <w:rPr>
          <w:rFonts w:ascii="Times New Roman"/>
          <w:sz w:val="22"/>
          <w:szCs w:val="22"/>
        </w:rPr>
        <w:t xml:space="preserve"> </w:t>
      </w:r>
      <w:r w:rsidRPr="00516EF8">
        <w:rPr>
          <w:rFonts w:ascii="Times New Roman"/>
          <w:sz w:val="22"/>
          <w:szCs w:val="22"/>
        </w:rPr>
        <w:t>예치한</w:t>
      </w:r>
      <w:r w:rsidRPr="00516EF8">
        <w:rPr>
          <w:rFonts w:ascii="Times New Roman"/>
          <w:sz w:val="22"/>
          <w:szCs w:val="22"/>
        </w:rPr>
        <w:t xml:space="preserve"> </w:t>
      </w:r>
      <w:r w:rsidRPr="00516EF8">
        <w:rPr>
          <w:rFonts w:ascii="Times New Roman"/>
          <w:sz w:val="22"/>
          <w:szCs w:val="22"/>
        </w:rPr>
        <w:t>이후</w:t>
      </w:r>
      <w:r w:rsidRPr="00516EF8">
        <w:rPr>
          <w:rFonts w:ascii="Times New Roman"/>
          <w:sz w:val="22"/>
          <w:szCs w:val="22"/>
        </w:rPr>
        <w:t xml:space="preserve"> Tranche B </w:t>
      </w:r>
      <w:r w:rsidRPr="00516EF8">
        <w:rPr>
          <w:rFonts w:ascii="Times New Roman"/>
          <w:sz w:val="22"/>
          <w:szCs w:val="22"/>
        </w:rPr>
        <w:t>이자지급력지수가</w:t>
      </w:r>
      <w:r w:rsidRPr="00516EF8">
        <w:rPr>
          <w:rFonts w:ascii="Times New Roman"/>
          <w:sz w:val="22"/>
          <w:szCs w:val="22"/>
        </w:rPr>
        <w:t xml:space="preserve"> </w:t>
      </w:r>
      <w:r w:rsidRPr="00516EF8">
        <w:rPr>
          <w:rFonts w:ascii="Times New Roman"/>
          <w:sz w:val="22"/>
          <w:szCs w:val="22"/>
        </w:rPr>
        <w:t>다시</w:t>
      </w:r>
      <w:r w:rsidRPr="00516EF8">
        <w:rPr>
          <w:rFonts w:ascii="Times New Roman"/>
          <w:sz w:val="22"/>
          <w:szCs w:val="22"/>
        </w:rPr>
        <w:t xml:space="preserve"> 1.2 </w:t>
      </w:r>
      <w:r w:rsidRPr="00516EF8">
        <w:rPr>
          <w:rFonts w:ascii="Times New Roman"/>
          <w:sz w:val="22"/>
          <w:szCs w:val="22"/>
        </w:rPr>
        <w:t>이상이</w:t>
      </w:r>
      <w:r w:rsidRPr="00516EF8">
        <w:rPr>
          <w:rFonts w:ascii="Times New Roman"/>
          <w:sz w:val="22"/>
          <w:szCs w:val="22"/>
        </w:rPr>
        <w:t xml:space="preserve"> </w:t>
      </w:r>
      <w:r w:rsidRPr="00516EF8">
        <w:rPr>
          <w:rFonts w:ascii="Times New Roman"/>
          <w:sz w:val="22"/>
          <w:szCs w:val="22"/>
        </w:rPr>
        <w:t>되는</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Tranche B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발생한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운영계좌로</w:t>
      </w:r>
      <w:r w:rsidRPr="00516EF8">
        <w:rPr>
          <w:rFonts w:ascii="Times New Roman"/>
          <w:sz w:val="22"/>
          <w:szCs w:val="22"/>
        </w:rPr>
        <w:t xml:space="preserve"> </w:t>
      </w:r>
      <w:r w:rsidRPr="00516EF8">
        <w:rPr>
          <w:rFonts w:ascii="Times New Roman"/>
          <w:sz w:val="22"/>
          <w:szCs w:val="22"/>
        </w:rPr>
        <w:t>이체할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있다</w:t>
      </w:r>
      <w:r w:rsidRPr="00516EF8">
        <w:rPr>
          <w:rFonts w:ascii="Times New Roman"/>
          <w:sz w:val="22"/>
          <w:szCs w:val="22"/>
        </w:rPr>
        <w:t xml:space="preserve">. </w:t>
      </w:r>
      <w:r w:rsidRPr="00516EF8">
        <w:rPr>
          <w:rFonts w:ascii="Times New Roman"/>
          <w:sz w:val="22"/>
          <w:szCs w:val="22"/>
        </w:rPr>
        <w:t>이</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lastRenderedPageBreak/>
        <w:t>이자지급력지수를</w:t>
      </w:r>
      <w:r w:rsidRPr="00516EF8">
        <w:rPr>
          <w:rFonts w:ascii="Times New Roman"/>
          <w:sz w:val="22"/>
          <w:szCs w:val="22"/>
        </w:rPr>
        <w:t xml:space="preserve"> </w:t>
      </w:r>
      <w:r w:rsidRPr="00516EF8">
        <w:rPr>
          <w:rFonts w:ascii="Times New Roman"/>
          <w:sz w:val="22"/>
          <w:szCs w:val="22"/>
        </w:rPr>
        <w:t>산정할</w:t>
      </w:r>
      <w:r w:rsidRPr="00516EF8">
        <w:rPr>
          <w:rFonts w:ascii="Times New Roman"/>
          <w:sz w:val="22"/>
          <w:szCs w:val="22"/>
        </w:rPr>
        <w:t xml:space="preserve"> </w:t>
      </w:r>
      <w:r w:rsidRPr="00516EF8">
        <w:rPr>
          <w:rFonts w:ascii="Times New Roman"/>
          <w:sz w:val="22"/>
          <w:szCs w:val="22"/>
        </w:rPr>
        <w:t>때에는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예치된</w:t>
      </w:r>
      <w:r w:rsidRPr="00516EF8">
        <w:rPr>
          <w:rFonts w:ascii="Times New Roman"/>
          <w:sz w:val="22"/>
          <w:szCs w:val="22"/>
        </w:rPr>
        <w:t xml:space="preserve"> </w:t>
      </w:r>
      <w:r w:rsidRPr="00516EF8">
        <w:rPr>
          <w:rFonts w:ascii="Times New Roman"/>
          <w:sz w:val="22"/>
          <w:szCs w:val="22"/>
        </w:rPr>
        <w:t>금원을</w:t>
      </w:r>
      <w:r w:rsidRPr="00516EF8">
        <w:rPr>
          <w:rFonts w:ascii="Times New Roman"/>
          <w:sz w:val="22"/>
          <w:szCs w:val="22"/>
        </w:rPr>
        <w:t xml:space="preserve"> </w:t>
      </w:r>
      <w:r w:rsidRPr="00516EF8">
        <w:rPr>
          <w:rFonts w:ascii="Times New Roman"/>
          <w:sz w:val="22"/>
          <w:szCs w:val="22"/>
        </w:rPr>
        <w:t>제외한다</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본</w:t>
      </w:r>
      <w:r w:rsidRPr="00516EF8">
        <w:rPr>
          <w:rFonts w:ascii="Times New Roman"/>
          <w:sz w:val="22"/>
          <w:szCs w:val="22"/>
        </w:rPr>
        <w:t xml:space="preserve"> </w:t>
      </w:r>
      <w:r w:rsidRPr="00516EF8">
        <w:rPr>
          <w:rFonts w:ascii="Times New Roman"/>
          <w:sz w:val="22"/>
          <w:szCs w:val="22"/>
        </w:rPr>
        <w:t>약정</w:t>
      </w:r>
      <w:r w:rsidRPr="00516EF8">
        <w:rPr>
          <w:rFonts w:ascii="Times New Roman"/>
          <w:sz w:val="22"/>
          <w:szCs w:val="22"/>
        </w:rPr>
        <w:t xml:space="preserve"> </w:t>
      </w:r>
      <w:r w:rsidRPr="00516EF8">
        <w:rPr>
          <w:rFonts w:ascii="Times New Roman"/>
          <w:sz w:val="22"/>
          <w:szCs w:val="22"/>
        </w:rPr>
        <w:t>체결로써</w:t>
      </w:r>
      <w:r w:rsidRPr="00516EF8">
        <w:rPr>
          <w:rFonts w:ascii="Times New Roman"/>
          <w:sz w:val="22"/>
          <w:szCs w:val="22"/>
        </w:rPr>
        <w:t xml:space="preserve"> </w:t>
      </w:r>
      <w:r w:rsidRPr="00516EF8">
        <w:rPr>
          <w:rFonts w:ascii="Times New Roman"/>
          <w:sz w:val="22"/>
          <w:szCs w:val="22"/>
        </w:rPr>
        <w:t>본호에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rPr>
        <w:t xml:space="preserve"> </w:t>
      </w:r>
      <w:r w:rsidRPr="00516EF8">
        <w:rPr>
          <w:rFonts w:ascii="Times New Roman" w:hint="eastAsia"/>
          <w:sz w:val="22"/>
        </w:rPr>
        <w:t>출금</w:t>
      </w:r>
      <w:r w:rsidRPr="00516EF8">
        <w:rPr>
          <w:rFonts w:ascii="Times New Roman"/>
          <w:sz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사전에</w:t>
      </w:r>
      <w:r w:rsidRPr="00516EF8">
        <w:rPr>
          <w:rFonts w:ascii="Times New Roman"/>
          <w:sz w:val="22"/>
          <w:szCs w:val="22"/>
        </w:rPr>
        <w:t xml:space="preserve"> </w:t>
      </w:r>
      <w:r w:rsidRPr="00516EF8">
        <w:rPr>
          <w:rFonts w:ascii="Times New Roman"/>
          <w:sz w:val="22"/>
          <w:szCs w:val="22"/>
        </w:rPr>
        <w:t>동의한</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본다</w:t>
      </w:r>
      <w:r w:rsidRPr="00516EF8">
        <w:rPr>
          <w:rFonts w:ascii="Times New Roman"/>
          <w:sz w:val="22"/>
        </w:rPr>
        <w:t>.</w:t>
      </w:r>
    </w:p>
    <w:p w14:paraId="091A69C2" w14:textId="77777777" w:rsidR="00B66D78" w:rsidRPr="00516EF8" w:rsidRDefault="00B66D78" w:rsidP="00B66D78">
      <w:pPr>
        <w:pStyle w:val="afd"/>
        <w:rPr>
          <w:rFonts w:ascii="Times New Roman"/>
          <w:sz w:val="22"/>
          <w:szCs w:val="22"/>
        </w:rPr>
      </w:pPr>
    </w:p>
    <w:p w14:paraId="5557F6F1" w14:textId="75E90A8B" w:rsidR="00B66D78" w:rsidRPr="00516EF8" w:rsidRDefault="00604503"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본항에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이자유보계좌의</w:t>
      </w:r>
      <w:r w:rsidRPr="00516EF8">
        <w:rPr>
          <w:rFonts w:ascii="Times New Roman"/>
          <w:sz w:val="22"/>
          <w:szCs w:val="22"/>
        </w:rPr>
        <w:t xml:space="preserve"> </w:t>
      </w:r>
      <w:r w:rsidRPr="00516EF8">
        <w:rPr>
          <w:rFonts w:ascii="Times New Roman"/>
          <w:sz w:val="22"/>
          <w:szCs w:val="22"/>
        </w:rPr>
        <w:t>별도</w:t>
      </w:r>
      <w:r w:rsidRPr="00516EF8">
        <w:rPr>
          <w:rFonts w:ascii="Times New Roman"/>
          <w:sz w:val="22"/>
          <w:szCs w:val="22"/>
        </w:rPr>
        <w:t xml:space="preserve"> </w:t>
      </w:r>
      <w:r w:rsidRPr="00516EF8">
        <w:rPr>
          <w:rFonts w:ascii="Times New Roman"/>
          <w:sz w:val="22"/>
          <w:szCs w:val="22"/>
        </w:rPr>
        <w:t>관리</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관한</w:t>
      </w:r>
      <w:r w:rsidRPr="00516EF8">
        <w:rPr>
          <w:rFonts w:ascii="Times New Roman"/>
          <w:sz w:val="22"/>
          <w:szCs w:val="22"/>
        </w:rPr>
        <w:t xml:space="preserve"> </w:t>
      </w:r>
      <w:r w:rsidRPr="00516EF8">
        <w:rPr>
          <w:rFonts w:ascii="Times New Roman"/>
          <w:sz w:val="22"/>
          <w:szCs w:val="22"/>
        </w:rPr>
        <w:t>규정은</w:t>
      </w:r>
      <w:r w:rsidRPr="00516EF8">
        <w:rPr>
          <w:rFonts w:ascii="Times New Roman"/>
          <w:sz w:val="22"/>
          <w:szCs w:val="22"/>
        </w:rPr>
        <w:t xml:space="preserve"> </w:t>
      </w:r>
      <w:r w:rsidRPr="00516EF8">
        <w:rPr>
          <w:rFonts w:ascii="Times New Roman"/>
          <w:sz w:val="22"/>
          <w:szCs w:val="22"/>
        </w:rPr>
        <w:t>기한의</w:t>
      </w:r>
      <w:r w:rsidRPr="00516EF8">
        <w:rPr>
          <w:rFonts w:ascii="Times New Roman"/>
          <w:sz w:val="22"/>
          <w:szCs w:val="22"/>
        </w:rPr>
        <w:t xml:space="preserve"> </w:t>
      </w:r>
      <w:r w:rsidRPr="00516EF8">
        <w:rPr>
          <w:rFonts w:ascii="Times New Roman"/>
          <w:sz w:val="22"/>
          <w:szCs w:val="22"/>
        </w:rPr>
        <w:t>이익</w:t>
      </w:r>
      <w:r w:rsidRPr="00516EF8">
        <w:rPr>
          <w:rFonts w:ascii="Times New Roman"/>
          <w:sz w:val="22"/>
          <w:szCs w:val="22"/>
        </w:rPr>
        <w:t xml:space="preserve"> </w:t>
      </w:r>
      <w:r w:rsidRPr="00516EF8">
        <w:rPr>
          <w:rFonts w:ascii="Times New Roman"/>
          <w:sz w:val="22"/>
          <w:szCs w:val="22"/>
        </w:rPr>
        <w:t>상실</w:t>
      </w:r>
      <w:r w:rsidRPr="00516EF8">
        <w:rPr>
          <w:rFonts w:ascii="Times New Roman"/>
          <w:sz w:val="22"/>
          <w:szCs w:val="22"/>
        </w:rPr>
        <w:t xml:space="preserve"> </w:t>
      </w:r>
      <w:r w:rsidRPr="00516EF8">
        <w:rPr>
          <w:rFonts w:ascii="Times New Roman"/>
          <w:sz w:val="22"/>
          <w:szCs w:val="22"/>
        </w:rPr>
        <w:t>기타</w:t>
      </w:r>
      <w:r w:rsidRPr="00516EF8">
        <w:rPr>
          <w:rFonts w:ascii="Times New Roman"/>
          <w:sz w:val="22"/>
          <w:szCs w:val="22"/>
        </w:rPr>
        <w:t xml:space="preserve"> </w:t>
      </w:r>
      <w:r w:rsidRPr="00516EF8">
        <w:rPr>
          <w:rFonts w:ascii="Times New Roman"/>
          <w:sz w:val="22"/>
          <w:szCs w:val="22"/>
        </w:rPr>
        <w:t>사유로</w:t>
      </w:r>
      <w:r w:rsidRPr="00516EF8">
        <w:rPr>
          <w:rFonts w:ascii="Times New Roman"/>
          <w:sz w:val="22"/>
          <w:szCs w:val="22"/>
        </w:rPr>
        <w:t xml:space="preserve"> </w:t>
      </w:r>
      <w:r w:rsidRPr="00516EF8">
        <w:rPr>
          <w:rFonts w:ascii="Times New Roman"/>
          <w:sz w:val="22"/>
          <w:szCs w:val="22"/>
        </w:rPr>
        <w:t>금융계약에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담보권이</w:t>
      </w:r>
      <w:r w:rsidRPr="00516EF8">
        <w:rPr>
          <w:rFonts w:ascii="Times New Roman"/>
          <w:sz w:val="22"/>
          <w:szCs w:val="22"/>
        </w:rPr>
        <w:t xml:space="preserve"> </w:t>
      </w:r>
      <w:r w:rsidRPr="00516EF8">
        <w:rPr>
          <w:rFonts w:ascii="Times New Roman"/>
          <w:sz w:val="22"/>
          <w:szCs w:val="22"/>
        </w:rPr>
        <w:t>실행되는</w:t>
      </w:r>
      <w:r w:rsidRPr="00516EF8">
        <w:rPr>
          <w:rFonts w:ascii="Times New Roman"/>
          <w:sz w:val="22"/>
          <w:szCs w:val="22"/>
        </w:rPr>
        <w:t xml:space="preserve"> </w:t>
      </w:r>
      <w:r w:rsidRPr="00516EF8">
        <w:rPr>
          <w:rFonts w:ascii="Times New Roman"/>
          <w:sz w:val="22"/>
          <w:szCs w:val="22"/>
        </w:rPr>
        <w:t>경우의</w:t>
      </w:r>
      <w:r w:rsidRPr="00516EF8">
        <w:rPr>
          <w:rFonts w:ascii="Times New Roman"/>
          <w:sz w:val="22"/>
          <w:szCs w:val="22"/>
        </w:rPr>
        <w:t xml:space="preserve"> </w:t>
      </w:r>
      <w:r w:rsidRPr="00516EF8">
        <w:rPr>
          <w:rFonts w:ascii="Times New Roman"/>
          <w:sz w:val="22"/>
          <w:szCs w:val="22"/>
        </w:rPr>
        <w:t>담보권</w:t>
      </w:r>
      <w:r w:rsidRPr="00516EF8">
        <w:rPr>
          <w:rFonts w:ascii="Times New Roman"/>
          <w:sz w:val="22"/>
          <w:szCs w:val="22"/>
        </w:rPr>
        <w:t xml:space="preserve"> </w:t>
      </w:r>
      <w:r w:rsidRPr="00516EF8">
        <w:rPr>
          <w:rFonts w:ascii="Times New Roman"/>
          <w:sz w:val="22"/>
          <w:szCs w:val="22"/>
        </w:rPr>
        <w:t>순위</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w:t>
      </w:r>
      <w:r w:rsidRPr="00516EF8">
        <w:rPr>
          <w:rFonts w:ascii="Times New Roman"/>
          <w:sz w:val="22"/>
          <w:szCs w:val="22"/>
        </w:rPr>
        <w:t>회수금의</w:t>
      </w:r>
      <w:r w:rsidRPr="00516EF8">
        <w:rPr>
          <w:rFonts w:ascii="Times New Roman"/>
          <w:sz w:val="22"/>
          <w:szCs w:val="22"/>
        </w:rPr>
        <w:t xml:space="preserve"> </w:t>
      </w:r>
      <w:r w:rsidRPr="00516EF8">
        <w:rPr>
          <w:rFonts w:ascii="Times New Roman"/>
          <w:sz w:val="22"/>
          <w:szCs w:val="22"/>
        </w:rPr>
        <w:t>배분순서를</w:t>
      </w:r>
      <w:r w:rsidRPr="00516EF8">
        <w:rPr>
          <w:rFonts w:ascii="Times New Roman"/>
          <w:sz w:val="22"/>
          <w:szCs w:val="22"/>
        </w:rPr>
        <w:t xml:space="preserve"> </w:t>
      </w:r>
      <w:r w:rsidRPr="00516EF8">
        <w:rPr>
          <w:rFonts w:ascii="Times New Roman"/>
          <w:sz w:val="22"/>
          <w:szCs w:val="22"/>
        </w:rPr>
        <w:t>변경하거나</w:t>
      </w:r>
      <w:r w:rsidRPr="00516EF8">
        <w:rPr>
          <w:rFonts w:ascii="Times New Roman"/>
          <w:sz w:val="22"/>
          <w:szCs w:val="22"/>
        </w:rPr>
        <w:t xml:space="preserve"> </w:t>
      </w:r>
      <w:r w:rsidRPr="00516EF8">
        <w:rPr>
          <w:rFonts w:ascii="Times New Roman"/>
          <w:sz w:val="22"/>
          <w:szCs w:val="22"/>
        </w:rPr>
        <w:t>제한하는</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해석되지</w:t>
      </w:r>
      <w:r w:rsidRPr="00516EF8">
        <w:rPr>
          <w:rFonts w:ascii="Times New Roman"/>
          <w:sz w:val="22"/>
          <w:szCs w:val="22"/>
        </w:rPr>
        <w:t xml:space="preserve"> </w:t>
      </w:r>
      <w:r w:rsidRPr="00516EF8">
        <w:rPr>
          <w:rFonts w:ascii="Times New Roman"/>
          <w:sz w:val="22"/>
          <w:szCs w:val="22"/>
        </w:rPr>
        <w:t>아니하며</w:t>
      </w:r>
      <w:r w:rsidRPr="00516EF8">
        <w:rPr>
          <w:rFonts w:ascii="Times New Roman"/>
          <w:sz w:val="22"/>
          <w:szCs w:val="22"/>
        </w:rPr>
        <w:t xml:space="preserve">, </w:t>
      </w:r>
      <w:r w:rsidRPr="00516EF8">
        <w:rPr>
          <w:rFonts w:ascii="Times New Roman"/>
          <w:sz w:val="22"/>
          <w:szCs w:val="22"/>
        </w:rPr>
        <w:t>담보권의</w:t>
      </w:r>
      <w:r w:rsidRPr="00516EF8">
        <w:rPr>
          <w:rFonts w:ascii="Times New Roman"/>
          <w:sz w:val="22"/>
          <w:szCs w:val="22"/>
        </w:rPr>
        <w:t xml:space="preserve"> </w:t>
      </w:r>
      <w:r w:rsidRPr="00516EF8">
        <w:rPr>
          <w:rFonts w:ascii="Times New Roman"/>
          <w:sz w:val="22"/>
          <w:szCs w:val="22"/>
        </w:rPr>
        <w:t>실행</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회수금의</w:t>
      </w:r>
      <w:r w:rsidRPr="00516EF8">
        <w:rPr>
          <w:rFonts w:ascii="Times New Roman"/>
          <w:sz w:val="22"/>
          <w:szCs w:val="22"/>
        </w:rPr>
        <w:t xml:space="preserve"> </w:t>
      </w:r>
      <w:r w:rsidRPr="00516EF8">
        <w:rPr>
          <w:rFonts w:ascii="Times New Roman"/>
          <w:sz w:val="22"/>
          <w:szCs w:val="22"/>
        </w:rPr>
        <w:t>배분에</w:t>
      </w:r>
      <w:r w:rsidRPr="00516EF8">
        <w:rPr>
          <w:rFonts w:ascii="Times New Roman"/>
          <w:sz w:val="22"/>
          <w:szCs w:val="22"/>
        </w:rPr>
        <w:t xml:space="preserve"> </w:t>
      </w:r>
      <w:r w:rsidRPr="00516EF8">
        <w:rPr>
          <w:rFonts w:ascii="Times New Roman"/>
          <w:sz w:val="22"/>
          <w:szCs w:val="22"/>
        </w:rPr>
        <w:t>관하여는</w:t>
      </w:r>
      <w:r w:rsidRPr="00516EF8">
        <w:rPr>
          <w:rFonts w:ascii="Times New Roman"/>
          <w:sz w:val="22"/>
          <w:szCs w:val="22"/>
        </w:rPr>
        <w:t xml:space="preserve"> </w:t>
      </w:r>
      <w:r w:rsidRPr="00516EF8">
        <w:rPr>
          <w:rFonts w:ascii="Times New Roman"/>
          <w:sz w:val="22"/>
          <w:szCs w:val="22"/>
        </w:rPr>
        <w:t>제</w:t>
      </w:r>
      <w:r w:rsidRPr="00516EF8">
        <w:rPr>
          <w:rFonts w:ascii="Times New Roman"/>
          <w:sz w:val="22"/>
          <w:szCs w:val="22"/>
        </w:rPr>
        <w:t>7</w:t>
      </w:r>
      <w:r w:rsidRPr="00516EF8">
        <w:rPr>
          <w:rFonts w:ascii="Times New Roman"/>
          <w:sz w:val="22"/>
          <w:szCs w:val="22"/>
        </w:rPr>
        <w:t>조</w:t>
      </w:r>
      <w:r w:rsidRPr="00516EF8">
        <w:rPr>
          <w:rFonts w:ascii="Times New Roman"/>
          <w:sz w:val="22"/>
          <w:szCs w:val="22"/>
        </w:rPr>
        <w:t xml:space="preserve">, </w:t>
      </w:r>
      <w:r w:rsidRPr="00516EF8">
        <w:rPr>
          <w:rFonts w:ascii="Times New Roman"/>
          <w:sz w:val="22"/>
          <w:szCs w:val="22"/>
        </w:rPr>
        <w:t>제</w:t>
      </w:r>
      <w:r w:rsidRPr="00516EF8">
        <w:rPr>
          <w:rFonts w:ascii="Times New Roman"/>
          <w:sz w:val="22"/>
          <w:szCs w:val="22"/>
        </w:rPr>
        <w:t>9</w:t>
      </w:r>
      <w:r w:rsidRPr="00516EF8">
        <w:rPr>
          <w:rFonts w:ascii="Times New Roman"/>
          <w:sz w:val="22"/>
          <w:szCs w:val="22"/>
        </w:rPr>
        <w:t>조</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예금채권근질권설정계약에서</w:t>
      </w:r>
      <w:r w:rsidRPr="00516EF8">
        <w:rPr>
          <w:rFonts w:ascii="Times New Roman"/>
          <w:sz w:val="22"/>
          <w:szCs w:val="22"/>
        </w:rPr>
        <w:t xml:space="preserve"> </w:t>
      </w:r>
      <w:r w:rsidRPr="00516EF8">
        <w:rPr>
          <w:rFonts w:ascii="Times New Roman"/>
          <w:sz w:val="22"/>
          <w:szCs w:val="22"/>
        </w:rPr>
        <w:t>정한</w:t>
      </w:r>
      <w:r w:rsidRPr="00516EF8">
        <w:rPr>
          <w:rFonts w:ascii="Times New Roman"/>
          <w:sz w:val="22"/>
          <w:szCs w:val="22"/>
        </w:rPr>
        <w:t xml:space="preserve"> </w:t>
      </w:r>
      <w:r w:rsidRPr="00516EF8">
        <w:rPr>
          <w:rFonts w:ascii="Times New Roman"/>
          <w:sz w:val="22"/>
          <w:szCs w:val="22"/>
        </w:rPr>
        <w:t>바에</w:t>
      </w:r>
      <w:r w:rsidRPr="00516EF8">
        <w:rPr>
          <w:rFonts w:ascii="Times New Roman"/>
          <w:sz w:val="22"/>
          <w:szCs w:val="22"/>
        </w:rPr>
        <w:t xml:space="preserve"> </w:t>
      </w:r>
      <w:r w:rsidRPr="00516EF8">
        <w:rPr>
          <w:rFonts w:ascii="Times New Roman"/>
          <w:sz w:val="22"/>
          <w:szCs w:val="22"/>
        </w:rPr>
        <w:t>따른다</w:t>
      </w:r>
      <w:r w:rsidRPr="00516EF8">
        <w:rPr>
          <w:rFonts w:ascii="Times New Roman"/>
          <w:sz w:val="22"/>
          <w:szCs w:val="22"/>
        </w:rPr>
        <w:t>.</w:t>
      </w:r>
    </w:p>
    <w:p w14:paraId="2AA94F9F" w14:textId="77777777" w:rsidR="00B66D78" w:rsidRDefault="00B66D78" w:rsidP="00B66D78">
      <w:pPr>
        <w:pStyle w:val="afd"/>
        <w:rPr>
          <w:rFonts w:ascii="Times New Roman"/>
          <w:sz w:val="22"/>
          <w:szCs w:val="22"/>
        </w:rPr>
      </w:pPr>
    </w:p>
    <w:p w14:paraId="3C6058F5" w14:textId="23D0252C" w:rsidR="00B66D78" w:rsidRPr="00413874" w:rsidRDefault="00604503" w:rsidP="00B66D78">
      <w:pPr>
        <w:numPr>
          <w:ilvl w:val="0"/>
          <w:numId w:val="26"/>
        </w:numPr>
        <w:adjustRightInd w:val="0"/>
        <w:snapToGrid w:val="0"/>
        <w:spacing w:line="400" w:lineRule="exact"/>
        <w:rPr>
          <w:rFonts w:ascii="Times New Roman"/>
          <w:sz w:val="22"/>
          <w:szCs w:val="22"/>
        </w:rPr>
      </w:pPr>
      <w:r w:rsidRPr="00604503">
        <w:rPr>
          <w:rFonts w:ascii="Times New Roman"/>
          <w:sz w:val="22"/>
          <w:szCs w:val="22"/>
        </w:rPr>
        <w:t>피담보채무가</w:t>
      </w:r>
      <w:r w:rsidRPr="00604503">
        <w:rPr>
          <w:rFonts w:ascii="Times New Roman"/>
          <w:sz w:val="22"/>
          <w:szCs w:val="22"/>
        </w:rPr>
        <w:t xml:space="preserve"> </w:t>
      </w:r>
      <w:r w:rsidRPr="00604503">
        <w:rPr>
          <w:rFonts w:ascii="Times New Roman"/>
          <w:sz w:val="22"/>
          <w:szCs w:val="22"/>
        </w:rPr>
        <w:t>전액</w:t>
      </w:r>
      <w:r w:rsidRPr="00604503">
        <w:rPr>
          <w:rFonts w:ascii="Times New Roman"/>
          <w:sz w:val="22"/>
          <w:szCs w:val="22"/>
        </w:rPr>
        <w:t xml:space="preserve"> </w:t>
      </w:r>
      <w:r w:rsidRPr="00604503">
        <w:rPr>
          <w:rFonts w:ascii="Times New Roman"/>
          <w:sz w:val="22"/>
          <w:szCs w:val="22"/>
        </w:rPr>
        <w:t>상환되고</w:t>
      </w:r>
      <w:r w:rsidRPr="00604503">
        <w:rPr>
          <w:rFonts w:ascii="Times New Roman"/>
          <w:sz w:val="22"/>
          <w:szCs w:val="22"/>
        </w:rPr>
        <w:t xml:space="preserve"> Tranche A </w:t>
      </w:r>
      <w:r w:rsidRPr="00604503">
        <w:rPr>
          <w:rFonts w:ascii="Times New Roman"/>
          <w:sz w:val="22"/>
          <w:szCs w:val="22"/>
        </w:rPr>
        <w:t>이자유보계좌</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Tranche B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설정된</w:t>
      </w:r>
      <w:r w:rsidRPr="00604503">
        <w:rPr>
          <w:rFonts w:ascii="Times New Roman"/>
          <w:sz w:val="22"/>
          <w:szCs w:val="22"/>
        </w:rPr>
        <w:t xml:space="preserve"> </w:t>
      </w:r>
      <w:r w:rsidRPr="00604503">
        <w:rPr>
          <w:rFonts w:ascii="Times New Roman"/>
          <w:sz w:val="22"/>
          <w:szCs w:val="22"/>
        </w:rPr>
        <w:t>근질권이</w:t>
      </w:r>
      <w:r w:rsidRPr="00604503">
        <w:rPr>
          <w:rFonts w:ascii="Times New Roman"/>
          <w:sz w:val="22"/>
          <w:szCs w:val="22"/>
        </w:rPr>
        <w:t xml:space="preserve"> </w:t>
      </w:r>
      <w:r w:rsidRPr="00604503">
        <w:rPr>
          <w:rFonts w:ascii="Times New Roman"/>
          <w:sz w:val="22"/>
          <w:szCs w:val="22"/>
        </w:rPr>
        <w:t>모두</w:t>
      </w:r>
      <w:r w:rsidRPr="00604503">
        <w:rPr>
          <w:rFonts w:ascii="Times New Roman"/>
          <w:sz w:val="22"/>
          <w:szCs w:val="22"/>
        </w:rPr>
        <w:t xml:space="preserve"> </w:t>
      </w:r>
      <w:r w:rsidRPr="00604503">
        <w:rPr>
          <w:rFonts w:ascii="Times New Roman"/>
          <w:sz w:val="22"/>
          <w:szCs w:val="22"/>
        </w:rPr>
        <w:t>해지된</w:t>
      </w:r>
      <w:r w:rsidRPr="00604503">
        <w:rPr>
          <w:rFonts w:ascii="Times New Roman"/>
          <w:sz w:val="22"/>
          <w:szCs w:val="22"/>
        </w:rPr>
        <w:t xml:space="preserve"> </w:t>
      </w:r>
      <w:r w:rsidRPr="00604503">
        <w:rPr>
          <w:rFonts w:ascii="Times New Roman"/>
          <w:sz w:val="22"/>
          <w:szCs w:val="22"/>
        </w:rPr>
        <w:t>경우</w:t>
      </w:r>
      <w:r w:rsidRPr="00604503">
        <w:rPr>
          <w:rFonts w:ascii="Times New Roman"/>
          <w:sz w:val="22"/>
          <w:szCs w:val="22"/>
        </w:rPr>
        <w:t xml:space="preserve">, </w:t>
      </w:r>
      <w:r w:rsidRPr="00604503">
        <w:rPr>
          <w:rFonts w:ascii="Times New Roman"/>
          <w:sz w:val="22"/>
          <w:szCs w:val="22"/>
        </w:rPr>
        <w:t>각</w:t>
      </w:r>
      <w:r w:rsidRPr="00604503">
        <w:rPr>
          <w:rFonts w:ascii="Times New Roman"/>
          <w:sz w:val="22"/>
          <w:szCs w:val="22"/>
        </w:rPr>
        <w:t xml:space="preserve">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남아</w:t>
      </w:r>
      <w:r w:rsidRPr="00604503">
        <w:rPr>
          <w:rFonts w:ascii="Times New Roman"/>
          <w:sz w:val="22"/>
          <w:szCs w:val="22"/>
        </w:rPr>
        <w:t xml:space="preserve"> </w:t>
      </w:r>
      <w:r w:rsidRPr="00604503">
        <w:rPr>
          <w:rFonts w:ascii="Times New Roman"/>
          <w:sz w:val="22"/>
          <w:szCs w:val="22"/>
        </w:rPr>
        <w:t>있는</w:t>
      </w:r>
      <w:r w:rsidRPr="00604503">
        <w:rPr>
          <w:rFonts w:ascii="Times New Roman"/>
          <w:sz w:val="22"/>
          <w:szCs w:val="22"/>
        </w:rPr>
        <w:t xml:space="preserve"> </w:t>
      </w:r>
      <w:r w:rsidRPr="00604503">
        <w:rPr>
          <w:rFonts w:ascii="Times New Roman"/>
          <w:sz w:val="22"/>
          <w:szCs w:val="22"/>
        </w:rPr>
        <w:t>이자적립금</w:t>
      </w:r>
      <w:r w:rsidRPr="00604503">
        <w:rPr>
          <w:rFonts w:ascii="Times New Roman"/>
          <w:sz w:val="22"/>
          <w:szCs w:val="22"/>
        </w:rPr>
        <w:t xml:space="preserve">, </w:t>
      </w:r>
      <w:r w:rsidRPr="00604503">
        <w:rPr>
          <w:rFonts w:ascii="Times New Roman"/>
          <w:sz w:val="22"/>
          <w:szCs w:val="22"/>
        </w:rPr>
        <w:t>이자유보금</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w:t>
      </w:r>
      <w:r w:rsidRPr="00604503">
        <w:rPr>
          <w:rFonts w:ascii="Times New Roman"/>
          <w:sz w:val="22"/>
          <w:szCs w:val="22"/>
        </w:rPr>
        <w:t>이에</w:t>
      </w:r>
      <w:r w:rsidRPr="00604503">
        <w:rPr>
          <w:rFonts w:ascii="Times New Roman"/>
          <w:sz w:val="22"/>
          <w:szCs w:val="22"/>
        </w:rPr>
        <w:t xml:space="preserve"> </w:t>
      </w:r>
      <w:r w:rsidRPr="00604503">
        <w:rPr>
          <w:rFonts w:ascii="Times New Roman"/>
          <w:sz w:val="22"/>
          <w:szCs w:val="22"/>
        </w:rPr>
        <w:t>대하여</w:t>
      </w:r>
      <w:r w:rsidRPr="00604503">
        <w:rPr>
          <w:rFonts w:ascii="Times New Roman"/>
          <w:sz w:val="22"/>
          <w:szCs w:val="22"/>
        </w:rPr>
        <w:t xml:space="preserve"> </w:t>
      </w:r>
      <w:r w:rsidRPr="00604503">
        <w:rPr>
          <w:rFonts w:ascii="Times New Roman"/>
          <w:sz w:val="22"/>
          <w:szCs w:val="22"/>
        </w:rPr>
        <w:t>발생한</w:t>
      </w:r>
      <w:r w:rsidRPr="00604503">
        <w:rPr>
          <w:rFonts w:ascii="Times New Roman"/>
          <w:sz w:val="22"/>
          <w:szCs w:val="22"/>
        </w:rPr>
        <w:t xml:space="preserve"> </w:t>
      </w:r>
      <w:r w:rsidRPr="00604503">
        <w:rPr>
          <w:rFonts w:ascii="Times New Roman"/>
          <w:sz w:val="22"/>
          <w:szCs w:val="22"/>
        </w:rPr>
        <w:t>이자는</w:t>
      </w:r>
      <w:r w:rsidRPr="00604503">
        <w:rPr>
          <w:rFonts w:ascii="Times New Roman"/>
          <w:sz w:val="22"/>
          <w:szCs w:val="22"/>
        </w:rPr>
        <w:t xml:space="preserve"> </w:t>
      </w:r>
      <w:r w:rsidRPr="00604503">
        <w:rPr>
          <w:rFonts w:ascii="Times New Roman"/>
          <w:sz w:val="22"/>
          <w:szCs w:val="22"/>
        </w:rPr>
        <w:t>차주에게</w:t>
      </w:r>
      <w:r w:rsidRPr="00604503">
        <w:rPr>
          <w:rFonts w:ascii="Times New Roman"/>
          <w:sz w:val="22"/>
          <w:szCs w:val="22"/>
        </w:rPr>
        <w:t xml:space="preserve"> </w:t>
      </w:r>
      <w:r w:rsidRPr="00604503">
        <w:rPr>
          <w:rFonts w:ascii="Times New Roman"/>
          <w:sz w:val="22"/>
          <w:szCs w:val="22"/>
        </w:rPr>
        <w:t>반환한다</w:t>
      </w:r>
      <w:r w:rsidRPr="00604503">
        <w:rPr>
          <w:rFonts w:ascii="Times New Roman"/>
          <w:sz w:val="22"/>
          <w:szCs w:val="22"/>
        </w:rPr>
        <w:t>.</w:t>
      </w:r>
    </w:p>
    <w:p w14:paraId="39E37268" w14:textId="77777777" w:rsidR="004A6180" w:rsidRPr="00413874" w:rsidRDefault="004A6180" w:rsidP="00B21F04">
      <w:pPr>
        <w:adjustRightInd w:val="0"/>
        <w:snapToGrid w:val="0"/>
        <w:spacing w:line="400" w:lineRule="exact"/>
        <w:rPr>
          <w:rFonts w:ascii="Times New Roman"/>
          <w:sz w:val="22"/>
          <w:szCs w:val="22"/>
        </w:rPr>
      </w:pPr>
    </w:p>
    <w:p w14:paraId="365BD1A7" w14:textId="77777777" w:rsidR="00614EC2" w:rsidRPr="00413874" w:rsidRDefault="00614EC2"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704" w:name="_Toc191645641"/>
      <w:bookmarkStart w:id="705" w:name="_Toc240898069"/>
      <w:bookmarkStart w:id="706" w:name="_Toc242777954"/>
      <w:r w:rsidRPr="00413874">
        <w:rPr>
          <w:rFonts w:ascii="Times New Roman" w:eastAsia="바탕" w:hAnsi="Times New Roman"/>
          <w:kern w:val="0"/>
          <w:sz w:val="22"/>
          <w:szCs w:val="22"/>
        </w:rPr>
        <w:t>보험금</w:t>
      </w:r>
      <w:r w:rsidR="005406E4" w:rsidRPr="00413874">
        <w:rPr>
          <w:rFonts w:ascii="Times New Roman" w:eastAsia="바탕" w:hAnsi="Times New Roman"/>
          <w:kern w:val="0"/>
          <w:sz w:val="22"/>
          <w:szCs w:val="22"/>
        </w:rPr>
        <w:t>수령</w:t>
      </w:r>
      <w:r w:rsidRPr="00413874">
        <w:rPr>
          <w:rFonts w:ascii="Times New Roman" w:eastAsia="바탕" w:hAnsi="Times New Roman"/>
          <w:kern w:val="0"/>
          <w:sz w:val="22"/>
          <w:szCs w:val="22"/>
        </w:rPr>
        <w:t>계좌</w:t>
      </w:r>
      <w:bookmarkEnd w:id="704"/>
      <w:bookmarkEnd w:id="705"/>
      <w:bookmarkEnd w:id="706"/>
    </w:p>
    <w:p w14:paraId="7B86C483" w14:textId="77777777" w:rsidR="00614EC2" w:rsidRPr="00413874" w:rsidRDefault="00614EC2" w:rsidP="008B24EF">
      <w:pPr>
        <w:pStyle w:val="afd"/>
        <w:adjustRightInd w:val="0"/>
        <w:snapToGrid w:val="0"/>
        <w:spacing w:line="400" w:lineRule="exact"/>
        <w:rPr>
          <w:rFonts w:ascii="Times New Roman"/>
          <w:kern w:val="0"/>
          <w:sz w:val="22"/>
          <w:szCs w:val="22"/>
        </w:rPr>
      </w:pPr>
    </w:p>
    <w:p w14:paraId="7C2DD56A" w14:textId="14D09AA3" w:rsidR="00AF3593"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차주는</w:t>
      </w:r>
      <w:r w:rsidR="00302868" w:rsidRPr="00413874">
        <w:rPr>
          <w:rFonts w:ascii="Times New Roman"/>
          <w:sz w:val="22"/>
          <w:szCs w:val="22"/>
        </w:rPr>
        <w:t xml:space="preserve"> </w:t>
      </w:r>
      <w:r w:rsidRPr="00413874">
        <w:rPr>
          <w:rFonts w:ascii="Times New Roman"/>
          <w:sz w:val="22"/>
          <w:szCs w:val="22"/>
        </w:rPr>
        <w:t>보험계약에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보험금</w:t>
      </w:r>
      <w:r w:rsidR="00D72E38">
        <w:rPr>
          <w:rFonts w:ascii="Times New Roman" w:hint="eastAsia"/>
          <w:sz w:val="22"/>
          <w:szCs w:val="22"/>
        </w:rPr>
        <w:t xml:space="preserve">, </w:t>
      </w:r>
      <w:r w:rsidR="00D72E38">
        <w:rPr>
          <w:rFonts w:ascii="Times New Roman" w:hint="eastAsia"/>
          <w:sz w:val="22"/>
          <w:szCs w:val="22"/>
        </w:rPr>
        <w:t>해지환급금</w:t>
      </w:r>
      <w:r w:rsidR="00D72E38">
        <w:rPr>
          <w:rFonts w:ascii="Times New Roman" w:hint="eastAsia"/>
          <w:sz w:val="22"/>
          <w:szCs w:val="22"/>
        </w:rPr>
        <w:t xml:space="preserve"> </w:t>
      </w:r>
      <w:r w:rsidR="00D72E38">
        <w:rPr>
          <w:rFonts w:ascii="Times New Roman" w:hint="eastAsia"/>
          <w:sz w:val="22"/>
          <w:szCs w:val="22"/>
        </w:rPr>
        <w:t>및</w:t>
      </w:r>
      <w:r w:rsidR="00D72E38">
        <w:rPr>
          <w:rFonts w:ascii="Times New Roman" w:hint="eastAsia"/>
          <w:sz w:val="22"/>
          <w:szCs w:val="22"/>
        </w:rPr>
        <w:t xml:space="preserve"> </w:t>
      </w:r>
      <w:r w:rsidR="00D72E38">
        <w:rPr>
          <w:rFonts w:ascii="Times New Roman" w:hint="eastAsia"/>
          <w:sz w:val="22"/>
          <w:szCs w:val="22"/>
        </w:rPr>
        <w:t>반환</w:t>
      </w:r>
      <w:r w:rsidR="00D72E38">
        <w:rPr>
          <w:rFonts w:ascii="Times New Roman" w:hint="eastAsia"/>
          <w:sz w:val="22"/>
          <w:szCs w:val="22"/>
        </w:rPr>
        <w:t xml:space="preserve"> </w:t>
      </w:r>
      <w:r w:rsidR="00D72E38">
        <w:rPr>
          <w:rFonts w:ascii="Times New Roman" w:hint="eastAsia"/>
          <w:sz w:val="22"/>
          <w:szCs w:val="22"/>
        </w:rPr>
        <w:t>보험료를</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계좌로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명의의</w:t>
      </w:r>
      <w:r w:rsidRPr="00413874">
        <w:rPr>
          <w:rFonts w:ascii="Times New Roman"/>
          <w:sz w:val="22"/>
          <w:szCs w:val="22"/>
        </w:rPr>
        <w:t xml:space="preserve"> </w:t>
      </w:r>
      <w:r w:rsidRPr="00413874">
        <w:rPr>
          <w:rFonts w:ascii="Times New Roman"/>
          <w:sz w:val="22"/>
          <w:szCs w:val="22"/>
        </w:rPr>
        <w:t>보험금수령계좌를</w:t>
      </w:r>
      <w:r w:rsidRPr="00413874">
        <w:rPr>
          <w:rFonts w:ascii="Times New Roman"/>
          <w:sz w:val="22"/>
          <w:szCs w:val="22"/>
        </w:rPr>
        <w:t xml:space="preserve"> </w:t>
      </w:r>
      <w:r w:rsidRPr="00413874">
        <w:rPr>
          <w:rFonts w:ascii="Times New Roman"/>
          <w:sz w:val="22"/>
          <w:szCs w:val="22"/>
        </w:rPr>
        <w:t>개설하고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보험근질권설정계약에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근질권을</w:t>
      </w:r>
      <w:r w:rsidRPr="00413874">
        <w:rPr>
          <w:rFonts w:ascii="Times New Roman"/>
          <w:sz w:val="22"/>
          <w:szCs w:val="22"/>
        </w:rPr>
        <w:t xml:space="preserve"> </w:t>
      </w:r>
      <w:r w:rsidRPr="00413874">
        <w:rPr>
          <w:rFonts w:ascii="Times New Roman"/>
          <w:sz w:val="22"/>
          <w:szCs w:val="22"/>
        </w:rPr>
        <w:t>실행하지</w:t>
      </w:r>
      <w:r w:rsidRPr="00413874">
        <w:rPr>
          <w:rFonts w:ascii="Times New Roman"/>
          <w:sz w:val="22"/>
          <w:szCs w:val="22"/>
        </w:rPr>
        <w:t xml:space="preserve"> </w:t>
      </w:r>
      <w:r w:rsidRPr="00413874">
        <w:rPr>
          <w:rFonts w:ascii="Times New Roman"/>
          <w:sz w:val="22"/>
          <w:szCs w:val="22"/>
        </w:rPr>
        <w:t>않는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보험의</w:t>
      </w:r>
      <w:r w:rsidRPr="00413874">
        <w:rPr>
          <w:rFonts w:ascii="Times New Roman"/>
          <w:sz w:val="22"/>
          <w:szCs w:val="22"/>
        </w:rPr>
        <w:t xml:space="preserve"> </w:t>
      </w:r>
      <w:r w:rsidRPr="00413874">
        <w:rPr>
          <w:rFonts w:ascii="Times New Roman"/>
          <w:sz w:val="22"/>
          <w:szCs w:val="22"/>
        </w:rPr>
        <w:t>보험회사로부터</w:t>
      </w:r>
      <w:r w:rsidRPr="00413874">
        <w:rPr>
          <w:rFonts w:ascii="Times New Roman"/>
          <w:sz w:val="22"/>
          <w:szCs w:val="22"/>
        </w:rPr>
        <w:t xml:space="preserve"> </w:t>
      </w:r>
      <w:r w:rsidRPr="00413874">
        <w:rPr>
          <w:rFonts w:ascii="Times New Roman"/>
          <w:sz w:val="22"/>
          <w:szCs w:val="22"/>
        </w:rPr>
        <w:t>보험금</w:t>
      </w:r>
      <w:r w:rsidR="00226C9E">
        <w:rPr>
          <w:rFonts w:ascii="Times New Roman" w:hint="eastAsia"/>
          <w:sz w:val="22"/>
          <w:szCs w:val="22"/>
        </w:rPr>
        <w:t xml:space="preserve"> </w:t>
      </w:r>
      <w:r w:rsidR="00226C9E">
        <w:rPr>
          <w:rFonts w:ascii="Times New Roman" w:hint="eastAsia"/>
          <w:sz w:val="22"/>
          <w:szCs w:val="22"/>
        </w:rPr>
        <w:t>등을</w:t>
      </w:r>
      <w:r w:rsidRPr="00413874">
        <w:rPr>
          <w:rFonts w:ascii="Times New Roman"/>
          <w:sz w:val="22"/>
          <w:szCs w:val="22"/>
        </w:rPr>
        <w:t xml:space="preserve"> </w:t>
      </w:r>
      <w:r w:rsidRPr="00413874">
        <w:rPr>
          <w:rFonts w:ascii="Times New Roman"/>
          <w:sz w:val="22"/>
          <w:szCs w:val="22"/>
        </w:rPr>
        <w:t>보험금수령계좌로만</w:t>
      </w:r>
      <w:r w:rsidRPr="00413874">
        <w:rPr>
          <w:rFonts w:ascii="Times New Roman"/>
          <w:sz w:val="22"/>
          <w:szCs w:val="22"/>
        </w:rPr>
        <w:t xml:space="preserve"> </w:t>
      </w:r>
      <w:r w:rsidRPr="00413874">
        <w:rPr>
          <w:rFonts w:ascii="Times New Roman"/>
          <w:sz w:val="22"/>
          <w:szCs w:val="22"/>
        </w:rPr>
        <w:t>수령하여야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013BD8" w:rsidRPr="00413874">
        <w:rPr>
          <w:rFonts w:ascii="Times New Roman"/>
          <w:sz w:val="22"/>
          <w:szCs w:val="22"/>
        </w:rPr>
        <w:t>다만</w:t>
      </w:r>
      <w:r w:rsidR="00013BD8" w:rsidRPr="00413874">
        <w:rPr>
          <w:rFonts w:ascii="Times New Roman"/>
          <w:sz w:val="22"/>
          <w:szCs w:val="22"/>
        </w:rPr>
        <w:t xml:space="preserve">, </w:t>
      </w:r>
      <w:r w:rsidR="00013BD8" w:rsidRPr="00413874">
        <w:rPr>
          <w:rFonts w:ascii="Times New Roman"/>
          <w:sz w:val="22"/>
          <w:szCs w:val="22"/>
        </w:rPr>
        <w:t>보험계약에</w:t>
      </w:r>
      <w:r w:rsidR="00013BD8" w:rsidRPr="00413874">
        <w:rPr>
          <w:rFonts w:ascii="Times New Roman"/>
          <w:sz w:val="22"/>
          <w:szCs w:val="22"/>
        </w:rPr>
        <w:t xml:space="preserve"> </w:t>
      </w:r>
      <w:r w:rsidR="00013BD8" w:rsidRPr="00413874">
        <w:rPr>
          <w:rFonts w:ascii="Times New Roman"/>
          <w:sz w:val="22"/>
          <w:szCs w:val="22"/>
        </w:rPr>
        <w:t>따라</w:t>
      </w:r>
      <w:r w:rsidR="00013BD8" w:rsidRPr="00413874">
        <w:rPr>
          <w:rFonts w:ascii="Times New Roman"/>
          <w:sz w:val="22"/>
          <w:szCs w:val="22"/>
        </w:rPr>
        <w:t xml:space="preserve"> </w:t>
      </w:r>
      <w:r w:rsidR="00013BD8" w:rsidRPr="00413874">
        <w:rPr>
          <w:rFonts w:ascii="Times New Roman"/>
          <w:sz w:val="22"/>
          <w:szCs w:val="22"/>
        </w:rPr>
        <w:t>보험회사로부터</w:t>
      </w:r>
      <w:r w:rsidR="00013BD8" w:rsidRPr="00413874">
        <w:rPr>
          <w:rFonts w:ascii="Times New Roman"/>
          <w:sz w:val="22"/>
          <w:szCs w:val="22"/>
        </w:rPr>
        <w:t xml:space="preserve"> </w:t>
      </w:r>
      <w:r w:rsidR="00013BD8" w:rsidRPr="00413874">
        <w:rPr>
          <w:rFonts w:ascii="Times New Roman"/>
          <w:sz w:val="22"/>
          <w:szCs w:val="22"/>
        </w:rPr>
        <w:t>수령한</w:t>
      </w:r>
      <w:r w:rsidR="00013BD8" w:rsidRPr="00413874">
        <w:rPr>
          <w:rFonts w:ascii="Times New Roman"/>
          <w:sz w:val="22"/>
          <w:szCs w:val="22"/>
        </w:rPr>
        <w:t xml:space="preserve"> </w:t>
      </w:r>
      <w:r w:rsidR="00013BD8" w:rsidRPr="00413874">
        <w:rPr>
          <w:rFonts w:ascii="Times New Roman"/>
          <w:sz w:val="22"/>
          <w:szCs w:val="22"/>
        </w:rPr>
        <w:t>보험금이</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w:t>
      </w:r>
      <w:r w:rsidR="00013BD8" w:rsidRPr="00413874">
        <w:rPr>
          <w:rFonts w:ascii="Times New Roman"/>
          <w:sz w:val="22"/>
          <w:szCs w:val="22"/>
        </w:rPr>
        <w:t xml:space="preserve"> </w:t>
      </w:r>
      <w:r w:rsidR="00013BD8" w:rsidRPr="00413874">
        <w:rPr>
          <w:rFonts w:ascii="Times New Roman"/>
          <w:sz w:val="22"/>
          <w:szCs w:val="22"/>
        </w:rPr>
        <w:t>대한</w:t>
      </w:r>
      <w:r w:rsidR="00013BD8" w:rsidRPr="00413874">
        <w:rPr>
          <w:rFonts w:ascii="Times New Roman"/>
          <w:sz w:val="22"/>
          <w:szCs w:val="22"/>
        </w:rPr>
        <w:t xml:space="preserve"> </w:t>
      </w:r>
      <w:r w:rsidR="00013BD8" w:rsidRPr="00413874">
        <w:rPr>
          <w:rFonts w:ascii="Times New Roman"/>
          <w:sz w:val="22"/>
          <w:szCs w:val="22"/>
        </w:rPr>
        <w:t>손해</w:t>
      </w:r>
      <w:r w:rsidR="00013BD8" w:rsidRPr="00413874">
        <w:rPr>
          <w:rFonts w:ascii="Times New Roman"/>
          <w:sz w:val="22"/>
          <w:szCs w:val="22"/>
        </w:rPr>
        <w:t xml:space="preserve"> </w:t>
      </w:r>
      <w:r w:rsidR="00013BD8" w:rsidRPr="00413874">
        <w:rPr>
          <w:rFonts w:ascii="Times New Roman"/>
          <w:sz w:val="22"/>
          <w:szCs w:val="22"/>
        </w:rPr>
        <w:t>또는</w:t>
      </w:r>
      <w:r w:rsidR="00013BD8" w:rsidRPr="00413874">
        <w:rPr>
          <w:rFonts w:ascii="Times New Roman"/>
          <w:sz w:val="22"/>
          <w:szCs w:val="22"/>
        </w:rPr>
        <w:t xml:space="preserve"> </w:t>
      </w:r>
      <w:r w:rsidR="00013BD8" w:rsidRPr="00413874">
        <w:rPr>
          <w:rFonts w:ascii="Times New Roman"/>
          <w:sz w:val="22"/>
          <w:szCs w:val="22"/>
        </w:rPr>
        <w:t>기타</w:t>
      </w:r>
      <w:r w:rsidR="00013BD8" w:rsidRPr="00413874">
        <w:rPr>
          <w:rFonts w:ascii="Times New Roman"/>
          <w:sz w:val="22"/>
          <w:szCs w:val="22"/>
        </w:rPr>
        <w:t xml:space="preserve"> </w:t>
      </w:r>
      <w:r w:rsidR="00013BD8" w:rsidRPr="00413874">
        <w:rPr>
          <w:rFonts w:ascii="Times New Roman"/>
          <w:sz w:val="22"/>
          <w:szCs w:val="22"/>
        </w:rPr>
        <w:t>손실을</w:t>
      </w:r>
      <w:r w:rsidR="00013BD8" w:rsidRPr="00413874">
        <w:rPr>
          <w:rFonts w:ascii="Times New Roman"/>
          <w:sz w:val="22"/>
          <w:szCs w:val="22"/>
        </w:rPr>
        <w:t xml:space="preserve"> </w:t>
      </w:r>
      <w:r w:rsidR="00013BD8" w:rsidRPr="00413874">
        <w:rPr>
          <w:rFonts w:ascii="Times New Roman"/>
          <w:sz w:val="22"/>
          <w:szCs w:val="22"/>
        </w:rPr>
        <w:t>보상하기</w:t>
      </w:r>
      <w:r w:rsidR="00013BD8" w:rsidRPr="00413874">
        <w:rPr>
          <w:rFonts w:ascii="Times New Roman"/>
          <w:sz w:val="22"/>
          <w:szCs w:val="22"/>
        </w:rPr>
        <w:t xml:space="preserve"> </w:t>
      </w:r>
      <w:r w:rsidR="00013BD8" w:rsidRPr="00413874">
        <w:rPr>
          <w:rFonts w:ascii="Times New Roman"/>
          <w:sz w:val="22"/>
          <w:szCs w:val="22"/>
        </w:rPr>
        <w:t>위한</w:t>
      </w:r>
      <w:r w:rsidR="00013BD8" w:rsidRPr="00413874">
        <w:rPr>
          <w:rFonts w:ascii="Times New Roman"/>
          <w:sz w:val="22"/>
          <w:szCs w:val="22"/>
        </w:rPr>
        <w:t xml:space="preserve"> </w:t>
      </w:r>
      <w:r w:rsidR="00013BD8" w:rsidRPr="00413874">
        <w:rPr>
          <w:rFonts w:ascii="Times New Roman"/>
          <w:sz w:val="22"/>
          <w:szCs w:val="22"/>
        </w:rPr>
        <w:t>목적으로</w:t>
      </w:r>
      <w:r w:rsidR="00013BD8" w:rsidRPr="00413874">
        <w:rPr>
          <w:rFonts w:ascii="Times New Roman"/>
          <w:sz w:val="22"/>
          <w:szCs w:val="22"/>
        </w:rPr>
        <w:t xml:space="preserve"> </w:t>
      </w:r>
      <w:r w:rsidR="00013BD8" w:rsidRPr="00413874">
        <w:rPr>
          <w:rFonts w:ascii="Times New Roman"/>
          <w:sz w:val="22"/>
          <w:szCs w:val="22"/>
        </w:rPr>
        <w:t>지급되는</w:t>
      </w:r>
      <w:r w:rsidR="00013BD8" w:rsidRPr="00413874">
        <w:rPr>
          <w:rFonts w:ascii="Times New Roman"/>
          <w:sz w:val="22"/>
          <w:szCs w:val="22"/>
        </w:rPr>
        <w:t xml:space="preserve"> </w:t>
      </w:r>
      <w:r w:rsidR="00013BD8" w:rsidRPr="00413874">
        <w:rPr>
          <w:rFonts w:ascii="Times New Roman"/>
          <w:sz w:val="22"/>
          <w:szCs w:val="22"/>
        </w:rPr>
        <w:t>경우</w:t>
      </w:r>
      <w:r w:rsidR="00013BD8" w:rsidRPr="00413874">
        <w:rPr>
          <w:rFonts w:ascii="Times New Roman"/>
          <w:sz w:val="22"/>
          <w:szCs w:val="22"/>
        </w:rPr>
        <w:t xml:space="preserve">, </w:t>
      </w:r>
      <w:r w:rsidR="00013BD8" w:rsidRPr="00413874">
        <w:rPr>
          <w:rFonts w:ascii="Times New Roman"/>
          <w:sz w:val="22"/>
          <w:szCs w:val="22"/>
        </w:rPr>
        <w:t>차주는</w:t>
      </w:r>
      <w:r w:rsidR="00013BD8" w:rsidRPr="00413874">
        <w:rPr>
          <w:rFonts w:ascii="Times New Roman"/>
          <w:sz w:val="22"/>
          <w:szCs w:val="22"/>
        </w:rPr>
        <w:t xml:space="preserve"> </w:t>
      </w:r>
      <w:r w:rsidR="00013BD8" w:rsidRPr="00413874">
        <w:rPr>
          <w:rFonts w:ascii="Times New Roman"/>
          <w:sz w:val="22"/>
          <w:szCs w:val="22"/>
        </w:rPr>
        <w:t>해당</w:t>
      </w:r>
      <w:r w:rsidR="00013BD8" w:rsidRPr="00413874">
        <w:rPr>
          <w:rFonts w:ascii="Times New Roman"/>
          <w:sz w:val="22"/>
          <w:szCs w:val="22"/>
        </w:rPr>
        <w:t xml:space="preserve"> </w:t>
      </w:r>
      <w:r w:rsidR="00013BD8" w:rsidRPr="00413874">
        <w:rPr>
          <w:rFonts w:ascii="Times New Roman"/>
          <w:sz w:val="22"/>
          <w:szCs w:val="22"/>
        </w:rPr>
        <w:t>보험금을</w:t>
      </w:r>
      <w:r w:rsidR="00013BD8" w:rsidRPr="00413874">
        <w:rPr>
          <w:rFonts w:ascii="Times New Roman"/>
          <w:sz w:val="22"/>
          <w:szCs w:val="22"/>
        </w:rPr>
        <w:t xml:space="preserve"> </w:t>
      </w:r>
      <w:r w:rsidR="00013BD8" w:rsidRPr="00413874">
        <w:rPr>
          <w:rFonts w:ascii="Times New Roman"/>
          <w:sz w:val="22"/>
          <w:szCs w:val="22"/>
        </w:rPr>
        <w:t>보험금수령계좌로</w:t>
      </w:r>
      <w:r w:rsidR="00013BD8" w:rsidRPr="00413874">
        <w:rPr>
          <w:rFonts w:ascii="Times New Roman"/>
          <w:sz w:val="22"/>
          <w:szCs w:val="22"/>
        </w:rPr>
        <w:t xml:space="preserve"> </w:t>
      </w:r>
      <w:r w:rsidR="00013BD8" w:rsidRPr="00413874">
        <w:rPr>
          <w:rFonts w:ascii="Times New Roman"/>
          <w:sz w:val="22"/>
          <w:szCs w:val="22"/>
        </w:rPr>
        <w:t>수령하는</w:t>
      </w:r>
      <w:r w:rsidR="00013BD8" w:rsidRPr="00413874">
        <w:rPr>
          <w:rFonts w:ascii="Times New Roman"/>
          <w:sz w:val="22"/>
          <w:szCs w:val="22"/>
        </w:rPr>
        <w:t xml:space="preserve"> </w:t>
      </w:r>
      <w:r w:rsidR="00013BD8" w:rsidRPr="00413874">
        <w:rPr>
          <w:rFonts w:ascii="Times New Roman"/>
          <w:sz w:val="22"/>
          <w:szCs w:val="22"/>
        </w:rPr>
        <w:t>대신</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자에게</w:t>
      </w:r>
      <w:r w:rsidR="00013BD8" w:rsidRPr="00413874">
        <w:rPr>
          <w:rFonts w:ascii="Times New Roman"/>
          <w:sz w:val="22"/>
          <w:szCs w:val="22"/>
        </w:rPr>
        <w:t xml:space="preserve"> </w:t>
      </w:r>
      <w:r w:rsidR="00013BD8" w:rsidRPr="00413874">
        <w:rPr>
          <w:rFonts w:ascii="Times New Roman"/>
          <w:sz w:val="22"/>
          <w:szCs w:val="22"/>
        </w:rPr>
        <w:t>직접</w:t>
      </w:r>
      <w:r w:rsidR="00013BD8" w:rsidRPr="00413874">
        <w:rPr>
          <w:rFonts w:ascii="Times New Roman"/>
          <w:sz w:val="22"/>
          <w:szCs w:val="22"/>
        </w:rPr>
        <w:t xml:space="preserve"> </w:t>
      </w:r>
      <w:r w:rsidR="00013BD8" w:rsidRPr="00413874">
        <w:rPr>
          <w:rFonts w:ascii="Times New Roman"/>
          <w:sz w:val="22"/>
          <w:szCs w:val="22"/>
        </w:rPr>
        <w:t>지급하는</w:t>
      </w:r>
      <w:r w:rsidR="00013BD8" w:rsidRPr="00413874">
        <w:rPr>
          <w:rFonts w:ascii="Times New Roman"/>
          <w:sz w:val="22"/>
          <w:szCs w:val="22"/>
        </w:rPr>
        <w:t xml:space="preserve"> </w:t>
      </w:r>
      <w:r w:rsidR="00013BD8" w:rsidRPr="00413874">
        <w:rPr>
          <w:rFonts w:ascii="Times New Roman"/>
          <w:sz w:val="22"/>
          <w:szCs w:val="22"/>
        </w:rPr>
        <w:t>용도로</w:t>
      </w:r>
      <w:r w:rsidR="00013BD8" w:rsidRPr="00413874">
        <w:rPr>
          <w:rFonts w:ascii="Times New Roman"/>
          <w:sz w:val="22"/>
          <w:szCs w:val="22"/>
        </w:rPr>
        <w:t xml:space="preserve"> </w:t>
      </w:r>
      <w:r w:rsidR="00013BD8" w:rsidRPr="00413874">
        <w:rPr>
          <w:rFonts w:ascii="Times New Roman"/>
          <w:sz w:val="22"/>
          <w:szCs w:val="22"/>
        </w:rPr>
        <w:t>사용할</w:t>
      </w:r>
      <w:r w:rsidR="00013BD8" w:rsidRPr="00413874">
        <w:rPr>
          <w:rFonts w:ascii="Times New Roman"/>
          <w:sz w:val="22"/>
          <w:szCs w:val="22"/>
        </w:rPr>
        <w:t xml:space="preserve"> </w:t>
      </w:r>
      <w:r w:rsidR="00013BD8" w:rsidRPr="00413874">
        <w:rPr>
          <w:rFonts w:ascii="Times New Roman"/>
          <w:sz w:val="22"/>
          <w:szCs w:val="22"/>
        </w:rPr>
        <w:t>수</w:t>
      </w:r>
      <w:r w:rsidR="00013BD8" w:rsidRPr="00413874">
        <w:rPr>
          <w:rFonts w:ascii="Times New Roman"/>
          <w:sz w:val="22"/>
          <w:szCs w:val="22"/>
        </w:rPr>
        <w:t xml:space="preserve"> </w:t>
      </w:r>
      <w:r w:rsidR="00013BD8" w:rsidRPr="00413874">
        <w:rPr>
          <w:rFonts w:ascii="Times New Roman"/>
          <w:sz w:val="22"/>
          <w:szCs w:val="22"/>
        </w:rPr>
        <w:t>있다</w:t>
      </w:r>
      <w:r w:rsidR="00013BD8" w:rsidRPr="00413874">
        <w:rPr>
          <w:rFonts w:ascii="Times New Roman"/>
          <w:sz w:val="22"/>
          <w:szCs w:val="22"/>
        </w:rPr>
        <w:t>.</w:t>
      </w:r>
    </w:p>
    <w:p w14:paraId="05613F12" w14:textId="77777777" w:rsidR="00AF3593" w:rsidRPr="00413874" w:rsidRDefault="00AF3593" w:rsidP="008B24EF">
      <w:pPr>
        <w:adjustRightInd w:val="0"/>
        <w:snapToGrid w:val="0"/>
        <w:spacing w:line="400" w:lineRule="exact"/>
        <w:ind w:left="567"/>
        <w:rPr>
          <w:rFonts w:ascii="Times New Roman"/>
          <w:sz w:val="22"/>
          <w:szCs w:val="22"/>
        </w:rPr>
      </w:pPr>
    </w:p>
    <w:p w14:paraId="7EBD36E1" w14:textId="63A4A47D" w:rsidR="005E0B58" w:rsidRPr="00413874" w:rsidRDefault="00BF556C"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w:t>
      </w:r>
      <w:r w:rsidR="00A36F45" w:rsidRPr="00413874">
        <w:rPr>
          <w:rFonts w:ascii="Times New Roman"/>
          <w:sz w:val="22"/>
          <w:szCs w:val="22"/>
        </w:rPr>
        <w:t>1</w:t>
      </w:r>
      <w:r w:rsidRPr="00413874">
        <w:rPr>
          <w:rFonts w:ascii="Times New Roman"/>
          <w:sz w:val="22"/>
          <w:szCs w:val="22"/>
        </w:rPr>
        <w:t>)</w:t>
      </w:r>
      <w:r w:rsidRPr="00413874">
        <w:rPr>
          <w:rFonts w:ascii="Times New Roman"/>
          <w:sz w:val="22"/>
          <w:szCs w:val="22"/>
        </w:rPr>
        <w:t>호에도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00AF3593" w:rsidRPr="00413874">
        <w:rPr>
          <w:rFonts w:ascii="Times New Roman"/>
          <w:sz w:val="22"/>
          <w:szCs w:val="22"/>
        </w:rPr>
        <w:t>차주가</w:t>
      </w:r>
      <w:r w:rsidR="00AF3593" w:rsidRPr="00413874">
        <w:rPr>
          <w:rFonts w:ascii="Times New Roman"/>
          <w:sz w:val="22"/>
          <w:szCs w:val="22"/>
        </w:rPr>
        <w:t xml:space="preserve"> </w:t>
      </w:r>
      <w:r w:rsidR="00AF3593" w:rsidRPr="00413874">
        <w:rPr>
          <w:rFonts w:ascii="Times New Roman"/>
          <w:sz w:val="22"/>
          <w:szCs w:val="22"/>
        </w:rPr>
        <w:t>수령하는</w:t>
      </w:r>
      <w:r w:rsidR="00AF3593" w:rsidRPr="00413874">
        <w:rPr>
          <w:rFonts w:ascii="Times New Roman"/>
          <w:sz w:val="22"/>
          <w:szCs w:val="22"/>
        </w:rPr>
        <w:t xml:space="preserve"> </w:t>
      </w:r>
      <w:r w:rsidR="00AF3593" w:rsidRPr="00413874">
        <w:rPr>
          <w:rFonts w:ascii="Times New Roman"/>
          <w:sz w:val="22"/>
          <w:szCs w:val="22"/>
        </w:rPr>
        <w:t>보험금</w:t>
      </w:r>
      <w:r w:rsidR="00740472" w:rsidRPr="00413874">
        <w:rPr>
          <w:rFonts w:ascii="Times New Roman"/>
          <w:sz w:val="22"/>
          <w:szCs w:val="22"/>
        </w:rPr>
        <w:t>은</w:t>
      </w:r>
      <w:r w:rsidR="00740472"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740472" w:rsidRPr="00413874">
        <w:rPr>
          <w:rFonts w:ascii="Times New Roman"/>
          <w:sz w:val="22"/>
          <w:szCs w:val="22"/>
        </w:rPr>
        <w:t>합계</w:t>
      </w:r>
      <w:r w:rsidR="00740472" w:rsidRPr="00413874">
        <w:rPr>
          <w:rFonts w:ascii="Times New Roman"/>
          <w:sz w:val="22"/>
          <w:szCs w:val="22"/>
        </w:rPr>
        <w:t xml:space="preserve"> </w:t>
      </w:r>
      <w:r w:rsidR="00740472" w:rsidRPr="00413874">
        <w:rPr>
          <w:rFonts w:ascii="Times New Roman"/>
          <w:sz w:val="22"/>
          <w:szCs w:val="22"/>
        </w:rPr>
        <w:t>금</w:t>
      </w:r>
      <w:r w:rsidR="00740472" w:rsidRPr="00413874">
        <w:rPr>
          <w:rFonts w:ascii="Times New Roman"/>
          <w:sz w:val="22"/>
          <w:szCs w:val="22"/>
        </w:rPr>
        <w:t xml:space="preserve"> </w:t>
      </w:r>
      <w:r w:rsidR="00226C9E">
        <w:rPr>
          <w:rFonts w:ascii="Times New Roman" w:hint="eastAsia"/>
          <w:sz w:val="22"/>
          <w:szCs w:val="22"/>
        </w:rPr>
        <w:t>[</w:t>
      </w:r>
      <w:r w:rsidR="00740472" w:rsidRPr="00413874">
        <w:rPr>
          <w:rFonts w:ascii="Times New Roman"/>
          <w:sz w:val="22"/>
          <w:szCs w:val="22"/>
        </w:rPr>
        <w:t>3</w:t>
      </w:r>
      <w:r w:rsidR="00226C9E">
        <w:rPr>
          <w:rFonts w:ascii="Times New Roman" w:hint="eastAsia"/>
          <w:sz w:val="22"/>
          <w:szCs w:val="22"/>
        </w:rPr>
        <w:t>]</w:t>
      </w:r>
      <w:r w:rsidR="00740472" w:rsidRPr="00413874">
        <w:rPr>
          <w:rFonts w:ascii="Times New Roman"/>
          <w:sz w:val="22"/>
          <w:szCs w:val="22"/>
        </w:rPr>
        <w:t>억원을</w:t>
      </w:r>
      <w:r w:rsidR="00740472" w:rsidRPr="00413874">
        <w:rPr>
          <w:rFonts w:ascii="Times New Roman"/>
          <w:sz w:val="22"/>
          <w:szCs w:val="22"/>
        </w:rPr>
        <w:t xml:space="preserve"> </w:t>
      </w:r>
      <w:r w:rsidR="00740472" w:rsidRPr="00413874">
        <w:rPr>
          <w:rFonts w:ascii="Times New Roman"/>
          <w:sz w:val="22"/>
          <w:szCs w:val="22"/>
        </w:rPr>
        <w:t>한도로</w:t>
      </w:r>
      <w:r w:rsidR="00740472" w:rsidRPr="00413874">
        <w:rPr>
          <w:rFonts w:ascii="Times New Roman"/>
          <w:sz w:val="22"/>
          <w:szCs w:val="22"/>
        </w:rPr>
        <w:t xml:space="preserve"> </w:t>
      </w:r>
      <w:r w:rsidR="00740472" w:rsidRPr="00413874">
        <w:rPr>
          <w:rFonts w:ascii="Times New Roman"/>
          <w:sz w:val="22"/>
          <w:szCs w:val="22"/>
        </w:rPr>
        <w:t>하여</w:t>
      </w:r>
      <w:r w:rsidR="00740472" w:rsidRPr="00413874">
        <w:rPr>
          <w:rFonts w:ascii="Times New Roman"/>
          <w:sz w:val="22"/>
          <w:szCs w:val="22"/>
        </w:rPr>
        <w:t xml:space="preserve"> </w:t>
      </w:r>
      <w:r w:rsidR="00AF3593" w:rsidRPr="00413874">
        <w:rPr>
          <w:rFonts w:ascii="Times New Roman"/>
          <w:sz w:val="22"/>
          <w:szCs w:val="22"/>
        </w:rPr>
        <w:t>차주는</w:t>
      </w:r>
      <w:r w:rsidR="00AF3593"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수령예정일로부터</w:t>
      </w:r>
      <w:r w:rsidR="005E0B58" w:rsidRPr="00413874">
        <w:rPr>
          <w:rFonts w:ascii="Times New Roman"/>
          <w:sz w:val="22"/>
          <w:szCs w:val="22"/>
        </w:rPr>
        <w:t xml:space="preserve"> </w:t>
      </w:r>
      <w:r w:rsidR="005E0B58" w:rsidRPr="00413874">
        <w:rPr>
          <w:rFonts w:ascii="Times New Roman"/>
          <w:sz w:val="22"/>
          <w:szCs w:val="22"/>
        </w:rPr>
        <w:t>삼</w:t>
      </w:r>
      <w:r w:rsidR="005E0B58" w:rsidRPr="00413874">
        <w:rPr>
          <w:rFonts w:ascii="Times New Roman"/>
          <w:sz w:val="22"/>
          <w:szCs w:val="22"/>
        </w:rPr>
        <w:t>(3)</w:t>
      </w:r>
      <w:r w:rsidR="005E0B58" w:rsidRPr="00413874">
        <w:rPr>
          <w:rFonts w:ascii="Times New Roman"/>
          <w:sz w:val="22"/>
          <w:szCs w:val="22"/>
        </w:rPr>
        <w:t>영업일</w:t>
      </w:r>
      <w:r w:rsidR="005E0B58" w:rsidRPr="00413874">
        <w:rPr>
          <w:rFonts w:ascii="Times New Roman"/>
          <w:sz w:val="22"/>
          <w:szCs w:val="22"/>
        </w:rPr>
        <w:t xml:space="preserve"> </w:t>
      </w:r>
      <w:r w:rsidR="005E0B58" w:rsidRPr="00413874">
        <w:rPr>
          <w:rFonts w:ascii="Times New Roman"/>
          <w:sz w:val="22"/>
          <w:szCs w:val="22"/>
        </w:rPr>
        <w:t>전까지</w:t>
      </w:r>
      <w:r w:rsidR="005E0B58" w:rsidRPr="00413874">
        <w:rPr>
          <w:rFonts w:ascii="Times New Roman"/>
          <w:sz w:val="22"/>
          <w:szCs w:val="22"/>
        </w:rPr>
        <w:t xml:space="preserve"> </w:t>
      </w:r>
      <w:r w:rsidR="005E0B58" w:rsidRPr="00413874">
        <w:rPr>
          <w:rFonts w:ascii="Times New Roman"/>
          <w:sz w:val="22"/>
          <w:szCs w:val="22"/>
        </w:rPr>
        <w:t>대주에게</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발생사실</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내용</w:t>
      </w:r>
      <w:r w:rsidR="005E0B58" w:rsidRPr="00413874">
        <w:rPr>
          <w:rFonts w:ascii="Times New Roman"/>
          <w:sz w:val="22"/>
          <w:szCs w:val="22"/>
        </w:rPr>
        <w:t xml:space="preserve">, </w:t>
      </w:r>
      <w:r w:rsidR="005E0B58" w:rsidRPr="00413874">
        <w:rPr>
          <w:rFonts w:ascii="Times New Roman"/>
          <w:sz w:val="22"/>
          <w:szCs w:val="22"/>
        </w:rPr>
        <w:t>수령예정인</w:t>
      </w:r>
      <w:r w:rsidR="005E0B58" w:rsidRPr="00413874">
        <w:rPr>
          <w:rFonts w:ascii="Times New Roman"/>
          <w:sz w:val="22"/>
          <w:szCs w:val="22"/>
        </w:rPr>
        <w:t xml:space="preserve"> </w:t>
      </w:r>
      <w:r w:rsidR="005E0B58" w:rsidRPr="00413874">
        <w:rPr>
          <w:rFonts w:ascii="Times New Roman"/>
          <w:sz w:val="22"/>
          <w:szCs w:val="22"/>
        </w:rPr>
        <w:t>보험금액</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사용예정사유</w:t>
      </w:r>
      <w:r w:rsidR="005E0B58" w:rsidRPr="00413874">
        <w:rPr>
          <w:rFonts w:ascii="Times New Roman"/>
          <w:sz w:val="22"/>
          <w:szCs w:val="22"/>
        </w:rPr>
        <w:t xml:space="preserve"> </w:t>
      </w:r>
      <w:r w:rsidR="005E0B58" w:rsidRPr="00413874">
        <w:rPr>
          <w:rFonts w:ascii="Times New Roman"/>
          <w:sz w:val="22"/>
          <w:szCs w:val="22"/>
        </w:rPr>
        <w:t>및</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사용예정금액을</w:t>
      </w:r>
      <w:r w:rsidR="005E0B58" w:rsidRPr="00413874">
        <w:rPr>
          <w:rFonts w:ascii="Times New Roman"/>
          <w:sz w:val="22"/>
          <w:szCs w:val="22"/>
        </w:rPr>
        <w:t xml:space="preserve"> </w:t>
      </w:r>
      <w:r w:rsidR="005E0B58" w:rsidRPr="00413874">
        <w:rPr>
          <w:rFonts w:ascii="Times New Roman"/>
          <w:sz w:val="22"/>
          <w:szCs w:val="22"/>
        </w:rPr>
        <w:t>통지하고</w:t>
      </w:r>
      <w:r w:rsidR="005E0B58"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보험금을</w:t>
      </w:r>
      <w:r w:rsidR="005E0B58" w:rsidRPr="00413874">
        <w:rPr>
          <w:rFonts w:ascii="Times New Roman"/>
          <w:sz w:val="22"/>
          <w:szCs w:val="22"/>
        </w:rPr>
        <w:t xml:space="preserve"> </w:t>
      </w:r>
      <w:r w:rsidR="00C57940" w:rsidRPr="00413874">
        <w:rPr>
          <w:rFonts w:ascii="Times New Roman"/>
          <w:sz w:val="22"/>
          <w:szCs w:val="22"/>
        </w:rPr>
        <w:t>수입금계좌</w:t>
      </w:r>
      <w:r w:rsidR="00AF3593" w:rsidRPr="00413874">
        <w:rPr>
          <w:rFonts w:ascii="Times New Roman"/>
          <w:sz w:val="22"/>
          <w:szCs w:val="22"/>
        </w:rPr>
        <w:t>로</w:t>
      </w:r>
      <w:r w:rsidR="00AF3593" w:rsidRPr="00413874">
        <w:rPr>
          <w:rFonts w:ascii="Times New Roman"/>
          <w:sz w:val="22"/>
          <w:szCs w:val="22"/>
        </w:rPr>
        <w:t xml:space="preserve"> </w:t>
      </w:r>
      <w:r w:rsidR="000D428B" w:rsidRPr="00413874">
        <w:rPr>
          <w:rFonts w:ascii="Times New Roman"/>
          <w:sz w:val="22"/>
          <w:szCs w:val="22"/>
        </w:rPr>
        <w:t>수령</w:t>
      </w:r>
      <w:r w:rsidR="00AF3593" w:rsidRPr="00413874">
        <w:rPr>
          <w:rFonts w:ascii="Times New Roman"/>
          <w:sz w:val="22"/>
          <w:szCs w:val="22"/>
        </w:rPr>
        <w:t>하여</w:t>
      </w:r>
      <w:r w:rsidR="00AF3593" w:rsidRPr="00413874">
        <w:rPr>
          <w:rFonts w:ascii="Times New Roman"/>
          <w:sz w:val="22"/>
          <w:szCs w:val="22"/>
        </w:rPr>
        <w:t xml:space="preserve"> </w:t>
      </w:r>
      <w:r w:rsidR="00AF3593" w:rsidRPr="00413874">
        <w:rPr>
          <w:rFonts w:ascii="Times New Roman"/>
          <w:sz w:val="22"/>
          <w:szCs w:val="22"/>
        </w:rPr>
        <w:t>본건</w:t>
      </w:r>
      <w:r w:rsidR="00AF3593" w:rsidRPr="00413874">
        <w:rPr>
          <w:rFonts w:ascii="Times New Roman"/>
          <w:sz w:val="22"/>
          <w:szCs w:val="22"/>
        </w:rPr>
        <w:t xml:space="preserve"> </w:t>
      </w:r>
      <w:r w:rsidR="00AF3593" w:rsidRPr="00413874">
        <w:rPr>
          <w:rFonts w:ascii="Times New Roman"/>
          <w:sz w:val="22"/>
          <w:szCs w:val="22"/>
        </w:rPr>
        <w:t>부동산의</w:t>
      </w:r>
      <w:r w:rsidR="00AF3593" w:rsidRPr="00413874">
        <w:rPr>
          <w:rFonts w:ascii="Times New Roman"/>
          <w:sz w:val="22"/>
          <w:szCs w:val="22"/>
        </w:rPr>
        <w:t xml:space="preserve"> </w:t>
      </w:r>
      <w:r w:rsidR="0088348B">
        <w:rPr>
          <w:rFonts w:ascii="Times New Roman" w:hint="eastAsia"/>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00AF3593" w:rsidRPr="00413874">
        <w:rPr>
          <w:rFonts w:ascii="Times New Roman"/>
          <w:sz w:val="22"/>
          <w:szCs w:val="22"/>
        </w:rPr>
        <w:t>수리</w:t>
      </w:r>
      <w:r w:rsidR="0088348B">
        <w:rPr>
          <w:rFonts w:ascii="Times New Roman" w:hint="eastAsia"/>
          <w:sz w:val="22"/>
          <w:szCs w:val="22"/>
        </w:rPr>
        <w:t>를</w:t>
      </w:r>
      <w:r w:rsidR="0088348B">
        <w:rPr>
          <w:rFonts w:ascii="Times New Roman" w:hint="eastAsia"/>
          <w:sz w:val="22"/>
          <w:szCs w:val="22"/>
        </w:rPr>
        <w:t xml:space="preserve"> </w:t>
      </w:r>
      <w:r w:rsidR="00AF3593" w:rsidRPr="00413874">
        <w:rPr>
          <w:rFonts w:ascii="Times New Roman"/>
          <w:sz w:val="22"/>
          <w:szCs w:val="22"/>
        </w:rPr>
        <w:t>위해서</w:t>
      </w:r>
      <w:r w:rsidR="00AF3593" w:rsidRPr="00413874">
        <w:rPr>
          <w:rFonts w:ascii="Times New Roman"/>
          <w:sz w:val="22"/>
          <w:szCs w:val="22"/>
        </w:rPr>
        <w:t xml:space="preserve"> </w:t>
      </w:r>
      <w:r w:rsidR="00AF3593" w:rsidRPr="00413874">
        <w:rPr>
          <w:rFonts w:ascii="Times New Roman"/>
          <w:sz w:val="22"/>
          <w:szCs w:val="22"/>
        </w:rPr>
        <w:t>사용할</w:t>
      </w:r>
      <w:r w:rsidR="00AF3593" w:rsidRPr="00413874">
        <w:rPr>
          <w:rFonts w:ascii="Times New Roman"/>
          <w:sz w:val="22"/>
          <w:szCs w:val="22"/>
        </w:rPr>
        <w:t xml:space="preserve"> </w:t>
      </w:r>
      <w:r w:rsidR="00AF3593" w:rsidRPr="00413874">
        <w:rPr>
          <w:rFonts w:ascii="Times New Roman"/>
          <w:sz w:val="22"/>
          <w:szCs w:val="22"/>
        </w:rPr>
        <w:t>수</w:t>
      </w:r>
      <w:r w:rsidR="00AF3593" w:rsidRPr="00413874">
        <w:rPr>
          <w:rFonts w:ascii="Times New Roman"/>
          <w:sz w:val="22"/>
          <w:szCs w:val="22"/>
        </w:rPr>
        <w:t xml:space="preserve"> </w:t>
      </w:r>
      <w:r w:rsidR="00AF3593" w:rsidRPr="00413874">
        <w:rPr>
          <w:rFonts w:ascii="Times New Roman"/>
          <w:sz w:val="22"/>
          <w:szCs w:val="22"/>
        </w:rPr>
        <w:t>있</w:t>
      </w:r>
      <w:r w:rsidR="005E0B58" w:rsidRPr="00413874">
        <w:rPr>
          <w:rFonts w:ascii="Times New Roman"/>
          <w:sz w:val="22"/>
          <w:szCs w:val="22"/>
        </w:rPr>
        <w:t>다</w:t>
      </w:r>
      <w:r w:rsidR="005E0B58" w:rsidRPr="00413874">
        <w:rPr>
          <w:rFonts w:ascii="Times New Roman"/>
          <w:sz w:val="22"/>
          <w:szCs w:val="22"/>
        </w:rPr>
        <w:t>.</w:t>
      </w:r>
      <w:r w:rsidR="004A518A" w:rsidRPr="00413874">
        <w:rPr>
          <w:rFonts w:ascii="Times New Roman"/>
          <w:sz w:val="22"/>
          <w:szCs w:val="22"/>
        </w:rPr>
        <w:t xml:space="preserve"> </w:t>
      </w:r>
    </w:p>
    <w:p w14:paraId="3BEF4F6C" w14:textId="7835E5CB" w:rsidR="005E0B58" w:rsidRPr="00413874" w:rsidRDefault="005E0B58" w:rsidP="000B6632">
      <w:pPr>
        <w:adjustRightInd w:val="0"/>
        <w:snapToGrid w:val="0"/>
        <w:spacing w:line="400" w:lineRule="exact"/>
        <w:ind w:left="567"/>
        <w:rPr>
          <w:rFonts w:ascii="Times New Roman"/>
          <w:sz w:val="22"/>
          <w:szCs w:val="22"/>
        </w:rPr>
      </w:pPr>
    </w:p>
    <w:p w14:paraId="66C6BB79" w14:textId="49417CC0" w:rsidR="00302868"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수령하는</w:t>
      </w:r>
      <w:r w:rsidRPr="00413874">
        <w:rPr>
          <w:rFonts w:ascii="Times New Roman"/>
          <w:sz w:val="22"/>
          <w:szCs w:val="22"/>
        </w:rPr>
        <w:t xml:space="preserve"> </w:t>
      </w:r>
      <w:r w:rsidRPr="00413874">
        <w:rPr>
          <w:rFonts w:ascii="Times New Roman"/>
          <w:sz w:val="22"/>
          <w:szCs w:val="22"/>
        </w:rPr>
        <w:t>보험금</w:t>
      </w:r>
      <w:r w:rsidR="00740472" w:rsidRPr="00413874">
        <w:rPr>
          <w:rFonts w:ascii="Times New Roman"/>
          <w:sz w:val="22"/>
          <w:szCs w:val="22"/>
        </w:rPr>
        <w:t xml:space="preserve"> </w:t>
      </w:r>
      <w:r w:rsidR="00740472" w:rsidRPr="00413874">
        <w:rPr>
          <w:rFonts w:ascii="Times New Roman"/>
          <w:sz w:val="22"/>
          <w:szCs w:val="22"/>
        </w:rPr>
        <w:t>중</w:t>
      </w:r>
      <w:r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B9163C" w:rsidRPr="00413874">
        <w:rPr>
          <w:rFonts w:ascii="Times New Roman"/>
          <w:sz w:val="22"/>
          <w:szCs w:val="22"/>
        </w:rPr>
        <w:t>합계</w:t>
      </w:r>
      <w:r w:rsidR="00B9163C" w:rsidRPr="00413874">
        <w:rPr>
          <w:rFonts w:ascii="Times New Roman"/>
          <w:sz w:val="22"/>
          <w:szCs w:val="22"/>
        </w:rPr>
        <w:t xml:space="preserve"> </w:t>
      </w:r>
      <w:r w:rsidRPr="00413874">
        <w:rPr>
          <w:rFonts w:ascii="Times New Roman"/>
          <w:sz w:val="22"/>
          <w:szCs w:val="22"/>
        </w:rPr>
        <w:t>금</w:t>
      </w:r>
      <w:r w:rsidRPr="00413874">
        <w:rPr>
          <w:rFonts w:ascii="Times New Roman"/>
          <w:sz w:val="22"/>
          <w:szCs w:val="22"/>
        </w:rPr>
        <w:t xml:space="preserve"> </w:t>
      </w:r>
      <w:r w:rsidR="00226C9E">
        <w:rPr>
          <w:rFonts w:ascii="Times New Roman" w:hint="eastAsia"/>
          <w:sz w:val="22"/>
          <w:szCs w:val="22"/>
        </w:rPr>
        <w:t>[</w:t>
      </w:r>
      <w:r w:rsidR="00740958" w:rsidRPr="00413874">
        <w:rPr>
          <w:rFonts w:ascii="Times New Roman"/>
          <w:sz w:val="22"/>
          <w:szCs w:val="22"/>
        </w:rPr>
        <w:t>3</w:t>
      </w:r>
      <w:r w:rsidR="00226C9E">
        <w:rPr>
          <w:rFonts w:ascii="Times New Roman" w:hint="eastAsia"/>
          <w:sz w:val="22"/>
          <w:szCs w:val="22"/>
        </w:rPr>
        <w:t>]</w:t>
      </w:r>
      <w:r w:rsidRPr="00413874">
        <w:rPr>
          <w:rFonts w:ascii="Times New Roman"/>
          <w:sz w:val="22"/>
          <w:szCs w:val="22"/>
        </w:rPr>
        <w:t>억원을</w:t>
      </w:r>
      <w:r w:rsidRPr="00413874">
        <w:rPr>
          <w:rFonts w:ascii="Times New Roman"/>
          <w:sz w:val="22"/>
          <w:szCs w:val="22"/>
        </w:rPr>
        <w:t xml:space="preserve"> </w:t>
      </w:r>
      <w:r w:rsidR="00302868" w:rsidRPr="00413874">
        <w:rPr>
          <w:rFonts w:ascii="Times New Roman"/>
          <w:sz w:val="22"/>
          <w:szCs w:val="22"/>
        </w:rPr>
        <w:t>초과하는</w:t>
      </w:r>
      <w:r w:rsidR="00302868" w:rsidRPr="00413874">
        <w:rPr>
          <w:rFonts w:ascii="Times New Roman"/>
          <w:sz w:val="22"/>
          <w:szCs w:val="22"/>
        </w:rPr>
        <w:t xml:space="preserve"> </w:t>
      </w:r>
      <w:r w:rsidR="00740472" w:rsidRPr="00413874">
        <w:rPr>
          <w:rFonts w:ascii="Times New Roman"/>
          <w:sz w:val="22"/>
          <w:szCs w:val="22"/>
        </w:rPr>
        <w:t>보험금의</w:t>
      </w:r>
      <w:r w:rsidR="00740472" w:rsidRPr="00413874">
        <w:rPr>
          <w:rFonts w:ascii="Times New Roman"/>
          <w:sz w:val="22"/>
          <w:szCs w:val="22"/>
        </w:rPr>
        <w:t xml:space="preserve"> </w:t>
      </w:r>
      <w:r w:rsidR="00740472" w:rsidRPr="00413874">
        <w:rPr>
          <w:rFonts w:ascii="Times New Roman"/>
          <w:sz w:val="22"/>
          <w:szCs w:val="22"/>
        </w:rPr>
        <w:t>경우</w:t>
      </w:r>
      <w:r w:rsidR="00BF556C" w:rsidRPr="00413874">
        <w:rPr>
          <w:rFonts w:ascii="Times New Roman"/>
          <w:sz w:val="22"/>
          <w:szCs w:val="22"/>
        </w:rPr>
        <w:t xml:space="preserve">, </w:t>
      </w:r>
      <w:r w:rsidR="00BF556C" w:rsidRPr="00413874">
        <w:rPr>
          <w:rFonts w:ascii="Times New Roman"/>
          <w:sz w:val="22"/>
          <w:szCs w:val="22"/>
        </w:rPr>
        <w:t>해당</w:t>
      </w:r>
      <w:r w:rsidR="00BF556C" w:rsidRPr="00413874">
        <w:rPr>
          <w:rFonts w:ascii="Times New Roman"/>
          <w:sz w:val="22"/>
          <w:szCs w:val="22"/>
        </w:rPr>
        <w:t xml:space="preserve"> </w:t>
      </w:r>
      <w:r w:rsidR="00BF556C" w:rsidRPr="00413874">
        <w:rPr>
          <w:rFonts w:ascii="Times New Roman"/>
          <w:sz w:val="22"/>
          <w:szCs w:val="22"/>
        </w:rPr>
        <w:t>보험금</w:t>
      </w:r>
      <w:r w:rsidR="00BF556C" w:rsidRPr="00413874">
        <w:rPr>
          <w:rFonts w:ascii="Times New Roman"/>
          <w:sz w:val="22"/>
          <w:szCs w:val="22"/>
        </w:rPr>
        <w:t xml:space="preserve"> </w:t>
      </w:r>
      <w:r w:rsidR="00BF556C" w:rsidRPr="00413874">
        <w:rPr>
          <w:rFonts w:ascii="Times New Roman"/>
          <w:sz w:val="22"/>
          <w:szCs w:val="22"/>
        </w:rPr>
        <w:t>전액을</w:t>
      </w:r>
      <w:r w:rsidR="000B189C" w:rsidRPr="00413874">
        <w:rPr>
          <w:rFonts w:ascii="Times New Roman"/>
          <w:sz w:val="22"/>
          <w:szCs w:val="22"/>
        </w:rPr>
        <w:t xml:space="preserve"> </w:t>
      </w:r>
      <w:r w:rsidR="00740472" w:rsidRPr="00413874">
        <w:rPr>
          <w:rFonts w:ascii="Times New Roman"/>
          <w:sz w:val="22"/>
          <w:szCs w:val="22"/>
        </w:rPr>
        <w:t>보험금수령계좌로만</w:t>
      </w:r>
      <w:r w:rsidR="00740472" w:rsidRPr="00413874">
        <w:rPr>
          <w:rFonts w:ascii="Times New Roman"/>
          <w:sz w:val="22"/>
          <w:szCs w:val="22"/>
        </w:rPr>
        <w:t xml:space="preserve"> </w:t>
      </w:r>
      <w:r w:rsidR="00740472" w:rsidRPr="00413874">
        <w:rPr>
          <w:rFonts w:ascii="Times New Roman"/>
          <w:sz w:val="22"/>
          <w:szCs w:val="22"/>
        </w:rPr>
        <w:t>수령</w:t>
      </w:r>
      <w:r w:rsidR="000B189C" w:rsidRPr="00413874">
        <w:rPr>
          <w:rFonts w:ascii="Times New Roman"/>
          <w:sz w:val="22"/>
          <w:szCs w:val="22"/>
        </w:rPr>
        <w:t>하여야</w:t>
      </w:r>
      <w:r w:rsidR="000B189C" w:rsidRPr="00413874">
        <w:rPr>
          <w:rFonts w:ascii="Times New Roman"/>
          <w:sz w:val="22"/>
          <w:szCs w:val="22"/>
        </w:rPr>
        <w:t xml:space="preserve"> </w:t>
      </w:r>
      <w:r w:rsidR="000B189C" w:rsidRPr="00413874">
        <w:rPr>
          <w:rFonts w:ascii="Times New Roman"/>
          <w:sz w:val="22"/>
          <w:szCs w:val="22"/>
        </w:rPr>
        <w:lastRenderedPageBreak/>
        <w:t>한다</w:t>
      </w:r>
      <w:r w:rsidR="000B189C" w:rsidRPr="00413874">
        <w:rPr>
          <w:rFonts w:ascii="Times New Roman"/>
          <w:sz w:val="22"/>
          <w:szCs w:val="22"/>
        </w:rPr>
        <w:t xml:space="preserve">.  </w:t>
      </w:r>
      <w:r w:rsidR="002D651D" w:rsidRPr="00413874">
        <w:rPr>
          <w:rFonts w:ascii="Times New Roman"/>
          <w:sz w:val="22"/>
          <w:szCs w:val="22"/>
        </w:rPr>
        <w:t>의미를</w:t>
      </w:r>
      <w:r w:rsidR="002D651D" w:rsidRPr="00413874">
        <w:rPr>
          <w:rFonts w:ascii="Times New Roman"/>
          <w:sz w:val="22"/>
          <w:szCs w:val="22"/>
        </w:rPr>
        <w:t xml:space="preserve"> </w:t>
      </w:r>
      <w:r w:rsidR="002D651D" w:rsidRPr="00413874">
        <w:rPr>
          <w:rFonts w:ascii="Times New Roman"/>
          <w:sz w:val="22"/>
          <w:szCs w:val="22"/>
        </w:rPr>
        <w:t>명확히</w:t>
      </w:r>
      <w:r w:rsidR="002D651D" w:rsidRPr="00413874">
        <w:rPr>
          <w:rFonts w:ascii="Times New Roman"/>
          <w:sz w:val="22"/>
          <w:szCs w:val="22"/>
        </w:rPr>
        <w:t xml:space="preserve"> </w:t>
      </w:r>
      <w:r w:rsidR="002D651D" w:rsidRPr="00413874">
        <w:rPr>
          <w:rFonts w:ascii="Times New Roman"/>
          <w:sz w:val="22"/>
          <w:szCs w:val="22"/>
        </w:rPr>
        <w:t>하기</w:t>
      </w:r>
      <w:r w:rsidR="002D651D" w:rsidRPr="00413874">
        <w:rPr>
          <w:rFonts w:ascii="Times New Roman"/>
          <w:sz w:val="22"/>
          <w:szCs w:val="22"/>
        </w:rPr>
        <w:t xml:space="preserve"> </w:t>
      </w:r>
      <w:r w:rsidR="002D651D" w:rsidRPr="00413874">
        <w:rPr>
          <w:rFonts w:ascii="Times New Roman"/>
          <w:sz w:val="22"/>
          <w:szCs w:val="22"/>
        </w:rPr>
        <w:t>위하여</w:t>
      </w:r>
      <w:r w:rsidR="002D651D" w:rsidRPr="00413874">
        <w:rPr>
          <w:rFonts w:ascii="Times New Roman"/>
          <w:sz w:val="22"/>
          <w:szCs w:val="22"/>
        </w:rPr>
        <w:t xml:space="preserve"> </w:t>
      </w:r>
      <w:r w:rsidR="002D651D" w:rsidRPr="00413874">
        <w:rPr>
          <w:rFonts w:ascii="Times New Roman"/>
          <w:sz w:val="22"/>
          <w:szCs w:val="22"/>
        </w:rPr>
        <w:t>부연하면</w:t>
      </w:r>
      <w:r w:rsidR="002D651D" w:rsidRPr="00413874">
        <w:rPr>
          <w:rFonts w:ascii="Times New Roman"/>
          <w:sz w:val="22"/>
          <w:szCs w:val="22"/>
        </w:rPr>
        <w:t xml:space="preserve">, </w:t>
      </w:r>
      <w:r w:rsidR="002D651D" w:rsidRPr="00413874">
        <w:rPr>
          <w:rFonts w:ascii="Times New Roman"/>
          <w:sz w:val="22"/>
          <w:szCs w:val="22"/>
        </w:rPr>
        <w:t>동일한</w:t>
      </w:r>
      <w:r w:rsidR="002D651D" w:rsidRPr="00413874">
        <w:rPr>
          <w:rFonts w:ascii="Times New Roman"/>
          <w:sz w:val="22"/>
          <w:szCs w:val="22"/>
        </w:rPr>
        <w:t xml:space="preserve"> </w:t>
      </w:r>
      <w:r w:rsidR="002D651D" w:rsidRPr="00413874">
        <w:rPr>
          <w:rFonts w:ascii="Times New Roman"/>
          <w:sz w:val="22"/>
          <w:szCs w:val="22"/>
        </w:rPr>
        <w:t>일자의</w:t>
      </w:r>
      <w:r w:rsidR="002D651D" w:rsidRPr="00413874">
        <w:rPr>
          <w:rFonts w:ascii="Times New Roman"/>
          <w:sz w:val="22"/>
          <w:szCs w:val="22"/>
        </w:rPr>
        <w:t xml:space="preserve"> </w:t>
      </w:r>
      <w:r w:rsidR="002D651D" w:rsidRPr="00413874">
        <w:rPr>
          <w:rFonts w:ascii="Times New Roman"/>
          <w:sz w:val="22"/>
          <w:szCs w:val="22"/>
        </w:rPr>
        <w:t>보험사고당</w:t>
      </w:r>
      <w:r w:rsidR="002D651D" w:rsidRPr="00413874">
        <w:rPr>
          <w:rFonts w:ascii="Times New Roman"/>
          <w:sz w:val="22"/>
          <w:szCs w:val="22"/>
        </w:rPr>
        <w:t xml:space="preserve"> </w:t>
      </w:r>
      <w:r w:rsidR="002D651D" w:rsidRPr="00413874">
        <w:rPr>
          <w:rFonts w:ascii="Times New Roman"/>
          <w:sz w:val="22"/>
          <w:szCs w:val="22"/>
        </w:rPr>
        <w:t>합계</w:t>
      </w:r>
      <w:r w:rsidR="002D651D" w:rsidRPr="00413874">
        <w:rPr>
          <w:rFonts w:ascii="Times New Roman"/>
          <w:sz w:val="22"/>
          <w:szCs w:val="22"/>
        </w:rPr>
        <w:t xml:space="preserve"> </w:t>
      </w:r>
      <w:r w:rsidR="002D651D" w:rsidRPr="00413874">
        <w:rPr>
          <w:rFonts w:ascii="Times New Roman"/>
          <w:sz w:val="22"/>
          <w:szCs w:val="22"/>
        </w:rPr>
        <w:t>금</w:t>
      </w:r>
      <w:r w:rsidR="00945154">
        <w:rPr>
          <w:rFonts w:ascii="Times New Roman"/>
          <w:sz w:val="22"/>
          <w:szCs w:val="22"/>
        </w:rPr>
        <w:t xml:space="preserve"> </w:t>
      </w:r>
      <w:r w:rsidR="00226C9E">
        <w:rPr>
          <w:rFonts w:ascii="Times New Roman" w:hint="eastAsia"/>
          <w:sz w:val="22"/>
          <w:szCs w:val="22"/>
        </w:rPr>
        <w:t>[3]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보험금의</w:t>
      </w:r>
      <w:r w:rsidR="002D651D" w:rsidRPr="00413874">
        <w:rPr>
          <w:rFonts w:ascii="Times New Roman"/>
          <w:sz w:val="22"/>
          <w:szCs w:val="22"/>
        </w:rPr>
        <w:t xml:space="preserve"> </w:t>
      </w:r>
      <w:r w:rsidR="002D651D" w:rsidRPr="00413874">
        <w:rPr>
          <w:rFonts w:ascii="Times New Roman"/>
          <w:sz w:val="22"/>
          <w:szCs w:val="22"/>
        </w:rPr>
        <w:t>경우</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보험금에서</w:t>
      </w:r>
      <w:r w:rsidR="00945154">
        <w:rPr>
          <w:rFonts w:ascii="Times New Roman"/>
          <w:sz w:val="22"/>
          <w:szCs w:val="22"/>
        </w:rPr>
        <w:t xml:space="preserve"> </w:t>
      </w:r>
      <w:r w:rsidR="00226C9E">
        <w:rPr>
          <w:rFonts w:ascii="Times New Roman" w:hint="eastAsia"/>
          <w:sz w:val="22"/>
          <w:szCs w:val="22"/>
        </w:rPr>
        <w:t>금</w:t>
      </w:r>
      <w:r w:rsidR="00226C9E">
        <w:rPr>
          <w:rFonts w:ascii="Times New Roman" w:hint="eastAsia"/>
          <w:sz w:val="22"/>
          <w:szCs w:val="22"/>
        </w:rPr>
        <w:t xml:space="preserve"> [3]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금액만</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수령하는</w:t>
      </w:r>
      <w:r w:rsidR="002D651D" w:rsidRPr="00413874">
        <w:rPr>
          <w:rFonts w:ascii="Times New Roman"/>
          <w:sz w:val="22"/>
          <w:szCs w:val="22"/>
        </w:rPr>
        <w:t xml:space="preserve"> </w:t>
      </w:r>
      <w:r w:rsidR="002D651D" w:rsidRPr="00413874">
        <w:rPr>
          <w:rFonts w:ascii="Times New Roman"/>
          <w:sz w:val="22"/>
          <w:szCs w:val="22"/>
        </w:rPr>
        <w:t>것이</w:t>
      </w:r>
      <w:r w:rsidR="002D651D" w:rsidRPr="00413874">
        <w:rPr>
          <w:rFonts w:ascii="Times New Roman"/>
          <w:sz w:val="22"/>
          <w:szCs w:val="22"/>
        </w:rPr>
        <w:t xml:space="preserve"> </w:t>
      </w:r>
      <w:r w:rsidR="002D651D" w:rsidRPr="00413874">
        <w:rPr>
          <w:rFonts w:ascii="Times New Roman"/>
          <w:sz w:val="22"/>
          <w:szCs w:val="22"/>
        </w:rPr>
        <w:t>아니라</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w:t>
      </w:r>
      <w:r w:rsidR="002D651D" w:rsidRPr="00413874">
        <w:rPr>
          <w:rFonts w:ascii="Times New Roman"/>
          <w:sz w:val="22"/>
          <w:szCs w:val="22"/>
        </w:rPr>
        <w:t xml:space="preserve"> </w:t>
      </w:r>
      <w:r w:rsidR="002D651D" w:rsidRPr="00413874">
        <w:rPr>
          <w:rFonts w:ascii="Times New Roman"/>
          <w:sz w:val="22"/>
          <w:szCs w:val="22"/>
        </w:rPr>
        <w:t>전액을</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수령하여야</w:t>
      </w:r>
      <w:r w:rsidR="002D651D" w:rsidRPr="00413874">
        <w:rPr>
          <w:rFonts w:ascii="Times New Roman"/>
          <w:sz w:val="22"/>
          <w:szCs w:val="22"/>
        </w:rPr>
        <w:t xml:space="preserve"> </w:t>
      </w:r>
      <w:r w:rsidR="002D651D" w:rsidRPr="00413874">
        <w:rPr>
          <w:rFonts w:ascii="Times New Roman"/>
          <w:sz w:val="22"/>
          <w:szCs w:val="22"/>
        </w:rPr>
        <w:t>한다</w:t>
      </w:r>
      <w:r w:rsidR="002D651D" w:rsidRPr="00413874">
        <w:rPr>
          <w:rFonts w:ascii="Times New Roman"/>
          <w:sz w:val="22"/>
          <w:szCs w:val="22"/>
        </w:rPr>
        <w:t xml:space="preserve">. </w:t>
      </w:r>
      <w:r w:rsidR="000B189C" w:rsidRPr="00413874">
        <w:rPr>
          <w:rFonts w:ascii="Times New Roman"/>
          <w:sz w:val="22"/>
          <w:szCs w:val="22"/>
        </w:rPr>
        <w:t>단</w:t>
      </w:r>
      <w:r w:rsidR="000B189C" w:rsidRPr="00413874">
        <w:rPr>
          <w:rFonts w:ascii="Times New Roman"/>
          <w:sz w:val="22"/>
          <w:szCs w:val="22"/>
        </w:rPr>
        <w:t xml:space="preserve">, </w:t>
      </w:r>
      <w:r w:rsidR="00C045FB" w:rsidRPr="00413874">
        <w:rPr>
          <w:rFonts w:ascii="Times New Roman"/>
          <w:sz w:val="22"/>
          <w:szCs w:val="22"/>
        </w:rPr>
        <w:t>대주가</w:t>
      </w:r>
      <w:r w:rsidR="00C045FB" w:rsidRPr="00413874">
        <w:rPr>
          <w:rFonts w:ascii="Times New Roman"/>
          <w:sz w:val="22"/>
          <w:szCs w:val="22"/>
        </w:rPr>
        <w:t xml:space="preserve"> </w:t>
      </w:r>
      <w:r w:rsidR="00C045FB" w:rsidRPr="00413874">
        <w:rPr>
          <w:rFonts w:ascii="Times New Roman"/>
          <w:sz w:val="22"/>
          <w:szCs w:val="22"/>
        </w:rPr>
        <w:t>사전</w:t>
      </w:r>
      <w:r w:rsidR="00C045FB" w:rsidRPr="00413874">
        <w:rPr>
          <w:rFonts w:ascii="Times New Roman"/>
          <w:sz w:val="22"/>
          <w:szCs w:val="22"/>
        </w:rPr>
        <w:t xml:space="preserve"> </w:t>
      </w:r>
      <w:r w:rsidR="00864473" w:rsidRPr="00413874">
        <w:rPr>
          <w:rFonts w:ascii="Times New Roman"/>
          <w:sz w:val="22"/>
          <w:szCs w:val="22"/>
        </w:rPr>
        <w:t>서면</w:t>
      </w:r>
      <w:r w:rsidR="00C045FB" w:rsidRPr="00413874">
        <w:rPr>
          <w:rFonts w:ascii="Times New Roman"/>
          <w:sz w:val="22"/>
          <w:szCs w:val="22"/>
        </w:rPr>
        <w:t>동의하는</w:t>
      </w:r>
      <w:r w:rsidR="00C045FB" w:rsidRPr="00413874">
        <w:rPr>
          <w:rFonts w:ascii="Times New Roman"/>
          <w:sz w:val="22"/>
          <w:szCs w:val="22"/>
        </w:rPr>
        <w:t xml:space="preserve"> </w:t>
      </w:r>
      <w:r w:rsidR="00302868" w:rsidRPr="00413874">
        <w:rPr>
          <w:rFonts w:ascii="Times New Roman"/>
          <w:sz w:val="22"/>
          <w:szCs w:val="22"/>
        </w:rPr>
        <w:t>경우</w:t>
      </w:r>
      <w:r w:rsidR="000B189C"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이체하여</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Pr="00413874">
        <w:rPr>
          <w:rFonts w:ascii="Times New Roman"/>
          <w:sz w:val="22"/>
          <w:szCs w:val="22"/>
        </w:rPr>
        <w:t>수리에</w:t>
      </w:r>
      <w:r w:rsidRPr="00413874">
        <w:rPr>
          <w:rFonts w:ascii="Times New Roman"/>
          <w:sz w:val="22"/>
          <w:szCs w:val="22"/>
        </w:rPr>
        <w:t xml:space="preserve"> </w:t>
      </w:r>
      <w:r w:rsidR="00302868" w:rsidRPr="00413874">
        <w:rPr>
          <w:rFonts w:ascii="Times New Roman"/>
          <w:sz w:val="22"/>
          <w:szCs w:val="22"/>
        </w:rPr>
        <w:t>사용할</w:t>
      </w:r>
      <w:r w:rsidR="00302868" w:rsidRPr="00413874">
        <w:rPr>
          <w:rFonts w:ascii="Times New Roman"/>
          <w:sz w:val="22"/>
          <w:szCs w:val="22"/>
        </w:rPr>
        <w:t xml:space="preserve"> </w:t>
      </w:r>
      <w:r w:rsidR="00302868" w:rsidRPr="00413874">
        <w:rPr>
          <w:rFonts w:ascii="Times New Roman"/>
          <w:sz w:val="22"/>
          <w:szCs w:val="22"/>
        </w:rPr>
        <w:t>수</w:t>
      </w:r>
      <w:r w:rsidR="00302868" w:rsidRPr="00413874">
        <w:rPr>
          <w:rFonts w:ascii="Times New Roman"/>
          <w:sz w:val="22"/>
          <w:szCs w:val="22"/>
        </w:rPr>
        <w:t xml:space="preserve"> </w:t>
      </w:r>
      <w:r w:rsidR="00302868" w:rsidRPr="00413874">
        <w:rPr>
          <w:rFonts w:ascii="Times New Roman"/>
          <w:sz w:val="22"/>
          <w:szCs w:val="22"/>
        </w:rPr>
        <w:t>있다</w:t>
      </w:r>
      <w:r w:rsidR="00302868" w:rsidRPr="00413874">
        <w:rPr>
          <w:rFonts w:ascii="Times New Roman"/>
          <w:sz w:val="22"/>
          <w:szCs w:val="22"/>
        </w:rPr>
        <w:t>.</w:t>
      </w:r>
      <w:r w:rsidR="004A518A" w:rsidRPr="00413874">
        <w:rPr>
          <w:rFonts w:ascii="Times New Roman"/>
          <w:sz w:val="22"/>
          <w:szCs w:val="22"/>
        </w:rPr>
        <w:t xml:space="preserve"> </w:t>
      </w:r>
      <w:r w:rsidR="00AF46DC">
        <w:rPr>
          <w:rFonts w:ascii="Times New Roman"/>
          <w:sz w:val="22"/>
          <w:szCs w:val="22"/>
        </w:rPr>
        <w:br/>
      </w:r>
    </w:p>
    <w:p w14:paraId="7CABA17A" w14:textId="7538C56A" w:rsidR="00013BD8" w:rsidRPr="00413874" w:rsidRDefault="00302868"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보험금수령계좌로</w:t>
      </w:r>
      <w:r w:rsidRPr="00413874">
        <w:rPr>
          <w:rFonts w:ascii="Times New Roman"/>
          <w:sz w:val="22"/>
          <w:szCs w:val="22"/>
        </w:rPr>
        <w:t xml:space="preserve"> </w:t>
      </w:r>
      <w:r w:rsidRPr="00413874">
        <w:rPr>
          <w:rFonts w:ascii="Times New Roman"/>
          <w:sz w:val="22"/>
          <w:szCs w:val="22"/>
        </w:rPr>
        <w:t>지급된</w:t>
      </w:r>
      <w:r w:rsidRPr="00413874">
        <w:rPr>
          <w:rFonts w:ascii="Times New Roman"/>
          <w:sz w:val="22"/>
          <w:szCs w:val="22"/>
        </w:rPr>
        <w:t xml:space="preserve"> </w:t>
      </w:r>
      <w:r w:rsidRPr="00413874">
        <w:rPr>
          <w:rFonts w:ascii="Times New Roman"/>
          <w:sz w:val="22"/>
          <w:szCs w:val="22"/>
        </w:rPr>
        <w:t>보험금이</w:t>
      </w:r>
      <w:r w:rsidRPr="00413874">
        <w:rPr>
          <w:rFonts w:ascii="Times New Roman"/>
          <w:sz w:val="22"/>
          <w:szCs w:val="22"/>
        </w:rPr>
        <w:t xml:space="preserve"> </w:t>
      </w:r>
      <w:r w:rsidRPr="00413874">
        <w:rPr>
          <w:rFonts w:ascii="Times New Roman"/>
          <w:sz w:val="22"/>
          <w:szCs w:val="22"/>
        </w:rPr>
        <w:t>건물의</w:t>
      </w:r>
      <w:r w:rsidRPr="00413874">
        <w:rPr>
          <w:rFonts w:ascii="Times New Roman"/>
          <w:sz w:val="22"/>
          <w:szCs w:val="22"/>
        </w:rPr>
        <w:t xml:space="preserve"> </w:t>
      </w:r>
      <w:r w:rsidRPr="00413874">
        <w:rPr>
          <w:rFonts w:ascii="Times New Roman"/>
          <w:sz w:val="22"/>
          <w:szCs w:val="22"/>
        </w:rPr>
        <w:t>보수</w:t>
      </w:r>
      <w:r w:rsidRPr="00413874">
        <w:rPr>
          <w:rFonts w:ascii="Times New Roman"/>
          <w:sz w:val="22"/>
          <w:szCs w:val="22"/>
        </w:rPr>
        <w:t xml:space="preserve">, </w:t>
      </w:r>
      <w:r w:rsidRPr="00413874">
        <w:rPr>
          <w:rFonts w:ascii="Times New Roman"/>
          <w:sz w:val="22"/>
          <w:szCs w:val="22"/>
        </w:rPr>
        <w:t>개량</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수리에</w:t>
      </w:r>
      <w:r w:rsidRPr="00413874">
        <w:rPr>
          <w:rFonts w:ascii="Times New Roman"/>
          <w:sz w:val="22"/>
          <w:szCs w:val="22"/>
        </w:rPr>
        <w:t xml:space="preserve"> </w:t>
      </w:r>
      <w:r w:rsidRPr="00413874">
        <w:rPr>
          <w:rFonts w:ascii="Times New Roman"/>
          <w:sz w:val="22"/>
          <w:szCs w:val="22"/>
        </w:rPr>
        <w:t>사용된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증빙서류를</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제출하여야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4D5E8C" w14:textId="77777777" w:rsidR="00B85E07" w:rsidRPr="00413874" w:rsidRDefault="00B85E07" w:rsidP="008B24EF">
      <w:pPr>
        <w:adjustRightInd w:val="0"/>
        <w:snapToGrid w:val="0"/>
        <w:spacing w:line="400" w:lineRule="exact"/>
        <w:rPr>
          <w:rFonts w:ascii="Times New Roman"/>
          <w:sz w:val="22"/>
          <w:szCs w:val="22"/>
        </w:rPr>
      </w:pPr>
    </w:p>
    <w:p w14:paraId="3B7F7C68" w14:textId="04D6365E" w:rsidR="00AF46DC" w:rsidRPr="001E61DB" w:rsidRDefault="00AF46DC" w:rsidP="001E61DB">
      <w:pPr>
        <w:pStyle w:val="2"/>
        <w:keepNext w:val="0"/>
        <w:numPr>
          <w:ilvl w:val="0"/>
          <w:numId w:val="9"/>
        </w:numPr>
        <w:adjustRightInd w:val="0"/>
        <w:snapToGrid w:val="0"/>
        <w:spacing w:line="400" w:lineRule="exact"/>
        <w:rPr>
          <w:rFonts w:ascii="Times New Roman"/>
          <w:kern w:val="0"/>
          <w:sz w:val="22"/>
          <w:szCs w:val="22"/>
        </w:rPr>
      </w:pPr>
      <w:bookmarkStart w:id="707" w:name="_Toc181111063"/>
      <w:bookmarkStart w:id="708" w:name="_Toc240898070"/>
      <w:bookmarkStart w:id="709" w:name="_Toc242777955"/>
      <w:bookmarkStart w:id="710" w:name="_Toc191645642"/>
      <w:r w:rsidRPr="001E61DB">
        <w:rPr>
          <w:rFonts w:ascii="Times New Roman" w:eastAsia="바탕" w:hAnsi="Times New Roman" w:hint="eastAsia"/>
          <w:kern w:val="0"/>
          <w:sz w:val="22"/>
          <w:szCs w:val="22"/>
        </w:rPr>
        <w:t>임대</w:t>
      </w:r>
      <w:r w:rsidR="008A5A9F">
        <w:rPr>
          <w:rFonts w:ascii="Times New Roman" w:eastAsia="바탕" w:hAnsi="Times New Roman" w:hint="eastAsia"/>
          <w:kern w:val="0"/>
          <w:sz w:val="22"/>
          <w:szCs w:val="22"/>
        </w:rPr>
        <w:t>차</w:t>
      </w:r>
      <w:r w:rsidRPr="001E61DB">
        <w:rPr>
          <w:rFonts w:ascii="Times New Roman" w:eastAsia="바탕" w:hAnsi="Times New Roman" w:hint="eastAsia"/>
          <w:kern w:val="0"/>
          <w:sz w:val="22"/>
          <w:szCs w:val="22"/>
        </w:rPr>
        <w:t>보증금계좌의</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추가</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개설</w:t>
      </w:r>
      <w:bookmarkEnd w:id="707"/>
      <w:bookmarkEnd w:id="708"/>
      <w:bookmarkEnd w:id="709"/>
      <w:r w:rsidRPr="001E61DB">
        <w:rPr>
          <w:rFonts w:ascii="Times New Roman" w:eastAsia="바탕" w:hAnsi="Times New Roman"/>
          <w:kern w:val="0"/>
          <w:sz w:val="22"/>
          <w:szCs w:val="22"/>
        </w:rPr>
        <w:t xml:space="preserve"> </w:t>
      </w:r>
    </w:p>
    <w:p w14:paraId="24D464FE" w14:textId="77777777" w:rsidR="00AF46DC" w:rsidRDefault="00AF46DC" w:rsidP="00AF46DC">
      <w:pPr>
        <w:rPr>
          <w:rFonts w:ascii="Times New Roman"/>
          <w:sz w:val="22"/>
          <w:szCs w:val="32"/>
          <w:lang w:val="x-none" w:eastAsia="x-none"/>
        </w:rPr>
      </w:pPr>
    </w:p>
    <w:p w14:paraId="635DF218" w14:textId="3B09C51B" w:rsidR="00215F86" w:rsidRDefault="00AF46DC" w:rsidP="001E61DB">
      <w:pPr>
        <w:numPr>
          <w:ilvl w:val="0"/>
          <w:numId w:val="138"/>
        </w:numPr>
        <w:adjustRightInd w:val="0"/>
        <w:snapToGrid w:val="0"/>
        <w:spacing w:line="400" w:lineRule="exact"/>
        <w:rPr>
          <w:rFonts w:ascii="Times New Roman"/>
          <w:sz w:val="22"/>
          <w:szCs w:val="32"/>
          <w:lang w:val="x-none"/>
        </w:rPr>
      </w:pPr>
      <w:r w:rsidRPr="00217717">
        <w:rPr>
          <w:rFonts w:ascii="Times New Roman" w:hint="eastAsia"/>
          <w:sz w:val="22"/>
          <w:szCs w:val="32"/>
          <w:lang w:val="x-none" w:eastAsia="x-none"/>
        </w:rPr>
        <w:t>차주는</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본건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부동산에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관하여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체결된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임대차계약에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따른</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임대차보증금의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입금을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위하여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대주의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사전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서면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동의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없이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보증금계좌를</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추가로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개설할</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있</w:t>
      </w:r>
      <w:r w:rsidR="00215F86">
        <w:rPr>
          <w:rFonts w:ascii="Times New Roman" w:hint="eastAsia"/>
          <w:sz w:val="22"/>
          <w:szCs w:val="32"/>
          <w:lang w:val="x-none"/>
        </w:rPr>
        <w:t>고</w:t>
      </w:r>
      <w:r w:rsidR="00215F86">
        <w:rPr>
          <w:rFonts w:ascii="Times New Roman" w:hint="eastAsia"/>
          <w:sz w:val="22"/>
          <w:szCs w:val="32"/>
          <w:lang w:val="x-none"/>
        </w:rPr>
        <w:t xml:space="preserve">, </w:t>
      </w:r>
      <w:r w:rsidR="00215F86">
        <w:rPr>
          <w:rFonts w:ascii="Times New Roman" w:hint="eastAsia"/>
          <w:sz w:val="22"/>
          <w:szCs w:val="32"/>
          <w:lang w:val="x-none"/>
        </w:rPr>
        <w:t>차</w:t>
      </w:r>
      <w:r w:rsidRPr="00217717">
        <w:rPr>
          <w:rFonts w:ascii="Times New Roman" w:hint="eastAsia"/>
          <w:sz w:val="22"/>
          <w:szCs w:val="32"/>
          <w:lang w:val="x-none" w:eastAsia="x-none"/>
        </w:rPr>
        <w:t>주는</w:t>
      </w:r>
      <w:r w:rsidRPr="00217717">
        <w:rPr>
          <w:rFonts w:ascii="Times New Roman" w:hint="eastAsia"/>
          <w:sz w:val="22"/>
          <w:szCs w:val="32"/>
          <w:lang w:val="x-none" w:eastAsia="x-none"/>
        </w:rPr>
        <w:t xml:space="preserve"> </w:t>
      </w:r>
      <w:r w:rsidR="00792CD0" w:rsidRPr="00792CD0">
        <w:rPr>
          <w:rFonts w:ascii="Times New Roman"/>
          <w:sz w:val="22"/>
          <w:szCs w:val="32"/>
          <w:lang w:val="x-none" w:eastAsia="x-none"/>
        </w:rPr>
        <w:t>임대차계약에</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따라</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임차인에게</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예금채권에</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대한</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근질권을</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제공하기로</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한</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임대차보증금</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상당액</w:t>
      </w:r>
      <w:r w:rsidRPr="00217717">
        <w:rPr>
          <w:rFonts w:ascii="Times New Roman" w:hint="eastAsia"/>
          <w:sz w:val="22"/>
          <w:szCs w:val="32"/>
          <w:lang w:val="x-none" w:eastAsia="x-none"/>
        </w:rPr>
        <w:t>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예치하여야</w:t>
      </w:r>
      <w:r w:rsidRPr="00217717">
        <w:rPr>
          <w:rFonts w:ascii="Times New Roman" w:hint="eastAsia"/>
          <w:sz w:val="22"/>
          <w:szCs w:val="32"/>
          <w:lang w:val="x-none" w:eastAsia="x-none"/>
        </w:rPr>
        <w:t xml:space="preserve"> </w:t>
      </w:r>
      <w:r>
        <w:rPr>
          <w:rFonts w:ascii="Times New Roman" w:hint="eastAsia"/>
          <w:sz w:val="22"/>
          <w:szCs w:val="32"/>
          <w:lang w:val="x-none"/>
        </w:rPr>
        <w:t>하</w:t>
      </w:r>
      <w:r w:rsidR="00215F86">
        <w:rPr>
          <w:rFonts w:ascii="Times New Roman" w:hint="eastAsia"/>
          <w:sz w:val="22"/>
          <w:szCs w:val="32"/>
          <w:lang w:val="x-none"/>
        </w:rPr>
        <w:t>며</w:t>
      </w:r>
      <w:r>
        <w:rPr>
          <w:rFonts w:ascii="Times New Roman" w:hint="eastAsia"/>
          <w:sz w:val="22"/>
          <w:szCs w:val="32"/>
          <w:lang w:val="x-none"/>
        </w:rPr>
        <w:t xml:space="preserve">, </w:t>
      </w:r>
      <w:r>
        <w:rPr>
          <w:rFonts w:ascii="Times New Roman" w:hint="eastAsia"/>
          <w:sz w:val="22"/>
          <w:szCs w:val="32"/>
          <w:lang w:val="x-none"/>
        </w:rPr>
        <w:t>임차인이</w:t>
      </w:r>
      <w:r>
        <w:rPr>
          <w:rFonts w:ascii="Times New Roman" w:hint="eastAsia"/>
          <w:sz w:val="22"/>
          <w:szCs w:val="32"/>
          <w:lang w:val="x-none"/>
        </w:rPr>
        <w:t xml:space="preserve"> </w:t>
      </w:r>
      <w:r>
        <w:rPr>
          <w:rFonts w:ascii="Times New Roman" w:hint="eastAsia"/>
          <w:sz w:val="22"/>
          <w:szCs w:val="32"/>
          <w:lang w:val="x-none"/>
        </w:rPr>
        <w:t>요청하는</w:t>
      </w:r>
      <w:r>
        <w:rPr>
          <w:rFonts w:ascii="Times New Roman" w:hint="eastAsia"/>
          <w:sz w:val="22"/>
          <w:szCs w:val="32"/>
          <w:lang w:val="x-none"/>
        </w:rPr>
        <w:t xml:space="preserve"> </w:t>
      </w:r>
      <w:r>
        <w:rPr>
          <w:rFonts w:ascii="Times New Roman" w:hint="eastAsia"/>
          <w:sz w:val="22"/>
          <w:szCs w:val="32"/>
          <w:lang w:val="x-none"/>
        </w:rPr>
        <w:t>경우</w:t>
      </w:r>
      <w:r>
        <w:rPr>
          <w:rFonts w:ascii="Times New Roman" w:hint="eastAsia"/>
          <w:sz w:val="22"/>
          <w:szCs w:val="32"/>
          <w:lang w:val="x-none"/>
        </w:rPr>
        <w:t xml:space="preserve"> </w:t>
      </w:r>
      <w:r>
        <w:rPr>
          <w:rFonts w:ascii="Times New Roman" w:hint="eastAsia"/>
          <w:sz w:val="22"/>
          <w:szCs w:val="32"/>
          <w:lang w:val="x-none"/>
        </w:rPr>
        <w:t>해당</w:t>
      </w:r>
      <w:r>
        <w:rPr>
          <w:rFonts w:ascii="Times New Roman" w:hint="eastAsia"/>
          <w:sz w:val="22"/>
          <w:szCs w:val="32"/>
          <w:lang w:val="x-none"/>
        </w:rPr>
        <w:t xml:space="preserve"> </w:t>
      </w:r>
      <w:r>
        <w:rPr>
          <w:rFonts w:ascii="Times New Roman" w:hint="eastAsia"/>
          <w:sz w:val="22"/>
          <w:szCs w:val="32"/>
          <w:lang w:val="x-none"/>
        </w:rPr>
        <w:t>임대</w:t>
      </w:r>
      <w:r w:rsidR="008A5A9F">
        <w:rPr>
          <w:rFonts w:ascii="Times New Roman" w:hint="eastAsia"/>
          <w:sz w:val="22"/>
          <w:szCs w:val="32"/>
          <w:lang w:val="x-none"/>
        </w:rPr>
        <w:t>차</w:t>
      </w:r>
      <w:r>
        <w:rPr>
          <w:rFonts w:ascii="Times New Roman" w:hint="eastAsia"/>
          <w:sz w:val="22"/>
          <w:szCs w:val="32"/>
          <w:lang w:val="x-none"/>
        </w:rPr>
        <w:t>보증금계좌에</w:t>
      </w:r>
      <w:r>
        <w:rPr>
          <w:rFonts w:ascii="Times New Roman" w:hint="eastAsia"/>
          <w:sz w:val="22"/>
          <w:szCs w:val="32"/>
          <w:lang w:val="x-none"/>
        </w:rPr>
        <w:t xml:space="preserve"> </w:t>
      </w:r>
      <w:r>
        <w:rPr>
          <w:rFonts w:ascii="Times New Roman" w:hint="eastAsia"/>
          <w:sz w:val="22"/>
          <w:szCs w:val="32"/>
          <w:lang w:val="x-none"/>
        </w:rPr>
        <w:t>대하여</w:t>
      </w:r>
      <w:r>
        <w:rPr>
          <w:rFonts w:ascii="Times New Roman" w:hint="eastAsia"/>
          <w:sz w:val="22"/>
          <w:szCs w:val="32"/>
          <w:lang w:val="x-none"/>
        </w:rPr>
        <w:t xml:space="preserve"> </w:t>
      </w:r>
      <w:r>
        <w:rPr>
          <w:rFonts w:ascii="Times New Roman" w:hint="eastAsia"/>
          <w:sz w:val="22"/>
          <w:szCs w:val="32"/>
          <w:lang w:val="x-none"/>
        </w:rPr>
        <w:t>대주의</w:t>
      </w:r>
      <w:r>
        <w:rPr>
          <w:rFonts w:ascii="Times New Roman" w:hint="eastAsia"/>
          <w:sz w:val="22"/>
          <w:szCs w:val="32"/>
          <w:lang w:val="x-none"/>
        </w:rPr>
        <w:t xml:space="preserve"> </w:t>
      </w:r>
      <w:r>
        <w:rPr>
          <w:rFonts w:ascii="Times New Roman" w:hint="eastAsia"/>
          <w:sz w:val="22"/>
          <w:szCs w:val="32"/>
          <w:lang w:val="x-none"/>
        </w:rPr>
        <w:t>동의없이</w:t>
      </w:r>
      <w:r>
        <w:rPr>
          <w:rFonts w:ascii="Times New Roman" w:hint="eastAsia"/>
          <w:sz w:val="22"/>
          <w:szCs w:val="32"/>
          <w:lang w:val="x-none"/>
        </w:rPr>
        <w:t xml:space="preserve"> </w:t>
      </w:r>
      <w:r>
        <w:rPr>
          <w:rFonts w:ascii="Times New Roman" w:hint="eastAsia"/>
          <w:sz w:val="22"/>
          <w:szCs w:val="32"/>
          <w:lang w:val="x-none"/>
        </w:rPr>
        <w:t>임차인을</w:t>
      </w:r>
      <w:r>
        <w:rPr>
          <w:rFonts w:ascii="Times New Roman" w:hint="eastAsia"/>
          <w:sz w:val="22"/>
          <w:szCs w:val="32"/>
          <w:lang w:val="x-none"/>
        </w:rPr>
        <w:t xml:space="preserve"> </w:t>
      </w:r>
      <w:r>
        <w:rPr>
          <w:rFonts w:ascii="Times New Roman" w:hint="eastAsia"/>
          <w:sz w:val="22"/>
          <w:szCs w:val="32"/>
          <w:lang w:val="x-none"/>
        </w:rPr>
        <w:t>위해</w:t>
      </w:r>
      <w:r>
        <w:rPr>
          <w:rFonts w:ascii="Times New Roman" w:hint="eastAsia"/>
          <w:sz w:val="22"/>
          <w:szCs w:val="32"/>
          <w:lang w:val="x-none"/>
        </w:rPr>
        <w:t xml:space="preserve"> 1</w:t>
      </w:r>
      <w:r>
        <w:rPr>
          <w:rFonts w:ascii="Times New Roman" w:hint="eastAsia"/>
          <w:sz w:val="22"/>
          <w:szCs w:val="32"/>
          <w:lang w:val="x-none"/>
        </w:rPr>
        <w:t>순위</w:t>
      </w:r>
      <w:r>
        <w:rPr>
          <w:rFonts w:ascii="Times New Roman" w:hint="eastAsia"/>
          <w:sz w:val="22"/>
          <w:szCs w:val="32"/>
          <w:lang w:val="x-none"/>
        </w:rPr>
        <w:t xml:space="preserve"> </w:t>
      </w:r>
      <w:r>
        <w:rPr>
          <w:rFonts w:ascii="Times New Roman" w:hint="eastAsia"/>
          <w:sz w:val="22"/>
          <w:szCs w:val="32"/>
          <w:lang w:val="x-none"/>
        </w:rPr>
        <w:t>근질권을</w:t>
      </w:r>
      <w:r>
        <w:rPr>
          <w:rFonts w:ascii="Times New Roman" w:hint="eastAsia"/>
          <w:sz w:val="22"/>
          <w:szCs w:val="32"/>
          <w:lang w:val="x-none"/>
        </w:rPr>
        <w:t xml:space="preserve"> </w:t>
      </w:r>
      <w:r>
        <w:rPr>
          <w:rFonts w:ascii="Times New Roman" w:hint="eastAsia"/>
          <w:sz w:val="22"/>
          <w:szCs w:val="32"/>
          <w:lang w:val="x-none"/>
        </w:rPr>
        <w:t>설정할</w:t>
      </w:r>
      <w:r>
        <w:rPr>
          <w:rFonts w:ascii="Times New Roman" w:hint="eastAsia"/>
          <w:sz w:val="22"/>
          <w:szCs w:val="32"/>
          <w:lang w:val="x-none"/>
        </w:rPr>
        <w:t xml:space="preserve"> </w:t>
      </w:r>
      <w:r>
        <w:rPr>
          <w:rFonts w:ascii="Times New Roman" w:hint="eastAsia"/>
          <w:sz w:val="22"/>
          <w:szCs w:val="32"/>
          <w:lang w:val="x-none"/>
        </w:rPr>
        <w:t>수</w:t>
      </w:r>
      <w:r>
        <w:rPr>
          <w:rFonts w:ascii="Times New Roman" w:hint="eastAsia"/>
          <w:sz w:val="22"/>
          <w:szCs w:val="32"/>
          <w:lang w:val="x-none"/>
        </w:rPr>
        <w:t xml:space="preserve"> </w:t>
      </w:r>
      <w:r>
        <w:rPr>
          <w:rFonts w:ascii="Times New Roman" w:hint="eastAsia"/>
          <w:sz w:val="22"/>
          <w:szCs w:val="32"/>
          <w:lang w:val="x-none"/>
        </w:rPr>
        <w:t>있</w:t>
      </w:r>
      <w:r w:rsidR="00215F86">
        <w:rPr>
          <w:rFonts w:ascii="Times New Roman" w:hint="eastAsia"/>
          <w:sz w:val="22"/>
          <w:szCs w:val="32"/>
          <w:lang w:val="x-none"/>
        </w:rPr>
        <w:t>다</w:t>
      </w:r>
      <w:r w:rsidR="00215F86">
        <w:rPr>
          <w:rFonts w:ascii="Times New Roman" w:hint="eastAsia"/>
          <w:sz w:val="22"/>
          <w:szCs w:val="32"/>
          <w:lang w:val="x-none"/>
        </w:rPr>
        <w:t>.</w:t>
      </w:r>
      <w:del w:id="711" w:author="BKL" w:date="2026-10-12T20:10:00Z" w16du:dateUtc="2026-10-12T11:10:00Z">
        <w:r w:rsidR="00215F86" w:rsidDel="009242CF">
          <w:rPr>
            <w:rFonts w:ascii="Times New Roman" w:hint="eastAsia"/>
            <w:sz w:val="22"/>
            <w:szCs w:val="32"/>
            <w:lang w:val="x-none"/>
          </w:rPr>
          <w:delText xml:space="preserve"> </w:delText>
        </w:r>
        <w:r w:rsidR="00792CD0" w:rsidRPr="00792CD0" w:rsidDel="009242CF">
          <w:rPr>
            <w:rFonts w:ascii="Times New Roman" w:hint="eastAsia"/>
            <w:sz w:val="22"/>
            <w:szCs w:val="32"/>
            <w:highlight w:val="yellow"/>
            <w:lang w:val="x-none"/>
          </w:rPr>
          <w:delText>[BKL N</w:delText>
        </w:r>
        <w:r w:rsidR="00792CD0" w:rsidRPr="00792CD0" w:rsidDel="009242CF">
          <w:rPr>
            <w:rFonts w:ascii="Times New Roman"/>
            <w:sz w:val="22"/>
            <w:szCs w:val="32"/>
            <w:highlight w:val="yellow"/>
            <w:lang w:val="x-none"/>
          </w:rPr>
          <w:delText>o</w:delText>
        </w:r>
        <w:r w:rsidR="00792CD0" w:rsidRPr="00792CD0" w:rsidDel="009242CF">
          <w:rPr>
            <w:rFonts w:ascii="Times New Roman" w:hint="eastAsia"/>
            <w:sz w:val="22"/>
            <w:szCs w:val="32"/>
            <w:highlight w:val="yellow"/>
            <w:lang w:val="x-none"/>
          </w:rPr>
          <w:delText xml:space="preserve">te: </w:delText>
        </w:r>
        <w:r w:rsidR="00792CD0" w:rsidRPr="00792CD0" w:rsidDel="009242CF">
          <w:rPr>
            <w:rFonts w:ascii="Times New Roman"/>
            <w:sz w:val="22"/>
            <w:szCs w:val="32"/>
            <w:highlight w:val="yellow"/>
            <w:lang w:val="x-none"/>
          </w:rPr>
          <w:delText>쿠팡</w:delText>
        </w:r>
        <w:r w:rsidR="00792CD0" w:rsidRPr="00792CD0" w:rsidDel="009242CF">
          <w:rPr>
            <w:rFonts w:ascii="Times New Roman"/>
            <w:sz w:val="22"/>
            <w:szCs w:val="32"/>
            <w:highlight w:val="yellow"/>
            <w:lang w:val="x-none"/>
          </w:rPr>
          <w:delText xml:space="preserve"> </w:delText>
        </w:r>
        <w:r w:rsidR="00792CD0" w:rsidRPr="00792CD0" w:rsidDel="009242CF">
          <w:rPr>
            <w:rFonts w:ascii="Times New Roman"/>
            <w:sz w:val="22"/>
            <w:szCs w:val="32"/>
            <w:highlight w:val="yellow"/>
            <w:lang w:val="x-none"/>
          </w:rPr>
          <w:delText>최초</w:delText>
        </w:r>
        <w:r w:rsidR="00792CD0" w:rsidRPr="00792CD0" w:rsidDel="009242CF">
          <w:rPr>
            <w:rFonts w:ascii="Times New Roman"/>
            <w:sz w:val="22"/>
            <w:szCs w:val="32"/>
            <w:highlight w:val="yellow"/>
            <w:lang w:val="x-none"/>
          </w:rPr>
          <w:delText xml:space="preserve"> </w:delText>
        </w:r>
        <w:r w:rsidR="00792CD0" w:rsidRPr="00792CD0" w:rsidDel="009242CF">
          <w:rPr>
            <w:rFonts w:ascii="Times New Roman"/>
            <w:sz w:val="22"/>
            <w:szCs w:val="32"/>
            <w:highlight w:val="yellow"/>
            <w:lang w:val="x-none"/>
          </w:rPr>
          <w:delText>임대차보증금</w:delText>
        </w:r>
        <w:r w:rsidR="00792CD0" w:rsidRPr="00792CD0" w:rsidDel="009242CF">
          <w:rPr>
            <w:rFonts w:ascii="Times New Roman"/>
            <w:sz w:val="22"/>
            <w:szCs w:val="32"/>
            <w:highlight w:val="yellow"/>
            <w:lang w:val="x-none"/>
          </w:rPr>
          <w:delText xml:space="preserve"> 2,132,586,000</w:delText>
        </w:r>
        <w:r w:rsidR="00792CD0" w:rsidRPr="00792CD0" w:rsidDel="009242CF">
          <w:rPr>
            <w:rFonts w:ascii="Times New Roman"/>
            <w:sz w:val="22"/>
            <w:szCs w:val="32"/>
            <w:highlight w:val="yellow"/>
            <w:lang w:val="x-none"/>
          </w:rPr>
          <w:delText>원은</w:delText>
        </w:r>
        <w:r w:rsidR="00792CD0" w:rsidRPr="00792CD0" w:rsidDel="009242CF">
          <w:rPr>
            <w:rFonts w:ascii="Times New Roman"/>
            <w:sz w:val="22"/>
            <w:szCs w:val="32"/>
            <w:highlight w:val="yellow"/>
            <w:lang w:val="x-none"/>
          </w:rPr>
          <w:delText xml:space="preserve"> </w:delText>
        </w:r>
        <w:r w:rsidR="00792CD0" w:rsidRPr="00792CD0" w:rsidDel="009242CF">
          <w:rPr>
            <w:rFonts w:ascii="Times New Roman"/>
            <w:sz w:val="22"/>
            <w:szCs w:val="32"/>
            <w:highlight w:val="yellow"/>
            <w:lang w:val="x-none"/>
          </w:rPr>
          <w:delText>신규</w:delText>
        </w:r>
        <w:r w:rsidR="00792CD0" w:rsidRPr="00792CD0" w:rsidDel="009242CF">
          <w:rPr>
            <w:rFonts w:ascii="Times New Roman"/>
            <w:sz w:val="22"/>
            <w:szCs w:val="32"/>
            <w:highlight w:val="yellow"/>
            <w:lang w:val="x-none"/>
          </w:rPr>
          <w:delText xml:space="preserve"> </w:delText>
        </w:r>
        <w:r w:rsidR="00792CD0" w:rsidRPr="00792CD0" w:rsidDel="009242CF">
          <w:rPr>
            <w:rFonts w:ascii="Times New Roman"/>
            <w:sz w:val="22"/>
            <w:szCs w:val="32"/>
            <w:highlight w:val="yellow"/>
            <w:lang w:val="x-none"/>
          </w:rPr>
          <w:delText>담보신탁의</w:delText>
        </w:r>
        <w:r w:rsidR="00792CD0" w:rsidRPr="00792CD0" w:rsidDel="009242CF">
          <w:rPr>
            <w:rFonts w:ascii="Times New Roman"/>
            <w:sz w:val="22"/>
            <w:szCs w:val="32"/>
            <w:highlight w:val="yellow"/>
            <w:lang w:val="x-none"/>
          </w:rPr>
          <w:delText xml:space="preserve"> 1</w:delText>
        </w:r>
        <w:r w:rsidR="00792CD0" w:rsidRPr="00792CD0" w:rsidDel="009242CF">
          <w:rPr>
            <w:rFonts w:ascii="Times New Roman"/>
            <w:sz w:val="22"/>
            <w:szCs w:val="32"/>
            <w:highlight w:val="yellow"/>
            <w:lang w:val="x-none"/>
          </w:rPr>
          <w:delText>순위</w:delText>
        </w:r>
        <w:r w:rsidR="00792CD0" w:rsidRPr="00792CD0" w:rsidDel="009242CF">
          <w:rPr>
            <w:rFonts w:ascii="Times New Roman"/>
            <w:sz w:val="22"/>
            <w:szCs w:val="32"/>
            <w:highlight w:val="yellow"/>
            <w:lang w:val="x-none"/>
          </w:rPr>
          <w:delText xml:space="preserve"> </w:delText>
        </w:r>
        <w:r w:rsidR="00792CD0" w:rsidRPr="00792CD0" w:rsidDel="009242CF">
          <w:rPr>
            <w:rFonts w:ascii="Times New Roman"/>
            <w:sz w:val="22"/>
            <w:szCs w:val="32"/>
            <w:highlight w:val="yellow"/>
            <w:lang w:val="x-none"/>
          </w:rPr>
          <w:delText>우선수익권으로</w:delText>
        </w:r>
        <w:r w:rsidR="00792CD0" w:rsidRPr="00792CD0" w:rsidDel="009242CF">
          <w:rPr>
            <w:rFonts w:ascii="Times New Roman"/>
            <w:sz w:val="22"/>
            <w:szCs w:val="32"/>
            <w:highlight w:val="yellow"/>
            <w:lang w:val="x-none"/>
          </w:rPr>
          <w:delText xml:space="preserve"> </w:delText>
        </w:r>
        <w:r w:rsidR="00792CD0" w:rsidRPr="00792CD0" w:rsidDel="009242CF">
          <w:rPr>
            <w:rFonts w:ascii="Times New Roman"/>
            <w:sz w:val="22"/>
            <w:szCs w:val="32"/>
            <w:highlight w:val="yellow"/>
            <w:lang w:val="x-none"/>
          </w:rPr>
          <w:delText>담보되므로</w:delText>
        </w:r>
        <w:r w:rsidR="00792CD0" w:rsidRPr="00792CD0" w:rsidDel="009242CF">
          <w:rPr>
            <w:rFonts w:ascii="Times New Roman" w:hint="eastAsia"/>
            <w:sz w:val="22"/>
            <w:szCs w:val="32"/>
            <w:highlight w:val="yellow"/>
            <w:lang w:val="x-none"/>
          </w:rPr>
          <w:delText xml:space="preserve"> </w:delText>
        </w:r>
        <w:r w:rsidR="00792CD0" w:rsidRPr="00792CD0" w:rsidDel="009242CF">
          <w:rPr>
            <w:rFonts w:ascii="Times New Roman" w:hint="eastAsia"/>
            <w:sz w:val="22"/>
            <w:szCs w:val="32"/>
            <w:highlight w:val="yellow"/>
            <w:lang w:val="x-none"/>
          </w:rPr>
          <w:delText>임대차계약에</w:delText>
        </w:r>
        <w:r w:rsidR="00792CD0" w:rsidRPr="00792CD0" w:rsidDel="009242CF">
          <w:rPr>
            <w:rFonts w:ascii="Times New Roman" w:hint="eastAsia"/>
            <w:sz w:val="22"/>
            <w:szCs w:val="32"/>
            <w:highlight w:val="yellow"/>
            <w:lang w:val="x-none"/>
          </w:rPr>
          <w:delText xml:space="preserve"> </w:delText>
        </w:r>
        <w:r w:rsidR="00792CD0" w:rsidRPr="00792CD0" w:rsidDel="009242CF">
          <w:rPr>
            <w:rFonts w:ascii="Times New Roman" w:hint="eastAsia"/>
            <w:sz w:val="22"/>
            <w:szCs w:val="32"/>
            <w:highlight w:val="yellow"/>
            <w:lang w:val="x-none"/>
          </w:rPr>
          <w:delText>따른</w:delText>
        </w:r>
        <w:r w:rsidR="00792CD0" w:rsidRPr="00792CD0" w:rsidDel="009242CF">
          <w:rPr>
            <w:rFonts w:ascii="Times New Roman" w:hint="eastAsia"/>
            <w:sz w:val="22"/>
            <w:szCs w:val="32"/>
            <w:highlight w:val="yellow"/>
            <w:lang w:val="x-none"/>
          </w:rPr>
          <w:delText xml:space="preserve"> </w:delText>
        </w:r>
        <w:r w:rsidR="00792CD0" w:rsidRPr="00792CD0" w:rsidDel="009242CF">
          <w:rPr>
            <w:rFonts w:ascii="Times New Roman" w:hint="eastAsia"/>
            <w:sz w:val="22"/>
            <w:szCs w:val="32"/>
            <w:highlight w:val="yellow"/>
            <w:lang w:val="x-none"/>
          </w:rPr>
          <w:delText>근질권</w:delText>
        </w:r>
        <w:r w:rsidR="00792CD0" w:rsidRPr="00792CD0" w:rsidDel="009242CF">
          <w:rPr>
            <w:rFonts w:ascii="Times New Roman" w:hint="eastAsia"/>
            <w:sz w:val="22"/>
            <w:szCs w:val="32"/>
            <w:highlight w:val="yellow"/>
            <w:lang w:val="x-none"/>
          </w:rPr>
          <w:delText xml:space="preserve"> </w:delText>
        </w:r>
        <w:r w:rsidR="00792CD0" w:rsidRPr="00792CD0" w:rsidDel="009242CF">
          <w:rPr>
            <w:rFonts w:ascii="Times New Roman" w:hint="eastAsia"/>
            <w:sz w:val="22"/>
            <w:szCs w:val="32"/>
            <w:highlight w:val="yellow"/>
            <w:lang w:val="x-none"/>
          </w:rPr>
          <w:delText>설정</w:delText>
        </w:r>
        <w:r w:rsidR="00792CD0" w:rsidRPr="00792CD0" w:rsidDel="009242CF">
          <w:rPr>
            <w:rFonts w:ascii="Times New Roman" w:hint="eastAsia"/>
            <w:sz w:val="22"/>
            <w:szCs w:val="32"/>
            <w:highlight w:val="yellow"/>
            <w:lang w:val="x-none"/>
          </w:rPr>
          <w:delText xml:space="preserve"> </w:delText>
        </w:r>
        <w:r w:rsidR="00792CD0" w:rsidRPr="00792CD0" w:rsidDel="009242CF">
          <w:rPr>
            <w:rFonts w:ascii="Times New Roman" w:hint="eastAsia"/>
            <w:sz w:val="22"/>
            <w:szCs w:val="32"/>
            <w:highlight w:val="yellow"/>
            <w:lang w:val="x-none"/>
          </w:rPr>
          <w:delText>대상</w:delText>
        </w:r>
        <w:r w:rsidR="00792CD0" w:rsidRPr="00792CD0" w:rsidDel="009242CF">
          <w:rPr>
            <w:rFonts w:ascii="Times New Roman" w:hint="eastAsia"/>
            <w:sz w:val="22"/>
            <w:szCs w:val="32"/>
            <w:highlight w:val="yellow"/>
            <w:lang w:val="x-none"/>
          </w:rPr>
          <w:delText xml:space="preserve"> </w:delText>
        </w:r>
        <w:r w:rsidR="00792CD0" w:rsidRPr="00792CD0" w:rsidDel="009242CF">
          <w:rPr>
            <w:rFonts w:ascii="Times New Roman" w:hint="eastAsia"/>
            <w:sz w:val="22"/>
            <w:szCs w:val="32"/>
            <w:highlight w:val="yellow"/>
            <w:lang w:val="x-none"/>
          </w:rPr>
          <w:delText>임대차보증금을</w:delText>
        </w:r>
        <w:r w:rsidR="00792CD0" w:rsidRPr="00792CD0" w:rsidDel="009242CF">
          <w:rPr>
            <w:rFonts w:ascii="Times New Roman" w:hint="eastAsia"/>
            <w:sz w:val="22"/>
            <w:szCs w:val="32"/>
            <w:highlight w:val="yellow"/>
            <w:lang w:val="x-none"/>
          </w:rPr>
          <w:delText xml:space="preserve"> </w:delText>
        </w:r>
        <w:r w:rsidR="00792CD0" w:rsidRPr="00792CD0" w:rsidDel="009242CF">
          <w:rPr>
            <w:rFonts w:ascii="Times New Roman" w:hint="eastAsia"/>
            <w:sz w:val="22"/>
            <w:szCs w:val="32"/>
            <w:highlight w:val="yellow"/>
            <w:lang w:val="x-none"/>
          </w:rPr>
          <w:delText>예치하는</w:delText>
        </w:r>
        <w:r w:rsidR="00792CD0" w:rsidRPr="00792CD0" w:rsidDel="009242CF">
          <w:rPr>
            <w:rFonts w:ascii="Times New Roman" w:hint="eastAsia"/>
            <w:sz w:val="22"/>
            <w:szCs w:val="32"/>
            <w:highlight w:val="yellow"/>
            <w:lang w:val="x-none"/>
          </w:rPr>
          <w:delText xml:space="preserve"> </w:delText>
        </w:r>
        <w:r w:rsidR="00792CD0" w:rsidRPr="00792CD0" w:rsidDel="009242CF">
          <w:rPr>
            <w:rFonts w:ascii="Times New Roman" w:hint="eastAsia"/>
            <w:sz w:val="22"/>
            <w:szCs w:val="32"/>
            <w:highlight w:val="yellow"/>
            <w:lang w:val="x-none"/>
          </w:rPr>
          <w:delText>것으로</w:delText>
        </w:r>
        <w:r w:rsidR="00792CD0" w:rsidRPr="00792CD0" w:rsidDel="009242CF">
          <w:rPr>
            <w:rFonts w:ascii="Times New Roman" w:hint="eastAsia"/>
            <w:sz w:val="22"/>
            <w:szCs w:val="32"/>
            <w:highlight w:val="yellow"/>
            <w:lang w:val="x-none"/>
          </w:rPr>
          <w:delText xml:space="preserve"> </w:delText>
        </w:r>
        <w:r w:rsidR="00792CD0" w:rsidRPr="00792CD0" w:rsidDel="009242CF">
          <w:rPr>
            <w:rFonts w:ascii="Times New Roman" w:hint="eastAsia"/>
            <w:sz w:val="22"/>
            <w:szCs w:val="32"/>
            <w:highlight w:val="yellow"/>
            <w:lang w:val="x-none"/>
          </w:rPr>
          <w:delText>수정하였습니다</w:delText>
        </w:r>
        <w:r w:rsidR="00792CD0" w:rsidRPr="00792CD0" w:rsidDel="009242CF">
          <w:rPr>
            <w:rFonts w:ascii="Times New Roman" w:hint="eastAsia"/>
            <w:sz w:val="22"/>
            <w:szCs w:val="32"/>
            <w:highlight w:val="yellow"/>
            <w:lang w:val="x-none"/>
          </w:rPr>
          <w:delText>.]</w:delText>
        </w:r>
      </w:del>
    </w:p>
    <w:p w14:paraId="7D6D9F96" w14:textId="77777777" w:rsidR="00215F86" w:rsidRDefault="00215F86" w:rsidP="00AF46DC">
      <w:pPr>
        <w:spacing w:line="276" w:lineRule="auto"/>
        <w:rPr>
          <w:rFonts w:ascii="Times New Roman"/>
          <w:sz w:val="22"/>
          <w:szCs w:val="32"/>
          <w:lang w:val="x-none"/>
        </w:rPr>
      </w:pPr>
    </w:p>
    <w:p w14:paraId="03333B7E" w14:textId="5B2CDFB4" w:rsidR="00AF46DC" w:rsidRDefault="00215F86" w:rsidP="001E61DB">
      <w:pPr>
        <w:numPr>
          <w:ilvl w:val="0"/>
          <w:numId w:val="138"/>
        </w:numPr>
        <w:adjustRightInd w:val="0"/>
        <w:snapToGrid w:val="0"/>
        <w:spacing w:line="400" w:lineRule="exact"/>
        <w:rPr>
          <w:rFonts w:ascii="Times New Roman"/>
          <w:sz w:val="22"/>
          <w:szCs w:val="32"/>
          <w:lang w:val="x-none" w:eastAsia="x-none"/>
        </w:rPr>
      </w:pPr>
      <w:r>
        <w:rPr>
          <w:rFonts w:ascii="Times New Roman" w:hint="eastAsia"/>
          <w:sz w:val="22"/>
          <w:szCs w:val="32"/>
          <w:lang w:val="x-none"/>
        </w:rPr>
        <w:t>차주</w:t>
      </w:r>
      <w:r>
        <w:rPr>
          <w:rFonts w:ascii="Times New Roman" w:hint="eastAsia"/>
          <w:sz w:val="22"/>
          <w:szCs w:val="32"/>
          <w:lang w:val="x-none" w:eastAsia="x-none"/>
        </w:rPr>
        <w:t>는</w:t>
      </w:r>
      <w:r>
        <w:rPr>
          <w:rFonts w:ascii="Times New Roman" w:hint="eastAsia"/>
          <w:sz w:val="22"/>
          <w:szCs w:val="32"/>
          <w:lang w:val="x-none" w:eastAsia="x-none"/>
        </w:rPr>
        <w:t xml:space="preserve"> </w:t>
      </w:r>
      <w:r>
        <w:rPr>
          <w:rFonts w:ascii="Times New Roman" w:hint="eastAsia"/>
          <w:sz w:val="22"/>
          <w:szCs w:val="32"/>
          <w:lang w:val="x-none"/>
        </w:rPr>
        <w:t>본항</w:t>
      </w:r>
      <w:r>
        <w:rPr>
          <w:rFonts w:ascii="Times New Roman" w:hint="eastAsia"/>
          <w:sz w:val="22"/>
          <w:szCs w:val="32"/>
          <w:lang w:val="x-none" w:eastAsia="x-none"/>
        </w:rPr>
        <w:t xml:space="preserve"> </w:t>
      </w:r>
      <w:r>
        <w:rPr>
          <w:rFonts w:ascii="Times New Roman" w:hint="eastAsia"/>
          <w:sz w:val="22"/>
          <w:szCs w:val="32"/>
          <w:lang w:val="x-none" w:eastAsia="x-none"/>
        </w:rPr>
        <w:t>제</w:t>
      </w:r>
      <w:r>
        <w:rPr>
          <w:rFonts w:ascii="Times New Roman" w:hint="eastAsia"/>
          <w:sz w:val="22"/>
          <w:szCs w:val="32"/>
          <w:lang w:val="x-none" w:eastAsia="x-none"/>
        </w:rPr>
        <w:t>(1)</w:t>
      </w:r>
      <w:r>
        <w:rPr>
          <w:rFonts w:ascii="Times New Roman" w:hint="eastAsia"/>
          <w:sz w:val="22"/>
          <w:szCs w:val="32"/>
          <w:lang w:val="x-none" w:eastAsia="x-none"/>
        </w:rPr>
        <w:t>호에</w:t>
      </w:r>
      <w:r>
        <w:rPr>
          <w:rFonts w:ascii="Times New Roman" w:hint="eastAsia"/>
          <w:sz w:val="22"/>
          <w:szCs w:val="32"/>
          <w:lang w:val="x-none" w:eastAsia="x-none"/>
        </w:rPr>
        <w:t xml:space="preserve"> </w:t>
      </w:r>
      <w:r>
        <w:rPr>
          <w:rFonts w:ascii="Times New Roman" w:hint="eastAsia"/>
          <w:sz w:val="22"/>
          <w:szCs w:val="32"/>
          <w:lang w:val="x-none" w:eastAsia="x-none"/>
        </w:rPr>
        <w:t>따라</w:t>
      </w:r>
      <w:r>
        <w:rPr>
          <w:rFonts w:ascii="Times New Roman" w:hint="eastAsia"/>
          <w:sz w:val="22"/>
          <w:szCs w:val="32"/>
          <w:lang w:val="x-none" w:eastAsia="x-none"/>
        </w:rPr>
        <w:t xml:space="preserve"> </w:t>
      </w:r>
      <w:r>
        <w:rPr>
          <w:rFonts w:ascii="Times New Roman" w:hint="eastAsia"/>
          <w:sz w:val="22"/>
          <w:szCs w:val="32"/>
          <w:lang w:val="x-none" w:eastAsia="x-none"/>
        </w:rPr>
        <w:t>임대</w:t>
      </w:r>
      <w:r w:rsidR="008A5A9F">
        <w:rPr>
          <w:rFonts w:ascii="Times New Roman" w:hint="eastAsia"/>
          <w:sz w:val="22"/>
          <w:szCs w:val="32"/>
          <w:lang w:val="x-none"/>
        </w:rPr>
        <w:t>차</w:t>
      </w:r>
      <w:r>
        <w:rPr>
          <w:rFonts w:ascii="Times New Roman" w:hint="eastAsia"/>
          <w:sz w:val="22"/>
          <w:szCs w:val="32"/>
          <w:lang w:val="x-none" w:eastAsia="x-none"/>
        </w:rPr>
        <w:t>보증금계좌를</w:t>
      </w:r>
      <w:r>
        <w:rPr>
          <w:rFonts w:ascii="Times New Roman" w:hint="eastAsia"/>
          <w:sz w:val="22"/>
          <w:szCs w:val="32"/>
          <w:lang w:val="x-none" w:eastAsia="x-none"/>
        </w:rPr>
        <w:t xml:space="preserve"> </w:t>
      </w:r>
      <w:r>
        <w:rPr>
          <w:rFonts w:ascii="Times New Roman" w:hint="eastAsia"/>
          <w:sz w:val="22"/>
          <w:szCs w:val="32"/>
          <w:lang w:val="x-none" w:eastAsia="x-none"/>
        </w:rPr>
        <w:t>개설한</w:t>
      </w:r>
      <w:r>
        <w:rPr>
          <w:rFonts w:ascii="Times New Roman" w:hint="eastAsia"/>
          <w:sz w:val="22"/>
          <w:szCs w:val="32"/>
          <w:lang w:val="x-none" w:eastAsia="x-none"/>
        </w:rPr>
        <w:t xml:space="preserve"> </w:t>
      </w:r>
      <w:r>
        <w:rPr>
          <w:rFonts w:ascii="Times New Roman" w:hint="eastAsia"/>
          <w:sz w:val="22"/>
          <w:szCs w:val="32"/>
          <w:lang w:val="x-none" w:eastAsia="x-none"/>
        </w:rPr>
        <w:t>경우</w:t>
      </w:r>
      <w:r>
        <w:rPr>
          <w:rFonts w:ascii="Times New Roman" w:hint="eastAsia"/>
          <w:sz w:val="22"/>
          <w:szCs w:val="32"/>
          <w:lang w:val="x-none" w:eastAsia="x-none"/>
        </w:rPr>
        <w:t xml:space="preserve"> </w:t>
      </w:r>
      <w:r>
        <w:rPr>
          <w:rFonts w:ascii="Times New Roman" w:hint="eastAsia"/>
          <w:sz w:val="22"/>
          <w:szCs w:val="32"/>
          <w:lang w:val="x-none" w:eastAsia="x-none"/>
        </w:rPr>
        <w:t>그</w:t>
      </w:r>
      <w:r>
        <w:rPr>
          <w:rFonts w:ascii="Times New Roman" w:hint="eastAsia"/>
          <w:sz w:val="22"/>
          <w:szCs w:val="32"/>
          <w:lang w:val="x-none" w:eastAsia="x-none"/>
        </w:rPr>
        <w:t xml:space="preserve"> </w:t>
      </w:r>
      <w:r>
        <w:rPr>
          <w:rFonts w:ascii="Times New Roman" w:hint="eastAsia"/>
          <w:sz w:val="22"/>
          <w:szCs w:val="32"/>
          <w:lang w:val="x-none" w:eastAsia="x-none"/>
        </w:rPr>
        <w:t>사실을</w:t>
      </w:r>
      <w:r>
        <w:rPr>
          <w:rFonts w:ascii="Times New Roman" w:hint="eastAsia"/>
          <w:sz w:val="22"/>
          <w:szCs w:val="32"/>
          <w:lang w:val="x-none" w:eastAsia="x-none"/>
        </w:rPr>
        <w:t xml:space="preserve"> </w:t>
      </w:r>
      <w:r w:rsidR="00AF46DC">
        <w:rPr>
          <w:rFonts w:ascii="Times New Roman" w:hint="eastAsia"/>
          <w:sz w:val="22"/>
          <w:szCs w:val="32"/>
          <w:lang w:val="x-none" w:eastAsia="x-none"/>
        </w:rPr>
        <w:t>대주에</w:t>
      </w:r>
      <w:r>
        <w:rPr>
          <w:rFonts w:ascii="Times New Roman" w:hint="eastAsia"/>
          <w:sz w:val="22"/>
          <w:szCs w:val="32"/>
          <w:lang w:val="x-none" w:eastAsia="x-none"/>
        </w:rPr>
        <w:t>게</w:t>
      </w:r>
      <w:r>
        <w:rPr>
          <w:rFonts w:ascii="Times New Roman" w:hint="eastAsia"/>
          <w:sz w:val="22"/>
          <w:szCs w:val="32"/>
          <w:lang w:val="x-none"/>
        </w:rPr>
        <w:t xml:space="preserve"> </w:t>
      </w:r>
      <w:r>
        <w:rPr>
          <w:rFonts w:ascii="Times New Roman" w:hint="eastAsia"/>
          <w:sz w:val="22"/>
          <w:szCs w:val="32"/>
          <w:lang w:val="x-none" w:eastAsia="x-none"/>
        </w:rPr>
        <w:t>서면으로</w:t>
      </w:r>
      <w:r>
        <w:rPr>
          <w:rFonts w:ascii="Times New Roman" w:hint="eastAsia"/>
          <w:sz w:val="22"/>
          <w:szCs w:val="32"/>
          <w:lang w:val="x-none" w:eastAsia="x-none"/>
        </w:rPr>
        <w:t xml:space="preserve"> </w:t>
      </w:r>
      <w:r>
        <w:rPr>
          <w:rFonts w:ascii="Times New Roman" w:hint="eastAsia"/>
          <w:sz w:val="22"/>
          <w:szCs w:val="32"/>
          <w:lang w:val="x-none" w:eastAsia="x-none"/>
        </w:rPr>
        <w:t>통보하여야</w:t>
      </w:r>
      <w:r>
        <w:rPr>
          <w:rFonts w:ascii="Times New Roman" w:hint="eastAsia"/>
          <w:sz w:val="22"/>
          <w:szCs w:val="32"/>
          <w:lang w:val="x-none" w:eastAsia="x-none"/>
        </w:rPr>
        <w:t xml:space="preserve"> </w:t>
      </w:r>
      <w:r>
        <w:rPr>
          <w:rFonts w:ascii="Times New Roman" w:hint="eastAsia"/>
          <w:sz w:val="22"/>
          <w:szCs w:val="32"/>
          <w:lang w:val="x-none" w:eastAsia="x-none"/>
        </w:rPr>
        <w:t>한다</w:t>
      </w:r>
      <w:r>
        <w:rPr>
          <w:rFonts w:ascii="Times New Roman" w:hint="eastAsia"/>
          <w:sz w:val="22"/>
          <w:szCs w:val="32"/>
          <w:lang w:val="x-none" w:eastAsia="x-none"/>
        </w:rPr>
        <w:t xml:space="preserve">. </w:t>
      </w:r>
      <w:r w:rsidR="00AF46DC">
        <w:rPr>
          <w:rFonts w:ascii="Times New Roman" w:hint="eastAsia"/>
          <w:sz w:val="22"/>
          <w:szCs w:val="32"/>
          <w:lang w:val="x-none" w:eastAsia="x-none"/>
        </w:rPr>
        <w:t xml:space="preserve">. </w:t>
      </w:r>
    </w:p>
    <w:bookmarkEnd w:id="710"/>
    <w:p w14:paraId="3E5D20E8" w14:textId="6703EDB2" w:rsidR="002F7FC6" w:rsidRPr="00413874" w:rsidRDefault="002F7FC6" w:rsidP="002F7FC6">
      <w:pPr>
        <w:rPr>
          <w:rFonts w:ascii="Times New Roman"/>
        </w:rPr>
      </w:pPr>
    </w:p>
    <w:p w14:paraId="1D1BA435" w14:textId="3EA9C2A7" w:rsidR="00705848" w:rsidRPr="00413874" w:rsidRDefault="004A518A"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712" w:name="_Toc191645644"/>
      <w:bookmarkStart w:id="713" w:name="_Toc240898071"/>
      <w:bookmarkStart w:id="714" w:name="_Toc242777956"/>
      <w:r w:rsidRPr="00413874">
        <w:rPr>
          <w:rFonts w:ascii="Times New Roman" w:eastAsia="바탕" w:hAnsi="Times New Roman"/>
          <w:kern w:val="0"/>
          <w:sz w:val="22"/>
          <w:szCs w:val="22"/>
        </w:rPr>
        <w:t>수납관리의무</w:t>
      </w:r>
      <w:bookmarkEnd w:id="712"/>
      <w:bookmarkEnd w:id="713"/>
      <w:bookmarkEnd w:id="714"/>
    </w:p>
    <w:p w14:paraId="4877391B" w14:textId="77777777" w:rsidR="00705848" w:rsidRPr="00413874" w:rsidRDefault="00705848" w:rsidP="008B24EF">
      <w:pPr>
        <w:adjustRightInd w:val="0"/>
        <w:snapToGrid w:val="0"/>
        <w:spacing w:line="400" w:lineRule="exact"/>
        <w:rPr>
          <w:rFonts w:ascii="Times New Roman"/>
          <w:sz w:val="22"/>
          <w:szCs w:val="22"/>
        </w:rPr>
      </w:pPr>
    </w:p>
    <w:p w14:paraId="33EA8545" w14:textId="4ED1E9A9" w:rsidR="000C2AC9" w:rsidRPr="00413874" w:rsidRDefault="00705848" w:rsidP="008B24EF">
      <w:p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임차인</w:t>
      </w:r>
      <w:r w:rsidRPr="00413874">
        <w:rPr>
          <w:rFonts w:ascii="Times New Roman"/>
          <w:sz w:val="22"/>
          <w:szCs w:val="22"/>
        </w:rPr>
        <w:t>(</w:t>
      </w:r>
      <w:r w:rsidRPr="00413874">
        <w:rPr>
          <w:rFonts w:ascii="Times New Roman"/>
          <w:sz w:val="22"/>
          <w:szCs w:val="22"/>
        </w:rPr>
        <w:t>전차인</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당사자</w:t>
      </w:r>
      <w:r w:rsidRPr="00413874">
        <w:rPr>
          <w:rFonts w:ascii="Times New Roman"/>
          <w:sz w:val="22"/>
          <w:szCs w:val="22"/>
        </w:rPr>
        <w:t xml:space="preserve"> </w:t>
      </w:r>
      <w:r w:rsidRPr="00413874">
        <w:rPr>
          <w:rFonts w:ascii="Times New Roman"/>
          <w:sz w:val="22"/>
          <w:szCs w:val="22"/>
        </w:rPr>
        <w:t>등에게</w:t>
      </w:r>
      <w:r w:rsidRPr="00413874">
        <w:rPr>
          <w:rFonts w:ascii="Times New Roman"/>
          <w:sz w:val="22"/>
          <w:szCs w:val="22"/>
        </w:rPr>
        <w:t xml:space="preserve"> </w:t>
      </w:r>
      <w:r w:rsidRPr="00413874">
        <w:rPr>
          <w:rFonts w:ascii="Times New Roman"/>
          <w:sz w:val="22"/>
          <w:szCs w:val="22"/>
        </w:rPr>
        <w:t>통지하여</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00222447" w:rsidRPr="00413874">
        <w:rPr>
          <w:rFonts w:ascii="Times New Roman"/>
          <w:sz w:val="22"/>
          <w:szCs w:val="22"/>
        </w:rPr>
        <w:t>의거하여</w:t>
      </w:r>
      <w:r w:rsidRPr="00413874">
        <w:rPr>
          <w:rFonts w:ascii="Times New Roman"/>
          <w:sz w:val="22"/>
          <w:szCs w:val="22"/>
        </w:rPr>
        <w:t xml:space="preserve"> </w:t>
      </w:r>
      <w:r w:rsidRPr="00413874">
        <w:rPr>
          <w:rFonts w:ascii="Times New Roman"/>
          <w:sz w:val="22"/>
          <w:szCs w:val="22"/>
        </w:rPr>
        <w:t>프로젝트계좌의</w:t>
      </w:r>
      <w:r w:rsidRPr="00413874">
        <w:rPr>
          <w:rFonts w:ascii="Times New Roman"/>
          <w:sz w:val="22"/>
          <w:szCs w:val="22"/>
        </w:rPr>
        <w:t xml:space="preserve"> </w:t>
      </w:r>
      <w:r w:rsidRPr="00413874">
        <w:rPr>
          <w:rFonts w:ascii="Times New Roman"/>
          <w:sz w:val="22"/>
          <w:szCs w:val="22"/>
        </w:rPr>
        <w:t>취지에</w:t>
      </w:r>
      <w:r w:rsidRPr="00413874">
        <w:rPr>
          <w:rFonts w:ascii="Times New Roman"/>
          <w:sz w:val="22"/>
          <w:szCs w:val="22"/>
        </w:rPr>
        <w:t xml:space="preserve"> </w:t>
      </w:r>
      <w:r w:rsidRPr="00413874">
        <w:rPr>
          <w:rFonts w:ascii="Times New Roman"/>
          <w:sz w:val="22"/>
          <w:szCs w:val="22"/>
        </w:rPr>
        <w:t>맞게</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금원이</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입금되도록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AA5807" w:rsidRPr="00413874">
        <w:rPr>
          <w:rFonts w:ascii="Times New Roman"/>
          <w:sz w:val="22"/>
          <w:szCs w:val="22"/>
        </w:rPr>
        <w:t xml:space="preserve"> </w:t>
      </w:r>
    </w:p>
    <w:p w14:paraId="7B720043" w14:textId="77777777" w:rsidR="00046663" w:rsidRDefault="00046663" w:rsidP="008B24EF">
      <w:pPr>
        <w:adjustRightInd w:val="0"/>
        <w:snapToGrid w:val="0"/>
        <w:spacing w:line="400" w:lineRule="exact"/>
        <w:rPr>
          <w:rFonts w:ascii="Times New Roman"/>
          <w:sz w:val="22"/>
          <w:szCs w:val="22"/>
        </w:rPr>
      </w:pPr>
    </w:p>
    <w:p w14:paraId="5A9F31CF" w14:textId="77777777" w:rsidR="00DA68EE" w:rsidRPr="00413874" w:rsidRDefault="00DA68EE" w:rsidP="008B24EF">
      <w:pPr>
        <w:adjustRightInd w:val="0"/>
        <w:snapToGrid w:val="0"/>
        <w:spacing w:line="400" w:lineRule="exact"/>
        <w:rPr>
          <w:rFonts w:ascii="Times New Roman"/>
          <w:sz w:val="22"/>
          <w:szCs w:val="22"/>
        </w:rPr>
      </w:pPr>
    </w:p>
    <w:p w14:paraId="5F811136" w14:textId="77777777" w:rsidR="00A13D0B" w:rsidRPr="00413874" w:rsidRDefault="00A13D0B"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715" w:name="_Toc191645645"/>
      <w:bookmarkStart w:id="716" w:name="_Toc240898072"/>
      <w:bookmarkStart w:id="717" w:name="_Toc242777957"/>
      <w:bookmarkStart w:id="718" w:name="_Toc497629459"/>
      <w:r w:rsidRPr="00413874">
        <w:rPr>
          <w:rFonts w:eastAsia="바탕"/>
          <w:szCs w:val="22"/>
        </w:rPr>
        <w:t>담보의</w:t>
      </w:r>
      <w:r w:rsidRPr="00413874">
        <w:rPr>
          <w:rFonts w:eastAsia="바탕"/>
          <w:szCs w:val="22"/>
        </w:rPr>
        <w:t xml:space="preserve"> </w:t>
      </w:r>
      <w:r w:rsidRPr="00413874">
        <w:rPr>
          <w:rFonts w:eastAsia="바탕"/>
          <w:szCs w:val="22"/>
        </w:rPr>
        <w:t>제공</w:t>
      </w:r>
      <w:bookmarkEnd w:id="715"/>
      <w:bookmarkEnd w:id="716"/>
      <w:bookmarkEnd w:id="717"/>
    </w:p>
    <w:p w14:paraId="757E1CA8"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021E4349" w14:textId="77777777" w:rsidR="00A13D0B" w:rsidRPr="00413874" w:rsidRDefault="00A13D0B"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본조에서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바에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만족할</w:t>
      </w:r>
      <w:r w:rsidRPr="00413874">
        <w:rPr>
          <w:rFonts w:ascii="Times New Roman"/>
          <w:sz w:val="22"/>
          <w:szCs w:val="22"/>
        </w:rPr>
        <w:t xml:space="preserve"> </w:t>
      </w:r>
      <w:r w:rsidRPr="00413874">
        <w:rPr>
          <w:rFonts w:ascii="Times New Roman"/>
          <w:sz w:val="22"/>
          <w:szCs w:val="22"/>
        </w:rPr>
        <w:lastRenderedPageBreak/>
        <w:t>만한</w:t>
      </w:r>
      <w:r w:rsidRPr="00413874">
        <w:rPr>
          <w:rFonts w:ascii="Times New Roman"/>
          <w:sz w:val="22"/>
          <w:szCs w:val="22"/>
        </w:rPr>
        <w:t xml:space="preserve"> </w:t>
      </w:r>
      <w:r w:rsidRPr="00413874">
        <w:rPr>
          <w:rFonts w:ascii="Times New Roman"/>
          <w:sz w:val="22"/>
          <w:szCs w:val="22"/>
        </w:rPr>
        <w:t>내용과</w:t>
      </w:r>
      <w:r w:rsidRPr="00413874">
        <w:rPr>
          <w:rFonts w:ascii="Times New Roman"/>
          <w:sz w:val="22"/>
          <w:szCs w:val="22"/>
        </w:rPr>
        <w:t xml:space="preserve"> </w:t>
      </w:r>
      <w:r w:rsidRPr="00413874">
        <w:rPr>
          <w:rFonts w:ascii="Times New Roman"/>
          <w:sz w:val="22"/>
          <w:szCs w:val="22"/>
        </w:rPr>
        <w:t>형식으로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담보권을</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담보권</w:t>
      </w:r>
      <w:r w:rsidR="00AF3593" w:rsidRPr="00413874">
        <w:rPr>
          <w:rFonts w:ascii="Times New Roman"/>
          <w:sz w:val="22"/>
          <w:szCs w:val="22"/>
        </w:rPr>
        <w:t xml:space="preserve"> </w:t>
      </w:r>
      <w:r w:rsidR="00AF3593" w:rsidRPr="00413874">
        <w:rPr>
          <w:rFonts w:ascii="Times New Roman"/>
          <w:sz w:val="22"/>
          <w:szCs w:val="22"/>
        </w:rPr>
        <w:t>설정의</w:t>
      </w:r>
      <w:r w:rsidR="00AF3593" w:rsidRPr="00413874">
        <w:rPr>
          <w:rFonts w:ascii="Times New Roman"/>
          <w:sz w:val="22"/>
          <w:szCs w:val="22"/>
        </w:rPr>
        <w:t xml:space="preserve"> </w:t>
      </w:r>
      <w:r w:rsidR="00AF3593" w:rsidRPr="00413874">
        <w:rPr>
          <w:rFonts w:ascii="Times New Roman"/>
          <w:sz w:val="22"/>
          <w:szCs w:val="22"/>
        </w:rPr>
        <w:t>절차는</w:t>
      </w:r>
      <w:r w:rsidR="00AF3593" w:rsidRPr="00413874">
        <w:rPr>
          <w:rFonts w:ascii="Times New Roman"/>
          <w:sz w:val="22"/>
          <w:szCs w:val="22"/>
        </w:rPr>
        <w:t xml:space="preserve"> </w:t>
      </w:r>
      <w:r w:rsidR="00E506B3" w:rsidRPr="00413874">
        <w:rPr>
          <w:rFonts w:ascii="Times New Roman"/>
          <w:sz w:val="22"/>
          <w:szCs w:val="22"/>
        </w:rPr>
        <w:t>본</w:t>
      </w:r>
      <w:r w:rsidR="00E506B3" w:rsidRPr="00413874">
        <w:rPr>
          <w:rFonts w:ascii="Times New Roman"/>
          <w:sz w:val="22"/>
          <w:szCs w:val="22"/>
        </w:rPr>
        <w:t xml:space="preserve"> </w:t>
      </w:r>
      <w:r w:rsidR="00E506B3" w:rsidRPr="00413874">
        <w:rPr>
          <w:rFonts w:ascii="Times New Roman"/>
          <w:sz w:val="22"/>
          <w:szCs w:val="22"/>
        </w:rPr>
        <w:t>약정</w:t>
      </w:r>
      <w:r w:rsidR="00E506B3" w:rsidRPr="00413874">
        <w:rPr>
          <w:rFonts w:ascii="Times New Roman"/>
          <w:sz w:val="22"/>
          <w:szCs w:val="22"/>
        </w:rPr>
        <w:t xml:space="preserve"> </w:t>
      </w:r>
      <w:r w:rsidR="00E506B3" w:rsidRPr="00413874">
        <w:rPr>
          <w:rFonts w:ascii="Times New Roman"/>
          <w:sz w:val="22"/>
          <w:szCs w:val="22"/>
        </w:rPr>
        <w:t>기타</w:t>
      </w:r>
      <w:r w:rsidR="00E506B3" w:rsidRPr="00413874">
        <w:rPr>
          <w:rFonts w:ascii="Times New Roman"/>
          <w:sz w:val="22"/>
          <w:szCs w:val="22"/>
        </w:rPr>
        <w:t xml:space="preserve"> </w:t>
      </w:r>
      <w:r w:rsidR="00E506B3" w:rsidRPr="00413874">
        <w:rPr>
          <w:rFonts w:ascii="Times New Roman"/>
          <w:sz w:val="22"/>
          <w:szCs w:val="22"/>
        </w:rPr>
        <w:t>금융계약이</w:t>
      </w:r>
      <w:r w:rsidR="00E506B3" w:rsidRPr="00413874">
        <w:rPr>
          <w:rFonts w:ascii="Times New Roman"/>
          <w:sz w:val="22"/>
          <w:szCs w:val="22"/>
        </w:rPr>
        <w:t xml:space="preserve"> </w:t>
      </w:r>
      <w:r w:rsidR="00AF3593" w:rsidRPr="00413874">
        <w:rPr>
          <w:rFonts w:ascii="Times New Roman"/>
          <w:sz w:val="22"/>
          <w:szCs w:val="22"/>
        </w:rPr>
        <w:t>정하는</w:t>
      </w:r>
      <w:r w:rsidR="00AF3593" w:rsidRPr="00413874">
        <w:rPr>
          <w:rFonts w:ascii="Times New Roman"/>
          <w:sz w:val="22"/>
          <w:szCs w:val="22"/>
        </w:rPr>
        <w:t xml:space="preserve"> </w:t>
      </w:r>
      <w:r w:rsidR="00AF3593" w:rsidRPr="00413874">
        <w:rPr>
          <w:rFonts w:ascii="Times New Roman"/>
          <w:sz w:val="22"/>
          <w:szCs w:val="22"/>
        </w:rPr>
        <w:t>기한</w:t>
      </w:r>
      <w:r w:rsidR="00AF3593" w:rsidRPr="00413874">
        <w:rPr>
          <w:rFonts w:ascii="Times New Roman"/>
          <w:sz w:val="22"/>
          <w:szCs w:val="22"/>
        </w:rPr>
        <w:t xml:space="preserve"> </w:t>
      </w:r>
      <w:r w:rsidR="00AF3593" w:rsidRPr="00413874">
        <w:rPr>
          <w:rFonts w:ascii="Times New Roman"/>
          <w:sz w:val="22"/>
          <w:szCs w:val="22"/>
        </w:rPr>
        <w:t>내에</w:t>
      </w:r>
      <w:r w:rsidR="00AF3593" w:rsidRPr="00413874">
        <w:rPr>
          <w:rFonts w:ascii="Times New Roman"/>
          <w:sz w:val="22"/>
          <w:szCs w:val="22"/>
        </w:rPr>
        <w:t xml:space="preserve"> </w:t>
      </w:r>
      <w:r w:rsidRPr="00413874">
        <w:rPr>
          <w:rFonts w:ascii="Times New Roman"/>
          <w:sz w:val="22"/>
          <w:szCs w:val="22"/>
        </w:rPr>
        <w:t>완료되어야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07EA5C"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70B6B705" w14:textId="32D1B65C" w:rsidR="005E660D" w:rsidRPr="00413874" w:rsidRDefault="005E660D"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719" w:name="_Toc191645646"/>
      <w:bookmarkStart w:id="720" w:name="_Toc240898073"/>
      <w:bookmarkStart w:id="721" w:name="_Toc242777958"/>
      <w:r w:rsidRPr="00413874">
        <w:rPr>
          <w:rFonts w:ascii="Times New Roman" w:eastAsia="바탕" w:hAnsi="Times New Roman"/>
          <w:kern w:val="0"/>
          <w:sz w:val="22"/>
          <w:szCs w:val="22"/>
        </w:rPr>
        <w:t>본건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부동산에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000A610F" w:rsidRPr="00413874">
        <w:rPr>
          <w:rFonts w:ascii="Times New Roman" w:eastAsia="바탕" w:hAnsi="Times New Roman"/>
          <w:kern w:val="0"/>
          <w:sz w:val="22"/>
          <w:szCs w:val="22"/>
        </w:rPr>
        <w:t>담보</w:t>
      </w:r>
      <w:r w:rsidR="00577363" w:rsidRPr="00413874">
        <w:rPr>
          <w:rFonts w:ascii="Times New Roman" w:eastAsia="바탕" w:hAnsi="Times New Roman"/>
          <w:kern w:val="0"/>
          <w:sz w:val="22"/>
          <w:szCs w:val="22"/>
        </w:rPr>
        <w:t>신탁</w:t>
      </w:r>
      <w:bookmarkStart w:id="722" w:name="_Toc270676221"/>
      <w:bookmarkEnd w:id="722"/>
      <w:r w:rsidRPr="00413874">
        <w:rPr>
          <w:rFonts w:ascii="Times New Roman" w:eastAsia="바탕" w:hAnsi="Times New Roman"/>
          <w:kern w:val="0"/>
          <w:sz w:val="22"/>
          <w:szCs w:val="22"/>
        </w:rPr>
        <w:t xml:space="preserve"> </w:t>
      </w:r>
      <w:r w:rsidR="00D31FBC" w:rsidRPr="00413874">
        <w:rPr>
          <w:rFonts w:ascii="Times New Roman" w:eastAsia="바탕" w:hAnsi="Times New Roman"/>
          <w:kern w:val="0"/>
          <w:sz w:val="22"/>
          <w:szCs w:val="22"/>
        </w:rPr>
        <w:t>우선수익권</w:t>
      </w:r>
      <w:r w:rsidR="00D31FBC"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r w:rsidR="00446091" w:rsidRPr="00413874">
        <w:rPr>
          <w:rFonts w:ascii="Times New Roman" w:eastAsia="바탕" w:hAnsi="Times New Roman"/>
          <w:kern w:val="0"/>
          <w:sz w:val="22"/>
          <w:szCs w:val="22"/>
        </w:rPr>
        <w:t xml:space="preserve"> </w:t>
      </w:r>
      <w:r w:rsidR="00446091" w:rsidRPr="00413874">
        <w:rPr>
          <w:rFonts w:ascii="Times New Roman" w:eastAsia="바탕" w:hAnsi="Times New Roman"/>
          <w:kern w:val="0"/>
          <w:sz w:val="22"/>
          <w:szCs w:val="22"/>
        </w:rPr>
        <w:t>등</w:t>
      </w:r>
      <w:bookmarkEnd w:id="719"/>
      <w:bookmarkEnd w:id="720"/>
      <w:bookmarkEnd w:id="721"/>
    </w:p>
    <w:p w14:paraId="2A08CC95" w14:textId="77777777" w:rsidR="00022A9D" w:rsidRPr="00413874" w:rsidRDefault="00022A9D" w:rsidP="00022A9D">
      <w:pPr>
        <w:adjustRightInd w:val="0"/>
        <w:snapToGrid w:val="0"/>
        <w:spacing w:line="400" w:lineRule="exact"/>
        <w:ind w:left="567"/>
        <w:rPr>
          <w:rFonts w:ascii="Times New Roman"/>
          <w:sz w:val="22"/>
          <w:szCs w:val="22"/>
        </w:rPr>
      </w:pPr>
      <w:bookmarkStart w:id="723" w:name="_Toc270676222"/>
      <w:bookmarkEnd w:id="723"/>
    </w:p>
    <w:p w14:paraId="0FF9D7AF" w14:textId="04098993" w:rsidR="00022A9D" w:rsidRPr="00413874" w:rsidRDefault="005C21C4" w:rsidP="00126DD8">
      <w:pPr>
        <w:numPr>
          <w:ilvl w:val="0"/>
          <w:numId w:val="30"/>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부동산에</w:t>
      </w:r>
      <w:r w:rsidRPr="005C21C4">
        <w:rPr>
          <w:rFonts w:ascii="Times New Roman"/>
          <w:sz w:val="22"/>
          <w:szCs w:val="22"/>
        </w:rPr>
        <w:t xml:space="preserve"> </w:t>
      </w:r>
      <w:r w:rsidRPr="005C21C4">
        <w:rPr>
          <w:rFonts w:ascii="Times New Roman"/>
          <w:sz w:val="22"/>
          <w:szCs w:val="22"/>
        </w:rPr>
        <w:t>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w:t>
      </w:r>
      <w:r w:rsidRPr="005C21C4">
        <w:rPr>
          <w:rFonts w:ascii="Times New Roman"/>
          <w:sz w:val="22"/>
          <w:szCs w:val="22"/>
        </w:rPr>
        <w:t>(</w:t>
      </w:r>
      <w:r w:rsidRPr="005C21C4">
        <w:rPr>
          <w:rFonts w:ascii="Times New Roman"/>
          <w:sz w:val="22"/>
          <w:szCs w:val="22"/>
        </w:rPr>
        <w:t>우선수익권</w:t>
      </w:r>
      <w:r w:rsidRPr="005C21C4">
        <w:rPr>
          <w:rFonts w:ascii="Times New Roman"/>
          <w:sz w:val="22"/>
          <w:szCs w:val="22"/>
        </w:rPr>
        <w:t xml:space="preserve"> </w:t>
      </w:r>
      <w:r w:rsidRPr="005C21C4">
        <w:rPr>
          <w:rFonts w:ascii="Times New Roman"/>
          <w:sz w:val="22"/>
          <w:szCs w:val="22"/>
        </w:rPr>
        <w:t>한도금액은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로</w:t>
      </w:r>
      <w:r w:rsidRPr="005C21C4">
        <w:rPr>
          <w:rFonts w:ascii="Times New Roman"/>
          <w:sz w:val="22"/>
          <w:szCs w:val="22"/>
        </w:rPr>
        <w:t xml:space="preserve"> </w:t>
      </w:r>
      <w:r w:rsidRPr="005C21C4">
        <w:rPr>
          <w:rFonts w:ascii="Times New Roman"/>
          <w:sz w:val="22"/>
          <w:szCs w:val="22"/>
        </w:rPr>
        <w:t>하고</w:t>
      </w:r>
      <w:r w:rsidRPr="005C21C4">
        <w:rPr>
          <w:rFonts w:ascii="Times New Roman"/>
          <w:sz w:val="22"/>
          <w:szCs w:val="22"/>
        </w:rPr>
        <w:t>,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우선수익권은</w:t>
      </w:r>
      <w:r w:rsidRPr="005C21C4">
        <w:rPr>
          <w:rFonts w:ascii="Times New Roman"/>
          <w:sz w:val="22"/>
          <w:szCs w:val="22"/>
        </w:rPr>
        <w:t xml:space="preserve"> </w:t>
      </w:r>
      <w:r w:rsidRPr="005C21C4">
        <w:rPr>
          <w:rFonts w:ascii="Times New Roman"/>
          <w:sz w:val="22"/>
          <w:szCs w:val="22"/>
        </w:rPr>
        <w:t>쿠팡</w:t>
      </w:r>
      <w:r w:rsidRPr="005C21C4">
        <w:rPr>
          <w:rFonts w:ascii="Times New Roman"/>
          <w:sz w:val="22"/>
          <w:szCs w:val="22"/>
        </w:rPr>
        <w:t xml:space="preserve"> </w:t>
      </w:r>
      <w:r w:rsidRPr="005C21C4">
        <w:rPr>
          <w:rFonts w:ascii="Times New Roman"/>
          <w:sz w:val="22"/>
          <w:szCs w:val="22"/>
        </w:rPr>
        <w:t>주식회사의</w:t>
      </w:r>
      <w:r w:rsidRPr="005C21C4">
        <w:rPr>
          <w:rFonts w:ascii="Times New Roman"/>
          <w:sz w:val="22"/>
          <w:szCs w:val="22"/>
        </w:rPr>
        <w:t xml:space="preserve"> </w:t>
      </w:r>
      <w:r w:rsidRPr="005C21C4">
        <w:rPr>
          <w:rFonts w:ascii="Times New Roman"/>
          <w:sz w:val="22"/>
          <w:szCs w:val="22"/>
        </w:rPr>
        <w:t>임대차보증금</w:t>
      </w:r>
      <w:r w:rsidRPr="005C21C4">
        <w:rPr>
          <w:rFonts w:ascii="Times New Roman"/>
          <w:sz w:val="22"/>
          <w:szCs w:val="22"/>
        </w:rPr>
        <w:t xml:space="preserve"> 2,132,586,000</w:t>
      </w:r>
      <w:r w:rsidRPr="005C21C4">
        <w:rPr>
          <w:rFonts w:ascii="Times New Roman"/>
          <w:sz w:val="22"/>
          <w:szCs w:val="22"/>
        </w:rPr>
        <w:t>원</w:t>
      </w:r>
      <w:r w:rsidRPr="005C21C4">
        <w:rPr>
          <w:rFonts w:ascii="Times New Roman"/>
          <w:sz w:val="22"/>
          <w:szCs w:val="22"/>
        </w:rPr>
        <w:t xml:space="preserve"> </w:t>
      </w:r>
      <w:r w:rsidRPr="005C21C4">
        <w:rPr>
          <w:rFonts w:ascii="Times New Roman"/>
          <w:sz w:val="22"/>
          <w:szCs w:val="22"/>
        </w:rPr>
        <w:t>반환채권을</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위한</w:t>
      </w:r>
      <w:r w:rsidRPr="005C21C4">
        <w:rPr>
          <w:rFonts w:ascii="Times New Roman"/>
          <w:sz w:val="22"/>
          <w:szCs w:val="22"/>
        </w:rPr>
        <w:t xml:space="preserve"> </w:t>
      </w:r>
      <w:r w:rsidRPr="005C21C4">
        <w:rPr>
          <w:rFonts w:ascii="Times New Roman"/>
          <w:sz w:val="22"/>
          <w:szCs w:val="22"/>
        </w:rPr>
        <w:t>것에</w:t>
      </w:r>
      <w:r w:rsidRPr="005C21C4">
        <w:rPr>
          <w:rFonts w:ascii="Times New Roman"/>
          <w:sz w:val="22"/>
          <w:szCs w:val="22"/>
        </w:rPr>
        <w:t xml:space="preserve"> </w:t>
      </w:r>
      <w:r w:rsidRPr="005C21C4">
        <w:rPr>
          <w:rFonts w:ascii="Times New Roman"/>
          <w:sz w:val="22"/>
          <w:szCs w:val="22"/>
        </w:rPr>
        <w:t>한함</w:t>
      </w:r>
      <w:r w:rsidRPr="005C21C4">
        <w:rPr>
          <w:rFonts w:ascii="Times New Roman"/>
          <w:sz w:val="22"/>
          <w:szCs w:val="22"/>
        </w:rPr>
        <w:t>)</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부여하는</w:t>
      </w:r>
      <w:r w:rsidRPr="005C21C4">
        <w:rPr>
          <w:rFonts w:ascii="Times New Roman"/>
          <w:sz w:val="22"/>
          <w:szCs w:val="22"/>
        </w:rPr>
        <w:t xml:space="preserve"> </w:t>
      </w:r>
      <w:r w:rsidRPr="005C21C4">
        <w:rPr>
          <w:rFonts w:ascii="Times New Roman"/>
          <w:sz w:val="22"/>
          <w:szCs w:val="22"/>
        </w:rPr>
        <w:t>내용의</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수탁자</w:t>
      </w:r>
      <w:r w:rsidRPr="005C21C4">
        <w:rPr>
          <w:rFonts w:ascii="Times New Roman"/>
          <w:sz w:val="22"/>
          <w:szCs w:val="22"/>
        </w:rPr>
        <w:t>(</w:t>
      </w:r>
      <w:r w:rsidRPr="005C21C4">
        <w:rPr>
          <w:rFonts w:ascii="Times New Roman"/>
          <w:sz w:val="22"/>
          <w:szCs w:val="22"/>
        </w:rPr>
        <w:t>부동산자산보관회사</w:t>
      </w:r>
      <w:r w:rsidRPr="005C21C4">
        <w:rPr>
          <w:rFonts w:ascii="Times New Roman"/>
          <w:sz w:val="22"/>
          <w:szCs w:val="22"/>
        </w:rPr>
        <w:t>)</w:t>
      </w:r>
      <w:r w:rsidRPr="005C21C4">
        <w:rPr>
          <w:rFonts w:ascii="Times New Roman"/>
          <w:sz w:val="22"/>
          <w:szCs w:val="22"/>
        </w:rPr>
        <w:t>와</w:t>
      </w:r>
      <w:r w:rsidRPr="005C21C4">
        <w:rPr>
          <w:rFonts w:ascii="Times New Roman"/>
          <w:sz w:val="22"/>
          <w:szCs w:val="22"/>
        </w:rPr>
        <w:t xml:space="preserve"> </w:t>
      </w:r>
      <w:r w:rsidRPr="005C21C4">
        <w:rPr>
          <w:rFonts w:ascii="Times New Roman"/>
          <w:sz w:val="22"/>
          <w:szCs w:val="22"/>
        </w:rPr>
        <w:t>체결하도록</w:t>
      </w:r>
      <w:r w:rsidRPr="005C21C4">
        <w:rPr>
          <w:rFonts w:ascii="Times New Roman"/>
          <w:sz w:val="22"/>
          <w:szCs w:val="22"/>
        </w:rPr>
        <w:t xml:space="preserve"> </w:t>
      </w:r>
      <w:r w:rsidRPr="005C21C4">
        <w:rPr>
          <w:rFonts w:ascii="Times New Roman"/>
          <w:sz w:val="22"/>
          <w:szCs w:val="22"/>
        </w:rPr>
        <w:t>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 xml:space="preserve">. </w:t>
      </w: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위</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체결하고</w:t>
      </w:r>
      <w:r w:rsidRPr="005C21C4">
        <w:rPr>
          <w:rFonts w:ascii="Times New Roman"/>
          <w:sz w:val="22"/>
          <w:szCs w:val="22"/>
        </w:rPr>
        <w:t xml:space="preserve"> (i) </w:t>
      </w:r>
      <w:r w:rsidRPr="005C21C4">
        <w:rPr>
          <w:rFonts w:ascii="Times New Roman"/>
          <w:sz w:val="22"/>
          <w:szCs w:val="22"/>
        </w:rPr>
        <w:t>인출일까지</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우선수익권자로</w:t>
      </w:r>
      <w:r w:rsidRPr="005C21C4">
        <w:rPr>
          <w:rFonts w:ascii="Times New Roman"/>
          <w:sz w:val="22"/>
          <w:szCs w:val="22"/>
        </w:rPr>
        <w:t xml:space="preserve"> </w:t>
      </w:r>
      <w:r w:rsidRPr="005C21C4">
        <w:rPr>
          <w:rFonts w:ascii="Times New Roman"/>
          <w:sz w:val="22"/>
          <w:szCs w:val="22"/>
        </w:rPr>
        <w:t>하는</w:t>
      </w:r>
      <w:r w:rsidRPr="005C21C4">
        <w:rPr>
          <w:rFonts w:ascii="Times New Roman"/>
          <w:sz w:val="22"/>
          <w:szCs w:val="22"/>
        </w:rPr>
        <w:t xml:space="preserve"> </w:t>
      </w:r>
      <w:r w:rsidRPr="005C21C4">
        <w:rPr>
          <w:rFonts w:ascii="Times New Roman"/>
          <w:sz w:val="22"/>
          <w:szCs w:val="22"/>
        </w:rPr>
        <w:t>신탁등기를</w:t>
      </w:r>
      <w:r w:rsidRPr="005C21C4">
        <w:rPr>
          <w:rFonts w:ascii="Times New Roman"/>
          <w:sz w:val="22"/>
          <w:szCs w:val="22"/>
        </w:rPr>
        <w:t xml:space="preserve"> </w:t>
      </w:r>
      <w:r w:rsidRPr="005C21C4">
        <w:rPr>
          <w:rFonts w:ascii="Times New Roman"/>
          <w:sz w:val="22"/>
          <w:szCs w:val="22"/>
        </w:rPr>
        <w:t>접수하고</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Pr="005C21C4">
        <w:rPr>
          <w:rFonts w:ascii="Times New Roman"/>
          <w:sz w:val="22"/>
          <w:szCs w:val="22"/>
        </w:rPr>
        <w:t>접수증</w:t>
      </w:r>
      <w:r w:rsidRPr="005C21C4">
        <w:rPr>
          <w:rFonts w:ascii="Times New Roman"/>
          <w:sz w:val="22"/>
          <w:szCs w:val="22"/>
        </w:rPr>
        <w:t xml:space="preserve"> </w:t>
      </w:r>
      <w:r w:rsidRPr="005C21C4">
        <w:rPr>
          <w:rFonts w:ascii="Times New Roman"/>
          <w:sz w:val="22"/>
          <w:szCs w:val="22"/>
        </w:rPr>
        <w:t>사본을</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하며</w:t>
      </w:r>
      <w:r w:rsidRPr="005C21C4">
        <w:rPr>
          <w:rFonts w:ascii="Times New Roman"/>
          <w:sz w:val="22"/>
          <w:szCs w:val="22"/>
        </w:rPr>
        <w:t xml:space="preserve">, (ii)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우선수익권증서</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(iii)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신탁등기가</w:t>
      </w:r>
      <w:r w:rsidRPr="005C21C4">
        <w:rPr>
          <w:rFonts w:ascii="Times New Roman"/>
          <w:sz w:val="22"/>
          <w:szCs w:val="22"/>
        </w:rPr>
        <w:t xml:space="preserve"> </w:t>
      </w:r>
      <w:r w:rsidRPr="005C21C4">
        <w:rPr>
          <w:rFonts w:ascii="Times New Roman"/>
          <w:sz w:val="22"/>
          <w:szCs w:val="22"/>
        </w:rPr>
        <w:t>완료된</w:t>
      </w:r>
      <w:r w:rsidRPr="005C21C4">
        <w:rPr>
          <w:rFonts w:ascii="Times New Roman"/>
          <w:sz w:val="22"/>
          <w:szCs w:val="22"/>
        </w:rPr>
        <w:t xml:space="preserve"> </w:t>
      </w:r>
      <w:r w:rsidRPr="005C21C4">
        <w:rPr>
          <w:rFonts w:ascii="Times New Roman"/>
          <w:sz w:val="22"/>
          <w:szCs w:val="22"/>
        </w:rPr>
        <w:t>신탁원부</w:t>
      </w:r>
      <w:r w:rsidRPr="005C21C4">
        <w:rPr>
          <w:rFonts w:ascii="Times New Roman"/>
          <w:sz w:val="22"/>
          <w:szCs w:val="22"/>
        </w:rPr>
        <w:t xml:space="preserve"> </w:t>
      </w:r>
      <w:r w:rsidRPr="005C21C4">
        <w:rPr>
          <w:rFonts w:ascii="Times New Roman"/>
          <w:sz w:val="22"/>
          <w:szCs w:val="22"/>
        </w:rPr>
        <w:t>사본</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부동산의</w:t>
      </w:r>
      <w:r w:rsidRPr="005C21C4">
        <w:rPr>
          <w:rFonts w:ascii="Times New Roman"/>
          <w:sz w:val="22"/>
          <w:szCs w:val="22"/>
        </w:rPr>
        <w:t xml:space="preserve"> </w:t>
      </w:r>
      <w:r w:rsidRPr="005C21C4">
        <w:rPr>
          <w:rFonts w:ascii="Times New Roman"/>
          <w:sz w:val="22"/>
          <w:szCs w:val="22"/>
        </w:rPr>
        <w:t>등기사항전부증명서를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p>
    <w:p w14:paraId="2E5C886D" w14:textId="77777777" w:rsidR="00446091" w:rsidRPr="00C91304" w:rsidRDefault="00446091" w:rsidP="00765B14">
      <w:pPr>
        <w:adjustRightInd w:val="0"/>
        <w:snapToGrid w:val="0"/>
        <w:spacing w:line="400" w:lineRule="exact"/>
        <w:ind w:left="567"/>
        <w:rPr>
          <w:rFonts w:ascii="Times New Roman"/>
          <w:sz w:val="22"/>
          <w:szCs w:val="22"/>
        </w:rPr>
      </w:pPr>
    </w:p>
    <w:p w14:paraId="45E832C5" w14:textId="0849A440" w:rsidR="00446091" w:rsidRPr="00413874" w:rsidRDefault="00446091"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00740472" w:rsidRPr="00413874">
        <w:rPr>
          <w:rFonts w:ascii="Times New Roman"/>
          <w:sz w:val="22"/>
          <w:szCs w:val="22"/>
        </w:rPr>
        <w:t>부동산</w:t>
      </w:r>
      <w:r w:rsidRPr="00413874">
        <w:rPr>
          <w:rFonts w:ascii="Times New Roman"/>
          <w:sz w:val="22"/>
          <w:szCs w:val="22"/>
        </w:rPr>
        <w:t>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00740472" w:rsidRPr="00413874">
        <w:rPr>
          <w:rFonts w:ascii="Times New Roman"/>
          <w:sz w:val="22"/>
          <w:szCs w:val="22"/>
        </w:rPr>
        <w:t>(</w:t>
      </w:r>
      <w:r w:rsidR="00740472" w:rsidRPr="00413874">
        <w:rPr>
          <w:rFonts w:ascii="Times New Roman"/>
          <w:sz w:val="22"/>
          <w:szCs w:val="22"/>
        </w:rPr>
        <w:t>부동산</w:t>
      </w:r>
      <w:r w:rsidR="00740472"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2FA973AE" w14:textId="77777777" w:rsidR="00740472" w:rsidRPr="00413874" w:rsidRDefault="00740472" w:rsidP="000B6632">
      <w:pPr>
        <w:adjustRightInd w:val="0"/>
        <w:snapToGrid w:val="0"/>
        <w:spacing w:line="400" w:lineRule="exact"/>
        <w:ind w:left="567"/>
        <w:rPr>
          <w:rFonts w:ascii="Times New Roman"/>
          <w:sz w:val="22"/>
          <w:szCs w:val="22"/>
        </w:rPr>
      </w:pPr>
    </w:p>
    <w:p w14:paraId="1F2B84A7" w14:textId="12EF4F3A" w:rsidR="00740472" w:rsidRPr="00413874" w:rsidRDefault="00740472"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현금</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이외의</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자산을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Pr="00413874">
        <w:rPr>
          <w:rFonts w:ascii="Times New Roman"/>
          <w:sz w:val="22"/>
          <w:szCs w:val="22"/>
        </w:rPr>
        <w:t>현금등자산보관회사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Pr="00413874">
        <w:rPr>
          <w:rFonts w:ascii="Times New Roman"/>
          <w:sz w:val="22"/>
          <w:szCs w:val="22"/>
        </w:rPr>
        <w:t>(</w:t>
      </w:r>
      <w:r w:rsidRPr="00413874">
        <w:rPr>
          <w:rFonts w:ascii="Times New Roman"/>
          <w:sz w:val="22"/>
          <w:szCs w:val="22"/>
        </w:rPr>
        <w:t>현금등</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FB1B89" w:rsidRPr="00413874">
        <w:rPr>
          <w:rFonts w:ascii="Times New Roman"/>
          <w:sz w:val="22"/>
          <w:szCs w:val="22"/>
        </w:rPr>
        <w:t>자산보관위탁계약</w:t>
      </w:r>
      <w:r w:rsidR="00FB1B89" w:rsidRPr="00413874">
        <w:rPr>
          <w:rFonts w:ascii="Times New Roman"/>
          <w:sz w:val="22"/>
          <w:szCs w:val="22"/>
        </w:rPr>
        <w:t>(</w:t>
      </w:r>
      <w:r w:rsidR="00FB1B89" w:rsidRPr="00413874">
        <w:rPr>
          <w:rFonts w:ascii="Times New Roman"/>
          <w:sz w:val="22"/>
          <w:szCs w:val="22"/>
        </w:rPr>
        <w:t>부동산</w:t>
      </w:r>
      <w:r w:rsidR="00FB1B89" w:rsidRPr="00413874">
        <w:rPr>
          <w:rFonts w:ascii="Times New Roman"/>
          <w:sz w:val="22"/>
          <w:szCs w:val="22"/>
        </w:rPr>
        <w:t>)</w:t>
      </w:r>
      <w:r w:rsidR="00FB1B89" w:rsidRPr="00413874">
        <w:rPr>
          <w:rFonts w:ascii="Times New Roman"/>
          <w:sz w:val="22"/>
          <w:szCs w:val="22"/>
        </w:rPr>
        <w:t>과는</w:t>
      </w:r>
      <w:r w:rsidR="00FB1B89" w:rsidRPr="00413874">
        <w:rPr>
          <w:rFonts w:ascii="Times New Roman"/>
          <w:sz w:val="22"/>
          <w:szCs w:val="22"/>
        </w:rPr>
        <w:t xml:space="preserve"> </w:t>
      </w:r>
      <w:r w:rsidR="00FB1B89" w:rsidRPr="00413874">
        <w:rPr>
          <w:rFonts w:ascii="Times New Roman"/>
          <w:sz w:val="22"/>
          <w:szCs w:val="22"/>
        </w:rPr>
        <w:t>별도로</w:t>
      </w:r>
      <w:r w:rsidR="00FB1B89"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69D0EF18" w14:textId="63F870C2" w:rsidR="00A13D0B" w:rsidRPr="00413874" w:rsidRDefault="00A13D0B" w:rsidP="008B24EF">
      <w:pPr>
        <w:tabs>
          <w:tab w:val="left" w:pos="0"/>
          <w:tab w:val="left" w:pos="400"/>
        </w:tabs>
        <w:adjustRightInd w:val="0"/>
        <w:snapToGrid w:val="0"/>
        <w:spacing w:line="400" w:lineRule="exact"/>
        <w:rPr>
          <w:rFonts w:ascii="Times New Roman"/>
          <w:sz w:val="22"/>
          <w:szCs w:val="22"/>
        </w:rPr>
      </w:pPr>
    </w:p>
    <w:p w14:paraId="0F71590B" w14:textId="77777777" w:rsidR="00A13D0B" w:rsidRPr="00413874" w:rsidRDefault="007D2AAA"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724" w:name="_Toc191645647"/>
      <w:bookmarkStart w:id="725" w:name="_Toc240898074"/>
      <w:bookmarkStart w:id="726" w:name="_Toc242777959"/>
      <w:r w:rsidRPr="00413874">
        <w:rPr>
          <w:rFonts w:ascii="Times New Roman" w:eastAsia="바탕" w:hAnsi="Times New Roman"/>
          <w:kern w:val="0"/>
          <w:sz w:val="22"/>
          <w:szCs w:val="22"/>
        </w:rPr>
        <w:t>보</w:t>
      </w:r>
      <w:r w:rsidR="00A13D0B" w:rsidRPr="00413874">
        <w:rPr>
          <w:rFonts w:ascii="Times New Roman" w:eastAsia="바탕" w:hAnsi="Times New Roman"/>
          <w:kern w:val="0"/>
          <w:sz w:val="22"/>
          <w:szCs w:val="22"/>
        </w:rPr>
        <w:t>험</w:t>
      </w:r>
      <w:r w:rsidR="00467D21" w:rsidRPr="00413874">
        <w:rPr>
          <w:rFonts w:ascii="Times New Roman" w:eastAsia="바탕" w:hAnsi="Times New Roman"/>
          <w:kern w:val="0"/>
          <w:sz w:val="22"/>
          <w:szCs w:val="22"/>
        </w:rPr>
        <w:t>에</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대한</w:t>
      </w:r>
      <w:r w:rsidR="00467D21" w:rsidRPr="00413874">
        <w:rPr>
          <w:rFonts w:ascii="Times New Roman" w:eastAsia="바탕" w:hAnsi="Times New Roman"/>
          <w:kern w:val="0"/>
          <w:sz w:val="22"/>
          <w:szCs w:val="22"/>
        </w:rPr>
        <w:t xml:space="preserve"> </w:t>
      </w:r>
      <w:r w:rsidR="00A13D0B" w:rsidRPr="00413874">
        <w:rPr>
          <w:rFonts w:ascii="Times New Roman" w:eastAsia="바탕" w:hAnsi="Times New Roman"/>
          <w:kern w:val="0"/>
          <w:sz w:val="22"/>
          <w:szCs w:val="22"/>
        </w:rPr>
        <w:t>근질권</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설정</w:t>
      </w:r>
      <w:bookmarkEnd w:id="724"/>
      <w:bookmarkEnd w:id="725"/>
      <w:bookmarkEnd w:id="726"/>
    </w:p>
    <w:p w14:paraId="0A71AF00"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3F7E0BB2" w14:textId="4833B5A8" w:rsidR="00F30D66" w:rsidRPr="00413874" w:rsidRDefault="00407FE0" w:rsidP="00126DD8">
      <w:pPr>
        <w:numPr>
          <w:ilvl w:val="0"/>
          <w:numId w:val="65"/>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관한</w:t>
      </w:r>
      <w:r w:rsidRPr="00413874">
        <w:rPr>
          <w:rFonts w:ascii="Times New Roman"/>
          <w:sz w:val="22"/>
          <w:szCs w:val="22"/>
        </w:rPr>
        <w:t xml:space="preserve"> </w:t>
      </w:r>
      <w:r w:rsidRPr="00413874">
        <w:rPr>
          <w:rFonts w:ascii="Times New Roman"/>
          <w:sz w:val="22"/>
          <w:szCs w:val="22"/>
        </w:rPr>
        <w:t>재산종합보험</w:t>
      </w:r>
      <w:r w:rsidRPr="00413874">
        <w:rPr>
          <w:rFonts w:ascii="Times New Roman"/>
          <w:sz w:val="22"/>
          <w:szCs w:val="22"/>
        </w:rPr>
        <w:t>(</w:t>
      </w:r>
      <w:r w:rsidRPr="00413874">
        <w:rPr>
          <w:rFonts w:ascii="Times New Roman"/>
          <w:sz w:val="22"/>
          <w:szCs w:val="22"/>
        </w:rPr>
        <w:t>패키지보험</w:t>
      </w:r>
      <w:r w:rsidRPr="00413874">
        <w:rPr>
          <w:rFonts w:ascii="Times New Roman"/>
          <w:sz w:val="22"/>
          <w:szCs w:val="22"/>
        </w:rPr>
        <w:t>)</w:t>
      </w:r>
      <w:r w:rsidRPr="00413874">
        <w:rPr>
          <w:rFonts w:ascii="Times New Roman"/>
          <w:sz w:val="22"/>
          <w:szCs w:val="22"/>
        </w:rPr>
        <w:t>계약</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보험금청구권</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Tranche A </w:t>
      </w:r>
      <w:r w:rsidRPr="00413874">
        <w:rPr>
          <w:rFonts w:ascii="Times New Roman"/>
          <w:sz w:val="22"/>
          <w:szCs w:val="22"/>
        </w:rPr>
        <w:t>대주</w:t>
      </w:r>
      <w:r w:rsidR="00B70C09">
        <w:rPr>
          <w:rFonts w:ascii="Times New Roman" w:hint="eastAsia"/>
          <w:sz w:val="22"/>
          <w:szCs w:val="22"/>
        </w:rPr>
        <w:t>에게</w:t>
      </w:r>
      <w:r w:rsidR="00B70C09">
        <w:rPr>
          <w:rFonts w:ascii="Times New Roman" w:hint="eastAsia"/>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1</w:t>
      </w:r>
      <w:r w:rsidR="00B70C09">
        <w:rPr>
          <w:rFonts w:ascii="Times New Roman" w:hint="eastAsia"/>
          <w:sz w:val="22"/>
          <w:szCs w:val="22"/>
        </w:rPr>
        <w:t>순위</w:t>
      </w:r>
      <w:r w:rsidR="00B70C09">
        <w:rPr>
          <w:rFonts w:ascii="Times New Roman" w:hint="eastAsia"/>
          <w:sz w:val="22"/>
          <w:szCs w:val="22"/>
        </w:rPr>
        <w:t xml:space="preserve"> </w:t>
      </w:r>
      <w:r w:rsidR="00B70C09">
        <w:rPr>
          <w:rFonts w:ascii="Times New Roman" w:hint="eastAsia"/>
          <w:sz w:val="22"/>
          <w:szCs w:val="22"/>
        </w:rPr>
        <w:t>근질권</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대주에게</w:t>
      </w:r>
      <w:r w:rsidRPr="00413874">
        <w:rPr>
          <w:rFonts w:ascii="Times New Roman"/>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2</w:t>
      </w:r>
      <w:r w:rsidRPr="00413874">
        <w:rPr>
          <w:rFonts w:ascii="Times New Roman"/>
          <w:sz w:val="22"/>
          <w:szCs w:val="22"/>
        </w:rPr>
        <w:t>순위</w:t>
      </w:r>
      <w:r w:rsidRPr="00413874">
        <w:rPr>
          <w:rFonts w:ascii="Times New Roman"/>
          <w:sz w:val="22"/>
          <w:szCs w:val="22"/>
        </w:rPr>
        <w:t xml:space="preserve"> </w:t>
      </w:r>
      <w:r w:rsidRPr="00413874">
        <w:rPr>
          <w:rFonts w:ascii="Times New Roman"/>
          <w:sz w:val="22"/>
          <w:szCs w:val="22"/>
        </w:rPr>
        <w:t>근질권</w:t>
      </w:r>
      <w:r w:rsidRPr="00413874">
        <w:rPr>
          <w:rFonts w:ascii="Times New Roman"/>
          <w:sz w:val="22"/>
          <w:szCs w:val="22"/>
        </w:rPr>
        <w:t>(</w:t>
      </w:r>
      <w:r w:rsidRPr="00413874">
        <w:rPr>
          <w:rFonts w:ascii="Times New Roman"/>
          <w:sz w:val="22"/>
          <w:szCs w:val="22"/>
        </w:rPr>
        <w:t>채권최고액은</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120%)</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설정하는</w:t>
      </w:r>
      <w:r w:rsidRPr="00413874">
        <w:rPr>
          <w:rFonts w:ascii="Times New Roman"/>
          <w:sz w:val="22"/>
          <w:szCs w:val="22"/>
        </w:rPr>
        <w:t xml:space="preserve"> </w:t>
      </w:r>
      <w:r w:rsidRPr="00413874">
        <w:rPr>
          <w:rFonts w:ascii="Times New Roman"/>
          <w:sz w:val="22"/>
          <w:szCs w:val="22"/>
        </w:rPr>
        <w:t>보험근질권설정계약을</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체결일까지</w:t>
      </w:r>
      <w:r w:rsidRPr="00413874">
        <w:rPr>
          <w:rFonts w:ascii="Times New Roman"/>
          <w:sz w:val="22"/>
          <w:szCs w:val="22"/>
        </w:rPr>
        <w:t xml:space="preserve"> </w:t>
      </w:r>
      <w:r w:rsidRPr="00413874">
        <w:rPr>
          <w:rFonts w:ascii="Times New Roman"/>
          <w:sz w:val="22"/>
          <w:szCs w:val="22"/>
        </w:rPr>
        <w:t>체결</w:t>
      </w:r>
      <w:r w:rsidRPr="00413874">
        <w:rPr>
          <w:rFonts w:ascii="Times New Roman"/>
          <w:sz w:val="22"/>
          <w:szCs w:val="22"/>
        </w:rPr>
        <w:lastRenderedPageBreak/>
        <w:t>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50F8306" w14:textId="77777777" w:rsidR="00F30D66" w:rsidRPr="00413874" w:rsidRDefault="00F30D66" w:rsidP="00F30D66">
      <w:pPr>
        <w:adjustRightInd w:val="0"/>
        <w:snapToGrid w:val="0"/>
        <w:spacing w:line="400" w:lineRule="exact"/>
        <w:ind w:left="567"/>
        <w:rPr>
          <w:rFonts w:ascii="Times New Roman"/>
          <w:sz w:val="22"/>
          <w:szCs w:val="22"/>
        </w:rPr>
      </w:pPr>
    </w:p>
    <w:p w14:paraId="2413C38C" w14:textId="31AB308D" w:rsidR="00407FE0" w:rsidRPr="00413874" w:rsidRDefault="005C21C4" w:rsidP="00126DD8">
      <w:pPr>
        <w:numPr>
          <w:ilvl w:val="0"/>
          <w:numId w:val="65"/>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인출일에</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설정</w:t>
      </w:r>
      <w:r w:rsidRPr="005C21C4">
        <w:rPr>
          <w:rFonts w:ascii="Times New Roman"/>
          <w:sz w:val="22"/>
          <w:szCs w:val="22"/>
        </w:rPr>
        <w:t xml:space="preserve"> </w:t>
      </w:r>
      <w:r w:rsidRPr="005C21C4">
        <w:rPr>
          <w:rFonts w:ascii="Times New Roman"/>
          <w:sz w:val="22"/>
          <w:szCs w:val="22"/>
        </w:rPr>
        <w:t>사실을</w:t>
      </w:r>
      <w:r w:rsidRPr="005C21C4">
        <w:rPr>
          <w:rFonts w:ascii="Times New Roman"/>
          <w:sz w:val="22"/>
          <w:szCs w:val="22"/>
        </w:rPr>
        <w:t xml:space="preserve"> </w:t>
      </w:r>
      <w:r w:rsidRPr="005C21C4">
        <w:rPr>
          <w:rFonts w:ascii="Times New Roman"/>
          <w:sz w:val="22"/>
          <w:szCs w:val="22"/>
        </w:rPr>
        <w:t>당해</w:t>
      </w:r>
      <w:r w:rsidRPr="005C21C4">
        <w:rPr>
          <w:rFonts w:ascii="Times New Roman"/>
          <w:sz w:val="22"/>
          <w:szCs w:val="22"/>
        </w:rPr>
        <w:t xml:space="preserve"> </w:t>
      </w:r>
      <w:r w:rsidRPr="005C21C4">
        <w:rPr>
          <w:rFonts w:ascii="Times New Roman"/>
          <w:sz w:val="22"/>
          <w:szCs w:val="22"/>
        </w:rPr>
        <w:t>보험회사에</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의하여</w:t>
      </w:r>
      <w:r w:rsidRPr="005C21C4">
        <w:rPr>
          <w:rFonts w:ascii="Times New Roman"/>
          <w:sz w:val="22"/>
          <w:szCs w:val="22"/>
        </w:rPr>
        <w:t xml:space="preserve"> </w:t>
      </w:r>
      <w:r w:rsidRPr="005C21C4">
        <w:rPr>
          <w:rFonts w:ascii="Times New Roman"/>
          <w:sz w:val="22"/>
          <w:szCs w:val="22"/>
        </w:rPr>
        <w:t>통지하고</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r w:rsidRPr="005C21C4">
        <w:rPr>
          <w:rFonts w:ascii="Times New Roman"/>
          <w:sz w:val="22"/>
          <w:szCs w:val="22"/>
        </w:rPr>
        <w:t>보험회사로부터</w:t>
      </w:r>
      <w:r w:rsidRPr="005C21C4">
        <w:rPr>
          <w:rFonts w:ascii="Times New Roman"/>
          <w:sz w:val="22"/>
          <w:szCs w:val="22"/>
        </w:rPr>
        <w:t xml:space="preserve"> </w:t>
      </w:r>
      <w:r w:rsidRPr="005C21C4">
        <w:rPr>
          <w:rFonts w:ascii="Times New Roman"/>
          <w:sz w:val="22"/>
          <w:szCs w:val="22"/>
        </w:rPr>
        <w:t>보험근질권</w:t>
      </w:r>
      <w:r w:rsidRPr="005C21C4">
        <w:rPr>
          <w:rFonts w:ascii="Times New Roman"/>
          <w:sz w:val="22"/>
          <w:szCs w:val="22"/>
        </w:rPr>
        <w:t xml:space="preserve"> </w:t>
      </w:r>
      <w:r w:rsidRPr="005C21C4">
        <w:rPr>
          <w:rFonts w:ascii="Times New Roman"/>
          <w:sz w:val="22"/>
          <w:szCs w:val="22"/>
        </w:rPr>
        <w:t>설정에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의한</w:t>
      </w:r>
      <w:r w:rsidRPr="005C21C4">
        <w:rPr>
          <w:rFonts w:ascii="Times New Roman"/>
          <w:sz w:val="22"/>
          <w:szCs w:val="22"/>
        </w:rPr>
        <w:t xml:space="preserve"> </w:t>
      </w:r>
      <w:r w:rsidRPr="005C21C4">
        <w:rPr>
          <w:rFonts w:ascii="Times New Roman"/>
          <w:sz w:val="22"/>
          <w:szCs w:val="22"/>
        </w:rPr>
        <w:t>승낙서를</w:t>
      </w:r>
      <w:r w:rsidRPr="005C21C4">
        <w:rPr>
          <w:rFonts w:ascii="Times New Roman"/>
          <w:sz w:val="22"/>
          <w:szCs w:val="22"/>
        </w:rPr>
        <w:t xml:space="preserve"> </w:t>
      </w:r>
      <w:r w:rsidRPr="005C21C4">
        <w:rPr>
          <w:rFonts w:ascii="Times New Roman"/>
          <w:sz w:val="22"/>
          <w:szCs w:val="22"/>
        </w:rPr>
        <w:t>징구하여</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00792CD0">
        <w:rPr>
          <w:rFonts w:ascii="Times New Roman" w:hint="eastAsia"/>
          <w:sz w:val="22"/>
          <w:szCs w:val="22"/>
        </w:rPr>
        <w:t>사</w:t>
      </w:r>
      <w:r w:rsidRPr="005C21C4">
        <w:rPr>
          <w:rFonts w:ascii="Times New Roman"/>
          <w:sz w:val="22"/>
          <w:szCs w:val="22"/>
        </w:rPr>
        <w:t>본</w:t>
      </w:r>
      <w:r w:rsidR="00792CD0" w:rsidRPr="00792CD0">
        <w:rPr>
          <w:rFonts w:ascii="Times New Roman"/>
          <w:sz w:val="22"/>
          <w:szCs w:val="22"/>
        </w:rPr>
        <w:t>(</w:t>
      </w:r>
      <w:r w:rsidR="00792CD0" w:rsidRPr="00792CD0">
        <w:rPr>
          <w:rFonts w:ascii="Times New Roman"/>
          <w:sz w:val="22"/>
          <w:szCs w:val="22"/>
        </w:rPr>
        <w:t>대주가</w:t>
      </w:r>
      <w:r w:rsidR="00792CD0" w:rsidRPr="00792CD0">
        <w:rPr>
          <w:rFonts w:ascii="Times New Roman"/>
          <w:sz w:val="22"/>
          <w:szCs w:val="22"/>
        </w:rPr>
        <w:t xml:space="preserve"> </w:t>
      </w:r>
      <w:r w:rsidR="00792CD0" w:rsidRPr="00792CD0">
        <w:rPr>
          <w:rFonts w:ascii="Times New Roman"/>
          <w:sz w:val="22"/>
          <w:szCs w:val="22"/>
        </w:rPr>
        <w:t>요청하는</w:t>
      </w:r>
      <w:r w:rsidR="00792CD0" w:rsidRPr="00792CD0">
        <w:rPr>
          <w:rFonts w:ascii="Times New Roman"/>
          <w:sz w:val="22"/>
          <w:szCs w:val="22"/>
        </w:rPr>
        <w:t xml:space="preserve"> </w:t>
      </w:r>
      <w:r w:rsidR="00792CD0" w:rsidRPr="00792CD0">
        <w:rPr>
          <w:rFonts w:ascii="Times New Roman"/>
          <w:sz w:val="22"/>
          <w:szCs w:val="22"/>
        </w:rPr>
        <w:t>경우</w:t>
      </w:r>
      <w:r w:rsidR="00792CD0" w:rsidRPr="00792CD0">
        <w:rPr>
          <w:rFonts w:ascii="Times New Roman"/>
          <w:sz w:val="22"/>
          <w:szCs w:val="22"/>
        </w:rPr>
        <w:t xml:space="preserve"> </w:t>
      </w:r>
      <w:r w:rsidR="00792CD0" w:rsidRPr="00792CD0">
        <w:rPr>
          <w:rFonts w:ascii="Times New Roman"/>
          <w:sz w:val="22"/>
          <w:szCs w:val="22"/>
        </w:rPr>
        <w:t>원본</w:t>
      </w:r>
      <w:r w:rsidR="00792CD0" w:rsidRPr="00792CD0">
        <w:rPr>
          <w:rFonts w:ascii="Times New Roman"/>
          <w:sz w:val="22"/>
          <w:szCs w:val="22"/>
        </w:rPr>
        <w:t>)</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r w:rsidRPr="005C21C4">
        <w:rPr>
          <w:rFonts w:ascii="Times New Roman"/>
          <w:sz w:val="22"/>
          <w:szCs w:val="22"/>
        </w:rPr>
        <w:t>보험근질권이</w:t>
      </w:r>
      <w:r w:rsidRPr="005C21C4">
        <w:rPr>
          <w:rFonts w:ascii="Times New Roman"/>
          <w:sz w:val="22"/>
          <w:szCs w:val="22"/>
        </w:rPr>
        <w:t xml:space="preserve"> </w:t>
      </w:r>
      <w:r w:rsidRPr="005C21C4">
        <w:rPr>
          <w:rFonts w:ascii="Times New Roman"/>
          <w:sz w:val="22"/>
          <w:szCs w:val="22"/>
        </w:rPr>
        <w:t>설정되었음을</w:t>
      </w:r>
      <w:r w:rsidRPr="005C21C4">
        <w:rPr>
          <w:rFonts w:ascii="Times New Roman"/>
          <w:sz w:val="22"/>
          <w:szCs w:val="22"/>
        </w:rPr>
        <w:t xml:space="preserve"> </w:t>
      </w:r>
      <w:r w:rsidRPr="005C21C4">
        <w:rPr>
          <w:rFonts w:ascii="Times New Roman"/>
          <w:sz w:val="22"/>
          <w:szCs w:val="22"/>
        </w:rPr>
        <w:t>확인할</w:t>
      </w:r>
      <w:r w:rsidRPr="005C21C4">
        <w:rPr>
          <w:rFonts w:ascii="Times New Roman"/>
          <w:sz w:val="22"/>
          <w:szCs w:val="22"/>
        </w:rPr>
        <w:t xml:space="preserve"> </w:t>
      </w:r>
      <w:r w:rsidRPr="005C21C4">
        <w:rPr>
          <w:rFonts w:ascii="Times New Roman"/>
          <w:sz w:val="22"/>
          <w:szCs w:val="22"/>
        </w:rPr>
        <w:t>수</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문언이</w:t>
      </w:r>
      <w:r w:rsidRPr="005C21C4">
        <w:rPr>
          <w:rFonts w:ascii="Times New Roman"/>
          <w:sz w:val="22"/>
          <w:szCs w:val="22"/>
        </w:rPr>
        <w:t xml:space="preserve"> </w:t>
      </w:r>
      <w:r w:rsidRPr="005C21C4">
        <w:rPr>
          <w:rFonts w:ascii="Times New Roman"/>
          <w:sz w:val="22"/>
          <w:szCs w:val="22"/>
        </w:rPr>
        <w:t>기재된</w:t>
      </w:r>
      <w:r w:rsidRPr="005C21C4">
        <w:rPr>
          <w:rFonts w:ascii="Times New Roman"/>
          <w:sz w:val="22"/>
          <w:szCs w:val="22"/>
        </w:rPr>
        <w:t xml:space="preserve"> </w:t>
      </w:r>
      <w:r w:rsidRPr="005C21C4">
        <w:rPr>
          <w:rFonts w:ascii="Times New Roman"/>
          <w:sz w:val="22"/>
          <w:szCs w:val="22"/>
        </w:rPr>
        <w:t>보험배서증권</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제출하여야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r w:rsidR="00407FE0" w:rsidRPr="00413874">
        <w:rPr>
          <w:rFonts w:ascii="Times New Roman"/>
          <w:sz w:val="22"/>
          <w:szCs w:val="22"/>
        </w:rPr>
        <w:t xml:space="preserve"> </w:t>
      </w:r>
      <w:r w:rsidR="00C16E7A" w:rsidRPr="00C16E7A">
        <w:rPr>
          <w:rFonts w:ascii="Times New Roman"/>
          <w:sz w:val="22"/>
          <w:szCs w:val="22"/>
        </w:rPr>
        <w:t>다만</w:t>
      </w:r>
      <w:r w:rsidR="00C16E7A" w:rsidRPr="00C16E7A">
        <w:rPr>
          <w:rFonts w:ascii="Times New Roman"/>
          <w:sz w:val="22"/>
          <w:szCs w:val="22"/>
        </w:rPr>
        <w:t xml:space="preserve">, </w:t>
      </w:r>
      <w:r w:rsidR="00C16E7A" w:rsidRPr="00C16E7A">
        <w:rPr>
          <w:rFonts w:ascii="Times New Roman"/>
          <w:sz w:val="22"/>
          <w:szCs w:val="22"/>
        </w:rPr>
        <w:t>매도인으로부터</w:t>
      </w:r>
      <w:r w:rsidR="00C16E7A" w:rsidRPr="00C16E7A">
        <w:rPr>
          <w:rFonts w:ascii="Times New Roman"/>
          <w:sz w:val="22"/>
          <w:szCs w:val="22"/>
        </w:rPr>
        <w:t xml:space="preserve"> </w:t>
      </w:r>
      <w:r w:rsidR="00C16E7A" w:rsidRPr="00C16E7A">
        <w:rPr>
          <w:rFonts w:ascii="Times New Roman"/>
          <w:sz w:val="22"/>
          <w:szCs w:val="22"/>
        </w:rPr>
        <w:t>승계하는</w:t>
      </w:r>
      <w:r w:rsidR="00C16E7A" w:rsidRPr="00C16E7A">
        <w:rPr>
          <w:rFonts w:ascii="Times New Roman"/>
          <w:sz w:val="22"/>
          <w:szCs w:val="22"/>
        </w:rPr>
        <w:t xml:space="preserve"> </w:t>
      </w:r>
      <w:r w:rsidR="00C16E7A" w:rsidRPr="00C16E7A">
        <w:rPr>
          <w:rFonts w:ascii="Times New Roman"/>
          <w:sz w:val="22"/>
          <w:szCs w:val="22"/>
        </w:rPr>
        <w:t>보험계약의</w:t>
      </w:r>
      <w:r w:rsidR="00C16E7A" w:rsidRPr="00C16E7A">
        <w:rPr>
          <w:rFonts w:ascii="Times New Roman"/>
          <w:sz w:val="22"/>
          <w:szCs w:val="22"/>
        </w:rPr>
        <w:t xml:space="preserve"> </w:t>
      </w:r>
      <w:r w:rsidR="00C16E7A" w:rsidRPr="00C16E7A">
        <w:rPr>
          <w:rFonts w:ascii="Times New Roman"/>
          <w:sz w:val="22"/>
          <w:szCs w:val="22"/>
        </w:rPr>
        <w:t>경우</w:t>
      </w:r>
      <w:r w:rsidR="00C16E7A" w:rsidRPr="00C16E7A">
        <w:rPr>
          <w:rFonts w:ascii="Times New Roman"/>
          <w:sz w:val="22"/>
          <w:szCs w:val="22"/>
        </w:rPr>
        <w:t xml:space="preserve"> </w:t>
      </w:r>
      <w:r w:rsidR="00C16E7A" w:rsidRPr="00C16E7A">
        <w:rPr>
          <w:rFonts w:ascii="Times New Roman"/>
          <w:sz w:val="22"/>
          <w:szCs w:val="22"/>
        </w:rPr>
        <w:t>기존</w:t>
      </w:r>
      <w:r w:rsidR="00C16E7A" w:rsidRPr="00C16E7A">
        <w:rPr>
          <w:rFonts w:ascii="Times New Roman"/>
          <w:sz w:val="22"/>
          <w:szCs w:val="22"/>
        </w:rPr>
        <w:t xml:space="preserve"> </w:t>
      </w:r>
      <w:r w:rsidR="00C16E7A" w:rsidRPr="00C16E7A">
        <w:rPr>
          <w:rFonts w:ascii="Times New Roman"/>
          <w:sz w:val="22"/>
          <w:szCs w:val="22"/>
        </w:rPr>
        <w:t>보험금청구권에</w:t>
      </w:r>
      <w:r w:rsidR="00C16E7A" w:rsidRPr="00C16E7A">
        <w:rPr>
          <w:rFonts w:ascii="Times New Roman"/>
          <w:sz w:val="22"/>
          <w:szCs w:val="22"/>
        </w:rPr>
        <w:t xml:space="preserve"> </w:t>
      </w:r>
      <w:r w:rsidR="00C16E7A" w:rsidRPr="00C16E7A">
        <w:rPr>
          <w:rFonts w:ascii="Times New Roman"/>
          <w:sz w:val="22"/>
          <w:szCs w:val="22"/>
        </w:rPr>
        <w:t>대한</w:t>
      </w:r>
      <w:r w:rsidR="00C16E7A" w:rsidRPr="00C16E7A">
        <w:rPr>
          <w:rFonts w:ascii="Times New Roman"/>
          <w:sz w:val="22"/>
          <w:szCs w:val="22"/>
        </w:rPr>
        <w:t xml:space="preserve"> </w:t>
      </w:r>
      <w:r w:rsidR="00C16E7A" w:rsidRPr="00C16E7A">
        <w:rPr>
          <w:rFonts w:ascii="Times New Roman"/>
          <w:sz w:val="22"/>
          <w:szCs w:val="22"/>
        </w:rPr>
        <w:t>근질권의</w:t>
      </w:r>
      <w:r w:rsidR="00C16E7A" w:rsidRPr="00C16E7A">
        <w:rPr>
          <w:rFonts w:ascii="Times New Roman"/>
          <w:sz w:val="22"/>
          <w:szCs w:val="22"/>
        </w:rPr>
        <w:t xml:space="preserve"> </w:t>
      </w:r>
      <w:r w:rsidR="00C16E7A" w:rsidRPr="00C16E7A">
        <w:rPr>
          <w:rFonts w:ascii="Times New Roman"/>
          <w:sz w:val="22"/>
          <w:szCs w:val="22"/>
        </w:rPr>
        <w:t>해지</w:t>
      </w:r>
      <w:r w:rsidR="00C16E7A" w:rsidRPr="00C16E7A">
        <w:rPr>
          <w:rFonts w:ascii="Times New Roman"/>
          <w:sz w:val="22"/>
          <w:szCs w:val="22"/>
        </w:rPr>
        <w:t xml:space="preserve"> </w:t>
      </w:r>
      <w:r w:rsidR="00C16E7A" w:rsidRPr="00C16E7A">
        <w:rPr>
          <w:rFonts w:ascii="Times New Roman"/>
          <w:sz w:val="22"/>
          <w:szCs w:val="22"/>
        </w:rPr>
        <w:t>및</w:t>
      </w:r>
      <w:r w:rsidR="00C16E7A" w:rsidRPr="00C16E7A">
        <w:rPr>
          <w:rFonts w:ascii="Times New Roman"/>
          <w:sz w:val="22"/>
          <w:szCs w:val="22"/>
        </w:rPr>
        <w:t xml:space="preserve"> </w:t>
      </w:r>
      <w:r w:rsidR="00C16E7A" w:rsidRPr="00C16E7A">
        <w:rPr>
          <w:rFonts w:ascii="Times New Roman"/>
          <w:sz w:val="22"/>
          <w:szCs w:val="22"/>
        </w:rPr>
        <w:t>보험계약자</w:t>
      </w:r>
      <w:r w:rsidR="00C16E7A" w:rsidRPr="00C16E7A">
        <w:rPr>
          <w:rFonts w:ascii="Times New Roman"/>
          <w:sz w:val="22"/>
          <w:szCs w:val="22"/>
        </w:rPr>
        <w:t>·</w:t>
      </w:r>
      <w:r w:rsidR="00C16E7A" w:rsidRPr="00C16E7A">
        <w:rPr>
          <w:rFonts w:ascii="Times New Roman"/>
          <w:sz w:val="22"/>
          <w:szCs w:val="22"/>
        </w:rPr>
        <w:t>피보험자</w:t>
      </w:r>
      <w:r w:rsidR="00C16E7A" w:rsidRPr="00C16E7A">
        <w:rPr>
          <w:rFonts w:ascii="Times New Roman"/>
          <w:sz w:val="22"/>
          <w:szCs w:val="22"/>
        </w:rPr>
        <w:t xml:space="preserve"> </w:t>
      </w:r>
      <w:r w:rsidR="00C16E7A" w:rsidRPr="00C16E7A">
        <w:rPr>
          <w:rFonts w:ascii="Times New Roman"/>
          <w:sz w:val="22"/>
          <w:szCs w:val="22"/>
        </w:rPr>
        <w:t>변경을</w:t>
      </w:r>
      <w:r w:rsidR="00C16E7A" w:rsidRPr="00C16E7A">
        <w:rPr>
          <w:rFonts w:ascii="Times New Roman"/>
          <w:sz w:val="22"/>
          <w:szCs w:val="22"/>
        </w:rPr>
        <w:t xml:space="preserve"> </w:t>
      </w:r>
      <w:r w:rsidR="00C16E7A" w:rsidRPr="00C16E7A">
        <w:rPr>
          <w:rFonts w:ascii="Times New Roman"/>
          <w:sz w:val="22"/>
          <w:szCs w:val="22"/>
        </w:rPr>
        <w:t>위한</w:t>
      </w:r>
      <w:r w:rsidR="00C16E7A" w:rsidRPr="00C16E7A">
        <w:rPr>
          <w:rFonts w:ascii="Times New Roman"/>
          <w:sz w:val="22"/>
          <w:szCs w:val="22"/>
        </w:rPr>
        <w:t xml:space="preserve"> </w:t>
      </w:r>
      <w:r w:rsidR="00C16E7A" w:rsidRPr="00C16E7A">
        <w:rPr>
          <w:rFonts w:ascii="Times New Roman"/>
          <w:sz w:val="22"/>
          <w:szCs w:val="22"/>
        </w:rPr>
        <w:t>보험회사의</w:t>
      </w:r>
      <w:r w:rsidR="00C16E7A" w:rsidRPr="00C16E7A">
        <w:rPr>
          <w:rFonts w:ascii="Times New Roman"/>
          <w:sz w:val="22"/>
          <w:szCs w:val="22"/>
        </w:rPr>
        <w:t xml:space="preserve"> </w:t>
      </w:r>
      <w:r w:rsidR="00C16E7A" w:rsidRPr="00C16E7A">
        <w:rPr>
          <w:rFonts w:ascii="Times New Roman"/>
          <w:sz w:val="22"/>
          <w:szCs w:val="22"/>
        </w:rPr>
        <w:t>절차로</w:t>
      </w:r>
      <w:r w:rsidR="00C16E7A" w:rsidRPr="00C16E7A">
        <w:rPr>
          <w:rFonts w:ascii="Times New Roman"/>
          <w:sz w:val="22"/>
          <w:szCs w:val="22"/>
        </w:rPr>
        <w:t xml:space="preserve"> </w:t>
      </w:r>
      <w:r w:rsidR="00C16E7A" w:rsidRPr="00C16E7A">
        <w:rPr>
          <w:rFonts w:ascii="Times New Roman"/>
          <w:sz w:val="22"/>
          <w:szCs w:val="22"/>
        </w:rPr>
        <w:t>인하여</w:t>
      </w:r>
      <w:r w:rsidR="00C16E7A" w:rsidRPr="00C16E7A">
        <w:rPr>
          <w:rFonts w:ascii="Times New Roman"/>
          <w:sz w:val="22"/>
          <w:szCs w:val="22"/>
        </w:rPr>
        <w:t xml:space="preserve"> </w:t>
      </w:r>
      <w:r w:rsidR="00C16E7A" w:rsidRPr="00C16E7A">
        <w:rPr>
          <w:rFonts w:ascii="Times New Roman"/>
          <w:sz w:val="22"/>
          <w:szCs w:val="22"/>
        </w:rPr>
        <w:t>위</w:t>
      </w:r>
      <w:r w:rsidR="00C16E7A" w:rsidRPr="00C16E7A">
        <w:rPr>
          <w:rFonts w:ascii="Times New Roman"/>
          <w:sz w:val="22"/>
          <w:szCs w:val="22"/>
        </w:rPr>
        <w:t xml:space="preserve"> </w:t>
      </w:r>
      <w:r w:rsidR="00C16E7A" w:rsidRPr="00C16E7A">
        <w:rPr>
          <w:rFonts w:ascii="Times New Roman"/>
          <w:sz w:val="22"/>
          <w:szCs w:val="22"/>
        </w:rPr>
        <w:t>기한</w:t>
      </w:r>
      <w:r w:rsidR="00C16E7A" w:rsidRPr="00C16E7A">
        <w:rPr>
          <w:rFonts w:ascii="Times New Roman"/>
          <w:sz w:val="22"/>
          <w:szCs w:val="22"/>
        </w:rPr>
        <w:t xml:space="preserve"> </w:t>
      </w:r>
      <w:r w:rsidR="00C16E7A" w:rsidRPr="00C16E7A">
        <w:rPr>
          <w:rFonts w:ascii="Times New Roman"/>
          <w:sz w:val="22"/>
          <w:szCs w:val="22"/>
        </w:rPr>
        <w:t>내</w:t>
      </w:r>
      <w:r w:rsidR="00C16E7A" w:rsidRPr="00C16E7A">
        <w:rPr>
          <w:rFonts w:ascii="Times New Roman"/>
          <w:sz w:val="22"/>
          <w:szCs w:val="22"/>
        </w:rPr>
        <w:t xml:space="preserve"> </w:t>
      </w:r>
      <w:r w:rsidR="00C16E7A" w:rsidRPr="00C16E7A">
        <w:rPr>
          <w:rFonts w:ascii="Times New Roman"/>
          <w:sz w:val="22"/>
          <w:szCs w:val="22"/>
        </w:rPr>
        <w:t>제출이</w:t>
      </w:r>
      <w:r w:rsidR="00C16E7A" w:rsidRPr="00C16E7A">
        <w:rPr>
          <w:rFonts w:ascii="Times New Roman"/>
          <w:sz w:val="22"/>
          <w:szCs w:val="22"/>
        </w:rPr>
        <w:t xml:space="preserve"> </w:t>
      </w:r>
      <w:r w:rsidR="00C16E7A" w:rsidRPr="00C16E7A">
        <w:rPr>
          <w:rFonts w:ascii="Times New Roman"/>
          <w:sz w:val="22"/>
          <w:szCs w:val="22"/>
        </w:rPr>
        <w:t>어려운</w:t>
      </w:r>
      <w:r w:rsidR="00C16E7A" w:rsidRPr="00C16E7A">
        <w:rPr>
          <w:rFonts w:ascii="Times New Roman"/>
          <w:sz w:val="22"/>
          <w:szCs w:val="22"/>
        </w:rPr>
        <w:t xml:space="preserve"> </w:t>
      </w:r>
      <w:r w:rsidR="00C16E7A" w:rsidRPr="00C16E7A">
        <w:rPr>
          <w:rFonts w:ascii="Times New Roman"/>
          <w:sz w:val="22"/>
          <w:szCs w:val="22"/>
        </w:rPr>
        <w:t>경우에는</w:t>
      </w:r>
      <w:r w:rsidR="00C16E7A" w:rsidRPr="00C16E7A">
        <w:rPr>
          <w:rFonts w:ascii="Times New Roman"/>
          <w:sz w:val="22"/>
          <w:szCs w:val="22"/>
        </w:rPr>
        <w:t xml:space="preserve"> </w:t>
      </w:r>
      <w:r w:rsidR="00C16E7A" w:rsidRPr="00C16E7A">
        <w:rPr>
          <w:rFonts w:ascii="Times New Roman"/>
          <w:sz w:val="22"/>
          <w:szCs w:val="22"/>
        </w:rPr>
        <w:t>대주와</w:t>
      </w:r>
      <w:r w:rsidR="00C16E7A" w:rsidRPr="00C16E7A">
        <w:rPr>
          <w:rFonts w:ascii="Times New Roman"/>
          <w:sz w:val="22"/>
          <w:szCs w:val="22"/>
        </w:rPr>
        <w:t xml:space="preserve"> </w:t>
      </w:r>
      <w:r w:rsidR="00C16E7A" w:rsidRPr="00C16E7A">
        <w:rPr>
          <w:rFonts w:ascii="Times New Roman"/>
          <w:sz w:val="22"/>
          <w:szCs w:val="22"/>
        </w:rPr>
        <w:t>협의하여</w:t>
      </w:r>
      <w:r w:rsidR="00C16E7A" w:rsidRPr="00C16E7A">
        <w:rPr>
          <w:rFonts w:ascii="Times New Roman"/>
          <w:sz w:val="22"/>
          <w:szCs w:val="22"/>
        </w:rPr>
        <w:t xml:space="preserve"> </w:t>
      </w:r>
      <w:r w:rsidR="00C16E7A" w:rsidRPr="00C16E7A">
        <w:rPr>
          <w:rFonts w:ascii="Times New Roman"/>
          <w:sz w:val="22"/>
          <w:szCs w:val="22"/>
        </w:rPr>
        <w:t>그</w:t>
      </w:r>
      <w:r w:rsidR="00C16E7A" w:rsidRPr="00C16E7A">
        <w:rPr>
          <w:rFonts w:ascii="Times New Roman"/>
          <w:sz w:val="22"/>
          <w:szCs w:val="22"/>
        </w:rPr>
        <w:t xml:space="preserve"> </w:t>
      </w:r>
      <w:r w:rsidR="00C16E7A" w:rsidRPr="00C16E7A">
        <w:rPr>
          <w:rFonts w:ascii="Times New Roman"/>
          <w:sz w:val="22"/>
          <w:szCs w:val="22"/>
        </w:rPr>
        <w:t>제출기한을</w:t>
      </w:r>
      <w:r w:rsidR="00C16E7A" w:rsidRPr="00C16E7A">
        <w:rPr>
          <w:rFonts w:ascii="Times New Roman"/>
          <w:sz w:val="22"/>
          <w:szCs w:val="22"/>
        </w:rPr>
        <w:t xml:space="preserve"> </w:t>
      </w:r>
      <w:r w:rsidR="00C16E7A" w:rsidRPr="00C16E7A">
        <w:rPr>
          <w:rFonts w:ascii="Times New Roman"/>
          <w:sz w:val="22"/>
          <w:szCs w:val="22"/>
        </w:rPr>
        <w:t>연장할</w:t>
      </w:r>
      <w:r w:rsidR="00C16E7A" w:rsidRPr="00C16E7A">
        <w:rPr>
          <w:rFonts w:ascii="Times New Roman"/>
          <w:sz w:val="22"/>
          <w:szCs w:val="22"/>
        </w:rPr>
        <w:t xml:space="preserve"> </w:t>
      </w:r>
      <w:r w:rsidR="00C16E7A" w:rsidRPr="00C16E7A">
        <w:rPr>
          <w:rFonts w:ascii="Times New Roman"/>
          <w:sz w:val="22"/>
          <w:szCs w:val="22"/>
        </w:rPr>
        <w:t>수</w:t>
      </w:r>
      <w:r w:rsidR="00C16E7A" w:rsidRPr="00C16E7A">
        <w:rPr>
          <w:rFonts w:ascii="Times New Roman"/>
          <w:sz w:val="22"/>
          <w:szCs w:val="22"/>
        </w:rPr>
        <w:t xml:space="preserve"> </w:t>
      </w:r>
      <w:r w:rsidR="00C16E7A" w:rsidRPr="00C16E7A">
        <w:rPr>
          <w:rFonts w:ascii="Times New Roman"/>
          <w:sz w:val="22"/>
          <w:szCs w:val="22"/>
        </w:rPr>
        <w:t>있다</w:t>
      </w:r>
      <w:r w:rsidR="00C16E7A" w:rsidRPr="00C16E7A">
        <w:rPr>
          <w:rFonts w:ascii="Times New Roman"/>
          <w:sz w:val="22"/>
          <w:szCs w:val="22"/>
        </w:rPr>
        <w:t>.</w:t>
      </w:r>
      <w:r w:rsidR="00792CD0">
        <w:rPr>
          <w:rFonts w:ascii="Times New Roman" w:hint="eastAsia"/>
          <w:sz w:val="22"/>
          <w:szCs w:val="22"/>
        </w:rPr>
        <w:t xml:space="preserve"> </w:t>
      </w:r>
      <w:del w:id="727" w:author="BKL" w:date="2026-10-12T20:10:00Z" w16du:dateUtc="2026-10-12T11:10:00Z">
        <w:r w:rsidR="00792CD0" w:rsidRPr="00792CD0" w:rsidDel="009242CF">
          <w:rPr>
            <w:rFonts w:ascii="Times New Roman" w:hint="eastAsia"/>
            <w:sz w:val="22"/>
            <w:szCs w:val="22"/>
            <w:highlight w:val="yellow"/>
          </w:rPr>
          <w:delText xml:space="preserve">[BKL Note: </w:delText>
        </w:r>
        <w:r w:rsidR="00792CD0" w:rsidRPr="00792CD0" w:rsidDel="009242CF">
          <w:rPr>
            <w:rFonts w:ascii="Times New Roman" w:hint="eastAsia"/>
            <w:sz w:val="22"/>
            <w:szCs w:val="22"/>
            <w:highlight w:val="yellow"/>
          </w:rPr>
          <w:delText>승낙서</w:delText>
        </w:r>
        <w:r w:rsidR="00792CD0" w:rsidRPr="00792CD0" w:rsidDel="009242CF">
          <w:rPr>
            <w:rFonts w:ascii="Times New Roman" w:hint="eastAsia"/>
            <w:sz w:val="22"/>
            <w:szCs w:val="22"/>
            <w:highlight w:val="yellow"/>
          </w:rPr>
          <w:delText xml:space="preserve"> </w:delText>
        </w:r>
        <w:r w:rsidR="00792CD0" w:rsidRPr="00792CD0" w:rsidDel="009242CF">
          <w:rPr>
            <w:rFonts w:ascii="Times New Roman" w:hint="eastAsia"/>
            <w:sz w:val="22"/>
            <w:szCs w:val="22"/>
            <w:highlight w:val="yellow"/>
          </w:rPr>
          <w:delText>제출의</w:delText>
        </w:r>
        <w:r w:rsidR="00792CD0" w:rsidRPr="00792CD0" w:rsidDel="009242CF">
          <w:rPr>
            <w:rFonts w:ascii="Times New Roman" w:hint="eastAsia"/>
            <w:sz w:val="22"/>
            <w:szCs w:val="22"/>
            <w:highlight w:val="yellow"/>
          </w:rPr>
          <w:delText xml:space="preserve"> </w:delText>
        </w:r>
        <w:r w:rsidR="00792CD0" w:rsidRPr="00792CD0" w:rsidDel="009242CF">
          <w:rPr>
            <w:rFonts w:ascii="Times New Roman" w:hint="eastAsia"/>
            <w:sz w:val="22"/>
            <w:szCs w:val="22"/>
            <w:highlight w:val="yellow"/>
          </w:rPr>
          <w:delText>경우</w:delText>
        </w:r>
        <w:r w:rsidR="00792CD0" w:rsidRPr="00792CD0" w:rsidDel="009242CF">
          <w:rPr>
            <w:rFonts w:ascii="Times New Roman" w:hint="eastAsia"/>
            <w:sz w:val="22"/>
            <w:szCs w:val="22"/>
            <w:highlight w:val="yellow"/>
          </w:rPr>
          <w:delText xml:space="preserve"> </w:delText>
        </w:r>
        <w:r w:rsidR="00792CD0" w:rsidRPr="00792CD0" w:rsidDel="009242CF">
          <w:rPr>
            <w:rFonts w:ascii="Times New Roman" w:hint="eastAsia"/>
            <w:sz w:val="22"/>
            <w:szCs w:val="22"/>
            <w:highlight w:val="yellow"/>
          </w:rPr>
          <w:delText>부록</w:delText>
        </w:r>
        <w:r w:rsidR="00792CD0" w:rsidRPr="00792CD0" w:rsidDel="009242CF">
          <w:rPr>
            <w:rFonts w:ascii="Times New Roman" w:hint="eastAsia"/>
            <w:sz w:val="22"/>
            <w:szCs w:val="22"/>
            <w:highlight w:val="yellow"/>
          </w:rPr>
          <w:delText xml:space="preserve">2. </w:delText>
        </w:r>
        <w:r w:rsidR="00792CD0" w:rsidRPr="00792CD0" w:rsidDel="009242CF">
          <w:rPr>
            <w:rFonts w:ascii="Times New Roman" w:hint="eastAsia"/>
            <w:sz w:val="22"/>
            <w:szCs w:val="22"/>
            <w:highlight w:val="yellow"/>
          </w:rPr>
          <w:delText>기재와</w:delText>
        </w:r>
        <w:r w:rsidR="00792CD0" w:rsidRPr="00792CD0" w:rsidDel="009242CF">
          <w:rPr>
            <w:rFonts w:ascii="Times New Roman" w:hint="eastAsia"/>
            <w:sz w:val="22"/>
            <w:szCs w:val="22"/>
            <w:highlight w:val="yellow"/>
          </w:rPr>
          <w:delText xml:space="preserve"> </w:delText>
        </w:r>
        <w:r w:rsidR="00792CD0" w:rsidRPr="00792CD0" w:rsidDel="009242CF">
          <w:rPr>
            <w:rFonts w:ascii="Times New Roman" w:hint="eastAsia"/>
            <w:sz w:val="22"/>
            <w:szCs w:val="22"/>
            <w:highlight w:val="yellow"/>
          </w:rPr>
          <w:delText>통일하였습니다</w:delText>
        </w:r>
        <w:r w:rsidR="00792CD0" w:rsidRPr="00792CD0" w:rsidDel="009242CF">
          <w:rPr>
            <w:rFonts w:ascii="Times New Roman" w:hint="eastAsia"/>
            <w:sz w:val="22"/>
            <w:szCs w:val="22"/>
            <w:highlight w:val="yellow"/>
          </w:rPr>
          <w:delText>.]</w:delText>
        </w:r>
      </w:del>
    </w:p>
    <w:p w14:paraId="0419C41E"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585AC756" w14:textId="48D92FF3" w:rsidR="00320DD9" w:rsidRPr="00413874" w:rsidRDefault="00320DD9"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728" w:name="_Toc191645648"/>
      <w:bookmarkStart w:id="729" w:name="_Toc240898075"/>
      <w:bookmarkStart w:id="730" w:name="_Toc242777960"/>
      <w:r w:rsidRPr="00413874">
        <w:rPr>
          <w:rFonts w:ascii="Times New Roman" w:eastAsia="바탕" w:hAnsi="Times New Roman"/>
          <w:kern w:val="0"/>
          <w:sz w:val="22"/>
          <w:szCs w:val="22"/>
        </w:rPr>
        <w:t>예금채권에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근질권</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bookmarkEnd w:id="728"/>
      <w:bookmarkEnd w:id="729"/>
      <w:bookmarkEnd w:id="730"/>
    </w:p>
    <w:p w14:paraId="2D9E1ABD" w14:textId="77777777" w:rsidR="00320DD9" w:rsidRPr="00413874" w:rsidRDefault="00320DD9" w:rsidP="00320DD9">
      <w:pPr>
        <w:tabs>
          <w:tab w:val="left" w:pos="400"/>
        </w:tabs>
        <w:adjustRightInd w:val="0"/>
        <w:snapToGrid w:val="0"/>
        <w:spacing w:line="400" w:lineRule="exact"/>
        <w:rPr>
          <w:rFonts w:ascii="Times New Roman"/>
          <w:sz w:val="22"/>
          <w:szCs w:val="22"/>
        </w:rPr>
      </w:pPr>
    </w:p>
    <w:p w14:paraId="312996BC" w14:textId="493C1BF6" w:rsidR="00874ED2" w:rsidRPr="00413874" w:rsidRDefault="00874ED2" w:rsidP="00874ED2">
      <w:pPr>
        <w:numPr>
          <w:ilvl w:val="0"/>
          <w:numId w:val="67"/>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차주가</w:t>
      </w:r>
      <w:r w:rsidRPr="005C21C4">
        <w:rPr>
          <w:rFonts w:ascii="Times New Roman"/>
          <w:sz w:val="22"/>
          <w:szCs w:val="22"/>
        </w:rPr>
        <w:t xml:space="preserve"> </w:t>
      </w:r>
      <w:r w:rsidRPr="005C21C4">
        <w:rPr>
          <w:rFonts w:ascii="Times New Roman"/>
          <w:sz w:val="22"/>
          <w:szCs w:val="22"/>
        </w:rPr>
        <w:t>보유하고</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보험금수령계좌</w:t>
      </w:r>
      <w:r>
        <w:rPr>
          <w:rFonts w:ascii="Times New Roman" w:hint="eastAsia"/>
          <w:sz w:val="22"/>
          <w:szCs w:val="22"/>
        </w:rPr>
        <w:t xml:space="preserve">, Tranche A </w:t>
      </w:r>
      <w:r>
        <w:rPr>
          <w:rFonts w:ascii="Times New Roman" w:hint="eastAsia"/>
          <w:sz w:val="22"/>
          <w:szCs w:val="22"/>
        </w:rPr>
        <w:t>이자유보계좌</w:t>
      </w:r>
      <w:r w:rsidRPr="005C21C4">
        <w:rPr>
          <w:rFonts w:ascii="Times New Roman"/>
          <w:sz w:val="22"/>
          <w:szCs w:val="22"/>
        </w:rPr>
        <w:t xml:space="preserve"> </w:t>
      </w:r>
      <w:r w:rsidRPr="005C21C4">
        <w:rPr>
          <w:rFonts w:ascii="Times New Roman"/>
          <w:sz w:val="22"/>
          <w:szCs w:val="22"/>
        </w:rPr>
        <w:t>및</w:t>
      </w:r>
      <w:r>
        <w:rPr>
          <w:rFonts w:ascii="Times New Roman" w:hint="eastAsia"/>
          <w:sz w:val="22"/>
          <w:szCs w:val="22"/>
        </w:rPr>
        <w:t xml:space="preserve"> Tranche B</w:t>
      </w:r>
      <w:r w:rsidRPr="005C21C4">
        <w:rPr>
          <w:rFonts w:ascii="Times New Roman"/>
          <w:sz w:val="22"/>
          <w:szCs w:val="22"/>
        </w:rPr>
        <w:t xml:space="preserve"> </w:t>
      </w:r>
      <w:r w:rsidRPr="005C21C4">
        <w:rPr>
          <w:rFonts w:ascii="Times New Roman"/>
          <w:sz w:val="22"/>
          <w:szCs w:val="22"/>
        </w:rPr>
        <w:t>이자유보계좌에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예금채권에</w:t>
      </w:r>
      <w:r w:rsidRPr="005C21C4">
        <w:rPr>
          <w:rFonts w:ascii="Times New Roman"/>
          <w:sz w:val="22"/>
          <w:szCs w:val="22"/>
        </w:rPr>
        <w:t xml:space="preserve"> </w:t>
      </w:r>
      <w:r w:rsidRPr="005C21C4">
        <w:rPr>
          <w:rFonts w:ascii="Times New Roman"/>
          <w:sz w:val="22"/>
          <w:szCs w:val="22"/>
        </w:rPr>
        <w:t>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w:t>
      </w:r>
      <w:r w:rsidRPr="005C21C4">
        <w:rPr>
          <w:rFonts w:ascii="Times New Roman"/>
          <w:sz w:val="22"/>
          <w:szCs w:val="22"/>
        </w:rPr>
        <w:t>채권최고액은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설정하는</w:t>
      </w:r>
      <w:r w:rsidRPr="005C21C4" w:rsidDel="005C21C4">
        <w:rPr>
          <w:rFonts w:ascii="Times New Roman"/>
          <w:sz w:val="22"/>
          <w:szCs w:val="22"/>
        </w:rPr>
        <w:t xml:space="preserve"> </w:t>
      </w:r>
      <w:r w:rsidRPr="00413874">
        <w:rPr>
          <w:rFonts w:ascii="Times New Roman"/>
          <w:sz w:val="22"/>
          <w:szCs w:val="22"/>
        </w:rPr>
        <w:t>예금채권근질권설정계약</w:t>
      </w:r>
      <w:r w:rsidRPr="00A645AF">
        <w:rPr>
          <w:rFonts w:ascii="Times New Roman"/>
          <w:sz w:val="22"/>
          <w:szCs w:val="22"/>
        </w:rPr>
        <w:t>을</w:t>
      </w:r>
      <w:r w:rsidRPr="00A645AF">
        <w:rPr>
          <w:rFonts w:ascii="Times New Roman"/>
          <w:sz w:val="22"/>
          <w:szCs w:val="22"/>
        </w:rPr>
        <w:t xml:space="preserve"> </w:t>
      </w:r>
      <w:r w:rsidRPr="00A645AF">
        <w:rPr>
          <w:rFonts w:ascii="Times New Roman"/>
          <w:sz w:val="22"/>
          <w:szCs w:val="22"/>
        </w:rPr>
        <w:t>본</w:t>
      </w:r>
      <w:r w:rsidRPr="00A645AF">
        <w:rPr>
          <w:rFonts w:ascii="Times New Roman"/>
          <w:sz w:val="22"/>
          <w:szCs w:val="22"/>
        </w:rPr>
        <w:t xml:space="preserve"> </w:t>
      </w:r>
      <w:r w:rsidRPr="00A645AF">
        <w:rPr>
          <w:rFonts w:ascii="Times New Roman"/>
          <w:sz w:val="22"/>
          <w:szCs w:val="22"/>
        </w:rPr>
        <w:t>약정</w:t>
      </w:r>
      <w:r w:rsidRPr="00A645AF">
        <w:rPr>
          <w:rFonts w:ascii="Times New Roman"/>
          <w:sz w:val="22"/>
          <w:szCs w:val="22"/>
        </w:rPr>
        <w:t xml:space="preserve"> </w:t>
      </w:r>
      <w:r w:rsidRPr="00A645AF">
        <w:rPr>
          <w:rFonts w:ascii="Times New Roman"/>
          <w:sz w:val="22"/>
          <w:szCs w:val="22"/>
        </w:rPr>
        <w:t>체결일까지</w:t>
      </w:r>
      <w:r w:rsidRPr="00A645AF">
        <w:rPr>
          <w:rFonts w:ascii="Times New Roman"/>
          <w:sz w:val="22"/>
          <w:szCs w:val="22"/>
        </w:rPr>
        <w:t xml:space="preserve"> </w:t>
      </w:r>
      <w:r w:rsidRPr="00A645AF">
        <w:rPr>
          <w:rFonts w:ascii="Times New Roman"/>
          <w:sz w:val="22"/>
          <w:szCs w:val="22"/>
        </w:rPr>
        <w:t>체결하도록</w:t>
      </w:r>
      <w:r w:rsidRPr="00A645AF">
        <w:rPr>
          <w:rFonts w:ascii="Times New Roman"/>
          <w:sz w:val="22"/>
          <w:szCs w:val="22"/>
        </w:rPr>
        <w:t xml:space="preserve"> </w:t>
      </w:r>
      <w:r w:rsidRPr="00A645AF">
        <w:rPr>
          <w:rFonts w:ascii="Times New Roman"/>
          <w:sz w:val="22"/>
          <w:szCs w:val="22"/>
        </w:rPr>
        <w:t>하여야</w:t>
      </w:r>
      <w:r w:rsidRPr="00A645AF">
        <w:rPr>
          <w:rFonts w:ascii="Times New Roman"/>
          <w:sz w:val="22"/>
          <w:szCs w:val="22"/>
        </w:rPr>
        <w:t xml:space="preserve"> </w:t>
      </w:r>
      <w:r w:rsidRPr="00A645AF">
        <w:rPr>
          <w:rFonts w:ascii="Times New Roman"/>
          <w:sz w:val="22"/>
          <w:szCs w:val="22"/>
        </w:rPr>
        <w:t>한다</w:t>
      </w:r>
      <w:r w:rsidRPr="00A645AF">
        <w:rPr>
          <w:rFonts w:ascii="Times New Roman"/>
          <w:sz w:val="22"/>
          <w:szCs w:val="22"/>
        </w:rPr>
        <w:t>.</w:t>
      </w:r>
      <w:r w:rsidRPr="00413874">
        <w:rPr>
          <w:rFonts w:ascii="Times New Roman" w:hint="eastAsia"/>
          <w:sz w:val="22"/>
          <w:szCs w:val="22"/>
        </w:rPr>
        <w:t xml:space="preserve"> </w:t>
      </w:r>
    </w:p>
    <w:p w14:paraId="0A8B4A1B" w14:textId="77777777" w:rsidR="004B60E3" w:rsidRPr="00413874" w:rsidRDefault="004B60E3" w:rsidP="00381D55">
      <w:pPr>
        <w:adjustRightInd w:val="0"/>
        <w:snapToGrid w:val="0"/>
        <w:spacing w:line="400" w:lineRule="exact"/>
        <w:rPr>
          <w:rFonts w:ascii="Times New Roman"/>
          <w:sz w:val="22"/>
          <w:szCs w:val="22"/>
        </w:rPr>
      </w:pPr>
    </w:p>
    <w:p w14:paraId="25749F1A" w14:textId="422732DB" w:rsidR="00320DD9" w:rsidRPr="00413874" w:rsidRDefault="00320DD9" w:rsidP="00126DD8">
      <w:pPr>
        <w:numPr>
          <w:ilvl w:val="0"/>
          <w:numId w:val="67"/>
        </w:numPr>
        <w:adjustRightInd w:val="0"/>
        <w:snapToGrid w:val="0"/>
        <w:spacing w:line="400" w:lineRule="exact"/>
        <w:rPr>
          <w:rFonts w:ascii="Times New Roman"/>
          <w:kern w:val="0"/>
          <w:sz w:val="22"/>
          <w:szCs w:val="22"/>
        </w:rPr>
      </w:pPr>
      <w:r w:rsidRPr="00413874">
        <w:rPr>
          <w:rFonts w:ascii="Times New Roman"/>
          <w:sz w:val="22"/>
          <w:szCs w:val="22"/>
        </w:rPr>
        <w:t>차주는</w:t>
      </w:r>
      <w:r w:rsidRPr="00413874">
        <w:rPr>
          <w:rFonts w:ascii="Times New Roman"/>
          <w:sz w:val="22"/>
          <w:szCs w:val="22"/>
        </w:rPr>
        <w:t xml:space="preserve"> </w:t>
      </w:r>
      <w:r w:rsidR="00A50672" w:rsidRPr="00413874">
        <w:rPr>
          <w:rFonts w:ascii="Times New Roman"/>
          <w:sz w:val="22"/>
          <w:szCs w:val="22"/>
        </w:rPr>
        <w:t>인출일</w:t>
      </w:r>
      <w:r w:rsidR="00A8463E" w:rsidRPr="00413874">
        <w:rPr>
          <w:rFonts w:ascii="Times New Roman"/>
          <w:sz w:val="22"/>
          <w:szCs w:val="22"/>
        </w:rPr>
        <w:t>에</w:t>
      </w:r>
      <w:r w:rsidR="00A50672" w:rsidRPr="00413874">
        <w:rPr>
          <w:rFonts w:ascii="Times New Roman"/>
          <w:sz w:val="22"/>
          <w:szCs w:val="22"/>
        </w:rPr>
        <w:t xml:space="preserve"> </w:t>
      </w:r>
      <w:r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계좌개설기관에</w:t>
      </w:r>
      <w:r w:rsidRPr="00413874">
        <w:rPr>
          <w:rFonts w:ascii="Times New Roman"/>
          <w:kern w:val="0"/>
          <w:sz w:val="22"/>
          <w:szCs w:val="22"/>
        </w:rPr>
        <w:t xml:space="preserve"> </w:t>
      </w:r>
      <w:r w:rsidR="00043129" w:rsidRPr="00413874">
        <w:rPr>
          <w:rFonts w:ascii="Times New Roman"/>
          <w:sz w:val="22"/>
          <w:szCs w:val="22"/>
        </w:rPr>
        <w:t>근질권</w:t>
      </w:r>
      <w:r w:rsidR="00043129" w:rsidRPr="00413874">
        <w:rPr>
          <w:rFonts w:ascii="Times New Roman"/>
          <w:sz w:val="22"/>
          <w:szCs w:val="22"/>
        </w:rPr>
        <w:t xml:space="preserve"> </w:t>
      </w:r>
      <w:r w:rsidR="00043129" w:rsidRPr="00413874">
        <w:rPr>
          <w:rFonts w:ascii="Times New Roman"/>
          <w:sz w:val="22"/>
          <w:szCs w:val="22"/>
        </w:rPr>
        <w:t>설정</w:t>
      </w:r>
      <w:r w:rsidR="00043129" w:rsidRPr="00413874">
        <w:rPr>
          <w:rFonts w:ascii="Times New Roman"/>
          <w:sz w:val="22"/>
          <w:szCs w:val="22"/>
        </w:rPr>
        <w:t xml:space="preserve"> </w:t>
      </w:r>
      <w:r w:rsidR="00043129" w:rsidRPr="00413874">
        <w:rPr>
          <w:rFonts w:ascii="Times New Roman"/>
          <w:sz w:val="22"/>
          <w:szCs w:val="22"/>
        </w:rPr>
        <w:t>사실을</w:t>
      </w:r>
      <w:r w:rsidR="00043129" w:rsidRPr="00413874">
        <w:rPr>
          <w:rFonts w:ascii="Times New Roman"/>
          <w:kern w:val="0"/>
          <w:sz w:val="22"/>
          <w:szCs w:val="22"/>
        </w:rPr>
        <w:t xml:space="preserve"> </w:t>
      </w:r>
      <w:r w:rsidRPr="00413874">
        <w:rPr>
          <w:rFonts w:ascii="Times New Roman"/>
          <w:kern w:val="0"/>
          <w:sz w:val="22"/>
          <w:szCs w:val="22"/>
        </w:rPr>
        <w:t>확정일자에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통지하고</w:t>
      </w:r>
      <w:r w:rsidRPr="00413874">
        <w:rPr>
          <w:rFonts w:ascii="Times New Roman"/>
          <w:kern w:val="0"/>
          <w:sz w:val="22"/>
          <w:szCs w:val="22"/>
        </w:rPr>
        <w:t xml:space="preserve">, </w:t>
      </w:r>
      <w:r w:rsidR="005C21C4" w:rsidRPr="005C21C4">
        <w:rPr>
          <w:rFonts w:ascii="Times New Roman"/>
          <w:sz w:val="22"/>
          <w:szCs w:val="22"/>
        </w:rPr>
        <w:t>인출일로부터</w:t>
      </w:r>
      <w:r w:rsidR="005C21C4" w:rsidRPr="005C21C4">
        <w:rPr>
          <w:rFonts w:ascii="Times New Roman"/>
          <w:sz w:val="22"/>
          <w:szCs w:val="22"/>
        </w:rPr>
        <w:t xml:space="preserve"> </w:t>
      </w:r>
      <w:r w:rsidR="005C21C4" w:rsidRPr="005C21C4">
        <w:rPr>
          <w:rFonts w:ascii="Times New Roman"/>
          <w:sz w:val="22"/>
          <w:szCs w:val="22"/>
        </w:rPr>
        <w:t>칠</w:t>
      </w:r>
      <w:r w:rsidR="005C21C4" w:rsidRPr="005C21C4">
        <w:rPr>
          <w:rFonts w:ascii="Times New Roman"/>
          <w:sz w:val="22"/>
          <w:szCs w:val="22"/>
        </w:rPr>
        <w:t>(7)</w:t>
      </w:r>
      <w:r w:rsidR="005C21C4" w:rsidRPr="005C21C4">
        <w:rPr>
          <w:rFonts w:ascii="Times New Roman"/>
          <w:sz w:val="22"/>
          <w:szCs w:val="22"/>
        </w:rPr>
        <w:t>영업일</w:t>
      </w:r>
      <w:r w:rsidR="005C21C4" w:rsidRPr="005C21C4">
        <w:rPr>
          <w:rFonts w:ascii="Times New Roman"/>
          <w:sz w:val="22"/>
          <w:szCs w:val="22"/>
        </w:rPr>
        <w:t xml:space="preserve"> </w:t>
      </w:r>
      <w:r w:rsidR="005C21C4" w:rsidRPr="005C21C4">
        <w:rPr>
          <w:rFonts w:ascii="Times New Roman"/>
          <w:sz w:val="22"/>
          <w:szCs w:val="22"/>
        </w:rPr>
        <w:t>이내에</w:t>
      </w:r>
      <w:r w:rsidR="005C21C4" w:rsidRPr="005C21C4">
        <w:rPr>
          <w:rFonts w:ascii="Times New Roman"/>
          <w:sz w:val="22"/>
          <w:szCs w:val="22"/>
        </w:rPr>
        <w:t xml:space="preserve"> </w:t>
      </w:r>
      <w:r w:rsidR="005C21C4" w:rsidRPr="005C21C4">
        <w:rPr>
          <w:rFonts w:ascii="Times New Roman"/>
          <w:sz w:val="22"/>
          <w:szCs w:val="22"/>
        </w:rPr>
        <w:t>계좌개설기관으로부터</w:t>
      </w:r>
      <w:r w:rsidR="005C21C4" w:rsidRPr="005C21C4">
        <w:rPr>
          <w:rFonts w:ascii="Times New Roman"/>
          <w:sz w:val="22"/>
          <w:szCs w:val="22"/>
        </w:rPr>
        <w:t xml:space="preserve"> </w:t>
      </w:r>
      <w:r w:rsidR="005C21C4" w:rsidRPr="005C21C4">
        <w:rPr>
          <w:rFonts w:ascii="Times New Roman"/>
          <w:sz w:val="22"/>
          <w:szCs w:val="22"/>
        </w:rPr>
        <w:t>근질권</w:t>
      </w:r>
      <w:r w:rsidR="005C21C4" w:rsidRPr="005C21C4">
        <w:rPr>
          <w:rFonts w:ascii="Times New Roman"/>
          <w:sz w:val="22"/>
          <w:szCs w:val="22"/>
        </w:rPr>
        <w:t xml:space="preserve"> </w:t>
      </w:r>
      <w:r w:rsidR="005C21C4" w:rsidRPr="005C21C4">
        <w:rPr>
          <w:rFonts w:ascii="Times New Roman"/>
          <w:sz w:val="22"/>
          <w:szCs w:val="22"/>
        </w:rPr>
        <w:t>설정에</w:t>
      </w:r>
      <w:r w:rsidR="005C21C4" w:rsidRPr="005C21C4">
        <w:rPr>
          <w:rFonts w:ascii="Times New Roman"/>
          <w:sz w:val="22"/>
          <w:szCs w:val="22"/>
        </w:rPr>
        <w:t xml:space="preserve"> </w:t>
      </w:r>
      <w:r w:rsidR="005C21C4" w:rsidRPr="005C21C4">
        <w:rPr>
          <w:rFonts w:ascii="Times New Roman"/>
          <w:sz w:val="22"/>
          <w:szCs w:val="22"/>
        </w:rPr>
        <w:t>대한</w:t>
      </w:r>
      <w:r w:rsidR="005C21C4" w:rsidRPr="005C21C4">
        <w:rPr>
          <w:rFonts w:ascii="Times New Roman"/>
          <w:sz w:val="22"/>
          <w:szCs w:val="22"/>
        </w:rPr>
        <w:t xml:space="preserve"> </w:t>
      </w:r>
      <w:r w:rsidR="005C21C4" w:rsidRPr="005C21C4">
        <w:rPr>
          <w:rFonts w:ascii="Times New Roman"/>
          <w:sz w:val="22"/>
          <w:szCs w:val="22"/>
        </w:rPr>
        <w:t>확정일자에</w:t>
      </w:r>
      <w:r w:rsidR="005C21C4" w:rsidRPr="005C21C4">
        <w:rPr>
          <w:rFonts w:ascii="Times New Roman"/>
          <w:sz w:val="22"/>
          <w:szCs w:val="22"/>
        </w:rPr>
        <w:t xml:space="preserve"> </w:t>
      </w:r>
      <w:r w:rsidR="005C21C4" w:rsidRPr="005C21C4">
        <w:rPr>
          <w:rFonts w:ascii="Times New Roman"/>
          <w:sz w:val="22"/>
          <w:szCs w:val="22"/>
        </w:rPr>
        <w:t>의한</w:t>
      </w:r>
      <w:r w:rsidR="005C21C4" w:rsidRPr="005C21C4">
        <w:rPr>
          <w:rFonts w:ascii="Times New Roman"/>
          <w:sz w:val="22"/>
          <w:szCs w:val="22"/>
        </w:rPr>
        <w:t xml:space="preserve"> </w:t>
      </w:r>
      <w:r w:rsidR="005C21C4" w:rsidRPr="005C21C4">
        <w:rPr>
          <w:rFonts w:ascii="Times New Roman"/>
          <w:sz w:val="22"/>
          <w:szCs w:val="22"/>
        </w:rPr>
        <w:t>승낙서를</w:t>
      </w:r>
      <w:r w:rsidR="005C21C4" w:rsidRPr="005C21C4">
        <w:rPr>
          <w:rFonts w:ascii="Times New Roman"/>
          <w:sz w:val="22"/>
          <w:szCs w:val="22"/>
        </w:rPr>
        <w:t xml:space="preserve"> </w:t>
      </w:r>
      <w:r w:rsidR="005C21C4" w:rsidRPr="005C21C4">
        <w:rPr>
          <w:rFonts w:ascii="Times New Roman"/>
          <w:sz w:val="22"/>
          <w:szCs w:val="22"/>
        </w:rPr>
        <w:t>징구하여</w:t>
      </w:r>
      <w:r w:rsidR="005C21C4" w:rsidRPr="005C21C4">
        <w:rPr>
          <w:rFonts w:ascii="Times New Roman"/>
          <w:sz w:val="22"/>
          <w:szCs w:val="22"/>
        </w:rPr>
        <w:t xml:space="preserve"> </w:t>
      </w:r>
      <w:r w:rsidR="005C21C4" w:rsidRPr="005C21C4">
        <w:rPr>
          <w:rFonts w:ascii="Times New Roman"/>
          <w:sz w:val="22"/>
          <w:szCs w:val="22"/>
        </w:rPr>
        <w:t>대주에게</w:t>
      </w:r>
      <w:r w:rsidR="005C21C4" w:rsidRPr="005C21C4">
        <w:rPr>
          <w:rFonts w:ascii="Times New Roman"/>
          <w:sz w:val="22"/>
          <w:szCs w:val="22"/>
        </w:rPr>
        <w:t xml:space="preserve"> </w:t>
      </w:r>
      <w:r w:rsidR="005C21C4" w:rsidRPr="005C21C4">
        <w:rPr>
          <w:rFonts w:ascii="Times New Roman"/>
          <w:sz w:val="22"/>
          <w:szCs w:val="22"/>
        </w:rPr>
        <w:t>제출하여야</w:t>
      </w:r>
      <w:r w:rsidR="005C21C4" w:rsidRPr="005C21C4">
        <w:rPr>
          <w:rFonts w:ascii="Times New Roman"/>
          <w:sz w:val="22"/>
          <w:szCs w:val="22"/>
        </w:rPr>
        <w:t xml:space="preserve"> </w:t>
      </w:r>
      <w:r w:rsidR="005C21C4" w:rsidRPr="005C21C4">
        <w:rPr>
          <w:rFonts w:ascii="Times New Roman"/>
          <w:sz w:val="22"/>
          <w:szCs w:val="22"/>
        </w:rPr>
        <w:t>한다</w:t>
      </w:r>
      <w:r w:rsidR="005C21C4" w:rsidRPr="005C21C4">
        <w:rPr>
          <w:rFonts w:ascii="Times New Roman"/>
          <w:sz w:val="22"/>
          <w:szCs w:val="22"/>
        </w:rPr>
        <w:t>.</w:t>
      </w:r>
    </w:p>
    <w:p w14:paraId="0F70788A" w14:textId="77777777" w:rsidR="00DA68EE" w:rsidRPr="00413874" w:rsidRDefault="00DA68EE" w:rsidP="008B24EF">
      <w:pPr>
        <w:tabs>
          <w:tab w:val="left" w:pos="400"/>
        </w:tabs>
        <w:adjustRightInd w:val="0"/>
        <w:snapToGrid w:val="0"/>
        <w:spacing w:line="400" w:lineRule="exact"/>
        <w:rPr>
          <w:rFonts w:ascii="Times New Roman"/>
          <w:sz w:val="22"/>
          <w:szCs w:val="22"/>
        </w:rPr>
      </w:pPr>
    </w:p>
    <w:p w14:paraId="08F4CE23" w14:textId="77777777" w:rsidR="00045057" w:rsidRPr="00413874" w:rsidRDefault="00045057" w:rsidP="008B24EF">
      <w:pPr>
        <w:tabs>
          <w:tab w:val="left" w:pos="400"/>
        </w:tabs>
        <w:adjustRightInd w:val="0"/>
        <w:snapToGrid w:val="0"/>
        <w:spacing w:line="400" w:lineRule="exact"/>
        <w:rPr>
          <w:rFonts w:ascii="Times New Roman"/>
          <w:sz w:val="22"/>
          <w:szCs w:val="22"/>
        </w:rPr>
      </w:pPr>
    </w:p>
    <w:p w14:paraId="765C5210" w14:textId="77777777" w:rsidR="00FE56CC" w:rsidRPr="00413874" w:rsidRDefault="002D17B1" w:rsidP="008B24EF">
      <w:pPr>
        <w:pStyle w:val="1"/>
        <w:keepNext w:val="0"/>
        <w:numPr>
          <w:ilvl w:val="0"/>
          <w:numId w:val="1"/>
        </w:numPr>
        <w:tabs>
          <w:tab w:val="clear" w:pos="1134"/>
        </w:tabs>
        <w:autoSpaceDE w:val="0"/>
        <w:autoSpaceDN w:val="0"/>
        <w:adjustRightInd w:val="0"/>
        <w:snapToGrid w:val="0"/>
        <w:spacing w:line="400" w:lineRule="exact"/>
        <w:jc w:val="left"/>
        <w:rPr>
          <w:rFonts w:eastAsia="바탕"/>
          <w:szCs w:val="22"/>
        </w:rPr>
      </w:pPr>
      <w:bookmarkStart w:id="731" w:name="_Toc191645649"/>
      <w:bookmarkStart w:id="732" w:name="_Toc240898076"/>
      <w:bookmarkStart w:id="733" w:name="_Toc242777961"/>
      <w:r w:rsidRPr="00413874">
        <w:rPr>
          <w:rFonts w:eastAsia="바탕"/>
          <w:szCs w:val="22"/>
        </w:rPr>
        <w:t>차주</w:t>
      </w:r>
      <w:r w:rsidR="00A13D0B" w:rsidRPr="00413874">
        <w:rPr>
          <w:rFonts w:eastAsia="바탕"/>
          <w:szCs w:val="22"/>
        </w:rPr>
        <w:t>의</w:t>
      </w:r>
      <w:r w:rsidR="00A13D0B" w:rsidRPr="00413874">
        <w:rPr>
          <w:rFonts w:eastAsia="바탕"/>
          <w:szCs w:val="22"/>
        </w:rPr>
        <w:t xml:space="preserve"> </w:t>
      </w:r>
      <w:r w:rsidR="00A13D0B" w:rsidRPr="00413874">
        <w:rPr>
          <w:rFonts w:eastAsia="바탕"/>
          <w:szCs w:val="22"/>
        </w:rPr>
        <w:t>진술</w:t>
      </w:r>
      <w:r w:rsidR="00A13D0B" w:rsidRPr="00413874">
        <w:rPr>
          <w:rFonts w:eastAsia="바탕"/>
          <w:szCs w:val="22"/>
        </w:rPr>
        <w:t xml:space="preserve"> </w:t>
      </w:r>
      <w:r w:rsidR="00A13D0B" w:rsidRPr="00413874">
        <w:rPr>
          <w:rFonts w:eastAsia="바탕"/>
          <w:szCs w:val="22"/>
        </w:rPr>
        <w:t>및</w:t>
      </w:r>
      <w:r w:rsidR="00A13D0B" w:rsidRPr="00413874">
        <w:rPr>
          <w:rFonts w:eastAsia="바탕"/>
          <w:szCs w:val="22"/>
        </w:rPr>
        <w:t xml:space="preserve"> </w:t>
      </w:r>
      <w:r w:rsidR="00A13D0B" w:rsidRPr="00413874">
        <w:rPr>
          <w:rFonts w:eastAsia="바탕"/>
          <w:szCs w:val="22"/>
        </w:rPr>
        <w:t>보장</w:t>
      </w:r>
      <w:bookmarkEnd w:id="718"/>
      <w:bookmarkEnd w:id="731"/>
      <w:bookmarkEnd w:id="732"/>
      <w:bookmarkEnd w:id="733"/>
    </w:p>
    <w:p w14:paraId="4EC52B5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D1DA337" w14:textId="77777777" w:rsidR="00A13D0B"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A13D0B" w:rsidRPr="00413874">
        <w:rPr>
          <w:rFonts w:ascii="Times New Roman"/>
          <w:kern w:val="0"/>
          <w:sz w:val="22"/>
          <w:szCs w:val="22"/>
        </w:rPr>
        <w:t>는</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w:t>
      </w:r>
      <w:r w:rsidR="00A13D0B" w:rsidRPr="00413874">
        <w:rPr>
          <w:rFonts w:ascii="Times New Roman"/>
          <w:kern w:val="0"/>
          <w:sz w:val="22"/>
          <w:szCs w:val="22"/>
        </w:rPr>
        <w:t xml:space="preserve"> </w:t>
      </w:r>
      <w:r w:rsidR="00A13D0B" w:rsidRPr="00413874">
        <w:rPr>
          <w:rFonts w:ascii="Times New Roman"/>
          <w:kern w:val="0"/>
          <w:sz w:val="22"/>
          <w:szCs w:val="22"/>
        </w:rPr>
        <w:t>체결일</w:t>
      </w:r>
      <w:r w:rsidR="00A13D0B" w:rsidRPr="00413874">
        <w:rPr>
          <w:rFonts w:ascii="Times New Roman"/>
          <w:kern w:val="0"/>
          <w:sz w:val="22"/>
          <w:szCs w:val="22"/>
        </w:rPr>
        <w:t xml:space="preserve"> </w:t>
      </w:r>
      <w:r w:rsidR="00A13D0B" w:rsidRPr="00413874">
        <w:rPr>
          <w:rFonts w:ascii="Times New Roman"/>
          <w:kern w:val="0"/>
          <w:sz w:val="22"/>
          <w:szCs w:val="22"/>
        </w:rPr>
        <w:t>및</w:t>
      </w:r>
      <w:r w:rsidR="00A13D0B" w:rsidRPr="00413874">
        <w:rPr>
          <w:rFonts w:ascii="Times New Roman"/>
          <w:kern w:val="0"/>
          <w:sz w:val="22"/>
          <w:szCs w:val="22"/>
        </w:rPr>
        <w:t xml:space="preserve"> </w:t>
      </w:r>
      <w:r w:rsidR="00DD41F1" w:rsidRPr="00413874">
        <w:rPr>
          <w:rFonts w:ascii="Times New Roman"/>
          <w:kern w:val="0"/>
          <w:sz w:val="22"/>
          <w:szCs w:val="22"/>
        </w:rPr>
        <w:t>각</w:t>
      </w:r>
      <w:r w:rsidR="00A13D0B" w:rsidRPr="00413874">
        <w:rPr>
          <w:rFonts w:ascii="Times New Roman"/>
          <w:kern w:val="0"/>
          <w:sz w:val="22"/>
          <w:szCs w:val="22"/>
        </w:rPr>
        <w:t xml:space="preserve"> </w:t>
      </w:r>
      <w:r w:rsidR="00A13D0B" w:rsidRPr="00413874">
        <w:rPr>
          <w:rFonts w:ascii="Times New Roman"/>
          <w:kern w:val="0"/>
          <w:sz w:val="22"/>
          <w:szCs w:val="22"/>
        </w:rPr>
        <w:t>인출일</w:t>
      </w:r>
      <w:r w:rsidR="00A13D0B" w:rsidRPr="00413874">
        <w:rPr>
          <w:rFonts w:ascii="Times New Roman"/>
          <w:kern w:val="0"/>
          <w:sz w:val="22"/>
          <w:szCs w:val="22"/>
        </w:rPr>
        <w:t xml:space="preserve"> </w:t>
      </w:r>
      <w:r w:rsidR="00A13D0B" w:rsidRPr="00413874">
        <w:rPr>
          <w:rFonts w:ascii="Times New Roman"/>
          <w:kern w:val="0"/>
          <w:sz w:val="22"/>
          <w:szCs w:val="22"/>
        </w:rPr>
        <w:t>현재</w:t>
      </w:r>
      <w:r w:rsidR="00A13D0B" w:rsidRPr="00413874">
        <w:rPr>
          <w:rFonts w:ascii="Times New Roman"/>
          <w:kern w:val="0"/>
          <w:sz w:val="22"/>
          <w:szCs w:val="22"/>
        </w:rPr>
        <w:t xml:space="preserve">, </w:t>
      </w:r>
      <w:r w:rsidR="00A13D0B" w:rsidRPr="00413874">
        <w:rPr>
          <w:rFonts w:ascii="Times New Roman"/>
          <w:kern w:val="0"/>
          <w:sz w:val="22"/>
          <w:szCs w:val="22"/>
        </w:rPr>
        <w:t>다음과</w:t>
      </w:r>
      <w:r w:rsidR="00A13D0B" w:rsidRPr="00413874">
        <w:rPr>
          <w:rFonts w:ascii="Times New Roman"/>
          <w:kern w:val="0"/>
          <w:sz w:val="22"/>
          <w:szCs w:val="22"/>
        </w:rPr>
        <w:t xml:space="preserve"> </w:t>
      </w:r>
      <w:r w:rsidR="00A13D0B" w:rsidRPr="00413874">
        <w:rPr>
          <w:rFonts w:ascii="Times New Roman"/>
          <w:kern w:val="0"/>
          <w:sz w:val="22"/>
          <w:szCs w:val="22"/>
        </w:rPr>
        <w:t>같은</w:t>
      </w:r>
      <w:r w:rsidR="00A13D0B" w:rsidRPr="00413874">
        <w:rPr>
          <w:rFonts w:ascii="Times New Roman"/>
          <w:kern w:val="0"/>
          <w:sz w:val="22"/>
          <w:szCs w:val="22"/>
        </w:rPr>
        <w:t xml:space="preserve"> </w:t>
      </w:r>
      <w:r w:rsidR="00A13D0B" w:rsidRPr="00413874">
        <w:rPr>
          <w:rFonts w:ascii="Times New Roman"/>
          <w:kern w:val="0"/>
          <w:sz w:val="22"/>
          <w:szCs w:val="22"/>
        </w:rPr>
        <w:t>사실이</w:t>
      </w:r>
      <w:r w:rsidR="00A13D0B" w:rsidRPr="00413874">
        <w:rPr>
          <w:rFonts w:ascii="Times New Roman"/>
          <w:kern w:val="0"/>
          <w:sz w:val="22"/>
          <w:szCs w:val="22"/>
        </w:rPr>
        <w:t xml:space="preserve"> </w:t>
      </w:r>
      <w:r w:rsidR="00A13D0B" w:rsidRPr="00413874">
        <w:rPr>
          <w:rFonts w:ascii="Times New Roman"/>
          <w:kern w:val="0"/>
          <w:sz w:val="22"/>
          <w:szCs w:val="22"/>
        </w:rPr>
        <w:t>진실하고</w:t>
      </w:r>
      <w:r w:rsidR="00A13D0B" w:rsidRPr="00413874">
        <w:rPr>
          <w:rFonts w:ascii="Times New Roman"/>
          <w:kern w:val="0"/>
          <w:sz w:val="22"/>
          <w:szCs w:val="22"/>
        </w:rPr>
        <w:t xml:space="preserve"> </w:t>
      </w:r>
      <w:r w:rsidR="00A13D0B" w:rsidRPr="00413874">
        <w:rPr>
          <w:rFonts w:ascii="Times New Roman"/>
          <w:kern w:val="0"/>
          <w:sz w:val="22"/>
          <w:szCs w:val="22"/>
        </w:rPr>
        <w:t>유효함을</w:t>
      </w:r>
      <w:r w:rsidR="00A13D0B" w:rsidRPr="00413874">
        <w:rPr>
          <w:rFonts w:ascii="Times New Roman"/>
          <w:kern w:val="0"/>
          <w:sz w:val="22"/>
          <w:szCs w:val="22"/>
        </w:rPr>
        <w:t xml:space="preserve"> </w:t>
      </w:r>
      <w:r w:rsidR="00A13D0B" w:rsidRPr="00413874">
        <w:rPr>
          <w:rFonts w:ascii="Times New Roman"/>
          <w:kern w:val="0"/>
          <w:sz w:val="22"/>
          <w:szCs w:val="22"/>
        </w:rPr>
        <w:t>대주에게</w:t>
      </w:r>
      <w:r w:rsidR="00A13D0B" w:rsidRPr="00413874">
        <w:rPr>
          <w:rFonts w:ascii="Times New Roman"/>
          <w:kern w:val="0"/>
          <w:sz w:val="22"/>
          <w:szCs w:val="22"/>
        </w:rPr>
        <w:t xml:space="preserve"> </w:t>
      </w:r>
      <w:r w:rsidR="00A13D0B" w:rsidRPr="00413874">
        <w:rPr>
          <w:rFonts w:ascii="Times New Roman"/>
          <w:kern w:val="0"/>
          <w:sz w:val="22"/>
          <w:szCs w:val="22"/>
        </w:rPr>
        <w:t>진술하고</w:t>
      </w:r>
      <w:r w:rsidR="00A13D0B" w:rsidRPr="00413874">
        <w:rPr>
          <w:rFonts w:ascii="Times New Roman"/>
          <w:kern w:val="0"/>
          <w:sz w:val="22"/>
          <w:szCs w:val="22"/>
        </w:rPr>
        <w:t xml:space="preserve"> </w:t>
      </w:r>
      <w:r w:rsidR="00A13D0B" w:rsidRPr="00413874">
        <w:rPr>
          <w:rFonts w:ascii="Times New Roman"/>
          <w:kern w:val="0"/>
          <w:sz w:val="22"/>
          <w:szCs w:val="22"/>
        </w:rPr>
        <w:t>보장한다</w:t>
      </w:r>
      <w:r w:rsidR="00A13D0B" w:rsidRPr="00413874">
        <w:rPr>
          <w:rFonts w:ascii="Times New Roman"/>
          <w:kern w:val="0"/>
          <w:sz w:val="22"/>
          <w:szCs w:val="22"/>
        </w:rPr>
        <w:t xml:space="preserve">.  </w:t>
      </w:r>
      <w:r w:rsidR="00A13D0B" w:rsidRPr="00413874">
        <w:rPr>
          <w:rFonts w:ascii="Times New Roman"/>
          <w:kern w:val="0"/>
          <w:sz w:val="22"/>
          <w:szCs w:val="22"/>
        </w:rPr>
        <w:t>아래</w:t>
      </w:r>
      <w:r w:rsidR="00A13D0B" w:rsidRPr="00413874">
        <w:rPr>
          <w:rFonts w:ascii="Times New Roman"/>
          <w:kern w:val="0"/>
          <w:sz w:val="22"/>
          <w:szCs w:val="22"/>
        </w:rPr>
        <w:t xml:space="preserve"> </w:t>
      </w:r>
      <w:r w:rsidR="00A13D0B" w:rsidRPr="00413874">
        <w:rPr>
          <w:rFonts w:ascii="Times New Roman"/>
          <w:kern w:val="0"/>
          <w:sz w:val="22"/>
          <w:szCs w:val="22"/>
        </w:rPr>
        <w:t>진술의</w:t>
      </w:r>
      <w:r w:rsidR="00A13D0B" w:rsidRPr="00413874">
        <w:rPr>
          <w:rFonts w:ascii="Times New Roman"/>
          <w:kern w:val="0"/>
          <w:sz w:val="22"/>
          <w:szCs w:val="22"/>
        </w:rPr>
        <w:t xml:space="preserve"> </w:t>
      </w:r>
      <w:r w:rsidR="00A13D0B" w:rsidRPr="00413874">
        <w:rPr>
          <w:rFonts w:ascii="Times New Roman"/>
          <w:kern w:val="0"/>
          <w:sz w:val="22"/>
          <w:szCs w:val="22"/>
        </w:rPr>
        <w:t>전부</w:t>
      </w:r>
      <w:r w:rsidR="00A13D0B" w:rsidRPr="00413874">
        <w:rPr>
          <w:rFonts w:ascii="Times New Roman"/>
          <w:kern w:val="0"/>
          <w:sz w:val="22"/>
          <w:szCs w:val="22"/>
        </w:rPr>
        <w:t xml:space="preserve"> </w:t>
      </w:r>
      <w:r w:rsidR="00A13D0B" w:rsidRPr="00413874">
        <w:rPr>
          <w:rFonts w:ascii="Times New Roman"/>
          <w:kern w:val="0"/>
          <w:sz w:val="22"/>
          <w:szCs w:val="22"/>
        </w:rPr>
        <w:t>또는</w:t>
      </w:r>
      <w:r w:rsidR="00A13D0B" w:rsidRPr="00413874">
        <w:rPr>
          <w:rFonts w:ascii="Times New Roman"/>
          <w:kern w:val="0"/>
          <w:sz w:val="22"/>
          <w:szCs w:val="22"/>
        </w:rPr>
        <w:t xml:space="preserve"> </w:t>
      </w:r>
      <w:r w:rsidR="00A13D0B" w:rsidRPr="00413874">
        <w:rPr>
          <w:rFonts w:ascii="Times New Roman"/>
          <w:kern w:val="0"/>
          <w:sz w:val="22"/>
          <w:szCs w:val="22"/>
        </w:rPr>
        <w:t>일부가</w:t>
      </w:r>
      <w:r w:rsidR="00A13D0B" w:rsidRPr="00413874">
        <w:rPr>
          <w:rFonts w:ascii="Times New Roman"/>
          <w:kern w:val="0"/>
          <w:sz w:val="22"/>
          <w:szCs w:val="22"/>
        </w:rPr>
        <w:t xml:space="preserve"> </w:t>
      </w:r>
      <w:r w:rsidR="00A13D0B" w:rsidRPr="00413874">
        <w:rPr>
          <w:rFonts w:ascii="Times New Roman"/>
          <w:kern w:val="0"/>
          <w:sz w:val="22"/>
          <w:szCs w:val="22"/>
        </w:rPr>
        <w:t>사실과</w:t>
      </w:r>
      <w:r w:rsidR="00A13D0B" w:rsidRPr="00413874">
        <w:rPr>
          <w:rFonts w:ascii="Times New Roman"/>
          <w:kern w:val="0"/>
          <w:sz w:val="22"/>
          <w:szCs w:val="22"/>
        </w:rPr>
        <w:t xml:space="preserve"> </w:t>
      </w:r>
      <w:r w:rsidR="00A13D0B" w:rsidRPr="00413874">
        <w:rPr>
          <w:rFonts w:ascii="Times New Roman"/>
          <w:kern w:val="0"/>
          <w:sz w:val="22"/>
          <w:szCs w:val="22"/>
        </w:rPr>
        <w:t>다른</w:t>
      </w:r>
      <w:r w:rsidR="00A13D0B" w:rsidRPr="00413874">
        <w:rPr>
          <w:rFonts w:ascii="Times New Roman"/>
          <w:kern w:val="0"/>
          <w:sz w:val="22"/>
          <w:szCs w:val="22"/>
        </w:rPr>
        <w:t xml:space="preserve"> </w:t>
      </w:r>
      <w:r w:rsidR="00A13D0B" w:rsidRPr="00413874">
        <w:rPr>
          <w:rFonts w:ascii="Times New Roman"/>
          <w:kern w:val="0"/>
          <w:sz w:val="22"/>
          <w:szCs w:val="22"/>
        </w:rPr>
        <w:t>것으로</w:t>
      </w:r>
      <w:r w:rsidR="00A13D0B" w:rsidRPr="00413874">
        <w:rPr>
          <w:rFonts w:ascii="Times New Roman"/>
          <w:kern w:val="0"/>
          <w:sz w:val="22"/>
          <w:szCs w:val="22"/>
        </w:rPr>
        <w:t xml:space="preserve"> </w:t>
      </w:r>
      <w:r w:rsidR="00A13D0B" w:rsidRPr="00413874">
        <w:rPr>
          <w:rFonts w:ascii="Times New Roman"/>
          <w:kern w:val="0"/>
          <w:sz w:val="22"/>
          <w:szCs w:val="22"/>
        </w:rPr>
        <w:t>밝혀지는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차주는</w:t>
      </w:r>
      <w:r w:rsidR="00A13D0B" w:rsidRPr="00413874">
        <w:rPr>
          <w:rFonts w:ascii="Times New Roman"/>
          <w:kern w:val="0"/>
          <w:sz w:val="22"/>
          <w:szCs w:val="22"/>
        </w:rPr>
        <w:t xml:space="preserve"> </w:t>
      </w:r>
      <w:r w:rsidR="00A13D0B" w:rsidRPr="00413874">
        <w:rPr>
          <w:rFonts w:ascii="Times New Roman"/>
          <w:kern w:val="0"/>
          <w:sz w:val="22"/>
          <w:szCs w:val="22"/>
        </w:rPr>
        <w:t>그로</w:t>
      </w:r>
      <w:r w:rsidR="00A13D0B" w:rsidRPr="00413874">
        <w:rPr>
          <w:rFonts w:ascii="Times New Roman"/>
          <w:kern w:val="0"/>
          <w:sz w:val="22"/>
          <w:szCs w:val="22"/>
        </w:rPr>
        <w:t xml:space="preserve"> </w:t>
      </w:r>
      <w:r w:rsidR="00A13D0B" w:rsidRPr="00413874">
        <w:rPr>
          <w:rFonts w:ascii="Times New Roman"/>
          <w:kern w:val="0"/>
          <w:sz w:val="22"/>
          <w:szCs w:val="22"/>
        </w:rPr>
        <w:t>인한</w:t>
      </w:r>
      <w:r w:rsidR="00A13D0B" w:rsidRPr="00413874">
        <w:rPr>
          <w:rFonts w:ascii="Times New Roman"/>
          <w:kern w:val="0"/>
          <w:sz w:val="22"/>
          <w:szCs w:val="22"/>
        </w:rPr>
        <w:t xml:space="preserve"> </w:t>
      </w:r>
      <w:r w:rsidR="00A13D0B" w:rsidRPr="00413874">
        <w:rPr>
          <w:rFonts w:ascii="Times New Roman"/>
          <w:kern w:val="0"/>
          <w:sz w:val="22"/>
          <w:szCs w:val="22"/>
        </w:rPr>
        <w:t>책임을</w:t>
      </w:r>
      <w:r w:rsidR="00A13D0B" w:rsidRPr="00413874">
        <w:rPr>
          <w:rFonts w:ascii="Times New Roman"/>
          <w:kern w:val="0"/>
          <w:sz w:val="22"/>
          <w:szCs w:val="22"/>
        </w:rPr>
        <w:t xml:space="preserve"> </w:t>
      </w:r>
      <w:r w:rsidR="00A13D0B" w:rsidRPr="00413874">
        <w:rPr>
          <w:rFonts w:ascii="Times New Roman"/>
          <w:kern w:val="0"/>
          <w:sz w:val="22"/>
          <w:szCs w:val="22"/>
        </w:rPr>
        <w:t>부담할</w:t>
      </w:r>
      <w:r w:rsidR="00A13D0B" w:rsidRPr="00413874">
        <w:rPr>
          <w:rFonts w:ascii="Times New Roman"/>
          <w:kern w:val="0"/>
          <w:sz w:val="22"/>
          <w:szCs w:val="22"/>
        </w:rPr>
        <w:t xml:space="preserve"> </w:t>
      </w:r>
      <w:r w:rsidR="00A13D0B" w:rsidRPr="00413874">
        <w:rPr>
          <w:rFonts w:ascii="Times New Roman"/>
          <w:kern w:val="0"/>
          <w:sz w:val="22"/>
          <w:szCs w:val="22"/>
        </w:rPr>
        <w:t>것을</w:t>
      </w:r>
      <w:r w:rsidR="00A13D0B" w:rsidRPr="00413874">
        <w:rPr>
          <w:rFonts w:ascii="Times New Roman"/>
          <w:kern w:val="0"/>
          <w:sz w:val="22"/>
          <w:szCs w:val="22"/>
        </w:rPr>
        <w:t xml:space="preserve"> </w:t>
      </w:r>
      <w:r w:rsidR="00A13D0B" w:rsidRPr="00413874">
        <w:rPr>
          <w:rFonts w:ascii="Times New Roman"/>
          <w:kern w:val="0"/>
          <w:sz w:val="22"/>
          <w:szCs w:val="22"/>
        </w:rPr>
        <w:t>확약한다</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약정에</w:t>
      </w:r>
      <w:r w:rsidR="00A13D0B" w:rsidRPr="00413874">
        <w:rPr>
          <w:rFonts w:ascii="Times New Roman"/>
          <w:kern w:val="0"/>
          <w:sz w:val="22"/>
          <w:szCs w:val="22"/>
        </w:rPr>
        <w:t xml:space="preserve"> </w:t>
      </w:r>
      <w:r w:rsidR="00A13D0B" w:rsidRPr="00413874">
        <w:rPr>
          <w:rFonts w:ascii="Times New Roman"/>
          <w:kern w:val="0"/>
          <w:sz w:val="22"/>
          <w:szCs w:val="22"/>
        </w:rPr>
        <w:t>포함된</w:t>
      </w:r>
      <w:r w:rsidR="00A13D0B" w:rsidRPr="00413874">
        <w:rPr>
          <w:rFonts w:ascii="Times New Roman"/>
          <w:kern w:val="0"/>
          <w:sz w:val="22"/>
          <w:szCs w:val="22"/>
        </w:rPr>
        <w:t xml:space="preserve"> </w:t>
      </w:r>
      <w:r w:rsidR="00A13D0B" w:rsidRPr="00413874">
        <w:rPr>
          <w:rFonts w:ascii="Times New Roman"/>
          <w:kern w:val="0"/>
          <w:sz w:val="22"/>
          <w:szCs w:val="22"/>
        </w:rPr>
        <w:t>차주의</w:t>
      </w:r>
      <w:r w:rsidR="00A13D0B" w:rsidRPr="00413874">
        <w:rPr>
          <w:rFonts w:ascii="Times New Roman"/>
          <w:kern w:val="0"/>
          <w:sz w:val="22"/>
          <w:szCs w:val="22"/>
        </w:rPr>
        <w:t xml:space="preserve"> </w:t>
      </w:r>
      <w:r w:rsidR="00A13D0B" w:rsidRPr="00413874">
        <w:rPr>
          <w:rFonts w:ascii="Times New Roman"/>
          <w:kern w:val="0"/>
          <w:sz w:val="22"/>
          <w:szCs w:val="22"/>
        </w:rPr>
        <w:t>진술과</w:t>
      </w:r>
      <w:r w:rsidR="00A13D0B" w:rsidRPr="00413874">
        <w:rPr>
          <w:rFonts w:ascii="Times New Roman"/>
          <w:kern w:val="0"/>
          <w:sz w:val="22"/>
          <w:szCs w:val="22"/>
        </w:rPr>
        <w:t xml:space="preserve"> </w:t>
      </w:r>
      <w:r w:rsidR="00A13D0B" w:rsidRPr="00413874">
        <w:rPr>
          <w:rFonts w:ascii="Times New Roman"/>
          <w:kern w:val="0"/>
          <w:sz w:val="22"/>
          <w:szCs w:val="22"/>
        </w:rPr>
        <w:t>보장은</w:t>
      </w:r>
      <w:r w:rsidR="00A13D0B" w:rsidRPr="00413874">
        <w:rPr>
          <w:rFonts w:ascii="Times New Roman"/>
          <w:kern w:val="0"/>
          <w:sz w:val="22"/>
          <w:szCs w:val="22"/>
        </w:rPr>
        <w:t xml:space="preserve"> </w:t>
      </w:r>
      <w:r w:rsidR="00A13D0B" w:rsidRPr="00413874">
        <w:rPr>
          <w:rFonts w:ascii="Times New Roman"/>
          <w:kern w:val="0"/>
          <w:sz w:val="22"/>
          <w:szCs w:val="22"/>
        </w:rPr>
        <w:t>인출</w:t>
      </w:r>
      <w:r w:rsidR="00A13D0B" w:rsidRPr="00413874">
        <w:rPr>
          <w:rFonts w:ascii="Times New Roman"/>
          <w:kern w:val="0"/>
          <w:sz w:val="22"/>
          <w:szCs w:val="22"/>
        </w:rPr>
        <w:t xml:space="preserve"> </w:t>
      </w:r>
      <w:r w:rsidR="00A13D0B" w:rsidRPr="00413874">
        <w:rPr>
          <w:rFonts w:ascii="Times New Roman"/>
          <w:kern w:val="0"/>
          <w:sz w:val="22"/>
          <w:szCs w:val="22"/>
        </w:rPr>
        <w:t>이후에도</w:t>
      </w:r>
      <w:r w:rsidR="00A13D0B" w:rsidRPr="00413874">
        <w:rPr>
          <w:rFonts w:ascii="Times New Roman"/>
          <w:kern w:val="0"/>
          <w:sz w:val="22"/>
          <w:szCs w:val="22"/>
        </w:rPr>
        <w:t xml:space="preserve"> </w:t>
      </w:r>
      <w:r w:rsidR="007F4BAB" w:rsidRPr="00413874">
        <w:rPr>
          <w:rFonts w:ascii="Times New Roman"/>
          <w:kern w:val="0"/>
          <w:sz w:val="22"/>
          <w:szCs w:val="22"/>
        </w:rPr>
        <w:t>피담보채무의</w:t>
      </w:r>
      <w:r w:rsidR="007F4BAB" w:rsidRPr="00413874">
        <w:rPr>
          <w:rFonts w:ascii="Times New Roman"/>
          <w:kern w:val="0"/>
          <w:sz w:val="22"/>
          <w:szCs w:val="22"/>
        </w:rPr>
        <w:t xml:space="preserve"> </w:t>
      </w:r>
      <w:r w:rsidR="007F4BAB" w:rsidRPr="00413874">
        <w:rPr>
          <w:rFonts w:ascii="Times New Roman"/>
          <w:kern w:val="0"/>
          <w:sz w:val="22"/>
          <w:szCs w:val="22"/>
        </w:rPr>
        <w:t>전액</w:t>
      </w:r>
      <w:r w:rsidR="007F4BAB" w:rsidRPr="00413874">
        <w:rPr>
          <w:rFonts w:ascii="Times New Roman"/>
          <w:kern w:val="0"/>
          <w:sz w:val="22"/>
          <w:szCs w:val="22"/>
        </w:rPr>
        <w:t xml:space="preserve"> </w:t>
      </w:r>
      <w:r w:rsidR="007F4BAB" w:rsidRPr="00413874">
        <w:rPr>
          <w:rFonts w:ascii="Times New Roman"/>
          <w:kern w:val="0"/>
          <w:sz w:val="22"/>
          <w:szCs w:val="22"/>
        </w:rPr>
        <w:t>상환시까지</w:t>
      </w:r>
      <w:r w:rsidR="007F4BAB" w:rsidRPr="00413874">
        <w:rPr>
          <w:rFonts w:ascii="Times New Roman"/>
          <w:kern w:val="0"/>
          <w:sz w:val="22"/>
          <w:szCs w:val="22"/>
        </w:rPr>
        <w:t xml:space="preserve"> </w:t>
      </w:r>
      <w:r w:rsidR="00A13D0B" w:rsidRPr="00413874">
        <w:rPr>
          <w:rFonts w:ascii="Times New Roman"/>
          <w:kern w:val="0"/>
          <w:sz w:val="22"/>
          <w:szCs w:val="22"/>
        </w:rPr>
        <w:t>존속한다</w:t>
      </w:r>
      <w:r w:rsidR="00A13D0B" w:rsidRPr="00413874">
        <w:rPr>
          <w:rFonts w:ascii="Times New Roman"/>
          <w:kern w:val="0"/>
          <w:sz w:val="22"/>
          <w:szCs w:val="22"/>
        </w:rPr>
        <w:t xml:space="preserve">. </w:t>
      </w:r>
    </w:p>
    <w:p w14:paraId="637B09D0" w14:textId="77777777" w:rsidR="00D94E29" w:rsidRPr="00413874" w:rsidRDefault="00D94E29" w:rsidP="008B24EF">
      <w:pPr>
        <w:tabs>
          <w:tab w:val="left" w:pos="400"/>
        </w:tabs>
        <w:adjustRightInd w:val="0"/>
        <w:snapToGrid w:val="0"/>
        <w:spacing w:line="400" w:lineRule="exact"/>
        <w:rPr>
          <w:rFonts w:ascii="Times New Roman"/>
          <w:kern w:val="0"/>
          <w:sz w:val="22"/>
          <w:szCs w:val="22"/>
        </w:rPr>
      </w:pPr>
    </w:p>
    <w:p w14:paraId="52A148FF"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734" w:name="_Toc203503698"/>
      <w:bookmarkStart w:id="735" w:name="_Toc239084343"/>
      <w:bookmarkStart w:id="736" w:name="_Toc191645650"/>
      <w:bookmarkStart w:id="737" w:name="_Toc240898077"/>
      <w:bookmarkStart w:id="738" w:name="_Toc242777962"/>
      <w:r w:rsidRPr="00413874">
        <w:rPr>
          <w:rFonts w:ascii="Times New Roman" w:eastAsia="바탕" w:hAnsi="Times New Roman"/>
          <w:kern w:val="0"/>
          <w:sz w:val="22"/>
          <w:szCs w:val="22"/>
        </w:rPr>
        <w:t>법인격</w:t>
      </w:r>
      <w:bookmarkEnd w:id="734"/>
      <w:bookmarkEnd w:id="735"/>
      <w:bookmarkEnd w:id="736"/>
      <w:bookmarkEnd w:id="737"/>
      <w:bookmarkEnd w:id="738"/>
    </w:p>
    <w:p w14:paraId="107A455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DC3DBC0" w14:textId="74D6C150" w:rsidR="00A13D0B" w:rsidRPr="00413874" w:rsidRDefault="00FC0BD9"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w:t>
      </w:r>
      <w:r w:rsidR="00A13D0B" w:rsidRPr="00413874">
        <w:rPr>
          <w:rFonts w:ascii="Times New Roman"/>
          <w:sz w:val="22"/>
          <w:szCs w:val="22"/>
        </w:rPr>
        <w:t>는</w:t>
      </w:r>
      <w:r w:rsidR="00A13D0B" w:rsidRPr="00413874">
        <w:rPr>
          <w:rFonts w:ascii="Times New Roman"/>
          <w:sz w:val="22"/>
          <w:szCs w:val="22"/>
        </w:rPr>
        <w:t xml:space="preserve"> </w:t>
      </w:r>
      <w:r w:rsidR="00A13D0B" w:rsidRPr="00413874">
        <w:rPr>
          <w:rFonts w:ascii="Times New Roman"/>
          <w:sz w:val="22"/>
          <w:szCs w:val="22"/>
        </w:rPr>
        <w:t>대한민국</w:t>
      </w:r>
      <w:r w:rsidR="00A13D0B" w:rsidRPr="00413874">
        <w:rPr>
          <w:rFonts w:ascii="Times New Roman"/>
          <w:sz w:val="22"/>
          <w:szCs w:val="22"/>
        </w:rPr>
        <w:t xml:space="preserve"> </w:t>
      </w:r>
      <w:r w:rsidR="00A13D0B" w:rsidRPr="00413874">
        <w:rPr>
          <w:rFonts w:ascii="Times New Roman"/>
          <w:sz w:val="22"/>
          <w:szCs w:val="22"/>
        </w:rPr>
        <w:t>법에</w:t>
      </w:r>
      <w:r w:rsidR="00A13D0B" w:rsidRPr="00413874">
        <w:rPr>
          <w:rFonts w:ascii="Times New Roman"/>
          <w:sz w:val="22"/>
          <w:szCs w:val="22"/>
        </w:rPr>
        <w:t xml:space="preserve"> </w:t>
      </w:r>
      <w:r w:rsidR="00A13D0B" w:rsidRPr="00413874">
        <w:rPr>
          <w:rFonts w:ascii="Times New Roman"/>
          <w:sz w:val="22"/>
          <w:szCs w:val="22"/>
        </w:rPr>
        <w:t>따라</w:t>
      </w:r>
      <w:r w:rsidR="00A13D0B" w:rsidRPr="00413874">
        <w:rPr>
          <w:rFonts w:ascii="Times New Roman"/>
          <w:sz w:val="22"/>
          <w:szCs w:val="22"/>
        </w:rPr>
        <w:t xml:space="preserve"> </w:t>
      </w:r>
      <w:r w:rsidR="00A13D0B" w:rsidRPr="00413874">
        <w:rPr>
          <w:rFonts w:ascii="Times New Roman"/>
          <w:sz w:val="22"/>
          <w:szCs w:val="22"/>
        </w:rPr>
        <w:t>적법하게</w:t>
      </w:r>
      <w:r w:rsidR="00A13D0B" w:rsidRPr="00413874">
        <w:rPr>
          <w:rFonts w:ascii="Times New Roman"/>
          <w:sz w:val="22"/>
          <w:szCs w:val="22"/>
        </w:rPr>
        <w:t xml:space="preserve"> </w:t>
      </w:r>
      <w:r w:rsidR="00A13D0B" w:rsidRPr="00413874">
        <w:rPr>
          <w:rFonts w:ascii="Times New Roman"/>
          <w:sz w:val="22"/>
          <w:szCs w:val="22"/>
        </w:rPr>
        <w:t>설</w:t>
      </w:r>
      <w:r w:rsidR="005C21C4">
        <w:rPr>
          <w:rFonts w:ascii="Times New Roman" w:hint="eastAsia"/>
          <w:sz w:val="22"/>
          <w:szCs w:val="22"/>
        </w:rPr>
        <w:t>립</w:t>
      </w:r>
      <w:r w:rsidR="00A13D0B" w:rsidRPr="00413874">
        <w:rPr>
          <w:rFonts w:ascii="Times New Roman"/>
          <w:sz w:val="22"/>
          <w:szCs w:val="22"/>
        </w:rPr>
        <w:t>되어</w:t>
      </w:r>
      <w:r w:rsidR="00A13D0B" w:rsidRPr="00413874">
        <w:rPr>
          <w:rFonts w:ascii="Times New Roman"/>
          <w:sz w:val="22"/>
          <w:szCs w:val="22"/>
        </w:rPr>
        <w:t xml:space="preserve"> </w:t>
      </w:r>
      <w:r w:rsidR="00A13D0B" w:rsidRPr="00413874">
        <w:rPr>
          <w:rFonts w:ascii="Times New Roman"/>
          <w:sz w:val="22"/>
          <w:szCs w:val="22"/>
        </w:rPr>
        <w:t>유효하게</w:t>
      </w:r>
      <w:r w:rsidR="00A13D0B" w:rsidRPr="00413874">
        <w:rPr>
          <w:rFonts w:ascii="Times New Roman"/>
          <w:sz w:val="22"/>
          <w:szCs w:val="22"/>
        </w:rPr>
        <w:t xml:space="preserve"> </w:t>
      </w:r>
      <w:r w:rsidR="00A13D0B" w:rsidRPr="00413874">
        <w:rPr>
          <w:rFonts w:ascii="Times New Roman"/>
          <w:sz w:val="22"/>
          <w:szCs w:val="22"/>
        </w:rPr>
        <w:t>존속하고</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Pr="00413874">
        <w:rPr>
          <w:rFonts w:ascii="Times New Roman"/>
          <w:sz w:val="22"/>
          <w:szCs w:val="22"/>
        </w:rPr>
        <w:t>부동산투자회사로서</w:t>
      </w:r>
      <w:r w:rsidRPr="00413874">
        <w:rPr>
          <w:rFonts w:ascii="Times New Roman"/>
          <w:sz w:val="22"/>
          <w:szCs w:val="22"/>
        </w:rPr>
        <w:t xml:space="preserve">, </w:t>
      </w:r>
      <w:r w:rsidR="00A13D0B" w:rsidRPr="00413874">
        <w:rPr>
          <w:rFonts w:ascii="Times New Roman"/>
          <w:sz w:val="22"/>
          <w:szCs w:val="22"/>
        </w:rPr>
        <w:t>정관에</w:t>
      </w:r>
      <w:r w:rsidR="00A13D0B" w:rsidRPr="00413874">
        <w:rPr>
          <w:rFonts w:ascii="Times New Roman"/>
          <w:sz w:val="22"/>
          <w:szCs w:val="22"/>
        </w:rPr>
        <w:t xml:space="preserve"> </w:t>
      </w:r>
      <w:r w:rsidR="00A13D0B" w:rsidRPr="00413874">
        <w:rPr>
          <w:rFonts w:ascii="Times New Roman"/>
          <w:sz w:val="22"/>
          <w:szCs w:val="22"/>
        </w:rPr>
        <w:t>기재된</w:t>
      </w:r>
      <w:r w:rsidR="00A13D0B" w:rsidRPr="00413874">
        <w:rPr>
          <w:rFonts w:ascii="Times New Roman"/>
          <w:sz w:val="22"/>
          <w:szCs w:val="22"/>
        </w:rPr>
        <w:t xml:space="preserve"> </w:t>
      </w:r>
      <w:r w:rsidR="00A13D0B" w:rsidRPr="00413874">
        <w:rPr>
          <w:rFonts w:ascii="Times New Roman"/>
          <w:sz w:val="22"/>
          <w:szCs w:val="22"/>
        </w:rPr>
        <w:t>목적사업을</w:t>
      </w:r>
      <w:r w:rsidR="00A13D0B" w:rsidRPr="00413874">
        <w:rPr>
          <w:rFonts w:ascii="Times New Roman"/>
          <w:sz w:val="22"/>
          <w:szCs w:val="22"/>
        </w:rPr>
        <w:t xml:space="preserve"> </w:t>
      </w:r>
      <w:r w:rsidR="00A13D0B" w:rsidRPr="00413874">
        <w:rPr>
          <w:rFonts w:ascii="Times New Roman"/>
          <w:sz w:val="22"/>
          <w:szCs w:val="22"/>
        </w:rPr>
        <w:t>영위할</w:t>
      </w:r>
      <w:r w:rsidR="00A13D0B" w:rsidRPr="00413874">
        <w:rPr>
          <w:rFonts w:ascii="Times New Roman"/>
          <w:sz w:val="22"/>
          <w:szCs w:val="22"/>
        </w:rPr>
        <w:t xml:space="preserve"> </w:t>
      </w:r>
      <w:r w:rsidR="00A13D0B" w:rsidRPr="00413874">
        <w:rPr>
          <w:rFonts w:ascii="Times New Roman"/>
          <w:sz w:val="22"/>
          <w:szCs w:val="22"/>
        </w:rPr>
        <w:t>수</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00A13D0B" w:rsidRPr="00413874">
        <w:rPr>
          <w:rFonts w:ascii="Times New Roman"/>
          <w:sz w:val="22"/>
          <w:szCs w:val="22"/>
        </w:rPr>
        <w:t>법적</w:t>
      </w:r>
      <w:r w:rsidR="00A13D0B" w:rsidRPr="00413874">
        <w:rPr>
          <w:rFonts w:ascii="Times New Roman"/>
          <w:sz w:val="22"/>
          <w:szCs w:val="22"/>
        </w:rPr>
        <w:t xml:space="preserve"> </w:t>
      </w:r>
      <w:r w:rsidR="00A13D0B" w:rsidRPr="00413874">
        <w:rPr>
          <w:rFonts w:ascii="Times New Roman"/>
          <w:sz w:val="22"/>
          <w:szCs w:val="22"/>
        </w:rPr>
        <w:t>능력과</w:t>
      </w:r>
      <w:r w:rsidR="00A13D0B" w:rsidRPr="00413874">
        <w:rPr>
          <w:rFonts w:ascii="Times New Roman"/>
          <w:sz w:val="22"/>
          <w:szCs w:val="22"/>
        </w:rPr>
        <w:t xml:space="preserve"> </w:t>
      </w:r>
      <w:r w:rsidR="00A13D0B" w:rsidRPr="00413874">
        <w:rPr>
          <w:rFonts w:ascii="Times New Roman"/>
          <w:sz w:val="22"/>
          <w:szCs w:val="22"/>
        </w:rPr>
        <w:t>권한을</w:t>
      </w:r>
      <w:r w:rsidR="00A13D0B" w:rsidRPr="00413874">
        <w:rPr>
          <w:rFonts w:ascii="Times New Roman"/>
          <w:sz w:val="22"/>
          <w:szCs w:val="22"/>
        </w:rPr>
        <w:t xml:space="preserve"> </w:t>
      </w:r>
      <w:r w:rsidR="00A13D0B" w:rsidRPr="00413874">
        <w:rPr>
          <w:rFonts w:ascii="Times New Roman"/>
          <w:sz w:val="22"/>
          <w:szCs w:val="22"/>
        </w:rPr>
        <w:t>보유하고</w:t>
      </w:r>
      <w:r w:rsidR="00A13D0B" w:rsidRPr="00413874">
        <w:rPr>
          <w:rFonts w:ascii="Times New Roman"/>
          <w:sz w:val="22"/>
          <w:szCs w:val="22"/>
        </w:rPr>
        <w:t xml:space="preserve"> </w:t>
      </w:r>
      <w:r w:rsidR="00A13D0B" w:rsidRPr="00413874">
        <w:rPr>
          <w:rFonts w:ascii="Times New Roman"/>
          <w:sz w:val="22"/>
          <w:szCs w:val="22"/>
        </w:rPr>
        <w:t>있다</w:t>
      </w:r>
      <w:r w:rsidR="00A13D0B" w:rsidRPr="00413874">
        <w:rPr>
          <w:rFonts w:ascii="Times New Roman"/>
          <w:sz w:val="22"/>
          <w:szCs w:val="22"/>
        </w:rPr>
        <w:t>.</w:t>
      </w:r>
    </w:p>
    <w:p w14:paraId="1DD21BDC" w14:textId="77777777" w:rsidR="00A13D0B" w:rsidRPr="00413874" w:rsidRDefault="00A13D0B" w:rsidP="008B24EF">
      <w:pPr>
        <w:adjustRightInd w:val="0"/>
        <w:snapToGrid w:val="0"/>
        <w:spacing w:line="400" w:lineRule="exact"/>
        <w:ind w:left="426"/>
        <w:rPr>
          <w:rFonts w:ascii="Times New Roman"/>
          <w:sz w:val="22"/>
          <w:szCs w:val="22"/>
        </w:rPr>
      </w:pPr>
    </w:p>
    <w:p w14:paraId="208388DC" w14:textId="77777777" w:rsidR="00A13D0B" w:rsidRPr="00413874" w:rsidRDefault="00A13D0B"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금융계약과</w:t>
      </w:r>
      <w:r w:rsidRPr="00413874">
        <w:rPr>
          <w:rFonts w:ascii="Times New Roman"/>
          <w:sz w:val="22"/>
          <w:szCs w:val="22"/>
        </w:rPr>
        <w:t xml:space="preserve"> </w:t>
      </w:r>
      <w:r w:rsidRPr="00413874">
        <w:rPr>
          <w:rFonts w:ascii="Times New Roman"/>
          <w:sz w:val="22"/>
          <w:szCs w:val="22"/>
        </w:rPr>
        <w:t>관련한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서류들을</w:t>
      </w:r>
      <w:r w:rsidRPr="00413874">
        <w:rPr>
          <w:rFonts w:ascii="Times New Roman"/>
          <w:sz w:val="22"/>
          <w:szCs w:val="22"/>
        </w:rPr>
        <w:t xml:space="preserve"> </w:t>
      </w:r>
      <w:r w:rsidRPr="00413874">
        <w:rPr>
          <w:rFonts w:ascii="Times New Roman"/>
          <w:sz w:val="22"/>
          <w:szCs w:val="22"/>
        </w:rPr>
        <w:t>체결하고</w:t>
      </w:r>
      <w:r w:rsidRPr="00413874">
        <w:rPr>
          <w:rFonts w:ascii="Times New Roman"/>
          <w:sz w:val="22"/>
          <w:szCs w:val="22"/>
        </w:rPr>
        <w:t xml:space="preserve"> </w:t>
      </w:r>
      <w:r w:rsidRPr="00413874">
        <w:rPr>
          <w:rFonts w:ascii="Times New Roman"/>
          <w:sz w:val="22"/>
          <w:szCs w:val="22"/>
        </w:rPr>
        <w:t>그에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이행하기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내부의</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법적</w:t>
      </w:r>
      <w:r w:rsidRPr="00413874">
        <w:rPr>
          <w:rFonts w:ascii="Times New Roman"/>
          <w:sz w:val="22"/>
          <w:szCs w:val="22"/>
        </w:rPr>
        <w:t xml:space="preserve"> </w:t>
      </w:r>
      <w:r w:rsidRPr="00413874">
        <w:rPr>
          <w:rFonts w:ascii="Times New Roman"/>
          <w:sz w:val="22"/>
          <w:szCs w:val="22"/>
        </w:rPr>
        <w:t>조치를</w:t>
      </w:r>
      <w:r w:rsidRPr="00413874">
        <w:rPr>
          <w:rFonts w:ascii="Times New Roman"/>
          <w:sz w:val="22"/>
          <w:szCs w:val="22"/>
        </w:rPr>
        <w:t xml:space="preserve"> </w:t>
      </w:r>
      <w:r w:rsidRPr="00413874">
        <w:rPr>
          <w:rFonts w:ascii="Times New Roman"/>
          <w:sz w:val="22"/>
          <w:szCs w:val="22"/>
        </w:rPr>
        <w:t>취하였다</w:t>
      </w:r>
      <w:r w:rsidRPr="00413874">
        <w:rPr>
          <w:rFonts w:ascii="Times New Roman"/>
          <w:sz w:val="22"/>
          <w:szCs w:val="22"/>
        </w:rPr>
        <w:t xml:space="preserve">. </w:t>
      </w:r>
    </w:p>
    <w:p w14:paraId="712633C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19CC9DB"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739" w:name="_Toc203503699"/>
      <w:bookmarkStart w:id="740" w:name="_Toc239084344"/>
      <w:bookmarkStart w:id="741" w:name="_Toc191645651"/>
      <w:bookmarkStart w:id="742" w:name="_Toc240898078"/>
      <w:bookmarkStart w:id="743" w:name="_Toc242777963"/>
      <w:r w:rsidRPr="00413874">
        <w:rPr>
          <w:rFonts w:ascii="Times New Roman" w:eastAsia="바탕" w:hAnsi="Times New Roman"/>
          <w:kern w:val="0"/>
          <w:sz w:val="22"/>
          <w:szCs w:val="22"/>
        </w:rPr>
        <w:t>법과</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기타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739"/>
      <w:bookmarkEnd w:id="740"/>
      <w:bookmarkEnd w:id="741"/>
      <w:bookmarkEnd w:id="742"/>
      <w:bookmarkEnd w:id="743"/>
    </w:p>
    <w:p w14:paraId="56F8C6BA"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0ECA431" w14:textId="7255DAB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체결</w:t>
      </w:r>
      <w:r w:rsidRPr="00413874">
        <w:rPr>
          <w:rFonts w:ascii="Times New Roman"/>
          <w:kern w:val="0"/>
          <w:sz w:val="22"/>
          <w:szCs w:val="22"/>
        </w:rPr>
        <w:t xml:space="preserve">, </w:t>
      </w:r>
      <w:r w:rsidRPr="00413874">
        <w:rPr>
          <w:rFonts w:ascii="Times New Roman"/>
          <w:kern w:val="0"/>
          <w:sz w:val="22"/>
          <w:szCs w:val="22"/>
        </w:rPr>
        <w:t>교부</w:t>
      </w:r>
      <w:r w:rsidRPr="00413874">
        <w:rPr>
          <w:rFonts w:ascii="Times New Roman"/>
          <w:kern w:val="0"/>
          <w:sz w:val="22"/>
          <w:szCs w:val="22"/>
        </w:rPr>
        <w:t xml:space="preserve">, </w:t>
      </w:r>
      <w:r w:rsidRPr="00413874">
        <w:rPr>
          <w:rFonts w:ascii="Times New Roman"/>
          <w:kern w:val="0"/>
          <w:sz w:val="22"/>
          <w:szCs w:val="22"/>
        </w:rPr>
        <w:t>이행으로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00504081" w:rsidRPr="00413874">
        <w:rPr>
          <w:rFonts w:ascii="Times New Roman"/>
          <w:kern w:val="0"/>
          <w:sz w:val="22"/>
          <w:szCs w:val="22"/>
        </w:rPr>
        <w:t xml:space="preserve">(i)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법령을</w:t>
      </w:r>
      <w:r w:rsidRPr="00413874">
        <w:rPr>
          <w:rFonts w:ascii="Times New Roman"/>
          <w:kern w:val="0"/>
          <w:sz w:val="22"/>
          <w:szCs w:val="22"/>
        </w:rPr>
        <w:t xml:space="preserve"> </w:t>
      </w:r>
      <w:r w:rsidRPr="00413874">
        <w:rPr>
          <w:rFonts w:ascii="Times New Roman"/>
          <w:kern w:val="0"/>
          <w:sz w:val="22"/>
          <w:szCs w:val="22"/>
        </w:rPr>
        <w:t>위반하게</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00504081" w:rsidRPr="00413874">
        <w:rPr>
          <w:rFonts w:ascii="Times New Roman"/>
          <w:kern w:val="0"/>
          <w:sz w:val="22"/>
          <w:szCs w:val="22"/>
        </w:rPr>
        <w:t xml:space="preserve">(ii)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정관에</w:t>
      </w:r>
      <w:r w:rsidRPr="00413874">
        <w:rPr>
          <w:rFonts w:ascii="Times New Roman"/>
          <w:kern w:val="0"/>
          <w:sz w:val="22"/>
          <w:szCs w:val="22"/>
        </w:rPr>
        <w:t xml:space="preserve"> </w:t>
      </w:r>
      <w:r w:rsidRPr="00413874">
        <w:rPr>
          <w:rFonts w:ascii="Times New Roman"/>
          <w:kern w:val="0"/>
          <w:sz w:val="22"/>
          <w:szCs w:val="22"/>
        </w:rPr>
        <w:t>반하거나</w:t>
      </w:r>
      <w:r w:rsidRPr="00413874">
        <w:rPr>
          <w:rFonts w:ascii="Times New Roman"/>
          <w:kern w:val="0"/>
          <w:sz w:val="22"/>
          <w:szCs w:val="22"/>
        </w:rPr>
        <w:t xml:space="preserve">, </w:t>
      </w:r>
      <w:r w:rsidR="00504081" w:rsidRPr="00413874">
        <w:rPr>
          <w:rFonts w:ascii="Times New Roman"/>
          <w:kern w:val="0"/>
          <w:sz w:val="22"/>
          <w:szCs w:val="22"/>
        </w:rPr>
        <w:t xml:space="preserve">(iii)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당사자가</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Pr="00413874">
        <w:rPr>
          <w:rFonts w:ascii="Times New Roman"/>
          <w:kern w:val="0"/>
          <w:sz w:val="22"/>
          <w:szCs w:val="22"/>
        </w:rPr>
        <w:t>혹은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계약이나</w:t>
      </w:r>
      <w:r w:rsidRPr="00413874">
        <w:rPr>
          <w:rFonts w:ascii="Times New Roman"/>
          <w:kern w:val="0"/>
          <w:sz w:val="22"/>
          <w:szCs w:val="22"/>
        </w:rPr>
        <w:t xml:space="preserve"> </w:t>
      </w:r>
      <w:r w:rsidRPr="00413874">
        <w:rPr>
          <w:rFonts w:ascii="Times New Roman"/>
          <w:kern w:val="0"/>
          <w:sz w:val="22"/>
          <w:szCs w:val="22"/>
        </w:rPr>
        <w:t>증서에</w:t>
      </w:r>
      <w:r w:rsidRPr="00413874">
        <w:rPr>
          <w:rFonts w:ascii="Times New Roman"/>
          <w:kern w:val="0"/>
          <w:sz w:val="22"/>
          <w:szCs w:val="22"/>
        </w:rPr>
        <w:t xml:space="preserve"> </w:t>
      </w:r>
      <w:r w:rsidRPr="00413874">
        <w:rPr>
          <w:rFonts w:ascii="Times New Roman"/>
          <w:kern w:val="0"/>
          <w:sz w:val="22"/>
          <w:szCs w:val="22"/>
        </w:rPr>
        <w:t>위반되거나</w:t>
      </w:r>
      <w:r w:rsidRPr="00413874">
        <w:rPr>
          <w:rFonts w:ascii="Times New Roman"/>
          <w:kern w:val="0"/>
          <w:sz w:val="22"/>
          <w:szCs w:val="22"/>
        </w:rPr>
        <w:t xml:space="preserve">, </w:t>
      </w:r>
      <w:r w:rsidR="00504081" w:rsidRPr="00413874">
        <w:rPr>
          <w:rFonts w:ascii="Times New Roman"/>
          <w:kern w:val="0"/>
          <w:sz w:val="22"/>
          <w:szCs w:val="22"/>
        </w:rPr>
        <w:t xml:space="preserve">(iv)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체결한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계약상</w:t>
      </w:r>
      <w:r w:rsidRPr="00413874">
        <w:rPr>
          <w:rFonts w:ascii="Times New Roman"/>
          <w:kern w:val="0"/>
          <w:sz w:val="22"/>
          <w:szCs w:val="22"/>
        </w:rPr>
        <w:t xml:space="preserve"> </w:t>
      </w:r>
      <w:r w:rsidR="00005F5D" w:rsidRPr="00413874">
        <w:rPr>
          <w:rFonts w:ascii="Times New Roman"/>
          <w:kern w:val="0"/>
          <w:sz w:val="22"/>
          <w:szCs w:val="22"/>
        </w:rPr>
        <w:t>채무불이행사</w:t>
      </w:r>
      <w:r w:rsidRPr="00413874">
        <w:rPr>
          <w:rFonts w:ascii="Times New Roman"/>
          <w:kern w:val="0"/>
          <w:sz w:val="22"/>
          <w:szCs w:val="22"/>
        </w:rPr>
        <w:t>유를</w:t>
      </w:r>
      <w:r w:rsidRPr="00413874">
        <w:rPr>
          <w:rFonts w:ascii="Times New Roman"/>
          <w:kern w:val="0"/>
          <w:sz w:val="22"/>
          <w:szCs w:val="22"/>
        </w:rPr>
        <w:t xml:space="preserve"> </w:t>
      </w:r>
      <w:r w:rsidRPr="00413874">
        <w:rPr>
          <w:rFonts w:ascii="Times New Roman"/>
          <w:kern w:val="0"/>
          <w:sz w:val="22"/>
          <w:szCs w:val="22"/>
        </w:rPr>
        <w:t>구성하지</w:t>
      </w:r>
      <w:r w:rsidRPr="00413874">
        <w:rPr>
          <w:rFonts w:ascii="Times New Roman"/>
          <w:kern w:val="0"/>
          <w:sz w:val="22"/>
          <w:szCs w:val="22"/>
        </w:rPr>
        <w:t xml:space="preserve"> </w:t>
      </w:r>
      <w:r w:rsidRPr="00413874">
        <w:rPr>
          <w:rFonts w:ascii="Times New Roman"/>
          <w:kern w:val="0"/>
          <w:sz w:val="22"/>
          <w:szCs w:val="22"/>
        </w:rPr>
        <w:t>아니한다</w:t>
      </w:r>
      <w:r w:rsidRPr="00413874">
        <w:rPr>
          <w:rFonts w:ascii="Times New Roman"/>
          <w:kern w:val="0"/>
          <w:sz w:val="22"/>
          <w:szCs w:val="22"/>
        </w:rPr>
        <w:t xml:space="preserve">.  </w:t>
      </w:r>
    </w:p>
    <w:p w14:paraId="31639E6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BFBA04"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744" w:name="_Toc203503700"/>
      <w:bookmarkStart w:id="745" w:name="_Toc239084345"/>
      <w:bookmarkStart w:id="746" w:name="_Toc191645652"/>
      <w:bookmarkStart w:id="747" w:name="_Toc240898079"/>
      <w:bookmarkStart w:id="748" w:name="_Toc242777964"/>
      <w:r w:rsidRPr="00413874">
        <w:rPr>
          <w:rFonts w:ascii="Times New Roman" w:eastAsia="바탕" w:hAnsi="Times New Roman"/>
          <w:kern w:val="0"/>
          <w:sz w:val="22"/>
          <w:szCs w:val="22"/>
        </w:rPr>
        <w:t>채무불이행의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744"/>
      <w:bookmarkEnd w:id="745"/>
      <w:bookmarkEnd w:id="746"/>
      <w:bookmarkEnd w:id="747"/>
      <w:bookmarkEnd w:id="748"/>
    </w:p>
    <w:p w14:paraId="37500FEF"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15800D8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자신</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자산이나</w:t>
      </w:r>
      <w:r w:rsidRPr="00413874">
        <w:rPr>
          <w:rFonts w:ascii="Times New Roman"/>
          <w:kern w:val="0"/>
          <w:sz w:val="22"/>
          <w:szCs w:val="22"/>
        </w:rPr>
        <w:t xml:space="preserve"> </w:t>
      </w:r>
      <w:r w:rsidRPr="00413874">
        <w:rPr>
          <w:rFonts w:ascii="Times New Roman"/>
          <w:kern w:val="0"/>
          <w:sz w:val="22"/>
          <w:szCs w:val="22"/>
        </w:rPr>
        <w:t>수익과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의무이행에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만한</w:t>
      </w:r>
      <w:r w:rsidRPr="00413874">
        <w:rPr>
          <w:rFonts w:ascii="Times New Roman"/>
          <w:kern w:val="0"/>
          <w:sz w:val="22"/>
          <w:szCs w:val="22"/>
        </w:rPr>
        <w:t xml:space="preserve"> </w:t>
      </w:r>
      <w:r w:rsidRPr="00413874">
        <w:rPr>
          <w:rFonts w:ascii="Times New Roman"/>
          <w:kern w:val="0"/>
          <w:sz w:val="22"/>
          <w:szCs w:val="22"/>
        </w:rPr>
        <w:t>채무불이행을</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아니하다</w:t>
      </w:r>
      <w:r w:rsidRPr="00413874">
        <w:rPr>
          <w:rFonts w:ascii="Times New Roman"/>
          <w:kern w:val="0"/>
          <w:sz w:val="22"/>
          <w:szCs w:val="22"/>
        </w:rPr>
        <w:t>.</w:t>
      </w:r>
    </w:p>
    <w:p w14:paraId="6C94D03B"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4056ADC" w14:textId="77777777" w:rsidR="00A13D0B" w:rsidRPr="00413874" w:rsidRDefault="00310BB6"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749" w:name="_Toc203503701"/>
      <w:bookmarkStart w:id="750" w:name="_Toc239084346"/>
      <w:bookmarkStart w:id="751" w:name="_Toc191645653"/>
      <w:bookmarkStart w:id="752" w:name="_Toc240898080"/>
      <w:bookmarkStart w:id="753" w:name="_Toc242777965"/>
      <w:r w:rsidRPr="00413874">
        <w:rPr>
          <w:rFonts w:ascii="Times New Roman" w:eastAsia="바탕" w:hAnsi="Times New Roman"/>
          <w:kern w:val="0"/>
          <w:sz w:val="22"/>
          <w:szCs w:val="22"/>
        </w:rPr>
        <w:t>법령의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749"/>
      <w:bookmarkEnd w:id="750"/>
      <w:bookmarkEnd w:id="751"/>
      <w:bookmarkEnd w:id="752"/>
      <w:bookmarkEnd w:id="753"/>
    </w:p>
    <w:p w14:paraId="7EE14452"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3070C2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세법을</w:t>
      </w:r>
      <w:r w:rsidRPr="00413874">
        <w:rPr>
          <w:rFonts w:ascii="Times New Roman"/>
          <w:kern w:val="0"/>
          <w:sz w:val="22"/>
          <w:szCs w:val="22"/>
        </w:rPr>
        <w:t xml:space="preserve"> </w:t>
      </w:r>
      <w:r w:rsidRPr="00413874">
        <w:rPr>
          <w:rFonts w:ascii="Times New Roman"/>
          <w:kern w:val="0"/>
          <w:sz w:val="22"/>
          <w:szCs w:val="22"/>
        </w:rPr>
        <w:t>포함하여</w:t>
      </w:r>
      <w:r w:rsidRPr="00413874">
        <w:rPr>
          <w:rFonts w:ascii="Times New Roman"/>
          <w:kern w:val="0"/>
          <w:sz w:val="22"/>
          <w:szCs w:val="22"/>
        </w:rPr>
        <w:t xml:space="preserve"> </w:t>
      </w:r>
      <w:r w:rsidRPr="00413874">
        <w:rPr>
          <w:rFonts w:ascii="Times New Roman"/>
          <w:kern w:val="0"/>
          <w:sz w:val="22"/>
          <w:szCs w:val="22"/>
        </w:rPr>
        <w:t>자신에게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법령</w:t>
      </w:r>
      <w:r w:rsidRPr="00413874">
        <w:rPr>
          <w:rFonts w:ascii="Times New Roman"/>
          <w:kern w:val="0"/>
          <w:sz w:val="22"/>
          <w:szCs w:val="22"/>
        </w:rPr>
        <w:t xml:space="preserve">, </w:t>
      </w:r>
      <w:r w:rsidRPr="00413874">
        <w:rPr>
          <w:rFonts w:ascii="Times New Roman"/>
          <w:kern w:val="0"/>
          <w:sz w:val="22"/>
          <w:szCs w:val="22"/>
        </w:rPr>
        <w:t>규정</w:t>
      </w:r>
      <w:r w:rsidRPr="00413874">
        <w:rPr>
          <w:rFonts w:ascii="Times New Roman"/>
          <w:kern w:val="0"/>
          <w:sz w:val="22"/>
          <w:szCs w:val="22"/>
        </w:rPr>
        <w:t xml:space="preserve">, </w:t>
      </w:r>
      <w:r w:rsidRPr="00413874">
        <w:rPr>
          <w:rFonts w:ascii="Times New Roman"/>
          <w:kern w:val="0"/>
          <w:sz w:val="22"/>
          <w:szCs w:val="22"/>
        </w:rPr>
        <w:t>지시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관계</w:t>
      </w:r>
      <w:r w:rsidRPr="00413874">
        <w:rPr>
          <w:rFonts w:ascii="Times New Roman"/>
          <w:kern w:val="0"/>
          <w:sz w:val="22"/>
          <w:szCs w:val="22"/>
        </w:rPr>
        <w:t xml:space="preserve"> </w:t>
      </w:r>
      <w:r w:rsidRPr="00413874">
        <w:rPr>
          <w:rFonts w:ascii="Times New Roman"/>
          <w:kern w:val="0"/>
          <w:sz w:val="22"/>
          <w:szCs w:val="22"/>
        </w:rPr>
        <w:t>당국의</w:t>
      </w:r>
      <w:r w:rsidRPr="00413874">
        <w:rPr>
          <w:rFonts w:ascii="Times New Roman"/>
          <w:kern w:val="0"/>
          <w:sz w:val="22"/>
          <w:szCs w:val="22"/>
        </w:rPr>
        <w:t xml:space="preserve"> </w:t>
      </w:r>
      <w:r w:rsidRPr="00413874">
        <w:rPr>
          <w:rFonts w:ascii="Times New Roman"/>
          <w:kern w:val="0"/>
          <w:sz w:val="22"/>
          <w:szCs w:val="22"/>
        </w:rPr>
        <w:t>지침을</w:t>
      </w:r>
      <w:r w:rsidRPr="00413874">
        <w:rPr>
          <w:rFonts w:ascii="Times New Roman"/>
          <w:kern w:val="0"/>
          <w:sz w:val="22"/>
          <w:szCs w:val="22"/>
        </w:rPr>
        <w:t xml:space="preserve"> </w:t>
      </w:r>
      <w:r w:rsidRPr="00413874">
        <w:rPr>
          <w:rFonts w:ascii="Times New Roman"/>
          <w:kern w:val="0"/>
          <w:sz w:val="22"/>
          <w:szCs w:val="22"/>
        </w:rPr>
        <w:t>준수하고</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606A128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054ACA3"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754" w:name="_Toc203503702"/>
      <w:bookmarkStart w:id="755" w:name="_Toc239084347"/>
      <w:bookmarkStart w:id="756" w:name="_Toc191645654"/>
      <w:bookmarkStart w:id="757" w:name="_Toc240898081"/>
      <w:bookmarkStart w:id="758" w:name="_Toc242777966"/>
      <w:r w:rsidRPr="00413874">
        <w:rPr>
          <w:rFonts w:ascii="Times New Roman" w:eastAsia="바탕" w:hAnsi="Times New Roman"/>
          <w:kern w:val="0"/>
          <w:sz w:val="22"/>
          <w:szCs w:val="22"/>
        </w:rPr>
        <w:t>담보</w:t>
      </w:r>
      <w:bookmarkEnd w:id="754"/>
      <w:bookmarkEnd w:id="755"/>
      <w:bookmarkEnd w:id="756"/>
      <w:bookmarkEnd w:id="757"/>
      <w:bookmarkEnd w:id="758"/>
    </w:p>
    <w:p w14:paraId="2B6FD7E3"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7CB9DDCD" w14:textId="5F037D02"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담보권</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권리가</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설정되어</w:t>
      </w:r>
      <w:r w:rsidRPr="00413874">
        <w:rPr>
          <w:rFonts w:ascii="Times New Roman"/>
          <w:kern w:val="0"/>
          <w:sz w:val="22"/>
          <w:szCs w:val="22"/>
        </w:rPr>
        <w:t xml:space="preserve"> </w:t>
      </w:r>
      <w:r w:rsidRPr="00413874">
        <w:rPr>
          <w:rFonts w:ascii="Times New Roman"/>
          <w:kern w:val="0"/>
          <w:sz w:val="22"/>
          <w:szCs w:val="22"/>
        </w:rPr>
        <w:t>있거나</w:t>
      </w:r>
      <w:r w:rsidRPr="00413874">
        <w:rPr>
          <w:rFonts w:ascii="Times New Roman"/>
          <w:kern w:val="0"/>
          <w:sz w:val="22"/>
          <w:szCs w:val="22"/>
        </w:rPr>
        <w:t xml:space="preserve"> </w:t>
      </w:r>
      <w:r w:rsidRPr="00413874">
        <w:rPr>
          <w:rFonts w:ascii="Times New Roman"/>
          <w:kern w:val="0"/>
          <w:sz w:val="22"/>
          <w:szCs w:val="22"/>
        </w:rPr>
        <w:t>설정될</w:t>
      </w:r>
      <w:r w:rsidRPr="00413874">
        <w:rPr>
          <w:rFonts w:ascii="Times New Roman"/>
          <w:kern w:val="0"/>
          <w:sz w:val="22"/>
          <w:szCs w:val="22"/>
        </w:rPr>
        <w:t xml:space="preserve"> </w:t>
      </w:r>
      <w:r w:rsidRPr="00413874">
        <w:rPr>
          <w:rFonts w:ascii="Times New Roman"/>
          <w:kern w:val="0"/>
          <w:sz w:val="22"/>
          <w:szCs w:val="22"/>
        </w:rPr>
        <w:t>것이다</w:t>
      </w:r>
      <w:r w:rsidRPr="00413874">
        <w:rPr>
          <w:rFonts w:ascii="Times New Roman"/>
          <w:kern w:val="0"/>
          <w:sz w:val="22"/>
          <w:szCs w:val="22"/>
        </w:rPr>
        <w:t xml:space="preserve">. </w:t>
      </w:r>
      <w:r w:rsidR="00B06BF8" w:rsidRPr="00413874">
        <w:rPr>
          <w:rFonts w:ascii="Times New Roman"/>
          <w:kern w:val="0"/>
          <w:sz w:val="22"/>
          <w:szCs w:val="22"/>
        </w:rPr>
        <w:t>인출</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E91542" w:rsidRPr="00413874">
        <w:rPr>
          <w:rFonts w:ascii="Times New Roman"/>
          <w:kern w:val="0"/>
          <w:sz w:val="22"/>
          <w:szCs w:val="22"/>
        </w:rPr>
        <w:t>본건</w:t>
      </w:r>
      <w:r w:rsidR="00E91542" w:rsidRPr="00413874">
        <w:rPr>
          <w:rFonts w:ascii="Times New Roman"/>
          <w:kern w:val="0"/>
          <w:sz w:val="22"/>
          <w:szCs w:val="22"/>
        </w:rPr>
        <w:t xml:space="preserve"> </w:t>
      </w:r>
      <w:r w:rsidR="00C121C2">
        <w:rPr>
          <w:rFonts w:ascii="Times New Roman" w:hint="eastAsia"/>
          <w:kern w:val="0"/>
          <w:sz w:val="22"/>
          <w:szCs w:val="22"/>
        </w:rPr>
        <w:t>부동산이나</w:t>
      </w:r>
      <w:r w:rsidR="00C121C2">
        <w:rPr>
          <w:rFonts w:ascii="Times New Roman" w:hint="eastAsia"/>
          <w:kern w:val="0"/>
          <w:sz w:val="22"/>
          <w:szCs w:val="22"/>
        </w:rPr>
        <w:t xml:space="preserve"> </w:t>
      </w:r>
      <w:r w:rsidR="00C121C2">
        <w:rPr>
          <w:rFonts w:ascii="Times New Roman" w:hint="eastAsia"/>
          <w:kern w:val="0"/>
          <w:sz w:val="22"/>
          <w:szCs w:val="22"/>
        </w:rPr>
        <w:t>본건</w:t>
      </w:r>
      <w:r w:rsidR="00C121C2">
        <w:rPr>
          <w:rFonts w:ascii="Times New Roman" w:hint="eastAsia"/>
          <w:kern w:val="0"/>
          <w:sz w:val="22"/>
          <w:szCs w:val="22"/>
        </w:rPr>
        <w:t xml:space="preserve"> </w:t>
      </w:r>
      <w:r w:rsidR="00E91542" w:rsidRPr="00413874">
        <w:rPr>
          <w:rFonts w:ascii="Times New Roman"/>
          <w:kern w:val="0"/>
          <w:sz w:val="22"/>
          <w:szCs w:val="22"/>
        </w:rPr>
        <w:t>사업</w:t>
      </w:r>
      <w:r w:rsidR="00E91542" w:rsidRPr="00413874">
        <w:rPr>
          <w:rFonts w:ascii="Times New Roman"/>
          <w:kern w:val="0"/>
          <w:sz w:val="22"/>
          <w:szCs w:val="22"/>
        </w:rPr>
        <w:t xml:space="preserve"> </w:t>
      </w:r>
      <w:r w:rsidR="00E91542"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수익의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00504081" w:rsidRPr="00413874">
        <w:rPr>
          <w:rFonts w:ascii="Times New Roman"/>
          <w:kern w:val="0"/>
          <w:sz w:val="22"/>
          <w:szCs w:val="22"/>
        </w:rPr>
        <w:t>인출일을</w:t>
      </w:r>
      <w:r w:rsidR="00504081" w:rsidRPr="00413874">
        <w:rPr>
          <w:rFonts w:ascii="Times New Roman"/>
          <w:kern w:val="0"/>
          <w:sz w:val="22"/>
          <w:szCs w:val="22"/>
        </w:rPr>
        <w:t xml:space="preserve"> </w:t>
      </w:r>
      <w:r w:rsidR="00504081" w:rsidRPr="00413874">
        <w:rPr>
          <w:rFonts w:ascii="Times New Roman"/>
          <w:kern w:val="0"/>
          <w:sz w:val="22"/>
          <w:szCs w:val="22"/>
        </w:rPr>
        <w:t>기준으로</w:t>
      </w:r>
      <w:r w:rsidR="00504081" w:rsidRPr="00413874">
        <w:rPr>
          <w:rFonts w:ascii="Times New Roman"/>
          <w:kern w:val="0"/>
          <w:sz w:val="22"/>
          <w:szCs w:val="22"/>
        </w:rPr>
        <w:t xml:space="preserve"> </w:t>
      </w:r>
      <w:r w:rsidR="008E6E20" w:rsidRPr="00413874">
        <w:rPr>
          <w:rFonts w:ascii="Times New Roman"/>
          <w:kern w:val="0"/>
          <w:sz w:val="22"/>
          <w:szCs w:val="22"/>
        </w:rPr>
        <w:t>허용된</w:t>
      </w:r>
      <w:r w:rsidR="008E6E20" w:rsidRPr="00413874">
        <w:rPr>
          <w:rFonts w:ascii="Times New Roman"/>
          <w:kern w:val="0"/>
          <w:sz w:val="22"/>
          <w:szCs w:val="22"/>
        </w:rPr>
        <w:t xml:space="preserve"> </w:t>
      </w:r>
      <w:r w:rsidR="008E6E20" w:rsidRPr="00413874">
        <w:rPr>
          <w:rFonts w:ascii="Times New Roman"/>
          <w:kern w:val="0"/>
          <w:sz w:val="22"/>
          <w:szCs w:val="22"/>
        </w:rPr>
        <w:t>부담을</w:t>
      </w:r>
      <w:r w:rsidR="008E6E20" w:rsidRPr="00413874">
        <w:rPr>
          <w:rFonts w:ascii="Times New Roman"/>
          <w:kern w:val="0"/>
          <w:sz w:val="22"/>
          <w:szCs w:val="22"/>
        </w:rPr>
        <w:t xml:space="preserve"> </w:t>
      </w:r>
      <w:r w:rsidR="008E6E20" w:rsidRPr="00413874">
        <w:rPr>
          <w:rFonts w:ascii="Times New Roman"/>
          <w:kern w:val="0"/>
          <w:sz w:val="22"/>
          <w:szCs w:val="22"/>
        </w:rPr>
        <w:t>제외하고는</w:t>
      </w:r>
      <w:r w:rsidR="008E6E20"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담보권</w:t>
      </w:r>
      <w:r w:rsidR="00F129D9" w:rsidRPr="00413874">
        <w:rPr>
          <w:rFonts w:ascii="Times New Roman"/>
          <w:kern w:val="0"/>
          <w:sz w:val="22"/>
          <w:szCs w:val="22"/>
        </w:rPr>
        <w:t>이나</w:t>
      </w:r>
      <w:r w:rsidR="00F129D9" w:rsidRPr="00413874">
        <w:rPr>
          <w:rFonts w:ascii="Times New Roman"/>
          <w:kern w:val="0"/>
          <w:sz w:val="22"/>
          <w:szCs w:val="22"/>
        </w:rPr>
        <w:t xml:space="preserve"> </w:t>
      </w:r>
      <w:r w:rsidR="00F129D9" w:rsidRPr="00413874">
        <w:rPr>
          <w:rFonts w:ascii="Times New Roman"/>
          <w:kern w:val="0"/>
          <w:sz w:val="22"/>
          <w:szCs w:val="22"/>
        </w:rPr>
        <w:t>압류</w:t>
      </w:r>
      <w:r w:rsidR="00F129D9" w:rsidRPr="00413874">
        <w:rPr>
          <w:rFonts w:ascii="Times New Roman"/>
          <w:kern w:val="0"/>
          <w:sz w:val="22"/>
          <w:szCs w:val="22"/>
        </w:rPr>
        <w:t xml:space="preserve">, </w:t>
      </w:r>
      <w:r w:rsidR="00F129D9" w:rsidRPr="00413874">
        <w:rPr>
          <w:rFonts w:ascii="Times New Roman"/>
          <w:kern w:val="0"/>
          <w:sz w:val="22"/>
          <w:szCs w:val="22"/>
        </w:rPr>
        <w:t>가압</w:t>
      </w:r>
      <w:r w:rsidR="00F129D9" w:rsidRPr="00413874">
        <w:rPr>
          <w:rFonts w:ascii="Times New Roman"/>
          <w:kern w:val="0"/>
          <w:sz w:val="22"/>
          <w:szCs w:val="22"/>
        </w:rPr>
        <w:lastRenderedPageBreak/>
        <w:t>류</w:t>
      </w:r>
      <w:r w:rsidR="00F129D9" w:rsidRPr="00413874">
        <w:rPr>
          <w:rFonts w:ascii="Times New Roman"/>
          <w:kern w:val="0"/>
          <w:sz w:val="22"/>
          <w:szCs w:val="22"/>
        </w:rPr>
        <w:t xml:space="preserve"> </w:t>
      </w:r>
      <w:r w:rsidR="00F129D9" w:rsidRPr="00413874">
        <w:rPr>
          <w:rFonts w:ascii="Times New Roman"/>
          <w:kern w:val="0"/>
          <w:sz w:val="22"/>
          <w:szCs w:val="22"/>
        </w:rPr>
        <w:t>등</w:t>
      </w:r>
      <w:r w:rsidR="00F129D9" w:rsidRPr="00413874">
        <w:rPr>
          <w:rFonts w:ascii="Times New Roman"/>
          <w:kern w:val="0"/>
          <w:sz w:val="22"/>
          <w:szCs w:val="22"/>
        </w:rPr>
        <w:t xml:space="preserve"> </w:t>
      </w:r>
      <w:r w:rsidR="00F129D9" w:rsidRPr="00413874">
        <w:rPr>
          <w:rFonts w:ascii="Times New Roman"/>
          <w:kern w:val="0"/>
          <w:sz w:val="22"/>
          <w:szCs w:val="22"/>
        </w:rPr>
        <w:t>기타</w:t>
      </w:r>
      <w:r w:rsidR="00F129D9" w:rsidRPr="00413874">
        <w:rPr>
          <w:rFonts w:ascii="Times New Roman"/>
          <w:kern w:val="0"/>
          <w:sz w:val="22"/>
          <w:szCs w:val="22"/>
        </w:rPr>
        <w:t xml:space="preserve"> </w:t>
      </w:r>
      <w:r w:rsidR="00F129D9" w:rsidRPr="00413874">
        <w:rPr>
          <w:rFonts w:ascii="Times New Roman"/>
          <w:kern w:val="0"/>
          <w:sz w:val="22"/>
          <w:szCs w:val="22"/>
        </w:rPr>
        <w:t>어떠한</w:t>
      </w:r>
      <w:r w:rsidR="00F129D9" w:rsidRPr="00413874">
        <w:rPr>
          <w:rFonts w:ascii="Times New Roman"/>
          <w:kern w:val="0"/>
          <w:sz w:val="22"/>
          <w:szCs w:val="22"/>
        </w:rPr>
        <w:t xml:space="preserve"> </w:t>
      </w:r>
      <w:r w:rsidR="00F129D9" w:rsidRPr="00413874">
        <w:rPr>
          <w:rFonts w:ascii="Times New Roman"/>
          <w:kern w:val="0"/>
          <w:sz w:val="22"/>
          <w:szCs w:val="22"/>
        </w:rPr>
        <w:t>법적</w:t>
      </w:r>
      <w:r w:rsidR="00F129D9" w:rsidRPr="00413874">
        <w:rPr>
          <w:rFonts w:ascii="Times New Roman"/>
          <w:kern w:val="0"/>
          <w:sz w:val="22"/>
          <w:szCs w:val="22"/>
        </w:rPr>
        <w:t xml:space="preserve"> </w:t>
      </w:r>
      <w:r w:rsidR="00F129D9" w:rsidRPr="00413874">
        <w:rPr>
          <w:rFonts w:ascii="Times New Roman"/>
          <w:kern w:val="0"/>
          <w:sz w:val="22"/>
          <w:szCs w:val="22"/>
        </w:rPr>
        <w:t>부담</w:t>
      </w:r>
      <w:r w:rsidRPr="00413874">
        <w:rPr>
          <w:rFonts w:ascii="Times New Roman"/>
          <w:kern w:val="0"/>
          <w:sz w:val="22"/>
          <w:szCs w:val="22"/>
        </w:rPr>
        <w:t>도</w:t>
      </w:r>
      <w:r w:rsidRPr="00413874">
        <w:rPr>
          <w:rFonts w:ascii="Times New Roman"/>
          <w:kern w:val="0"/>
          <w:sz w:val="22"/>
          <w:szCs w:val="22"/>
        </w:rPr>
        <w:t xml:space="preserve"> </w:t>
      </w:r>
      <w:r w:rsidRPr="00413874">
        <w:rPr>
          <w:rFonts w:ascii="Times New Roman"/>
          <w:kern w:val="0"/>
          <w:sz w:val="22"/>
          <w:szCs w:val="22"/>
        </w:rPr>
        <w:t>설정된</w:t>
      </w:r>
      <w:r w:rsidRPr="00413874">
        <w:rPr>
          <w:rFonts w:ascii="Times New Roman"/>
          <w:kern w:val="0"/>
          <w:sz w:val="22"/>
          <w:szCs w:val="22"/>
        </w:rPr>
        <w:t xml:space="preserve"> </w:t>
      </w:r>
      <w:r w:rsidRPr="00413874">
        <w:rPr>
          <w:rFonts w:ascii="Times New Roman"/>
          <w:kern w:val="0"/>
          <w:sz w:val="22"/>
          <w:szCs w:val="22"/>
        </w:rPr>
        <w:t>바</w:t>
      </w:r>
      <w:r w:rsidRPr="00413874">
        <w:rPr>
          <w:rFonts w:ascii="Times New Roman"/>
          <w:kern w:val="0"/>
          <w:sz w:val="22"/>
          <w:szCs w:val="22"/>
        </w:rPr>
        <w:t xml:space="preserve"> </w:t>
      </w:r>
      <w:r w:rsidRPr="00413874">
        <w:rPr>
          <w:rFonts w:ascii="Times New Roman"/>
          <w:kern w:val="0"/>
          <w:sz w:val="22"/>
          <w:szCs w:val="22"/>
        </w:rPr>
        <w:t>없다</w:t>
      </w:r>
      <w:r w:rsidR="00A832F0" w:rsidRPr="00413874">
        <w:rPr>
          <w:rFonts w:ascii="Times New Roman"/>
          <w:kern w:val="0"/>
          <w:sz w:val="22"/>
          <w:szCs w:val="22"/>
        </w:rPr>
        <w:t xml:space="preserve">. </w:t>
      </w:r>
      <w:r w:rsidR="000E22B2" w:rsidRPr="000E22B2">
        <w:rPr>
          <w:rFonts w:ascii="Times New Roman"/>
          <w:kern w:val="0"/>
          <w:sz w:val="22"/>
          <w:szCs w:val="22"/>
        </w:rPr>
        <w:t>명확히</w:t>
      </w:r>
      <w:r w:rsidR="000E22B2" w:rsidRPr="000E22B2">
        <w:rPr>
          <w:rFonts w:ascii="Times New Roman"/>
          <w:kern w:val="0"/>
          <w:sz w:val="22"/>
          <w:szCs w:val="22"/>
        </w:rPr>
        <w:t xml:space="preserve"> </w:t>
      </w:r>
      <w:r w:rsidR="000E22B2" w:rsidRPr="000E22B2">
        <w:rPr>
          <w:rFonts w:ascii="Times New Roman"/>
          <w:kern w:val="0"/>
          <w:sz w:val="22"/>
          <w:szCs w:val="22"/>
        </w:rPr>
        <w:t>하면</w:t>
      </w:r>
      <w:r w:rsidR="000E22B2" w:rsidRPr="000E22B2">
        <w:rPr>
          <w:rFonts w:ascii="Times New Roman"/>
          <w:kern w:val="0"/>
          <w:sz w:val="22"/>
          <w:szCs w:val="22"/>
        </w:rPr>
        <w:t xml:space="preserve">, </w:t>
      </w:r>
      <w:r w:rsidR="000E22B2" w:rsidRPr="000E22B2">
        <w:rPr>
          <w:rFonts w:ascii="Times New Roman"/>
          <w:kern w:val="0"/>
          <w:sz w:val="22"/>
          <w:szCs w:val="22"/>
        </w:rPr>
        <w:t>기존</w:t>
      </w:r>
      <w:r w:rsidR="000E22B2" w:rsidRPr="000E22B2">
        <w:rPr>
          <w:rFonts w:ascii="Times New Roman"/>
          <w:kern w:val="0"/>
          <w:sz w:val="22"/>
          <w:szCs w:val="22"/>
        </w:rPr>
        <w:t xml:space="preserve"> </w:t>
      </w:r>
      <w:r w:rsidR="000E22B2" w:rsidRPr="000E22B2">
        <w:rPr>
          <w:rFonts w:ascii="Times New Roman"/>
          <w:kern w:val="0"/>
          <w:sz w:val="22"/>
          <w:szCs w:val="22"/>
        </w:rPr>
        <w:t>담보신탁</w:t>
      </w:r>
      <w:r w:rsidR="000E22B2" w:rsidRPr="000E22B2">
        <w:rPr>
          <w:rFonts w:ascii="Times New Roman"/>
          <w:kern w:val="0"/>
          <w:sz w:val="22"/>
          <w:szCs w:val="22"/>
        </w:rPr>
        <w:t xml:space="preserve"> </w:t>
      </w:r>
      <w:r w:rsidR="000E22B2" w:rsidRPr="000E22B2">
        <w:rPr>
          <w:rFonts w:ascii="Times New Roman"/>
          <w:kern w:val="0"/>
          <w:sz w:val="22"/>
          <w:szCs w:val="22"/>
        </w:rPr>
        <w:t>및</w:t>
      </w:r>
      <w:r w:rsidR="000E22B2" w:rsidRPr="000E22B2">
        <w:rPr>
          <w:rFonts w:ascii="Times New Roman"/>
          <w:kern w:val="0"/>
          <w:sz w:val="22"/>
          <w:szCs w:val="22"/>
        </w:rPr>
        <w:t xml:space="preserve"> </w:t>
      </w:r>
      <w:r w:rsidR="000E22B2" w:rsidRPr="000E22B2">
        <w:rPr>
          <w:rFonts w:ascii="Times New Roman"/>
          <w:kern w:val="0"/>
          <w:sz w:val="22"/>
          <w:szCs w:val="22"/>
        </w:rPr>
        <w:t>그에</w:t>
      </w:r>
      <w:r w:rsidR="000E22B2" w:rsidRPr="000E22B2">
        <w:rPr>
          <w:rFonts w:ascii="Times New Roman"/>
          <w:kern w:val="0"/>
          <w:sz w:val="22"/>
          <w:szCs w:val="22"/>
        </w:rPr>
        <w:t xml:space="preserve"> </w:t>
      </w:r>
      <w:r w:rsidR="000E22B2" w:rsidRPr="000E22B2">
        <w:rPr>
          <w:rFonts w:ascii="Times New Roman"/>
          <w:kern w:val="0"/>
          <w:sz w:val="22"/>
          <w:szCs w:val="22"/>
        </w:rPr>
        <w:t>따른</w:t>
      </w:r>
      <w:r w:rsidR="000E22B2" w:rsidRPr="000E22B2">
        <w:rPr>
          <w:rFonts w:ascii="Times New Roman"/>
          <w:kern w:val="0"/>
          <w:sz w:val="22"/>
          <w:szCs w:val="22"/>
        </w:rPr>
        <w:t xml:space="preserve"> </w:t>
      </w:r>
      <w:r w:rsidR="000E22B2" w:rsidRPr="000E22B2">
        <w:rPr>
          <w:rFonts w:ascii="Times New Roman"/>
          <w:kern w:val="0"/>
          <w:sz w:val="22"/>
          <w:szCs w:val="22"/>
        </w:rPr>
        <w:t>우선수익권</w:t>
      </w:r>
      <w:r w:rsidR="000E22B2" w:rsidRPr="000E22B2">
        <w:rPr>
          <w:rFonts w:ascii="Times New Roman"/>
          <w:kern w:val="0"/>
          <w:sz w:val="22"/>
          <w:szCs w:val="22"/>
        </w:rPr>
        <w:t>·</w:t>
      </w:r>
      <w:r w:rsidR="000E22B2" w:rsidRPr="000E22B2">
        <w:rPr>
          <w:rFonts w:ascii="Times New Roman"/>
          <w:kern w:val="0"/>
          <w:sz w:val="22"/>
          <w:szCs w:val="22"/>
        </w:rPr>
        <w:t>근질권과</w:t>
      </w:r>
      <w:r w:rsidR="000E22B2" w:rsidRPr="000E22B2">
        <w:rPr>
          <w:rFonts w:ascii="Times New Roman"/>
          <w:kern w:val="0"/>
          <w:sz w:val="22"/>
          <w:szCs w:val="22"/>
        </w:rPr>
        <w:t xml:space="preserve"> </w:t>
      </w:r>
      <w:r w:rsidR="000E22B2" w:rsidRPr="000E22B2">
        <w:rPr>
          <w:rFonts w:ascii="Times New Roman"/>
          <w:kern w:val="0"/>
          <w:sz w:val="22"/>
          <w:szCs w:val="22"/>
        </w:rPr>
        <w:t>매도인이</w:t>
      </w:r>
      <w:r w:rsidR="000E22B2" w:rsidRPr="000E22B2">
        <w:rPr>
          <w:rFonts w:ascii="Times New Roman"/>
          <w:kern w:val="0"/>
          <w:sz w:val="22"/>
          <w:szCs w:val="22"/>
        </w:rPr>
        <w:t xml:space="preserve"> </w:t>
      </w:r>
      <w:r w:rsidR="000E22B2" w:rsidRPr="000E22B2">
        <w:rPr>
          <w:rFonts w:ascii="Times New Roman"/>
          <w:kern w:val="0"/>
          <w:sz w:val="22"/>
          <w:szCs w:val="22"/>
        </w:rPr>
        <w:t>체결한</w:t>
      </w:r>
      <w:r w:rsidR="000E22B2" w:rsidRPr="000E22B2">
        <w:rPr>
          <w:rFonts w:ascii="Times New Roman"/>
          <w:kern w:val="0"/>
          <w:sz w:val="22"/>
          <w:szCs w:val="22"/>
        </w:rPr>
        <w:t xml:space="preserve"> </w:t>
      </w:r>
      <w:r w:rsidR="000E22B2" w:rsidRPr="000E22B2">
        <w:rPr>
          <w:rFonts w:ascii="Times New Roman"/>
          <w:kern w:val="0"/>
          <w:sz w:val="22"/>
          <w:szCs w:val="22"/>
        </w:rPr>
        <w:t>보험계약의</w:t>
      </w:r>
      <w:r w:rsidR="000E22B2" w:rsidRPr="000E22B2">
        <w:rPr>
          <w:rFonts w:ascii="Times New Roman"/>
          <w:kern w:val="0"/>
          <w:sz w:val="22"/>
          <w:szCs w:val="22"/>
        </w:rPr>
        <w:t xml:space="preserve"> </w:t>
      </w:r>
      <w:r w:rsidR="000E22B2" w:rsidRPr="000E22B2">
        <w:rPr>
          <w:rFonts w:ascii="Times New Roman"/>
          <w:kern w:val="0"/>
          <w:sz w:val="22"/>
          <w:szCs w:val="22"/>
        </w:rPr>
        <w:t>보험금청구권에</w:t>
      </w:r>
      <w:r w:rsidR="000E22B2" w:rsidRPr="000E22B2">
        <w:rPr>
          <w:rFonts w:ascii="Times New Roman"/>
          <w:kern w:val="0"/>
          <w:sz w:val="22"/>
          <w:szCs w:val="22"/>
        </w:rPr>
        <w:t xml:space="preserve"> </w:t>
      </w:r>
      <w:r w:rsidR="000E22B2" w:rsidRPr="000E22B2">
        <w:rPr>
          <w:rFonts w:ascii="Times New Roman"/>
          <w:kern w:val="0"/>
          <w:sz w:val="22"/>
          <w:szCs w:val="22"/>
        </w:rPr>
        <w:t>설정된</w:t>
      </w:r>
      <w:r w:rsidR="000E22B2" w:rsidRPr="000E22B2">
        <w:rPr>
          <w:rFonts w:ascii="Times New Roman"/>
          <w:kern w:val="0"/>
          <w:sz w:val="22"/>
          <w:szCs w:val="22"/>
        </w:rPr>
        <w:t xml:space="preserve"> </w:t>
      </w:r>
      <w:r w:rsidR="000E22B2" w:rsidRPr="000E22B2">
        <w:rPr>
          <w:rFonts w:ascii="Times New Roman"/>
          <w:kern w:val="0"/>
          <w:sz w:val="22"/>
          <w:szCs w:val="22"/>
        </w:rPr>
        <w:t>근질권은</w:t>
      </w:r>
      <w:r w:rsidR="000E22B2" w:rsidRPr="000E22B2">
        <w:rPr>
          <w:rFonts w:ascii="Times New Roman"/>
          <w:kern w:val="0"/>
          <w:sz w:val="22"/>
          <w:szCs w:val="22"/>
        </w:rPr>
        <w:t xml:space="preserve"> </w:t>
      </w:r>
      <w:r w:rsidR="000E22B2" w:rsidRPr="000E22B2">
        <w:rPr>
          <w:rFonts w:ascii="Times New Roman"/>
          <w:kern w:val="0"/>
          <w:sz w:val="22"/>
          <w:szCs w:val="22"/>
        </w:rPr>
        <w:t>허용된</w:t>
      </w:r>
      <w:r w:rsidR="000E22B2" w:rsidRPr="000E22B2">
        <w:rPr>
          <w:rFonts w:ascii="Times New Roman"/>
          <w:kern w:val="0"/>
          <w:sz w:val="22"/>
          <w:szCs w:val="22"/>
        </w:rPr>
        <w:t xml:space="preserve"> </w:t>
      </w:r>
      <w:r w:rsidR="000E22B2" w:rsidRPr="000E22B2">
        <w:rPr>
          <w:rFonts w:ascii="Times New Roman"/>
          <w:kern w:val="0"/>
          <w:sz w:val="22"/>
          <w:szCs w:val="22"/>
        </w:rPr>
        <w:t>부담으로서</w:t>
      </w:r>
      <w:r w:rsidR="000E22B2" w:rsidRPr="000E22B2">
        <w:rPr>
          <w:rFonts w:ascii="Times New Roman"/>
          <w:kern w:val="0"/>
          <w:sz w:val="22"/>
          <w:szCs w:val="22"/>
        </w:rPr>
        <w:t xml:space="preserve"> </w:t>
      </w:r>
      <w:r w:rsidR="000E22B2" w:rsidRPr="000E22B2">
        <w:rPr>
          <w:rFonts w:ascii="Times New Roman"/>
          <w:kern w:val="0"/>
          <w:sz w:val="22"/>
          <w:szCs w:val="22"/>
        </w:rPr>
        <w:t>인출일에</w:t>
      </w:r>
      <w:r w:rsidR="000E22B2" w:rsidRPr="000E22B2">
        <w:rPr>
          <w:rFonts w:ascii="Times New Roman"/>
          <w:kern w:val="0"/>
          <w:sz w:val="22"/>
          <w:szCs w:val="22"/>
        </w:rPr>
        <w:t xml:space="preserve"> </w:t>
      </w:r>
      <w:r w:rsidR="000E22B2" w:rsidRPr="000E22B2">
        <w:rPr>
          <w:rFonts w:ascii="Times New Roman"/>
          <w:kern w:val="0"/>
          <w:sz w:val="22"/>
          <w:szCs w:val="22"/>
        </w:rPr>
        <w:t>해지</w:t>
      </w:r>
      <w:r w:rsidR="000E22B2" w:rsidRPr="000E22B2">
        <w:rPr>
          <w:rFonts w:ascii="Times New Roman"/>
          <w:kern w:val="0"/>
          <w:sz w:val="22"/>
          <w:szCs w:val="22"/>
        </w:rPr>
        <w:t xml:space="preserve"> </w:t>
      </w:r>
      <w:r w:rsidR="000E22B2" w:rsidRPr="000E22B2">
        <w:rPr>
          <w:rFonts w:ascii="Times New Roman"/>
          <w:kern w:val="0"/>
          <w:sz w:val="22"/>
          <w:szCs w:val="22"/>
        </w:rPr>
        <w:t>또는</w:t>
      </w:r>
      <w:r w:rsidR="000E22B2" w:rsidRPr="000E22B2">
        <w:rPr>
          <w:rFonts w:ascii="Times New Roman"/>
          <w:kern w:val="0"/>
          <w:sz w:val="22"/>
          <w:szCs w:val="22"/>
        </w:rPr>
        <w:t xml:space="preserve"> </w:t>
      </w:r>
      <w:r w:rsidR="000E22B2" w:rsidRPr="000E22B2">
        <w:rPr>
          <w:rFonts w:ascii="Times New Roman"/>
          <w:kern w:val="0"/>
          <w:sz w:val="22"/>
          <w:szCs w:val="22"/>
        </w:rPr>
        <w:t>말소</w:t>
      </w:r>
      <w:r w:rsidR="000E22B2" w:rsidRPr="000E22B2">
        <w:rPr>
          <w:rFonts w:ascii="Times New Roman"/>
          <w:kern w:val="0"/>
          <w:sz w:val="22"/>
          <w:szCs w:val="22"/>
        </w:rPr>
        <w:t>(</w:t>
      </w:r>
      <w:r w:rsidR="000E22B2" w:rsidRPr="000E22B2">
        <w:rPr>
          <w:rFonts w:ascii="Times New Roman"/>
          <w:kern w:val="0"/>
          <w:sz w:val="22"/>
          <w:szCs w:val="22"/>
        </w:rPr>
        <w:t>그</w:t>
      </w:r>
      <w:r w:rsidR="000E22B2" w:rsidRPr="000E22B2">
        <w:rPr>
          <w:rFonts w:ascii="Times New Roman"/>
          <w:kern w:val="0"/>
          <w:sz w:val="22"/>
          <w:szCs w:val="22"/>
        </w:rPr>
        <w:t xml:space="preserve"> </w:t>
      </w:r>
      <w:r w:rsidR="000E22B2" w:rsidRPr="000E22B2">
        <w:rPr>
          <w:rFonts w:ascii="Times New Roman"/>
          <w:kern w:val="0"/>
          <w:sz w:val="22"/>
          <w:szCs w:val="22"/>
        </w:rPr>
        <w:t>신청</w:t>
      </w:r>
      <w:r w:rsidR="000E22B2" w:rsidRPr="000E22B2">
        <w:rPr>
          <w:rFonts w:ascii="Times New Roman"/>
          <w:kern w:val="0"/>
          <w:sz w:val="22"/>
          <w:szCs w:val="22"/>
        </w:rPr>
        <w:t xml:space="preserve"> </w:t>
      </w:r>
      <w:r w:rsidR="000E22B2" w:rsidRPr="000E22B2">
        <w:rPr>
          <w:rFonts w:ascii="Times New Roman"/>
          <w:kern w:val="0"/>
          <w:sz w:val="22"/>
          <w:szCs w:val="22"/>
        </w:rPr>
        <w:t>또는</w:t>
      </w:r>
      <w:r w:rsidR="000E22B2" w:rsidRPr="000E22B2">
        <w:rPr>
          <w:rFonts w:ascii="Times New Roman"/>
          <w:kern w:val="0"/>
          <w:sz w:val="22"/>
          <w:szCs w:val="22"/>
        </w:rPr>
        <w:t xml:space="preserve"> </w:t>
      </w:r>
      <w:r w:rsidR="000E22B2" w:rsidRPr="000E22B2">
        <w:rPr>
          <w:rFonts w:ascii="Times New Roman"/>
          <w:kern w:val="0"/>
          <w:sz w:val="22"/>
          <w:szCs w:val="22"/>
        </w:rPr>
        <w:t>통지를</w:t>
      </w:r>
      <w:r w:rsidR="000E22B2" w:rsidRPr="000E22B2">
        <w:rPr>
          <w:rFonts w:ascii="Times New Roman"/>
          <w:kern w:val="0"/>
          <w:sz w:val="22"/>
          <w:szCs w:val="22"/>
        </w:rPr>
        <w:t xml:space="preserve"> </w:t>
      </w:r>
      <w:r w:rsidR="000E22B2" w:rsidRPr="000E22B2">
        <w:rPr>
          <w:rFonts w:ascii="Times New Roman"/>
          <w:kern w:val="0"/>
          <w:sz w:val="22"/>
          <w:szCs w:val="22"/>
        </w:rPr>
        <w:t>포함한다</w:t>
      </w:r>
      <w:r w:rsidR="000E22B2" w:rsidRPr="000E22B2">
        <w:rPr>
          <w:rFonts w:ascii="Times New Roman"/>
          <w:kern w:val="0"/>
          <w:sz w:val="22"/>
          <w:szCs w:val="22"/>
        </w:rPr>
        <w:t>)</w:t>
      </w:r>
      <w:r w:rsidR="000E22B2" w:rsidRPr="000E22B2">
        <w:rPr>
          <w:rFonts w:ascii="Times New Roman"/>
          <w:kern w:val="0"/>
          <w:sz w:val="22"/>
          <w:szCs w:val="22"/>
        </w:rPr>
        <w:t>될</w:t>
      </w:r>
      <w:r w:rsidR="000E22B2" w:rsidRPr="000E22B2">
        <w:rPr>
          <w:rFonts w:ascii="Times New Roman"/>
          <w:kern w:val="0"/>
          <w:sz w:val="22"/>
          <w:szCs w:val="22"/>
        </w:rPr>
        <w:t xml:space="preserve"> </w:t>
      </w:r>
      <w:r w:rsidR="000E22B2" w:rsidRPr="000E22B2">
        <w:rPr>
          <w:rFonts w:ascii="Times New Roman"/>
          <w:kern w:val="0"/>
          <w:sz w:val="22"/>
          <w:szCs w:val="22"/>
        </w:rPr>
        <w:t>때까지</w:t>
      </w:r>
      <w:r w:rsidR="000E22B2" w:rsidRPr="000E22B2">
        <w:rPr>
          <w:rFonts w:ascii="Times New Roman"/>
          <w:kern w:val="0"/>
          <w:sz w:val="22"/>
          <w:szCs w:val="22"/>
        </w:rPr>
        <w:t xml:space="preserve"> </w:t>
      </w:r>
      <w:r w:rsidR="000E22B2" w:rsidRPr="000E22B2">
        <w:rPr>
          <w:rFonts w:ascii="Times New Roman"/>
          <w:kern w:val="0"/>
          <w:sz w:val="22"/>
          <w:szCs w:val="22"/>
        </w:rPr>
        <w:t>존속할</w:t>
      </w:r>
      <w:r w:rsidR="000E22B2" w:rsidRPr="000E22B2">
        <w:rPr>
          <w:rFonts w:ascii="Times New Roman"/>
          <w:kern w:val="0"/>
          <w:sz w:val="22"/>
          <w:szCs w:val="22"/>
        </w:rPr>
        <w:t xml:space="preserve"> </w:t>
      </w:r>
      <w:r w:rsidR="000E22B2" w:rsidRPr="000E22B2">
        <w:rPr>
          <w:rFonts w:ascii="Times New Roman"/>
          <w:kern w:val="0"/>
          <w:sz w:val="22"/>
          <w:szCs w:val="22"/>
        </w:rPr>
        <w:t>수</w:t>
      </w:r>
      <w:r w:rsidR="000E22B2" w:rsidRPr="000E22B2">
        <w:rPr>
          <w:rFonts w:ascii="Times New Roman"/>
          <w:kern w:val="0"/>
          <w:sz w:val="22"/>
          <w:szCs w:val="22"/>
        </w:rPr>
        <w:t xml:space="preserve"> </w:t>
      </w:r>
      <w:r w:rsidR="000E22B2" w:rsidRPr="000E22B2">
        <w:rPr>
          <w:rFonts w:ascii="Times New Roman"/>
          <w:kern w:val="0"/>
          <w:sz w:val="22"/>
          <w:szCs w:val="22"/>
        </w:rPr>
        <w:t>있으며</w:t>
      </w:r>
      <w:r w:rsidR="000E22B2" w:rsidRPr="000E22B2">
        <w:rPr>
          <w:rFonts w:ascii="Times New Roman"/>
          <w:kern w:val="0"/>
          <w:sz w:val="22"/>
          <w:szCs w:val="22"/>
        </w:rPr>
        <w:t xml:space="preserve">, </w:t>
      </w:r>
      <w:r w:rsidR="000E22B2" w:rsidRPr="000E22B2">
        <w:rPr>
          <w:rFonts w:ascii="Times New Roman"/>
          <w:kern w:val="0"/>
          <w:sz w:val="22"/>
          <w:szCs w:val="22"/>
        </w:rPr>
        <w:t>그</w:t>
      </w:r>
      <w:r w:rsidR="000E22B2" w:rsidRPr="000E22B2">
        <w:rPr>
          <w:rFonts w:ascii="Times New Roman"/>
          <w:kern w:val="0"/>
          <w:sz w:val="22"/>
          <w:szCs w:val="22"/>
        </w:rPr>
        <w:t xml:space="preserve"> </w:t>
      </w:r>
      <w:r w:rsidR="000E22B2" w:rsidRPr="000E22B2">
        <w:rPr>
          <w:rFonts w:ascii="Times New Roman"/>
          <w:kern w:val="0"/>
          <w:sz w:val="22"/>
          <w:szCs w:val="22"/>
        </w:rPr>
        <w:t>존속은</w:t>
      </w:r>
      <w:r w:rsidR="000E22B2" w:rsidRPr="000E22B2">
        <w:rPr>
          <w:rFonts w:ascii="Times New Roman"/>
          <w:kern w:val="0"/>
          <w:sz w:val="22"/>
          <w:szCs w:val="22"/>
        </w:rPr>
        <w:t xml:space="preserve"> </w:t>
      </w:r>
      <w:r w:rsidR="000E22B2" w:rsidRPr="000E22B2">
        <w:rPr>
          <w:rFonts w:ascii="Times New Roman"/>
          <w:kern w:val="0"/>
          <w:sz w:val="22"/>
          <w:szCs w:val="22"/>
        </w:rPr>
        <w:t>본</w:t>
      </w:r>
      <w:r w:rsidR="000E22B2" w:rsidRPr="000E22B2">
        <w:rPr>
          <w:rFonts w:ascii="Times New Roman"/>
          <w:kern w:val="0"/>
          <w:sz w:val="22"/>
          <w:szCs w:val="22"/>
        </w:rPr>
        <w:t xml:space="preserve"> </w:t>
      </w:r>
      <w:r w:rsidR="000E22B2" w:rsidRPr="000E22B2">
        <w:rPr>
          <w:rFonts w:ascii="Times New Roman"/>
          <w:kern w:val="0"/>
          <w:sz w:val="22"/>
          <w:szCs w:val="22"/>
        </w:rPr>
        <w:t>항의</w:t>
      </w:r>
      <w:r w:rsidR="000E22B2" w:rsidRPr="000E22B2">
        <w:rPr>
          <w:rFonts w:ascii="Times New Roman"/>
          <w:kern w:val="0"/>
          <w:sz w:val="22"/>
          <w:szCs w:val="22"/>
        </w:rPr>
        <w:t xml:space="preserve"> </w:t>
      </w:r>
      <w:r w:rsidR="000E22B2" w:rsidRPr="000E22B2">
        <w:rPr>
          <w:rFonts w:ascii="Times New Roman"/>
          <w:kern w:val="0"/>
          <w:sz w:val="22"/>
          <w:szCs w:val="22"/>
        </w:rPr>
        <w:t>진술</w:t>
      </w:r>
      <w:r w:rsidR="000E22B2" w:rsidRPr="000E22B2">
        <w:rPr>
          <w:rFonts w:ascii="Times New Roman"/>
          <w:kern w:val="0"/>
          <w:sz w:val="22"/>
          <w:szCs w:val="22"/>
        </w:rPr>
        <w:t xml:space="preserve"> </w:t>
      </w:r>
      <w:r w:rsidR="000E22B2" w:rsidRPr="000E22B2">
        <w:rPr>
          <w:rFonts w:ascii="Times New Roman"/>
          <w:kern w:val="0"/>
          <w:sz w:val="22"/>
          <w:szCs w:val="22"/>
        </w:rPr>
        <w:t>및</w:t>
      </w:r>
      <w:r w:rsidR="000E22B2" w:rsidRPr="000E22B2">
        <w:rPr>
          <w:rFonts w:ascii="Times New Roman"/>
          <w:kern w:val="0"/>
          <w:sz w:val="22"/>
          <w:szCs w:val="22"/>
        </w:rPr>
        <w:t xml:space="preserve"> </w:t>
      </w:r>
      <w:r w:rsidR="000E22B2" w:rsidRPr="000E22B2">
        <w:rPr>
          <w:rFonts w:ascii="Times New Roman"/>
          <w:kern w:val="0"/>
          <w:sz w:val="22"/>
          <w:szCs w:val="22"/>
        </w:rPr>
        <w:t>보장에</w:t>
      </w:r>
      <w:r w:rsidR="000E22B2" w:rsidRPr="000E22B2">
        <w:rPr>
          <w:rFonts w:ascii="Times New Roman"/>
          <w:kern w:val="0"/>
          <w:sz w:val="22"/>
          <w:szCs w:val="22"/>
        </w:rPr>
        <w:t xml:space="preserve"> </w:t>
      </w:r>
      <w:r w:rsidR="000E22B2" w:rsidRPr="000E22B2">
        <w:rPr>
          <w:rFonts w:ascii="Times New Roman"/>
          <w:kern w:val="0"/>
          <w:sz w:val="22"/>
          <w:szCs w:val="22"/>
        </w:rPr>
        <w:t>위반되지</w:t>
      </w:r>
      <w:r w:rsidR="000E22B2" w:rsidRPr="000E22B2">
        <w:rPr>
          <w:rFonts w:ascii="Times New Roman"/>
          <w:kern w:val="0"/>
          <w:sz w:val="22"/>
          <w:szCs w:val="22"/>
        </w:rPr>
        <w:t xml:space="preserve"> </w:t>
      </w:r>
      <w:r w:rsidR="000E22B2" w:rsidRPr="000E22B2">
        <w:rPr>
          <w:rFonts w:ascii="Times New Roman"/>
          <w:kern w:val="0"/>
          <w:sz w:val="22"/>
          <w:szCs w:val="22"/>
        </w:rPr>
        <w:t>아니한다</w:t>
      </w:r>
      <w:r w:rsidR="000E22B2" w:rsidRPr="000E22B2">
        <w:rPr>
          <w:rFonts w:ascii="Times New Roman"/>
          <w:kern w:val="0"/>
          <w:sz w:val="22"/>
          <w:szCs w:val="22"/>
        </w:rPr>
        <w:t>.</w:t>
      </w:r>
    </w:p>
    <w:p w14:paraId="017F067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0128135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759" w:name="_Toc203503703"/>
      <w:bookmarkStart w:id="760" w:name="_Toc239084348"/>
      <w:bookmarkStart w:id="761" w:name="_Toc191645655"/>
      <w:bookmarkStart w:id="762" w:name="_Toc240898082"/>
      <w:bookmarkStart w:id="763" w:name="_Toc242777967"/>
      <w:r w:rsidRPr="00413874">
        <w:rPr>
          <w:rFonts w:ascii="Times New Roman" w:eastAsia="바탕" w:hAnsi="Times New Roman"/>
          <w:kern w:val="0"/>
          <w:sz w:val="22"/>
          <w:szCs w:val="22"/>
        </w:rPr>
        <w:t>법적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조치</w:t>
      </w:r>
      <w:bookmarkEnd w:id="759"/>
      <w:bookmarkEnd w:id="760"/>
      <w:bookmarkEnd w:id="761"/>
      <w:bookmarkEnd w:id="762"/>
      <w:bookmarkEnd w:id="763"/>
    </w:p>
    <w:p w14:paraId="7979EF9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E8EE58" w14:textId="0EA901F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금융계약</w:t>
      </w:r>
      <w:r w:rsidR="00EF4F29" w:rsidRPr="00413874">
        <w:rPr>
          <w:rFonts w:ascii="Times New Roman"/>
          <w:kern w:val="0"/>
          <w:sz w:val="22"/>
          <w:szCs w:val="22"/>
        </w:rPr>
        <w:t xml:space="preserve">, </w:t>
      </w:r>
      <w:r w:rsidR="00EF4F29" w:rsidRPr="00413874">
        <w:rPr>
          <w:rFonts w:ascii="Times New Roman"/>
          <w:kern w:val="0"/>
          <w:sz w:val="22"/>
          <w:szCs w:val="22"/>
        </w:rPr>
        <w:t>기타</w:t>
      </w:r>
      <w:r w:rsidR="00EF4F29" w:rsidRPr="00413874">
        <w:rPr>
          <w:rFonts w:ascii="Times New Roman"/>
          <w:kern w:val="0"/>
          <w:sz w:val="22"/>
          <w:szCs w:val="22"/>
        </w:rPr>
        <w:t xml:space="preserve"> </w:t>
      </w:r>
      <w:r w:rsidR="00EF4F29" w:rsidRPr="00413874">
        <w:rPr>
          <w:rFonts w:ascii="Times New Roman"/>
          <w:kern w:val="0"/>
          <w:sz w:val="22"/>
          <w:szCs w:val="22"/>
        </w:rPr>
        <w:t>차주의</w:t>
      </w:r>
      <w:r w:rsidR="00EF4F29" w:rsidRPr="00413874">
        <w:rPr>
          <w:rFonts w:ascii="Times New Roman"/>
          <w:kern w:val="0"/>
          <w:sz w:val="22"/>
          <w:szCs w:val="22"/>
        </w:rPr>
        <w:t xml:space="preserve"> </w:t>
      </w:r>
      <w:r w:rsidR="00EF4F29" w:rsidRPr="00413874">
        <w:rPr>
          <w:rFonts w:ascii="Times New Roman"/>
          <w:kern w:val="0"/>
          <w:sz w:val="22"/>
          <w:szCs w:val="22"/>
        </w:rPr>
        <w:t>영업을</w:t>
      </w:r>
      <w:r w:rsidR="00EF4F29" w:rsidRPr="00413874">
        <w:rPr>
          <w:rFonts w:ascii="Times New Roman"/>
          <w:kern w:val="0"/>
          <w:sz w:val="22"/>
          <w:szCs w:val="22"/>
        </w:rPr>
        <w:t xml:space="preserve"> </w:t>
      </w:r>
      <w:r w:rsidR="00EF4F29"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작성</w:t>
      </w:r>
      <w:r w:rsidRPr="00413874">
        <w:rPr>
          <w:rFonts w:ascii="Times New Roman"/>
          <w:kern w:val="0"/>
          <w:sz w:val="22"/>
          <w:szCs w:val="22"/>
        </w:rPr>
        <w:t xml:space="preserve">, </w:t>
      </w:r>
      <w:r w:rsidRPr="00413874">
        <w:rPr>
          <w:rFonts w:ascii="Times New Roman"/>
          <w:kern w:val="0"/>
          <w:sz w:val="22"/>
          <w:szCs w:val="22"/>
        </w:rPr>
        <w:t>교부되는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서류의</w:t>
      </w:r>
      <w:r w:rsidRPr="00413874">
        <w:rPr>
          <w:rFonts w:ascii="Times New Roman"/>
          <w:kern w:val="0"/>
          <w:sz w:val="22"/>
          <w:szCs w:val="22"/>
        </w:rPr>
        <w:t xml:space="preserve"> </w:t>
      </w:r>
      <w:r w:rsidRPr="00413874">
        <w:rPr>
          <w:rFonts w:ascii="Times New Roman"/>
          <w:kern w:val="0"/>
          <w:sz w:val="22"/>
          <w:szCs w:val="22"/>
        </w:rPr>
        <w:t>적법성</w:t>
      </w:r>
      <w:r w:rsidRPr="00413874">
        <w:rPr>
          <w:rFonts w:ascii="Times New Roman"/>
          <w:kern w:val="0"/>
          <w:sz w:val="22"/>
          <w:szCs w:val="22"/>
        </w:rPr>
        <w:t xml:space="preserve">, </w:t>
      </w:r>
      <w:r w:rsidRPr="00413874">
        <w:rPr>
          <w:rFonts w:ascii="Times New Roman"/>
          <w:kern w:val="0"/>
          <w:sz w:val="22"/>
          <w:szCs w:val="22"/>
        </w:rPr>
        <w:t>유효성</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집행가능성이</w:t>
      </w:r>
      <w:r w:rsidRPr="00413874">
        <w:rPr>
          <w:rFonts w:ascii="Times New Roman"/>
          <w:kern w:val="0"/>
          <w:sz w:val="22"/>
          <w:szCs w:val="22"/>
        </w:rPr>
        <w:t xml:space="preserve"> </w:t>
      </w:r>
      <w:r w:rsidRPr="00413874">
        <w:rPr>
          <w:rFonts w:ascii="Times New Roman"/>
          <w:kern w:val="0"/>
          <w:sz w:val="22"/>
          <w:szCs w:val="22"/>
        </w:rPr>
        <w:t>보장되기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등기</w:t>
      </w:r>
      <w:r w:rsidRPr="00413874">
        <w:rPr>
          <w:rFonts w:ascii="Times New Roman"/>
          <w:kern w:val="0"/>
          <w:sz w:val="22"/>
          <w:szCs w:val="22"/>
        </w:rPr>
        <w:t xml:space="preserve">, </w:t>
      </w:r>
      <w:r w:rsidRPr="00413874">
        <w:rPr>
          <w:rFonts w:ascii="Times New Roman"/>
          <w:kern w:val="0"/>
          <w:sz w:val="22"/>
          <w:szCs w:val="22"/>
        </w:rPr>
        <w:t>등록</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신청</w:t>
      </w:r>
      <w:r w:rsidRPr="00413874">
        <w:rPr>
          <w:rFonts w:ascii="Times New Roman"/>
          <w:kern w:val="0"/>
          <w:sz w:val="22"/>
          <w:szCs w:val="22"/>
        </w:rPr>
        <w:t xml:space="preserve"> </w:t>
      </w:r>
      <w:r w:rsidRPr="00413874">
        <w:rPr>
          <w:rFonts w:ascii="Times New Roman"/>
          <w:kern w:val="0"/>
          <w:sz w:val="22"/>
          <w:szCs w:val="22"/>
        </w:rPr>
        <w:t>절차</w:t>
      </w:r>
      <w:r w:rsidR="00EE22E2" w:rsidRPr="00413874">
        <w:rPr>
          <w:rFonts w:ascii="Times New Roman"/>
          <w:kern w:val="0"/>
          <w:sz w:val="22"/>
          <w:szCs w:val="22"/>
        </w:rPr>
        <w:t xml:space="preserve"> </w:t>
      </w:r>
      <w:r w:rsidR="00EE22E2" w:rsidRPr="00413874">
        <w:rPr>
          <w:rFonts w:ascii="Times New Roman"/>
          <w:kern w:val="0"/>
          <w:sz w:val="22"/>
          <w:szCs w:val="22"/>
        </w:rPr>
        <w:t>기타</w:t>
      </w:r>
      <w:r w:rsidR="00EE22E2" w:rsidRPr="00413874">
        <w:rPr>
          <w:rFonts w:ascii="Times New Roman"/>
          <w:kern w:val="0"/>
          <w:sz w:val="22"/>
          <w:szCs w:val="22"/>
        </w:rPr>
        <w:t xml:space="preserve"> </w:t>
      </w:r>
      <w:r w:rsidR="00EE22E2" w:rsidRPr="00413874">
        <w:rPr>
          <w:rFonts w:ascii="Times New Roman"/>
          <w:kern w:val="0"/>
          <w:sz w:val="22"/>
          <w:szCs w:val="22"/>
        </w:rPr>
        <w:t>정부인허가</w:t>
      </w:r>
      <w:r w:rsidR="00EE22E2" w:rsidRPr="00413874">
        <w:rPr>
          <w:rFonts w:ascii="Times New Roman"/>
          <w:kern w:val="0"/>
          <w:sz w:val="22"/>
          <w:szCs w:val="22"/>
        </w:rPr>
        <w:t xml:space="preserve"> </w:t>
      </w:r>
      <w:r w:rsidR="00EE22E2" w:rsidRPr="00413874">
        <w:rPr>
          <w:rFonts w:ascii="Times New Roman"/>
          <w:kern w:val="0"/>
          <w:sz w:val="22"/>
          <w:szCs w:val="22"/>
        </w:rPr>
        <w:t>절차</w:t>
      </w:r>
      <w:r w:rsidR="00EE22E2" w:rsidRPr="00413874">
        <w:rPr>
          <w:rFonts w:ascii="Times New Roman"/>
          <w:kern w:val="0"/>
          <w:sz w:val="22"/>
          <w:szCs w:val="22"/>
        </w:rPr>
        <w:t>(</w:t>
      </w:r>
      <w:r w:rsidR="00EE22E2" w:rsidRPr="00413874">
        <w:rPr>
          <w:rFonts w:ascii="Times New Roman"/>
          <w:kern w:val="0"/>
          <w:sz w:val="22"/>
          <w:szCs w:val="22"/>
        </w:rPr>
        <w:t>외국환거래규정에</w:t>
      </w:r>
      <w:r w:rsidR="00EE22E2" w:rsidRPr="00413874">
        <w:rPr>
          <w:rFonts w:ascii="Times New Roman"/>
          <w:kern w:val="0"/>
          <w:sz w:val="22"/>
          <w:szCs w:val="22"/>
        </w:rPr>
        <w:t xml:space="preserve"> </w:t>
      </w:r>
      <w:r w:rsidR="00EE22E2" w:rsidRPr="00413874">
        <w:rPr>
          <w:rFonts w:ascii="Times New Roman"/>
          <w:kern w:val="0"/>
          <w:sz w:val="22"/>
          <w:szCs w:val="22"/>
        </w:rPr>
        <w:t>의한</w:t>
      </w:r>
      <w:r w:rsidR="00EE22E2" w:rsidRPr="00413874">
        <w:rPr>
          <w:rFonts w:ascii="Times New Roman"/>
          <w:kern w:val="0"/>
          <w:sz w:val="22"/>
          <w:szCs w:val="22"/>
        </w:rPr>
        <w:t xml:space="preserve"> </w:t>
      </w:r>
      <w:r w:rsidR="00EE22E2" w:rsidRPr="00413874">
        <w:rPr>
          <w:rFonts w:ascii="Times New Roman"/>
          <w:kern w:val="0"/>
          <w:sz w:val="22"/>
          <w:szCs w:val="22"/>
        </w:rPr>
        <w:t>외국환</w:t>
      </w:r>
      <w:r w:rsidR="00EE22E2" w:rsidRPr="00413874">
        <w:rPr>
          <w:rFonts w:ascii="Times New Roman"/>
          <w:kern w:val="0"/>
          <w:sz w:val="22"/>
          <w:szCs w:val="22"/>
        </w:rPr>
        <w:t xml:space="preserve"> </w:t>
      </w:r>
      <w:r w:rsidR="00EE22E2" w:rsidRPr="00413874">
        <w:rPr>
          <w:rFonts w:ascii="Times New Roman"/>
          <w:kern w:val="0"/>
          <w:sz w:val="22"/>
          <w:szCs w:val="22"/>
        </w:rPr>
        <w:t>신고가</w:t>
      </w:r>
      <w:r w:rsidR="00EE22E2" w:rsidRPr="00413874">
        <w:rPr>
          <w:rFonts w:ascii="Times New Roman"/>
          <w:kern w:val="0"/>
          <w:sz w:val="22"/>
          <w:szCs w:val="22"/>
        </w:rPr>
        <w:t xml:space="preserve"> </w:t>
      </w:r>
      <w:r w:rsidR="00EE22E2" w:rsidRPr="00413874">
        <w:rPr>
          <w:rFonts w:ascii="Times New Roman"/>
          <w:kern w:val="0"/>
          <w:sz w:val="22"/>
          <w:szCs w:val="22"/>
        </w:rPr>
        <w:t>필요할</w:t>
      </w:r>
      <w:r w:rsidR="00EE22E2" w:rsidRPr="00413874">
        <w:rPr>
          <w:rFonts w:ascii="Times New Roman"/>
          <w:kern w:val="0"/>
          <w:sz w:val="22"/>
          <w:szCs w:val="22"/>
        </w:rPr>
        <w:t xml:space="preserve"> </w:t>
      </w:r>
      <w:r w:rsidR="00EE22E2" w:rsidRPr="00413874">
        <w:rPr>
          <w:rFonts w:ascii="Times New Roman"/>
          <w:kern w:val="0"/>
          <w:sz w:val="22"/>
          <w:szCs w:val="22"/>
        </w:rPr>
        <w:t>경우</w:t>
      </w:r>
      <w:r w:rsidR="00EE22E2" w:rsidRPr="00413874">
        <w:rPr>
          <w:rFonts w:ascii="Times New Roman"/>
          <w:kern w:val="0"/>
          <w:sz w:val="22"/>
          <w:szCs w:val="22"/>
        </w:rPr>
        <w:t xml:space="preserve"> </w:t>
      </w:r>
      <w:r w:rsidR="00EE22E2" w:rsidRPr="00413874">
        <w:rPr>
          <w:rFonts w:ascii="Times New Roman"/>
          <w:kern w:val="0"/>
          <w:sz w:val="22"/>
          <w:szCs w:val="22"/>
        </w:rPr>
        <w:t>외국환신고</w:t>
      </w:r>
      <w:r w:rsidR="00EE22E2" w:rsidRPr="00413874">
        <w:rPr>
          <w:rFonts w:ascii="Times New Roman"/>
          <w:kern w:val="0"/>
          <w:sz w:val="22"/>
          <w:szCs w:val="22"/>
        </w:rPr>
        <w:t xml:space="preserve"> </w:t>
      </w:r>
      <w:r w:rsidR="00EE22E2" w:rsidRPr="00413874">
        <w:rPr>
          <w:rFonts w:ascii="Times New Roman"/>
          <w:kern w:val="0"/>
          <w:sz w:val="22"/>
          <w:szCs w:val="22"/>
        </w:rPr>
        <w:t>포함</w:t>
      </w:r>
      <w:r w:rsidR="00EE22E2"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완료하였다</w:t>
      </w:r>
      <w:r w:rsidR="007F4BAB" w:rsidRPr="00413874">
        <w:rPr>
          <w:rFonts w:ascii="Times New Roman"/>
          <w:kern w:val="0"/>
          <w:sz w:val="22"/>
          <w:szCs w:val="22"/>
        </w:rPr>
        <w:t>(</w:t>
      </w:r>
      <w:r w:rsidR="007F4BAB" w:rsidRPr="00413874">
        <w:rPr>
          <w:rFonts w:ascii="Times New Roman"/>
          <w:kern w:val="0"/>
          <w:sz w:val="22"/>
          <w:szCs w:val="22"/>
        </w:rPr>
        <w:t>진술</w:t>
      </w:r>
      <w:r w:rsidR="007F4BAB" w:rsidRPr="00413874">
        <w:rPr>
          <w:rFonts w:ascii="Times New Roman"/>
          <w:kern w:val="0"/>
          <w:sz w:val="22"/>
          <w:szCs w:val="22"/>
        </w:rPr>
        <w:t xml:space="preserve"> </w:t>
      </w:r>
      <w:r w:rsidR="007F4BAB" w:rsidRPr="00413874">
        <w:rPr>
          <w:rFonts w:ascii="Times New Roman"/>
          <w:kern w:val="0"/>
          <w:sz w:val="22"/>
          <w:szCs w:val="22"/>
        </w:rPr>
        <w:t>및</w:t>
      </w:r>
      <w:r w:rsidR="007F4BAB" w:rsidRPr="00413874">
        <w:rPr>
          <w:rFonts w:ascii="Times New Roman"/>
          <w:kern w:val="0"/>
          <w:sz w:val="22"/>
          <w:szCs w:val="22"/>
        </w:rPr>
        <w:t xml:space="preserve"> </w:t>
      </w:r>
      <w:r w:rsidR="007F4BAB" w:rsidRPr="00413874">
        <w:rPr>
          <w:rFonts w:ascii="Times New Roman"/>
          <w:kern w:val="0"/>
          <w:sz w:val="22"/>
          <w:szCs w:val="22"/>
        </w:rPr>
        <w:t>보장</w:t>
      </w:r>
      <w:r w:rsidR="007F4BAB" w:rsidRPr="00413874">
        <w:rPr>
          <w:rFonts w:ascii="Times New Roman"/>
          <w:kern w:val="0"/>
          <w:sz w:val="22"/>
          <w:szCs w:val="22"/>
        </w:rPr>
        <w:t xml:space="preserve"> </w:t>
      </w:r>
      <w:r w:rsidR="007F4BAB" w:rsidRPr="00413874">
        <w:rPr>
          <w:rFonts w:ascii="Times New Roman"/>
          <w:kern w:val="0"/>
          <w:sz w:val="22"/>
          <w:szCs w:val="22"/>
        </w:rPr>
        <w:t>기준일</w:t>
      </w:r>
      <w:r w:rsidR="007F4BAB" w:rsidRPr="00413874">
        <w:rPr>
          <w:rFonts w:ascii="Times New Roman"/>
          <w:kern w:val="0"/>
          <w:sz w:val="22"/>
          <w:szCs w:val="22"/>
        </w:rPr>
        <w:t xml:space="preserve"> </w:t>
      </w:r>
      <w:r w:rsidR="007F4BAB" w:rsidRPr="00413874">
        <w:rPr>
          <w:rFonts w:ascii="Times New Roman"/>
          <w:kern w:val="0"/>
          <w:sz w:val="22"/>
          <w:szCs w:val="22"/>
        </w:rPr>
        <w:t>현재</w:t>
      </w:r>
      <w:r w:rsidR="007F4BAB" w:rsidRPr="00413874">
        <w:rPr>
          <w:rFonts w:ascii="Times New Roman"/>
          <w:kern w:val="0"/>
          <w:sz w:val="22"/>
          <w:szCs w:val="22"/>
        </w:rPr>
        <w:t xml:space="preserve"> </w:t>
      </w:r>
      <w:r w:rsidR="00C02BCB" w:rsidRPr="00413874">
        <w:rPr>
          <w:rFonts w:ascii="Times New Roman"/>
          <w:kern w:val="0"/>
          <w:sz w:val="22"/>
          <w:szCs w:val="22"/>
        </w:rPr>
        <w:t>금융계약상</w:t>
      </w:r>
      <w:r w:rsidR="00C02BCB" w:rsidRPr="00413874">
        <w:rPr>
          <w:rFonts w:ascii="Times New Roman"/>
          <w:kern w:val="0"/>
          <w:sz w:val="22"/>
          <w:szCs w:val="22"/>
        </w:rPr>
        <w:t xml:space="preserve"> </w:t>
      </w:r>
      <w:r w:rsidR="007F4BAB" w:rsidRPr="00413874">
        <w:rPr>
          <w:rFonts w:ascii="Times New Roman"/>
          <w:kern w:val="0"/>
          <w:sz w:val="22"/>
          <w:szCs w:val="22"/>
        </w:rPr>
        <w:t>동</w:t>
      </w:r>
      <w:r w:rsidR="007F4BAB" w:rsidRPr="00413874">
        <w:rPr>
          <w:rFonts w:ascii="Times New Roman"/>
          <w:kern w:val="0"/>
          <w:sz w:val="22"/>
          <w:szCs w:val="22"/>
        </w:rPr>
        <w:t xml:space="preserve"> </w:t>
      </w:r>
      <w:r w:rsidR="007F4BAB" w:rsidRPr="00413874">
        <w:rPr>
          <w:rFonts w:ascii="Times New Roman"/>
          <w:kern w:val="0"/>
          <w:sz w:val="22"/>
          <w:szCs w:val="22"/>
        </w:rPr>
        <w:t>절차의</w:t>
      </w:r>
      <w:r w:rsidR="007F4BAB" w:rsidRPr="00413874">
        <w:rPr>
          <w:rFonts w:ascii="Times New Roman"/>
          <w:kern w:val="0"/>
          <w:sz w:val="22"/>
          <w:szCs w:val="22"/>
        </w:rPr>
        <w:t xml:space="preserve"> </w:t>
      </w:r>
      <w:r w:rsidR="007F4BAB" w:rsidRPr="00413874">
        <w:rPr>
          <w:rFonts w:ascii="Times New Roman"/>
          <w:kern w:val="0"/>
          <w:sz w:val="22"/>
          <w:szCs w:val="22"/>
        </w:rPr>
        <w:t>완료</w:t>
      </w:r>
      <w:r w:rsidR="007F4BAB" w:rsidRPr="00413874">
        <w:rPr>
          <w:rFonts w:ascii="Times New Roman"/>
          <w:kern w:val="0"/>
          <w:sz w:val="22"/>
          <w:szCs w:val="22"/>
        </w:rPr>
        <w:t xml:space="preserve"> </w:t>
      </w:r>
      <w:r w:rsidR="007F4BAB" w:rsidRPr="00413874">
        <w:rPr>
          <w:rFonts w:ascii="Times New Roman"/>
          <w:kern w:val="0"/>
          <w:sz w:val="22"/>
          <w:szCs w:val="22"/>
        </w:rPr>
        <w:t>기한이</w:t>
      </w:r>
      <w:r w:rsidR="007F4BAB" w:rsidRPr="00413874">
        <w:rPr>
          <w:rFonts w:ascii="Times New Roman"/>
          <w:kern w:val="0"/>
          <w:sz w:val="22"/>
          <w:szCs w:val="22"/>
        </w:rPr>
        <w:t xml:space="preserve"> </w:t>
      </w:r>
      <w:r w:rsidR="007F4BAB" w:rsidRPr="00413874">
        <w:rPr>
          <w:rFonts w:ascii="Times New Roman"/>
          <w:kern w:val="0"/>
          <w:sz w:val="22"/>
          <w:szCs w:val="22"/>
        </w:rPr>
        <w:t>도래하지</w:t>
      </w:r>
      <w:r w:rsidR="007F4BAB" w:rsidRPr="00413874">
        <w:rPr>
          <w:rFonts w:ascii="Times New Roman"/>
          <w:kern w:val="0"/>
          <w:sz w:val="22"/>
          <w:szCs w:val="22"/>
        </w:rPr>
        <w:t xml:space="preserve"> </w:t>
      </w:r>
      <w:r w:rsidR="007F4BAB" w:rsidRPr="00413874">
        <w:rPr>
          <w:rFonts w:ascii="Times New Roman"/>
          <w:kern w:val="0"/>
          <w:sz w:val="22"/>
          <w:szCs w:val="22"/>
        </w:rPr>
        <w:t>아니한</w:t>
      </w:r>
      <w:r w:rsidR="007F4BAB" w:rsidRPr="00413874">
        <w:rPr>
          <w:rFonts w:ascii="Times New Roman"/>
          <w:kern w:val="0"/>
          <w:sz w:val="22"/>
          <w:szCs w:val="22"/>
        </w:rPr>
        <w:t xml:space="preserve"> </w:t>
      </w:r>
      <w:r w:rsidR="007F4BAB" w:rsidRPr="00413874">
        <w:rPr>
          <w:rFonts w:ascii="Times New Roman"/>
          <w:kern w:val="0"/>
          <w:sz w:val="22"/>
          <w:szCs w:val="22"/>
        </w:rPr>
        <w:t>경우에는</w:t>
      </w:r>
      <w:r w:rsidR="007F4BAB" w:rsidRPr="00413874">
        <w:rPr>
          <w:rFonts w:ascii="Times New Roman"/>
          <w:kern w:val="0"/>
          <w:sz w:val="22"/>
          <w:szCs w:val="22"/>
        </w:rPr>
        <w:t xml:space="preserve"> </w:t>
      </w:r>
      <w:r w:rsidR="007F4BAB" w:rsidRPr="00413874">
        <w:rPr>
          <w:rFonts w:ascii="Times New Roman"/>
          <w:kern w:val="0"/>
          <w:sz w:val="22"/>
          <w:szCs w:val="22"/>
        </w:rPr>
        <w:t>그</w:t>
      </w:r>
      <w:r w:rsidR="007F4BAB" w:rsidRPr="00413874">
        <w:rPr>
          <w:rFonts w:ascii="Times New Roman"/>
          <w:kern w:val="0"/>
          <w:sz w:val="22"/>
          <w:szCs w:val="22"/>
        </w:rPr>
        <w:t xml:space="preserve"> </w:t>
      </w:r>
      <w:r w:rsidR="007F4BAB" w:rsidRPr="00413874">
        <w:rPr>
          <w:rFonts w:ascii="Times New Roman"/>
          <w:kern w:val="0"/>
          <w:sz w:val="22"/>
          <w:szCs w:val="22"/>
        </w:rPr>
        <w:t>기한</w:t>
      </w:r>
      <w:r w:rsidR="007F4BAB" w:rsidRPr="00413874">
        <w:rPr>
          <w:rFonts w:ascii="Times New Roman"/>
          <w:kern w:val="0"/>
          <w:sz w:val="22"/>
          <w:szCs w:val="22"/>
        </w:rPr>
        <w:t xml:space="preserve"> </w:t>
      </w:r>
      <w:r w:rsidR="007F4BAB" w:rsidRPr="00413874">
        <w:rPr>
          <w:rFonts w:ascii="Times New Roman"/>
          <w:kern w:val="0"/>
          <w:sz w:val="22"/>
          <w:szCs w:val="22"/>
        </w:rPr>
        <w:t>내에</w:t>
      </w:r>
      <w:r w:rsidR="007F4BAB" w:rsidRPr="00413874">
        <w:rPr>
          <w:rFonts w:ascii="Times New Roman"/>
          <w:kern w:val="0"/>
          <w:sz w:val="22"/>
          <w:szCs w:val="22"/>
        </w:rPr>
        <w:t xml:space="preserve"> </w:t>
      </w:r>
      <w:r w:rsidR="007F4BAB" w:rsidRPr="00413874">
        <w:rPr>
          <w:rFonts w:ascii="Times New Roman"/>
          <w:kern w:val="0"/>
          <w:sz w:val="22"/>
          <w:szCs w:val="22"/>
        </w:rPr>
        <w:t>완료할</w:t>
      </w:r>
      <w:r w:rsidR="007F4BAB" w:rsidRPr="00413874">
        <w:rPr>
          <w:rFonts w:ascii="Times New Roman"/>
          <w:kern w:val="0"/>
          <w:sz w:val="22"/>
          <w:szCs w:val="22"/>
        </w:rPr>
        <w:t xml:space="preserve"> </w:t>
      </w:r>
      <w:r w:rsidR="007F4BAB" w:rsidRPr="00413874">
        <w:rPr>
          <w:rFonts w:ascii="Times New Roman"/>
          <w:kern w:val="0"/>
          <w:sz w:val="22"/>
          <w:szCs w:val="22"/>
        </w:rPr>
        <w:t>것이다</w:t>
      </w:r>
      <w:r w:rsidR="007F4BAB" w:rsidRPr="00413874">
        <w:rPr>
          <w:rFonts w:ascii="Times New Roman"/>
          <w:kern w:val="0"/>
          <w:sz w:val="22"/>
          <w:szCs w:val="22"/>
        </w:rPr>
        <w:t>.)</w:t>
      </w:r>
      <w:r w:rsidRPr="00413874">
        <w:rPr>
          <w:rFonts w:ascii="Times New Roman"/>
          <w:kern w:val="0"/>
          <w:sz w:val="22"/>
          <w:szCs w:val="22"/>
        </w:rPr>
        <w:t>.</w:t>
      </w:r>
    </w:p>
    <w:p w14:paraId="640C94F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1BA9567"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764" w:name="_Toc203503704"/>
      <w:bookmarkStart w:id="765" w:name="_Toc239084349"/>
      <w:bookmarkStart w:id="766" w:name="_Toc191645656"/>
      <w:bookmarkStart w:id="767" w:name="_Toc240898083"/>
      <w:bookmarkStart w:id="768" w:name="_Toc242777968"/>
      <w:r w:rsidRPr="00413874">
        <w:rPr>
          <w:rFonts w:ascii="Times New Roman" w:eastAsia="바탕" w:hAnsi="Times New Roman"/>
          <w:kern w:val="0"/>
          <w:sz w:val="22"/>
          <w:szCs w:val="22"/>
        </w:rPr>
        <w:t>소송</w:t>
      </w:r>
      <w:bookmarkEnd w:id="764"/>
      <w:bookmarkEnd w:id="765"/>
      <w:bookmarkEnd w:id="766"/>
      <w:bookmarkEnd w:id="767"/>
      <w:bookmarkEnd w:id="768"/>
    </w:p>
    <w:p w14:paraId="7E025E9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BF2CBD3" w14:textId="77777777" w:rsidR="005E660D" w:rsidRPr="00413874" w:rsidRDefault="00B20A3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업무수행에</w:t>
      </w:r>
      <w:r w:rsidRPr="00413874">
        <w:rPr>
          <w:rFonts w:ascii="Times New Roman"/>
          <w:kern w:val="0"/>
          <w:sz w:val="22"/>
          <w:szCs w:val="22"/>
        </w:rPr>
        <w:t xml:space="preserve"> </w:t>
      </w:r>
      <w:r w:rsidRPr="00413874">
        <w:rPr>
          <w:rFonts w:ascii="Times New Roman"/>
          <w:kern w:val="0"/>
          <w:sz w:val="22"/>
          <w:szCs w:val="22"/>
        </w:rPr>
        <w:t>대하여</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경영이나</w:t>
      </w:r>
      <w:r w:rsidR="000C3038" w:rsidRPr="00413874">
        <w:rPr>
          <w:rFonts w:ascii="Times New Roman"/>
          <w:kern w:val="0"/>
          <w:sz w:val="22"/>
          <w:szCs w:val="22"/>
        </w:rPr>
        <w:t xml:space="preserve"> </w:t>
      </w:r>
      <w:r w:rsidR="000C3038" w:rsidRPr="00413874">
        <w:rPr>
          <w:rFonts w:ascii="Times New Roman"/>
          <w:kern w:val="0"/>
          <w:sz w:val="22"/>
          <w:szCs w:val="22"/>
        </w:rPr>
        <w:t>재정상태에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자산에</w:t>
      </w:r>
      <w:r w:rsidR="000C3038" w:rsidRPr="00413874">
        <w:rPr>
          <w:rFonts w:ascii="Times New Roman"/>
          <w:kern w:val="0"/>
          <w:sz w:val="22"/>
          <w:szCs w:val="22"/>
        </w:rPr>
        <w:t xml:space="preserve"> </w:t>
      </w:r>
      <w:r w:rsidR="000C3038" w:rsidRPr="00413874">
        <w:rPr>
          <w:rFonts w:ascii="Times New Roman"/>
          <w:kern w:val="0"/>
          <w:sz w:val="22"/>
          <w:szCs w:val="22"/>
        </w:rPr>
        <w:t>대한</w:t>
      </w:r>
      <w:r w:rsidR="000C3038" w:rsidRPr="00413874">
        <w:rPr>
          <w:rFonts w:ascii="Times New Roman"/>
          <w:kern w:val="0"/>
          <w:sz w:val="22"/>
          <w:szCs w:val="22"/>
        </w:rPr>
        <w:t xml:space="preserve"> </w:t>
      </w:r>
      <w:r w:rsidR="000C3038" w:rsidRPr="00413874">
        <w:rPr>
          <w:rFonts w:ascii="Times New Roman"/>
          <w:kern w:val="0"/>
          <w:sz w:val="22"/>
          <w:szCs w:val="22"/>
        </w:rPr>
        <w:t>가압류</w:t>
      </w:r>
      <w:r w:rsidR="000C3038" w:rsidRPr="00413874">
        <w:rPr>
          <w:rFonts w:ascii="Times New Roman"/>
          <w:kern w:val="0"/>
          <w:sz w:val="22"/>
          <w:szCs w:val="22"/>
        </w:rPr>
        <w:t xml:space="preserve">, </w:t>
      </w:r>
      <w:r w:rsidR="000C3038" w:rsidRPr="00413874">
        <w:rPr>
          <w:rFonts w:ascii="Times New Roman"/>
          <w:kern w:val="0"/>
          <w:sz w:val="22"/>
          <w:szCs w:val="22"/>
        </w:rPr>
        <w:t>가처분</w:t>
      </w:r>
      <w:r w:rsidR="000C3038"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소송이나</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법적</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계속되어</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000C3038" w:rsidRPr="00413874">
        <w:rPr>
          <w:rFonts w:ascii="Times New Roman"/>
          <w:kern w:val="0"/>
          <w:sz w:val="22"/>
          <w:szCs w:val="22"/>
        </w:rPr>
        <w:t>아니하며</w:t>
      </w:r>
      <w:r w:rsidR="000C3038" w:rsidRPr="00413874">
        <w:rPr>
          <w:rFonts w:ascii="Times New Roman"/>
          <w:kern w:val="0"/>
          <w:sz w:val="22"/>
          <w:szCs w:val="22"/>
        </w:rPr>
        <w:t xml:space="preserve">, </w:t>
      </w:r>
      <w:r w:rsidR="000C3038" w:rsidRPr="00413874">
        <w:rPr>
          <w:rFonts w:ascii="Times New Roman"/>
          <w:kern w:val="0"/>
          <w:sz w:val="22"/>
          <w:szCs w:val="22"/>
        </w:rPr>
        <w:t>차주가</w:t>
      </w:r>
      <w:r w:rsidR="000C3038" w:rsidRPr="00413874">
        <w:rPr>
          <w:rFonts w:ascii="Times New Roman"/>
          <w:kern w:val="0"/>
          <w:sz w:val="22"/>
          <w:szCs w:val="22"/>
        </w:rPr>
        <w:t xml:space="preserve"> </w:t>
      </w:r>
      <w:r w:rsidR="000C3038" w:rsidRPr="00413874">
        <w:rPr>
          <w:rFonts w:ascii="Times New Roman"/>
          <w:kern w:val="0"/>
          <w:sz w:val="22"/>
          <w:szCs w:val="22"/>
        </w:rPr>
        <w:t>알고</w:t>
      </w:r>
      <w:r w:rsidR="000C3038" w:rsidRPr="00413874">
        <w:rPr>
          <w:rFonts w:ascii="Times New Roman"/>
          <w:kern w:val="0"/>
          <w:sz w:val="22"/>
          <w:szCs w:val="22"/>
        </w:rPr>
        <w:t xml:space="preserve"> </w:t>
      </w:r>
      <w:r w:rsidR="000C3038"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한</w:t>
      </w:r>
      <w:r w:rsidR="000C3038" w:rsidRPr="00413874">
        <w:rPr>
          <w:rFonts w:ascii="Times New Roman"/>
          <w:kern w:val="0"/>
          <w:sz w:val="22"/>
          <w:szCs w:val="22"/>
        </w:rPr>
        <w:t xml:space="preserve"> </w:t>
      </w:r>
      <w:r w:rsidR="000C3038" w:rsidRPr="00413874">
        <w:rPr>
          <w:rFonts w:ascii="Times New Roman"/>
          <w:kern w:val="0"/>
          <w:sz w:val="22"/>
          <w:szCs w:val="22"/>
        </w:rPr>
        <w:t>그러한</w:t>
      </w:r>
      <w:r w:rsidR="000C3038" w:rsidRPr="00413874">
        <w:rPr>
          <w:rFonts w:ascii="Times New Roman"/>
          <w:kern w:val="0"/>
          <w:sz w:val="22"/>
          <w:szCs w:val="22"/>
        </w:rPr>
        <w:t xml:space="preserve"> </w:t>
      </w:r>
      <w:r w:rsidR="000C3038" w:rsidRPr="00413874">
        <w:rPr>
          <w:rFonts w:ascii="Times New Roman"/>
          <w:kern w:val="0"/>
          <w:sz w:val="22"/>
          <w:szCs w:val="22"/>
        </w:rPr>
        <w:t>소송</w:t>
      </w:r>
      <w:r w:rsidR="000C3038" w:rsidRPr="00413874">
        <w:rPr>
          <w:rFonts w:ascii="Times New Roman"/>
          <w:kern w:val="0"/>
          <w:sz w:val="22"/>
          <w:szCs w:val="22"/>
        </w:rPr>
        <w:t xml:space="preserve"> </w:t>
      </w:r>
      <w:r w:rsidR="000C3038" w:rsidRPr="00413874">
        <w:rPr>
          <w:rFonts w:ascii="Times New Roman"/>
          <w:kern w:val="0"/>
          <w:sz w:val="22"/>
          <w:szCs w:val="22"/>
        </w:rPr>
        <w:t>등이</w:t>
      </w:r>
      <w:r w:rsidR="000C3038" w:rsidRPr="00413874">
        <w:rPr>
          <w:rFonts w:ascii="Times New Roman"/>
          <w:kern w:val="0"/>
          <w:sz w:val="22"/>
          <w:szCs w:val="22"/>
        </w:rPr>
        <w:t xml:space="preserve"> </w:t>
      </w:r>
      <w:r w:rsidR="000C3038" w:rsidRPr="00413874">
        <w:rPr>
          <w:rFonts w:ascii="Times New Roman"/>
          <w:kern w:val="0"/>
          <w:sz w:val="22"/>
          <w:szCs w:val="22"/>
        </w:rPr>
        <w:t>제기될</w:t>
      </w:r>
      <w:r w:rsidR="000C3038" w:rsidRPr="00413874">
        <w:rPr>
          <w:rFonts w:ascii="Times New Roman"/>
          <w:kern w:val="0"/>
          <w:sz w:val="22"/>
          <w:szCs w:val="22"/>
        </w:rPr>
        <w:t xml:space="preserve"> </w:t>
      </w:r>
      <w:r w:rsidR="000C3038" w:rsidRPr="00413874">
        <w:rPr>
          <w:rFonts w:ascii="Times New Roman"/>
          <w:kern w:val="0"/>
          <w:sz w:val="22"/>
          <w:szCs w:val="22"/>
        </w:rPr>
        <w:t>우려가</w:t>
      </w:r>
      <w:r w:rsidR="000C3038" w:rsidRPr="00413874">
        <w:rPr>
          <w:rFonts w:ascii="Times New Roman"/>
          <w:kern w:val="0"/>
          <w:sz w:val="22"/>
          <w:szCs w:val="22"/>
        </w:rPr>
        <w:t xml:space="preserve"> </w:t>
      </w:r>
      <w:r w:rsidR="000C3038" w:rsidRPr="00413874">
        <w:rPr>
          <w:rFonts w:ascii="Times New Roman"/>
          <w:kern w:val="0"/>
          <w:sz w:val="22"/>
          <w:szCs w:val="22"/>
        </w:rPr>
        <w:t>없</w:t>
      </w:r>
      <w:r w:rsidRPr="00413874">
        <w:rPr>
          <w:rFonts w:ascii="Times New Roman"/>
          <w:kern w:val="0"/>
          <w:sz w:val="22"/>
          <w:szCs w:val="22"/>
        </w:rPr>
        <w:t>다</w:t>
      </w:r>
      <w:r w:rsidRPr="00413874">
        <w:rPr>
          <w:rFonts w:ascii="Times New Roman"/>
          <w:kern w:val="0"/>
          <w:sz w:val="22"/>
          <w:szCs w:val="22"/>
        </w:rPr>
        <w:t>.</w:t>
      </w:r>
    </w:p>
    <w:p w14:paraId="6C822DC0" w14:textId="77777777" w:rsidR="00FD72EB" w:rsidRPr="00413874" w:rsidRDefault="00FD72EB" w:rsidP="008B24EF">
      <w:pPr>
        <w:tabs>
          <w:tab w:val="left" w:pos="400"/>
        </w:tabs>
        <w:adjustRightInd w:val="0"/>
        <w:snapToGrid w:val="0"/>
        <w:spacing w:line="400" w:lineRule="exact"/>
        <w:rPr>
          <w:rFonts w:ascii="Times New Roman"/>
          <w:kern w:val="0"/>
          <w:sz w:val="22"/>
          <w:szCs w:val="22"/>
        </w:rPr>
      </w:pPr>
    </w:p>
    <w:p w14:paraId="5921FF4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769" w:name="_Toc203503705"/>
      <w:bookmarkStart w:id="770" w:name="_Toc239084350"/>
      <w:bookmarkStart w:id="771" w:name="_Toc191645657"/>
      <w:bookmarkStart w:id="772" w:name="_Toc240898084"/>
      <w:bookmarkStart w:id="773" w:name="_Toc242777969"/>
      <w:r w:rsidRPr="00413874">
        <w:rPr>
          <w:rFonts w:ascii="Times New Roman" w:eastAsia="바탕" w:hAnsi="Times New Roman"/>
          <w:kern w:val="0"/>
          <w:sz w:val="22"/>
          <w:szCs w:val="22"/>
        </w:rPr>
        <w:t>정보의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정확성</w:t>
      </w:r>
      <w:bookmarkEnd w:id="769"/>
      <w:bookmarkEnd w:id="770"/>
      <w:bookmarkEnd w:id="771"/>
      <w:bookmarkEnd w:id="772"/>
      <w:bookmarkEnd w:id="773"/>
    </w:p>
    <w:p w14:paraId="084A5F05"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82C06B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인지하고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정보는</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00723046" w:rsidRPr="00413874">
        <w:rPr>
          <w:rFonts w:ascii="Times New Roman"/>
          <w:kern w:val="0"/>
          <w:sz w:val="22"/>
          <w:szCs w:val="22"/>
        </w:rPr>
        <w:t>점에서</w:t>
      </w:r>
      <w:r w:rsidR="00723046" w:rsidRPr="00413874">
        <w:rPr>
          <w:rFonts w:ascii="Times New Roman"/>
          <w:kern w:val="0"/>
          <w:sz w:val="22"/>
          <w:szCs w:val="22"/>
        </w:rPr>
        <w:t xml:space="preserve"> </w:t>
      </w:r>
      <w:r w:rsidRPr="00413874">
        <w:rPr>
          <w:rFonts w:ascii="Times New Roman"/>
          <w:kern w:val="0"/>
          <w:sz w:val="22"/>
          <w:szCs w:val="22"/>
        </w:rPr>
        <w:t>정확하며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Pr="00413874">
        <w:rPr>
          <w:rFonts w:ascii="Times New Roman"/>
          <w:kern w:val="0"/>
          <w:sz w:val="22"/>
          <w:szCs w:val="22"/>
        </w:rPr>
        <w:t>정보를</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제공하였다</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진실한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신뢰하고</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행위에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000877D6"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책임을</w:t>
      </w:r>
      <w:r w:rsidRPr="00413874">
        <w:rPr>
          <w:rFonts w:ascii="Times New Roman"/>
          <w:kern w:val="0"/>
          <w:sz w:val="22"/>
          <w:szCs w:val="22"/>
        </w:rPr>
        <w:t xml:space="preserve"> </w:t>
      </w:r>
      <w:r w:rsidRPr="00413874">
        <w:rPr>
          <w:rFonts w:ascii="Times New Roman"/>
          <w:kern w:val="0"/>
          <w:sz w:val="22"/>
          <w:szCs w:val="22"/>
        </w:rPr>
        <w:t>부담하지</w:t>
      </w:r>
      <w:r w:rsidRPr="00413874">
        <w:rPr>
          <w:rFonts w:ascii="Times New Roman"/>
          <w:kern w:val="0"/>
          <w:sz w:val="22"/>
          <w:szCs w:val="22"/>
        </w:rPr>
        <w:t xml:space="preserve"> </w:t>
      </w:r>
      <w:r w:rsidRPr="00413874">
        <w:rPr>
          <w:rFonts w:ascii="Times New Roman"/>
          <w:kern w:val="0"/>
          <w:sz w:val="22"/>
          <w:szCs w:val="22"/>
        </w:rPr>
        <w:t>않는다</w:t>
      </w:r>
      <w:r w:rsidRPr="00413874">
        <w:rPr>
          <w:rFonts w:ascii="Times New Roman"/>
          <w:kern w:val="0"/>
          <w:sz w:val="22"/>
          <w:szCs w:val="22"/>
        </w:rPr>
        <w:t>.</w:t>
      </w:r>
    </w:p>
    <w:p w14:paraId="3C09F09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45FE2D0"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774" w:name="_Toc203503706"/>
      <w:bookmarkStart w:id="775" w:name="_Toc239084351"/>
      <w:bookmarkStart w:id="776" w:name="_Toc191645658"/>
      <w:bookmarkStart w:id="777" w:name="_Toc240898085"/>
      <w:bookmarkStart w:id="778" w:name="_Toc242777970"/>
      <w:r w:rsidRPr="00413874">
        <w:rPr>
          <w:rFonts w:ascii="Times New Roman" w:eastAsia="바탕" w:hAnsi="Times New Roman"/>
          <w:kern w:val="0"/>
          <w:sz w:val="22"/>
          <w:szCs w:val="22"/>
        </w:rPr>
        <w:t>청산</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부도</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절차의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부재</w:t>
      </w:r>
      <w:bookmarkEnd w:id="774"/>
      <w:bookmarkEnd w:id="775"/>
      <w:bookmarkEnd w:id="776"/>
      <w:bookmarkEnd w:id="777"/>
      <w:bookmarkEnd w:id="778"/>
    </w:p>
    <w:p w14:paraId="4D8D3F7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EC8CCBD"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지급불능에</w:t>
      </w:r>
      <w:r w:rsidRPr="00413874">
        <w:rPr>
          <w:rFonts w:ascii="Times New Roman"/>
          <w:kern w:val="0"/>
          <w:sz w:val="22"/>
          <w:szCs w:val="22"/>
        </w:rPr>
        <w:t xml:space="preserve"> </w:t>
      </w:r>
      <w:r w:rsidRPr="00413874">
        <w:rPr>
          <w:rFonts w:ascii="Times New Roman"/>
          <w:kern w:val="0"/>
          <w:sz w:val="22"/>
          <w:szCs w:val="22"/>
        </w:rPr>
        <w:t>이르거나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청산</w:t>
      </w:r>
      <w:r w:rsidRPr="00413874">
        <w:rPr>
          <w:rFonts w:ascii="Times New Roman"/>
          <w:kern w:val="0"/>
          <w:sz w:val="22"/>
          <w:szCs w:val="22"/>
        </w:rPr>
        <w:t xml:space="preserve">, </w:t>
      </w:r>
      <w:r w:rsidRPr="00413874">
        <w:rPr>
          <w:rFonts w:ascii="Times New Roman"/>
          <w:kern w:val="0"/>
          <w:sz w:val="22"/>
          <w:szCs w:val="22"/>
        </w:rPr>
        <w:t>해산</w:t>
      </w:r>
      <w:r w:rsidRPr="00413874">
        <w:rPr>
          <w:rFonts w:ascii="Times New Roman"/>
          <w:kern w:val="0"/>
          <w:sz w:val="22"/>
          <w:szCs w:val="22"/>
        </w:rPr>
        <w:t xml:space="preserve">, </w:t>
      </w:r>
      <w:r w:rsidRPr="00413874">
        <w:rPr>
          <w:rFonts w:ascii="Times New Roman"/>
          <w:kern w:val="0"/>
          <w:sz w:val="22"/>
          <w:szCs w:val="22"/>
        </w:rPr>
        <w:t>회생절차</w:t>
      </w:r>
      <w:r w:rsidRPr="00413874">
        <w:rPr>
          <w:rFonts w:ascii="Times New Roman"/>
          <w:kern w:val="0"/>
          <w:sz w:val="22"/>
          <w:szCs w:val="22"/>
        </w:rPr>
        <w:t xml:space="preserve">, </w:t>
      </w:r>
      <w:r w:rsidRPr="00413874">
        <w:rPr>
          <w:rFonts w:ascii="Times New Roman"/>
          <w:kern w:val="0"/>
          <w:sz w:val="22"/>
          <w:szCs w:val="22"/>
        </w:rPr>
        <w:t>파산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유사한</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진행되고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이러한</w:t>
      </w:r>
      <w:r w:rsidRPr="00413874">
        <w:rPr>
          <w:rFonts w:ascii="Times New Roman"/>
          <w:kern w:val="0"/>
          <w:sz w:val="22"/>
          <w:szCs w:val="22"/>
        </w:rPr>
        <w:t xml:space="preserve"> </w:t>
      </w:r>
      <w:r w:rsidRPr="00413874">
        <w:rPr>
          <w:rFonts w:ascii="Times New Roman"/>
          <w:kern w:val="0"/>
          <w:sz w:val="22"/>
          <w:szCs w:val="22"/>
        </w:rPr>
        <w:t>절차의</w:t>
      </w:r>
      <w:r w:rsidRPr="00413874">
        <w:rPr>
          <w:rFonts w:ascii="Times New Roman"/>
          <w:kern w:val="0"/>
          <w:sz w:val="22"/>
          <w:szCs w:val="22"/>
        </w:rPr>
        <w:t xml:space="preserve"> </w:t>
      </w:r>
      <w:r w:rsidRPr="00413874">
        <w:rPr>
          <w:rFonts w:ascii="Times New Roman"/>
          <w:kern w:val="0"/>
          <w:sz w:val="22"/>
          <w:szCs w:val="22"/>
        </w:rPr>
        <w:t>개시를</w:t>
      </w:r>
      <w:r w:rsidRPr="00413874">
        <w:rPr>
          <w:rFonts w:ascii="Times New Roman"/>
          <w:kern w:val="0"/>
          <w:sz w:val="22"/>
          <w:szCs w:val="22"/>
        </w:rPr>
        <w:t xml:space="preserve"> </w:t>
      </w:r>
      <w:r w:rsidRPr="00413874">
        <w:rPr>
          <w:rFonts w:ascii="Times New Roman"/>
          <w:kern w:val="0"/>
          <w:sz w:val="22"/>
          <w:szCs w:val="22"/>
        </w:rPr>
        <w:t>신청한</w:t>
      </w:r>
      <w:r w:rsidRPr="00413874">
        <w:rPr>
          <w:rFonts w:ascii="Times New Roman"/>
          <w:kern w:val="0"/>
          <w:sz w:val="22"/>
          <w:szCs w:val="22"/>
        </w:rPr>
        <w:t xml:space="preserve"> </w:t>
      </w:r>
      <w:r w:rsidRPr="00413874">
        <w:rPr>
          <w:rFonts w:ascii="Times New Roman"/>
          <w:kern w:val="0"/>
          <w:sz w:val="22"/>
          <w:szCs w:val="22"/>
        </w:rPr>
        <w:t>사실도</w:t>
      </w:r>
      <w:r w:rsidRPr="00413874">
        <w:rPr>
          <w:rFonts w:ascii="Times New Roman"/>
          <w:kern w:val="0"/>
          <w:sz w:val="22"/>
          <w:szCs w:val="22"/>
        </w:rPr>
        <w:t xml:space="preserve"> </w:t>
      </w:r>
      <w:r w:rsidRPr="00413874">
        <w:rPr>
          <w:rFonts w:ascii="Times New Roman"/>
          <w:kern w:val="0"/>
          <w:sz w:val="22"/>
          <w:szCs w:val="22"/>
        </w:rPr>
        <w:t>없으며</w:t>
      </w:r>
      <w:r w:rsidRPr="00413874">
        <w:rPr>
          <w:rFonts w:ascii="Times New Roman"/>
          <w:kern w:val="0"/>
          <w:sz w:val="22"/>
          <w:szCs w:val="22"/>
        </w:rPr>
        <w:t xml:space="preserve">, </w:t>
      </w:r>
      <w:r w:rsidRPr="00413874">
        <w:rPr>
          <w:rFonts w:ascii="Times New Roman"/>
          <w:kern w:val="0"/>
          <w:sz w:val="22"/>
          <w:szCs w:val="22"/>
        </w:rPr>
        <w:lastRenderedPageBreak/>
        <w:t>차주가</w:t>
      </w:r>
      <w:r w:rsidRPr="00413874">
        <w:rPr>
          <w:rFonts w:ascii="Times New Roman"/>
          <w:kern w:val="0"/>
          <w:sz w:val="22"/>
          <w:szCs w:val="22"/>
        </w:rPr>
        <w:t xml:space="preserve"> </w:t>
      </w:r>
      <w:r w:rsidRPr="00413874">
        <w:rPr>
          <w:rFonts w:ascii="Times New Roman"/>
          <w:kern w:val="0"/>
          <w:sz w:val="22"/>
          <w:szCs w:val="22"/>
        </w:rPr>
        <w:t>아는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우려도</w:t>
      </w:r>
      <w:r w:rsidRPr="00413874">
        <w:rPr>
          <w:rFonts w:ascii="Times New Roman"/>
          <w:kern w:val="0"/>
          <w:sz w:val="22"/>
          <w:szCs w:val="22"/>
        </w:rPr>
        <w:t xml:space="preserve"> </w:t>
      </w:r>
      <w:r w:rsidRPr="00413874">
        <w:rPr>
          <w:rFonts w:ascii="Times New Roman"/>
          <w:kern w:val="0"/>
          <w:sz w:val="22"/>
          <w:szCs w:val="22"/>
        </w:rPr>
        <w:t>없다</w:t>
      </w:r>
      <w:r w:rsidRPr="00413874">
        <w:rPr>
          <w:rFonts w:ascii="Times New Roman"/>
          <w:kern w:val="0"/>
          <w:sz w:val="22"/>
          <w:szCs w:val="22"/>
        </w:rPr>
        <w:t>.</w:t>
      </w:r>
    </w:p>
    <w:p w14:paraId="12407C55"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bookmarkStart w:id="779" w:name="_Toc497629469"/>
    </w:p>
    <w:p w14:paraId="4EEE7563" w14:textId="77777777" w:rsidR="00043129" w:rsidRPr="00413874" w:rsidRDefault="00043129"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780" w:name="_Toc101866338"/>
      <w:bookmarkStart w:id="781" w:name="_Toc191645659"/>
      <w:bookmarkStart w:id="782" w:name="_Toc240898086"/>
      <w:bookmarkStart w:id="783" w:name="_Toc242777971"/>
      <w:r w:rsidRPr="00413874">
        <w:rPr>
          <w:rFonts w:ascii="Times New Roman" w:eastAsia="바탕" w:hAnsi="Times New Roman"/>
          <w:kern w:val="0"/>
          <w:sz w:val="22"/>
          <w:szCs w:val="22"/>
        </w:rPr>
        <w:t>우발채무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780"/>
      <w:bookmarkEnd w:id="781"/>
      <w:bookmarkEnd w:id="782"/>
      <w:bookmarkEnd w:id="783"/>
    </w:p>
    <w:p w14:paraId="2D1A2CC2"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p>
    <w:p w14:paraId="6033E77D"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w:t>
      </w:r>
      <w:r w:rsidRPr="00413874">
        <w:rPr>
          <w:rFonts w:ascii="Times New Roman"/>
          <w:sz w:val="22"/>
          <w:szCs w:val="22"/>
        </w:rPr>
        <w:t xml:space="preserve"> </w:t>
      </w:r>
      <w:r w:rsidRPr="00413874">
        <w:rPr>
          <w:rFonts w:ascii="Times New Roman"/>
          <w:sz w:val="22"/>
          <w:szCs w:val="22"/>
        </w:rPr>
        <w:t>현재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제출한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재무제표에</w:t>
      </w:r>
      <w:r w:rsidRPr="00413874">
        <w:rPr>
          <w:rFonts w:ascii="Times New Roman"/>
          <w:sz w:val="22"/>
          <w:szCs w:val="22"/>
        </w:rPr>
        <w:t xml:space="preserve"> </w:t>
      </w:r>
      <w:r w:rsidRPr="00413874">
        <w:rPr>
          <w:rFonts w:ascii="Times New Roman"/>
          <w:sz w:val="22"/>
          <w:szCs w:val="22"/>
        </w:rPr>
        <w:t>기재</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반영되지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채무로서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재정상태에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영향을</w:t>
      </w:r>
      <w:r w:rsidRPr="00413874">
        <w:rPr>
          <w:rFonts w:ascii="Times New Roman"/>
          <w:sz w:val="22"/>
          <w:szCs w:val="22"/>
        </w:rPr>
        <w:t xml:space="preserve"> </w:t>
      </w:r>
      <w:r w:rsidRPr="00413874">
        <w:rPr>
          <w:rFonts w:ascii="Times New Roman"/>
          <w:sz w:val="22"/>
          <w:szCs w:val="22"/>
        </w:rPr>
        <w:t>미칠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우발채무나</w:t>
      </w:r>
      <w:r w:rsidRPr="00413874">
        <w:rPr>
          <w:rFonts w:ascii="Times New Roman"/>
          <w:sz w:val="22"/>
          <w:szCs w:val="22"/>
        </w:rPr>
        <w:t xml:space="preserve"> </w:t>
      </w:r>
      <w:r w:rsidRPr="00413874">
        <w:rPr>
          <w:rFonts w:ascii="Times New Roman"/>
          <w:sz w:val="22"/>
          <w:szCs w:val="22"/>
        </w:rPr>
        <w:t>우발손실은</w:t>
      </w:r>
      <w:r w:rsidRPr="00413874">
        <w:rPr>
          <w:rFonts w:ascii="Times New Roman"/>
          <w:sz w:val="22"/>
          <w:szCs w:val="22"/>
        </w:rPr>
        <w:t xml:space="preserve"> </w:t>
      </w:r>
      <w:r w:rsidRPr="00413874">
        <w:rPr>
          <w:rFonts w:ascii="Times New Roman"/>
          <w:sz w:val="22"/>
          <w:szCs w:val="22"/>
        </w:rPr>
        <w:t>존재하지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4D0CEBB1" w14:textId="77777777" w:rsidR="00162E11" w:rsidRPr="00413874" w:rsidRDefault="00162E11" w:rsidP="00052412">
      <w:pPr>
        <w:adjustRightInd w:val="0"/>
        <w:snapToGrid w:val="0"/>
        <w:spacing w:line="400" w:lineRule="exact"/>
        <w:ind w:firstLine="567"/>
        <w:rPr>
          <w:rFonts w:ascii="Times New Roman"/>
          <w:sz w:val="22"/>
          <w:szCs w:val="22"/>
        </w:rPr>
      </w:pPr>
    </w:p>
    <w:p w14:paraId="1FD2AD86"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70579F9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784" w:name="_Toc191645661"/>
      <w:bookmarkStart w:id="785" w:name="_Toc240898087"/>
      <w:bookmarkStart w:id="786" w:name="_Toc242777972"/>
      <w:r w:rsidRPr="00413874">
        <w:rPr>
          <w:rFonts w:eastAsia="바탕"/>
          <w:kern w:val="0"/>
          <w:szCs w:val="22"/>
        </w:rPr>
        <w:t>준수사항</w:t>
      </w:r>
      <w:bookmarkEnd w:id="784"/>
      <w:bookmarkEnd w:id="785"/>
      <w:bookmarkEnd w:id="786"/>
    </w:p>
    <w:p w14:paraId="6C91EFE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5ADEDA7" w14:textId="25DD8D64" w:rsidR="00FE56CC"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BD7DCC" w:rsidRPr="00413874">
        <w:rPr>
          <w:rFonts w:ascii="Times New Roman"/>
          <w:kern w:val="0"/>
          <w:sz w:val="22"/>
          <w:szCs w:val="22"/>
        </w:rPr>
        <w:t>는</w:t>
      </w:r>
      <w:r w:rsidR="00BD7DCC" w:rsidRPr="00413874">
        <w:rPr>
          <w:rFonts w:ascii="Times New Roman"/>
          <w:kern w:val="0"/>
          <w:sz w:val="22"/>
          <w:szCs w:val="22"/>
        </w:rPr>
        <w:t xml:space="preserve"> </w:t>
      </w:r>
      <w:r w:rsidR="00C16D62" w:rsidRPr="00413874">
        <w:rPr>
          <w:rFonts w:ascii="Times New Roman"/>
          <w:kern w:val="0"/>
          <w:sz w:val="22"/>
          <w:szCs w:val="22"/>
        </w:rPr>
        <w:t>피담보채무</w:t>
      </w:r>
      <w:r w:rsidR="00A13D0B" w:rsidRPr="00413874">
        <w:rPr>
          <w:rFonts w:ascii="Times New Roman"/>
          <w:kern w:val="0"/>
          <w:sz w:val="22"/>
          <w:szCs w:val="22"/>
        </w:rPr>
        <w:t>가</w:t>
      </w:r>
      <w:r w:rsidR="00A13D0B" w:rsidRPr="00413874">
        <w:rPr>
          <w:rFonts w:ascii="Times New Roman"/>
          <w:kern w:val="0"/>
          <w:sz w:val="22"/>
          <w:szCs w:val="22"/>
        </w:rPr>
        <w:t xml:space="preserve"> </w:t>
      </w:r>
      <w:r w:rsidR="00A13D0B" w:rsidRPr="00413874">
        <w:rPr>
          <w:rFonts w:ascii="Times New Roman"/>
          <w:kern w:val="0"/>
          <w:sz w:val="22"/>
          <w:szCs w:val="22"/>
        </w:rPr>
        <w:t>전액</w:t>
      </w:r>
      <w:r w:rsidR="00A13D0B" w:rsidRPr="00413874">
        <w:rPr>
          <w:rFonts w:ascii="Times New Roman"/>
          <w:kern w:val="0"/>
          <w:sz w:val="22"/>
          <w:szCs w:val="22"/>
        </w:rPr>
        <w:t xml:space="preserve"> </w:t>
      </w:r>
      <w:r w:rsidR="00A13D0B" w:rsidRPr="00413874">
        <w:rPr>
          <w:rFonts w:ascii="Times New Roman"/>
          <w:kern w:val="0"/>
          <w:sz w:val="22"/>
          <w:szCs w:val="22"/>
        </w:rPr>
        <w:t>상환되기까지</w:t>
      </w:r>
      <w:r w:rsidR="00A13D0B" w:rsidRPr="00413874">
        <w:rPr>
          <w:rFonts w:ascii="Times New Roman"/>
          <w:kern w:val="0"/>
          <w:sz w:val="22"/>
          <w:szCs w:val="22"/>
        </w:rPr>
        <w:t xml:space="preserve"> </w:t>
      </w:r>
      <w:r w:rsidR="00A13D0B" w:rsidRPr="00413874">
        <w:rPr>
          <w:rFonts w:ascii="Times New Roman"/>
          <w:kern w:val="0"/>
          <w:sz w:val="22"/>
          <w:szCs w:val="22"/>
        </w:rPr>
        <w:t>각각</w:t>
      </w:r>
      <w:r w:rsidR="00A13D0B" w:rsidRPr="00413874">
        <w:rPr>
          <w:rFonts w:ascii="Times New Roman"/>
          <w:kern w:val="0"/>
          <w:sz w:val="22"/>
          <w:szCs w:val="22"/>
        </w:rPr>
        <w:t xml:space="preserve"> </w:t>
      </w:r>
      <w:r w:rsidR="00A13D0B" w:rsidRPr="00413874">
        <w:rPr>
          <w:rFonts w:ascii="Times New Roman"/>
          <w:kern w:val="0"/>
          <w:sz w:val="22"/>
          <w:szCs w:val="22"/>
        </w:rPr>
        <w:t>다음</w:t>
      </w:r>
      <w:r w:rsidR="00A13D0B" w:rsidRPr="00413874">
        <w:rPr>
          <w:rFonts w:ascii="Times New Roman"/>
          <w:kern w:val="0"/>
          <w:sz w:val="22"/>
          <w:szCs w:val="22"/>
        </w:rPr>
        <w:t xml:space="preserve"> </w:t>
      </w:r>
      <w:r w:rsidR="00A13D0B" w:rsidRPr="00413874">
        <w:rPr>
          <w:rFonts w:ascii="Times New Roman"/>
          <w:kern w:val="0"/>
          <w:sz w:val="22"/>
          <w:szCs w:val="22"/>
        </w:rPr>
        <w:t>사항</w:t>
      </w:r>
      <w:r w:rsidR="00A13D0B" w:rsidRPr="00413874">
        <w:rPr>
          <w:rFonts w:ascii="Times New Roman"/>
          <w:kern w:val="0"/>
          <w:sz w:val="22"/>
          <w:szCs w:val="22"/>
        </w:rPr>
        <w:t xml:space="preserve"> </w:t>
      </w:r>
      <w:r w:rsidR="00221ECF" w:rsidRPr="00413874">
        <w:rPr>
          <w:rFonts w:ascii="Times New Roman"/>
          <w:kern w:val="0"/>
          <w:sz w:val="22"/>
          <w:szCs w:val="22"/>
        </w:rPr>
        <w:t>및</w:t>
      </w:r>
      <w:r w:rsidR="00221ECF" w:rsidRPr="00413874">
        <w:rPr>
          <w:rFonts w:ascii="Times New Roman"/>
          <w:kern w:val="0"/>
          <w:sz w:val="22"/>
          <w:szCs w:val="22"/>
        </w:rPr>
        <w:t xml:space="preserve"> </w:t>
      </w:r>
      <w:r w:rsidR="00A13D0B" w:rsidRPr="00413874">
        <w:rPr>
          <w:rFonts w:ascii="Times New Roman"/>
          <w:kern w:val="0"/>
          <w:sz w:val="22"/>
          <w:szCs w:val="22"/>
        </w:rPr>
        <w:t>기타</w:t>
      </w:r>
      <w:r w:rsidR="00A13D0B" w:rsidRPr="00413874">
        <w:rPr>
          <w:rFonts w:ascii="Times New Roman"/>
          <w:kern w:val="0"/>
          <w:sz w:val="22"/>
          <w:szCs w:val="22"/>
        </w:rPr>
        <w:t xml:space="preserve"> </w:t>
      </w:r>
      <w:r w:rsidR="000877D6" w:rsidRPr="00413874">
        <w:rPr>
          <w:rFonts w:ascii="Times New Roman"/>
          <w:kern w:val="0"/>
          <w:sz w:val="22"/>
          <w:szCs w:val="22"/>
        </w:rPr>
        <w:t>대주가</w:t>
      </w:r>
      <w:r w:rsidR="00A13D0B" w:rsidRPr="00413874">
        <w:rPr>
          <w:rFonts w:ascii="Times New Roman"/>
          <w:kern w:val="0"/>
          <w:sz w:val="22"/>
          <w:szCs w:val="22"/>
        </w:rPr>
        <w:t xml:space="preserve"> </w:t>
      </w:r>
      <w:r w:rsidR="00A13D0B" w:rsidRPr="00413874">
        <w:rPr>
          <w:rFonts w:ascii="Times New Roman"/>
          <w:kern w:val="0"/>
          <w:sz w:val="22"/>
          <w:szCs w:val="22"/>
        </w:rPr>
        <w:t>합리적으로</w:t>
      </w:r>
      <w:r w:rsidR="00A13D0B" w:rsidRPr="00413874">
        <w:rPr>
          <w:rFonts w:ascii="Times New Roman"/>
          <w:kern w:val="0"/>
          <w:sz w:val="22"/>
          <w:szCs w:val="22"/>
        </w:rPr>
        <w:t xml:space="preserve"> </w:t>
      </w:r>
      <w:r w:rsidR="00A13D0B" w:rsidRPr="00413874">
        <w:rPr>
          <w:rFonts w:ascii="Times New Roman"/>
          <w:kern w:val="0"/>
          <w:sz w:val="22"/>
          <w:szCs w:val="22"/>
        </w:rPr>
        <w:t>판단하여</w:t>
      </w:r>
      <w:r w:rsidR="00A13D0B" w:rsidRPr="00413874">
        <w:rPr>
          <w:rFonts w:ascii="Times New Roman"/>
          <w:kern w:val="0"/>
          <w:sz w:val="22"/>
          <w:szCs w:val="22"/>
        </w:rPr>
        <w:t xml:space="preserve"> </w:t>
      </w:r>
      <w:r w:rsidR="00A13D0B" w:rsidRPr="00413874">
        <w:rPr>
          <w:rFonts w:ascii="Times New Roman"/>
          <w:kern w:val="0"/>
          <w:sz w:val="22"/>
          <w:szCs w:val="22"/>
        </w:rPr>
        <w:t>요구하는</w:t>
      </w:r>
      <w:r w:rsidR="00A13D0B" w:rsidRPr="00413874">
        <w:rPr>
          <w:rFonts w:ascii="Times New Roman"/>
          <w:kern w:val="0"/>
          <w:sz w:val="22"/>
          <w:szCs w:val="22"/>
        </w:rPr>
        <w:t xml:space="preserve"> </w:t>
      </w:r>
      <w:r w:rsidR="00A13D0B" w:rsidRPr="00413874">
        <w:rPr>
          <w:rFonts w:ascii="Times New Roman"/>
          <w:kern w:val="0"/>
          <w:sz w:val="22"/>
          <w:szCs w:val="22"/>
        </w:rPr>
        <w:t>사항을</w:t>
      </w:r>
      <w:r w:rsidR="00A13D0B" w:rsidRPr="00413874">
        <w:rPr>
          <w:rFonts w:ascii="Times New Roman"/>
          <w:kern w:val="0"/>
          <w:sz w:val="22"/>
          <w:szCs w:val="22"/>
        </w:rPr>
        <w:t xml:space="preserve"> </w:t>
      </w:r>
      <w:r w:rsidR="00A13D0B" w:rsidRPr="00413874">
        <w:rPr>
          <w:rFonts w:ascii="Times New Roman"/>
          <w:kern w:val="0"/>
          <w:sz w:val="22"/>
          <w:szCs w:val="22"/>
        </w:rPr>
        <w:t>준수한다</w:t>
      </w:r>
      <w:r w:rsidR="00A13D0B" w:rsidRPr="00413874">
        <w:rPr>
          <w:rFonts w:ascii="Times New Roman"/>
          <w:kern w:val="0"/>
          <w:sz w:val="22"/>
          <w:szCs w:val="22"/>
        </w:rPr>
        <w:t xml:space="preserve">. </w:t>
      </w:r>
      <w:r w:rsidRPr="00413874">
        <w:rPr>
          <w:rFonts w:ascii="Times New Roman"/>
          <w:kern w:val="0"/>
          <w:sz w:val="22"/>
          <w:szCs w:val="22"/>
        </w:rPr>
        <w:t>차주</w:t>
      </w:r>
      <w:r w:rsidR="00A13D0B" w:rsidRPr="00413874">
        <w:rPr>
          <w:rFonts w:ascii="Times New Roman"/>
          <w:kern w:val="0"/>
          <w:sz w:val="22"/>
          <w:szCs w:val="22"/>
        </w:rPr>
        <w:t>가</w:t>
      </w:r>
      <w:r w:rsidR="00A13D0B" w:rsidRPr="00413874">
        <w:rPr>
          <w:rFonts w:ascii="Times New Roman"/>
          <w:kern w:val="0"/>
          <w:sz w:val="22"/>
          <w:szCs w:val="22"/>
        </w:rPr>
        <w:t xml:space="preserve"> </w:t>
      </w:r>
      <w:r w:rsidR="000877D6" w:rsidRPr="00413874">
        <w:rPr>
          <w:rFonts w:ascii="Times New Roman"/>
          <w:kern w:val="0"/>
          <w:sz w:val="22"/>
          <w:szCs w:val="22"/>
        </w:rPr>
        <w:t>대주</w:t>
      </w:r>
      <w:r w:rsidR="00A13D0B" w:rsidRPr="00413874">
        <w:rPr>
          <w:rFonts w:ascii="Times New Roman"/>
          <w:kern w:val="0"/>
          <w:sz w:val="22"/>
          <w:szCs w:val="22"/>
        </w:rPr>
        <w:t>의</w:t>
      </w:r>
      <w:r w:rsidR="00A13D0B" w:rsidRPr="00413874">
        <w:rPr>
          <w:rFonts w:ascii="Times New Roman"/>
          <w:kern w:val="0"/>
          <w:sz w:val="22"/>
          <w:szCs w:val="22"/>
        </w:rPr>
        <w:t xml:space="preserve"> </w:t>
      </w:r>
      <w:r w:rsidR="00A13D0B" w:rsidRPr="00413874">
        <w:rPr>
          <w:rFonts w:ascii="Times New Roman"/>
          <w:kern w:val="0"/>
          <w:sz w:val="22"/>
          <w:szCs w:val="22"/>
        </w:rPr>
        <w:t>사전</w:t>
      </w:r>
      <w:r w:rsidR="00A13D0B" w:rsidRPr="00413874">
        <w:rPr>
          <w:rFonts w:ascii="Times New Roman"/>
          <w:kern w:val="0"/>
          <w:sz w:val="22"/>
          <w:szCs w:val="22"/>
        </w:rPr>
        <w:t xml:space="preserve"> </w:t>
      </w:r>
      <w:r w:rsidR="00864473" w:rsidRPr="00413874">
        <w:rPr>
          <w:rFonts w:ascii="Times New Roman"/>
          <w:kern w:val="0"/>
          <w:sz w:val="22"/>
          <w:szCs w:val="22"/>
        </w:rPr>
        <w:t>서면</w:t>
      </w:r>
      <w:r w:rsidR="00A13D0B" w:rsidRPr="00413874">
        <w:rPr>
          <w:rFonts w:ascii="Times New Roman"/>
          <w:kern w:val="0"/>
          <w:sz w:val="22"/>
          <w:szCs w:val="22"/>
        </w:rPr>
        <w:t>동의를</w:t>
      </w:r>
      <w:r w:rsidR="00A13D0B" w:rsidRPr="00413874">
        <w:rPr>
          <w:rFonts w:ascii="Times New Roman"/>
          <w:kern w:val="0"/>
          <w:sz w:val="22"/>
          <w:szCs w:val="22"/>
        </w:rPr>
        <w:t xml:space="preserve"> </w:t>
      </w:r>
      <w:r w:rsidR="00A13D0B" w:rsidRPr="00413874">
        <w:rPr>
          <w:rFonts w:ascii="Times New Roman"/>
          <w:kern w:val="0"/>
          <w:sz w:val="22"/>
          <w:szCs w:val="22"/>
        </w:rPr>
        <w:t>얻는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그</w:t>
      </w:r>
      <w:r w:rsidR="00A13D0B" w:rsidRPr="00413874">
        <w:rPr>
          <w:rFonts w:ascii="Times New Roman"/>
          <w:kern w:val="0"/>
          <w:sz w:val="22"/>
          <w:szCs w:val="22"/>
        </w:rPr>
        <w:t xml:space="preserve"> </w:t>
      </w:r>
      <w:r w:rsidR="00A13D0B" w:rsidRPr="00413874">
        <w:rPr>
          <w:rFonts w:ascii="Times New Roman"/>
          <w:kern w:val="0"/>
          <w:sz w:val="22"/>
          <w:szCs w:val="22"/>
        </w:rPr>
        <w:t>동의에</w:t>
      </w:r>
      <w:r w:rsidR="00A13D0B" w:rsidRPr="00413874">
        <w:rPr>
          <w:rFonts w:ascii="Times New Roman"/>
          <w:kern w:val="0"/>
          <w:sz w:val="22"/>
          <w:szCs w:val="22"/>
        </w:rPr>
        <w:t xml:space="preserve"> </w:t>
      </w:r>
      <w:r w:rsidR="00A13D0B" w:rsidRPr="00413874">
        <w:rPr>
          <w:rFonts w:ascii="Times New Roman"/>
          <w:kern w:val="0"/>
          <w:sz w:val="22"/>
          <w:szCs w:val="22"/>
        </w:rPr>
        <w:t>한정된</w:t>
      </w:r>
      <w:r w:rsidR="00A13D0B" w:rsidRPr="00413874">
        <w:rPr>
          <w:rFonts w:ascii="Times New Roman"/>
          <w:kern w:val="0"/>
          <w:sz w:val="22"/>
          <w:szCs w:val="22"/>
        </w:rPr>
        <w:t xml:space="preserve"> </w:t>
      </w:r>
      <w:r w:rsidR="00A13D0B" w:rsidRPr="00413874">
        <w:rPr>
          <w:rFonts w:ascii="Times New Roman"/>
          <w:kern w:val="0"/>
          <w:sz w:val="22"/>
          <w:szCs w:val="22"/>
        </w:rPr>
        <w:t>범위</w:t>
      </w:r>
      <w:r w:rsidR="00A13D0B" w:rsidRPr="00413874">
        <w:rPr>
          <w:rFonts w:ascii="Times New Roman"/>
          <w:kern w:val="0"/>
          <w:sz w:val="22"/>
          <w:szCs w:val="22"/>
        </w:rPr>
        <w:t xml:space="preserve"> </w:t>
      </w:r>
      <w:r w:rsidR="00A13D0B" w:rsidRPr="00413874">
        <w:rPr>
          <w:rFonts w:ascii="Times New Roman"/>
          <w:kern w:val="0"/>
          <w:sz w:val="22"/>
          <w:szCs w:val="22"/>
        </w:rPr>
        <w:t>내에서</w:t>
      </w:r>
      <w:r w:rsidR="00A13D0B" w:rsidRPr="00413874">
        <w:rPr>
          <w:rFonts w:ascii="Times New Roman"/>
          <w:kern w:val="0"/>
          <w:sz w:val="22"/>
          <w:szCs w:val="22"/>
        </w:rPr>
        <w:t xml:space="preserve"> </w:t>
      </w:r>
      <w:r w:rsidR="00A13D0B" w:rsidRPr="00413874">
        <w:rPr>
          <w:rFonts w:ascii="Times New Roman"/>
          <w:kern w:val="0"/>
          <w:sz w:val="22"/>
          <w:szCs w:val="22"/>
        </w:rPr>
        <w:t>그러하지</w:t>
      </w:r>
      <w:r w:rsidR="00A13D0B" w:rsidRPr="00413874">
        <w:rPr>
          <w:rFonts w:ascii="Times New Roman"/>
          <w:kern w:val="0"/>
          <w:sz w:val="22"/>
          <w:szCs w:val="22"/>
        </w:rPr>
        <w:t xml:space="preserve"> </w:t>
      </w:r>
      <w:r w:rsidR="00A13D0B" w:rsidRPr="00413874">
        <w:rPr>
          <w:rFonts w:ascii="Times New Roman"/>
          <w:kern w:val="0"/>
          <w:sz w:val="22"/>
          <w:szCs w:val="22"/>
        </w:rPr>
        <w:t>아니하다</w:t>
      </w:r>
      <w:r w:rsidR="00A13D0B" w:rsidRPr="00413874">
        <w:rPr>
          <w:rFonts w:ascii="Times New Roman"/>
          <w:kern w:val="0"/>
          <w:sz w:val="22"/>
          <w:szCs w:val="22"/>
        </w:rPr>
        <w:t>.</w:t>
      </w:r>
    </w:p>
    <w:p w14:paraId="6C82ED11"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75CD975D"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787" w:name="_Toc191645662"/>
      <w:bookmarkStart w:id="788" w:name="_Toc240898088"/>
      <w:bookmarkStart w:id="789" w:name="_Toc242777973"/>
      <w:r w:rsidRPr="00413874">
        <w:rPr>
          <w:rFonts w:ascii="Times New Roman" w:eastAsia="바탕" w:hAnsi="Times New Roman"/>
          <w:sz w:val="22"/>
          <w:szCs w:val="22"/>
        </w:rPr>
        <w:t>신고사항</w:t>
      </w:r>
      <w:r w:rsidRPr="00413874">
        <w:rPr>
          <w:rFonts w:ascii="Times New Roman" w:eastAsia="바탕" w:hAnsi="Times New Roman"/>
          <w:sz w:val="22"/>
          <w:szCs w:val="22"/>
        </w:rPr>
        <w:t xml:space="preserve"> </w:t>
      </w:r>
      <w:r w:rsidRPr="00413874">
        <w:rPr>
          <w:rFonts w:ascii="Times New Roman" w:eastAsia="바탕" w:hAnsi="Times New Roman"/>
          <w:sz w:val="22"/>
          <w:szCs w:val="22"/>
        </w:rPr>
        <w:t>등</w:t>
      </w:r>
      <w:bookmarkEnd w:id="787"/>
      <w:bookmarkEnd w:id="788"/>
      <w:bookmarkEnd w:id="789"/>
    </w:p>
    <w:p w14:paraId="6B34C417"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253A98E"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거래에</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대표자</w:t>
      </w:r>
      <w:r w:rsidRPr="00413874">
        <w:rPr>
          <w:rFonts w:ascii="Times New Roman"/>
          <w:sz w:val="22"/>
          <w:szCs w:val="22"/>
        </w:rPr>
        <w:t xml:space="preserve">, </w:t>
      </w:r>
      <w:r w:rsidRPr="00413874">
        <w:rPr>
          <w:rFonts w:ascii="Times New Roman"/>
          <w:sz w:val="22"/>
          <w:szCs w:val="22"/>
        </w:rPr>
        <w:t>주소</w:t>
      </w:r>
      <w:r w:rsidRPr="00413874">
        <w:rPr>
          <w:rFonts w:ascii="Times New Roman"/>
          <w:sz w:val="22"/>
          <w:szCs w:val="22"/>
        </w:rPr>
        <w:t xml:space="preserve">, </w:t>
      </w:r>
      <w:r w:rsidRPr="00413874">
        <w:rPr>
          <w:rFonts w:ascii="Times New Roman"/>
          <w:sz w:val="22"/>
          <w:szCs w:val="22"/>
        </w:rPr>
        <w:t>전화번호</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미리</w:t>
      </w:r>
      <w:r w:rsidRPr="00413874">
        <w:rPr>
          <w:rFonts w:ascii="Times New Roman"/>
          <w:sz w:val="22"/>
          <w:szCs w:val="22"/>
        </w:rPr>
        <w:t xml:space="preserve"> </w:t>
      </w:r>
      <w:r w:rsidRPr="00413874">
        <w:rPr>
          <w:rFonts w:ascii="Times New Roman"/>
          <w:sz w:val="22"/>
          <w:szCs w:val="22"/>
        </w:rPr>
        <w:t>신고하기로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또한</w:t>
      </w:r>
      <w:r w:rsidRPr="00413874">
        <w:rPr>
          <w:rFonts w:ascii="Times New Roman"/>
          <w:sz w:val="22"/>
          <w:szCs w:val="22"/>
        </w:rPr>
        <w:t xml:space="preserve"> </w:t>
      </w:r>
      <w:r w:rsidRPr="00413874">
        <w:rPr>
          <w:rFonts w:ascii="Times New Roman"/>
          <w:sz w:val="22"/>
          <w:szCs w:val="22"/>
        </w:rPr>
        <w:t>대리인에</w:t>
      </w:r>
      <w:r w:rsidRPr="00413874">
        <w:rPr>
          <w:rFonts w:ascii="Times New Roman"/>
          <w:sz w:val="22"/>
          <w:szCs w:val="22"/>
        </w:rPr>
        <w:t xml:space="preserve"> </w:t>
      </w:r>
      <w:r w:rsidRPr="00413874">
        <w:rPr>
          <w:rFonts w:ascii="Times New Roman"/>
          <w:sz w:val="22"/>
          <w:szCs w:val="22"/>
        </w:rPr>
        <w:t>의하여</w:t>
      </w:r>
      <w:r w:rsidRPr="00413874">
        <w:rPr>
          <w:rFonts w:ascii="Times New Roman"/>
          <w:sz w:val="22"/>
          <w:szCs w:val="22"/>
        </w:rPr>
        <w:t xml:space="preserve"> </w:t>
      </w:r>
      <w:r w:rsidRPr="00413874">
        <w:rPr>
          <w:rFonts w:ascii="Times New Roman"/>
          <w:sz w:val="22"/>
          <w:szCs w:val="22"/>
        </w:rPr>
        <w:t>거래하고자</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성명</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관하여도</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3E9C8886" w14:textId="77777777" w:rsidR="00113085" w:rsidRPr="00413874" w:rsidRDefault="00113085" w:rsidP="008B24EF">
      <w:pPr>
        <w:adjustRightInd w:val="0"/>
        <w:snapToGrid w:val="0"/>
        <w:spacing w:line="400" w:lineRule="exact"/>
        <w:ind w:left="567"/>
        <w:rPr>
          <w:rFonts w:ascii="Times New Roman"/>
          <w:sz w:val="22"/>
          <w:szCs w:val="22"/>
        </w:rPr>
      </w:pPr>
    </w:p>
    <w:p w14:paraId="162E51A7"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전호에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변경이</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때에는</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곧</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FF2666"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1C70C969"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790" w:name="_Toc191645663"/>
      <w:bookmarkStart w:id="791" w:name="_Toc240898089"/>
      <w:bookmarkStart w:id="792" w:name="_Toc242777974"/>
      <w:r w:rsidRPr="00413874">
        <w:rPr>
          <w:rFonts w:ascii="Times New Roman" w:eastAsia="바탕" w:hAnsi="Times New Roman"/>
          <w:sz w:val="22"/>
          <w:szCs w:val="22"/>
        </w:rPr>
        <w:t>재무제표</w:t>
      </w:r>
      <w:bookmarkEnd w:id="790"/>
      <w:bookmarkEnd w:id="791"/>
      <w:bookmarkEnd w:id="792"/>
    </w:p>
    <w:p w14:paraId="2DEB7705"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D41C54C"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재무상태와</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정보를</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1F3ABD38" w14:textId="77777777" w:rsidR="00113085" w:rsidRPr="00413874" w:rsidRDefault="00113085" w:rsidP="008B24EF">
      <w:pPr>
        <w:adjustRightInd w:val="0"/>
        <w:snapToGrid w:val="0"/>
        <w:spacing w:line="400" w:lineRule="exact"/>
        <w:ind w:left="567"/>
        <w:rPr>
          <w:rFonts w:ascii="Times New Roman"/>
          <w:sz w:val="22"/>
          <w:szCs w:val="22"/>
        </w:rPr>
      </w:pPr>
    </w:p>
    <w:p w14:paraId="2B79C132"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회계연도의</w:t>
      </w:r>
      <w:r w:rsidRPr="00413874">
        <w:rPr>
          <w:rFonts w:ascii="Times New Roman"/>
          <w:sz w:val="22"/>
          <w:szCs w:val="22"/>
        </w:rPr>
        <w:t xml:space="preserve"> </w:t>
      </w:r>
      <w:r w:rsidRPr="00413874">
        <w:rPr>
          <w:rFonts w:ascii="Times New Roman"/>
          <w:sz w:val="22"/>
          <w:szCs w:val="22"/>
        </w:rPr>
        <w:t>재무제표는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제출되어야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이를</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법령</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대한민국에서</w:t>
      </w:r>
      <w:r w:rsidRPr="00413874">
        <w:rPr>
          <w:rFonts w:ascii="Times New Roman"/>
          <w:sz w:val="22"/>
          <w:szCs w:val="22"/>
        </w:rPr>
        <w:t xml:space="preserve"> </w:t>
      </w:r>
      <w:r w:rsidRPr="00413874">
        <w:rPr>
          <w:rFonts w:ascii="Times New Roman"/>
          <w:sz w:val="22"/>
          <w:szCs w:val="22"/>
        </w:rPr>
        <w:t>인정되는</w:t>
      </w:r>
      <w:r w:rsidRPr="00413874">
        <w:rPr>
          <w:rFonts w:ascii="Times New Roman"/>
          <w:sz w:val="22"/>
          <w:szCs w:val="22"/>
        </w:rPr>
        <w:t xml:space="preserve"> </w:t>
      </w:r>
      <w:r w:rsidRPr="00413874">
        <w:rPr>
          <w:rFonts w:ascii="Times New Roman"/>
          <w:sz w:val="22"/>
          <w:szCs w:val="22"/>
        </w:rPr>
        <w:t>기업회계기준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회계관행에</w:t>
      </w:r>
      <w:r w:rsidRPr="00413874">
        <w:rPr>
          <w:rFonts w:ascii="Times New Roman"/>
          <w:sz w:val="22"/>
          <w:szCs w:val="22"/>
        </w:rPr>
        <w:t xml:space="preserve"> </w:t>
      </w:r>
      <w:r w:rsidRPr="00413874">
        <w:rPr>
          <w:rFonts w:ascii="Times New Roman"/>
          <w:sz w:val="22"/>
          <w:szCs w:val="22"/>
        </w:rPr>
        <w:t>부합하도록</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작성하고</w:t>
      </w:r>
      <w:r w:rsidRPr="00413874">
        <w:rPr>
          <w:rFonts w:ascii="Times New Roman"/>
          <w:sz w:val="22"/>
          <w:szCs w:val="22"/>
        </w:rPr>
        <w:t xml:space="preserve"> </w:t>
      </w:r>
      <w:r w:rsidRPr="00413874">
        <w:rPr>
          <w:rFonts w:ascii="Times New Roman"/>
          <w:sz w:val="22"/>
          <w:szCs w:val="22"/>
        </w:rPr>
        <w:t>유지하여야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78F56950" w14:textId="77777777" w:rsidR="00113085" w:rsidRPr="00413874" w:rsidRDefault="00113085" w:rsidP="008B24EF">
      <w:pPr>
        <w:adjustRightInd w:val="0"/>
        <w:snapToGrid w:val="0"/>
        <w:spacing w:line="400" w:lineRule="exact"/>
        <w:ind w:left="567"/>
        <w:rPr>
          <w:rFonts w:ascii="Times New Roman"/>
          <w:sz w:val="22"/>
          <w:szCs w:val="22"/>
        </w:rPr>
      </w:pPr>
    </w:p>
    <w:p w14:paraId="79D60D35" w14:textId="77777777"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793" w:name="_Toc191645664"/>
      <w:bookmarkStart w:id="794" w:name="_Toc240898090"/>
      <w:bookmarkStart w:id="795" w:name="_Toc242777975"/>
      <w:r w:rsidRPr="00413874">
        <w:rPr>
          <w:rFonts w:ascii="Times New Roman" w:eastAsia="바탕" w:hAnsi="Times New Roman"/>
          <w:sz w:val="22"/>
          <w:szCs w:val="22"/>
        </w:rPr>
        <w:t>정부인허가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유지</w:t>
      </w:r>
      <w:bookmarkEnd w:id="793"/>
      <w:bookmarkEnd w:id="794"/>
      <w:bookmarkEnd w:id="795"/>
    </w:p>
    <w:p w14:paraId="23C5A0B8"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FB36D0F" w14:textId="77777777" w:rsidR="00FD20B9" w:rsidRPr="00413874" w:rsidRDefault="00FD20B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취득</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영업과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정부인허가를</w:t>
      </w:r>
      <w:r w:rsidRPr="00413874">
        <w:rPr>
          <w:rFonts w:ascii="Times New Roman"/>
          <w:kern w:val="0"/>
          <w:sz w:val="22"/>
          <w:szCs w:val="22"/>
        </w:rPr>
        <w:t xml:space="preserve"> </w:t>
      </w:r>
      <w:r w:rsidRPr="00413874">
        <w:rPr>
          <w:rFonts w:ascii="Times New Roman"/>
          <w:kern w:val="0"/>
          <w:sz w:val="22"/>
          <w:szCs w:val="22"/>
        </w:rPr>
        <w:t>적기에</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유지해야</w:t>
      </w:r>
      <w:r w:rsidRPr="00413874">
        <w:rPr>
          <w:rFonts w:ascii="Times New Roman"/>
          <w:kern w:val="0"/>
          <w:sz w:val="22"/>
          <w:szCs w:val="22"/>
        </w:rPr>
        <w:t xml:space="preserve"> </w:t>
      </w:r>
      <w:r w:rsidRPr="00413874">
        <w:rPr>
          <w:rFonts w:ascii="Times New Roman"/>
          <w:kern w:val="0"/>
          <w:sz w:val="22"/>
          <w:szCs w:val="22"/>
        </w:rPr>
        <w:t>하며</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조건을</w:t>
      </w:r>
      <w:r w:rsidRPr="00413874">
        <w:rPr>
          <w:rFonts w:ascii="Times New Roman"/>
          <w:kern w:val="0"/>
          <w:sz w:val="22"/>
          <w:szCs w:val="22"/>
        </w:rPr>
        <w:t xml:space="preserve"> </w:t>
      </w:r>
      <w:r w:rsidRPr="00413874">
        <w:rPr>
          <w:rFonts w:ascii="Times New Roman"/>
          <w:kern w:val="0"/>
          <w:sz w:val="22"/>
          <w:szCs w:val="22"/>
        </w:rPr>
        <w:t>이행하기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추가적으로</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정부의</w:t>
      </w:r>
      <w:r w:rsidRPr="00413874">
        <w:rPr>
          <w:rFonts w:ascii="Times New Roman"/>
          <w:kern w:val="0"/>
          <w:sz w:val="22"/>
          <w:szCs w:val="22"/>
        </w:rPr>
        <w:t xml:space="preserve"> </w:t>
      </w:r>
      <w:r w:rsidRPr="00413874">
        <w:rPr>
          <w:rFonts w:ascii="Times New Roman"/>
          <w:kern w:val="0"/>
          <w:sz w:val="22"/>
          <w:szCs w:val="22"/>
        </w:rPr>
        <w:t>인허가를</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516BDDD2"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229A76B" w14:textId="311ABD04"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796" w:name="_Toc191645665"/>
      <w:bookmarkStart w:id="797" w:name="_Toc240898091"/>
      <w:bookmarkStart w:id="798" w:name="_Toc242777976"/>
      <w:r w:rsidRPr="00413874">
        <w:rPr>
          <w:rFonts w:ascii="Times New Roman" w:eastAsia="바탕" w:hAnsi="Times New Roman"/>
          <w:sz w:val="22"/>
          <w:szCs w:val="22"/>
        </w:rPr>
        <w:t>본건</w:t>
      </w:r>
      <w:r w:rsidRPr="00413874">
        <w:rPr>
          <w:rFonts w:ascii="Times New Roman" w:eastAsia="바탕" w:hAnsi="Times New Roman"/>
          <w:sz w:val="22"/>
          <w:szCs w:val="22"/>
        </w:rPr>
        <w:t xml:space="preserve"> </w:t>
      </w:r>
      <w:r w:rsidRPr="00413874">
        <w:rPr>
          <w:rFonts w:ascii="Times New Roman" w:eastAsia="바탕" w:hAnsi="Times New Roman"/>
          <w:sz w:val="22"/>
          <w:szCs w:val="22"/>
        </w:rPr>
        <w:t>부동산</w:t>
      </w:r>
      <w:r w:rsidR="00B921D6" w:rsidRPr="00413874">
        <w:rPr>
          <w:rFonts w:ascii="Times New Roman" w:eastAsia="바탕" w:hAnsi="Times New Roman"/>
          <w:sz w:val="22"/>
          <w:szCs w:val="22"/>
        </w:rPr>
        <w:t>의</w:t>
      </w:r>
      <w:r w:rsidR="00B921D6" w:rsidRPr="00413874">
        <w:rPr>
          <w:rFonts w:ascii="Times New Roman" w:eastAsia="바탕" w:hAnsi="Times New Roman"/>
          <w:sz w:val="22"/>
          <w:szCs w:val="22"/>
        </w:rPr>
        <w:t xml:space="preserve"> </w:t>
      </w:r>
      <w:r w:rsidR="00B921D6" w:rsidRPr="00413874">
        <w:rPr>
          <w:rFonts w:ascii="Times New Roman" w:eastAsia="바탕" w:hAnsi="Times New Roman"/>
          <w:sz w:val="22"/>
          <w:szCs w:val="22"/>
        </w:rPr>
        <w:t>매각</w:t>
      </w:r>
      <w:bookmarkEnd w:id="796"/>
      <w:r w:rsidR="00B61700">
        <w:rPr>
          <w:rFonts w:ascii="Times New Roman" w:eastAsia="바탕" w:hAnsi="Times New Roman" w:hint="eastAsia"/>
          <w:sz w:val="22"/>
          <w:szCs w:val="22"/>
        </w:rPr>
        <w:t xml:space="preserve"> </w:t>
      </w:r>
      <w:r w:rsidR="00B61700">
        <w:rPr>
          <w:rFonts w:ascii="Times New Roman" w:eastAsia="바탕" w:hAnsi="Times New Roman" w:hint="eastAsia"/>
          <w:sz w:val="22"/>
          <w:szCs w:val="22"/>
        </w:rPr>
        <w:t>등</w:t>
      </w:r>
      <w:bookmarkEnd w:id="797"/>
      <w:bookmarkEnd w:id="798"/>
    </w:p>
    <w:p w14:paraId="03087D74" w14:textId="77777777" w:rsidR="00FD20B9" w:rsidRPr="00413874" w:rsidRDefault="00FD20B9" w:rsidP="008B24EF">
      <w:pPr>
        <w:adjustRightInd w:val="0"/>
        <w:snapToGrid w:val="0"/>
        <w:spacing w:line="400" w:lineRule="exact"/>
        <w:rPr>
          <w:rFonts w:ascii="Times New Roman"/>
          <w:snapToGrid w:val="0"/>
          <w:kern w:val="0"/>
          <w:sz w:val="22"/>
          <w:szCs w:val="22"/>
        </w:rPr>
      </w:pPr>
    </w:p>
    <w:p w14:paraId="77C18CDA" w14:textId="3952E6BB" w:rsidR="00FD20B9" w:rsidRPr="00413874" w:rsidRDefault="005C21C4" w:rsidP="008B24EF">
      <w:pPr>
        <w:tabs>
          <w:tab w:val="left" w:pos="400"/>
        </w:tabs>
        <w:adjustRightInd w:val="0"/>
        <w:snapToGrid w:val="0"/>
        <w:spacing w:line="400" w:lineRule="exact"/>
        <w:rPr>
          <w:rFonts w:ascii="Times New Roman"/>
          <w:kern w:val="0"/>
          <w:sz w:val="22"/>
          <w:szCs w:val="22"/>
        </w:rPr>
      </w:pP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부동산과</w:t>
      </w:r>
      <w:r w:rsidRPr="005C21C4">
        <w:rPr>
          <w:rFonts w:ascii="Times New Roman"/>
          <w:kern w:val="0"/>
          <w:sz w:val="22"/>
          <w:szCs w:val="22"/>
        </w:rPr>
        <w:t xml:space="preserve"> </w:t>
      </w:r>
      <w:r w:rsidRPr="005C21C4">
        <w:rPr>
          <w:rFonts w:ascii="Times New Roman"/>
          <w:kern w:val="0"/>
          <w:sz w:val="22"/>
          <w:szCs w:val="22"/>
        </w:rPr>
        <w:t>관련하여</w:t>
      </w:r>
      <w:r w:rsidRPr="005C21C4">
        <w:rPr>
          <w:rFonts w:ascii="Times New Roman"/>
          <w:kern w:val="0"/>
          <w:sz w:val="22"/>
          <w:szCs w:val="22"/>
        </w:rPr>
        <w:t xml:space="preserve"> </w:t>
      </w:r>
      <w:r w:rsidRPr="005C21C4">
        <w:rPr>
          <w:rFonts w:ascii="Times New Roman"/>
          <w:kern w:val="0"/>
          <w:sz w:val="22"/>
          <w:szCs w:val="22"/>
        </w:rPr>
        <w:t>현재</w:t>
      </w:r>
      <w:r w:rsidRPr="005C21C4">
        <w:rPr>
          <w:rFonts w:ascii="Times New Roman"/>
          <w:kern w:val="0"/>
          <w:sz w:val="22"/>
          <w:szCs w:val="22"/>
        </w:rPr>
        <w:t xml:space="preserve"> </w:t>
      </w:r>
      <w:r w:rsidRPr="005C21C4">
        <w:rPr>
          <w:rFonts w:ascii="Times New Roman"/>
          <w:kern w:val="0"/>
          <w:sz w:val="22"/>
          <w:szCs w:val="22"/>
        </w:rPr>
        <w:t>소유하거나</w:t>
      </w:r>
      <w:r w:rsidRPr="005C21C4">
        <w:rPr>
          <w:rFonts w:ascii="Times New Roman"/>
          <w:kern w:val="0"/>
          <w:sz w:val="22"/>
          <w:szCs w:val="22"/>
        </w:rPr>
        <w:t xml:space="preserve"> </w:t>
      </w:r>
      <w:r w:rsidRPr="005C21C4">
        <w:rPr>
          <w:rFonts w:ascii="Times New Roman"/>
          <w:kern w:val="0"/>
          <w:sz w:val="22"/>
          <w:szCs w:val="22"/>
        </w:rPr>
        <w:t>장래</w:t>
      </w:r>
      <w:r w:rsidRPr="005C21C4">
        <w:rPr>
          <w:rFonts w:ascii="Times New Roman"/>
          <w:kern w:val="0"/>
          <w:sz w:val="22"/>
          <w:szCs w:val="22"/>
        </w:rPr>
        <w:t xml:space="preserve"> </w:t>
      </w:r>
      <w:r w:rsidRPr="005C21C4">
        <w:rPr>
          <w:rFonts w:ascii="Times New Roman"/>
          <w:kern w:val="0"/>
          <w:sz w:val="22"/>
          <w:szCs w:val="22"/>
        </w:rPr>
        <w:t>취득하게</w:t>
      </w:r>
      <w:r w:rsidRPr="005C21C4">
        <w:rPr>
          <w:rFonts w:ascii="Times New Roman"/>
          <w:kern w:val="0"/>
          <w:sz w:val="22"/>
          <w:szCs w:val="22"/>
        </w:rPr>
        <w:t xml:space="preserve"> </w:t>
      </w:r>
      <w:r w:rsidRPr="005C21C4">
        <w:rPr>
          <w:rFonts w:ascii="Times New Roman"/>
          <w:kern w:val="0"/>
          <w:sz w:val="22"/>
          <w:szCs w:val="22"/>
        </w:rPr>
        <w:t>될</w:t>
      </w:r>
      <w:r w:rsidRPr="005C21C4">
        <w:rPr>
          <w:rFonts w:ascii="Times New Roman"/>
          <w:kern w:val="0"/>
          <w:sz w:val="22"/>
          <w:szCs w:val="22"/>
        </w:rPr>
        <w:t xml:space="preserve"> </w:t>
      </w:r>
      <w:r w:rsidRPr="005C21C4">
        <w:rPr>
          <w:rFonts w:ascii="Times New Roman"/>
          <w:kern w:val="0"/>
          <w:sz w:val="22"/>
          <w:szCs w:val="22"/>
        </w:rPr>
        <w:t>영업이나</w:t>
      </w:r>
      <w:r w:rsidRPr="005C21C4">
        <w:rPr>
          <w:rFonts w:ascii="Times New Roman"/>
          <w:kern w:val="0"/>
          <w:sz w:val="22"/>
          <w:szCs w:val="22"/>
        </w:rPr>
        <w:t xml:space="preserve"> </w:t>
      </w:r>
      <w:r w:rsidRPr="005C21C4">
        <w:rPr>
          <w:rFonts w:ascii="Times New Roman"/>
          <w:kern w:val="0"/>
          <w:sz w:val="22"/>
          <w:szCs w:val="22"/>
        </w:rPr>
        <w:t>재산의</w:t>
      </w:r>
      <w:r w:rsidRPr="005C21C4">
        <w:rPr>
          <w:rFonts w:ascii="Times New Roman"/>
          <w:kern w:val="0"/>
          <w:sz w:val="22"/>
          <w:szCs w:val="22"/>
        </w:rPr>
        <w:t xml:space="preserve"> </w:t>
      </w:r>
      <w:r w:rsidRPr="005C21C4">
        <w:rPr>
          <w:rFonts w:ascii="Times New Roman"/>
          <w:kern w:val="0"/>
          <w:sz w:val="22"/>
          <w:szCs w:val="22"/>
        </w:rPr>
        <w:t>전부</w:t>
      </w:r>
      <w:r w:rsidRPr="005C21C4">
        <w:rPr>
          <w:rFonts w:ascii="Times New Roman"/>
          <w:kern w:val="0"/>
          <w:sz w:val="22"/>
          <w:szCs w:val="22"/>
        </w:rPr>
        <w:t xml:space="preserve"> </w:t>
      </w:r>
      <w:r w:rsidRPr="005C21C4">
        <w:rPr>
          <w:rFonts w:ascii="Times New Roman"/>
          <w:kern w:val="0"/>
          <w:sz w:val="22"/>
          <w:szCs w:val="22"/>
        </w:rPr>
        <w:t>또는</w:t>
      </w:r>
      <w:r w:rsidRPr="005C21C4">
        <w:rPr>
          <w:rFonts w:ascii="Times New Roman"/>
          <w:kern w:val="0"/>
          <w:sz w:val="22"/>
          <w:szCs w:val="22"/>
        </w:rPr>
        <w:t xml:space="preserve"> </w:t>
      </w:r>
      <w:r w:rsidRPr="005C21C4">
        <w:rPr>
          <w:rFonts w:ascii="Times New Roman"/>
          <w:kern w:val="0"/>
          <w:sz w:val="22"/>
          <w:szCs w:val="22"/>
        </w:rPr>
        <w:t>일부의</w:t>
      </w:r>
      <w:r w:rsidRPr="005C21C4">
        <w:rPr>
          <w:rFonts w:ascii="Times New Roman"/>
          <w:kern w:val="0"/>
          <w:sz w:val="22"/>
          <w:szCs w:val="22"/>
        </w:rPr>
        <w:t xml:space="preserve"> </w:t>
      </w:r>
      <w:r w:rsidRPr="005C21C4">
        <w:rPr>
          <w:rFonts w:ascii="Times New Roman"/>
          <w:kern w:val="0"/>
          <w:sz w:val="22"/>
          <w:szCs w:val="22"/>
        </w:rPr>
        <w:t>양도</w:t>
      </w:r>
      <w:r w:rsidRPr="005C21C4">
        <w:rPr>
          <w:rFonts w:ascii="Times New Roman"/>
          <w:kern w:val="0"/>
          <w:sz w:val="22"/>
          <w:szCs w:val="22"/>
        </w:rPr>
        <w:t xml:space="preserve">, </w:t>
      </w:r>
      <w:r w:rsidRPr="005C21C4">
        <w:rPr>
          <w:rFonts w:ascii="Times New Roman"/>
          <w:kern w:val="0"/>
          <w:sz w:val="22"/>
          <w:szCs w:val="22"/>
        </w:rPr>
        <w:t>이전</w:t>
      </w:r>
      <w:r w:rsidRPr="005C21C4">
        <w:rPr>
          <w:rFonts w:ascii="Times New Roman"/>
          <w:kern w:val="0"/>
          <w:sz w:val="22"/>
          <w:szCs w:val="22"/>
        </w:rPr>
        <w:t xml:space="preserve"> </w:t>
      </w:r>
      <w:r w:rsidRPr="005C21C4">
        <w:rPr>
          <w:rFonts w:ascii="Times New Roman"/>
          <w:kern w:val="0"/>
          <w:sz w:val="22"/>
          <w:szCs w:val="22"/>
        </w:rPr>
        <w:t>및</w:t>
      </w:r>
      <w:r w:rsidRPr="005C21C4">
        <w:rPr>
          <w:rFonts w:ascii="Times New Roman"/>
          <w:kern w:val="0"/>
          <w:sz w:val="22"/>
          <w:szCs w:val="22"/>
        </w:rPr>
        <w:t xml:space="preserve"> </w:t>
      </w:r>
      <w:r w:rsidRPr="005C21C4">
        <w:rPr>
          <w:rFonts w:ascii="Times New Roman"/>
          <w:kern w:val="0"/>
          <w:sz w:val="22"/>
          <w:szCs w:val="22"/>
        </w:rPr>
        <w:t>처분을</w:t>
      </w:r>
      <w:r w:rsidRPr="005C21C4">
        <w:rPr>
          <w:rFonts w:ascii="Times New Roman"/>
          <w:kern w:val="0"/>
          <w:sz w:val="22"/>
          <w:szCs w:val="22"/>
        </w:rPr>
        <w:t xml:space="preserve"> </w:t>
      </w:r>
      <w:r w:rsidRPr="005C21C4">
        <w:rPr>
          <w:rFonts w:ascii="Times New Roman"/>
          <w:kern w:val="0"/>
          <w:sz w:val="22"/>
          <w:szCs w:val="22"/>
        </w:rPr>
        <w:t>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없다</w:t>
      </w:r>
      <w:r w:rsidRPr="005C21C4">
        <w:rPr>
          <w:rFonts w:ascii="Times New Roman"/>
          <w:kern w:val="0"/>
          <w:sz w:val="22"/>
          <w:szCs w:val="22"/>
        </w:rPr>
        <w:t xml:space="preserve">. </w:t>
      </w:r>
      <w:r w:rsidRPr="005C21C4">
        <w:rPr>
          <w:rFonts w:ascii="Times New Roman"/>
          <w:kern w:val="0"/>
          <w:sz w:val="22"/>
          <w:szCs w:val="22"/>
        </w:rPr>
        <w:t>다만</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부동산의</w:t>
      </w:r>
      <w:r w:rsidRPr="005C21C4">
        <w:rPr>
          <w:rFonts w:ascii="Times New Roman"/>
          <w:kern w:val="0"/>
          <w:sz w:val="22"/>
          <w:szCs w:val="22"/>
        </w:rPr>
        <w:t xml:space="preserve"> </w:t>
      </w:r>
      <w:r w:rsidRPr="005C21C4">
        <w:rPr>
          <w:rFonts w:ascii="Times New Roman"/>
          <w:kern w:val="0"/>
          <w:sz w:val="22"/>
          <w:szCs w:val="22"/>
        </w:rPr>
        <w:t>매각대금으로</w:t>
      </w:r>
      <w:r w:rsidRPr="005C21C4">
        <w:rPr>
          <w:rFonts w:ascii="Times New Roman"/>
          <w:kern w:val="0"/>
          <w:sz w:val="22"/>
          <w:szCs w:val="22"/>
        </w:rPr>
        <w:t xml:space="preserve"> </w:t>
      </w:r>
      <w:r w:rsidRPr="005C21C4">
        <w:rPr>
          <w:rFonts w:ascii="Times New Roman"/>
          <w:kern w:val="0"/>
          <w:sz w:val="22"/>
          <w:szCs w:val="22"/>
        </w:rPr>
        <w:t>피담보채무</w:t>
      </w:r>
      <w:r w:rsidRPr="005C21C4">
        <w:rPr>
          <w:rFonts w:ascii="Times New Roman"/>
          <w:kern w:val="0"/>
          <w:sz w:val="22"/>
          <w:szCs w:val="22"/>
        </w:rPr>
        <w:t xml:space="preserve"> </w:t>
      </w:r>
      <w:r w:rsidRPr="005C21C4">
        <w:rPr>
          <w:rFonts w:ascii="Times New Roman"/>
          <w:kern w:val="0"/>
          <w:sz w:val="22"/>
          <w:szCs w:val="22"/>
        </w:rPr>
        <w:t>전액을</w:t>
      </w:r>
      <w:r w:rsidRPr="005C21C4">
        <w:rPr>
          <w:rFonts w:ascii="Times New Roman"/>
          <w:kern w:val="0"/>
          <w:sz w:val="22"/>
          <w:szCs w:val="22"/>
        </w:rPr>
        <w:t xml:space="preserve"> </w:t>
      </w:r>
      <w:r w:rsidRPr="005C21C4">
        <w:rPr>
          <w:rFonts w:ascii="Times New Roman"/>
          <w:kern w:val="0"/>
          <w:sz w:val="22"/>
          <w:szCs w:val="22"/>
        </w:rPr>
        <w:t>상환할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있는</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매각하여</w:t>
      </w:r>
      <w:r w:rsidRPr="005C21C4">
        <w:rPr>
          <w:rFonts w:ascii="Times New Roman"/>
          <w:kern w:val="0"/>
          <w:sz w:val="22"/>
          <w:szCs w:val="22"/>
        </w:rPr>
        <w:t xml:space="preserve"> </w:t>
      </w:r>
      <w:r w:rsidRPr="005C21C4">
        <w:rPr>
          <w:rFonts w:ascii="Times New Roman"/>
          <w:kern w:val="0"/>
          <w:sz w:val="22"/>
          <w:szCs w:val="22"/>
        </w:rPr>
        <w:t>청산하는</w:t>
      </w:r>
      <w:r w:rsidRPr="005C21C4">
        <w:rPr>
          <w:rFonts w:ascii="Times New Roman"/>
          <w:kern w:val="0"/>
          <w:sz w:val="22"/>
          <w:szCs w:val="22"/>
        </w:rPr>
        <w:t xml:space="preserve"> </w:t>
      </w:r>
      <w:r w:rsidRPr="005C21C4">
        <w:rPr>
          <w:rFonts w:ascii="Times New Roman"/>
          <w:kern w:val="0"/>
          <w:sz w:val="22"/>
          <w:szCs w:val="22"/>
        </w:rPr>
        <w:t>경우를</w:t>
      </w:r>
      <w:r w:rsidRPr="005C21C4">
        <w:rPr>
          <w:rFonts w:ascii="Times New Roman"/>
          <w:kern w:val="0"/>
          <w:sz w:val="22"/>
          <w:szCs w:val="22"/>
        </w:rPr>
        <w:t xml:space="preserve"> </w:t>
      </w:r>
      <w:r w:rsidRPr="005C21C4">
        <w:rPr>
          <w:rFonts w:ascii="Times New Roman"/>
          <w:kern w:val="0"/>
          <w:sz w:val="22"/>
          <w:szCs w:val="22"/>
        </w:rPr>
        <w:t>포함함</w:t>
      </w:r>
      <w:r w:rsidRPr="005C21C4">
        <w:rPr>
          <w:rFonts w:ascii="Times New Roman"/>
          <w:kern w:val="0"/>
          <w:sz w:val="22"/>
          <w:szCs w:val="22"/>
        </w:rPr>
        <w:t>)</w:t>
      </w:r>
      <w:r w:rsidRPr="005C21C4">
        <w:rPr>
          <w:rFonts w:ascii="Times New Roman"/>
          <w:kern w:val="0"/>
          <w:sz w:val="22"/>
          <w:szCs w:val="22"/>
        </w:rPr>
        <w:t>에는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있고</w:t>
      </w:r>
      <w:r w:rsidRPr="005C21C4">
        <w:rPr>
          <w:rFonts w:ascii="Times New Roman"/>
          <w:kern w:val="0"/>
          <w:sz w:val="22"/>
          <w:szCs w:val="22"/>
        </w:rPr>
        <w:t xml:space="preserve">, </w:t>
      </w:r>
      <w:r w:rsidRPr="005C21C4">
        <w:rPr>
          <w:rFonts w:ascii="Times New Roman"/>
          <w:kern w:val="0"/>
          <w:sz w:val="22"/>
          <w:szCs w:val="22"/>
        </w:rPr>
        <w:t>이</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 xml:space="preserve"> </w:t>
      </w: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10</w:t>
      </w:r>
      <w:r w:rsidRPr="005C21C4">
        <w:rPr>
          <w:rFonts w:ascii="Times New Roman"/>
          <w:kern w:val="0"/>
          <w:sz w:val="22"/>
          <w:szCs w:val="22"/>
        </w:rPr>
        <w:t>항</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(2)</w:t>
      </w:r>
      <w:r w:rsidRPr="005C21C4">
        <w:rPr>
          <w:rFonts w:ascii="Times New Roman"/>
          <w:kern w:val="0"/>
          <w:sz w:val="22"/>
          <w:szCs w:val="22"/>
        </w:rPr>
        <w:t>호에</w:t>
      </w:r>
      <w:r w:rsidRPr="005C21C4">
        <w:rPr>
          <w:rFonts w:ascii="Times New Roman"/>
          <w:kern w:val="0"/>
          <w:sz w:val="22"/>
          <w:szCs w:val="22"/>
        </w:rPr>
        <w:t xml:space="preserve"> </w:t>
      </w:r>
      <w:r w:rsidRPr="005C21C4">
        <w:rPr>
          <w:rFonts w:ascii="Times New Roman"/>
          <w:kern w:val="0"/>
          <w:sz w:val="22"/>
          <w:szCs w:val="22"/>
        </w:rPr>
        <w:t>따라</w:t>
      </w:r>
      <w:r w:rsidRPr="005C21C4">
        <w:rPr>
          <w:rFonts w:ascii="Times New Roman"/>
          <w:kern w:val="0"/>
          <w:sz w:val="22"/>
          <w:szCs w:val="22"/>
        </w:rPr>
        <w:t xml:space="preserve"> </w:t>
      </w:r>
      <w:r w:rsidRPr="005C21C4">
        <w:rPr>
          <w:rFonts w:ascii="Times New Roman"/>
          <w:kern w:val="0"/>
          <w:sz w:val="22"/>
          <w:szCs w:val="22"/>
        </w:rPr>
        <w:t>대주에게</w:t>
      </w:r>
      <w:r w:rsidRPr="005C21C4">
        <w:rPr>
          <w:rFonts w:ascii="Times New Roman"/>
          <w:kern w:val="0"/>
          <w:sz w:val="22"/>
          <w:szCs w:val="22"/>
        </w:rPr>
        <w:t xml:space="preserve"> </w:t>
      </w:r>
      <w:r w:rsidRPr="005C21C4">
        <w:rPr>
          <w:rFonts w:ascii="Times New Roman"/>
          <w:kern w:val="0"/>
          <w:sz w:val="22"/>
          <w:szCs w:val="22"/>
        </w:rPr>
        <w:t>통지하고</w:t>
      </w:r>
      <w:r w:rsidRPr="005C21C4">
        <w:rPr>
          <w:rFonts w:ascii="Times New Roman"/>
          <w:kern w:val="0"/>
          <w:sz w:val="22"/>
          <w:szCs w:val="22"/>
        </w:rPr>
        <w:t xml:space="preserve"> </w:t>
      </w:r>
      <w:r w:rsidRPr="005C21C4">
        <w:rPr>
          <w:rFonts w:ascii="Times New Roman"/>
          <w:kern w:val="0"/>
          <w:sz w:val="22"/>
          <w:szCs w:val="22"/>
        </w:rPr>
        <w:t>해당</w:t>
      </w:r>
      <w:r w:rsidRPr="005C21C4">
        <w:rPr>
          <w:rFonts w:ascii="Times New Roman"/>
          <w:kern w:val="0"/>
          <w:sz w:val="22"/>
          <w:szCs w:val="22"/>
        </w:rPr>
        <w:t xml:space="preserve"> </w:t>
      </w:r>
      <w:r w:rsidRPr="005C21C4">
        <w:rPr>
          <w:rFonts w:ascii="Times New Roman"/>
          <w:kern w:val="0"/>
          <w:sz w:val="22"/>
          <w:szCs w:val="22"/>
        </w:rPr>
        <w:t>매매대금을</w:t>
      </w:r>
      <w:r w:rsidRPr="005C21C4">
        <w:rPr>
          <w:rFonts w:ascii="Times New Roman"/>
          <w:kern w:val="0"/>
          <w:sz w:val="22"/>
          <w:szCs w:val="22"/>
        </w:rPr>
        <w:t xml:space="preserve"> </w:t>
      </w:r>
      <w:r w:rsidRPr="005C21C4">
        <w:rPr>
          <w:rFonts w:ascii="Times New Roman"/>
          <w:kern w:val="0"/>
          <w:sz w:val="22"/>
          <w:szCs w:val="22"/>
        </w:rPr>
        <w:t>본</w:t>
      </w:r>
      <w:r w:rsidRPr="005C21C4">
        <w:rPr>
          <w:rFonts w:ascii="Times New Roman"/>
          <w:kern w:val="0"/>
          <w:sz w:val="22"/>
          <w:szCs w:val="22"/>
        </w:rPr>
        <w:t xml:space="preserve"> </w:t>
      </w:r>
      <w:r w:rsidRPr="005C21C4">
        <w:rPr>
          <w:rFonts w:ascii="Times New Roman"/>
          <w:kern w:val="0"/>
          <w:sz w:val="22"/>
          <w:szCs w:val="22"/>
        </w:rPr>
        <w:t>약정</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7</w:t>
      </w:r>
      <w:r w:rsidRPr="005C21C4">
        <w:rPr>
          <w:rFonts w:ascii="Times New Roman"/>
          <w:kern w:val="0"/>
          <w:sz w:val="22"/>
          <w:szCs w:val="22"/>
        </w:rPr>
        <w:t>조</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3</w:t>
      </w:r>
      <w:r w:rsidRPr="005C21C4">
        <w:rPr>
          <w:rFonts w:ascii="Times New Roman"/>
          <w:kern w:val="0"/>
          <w:sz w:val="22"/>
          <w:szCs w:val="22"/>
        </w:rPr>
        <w:t>항에</w:t>
      </w:r>
      <w:r w:rsidRPr="005C21C4">
        <w:rPr>
          <w:rFonts w:ascii="Times New Roman"/>
          <w:kern w:val="0"/>
          <w:sz w:val="22"/>
          <w:szCs w:val="22"/>
        </w:rPr>
        <w:t xml:space="preserve"> </w:t>
      </w:r>
      <w:r w:rsidRPr="005C21C4">
        <w:rPr>
          <w:rFonts w:ascii="Times New Roman"/>
          <w:kern w:val="0"/>
          <w:sz w:val="22"/>
          <w:szCs w:val="22"/>
        </w:rPr>
        <w:t>따른</w:t>
      </w:r>
      <w:r w:rsidRPr="005C21C4">
        <w:rPr>
          <w:rFonts w:ascii="Times New Roman"/>
          <w:kern w:val="0"/>
          <w:sz w:val="22"/>
          <w:szCs w:val="22"/>
        </w:rPr>
        <w:t xml:space="preserve"> </w:t>
      </w:r>
      <w:r w:rsidRPr="005C21C4">
        <w:rPr>
          <w:rFonts w:ascii="Times New Roman"/>
          <w:kern w:val="0"/>
          <w:sz w:val="22"/>
          <w:szCs w:val="22"/>
        </w:rPr>
        <w:t>의무적</w:t>
      </w:r>
      <w:r w:rsidRPr="005C21C4">
        <w:rPr>
          <w:rFonts w:ascii="Times New Roman"/>
          <w:kern w:val="0"/>
          <w:sz w:val="22"/>
          <w:szCs w:val="22"/>
        </w:rPr>
        <w:t xml:space="preserve"> </w:t>
      </w:r>
      <w:r w:rsidRPr="005C21C4">
        <w:rPr>
          <w:rFonts w:ascii="Times New Roman"/>
          <w:kern w:val="0"/>
          <w:sz w:val="22"/>
          <w:szCs w:val="22"/>
        </w:rPr>
        <w:t>조기상환에</w:t>
      </w:r>
      <w:r w:rsidRPr="005C21C4">
        <w:rPr>
          <w:rFonts w:ascii="Times New Roman"/>
          <w:kern w:val="0"/>
          <w:sz w:val="22"/>
          <w:szCs w:val="22"/>
        </w:rPr>
        <w:t xml:space="preserve"> </w:t>
      </w:r>
      <w:r w:rsidRPr="005C21C4">
        <w:rPr>
          <w:rFonts w:ascii="Times New Roman"/>
          <w:kern w:val="0"/>
          <w:sz w:val="22"/>
          <w:szCs w:val="22"/>
        </w:rPr>
        <w:t>사용하여야</w:t>
      </w:r>
      <w:r w:rsidRPr="005C21C4">
        <w:rPr>
          <w:rFonts w:ascii="Times New Roman"/>
          <w:kern w:val="0"/>
          <w:sz w:val="22"/>
          <w:szCs w:val="22"/>
        </w:rPr>
        <w:t xml:space="preserve"> </w:t>
      </w:r>
      <w:r w:rsidRPr="005C21C4">
        <w:rPr>
          <w:rFonts w:ascii="Times New Roman"/>
          <w:kern w:val="0"/>
          <w:sz w:val="22"/>
          <w:szCs w:val="22"/>
        </w:rPr>
        <w:t>한다</w:t>
      </w:r>
      <w:r w:rsidRPr="005C21C4">
        <w:rPr>
          <w:rFonts w:ascii="Times New Roman"/>
          <w:kern w:val="0"/>
          <w:sz w:val="22"/>
          <w:szCs w:val="22"/>
        </w:rPr>
        <w:t>.</w:t>
      </w:r>
    </w:p>
    <w:p w14:paraId="57456C80" w14:textId="77777777" w:rsidR="005E660D" w:rsidRPr="00413874" w:rsidRDefault="005E660D" w:rsidP="008B24EF">
      <w:pPr>
        <w:tabs>
          <w:tab w:val="left" w:pos="400"/>
        </w:tabs>
        <w:adjustRightInd w:val="0"/>
        <w:snapToGrid w:val="0"/>
        <w:spacing w:line="400" w:lineRule="exact"/>
        <w:rPr>
          <w:rFonts w:ascii="Times New Roman"/>
          <w:kern w:val="0"/>
          <w:sz w:val="22"/>
          <w:szCs w:val="22"/>
        </w:rPr>
      </w:pPr>
    </w:p>
    <w:p w14:paraId="1D604B16" w14:textId="77777777" w:rsidR="00576D9A" w:rsidRPr="00413874" w:rsidRDefault="00576D9A"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799" w:name="_Toc191645666"/>
      <w:bookmarkStart w:id="800" w:name="_Toc240898092"/>
      <w:bookmarkStart w:id="801" w:name="_Toc242777977"/>
      <w:r w:rsidRPr="00413874">
        <w:rPr>
          <w:rFonts w:ascii="Times New Roman" w:eastAsia="바탕" w:hAnsi="Times New Roman"/>
          <w:sz w:val="22"/>
          <w:szCs w:val="22"/>
        </w:rPr>
        <w:t>추가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서류</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조치</w:t>
      </w:r>
      <w:bookmarkEnd w:id="799"/>
      <w:bookmarkEnd w:id="800"/>
      <w:bookmarkEnd w:id="801"/>
    </w:p>
    <w:p w14:paraId="122D43A4" w14:textId="77777777" w:rsidR="00576D9A" w:rsidRPr="00413874" w:rsidRDefault="00576D9A" w:rsidP="008B24EF">
      <w:pPr>
        <w:adjustRightInd w:val="0"/>
        <w:snapToGrid w:val="0"/>
        <w:spacing w:line="400" w:lineRule="exact"/>
        <w:rPr>
          <w:rFonts w:ascii="Times New Roman"/>
          <w:snapToGrid w:val="0"/>
          <w:kern w:val="0"/>
          <w:sz w:val="22"/>
          <w:szCs w:val="22"/>
        </w:rPr>
      </w:pPr>
    </w:p>
    <w:p w14:paraId="6D88AA57" w14:textId="77777777" w:rsidR="00576D9A" w:rsidRPr="00413874" w:rsidRDefault="00576D9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0001193A" w:rsidRPr="00413874">
        <w:rPr>
          <w:rFonts w:ascii="Times New Roman"/>
          <w:kern w:val="0"/>
          <w:sz w:val="22"/>
          <w:szCs w:val="22"/>
        </w:rPr>
        <w:t>본</w:t>
      </w:r>
      <w:r w:rsidR="0001193A" w:rsidRPr="00413874">
        <w:rPr>
          <w:rFonts w:ascii="Times New Roman"/>
          <w:kern w:val="0"/>
          <w:sz w:val="22"/>
          <w:szCs w:val="22"/>
        </w:rPr>
        <w:t xml:space="preserve"> </w:t>
      </w:r>
      <w:r w:rsidRPr="00413874">
        <w:rPr>
          <w:rFonts w:ascii="Times New Roman"/>
          <w:kern w:val="0"/>
          <w:sz w:val="22"/>
          <w:szCs w:val="22"/>
        </w:rPr>
        <w:t>약정이나</w:t>
      </w:r>
      <w:r w:rsidRPr="00413874">
        <w:rPr>
          <w:rFonts w:ascii="Times New Roman"/>
          <w:kern w:val="0"/>
          <w:sz w:val="22"/>
          <w:szCs w:val="22"/>
        </w:rPr>
        <w:t xml:space="preserve"> </w:t>
      </w: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추가로</w:t>
      </w:r>
      <w:r w:rsidRPr="00413874">
        <w:rPr>
          <w:rFonts w:ascii="Times New Roman"/>
          <w:kern w:val="0"/>
          <w:sz w:val="22"/>
          <w:szCs w:val="22"/>
        </w:rPr>
        <w:t xml:space="preserve"> </w:t>
      </w:r>
      <w:r w:rsidRPr="00413874">
        <w:rPr>
          <w:rFonts w:ascii="Times New Roman"/>
          <w:kern w:val="0"/>
          <w:sz w:val="22"/>
          <w:szCs w:val="22"/>
        </w:rPr>
        <w:t>서류</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요청할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제출하거나</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취하여야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6A224169" w14:textId="77777777" w:rsidR="00967330" w:rsidRPr="00413874" w:rsidRDefault="00967330" w:rsidP="00967330">
      <w:pPr>
        <w:adjustRightInd w:val="0"/>
        <w:snapToGrid w:val="0"/>
        <w:spacing w:line="400" w:lineRule="exact"/>
        <w:rPr>
          <w:rFonts w:ascii="Times New Roman"/>
          <w:snapToGrid w:val="0"/>
          <w:kern w:val="0"/>
          <w:sz w:val="22"/>
          <w:szCs w:val="22"/>
        </w:rPr>
      </w:pPr>
    </w:p>
    <w:p w14:paraId="3F3455D3" w14:textId="2303FBEE" w:rsidR="00967330" w:rsidRPr="00413874" w:rsidRDefault="0096733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802" w:name="_Toc34698342"/>
      <w:bookmarkStart w:id="803" w:name="_Toc191645667"/>
      <w:bookmarkStart w:id="804" w:name="_Toc240898093"/>
      <w:bookmarkStart w:id="805" w:name="_Toc242777978"/>
      <w:r w:rsidRPr="00413874">
        <w:rPr>
          <w:rFonts w:ascii="Times New Roman" w:eastAsia="바탕" w:hAnsi="Times New Roman"/>
          <w:sz w:val="22"/>
          <w:szCs w:val="22"/>
        </w:rPr>
        <w:t>임대차계약</w:t>
      </w:r>
      <w:r w:rsidRPr="00413874">
        <w:rPr>
          <w:rFonts w:ascii="Times New Roman" w:eastAsia="바탕" w:hAnsi="Times New Roman"/>
          <w:sz w:val="22"/>
          <w:szCs w:val="22"/>
        </w:rPr>
        <w:t xml:space="preserve"> </w:t>
      </w:r>
      <w:r w:rsidRPr="00413874">
        <w:rPr>
          <w:rFonts w:ascii="Times New Roman" w:eastAsia="바탕" w:hAnsi="Times New Roman"/>
          <w:sz w:val="22"/>
          <w:szCs w:val="22"/>
        </w:rPr>
        <w:t>관련</w:t>
      </w:r>
      <w:r w:rsidRPr="00413874">
        <w:rPr>
          <w:rFonts w:ascii="Times New Roman" w:eastAsia="바탕" w:hAnsi="Times New Roman"/>
          <w:sz w:val="22"/>
          <w:szCs w:val="22"/>
        </w:rPr>
        <w:t xml:space="preserve"> </w:t>
      </w:r>
      <w:r w:rsidRPr="00413874">
        <w:rPr>
          <w:rFonts w:ascii="Times New Roman" w:eastAsia="바탕" w:hAnsi="Times New Roman"/>
          <w:sz w:val="22"/>
          <w:szCs w:val="22"/>
        </w:rPr>
        <w:t>담보</w:t>
      </w:r>
      <w:bookmarkEnd w:id="802"/>
      <w:bookmarkEnd w:id="803"/>
      <w:bookmarkEnd w:id="804"/>
      <w:bookmarkEnd w:id="805"/>
    </w:p>
    <w:p w14:paraId="55CD6315" w14:textId="367141E1" w:rsidR="00967330" w:rsidRPr="00413874" w:rsidRDefault="00967330" w:rsidP="00967330">
      <w:pPr>
        <w:adjustRightInd w:val="0"/>
        <w:snapToGrid w:val="0"/>
        <w:spacing w:line="400" w:lineRule="exact"/>
        <w:rPr>
          <w:rFonts w:ascii="Times New Roman"/>
          <w:snapToGrid w:val="0"/>
          <w:kern w:val="0"/>
          <w:sz w:val="22"/>
          <w:szCs w:val="22"/>
        </w:rPr>
      </w:pPr>
    </w:p>
    <w:p w14:paraId="4E4E8AAA" w14:textId="077C1011" w:rsidR="00BF7139" w:rsidRPr="003E78BC" w:rsidRDefault="00BF7139" w:rsidP="00BF7139">
      <w:pPr>
        <w:numPr>
          <w:ilvl w:val="0"/>
          <w:numId w:val="53"/>
        </w:numPr>
        <w:adjustRightInd w:val="0"/>
        <w:snapToGrid w:val="0"/>
        <w:spacing w:line="400" w:lineRule="exact"/>
        <w:rPr>
          <w:rFonts w:ascii="Times New Roman"/>
          <w:snapToGrid w:val="0"/>
          <w:kern w:val="0"/>
          <w:sz w:val="22"/>
          <w:szCs w:val="22"/>
        </w:rPr>
      </w:pPr>
      <w:r>
        <w:rPr>
          <w:rFonts w:ascii="Times New Roman" w:hint="eastAsia"/>
          <w:snapToGrid w:val="0"/>
          <w:kern w:val="0"/>
          <w:sz w:val="22"/>
          <w:szCs w:val="22"/>
        </w:rPr>
        <w:t>차주는</w:t>
      </w:r>
      <w:r>
        <w:rPr>
          <w:rFonts w:ascii="Times New Roman" w:hint="eastAsia"/>
          <w:snapToGrid w:val="0"/>
          <w:kern w:val="0"/>
          <w:sz w:val="22"/>
          <w:szCs w:val="22"/>
        </w:rPr>
        <w:t xml:space="preserve"> </w:t>
      </w:r>
      <w:r w:rsidR="001D7BC3">
        <w:rPr>
          <w:rFonts w:ascii="Times New Roman" w:hint="eastAsia"/>
          <w:snapToGrid w:val="0"/>
          <w:kern w:val="0"/>
          <w:sz w:val="22"/>
          <w:szCs w:val="22"/>
        </w:rPr>
        <w:t>쿠팡</w:t>
      </w:r>
      <w:r w:rsidR="001D7BC3">
        <w:rPr>
          <w:rFonts w:ascii="Times New Roman" w:hint="eastAsia"/>
          <w:snapToGrid w:val="0"/>
          <w:kern w:val="0"/>
          <w:sz w:val="22"/>
          <w:szCs w:val="22"/>
        </w:rPr>
        <w:t xml:space="preserve"> </w:t>
      </w:r>
      <w:r w:rsidR="001D7BC3" w:rsidRPr="000E22B2">
        <w:rPr>
          <w:rFonts w:ascii="Times New Roman" w:hint="eastAsia"/>
          <w:snapToGrid w:val="0"/>
          <w:kern w:val="0"/>
          <w:sz w:val="22"/>
          <w:szCs w:val="22"/>
        </w:rPr>
        <w:t>주식회사에</w:t>
      </w:r>
      <w:r w:rsidR="001D7BC3" w:rsidRPr="000E22B2">
        <w:rPr>
          <w:rFonts w:ascii="Times New Roman" w:hint="eastAsia"/>
          <w:kern w:val="0"/>
          <w:sz w:val="22"/>
          <w:szCs w:val="22"/>
        </w:rPr>
        <w:t>게</w:t>
      </w:r>
      <w:r w:rsidR="001D7BC3" w:rsidRPr="000E22B2">
        <w:rPr>
          <w:rFonts w:ascii="Times New Roman" w:hint="eastAsia"/>
          <w:kern w:val="0"/>
          <w:sz w:val="22"/>
          <w:szCs w:val="22"/>
        </w:rPr>
        <w:t xml:space="preserve"> </w:t>
      </w:r>
      <w:r w:rsidR="001D7BC3" w:rsidRPr="000E22B2">
        <w:rPr>
          <w:rFonts w:ascii="Times New Roman" w:hint="eastAsia"/>
          <w:sz w:val="22"/>
          <w:szCs w:val="22"/>
        </w:rPr>
        <w:t>2,132,586,000</w:t>
      </w:r>
      <w:r w:rsidR="001D7BC3" w:rsidRPr="000E22B2">
        <w:rPr>
          <w:rFonts w:ascii="Times New Roman" w:hint="eastAsia"/>
          <w:sz w:val="22"/>
          <w:szCs w:val="22"/>
        </w:rPr>
        <w:t>원의</w:t>
      </w:r>
      <w:r w:rsidR="001D7BC3" w:rsidRPr="000E22B2">
        <w:rPr>
          <w:rFonts w:ascii="Times New Roman" w:hint="eastAsia"/>
          <w:sz w:val="22"/>
          <w:szCs w:val="22"/>
        </w:rPr>
        <w:t xml:space="preserve"> </w:t>
      </w:r>
      <w:r w:rsidR="001D7BC3" w:rsidRPr="000E22B2">
        <w:rPr>
          <w:rFonts w:ascii="Times New Roman" w:hint="eastAsia"/>
          <w:sz w:val="22"/>
          <w:szCs w:val="22"/>
        </w:rPr>
        <w:t>임대차보증금</w:t>
      </w:r>
      <w:r w:rsidR="001D7BC3" w:rsidRPr="000E22B2">
        <w:rPr>
          <w:rFonts w:ascii="Times New Roman" w:hint="eastAsia"/>
          <w:sz w:val="22"/>
          <w:szCs w:val="22"/>
        </w:rPr>
        <w:t xml:space="preserve"> </w:t>
      </w:r>
      <w:r w:rsidR="001D7BC3" w:rsidRPr="000E22B2">
        <w:rPr>
          <w:rFonts w:ascii="Times New Roman" w:hint="eastAsia"/>
          <w:kern w:val="0"/>
          <w:sz w:val="22"/>
          <w:szCs w:val="22"/>
        </w:rPr>
        <w:t>반환채권의</w:t>
      </w:r>
      <w:r w:rsidR="001D7BC3" w:rsidRPr="000E22B2">
        <w:rPr>
          <w:rFonts w:ascii="Times New Roman" w:hint="eastAsia"/>
          <w:kern w:val="0"/>
          <w:sz w:val="22"/>
          <w:szCs w:val="22"/>
        </w:rPr>
        <w:t xml:space="preserve"> </w:t>
      </w:r>
      <w:r w:rsidR="001D7BC3" w:rsidRPr="000E22B2">
        <w:rPr>
          <w:rFonts w:ascii="Times New Roman" w:hint="eastAsia"/>
          <w:kern w:val="0"/>
          <w:sz w:val="22"/>
          <w:szCs w:val="22"/>
        </w:rPr>
        <w:t>담보로</w:t>
      </w:r>
      <w:r w:rsidR="001D7BC3" w:rsidRPr="000E22B2">
        <w:rPr>
          <w:rFonts w:ascii="Times New Roman" w:hint="eastAsia"/>
          <w:kern w:val="0"/>
          <w:sz w:val="22"/>
          <w:szCs w:val="22"/>
        </w:rPr>
        <w:t xml:space="preserve"> </w:t>
      </w:r>
      <w:r w:rsidR="001D7BC3" w:rsidRPr="000E22B2">
        <w:rPr>
          <w:rFonts w:ascii="Times New Roman" w:hint="eastAsia"/>
          <w:kern w:val="0"/>
          <w:sz w:val="22"/>
          <w:szCs w:val="22"/>
        </w:rPr>
        <w:t>제공</w:t>
      </w:r>
      <w:r w:rsidR="00CD692D" w:rsidRPr="000E22B2">
        <w:rPr>
          <w:rFonts w:ascii="Times New Roman" w:hint="eastAsia"/>
          <w:kern w:val="0"/>
          <w:sz w:val="22"/>
          <w:szCs w:val="22"/>
        </w:rPr>
        <w:t>되는</w:t>
      </w:r>
      <w:r w:rsidR="001D7BC3" w:rsidRPr="000E22B2">
        <w:rPr>
          <w:rFonts w:ascii="Times New Roman" w:hint="eastAsia"/>
          <w:snapToGrid w:val="0"/>
          <w:kern w:val="0"/>
          <w:sz w:val="22"/>
          <w:szCs w:val="22"/>
        </w:rPr>
        <w:t xml:space="preserve"> 1</w:t>
      </w:r>
      <w:r w:rsidR="001D7BC3" w:rsidRPr="000E22B2">
        <w:rPr>
          <w:rFonts w:ascii="Times New Roman" w:hint="eastAsia"/>
          <w:snapToGrid w:val="0"/>
          <w:kern w:val="0"/>
          <w:sz w:val="22"/>
          <w:szCs w:val="22"/>
        </w:rPr>
        <w:t>순위</w:t>
      </w:r>
      <w:r w:rsidR="001D7BC3" w:rsidRPr="000E22B2">
        <w:rPr>
          <w:rFonts w:ascii="Times New Roman" w:hint="eastAsia"/>
          <w:snapToGrid w:val="0"/>
          <w:kern w:val="0"/>
          <w:sz w:val="22"/>
          <w:szCs w:val="22"/>
        </w:rPr>
        <w:t xml:space="preserve"> </w:t>
      </w:r>
      <w:r w:rsidR="001D7BC3" w:rsidRPr="000E22B2">
        <w:rPr>
          <w:rFonts w:ascii="Times New Roman" w:hint="eastAsia"/>
          <w:snapToGrid w:val="0"/>
          <w:kern w:val="0"/>
          <w:sz w:val="22"/>
          <w:szCs w:val="22"/>
        </w:rPr>
        <w:t>우선수익권</w:t>
      </w:r>
      <w:r w:rsidR="001D7BC3" w:rsidRPr="000E22B2">
        <w:rPr>
          <w:rFonts w:ascii="Times New Roman" w:hint="eastAsia"/>
          <w:snapToGrid w:val="0"/>
          <w:kern w:val="0"/>
          <w:sz w:val="22"/>
          <w:szCs w:val="22"/>
        </w:rPr>
        <w:t xml:space="preserve"> </w:t>
      </w:r>
      <w:r w:rsidR="001D7BC3" w:rsidRPr="000E22B2">
        <w:rPr>
          <w:rFonts w:ascii="Times New Roman" w:hint="eastAsia"/>
          <w:snapToGrid w:val="0"/>
          <w:kern w:val="0"/>
          <w:sz w:val="22"/>
          <w:szCs w:val="22"/>
        </w:rPr>
        <w:t>외에</w:t>
      </w:r>
      <w:r w:rsidR="001D7BC3"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본</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약정</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체결일까지</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본건</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부동산에</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대하여</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체결된</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임대차계약</w:t>
      </w:r>
      <w:r w:rsidRPr="000E22B2">
        <w:rPr>
          <w:rFonts w:ascii="Times New Roman" w:hint="eastAsia"/>
          <w:snapToGrid w:val="0"/>
          <w:kern w:val="0"/>
          <w:sz w:val="22"/>
          <w:szCs w:val="22"/>
        </w:rPr>
        <w:t>(</w:t>
      </w:r>
      <w:r w:rsidRPr="000E22B2">
        <w:rPr>
          <w:rFonts w:ascii="Times New Roman" w:hint="eastAsia"/>
          <w:snapToGrid w:val="0"/>
          <w:kern w:val="0"/>
          <w:sz w:val="22"/>
          <w:szCs w:val="22"/>
        </w:rPr>
        <w:t>전세</w:t>
      </w:r>
      <w:r w:rsidRPr="000E22B2">
        <w:rPr>
          <w:rFonts w:ascii="Times New Roman" w:hint="eastAsia"/>
          <w:snapToGrid w:val="0"/>
          <w:kern w:val="0"/>
          <w:sz w:val="22"/>
          <w:szCs w:val="22"/>
        </w:rPr>
        <w:t>,</w:t>
      </w:r>
      <w:r w:rsidRPr="000E22B2">
        <w:rPr>
          <w:rFonts w:ascii="Times New Roman"/>
          <w:snapToGrid w:val="0"/>
          <w:kern w:val="0"/>
          <w:sz w:val="22"/>
          <w:szCs w:val="22"/>
        </w:rPr>
        <w:t xml:space="preserve"> </w:t>
      </w:r>
      <w:r w:rsidRPr="000E22B2">
        <w:rPr>
          <w:rFonts w:ascii="Times New Roman" w:hint="eastAsia"/>
          <w:snapToGrid w:val="0"/>
          <w:kern w:val="0"/>
          <w:sz w:val="22"/>
          <w:szCs w:val="22"/>
        </w:rPr>
        <w:t>월세</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계약</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등</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부동산의</w:t>
      </w:r>
      <w:r>
        <w:rPr>
          <w:rFonts w:ascii="Times New Roman" w:hint="eastAsia"/>
          <w:snapToGrid w:val="0"/>
          <w:kern w:val="0"/>
          <w:sz w:val="22"/>
          <w:szCs w:val="22"/>
        </w:rPr>
        <w:t xml:space="preserve"> </w:t>
      </w:r>
      <w:r>
        <w:rPr>
          <w:rFonts w:ascii="Times New Roman" w:hint="eastAsia"/>
          <w:snapToGrid w:val="0"/>
          <w:kern w:val="0"/>
          <w:sz w:val="22"/>
          <w:szCs w:val="22"/>
        </w:rPr>
        <w:t>이용에</w:t>
      </w:r>
      <w:r>
        <w:rPr>
          <w:rFonts w:ascii="Times New Roman" w:hint="eastAsia"/>
          <w:snapToGrid w:val="0"/>
          <w:kern w:val="0"/>
          <w:sz w:val="22"/>
          <w:szCs w:val="22"/>
        </w:rPr>
        <w:t xml:space="preserve"> </w:t>
      </w:r>
      <w:r>
        <w:rPr>
          <w:rFonts w:ascii="Times New Roman" w:hint="eastAsia"/>
          <w:snapToGrid w:val="0"/>
          <w:kern w:val="0"/>
          <w:sz w:val="22"/>
          <w:szCs w:val="22"/>
        </w:rPr>
        <w:t>관한</w:t>
      </w:r>
      <w:r>
        <w:rPr>
          <w:rFonts w:ascii="Times New Roman" w:hint="eastAsia"/>
          <w:snapToGrid w:val="0"/>
          <w:kern w:val="0"/>
          <w:sz w:val="22"/>
          <w:szCs w:val="22"/>
        </w:rPr>
        <w:t xml:space="preserve"> </w:t>
      </w:r>
      <w:r>
        <w:rPr>
          <w:rFonts w:ascii="Times New Roman" w:hint="eastAsia"/>
          <w:snapToGrid w:val="0"/>
          <w:kern w:val="0"/>
          <w:sz w:val="22"/>
          <w:szCs w:val="22"/>
        </w:rPr>
        <w:t>제반</w:t>
      </w:r>
      <w:r>
        <w:rPr>
          <w:rFonts w:ascii="Times New Roman" w:hint="eastAsia"/>
          <w:snapToGrid w:val="0"/>
          <w:kern w:val="0"/>
          <w:sz w:val="22"/>
          <w:szCs w:val="22"/>
        </w:rPr>
        <w:t xml:space="preserve"> </w:t>
      </w:r>
      <w:r>
        <w:rPr>
          <w:rFonts w:ascii="Times New Roman" w:hint="eastAsia"/>
          <w:snapToGrid w:val="0"/>
          <w:kern w:val="0"/>
          <w:sz w:val="22"/>
          <w:szCs w:val="22"/>
        </w:rPr>
        <w:t>계약을</w:t>
      </w:r>
      <w:r>
        <w:rPr>
          <w:rFonts w:ascii="Times New Roman" w:hint="eastAsia"/>
          <w:snapToGrid w:val="0"/>
          <w:kern w:val="0"/>
          <w:sz w:val="22"/>
          <w:szCs w:val="22"/>
        </w:rPr>
        <w:t xml:space="preserve"> </w:t>
      </w:r>
      <w:r>
        <w:rPr>
          <w:rFonts w:ascii="Times New Roman" w:hint="eastAsia"/>
          <w:snapToGrid w:val="0"/>
          <w:kern w:val="0"/>
          <w:sz w:val="22"/>
          <w:szCs w:val="22"/>
        </w:rPr>
        <w:t>포함</w:t>
      </w:r>
      <w:r>
        <w:rPr>
          <w:rFonts w:ascii="Times New Roman" w:hint="eastAsia"/>
          <w:snapToGrid w:val="0"/>
          <w:kern w:val="0"/>
          <w:sz w:val="22"/>
          <w:szCs w:val="22"/>
        </w:rPr>
        <w:t>)</w:t>
      </w:r>
      <w:r>
        <w:rPr>
          <w:rFonts w:ascii="Times New Roman" w:hint="eastAsia"/>
          <w:snapToGrid w:val="0"/>
          <w:kern w:val="0"/>
          <w:sz w:val="22"/>
          <w:szCs w:val="22"/>
        </w:rPr>
        <w:t>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sidR="000E22B2">
        <w:rPr>
          <w:rFonts w:ascii="Times New Roman" w:hint="eastAsia"/>
          <w:snapToGrid w:val="0"/>
          <w:kern w:val="0"/>
          <w:sz w:val="22"/>
          <w:szCs w:val="22"/>
        </w:rPr>
        <w:t>본건</w:t>
      </w:r>
      <w:r w:rsidR="000E22B2">
        <w:rPr>
          <w:rFonts w:ascii="Times New Roman" w:hint="eastAsia"/>
          <w:snapToGrid w:val="0"/>
          <w:kern w:val="0"/>
          <w:sz w:val="22"/>
          <w:szCs w:val="22"/>
        </w:rPr>
        <w:t xml:space="preserve"> </w:t>
      </w:r>
      <w:r w:rsidR="000E22B2">
        <w:rPr>
          <w:rFonts w:ascii="Times New Roman" w:hint="eastAsia"/>
          <w:snapToGrid w:val="0"/>
          <w:kern w:val="0"/>
          <w:sz w:val="22"/>
          <w:szCs w:val="22"/>
        </w:rPr>
        <w:t>부동산에</w:t>
      </w:r>
      <w:r w:rsidR="000E22B2">
        <w:rPr>
          <w:rFonts w:ascii="Times New Roman" w:hint="eastAsia"/>
          <w:snapToGrid w:val="0"/>
          <w:kern w:val="0"/>
          <w:sz w:val="22"/>
          <w:szCs w:val="22"/>
        </w:rPr>
        <w:t xml:space="preserve"> </w:t>
      </w:r>
      <w:r>
        <w:rPr>
          <w:rFonts w:ascii="Times New Roman" w:hint="eastAsia"/>
          <w:snapToGrid w:val="0"/>
          <w:kern w:val="0"/>
          <w:sz w:val="22"/>
          <w:szCs w:val="22"/>
        </w:rPr>
        <w:t>설정된</w:t>
      </w:r>
      <w:r>
        <w:rPr>
          <w:rFonts w:ascii="Times New Roman" w:hint="eastAsia"/>
          <w:snapToGrid w:val="0"/>
          <w:kern w:val="0"/>
          <w:sz w:val="22"/>
          <w:szCs w:val="22"/>
        </w:rPr>
        <w:t xml:space="preserve"> </w:t>
      </w:r>
      <w:r>
        <w:rPr>
          <w:rFonts w:ascii="Times New Roman" w:hint="eastAsia"/>
          <w:snapToGrid w:val="0"/>
          <w:kern w:val="0"/>
          <w:sz w:val="22"/>
          <w:szCs w:val="22"/>
        </w:rPr>
        <w:t>담보권이</w:t>
      </w:r>
      <w:r>
        <w:rPr>
          <w:rFonts w:ascii="Times New Roman" w:hint="eastAsia"/>
          <w:snapToGrid w:val="0"/>
          <w:kern w:val="0"/>
          <w:sz w:val="22"/>
          <w:szCs w:val="22"/>
        </w:rPr>
        <w:t xml:space="preserve"> </w:t>
      </w:r>
      <w:r>
        <w:rPr>
          <w:rFonts w:ascii="Times New Roman" w:hint="eastAsia"/>
          <w:snapToGrid w:val="0"/>
          <w:kern w:val="0"/>
          <w:sz w:val="22"/>
          <w:szCs w:val="22"/>
        </w:rPr>
        <w:t>본</w:t>
      </w:r>
      <w:r>
        <w:rPr>
          <w:rFonts w:ascii="Times New Roman" w:hint="eastAsia"/>
          <w:snapToGrid w:val="0"/>
          <w:kern w:val="0"/>
          <w:sz w:val="22"/>
          <w:szCs w:val="22"/>
        </w:rPr>
        <w:t xml:space="preserve"> </w:t>
      </w:r>
      <w:r>
        <w:rPr>
          <w:rFonts w:ascii="Times New Roman" w:hint="eastAsia"/>
          <w:snapToGrid w:val="0"/>
          <w:kern w:val="0"/>
          <w:sz w:val="22"/>
          <w:szCs w:val="22"/>
        </w:rPr>
        <w:t>약정에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대주들에게</w:t>
      </w:r>
      <w:r>
        <w:rPr>
          <w:rFonts w:ascii="Times New Roman" w:hint="eastAsia"/>
          <w:snapToGrid w:val="0"/>
          <w:kern w:val="0"/>
          <w:sz w:val="22"/>
          <w:szCs w:val="22"/>
        </w:rPr>
        <w:t xml:space="preserve"> </w:t>
      </w:r>
      <w:r>
        <w:rPr>
          <w:rFonts w:ascii="Times New Roman" w:hint="eastAsia"/>
          <w:snapToGrid w:val="0"/>
          <w:kern w:val="0"/>
          <w:sz w:val="22"/>
          <w:szCs w:val="22"/>
        </w:rPr>
        <w:t>제공된</w:t>
      </w:r>
      <w:r>
        <w:rPr>
          <w:rFonts w:ascii="Times New Roman" w:hint="eastAsia"/>
          <w:snapToGrid w:val="0"/>
          <w:kern w:val="0"/>
          <w:sz w:val="22"/>
          <w:szCs w:val="22"/>
        </w:rPr>
        <w:t xml:space="preserve"> </w:t>
      </w:r>
      <w:r w:rsidRPr="00CB087B">
        <w:rPr>
          <w:rFonts w:ascii="Times New Roman" w:hint="eastAsia"/>
          <w:snapToGrid w:val="0"/>
          <w:kern w:val="0"/>
          <w:sz w:val="22"/>
          <w:szCs w:val="22"/>
        </w:rPr>
        <w:t>우선수익권보다</w:t>
      </w:r>
      <w:r w:rsidRPr="00CB087B">
        <w:rPr>
          <w:rFonts w:ascii="Times New Roman" w:hint="eastAsia"/>
          <w:snapToGrid w:val="0"/>
          <w:kern w:val="0"/>
          <w:sz w:val="22"/>
          <w:szCs w:val="22"/>
        </w:rPr>
        <w:t xml:space="preserve"> </w:t>
      </w:r>
      <w:r w:rsidRPr="002C370A">
        <w:rPr>
          <w:rFonts w:ascii="Times New Roman" w:hint="eastAsia"/>
          <w:snapToGrid w:val="0"/>
          <w:kern w:val="0"/>
          <w:sz w:val="22"/>
          <w:szCs w:val="22"/>
        </w:rPr>
        <w:t>선순위</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또는</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동순위인</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경우</w:t>
      </w:r>
      <w:r>
        <w:rPr>
          <w:rFonts w:ascii="Times New Roman"/>
          <w:snapToGrid w:val="0"/>
          <w:kern w:val="0"/>
          <w:sz w:val="22"/>
          <w:szCs w:val="22"/>
        </w:rPr>
        <w:t xml:space="preserve"> </w:t>
      </w:r>
      <w:r>
        <w:rPr>
          <w:rFonts w:ascii="Times New Roman" w:hint="eastAsia"/>
          <w:snapToGrid w:val="0"/>
          <w:kern w:val="0"/>
          <w:sz w:val="22"/>
          <w:szCs w:val="22"/>
        </w:rPr>
        <w:t>차주는</w:t>
      </w:r>
      <w:r>
        <w:rPr>
          <w:rFonts w:ascii="Times New Roman" w:hint="eastAsia"/>
          <w:snapToGrid w:val="0"/>
          <w:kern w:val="0"/>
          <w:sz w:val="22"/>
          <w:szCs w:val="22"/>
        </w:rPr>
        <w:t xml:space="preserve"> </w:t>
      </w:r>
      <w:r>
        <w:rPr>
          <w:rFonts w:ascii="Times New Roman" w:hint="eastAsia"/>
          <w:snapToGrid w:val="0"/>
          <w:kern w:val="0"/>
          <w:sz w:val="22"/>
          <w:szCs w:val="22"/>
        </w:rPr>
        <w:t>인출일까지</w:t>
      </w:r>
      <w:r>
        <w:rPr>
          <w:rFonts w:ascii="Times New Roman" w:hint="eastAsia"/>
          <w:snapToGrid w:val="0"/>
          <w:kern w:val="0"/>
          <w:sz w:val="22"/>
          <w:szCs w:val="22"/>
        </w:rPr>
        <w:t xml:space="preserve"> </w:t>
      </w:r>
      <w:r>
        <w:rPr>
          <w:rFonts w:ascii="Times New Roman" w:hint="eastAsia"/>
          <w:snapToGrid w:val="0"/>
          <w:kern w:val="0"/>
          <w:sz w:val="22"/>
          <w:szCs w:val="22"/>
        </w:rPr>
        <w:t>그에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설정되었던</w:t>
      </w:r>
      <w:r>
        <w:rPr>
          <w:rFonts w:ascii="Times New Roman" w:hint="eastAsia"/>
          <w:snapToGrid w:val="0"/>
          <w:kern w:val="0"/>
          <w:sz w:val="22"/>
          <w:szCs w:val="22"/>
        </w:rPr>
        <w:t xml:space="preserve"> </w:t>
      </w:r>
      <w:r>
        <w:rPr>
          <w:rFonts w:ascii="Times New Roman" w:hint="eastAsia"/>
          <w:snapToGrid w:val="0"/>
          <w:kern w:val="0"/>
          <w:sz w:val="22"/>
          <w:szCs w:val="22"/>
        </w:rPr>
        <w:t>해당</w:t>
      </w:r>
      <w:r>
        <w:rPr>
          <w:rFonts w:ascii="Times New Roman" w:hint="eastAsia"/>
          <w:snapToGrid w:val="0"/>
          <w:kern w:val="0"/>
          <w:sz w:val="22"/>
          <w:szCs w:val="22"/>
        </w:rPr>
        <w:t xml:space="preserve"> </w:t>
      </w:r>
      <w:r>
        <w:rPr>
          <w:rFonts w:ascii="Times New Roman" w:hint="eastAsia"/>
          <w:snapToGrid w:val="0"/>
          <w:kern w:val="0"/>
          <w:sz w:val="22"/>
          <w:szCs w:val="22"/>
        </w:rPr>
        <w:t>선순위</w:t>
      </w:r>
      <w:r>
        <w:rPr>
          <w:rFonts w:ascii="Times New Roman" w:hint="eastAsia"/>
          <w:snapToGrid w:val="0"/>
          <w:kern w:val="0"/>
          <w:sz w:val="22"/>
          <w:szCs w:val="22"/>
        </w:rPr>
        <w:t xml:space="preserve"> </w:t>
      </w:r>
      <w:r>
        <w:rPr>
          <w:rFonts w:ascii="Times New Roman" w:hint="eastAsia"/>
          <w:snapToGrid w:val="0"/>
          <w:kern w:val="0"/>
          <w:sz w:val="22"/>
          <w:szCs w:val="22"/>
        </w:rPr>
        <w:t>또는</w:t>
      </w:r>
      <w:r>
        <w:rPr>
          <w:rFonts w:ascii="Times New Roman" w:hint="eastAsia"/>
          <w:snapToGrid w:val="0"/>
          <w:kern w:val="0"/>
          <w:sz w:val="22"/>
          <w:szCs w:val="22"/>
        </w:rPr>
        <w:t xml:space="preserve"> </w:t>
      </w:r>
      <w:r>
        <w:rPr>
          <w:rFonts w:ascii="Times New Roman" w:hint="eastAsia"/>
          <w:snapToGrid w:val="0"/>
          <w:kern w:val="0"/>
          <w:sz w:val="22"/>
          <w:szCs w:val="22"/>
        </w:rPr>
        <w:t>동순위의</w:t>
      </w:r>
      <w:r>
        <w:rPr>
          <w:rFonts w:ascii="Times New Roman" w:hint="eastAsia"/>
          <w:snapToGrid w:val="0"/>
          <w:kern w:val="0"/>
          <w:sz w:val="22"/>
          <w:szCs w:val="22"/>
        </w:rPr>
        <w:t xml:space="preserve"> </w:t>
      </w:r>
      <w:r>
        <w:rPr>
          <w:rFonts w:ascii="Times New Roman" w:hint="eastAsia"/>
          <w:snapToGrid w:val="0"/>
          <w:kern w:val="0"/>
          <w:sz w:val="22"/>
          <w:szCs w:val="22"/>
        </w:rPr>
        <w:t>담보권에</w:t>
      </w:r>
      <w:r>
        <w:rPr>
          <w:rFonts w:ascii="Times New Roman" w:hint="eastAsia"/>
          <w:snapToGrid w:val="0"/>
          <w:kern w:val="0"/>
          <w:sz w:val="22"/>
          <w:szCs w:val="22"/>
        </w:rPr>
        <w:t xml:space="preserve"> </w:t>
      </w:r>
      <w:r>
        <w:rPr>
          <w:rFonts w:ascii="Times New Roman" w:hint="eastAsia"/>
          <w:snapToGrid w:val="0"/>
          <w:kern w:val="0"/>
          <w:sz w:val="22"/>
          <w:szCs w:val="22"/>
        </w:rPr>
        <w:t>대하여</w:t>
      </w:r>
      <w:r>
        <w:rPr>
          <w:rFonts w:ascii="Times New Roman" w:hint="eastAsia"/>
          <w:snapToGrid w:val="0"/>
          <w:kern w:val="0"/>
          <w:sz w:val="22"/>
          <w:szCs w:val="22"/>
        </w:rPr>
        <w:t xml:space="preserve"> </w:t>
      </w:r>
      <w:r>
        <w:rPr>
          <w:rFonts w:ascii="Times New Roman" w:hint="eastAsia"/>
          <w:snapToGrid w:val="0"/>
          <w:kern w:val="0"/>
          <w:sz w:val="22"/>
          <w:szCs w:val="22"/>
        </w:rPr>
        <w:t>말소</w:t>
      </w:r>
      <w:r>
        <w:rPr>
          <w:rFonts w:ascii="Times New Roman" w:hint="eastAsia"/>
          <w:snapToGrid w:val="0"/>
          <w:kern w:val="0"/>
          <w:sz w:val="22"/>
          <w:szCs w:val="22"/>
        </w:rPr>
        <w:t xml:space="preserve"> </w:t>
      </w:r>
      <w:r>
        <w:rPr>
          <w:rFonts w:ascii="Times New Roman" w:hint="eastAsia"/>
          <w:snapToGrid w:val="0"/>
          <w:kern w:val="0"/>
          <w:sz w:val="22"/>
          <w:szCs w:val="22"/>
        </w:rPr>
        <w:t>신청이</w:t>
      </w:r>
      <w:r>
        <w:rPr>
          <w:rFonts w:ascii="Times New Roman" w:hint="eastAsia"/>
          <w:snapToGrid w:val="0"/>
          <w:kern w:val="0"/>
          <w:sz w:val="22"/>
          <w:szCs w:val="22"/>
        </w:rPr>
        <w:t xml:space="preserve"> </w:t>
      </w:r>
      <w:r>
        <w:rPr>
          <w:rFonts w:ascii="Times New Roman" w:hint="eastAsia"/>
          <w:snapToGrid w:val="0"/>
          <w:kern w:val="0"/>
          <w:sz w:val="22"/>
          <w:szCs w:val="22"/>
        </w:rPr>
        <w:t>접수되도록</w:t>
      </w:r>
      <w:r>
        <w:rPr>
          <w:rFonts w:ascii="Times New Roman" w:hint="eastAsia"/>
          <w:snapToGrid w:val="0"/>
          <w:kern w:val="0"/>
          <w:sz w:val="22"/>
          <w:szCs w:val="22"/>
        </w:rPr>
        <w:t xml:space="preserve"> </w:t>
      </w:r>
      <w:r>
        <w:rPr>
          <w:rFonts w:ascii="Times New Roman" w:hint="eastAsia"/>
          <w:snapToGrid w:val="0"/>
          <w:kern w:val="0"/>
          <w:sz w:val="22"/>
          <w:szCs w:val="22"/>
        </w:rPr>
        <w:t>하여야</w:t>
      </w:r>
      <w:r>
        <w:rPr>
          <w:rFonts w:ascii="Times New Roman" w:hint="eastAsia"/>
          <w:snapToGrid w:val="0"/>
          <w:kern w:val="0"/>
          <w:sz w:val="22"/>
          <w:szCs w:val="22"/>
        </w:rPr>
        <w:t xml:space="preserve"> </w:t>
      </w:r>
      <w:r>
        <w:rPr>
          <w:rFonts w:ascii="Times New Roman" w:hint="eastAsia"/>
          <w:snapToGrid w:val="0"/>
          <w:kern w:val="0"/>
          <w:sz w:val="22"/>
          <w:szCs w:val="22"/>
        </w:rPr>
        <w:t>한다</w:t>
      </w:r>
      <w:r>
        <w:rPr>
          <w:rFonts w:ascii="Times New Roman" w:hint="eastAsia"/>
          <w:snapToGrid w:val="0"/>
          <w:kern w:val="0"/>
          <w:sz w:val="22"/>
          <w:szCs w:val="22"/>
        </w:rPr>
        <w:t>.</w:t>
      </w:r>
      <w:r w:rsidR="000E22B2">
        <w:rPr>
          <w:rFonts w:ascii="Times New Roman" w:hint="eastAsia"/>
          <w:snapToGrid w:val="0"/>
          <w:kern w:val="0"/>
          <w:sz w:val="22"/>
          <w:szCs w:val="22"/>
        </w:rPr>
        <w:t xml:space="preserve"> </w:t>
      </w:r>
      <w:r w:rsidR="000E22B2" w:rsidRPr="000E22B2">
        <w:rPr>
          <w:rFonts w:ascii="Times New Roman"/>
          <w:snapToGrid w:val="0"/>
          <w:kern w:val="0"/>
          <w:sz w:val="22"/>
          <w:szCs w:val="22"/>
        </w:rPr>
        <w:t>명확히</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하면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매도인</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명의의</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예금계좌에</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임차인을</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위하여</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lastRenderedPageBreak/>
        <w:t>설정된</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예금채권</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근질권은</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본건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부동산</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또는</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차주의</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자산에</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설정된</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담보권이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아니므로</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본</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호</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및</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제</w:t>
      </w:r>
      <w:r w:rsidR="000E22B2" w:rsidRPr="000E22B2">
        <w:rPr>
          <w:rFonts w:ascii="Times New Roman"/>
          <w:snapToGrid w:val="0"/>
          <w:kern w:val="0"/>
          <w:sz w:val="22"/>
          <w:szCs w:val="22"/>
        </w:rPr>
        <w:t>10</w:t>
      </w:r>
      <w:r w:rsidR="000E22B2" w:rsidRPr="000E22B2">
        <w:rPr>
          <w:rFonts w:ascii="Times New Roman"/>
          <w:snapToGrid w:val="0"/>
          <w:kern w:val="0"/>
          <w:sz w:val="22"/>
          <w:szCs w:val="22"/>
        </w:rPr>
        <w:t>조</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제</w:t>
      </w:r>
      <w:r w:rsidR="000E22B2" w:rsidRPr="000E22B2">
        <w:rPr>
          <w:rFonts w:ascii="Times New Roman"/>
          <w:snapToGrid w:val="0"/>
          <w:kern w:val="0"/>
          <w:sz w:val="22"/>
          <w:szCs w:val="22"/>
        </w:rPr>
        <w:t>5</w:t>
      </w:r>
      <w:r w:rsidR="000E22B2" w:rsidRPr="000E22B2">
        <w:rPr>
          <w:rFonts w:ascii="Times New Roman"/>
          <w:snapToGrid w:val="0"/>
          <w:kern w:val="0"/>
          <w:sz w:val="22"/>
          <w:szCs w:val="22"/>
        </w:rPr>
        <w:t>항의</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적용</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대상이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아니다</w:t>
      </w:r>
      <w:r w:rsidR="000E22B2" w:rsidRPr="000E22B2">
        <w:rPr>
          <w:rFonts w:ascii="Times New Roman"/>
          <w:snapToGrid w:val="0"/>
          <w:kern w:val="0"/>
          <w:sz w:val="22"/>
          <w:szCs w:val="22"/>
        </w:rPr>
        <w:t>.</w:t>
      </w:r>
      <w:r w:rsidR="000E22B2">
        <w:rPr>
          <w:rFonts w:ascii="Times New Roman" w:hint="eastAsia"/>
          <w:snapToGrid w:val="0"/>
          <w:kern w:val="0"/>
          <w:sz w:val="22"/>
          <w:szCs w:val="22"/>
        </w:rPr>
        <w:t xml:space="preserve"> </w:t>
      </w:r>
      <w:del w:id="806" w:author="BKL" w:date="2026-10-12T20:10:00Z" w16du:dateUtc="2026-10-12T11:10:00Z">
        <w:r w:rsidR="000E22B2" w:rsidRPr="000E22B2" w:rsidDel="009242CF">
          <w:rPr>
            <w:rFonts w:ascii="Times New Roman" w:hint="eastAsia"/>
            <w:snapToGrid w:val="0"/>
            <w:kern w:val="0"/>
            <w:sz w:val="22"/>
            <w:szCs w:val="22"/>
            <w:highlight w:val="yellow"/>
          </w:rPr>
          <w:delText xml:space="preserve">[BKL Note: </w:delText>
        </w:r>
        <w:r w:rsidR="000E22B2" w:rsidRPr="000E22B2" w:rsidDel="009242CF">
          <w:rPr>
            <w:rFonts w:ascii="Times New Roman" w:hint="eastAsia"/>
            <w:snapToGrid w:val="0"/>
            <w:kern w:val="0"/>
            <w:sz w:val="22"/>
            <w:szCs w:val="22"/>
            <w:highlight w:val="yellow"/>
          </w:rPr>
          <w:delText>매도인의</w:delText>
        </w:r>
        <w:r w:rsidR="000E22B2" w:rsidRPr="000E22B2" w:rsidDel="009242CF">
          <w:rPr>
            <w:rFonts w:ascii="Times New Roman" w:hint="eastAsia"/>
            <w:snapToGrid w:val="0"/>
            <w:kern w:val="0"/>
            <w:sz w:val="22"/>
            <w:szCs w:val="22"/>
            <w:highlight w:val="yellow"/>
          </w:rPr>
          <w:delText xml:space="preserve"> </w:delText>
        </w:r>
        <w:r w:rsidR="000E22B2" w:rsidRPr="000E22B2" w:rsidDel="009242CF">
          <w:rPr>
            <w:rFonts w:ascii="Times New Roman" w:hint="eastAsia"/>
            <w:snapToGrid w:val="0"/>
            <w:kern w:val="0"/>
            <w:sz w:val="22"/>
            <w:szCs w:val="22"/>
            <w:highlight w:val="yellow"/>
          </w:rPr>
          <w:delText>설명에</w:delText>
        </w:r>
        <w:r w:rsidR="000E22B2" w:rsidRPr="000E22B2" w:rsidDel="009242CF">
          <w:rPr>
            <w:rFonts w:ascii="Times New Roman" w:hint="eastAsia"/>
            <w:snapToGrid w:val="0"/>
            <w:kern w:val="0"/>
            <w:sz w:val="22"/>
            <w:szCs w:val="22"/>
            <w:highlight w:val="yellow"/>
          </w:rPr>
          <w:delText xml:space="preserve"> </w:delText>
        </w:r>
        <w:r w:rsidR="000E22B2" w:rsidRPr="000E22B2" w:rsidDel="009242CF">
          <w:rPr>
            <w:rFonts w:ascii="Times New Roman" w:hint="eastAsia"/>
            <w:snapToGrid w:val="0"/>
            <w:kern w:val="0"/>
            <w:sz w:val="22"/>
            <w:szCs w:val="22"/>
            <w:highlight w:val="yellow"/>
          </w:rPr>
          <w:delText>따르면</w:delText>
        </w:r>
        <w:r w:rsidR="000E22B2" w:rsidRPr="000E22B2" w:rsidDel="009242CF">
          <w:rPr>
            <w:rFonts w:ascii="Times New Roman" w:hint="eastAsia"/>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임차인의</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기존</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예금근질권</w:delText>
        </w:r>
        <w:r w:rsidR="000E22B2" w:rsidRPr="000E22B2" w:rsidDel="009242CF">
          <w:rPr>
            <w:rFonts w:ascii="Times New Roman"/>
            <w:snapToGrid w:val="0"/>
            <w:kern w:val="0"/>
            <w:sz w:val="22"/>
            <w:szCs w:val="22"/>
            <w:highlight w:val="yellow"/>
          </w:rPr>
          <w:delText>(</w:delText>
        </w:r>
        <w:r w:rsidR="000E22B2" w:rsidRPr="000E22B2" w:rsidDel="009242CF">
          <w:rPr>
            <w:rFonts w:ascii="Times New Roman"/>
            <w:snapToGrid w:val="0"/>
            <w:kern w:val="0"/>
            <w:sz w:val="22"/>
            <w:szCs w:val="22"/>
            <w:highlight w:val="yellow"/>
          </w:rPr>
          <w:delText>매도인</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계좌</w:delText>
        </w:r>
        <w:r w:rsidR="000E22B2" w:rsidRPr="000E22B2" w:rsidDel="009242CF">
          <w:rPr>
            <w:rFonts w:ascii="Times New Roman"/>
            <w:snapToGrid w:val="0"/>
            <w:kern w:val="0"/>
            <w:sz w:val="22"/>
            <w:szCs w:val="22"/>
            <w:highlight w:val="yellow"/>
          </w:rPr>
          <w:delText>)</w:delText>
        </w:r>
        <w:r w:rsidR="000E22B2" w:rsidRPr="000E22B2" w:rsidDel="009242CF">
          <w:rPr>
            <w:rFonts w:ascii="Times New Roman"/>
            <w:snapToGrid w:val="0"/>
            <w:kern w:val="0"/>
            <w:sz w:val="22"/>
            <w:szCs w:val="22"/>
            <w:highlight w:val="yellow"/>
          </w:rPr>
          <w:delText>이</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거래종결일</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이후에</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해지될</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수</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있습니다</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매도인</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계좌의</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질권은</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차주</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자산에</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대한</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부담이</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아니고</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거래종결로</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피담보채무</w:delText>
        </w:r>
        <w:r w:rsidR="000E22B2" w:rsidRPr="000E22B2" w:rsidDel="009242CF">
          <w:rPr>
            <w:rFonts w:ascii="Times New Roman"/>
            <w:snapToGrid w:val="0"/>
            <w:kern w:val="0"/>
            <w:sz w:val="22"/>
            <w:szCs w:val="22"/>
            <w:highlight w:val="yellow"/>
          </w:rPr>
          <w:delText>(</w:delText>
        </w:r>
        <w:r w:rsidR="000E22B2" w:rsidRPr="000E22B2" w:rsidDel="009242CF">
          <w:rPr>
            <w:rFonts w:ascii="Times New Roman"/>
            <w:snapToGrid w:val="0"/>
            <w:kern w:val="0"/>
            <w:sz w:val="22"/>
            <w:szCs w:val="22"/>
            <w:highlight w:val="yellow"/>
          </w:rPr>
          <w:delText>매도인의</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보증금</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반환채무</w:delText>
        </w:r>
        <w:r w:rsidR="000E22B2" w:rsidRPr="000E22B2" w:rsidDel="009242CF">
          <w:rPr>
            <w:rFonts w:ascii="Times New Roman"/>
            <w:snapToGrid w:val="0"/>
            <w:kern w:val="0"/>
            <w:sz w:val="22"/>
            <w:szCs w:val="22"/>
            <w:highlight w:val="yellow"/>
          </w:rPr>
          <w:delText>)</w:delText>
        </w:r>
        <w:r w:rsidR="000E22B2" w:rsidRPr="000E22B2" w:rsidDel="009242CF">
          <w:rPr>
            <w:rFonts w:ascii="Times New Roman"/>
            <w:snapToGrid w:val="0"/>
            <w:kern w:val="0"/>
            <w:sz w:val="22"/>
            <w:szCs w:val="22"/>
            <w:highlight w:val="yellow"/>
          </w:rPr>
          <w:delText>가</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없어지므로</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대주</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담보에</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영향이</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없다는</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snapToGrid w:val="0"/>
            <w:kern w:val="0"/>
            <w:sz w:val="22"/>
            <w:szCs w:val="22"/>
            <w:highlight w:val="yellow"/>
          </w:rPr>
          <w:delText>점을</w:delText>
        </w:r>
        <w:r w:rsidR="000E22B2" w:rsidRPr="000E22B2" w:rsidDel="009242CF">
          <w:rPr>
            <w:rFonts w:ascii="Times New Roman"/>
            <w:snapToGrid w:val="0"/>
            <w:kern w:val="0"/>
            <w:sz w:val="22"/>
            <w:szCs w:val="22"/>
            <w:highlight w:val="yellow"/>
          </w:rPr>
          <w:delText xml:space="preserve"> </w:delText>
        </w:r>
        <w:r w:rsidR="000E22B2" w:rsidRPr="000E22B2" w:rsidDel="009242CF">
          <w:rPr>
            <w:rFonts w:ascii="Times New Roman" w:hint="eastAsia"/>
            <w:snapToGrid w:val="0"/>
            <w:kern w:val="0"/>
            <w:sz w:val="22"/>
            <w:szCs w:val="22"/>
            <w:highlight w:val="yellow"/>
          </w:rPr>
          <w:delText>명시하였습</w:delText>
        </w:r>
        <w:r w:rsidR="000E22B2" w:rsidRPr="000E22B2" w:rsidDel="009242CF">
          <w:rPr>
            <w:rFonts w:ascii="Times New Roman"/>
            <w:snapToGrid w:val="0"/>
            <w:kern w:val="0"/>
            <w:sz w:val="22"/>
            <w:szCs w:val="22"/>
            <w:highlight w:val="yellow"/>
          </w:rPr>
          <w:delText>니다</w:delText>
        </w:r>
        <w:r w:rsidR="000E22B2" w:rsidRPr="000E22B2" w:rsidDel="009242CF">
          <w:rPr>
            <w:rFonts w:ascii="Times New Roman"/>
            <w:snapToGrid w:val="0"/>
            <w:kern w:val="0"/>
            <w:sz w:val="22"/>
            <w:szCs w:val="22"/>
            <w:highlight w:val="yellow"/>
          </w:rPr>
          <w:delText>.</w:delText>
        </w:r>
        <w:r w:rsidR="000E22B2" w:rsidRPr="000E22B2" w:rsidDel="009242CF">
          <w:rPr>
            <w:rFonts w:ascii="Times New Roman" w:hint="eastAsia"/>
            <w:snapToGrid w:val="0"/>
            <w:kern w:val="0"/>
            <w:sz w:val="22"/>
            <w:szCs w:val="22"/>
            <w:highlight w:val="yellow"/>
          </w:rPr>
          <w:delText>]</w:delText>
        </w:r>
      </w:del>
    </w:p>
    <w:p w14:paraId="362A6D81" w14:textId="77777777" w:rsidR="00BF7139" w:rsidRPr="00413874" w:rsidRDefault="00BF7139" w:rsidP="00BF7139">
      <w:pPr>
        <w:adjustRightInd w:val="0"/>
        <w:snapToGrid w:val="0"/>
        <w:spacing w:line="400" w:lineRule="exact"/>
        <w:ind w:left="567"/>
        <w:rPr>
          <w:rFonts w:ascii="Times New Roman"/>
          <w:snapToGrid w:val="0"/>
          <w:kern w:val="0"/>
          <w:sz w:val="22"/>
          <w:szCs w:val="22"/>
        </w:rPr>
      </w:pPr>
      <w:r w:rsidRPr="00413874">
        <w:rPr>
          <w:rFonts w:ascii="Times New Roman"/>
          <w:snapToGrid w:val="0"/>
          <w:kern w:val="0"/>
          <w:sz w:val="22"/>
          <w:szCs w:val="22"/>
        </w:rPr>
        <w:t xml:space="preserve"> </w:t>
      </w:r>
    </w:p>
    <w:p w14:paraId="0A5F9B26" w14:textId="0EB5FBAC" w:rsidR="00385EB4" w:rsidRDefault="00B27381" w:rsidP="00126DD8">
      <w:pPr>
        <w:numPr>
          <w:ilvl w:val="0"/>
          <w:numId w:val="53"/>
        </w:numPr>
        <w:adjustRightInd w:val="0"/>
        <w:snapToGrid w:val="0"/>
        <w:spacing w:line="400" w:lineRule="exact"/>
        <w:rPr>
          <w:rFonts w:ascii="Times New Roman"/>
          <w:snapToGrid w:val="0"/>
          <w:kern w:val="0"/>
          <w:sz w:val="22"/>
          <w:szCs w:val="22"/>
        </w:rPr>
      </w:pP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호의</w:t>
      </w:r>
      <w:r w:rsidRPr="00B27381">
        <w:rPr>
          <w:rFonts w:ascii="Times New Roman"/>
          <w:snapToGrid w:val="0"/>
          <w:kern w:val="0"/>
          <w:sz w:val="22"/>
          <w:szCs w:val="22"/>
        </w:rPr>
        <w:t xml:space="preserve"> </w:t>
      </w:r>
      <w:r w:rsidRPr="00B27381">
        <w:rPr>
          <w:rFonts w:ascii="Times New Roman"/>
          <w:snapToGrid w:val="0"/>
          <w:kern w:val="0"/>
          <w:sz w:val="22"/>
          <w:szCs w:val="22"/>
        </w:rPr>
        <w:t>쿠팡</w:t>
      </w:r>
      <w:r w:rsidRPr="00B27381">
        <w:rPr>
          <w:rFonts w:ascii="Times New Roman"/>
          <w:snapToGrid w:val="0"/>
          <w:kern w:val="0"/>
          <w:sz w:val="22"/>
          <w:szCs w:val="22"/>
        </w:rPr>
        <w:t xml:space="preserve"> </w:t>
      </w:r>
      <w:r w:rsidRPr="00B27381">
        <w:rPr>
          <w:rFonts w:ascii="Times New Roman"/>
          <w:snapToGrid w:val="0"/>
          <w:kern w:val="0"/>
          <w:sz w:val="22"/>
          <w:szCs w:val="22"/>
        </w:rPr>
        <w:t>주식회사에</w:t>
      </w:r>
      <w:r w:rsidRPr="00B27381">
        <w:rPr>
          <w:rFonts w:ascii="Times New Roman"/>
          <w:snapToGrid w:val="0"/>
          <w:kern w:val="0"/>
          <w:sz w:val="22"/>
          <w:szCs w:val="22"/>
        </w:rPr>
        <w:t xml:space="preserve"> </w:t>
      </w:r>
      <w:r w:rsidRPr="00B27381">
        <w:rPr>
          <w:rFonts w:ascii="Times New Roman"/>
          <w:snapToGrid w:val="0"/>
          <w:kern w:val="0"/>
          <w:sz w:val="22"/>
          <w:szCs w:val="22"/>
        </w:rPr>
        <w:t>대한</w:t>
      </w:r>
      <w:r w:rsidRPr="00B27381">
        <w:rPr>
          <w:rFonts w:ascii="Times New Roman"/>
          <w:snapToGrid w:val="0"/>
          <w:kern w:val="0"/>
          <w:sz w:val="22"/>
          <w:szCs w:val="22"/>
        </w:rPr>
        <w:t xml:space="preserve"> 1</w:t>
      </w:r>
      <w:r w:rsidRPr="00B27381">
        <w:rPr>
          <w:rFonts w:ascii="Times New Roman"/>
          <w:snapToGrid w:val="0"/>
          <w:kern w:val="0"/>
          <w:sz w:val="22"/>
          <w:szCs w:val="22"/>
        </w:rPr>
        <w:t>순위</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제외하고</w:t>
      </w:r>
      <w:r w:rsidRPr="00B27381">
        <w:rPr>
          <w:rFonts w:ascii="Times New Roman"/>
          <w:snapToGrid w:val="0"/>
          <w:kern w:val="0"/>
          <w:sz w:val="22"/>
          <w:szCs w:val="22"/>
        </w:rPr>
        <w:t xml:space="preserve">, </w:t>
      </w:r>
      <w:r w:rsidRPr="00B27381">
        <w:rPr>
          <w:rFonts w:ascii="Times New Roman"/>
          <w:snapToGrid w:val="0"/>
          <w:kern w:val="0"/>
          <w:sz w:val="22"/>
          <w:szCs w:val="22"/>
        </w:rPr>
        <w:t>차주가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w:t>
      </w:r>
      <w:r w:rsidRPr="00B27381">
        <w:rPr>
          <w:rFonts w:ascii="Times New Roman"/>
          <w:snapToGrid w:val="0"/>
          <w:kern w:val="0"/>
          <w:sz w:val="22"/>
          <w:szCs w:val="22"/>
        </w:rPr>
        <w:t xml:space="preserve"> </w:t>
      </w:r>
      <w:r w:rsidRPr="00B27381">
        <w:rPr>
          <w:rFonts w:ascii="Times New Roman"/>
          <w:snapToGrid w:val="0"/>
          <w:kern w:val="0"/>
          <w:sz w:val="22"/>
          <w:szCs w:val="22"/>
        </w:rPr>
        <w:t>체결일</w:t>
      </w:r>
      <w:r w:rsidRPr="00B27381">
        <w:rPr>
          <w:rFonts w:ascii="Times New Roman"/>
          <w:snapToGrid w:val="0"/>
          <w:kern w:val="0"/>
          <w:sz w:val="22"/>
          <w:szCs w:val="22"/>
        </w:rPr>
        <w:t xml:space="preserve"> </w:t>
      </w:r>
      <w:r w:rsidRPr="00B27381">
        <w:rPr>
          <w:rFonts w:ascii="Times New Roman"/>
          <w:snapToGrid w:val="0"/>
          <w:kern w:val="0"/>
          <w:sz w:val="22"/>
          <w:szCs w:val="22"/>
        </w:rPr>
        <w:t>이후</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대하여</w:t>
      </w:r>
      <w:r w:rsidRPr="00B27381">
        <w:rPr>
          <w:rFonts w:ascii="Times New Roman"/>
          <w:snapToGrid w:val="0"/>
          <w:kern w:val="0"/>
          <w:sz w:val="22"/>
          <w:szCs w:val="22"/>
        </w:rPr>
        <w:t xml:space="preserve"> </w:t>
      </w:r>
      <w:r w:rsidRPr="00B27381">
        <w:rPr>
          <w:rFonts w:ascii="Times New Roman"/>
          <w:snapToGrid w:val="0"/>
          <w:kern w:val="0"/>
          <w:sz w:val="22"/>
          <w:szCs w:val="22"/>
        </w:rPr>
        <w:t>임대차계약</w:t>
      </w:r>
      <w:r w:rsidRPr="00B27381">
        <w:rPr>
          <w:rFonts w:ascii="Times New Roman"/>
          <w:snapToGrid w:val="0"/>
          <w:kern w:val="0"/>
          <w:sz w:val="22"/>
          <w:szCs w:val="22"/>
        </w:rPr>
        <w:t>(</w:t>
      </w:r>
      <w:r w:rsidRPr="00B27381">
        <w:rPr>
          <w:rFonts w:ascii="Times New Roman"/>
          <w:snapToGrid w:val="0"/>
          <w:kern w:val="0"/>
          <w:sz w:val="22"/>
          <w:szCs w:val="22"/>
        </w:rPr>
        <w:t>전세</w:t>
      </w:r>
      <w:r w:rsidRPr="00B27381">
        <w:rPr>
          <w:rFonts w:ascii="Times New Roman"/>
          <w:snapToGrid w:val="0"/>
          <w:kern w:val="0"/>
          <w:sz w:val="22"/>
          <w:szCs w:val="22"/>
        </w:rPr>
        <w:t xml:space="preserve">, </w:t>
      </w:r>
      <w:r w:rsidRPr="00B27381">
        <w:rPr>
          <w:rFonts w:ascii="Times New Roman"/>
          <w:snapToGrid w:val="0"/>
          <w:kern w:val="0"/>
          <w:sz w:val="22"/>
          <w:szCs w:val="22"/>
        </w:rPr>
        <w:t>월세</w:t>
      </w:r>
      <w:r w:rsidRPr="00B27381">
        <w:rPr>
          <w:rFonts w:ascii="Times New Roman"/>
          <w:snapToGrid w:val="0"/>
          <w:kern w:val="0"/>
          <w:sz w:val="22"/>
          <w:szCs w:val="22"/>
        </w:rPr>
        <w:t xml:space="preserve"> </w:t>
      </w:r>
      <w:r w:rsidRPr="00B27381">
        <w:rPr>
          <w:rFonts w:ascii="Times New Roman"/>
          <w:snapToGrid w:val="0"/>
          <w:kern w:val="0"/>
          <w:sz w:val="22"/>
          <w:szCs w:val="22"/>
        </w:rPr>
        <w:t>계약</w:t>
      </w:r>
      <w:r w:rsidRPr="00B27381">
        <w:rPr>
          <w:rFonts w:ascii="Times New Roman"/>
          <w:snapToGrid w:val="0"/>
          <w:kern w:val="0"/>
          <w:sz w:val="22"/>
          <w:szCs w:val="22"/>
        </w:rPr>
        <w:t xml:space="preserve"> </w:t>
      </w:r>
      <w:r w:rsidRPr="00B27381">
        <w:rPr>
          <w:rFonts w:ascii="Times New Roman"/>
          <w:snapToGrid w:val="0"/>
          <w:kern w:val="0"/>
          <w:sz w:val="22"/>
          <w:szCs w:val="22"/>
        </w:rPr>
        <w:t>등</w:t>
      </w:r>
      <w:r w:rsidRPr="00B27381">
        <w:rPr>
          <w:rFonts w:ascii="Times New Roman"/>
          <w:snapToGrid w:val="0"/>
          <w:kern w:val="0"/>
          <w:sz w:val="22"/>
          <w:szCs w:val="22"/>
        </w:rPr>
        <w:t xml:space="preserve"> </w:t>
      </w:r>
      <w:r w:rsidRPr="00B27381">
        <w:rPr>
          <w:rFonts w:ascii="Times New Roman"/>
          <w:snapToGrid w:val="0"/>
          <w:kern w:val="0"/>
          <w:sz w:val="22"/>
          <w:szCs w:val="22"/>
        </w:rPr>
        <w:t>부동산의</w:t>
      </w:r>
      <w:r w:rsidRPr="00B27381">
        <w:rPr>
          <w:rFonts w:ascii="Times New Roman"/>
          <w:snapToGrid w:val="0"/>
          <w:kern w:val="0"/>
          <w:sz w:val="22"/>
          <w:szCs w:val="22"/>
        </w:rPr>
        <w:t xml:space="preserve"> </w:t>
      </w:r>
      <w:r w:rsidRPr="00B27381">
        <w:rPr>
          <w:rFonts w:ascii="Times New Roman"/>
          <w:snapToGrid w:val="0"/>
          <w:kern w:val="0"/>
          <w:sz w:val="22"/>
          <w:szCs w:val="22"/>
        </w:rPr>
        <w:t>이용에</w:t>
      </w:r>
      <w:r w:rsidRPr="00B27381">
        <w:rPr>
          <w:rFonts w:ascii="Times New Roman"/>
          <w:snapToGrid w:val="0"/>
          <w:kern w:val="0"/>
          <w:sz w:val="22"/>
          <w:szCs w:val="22"/>
        </w:rPr>
        <w:t xml:space="preserve"> </w:t>
      </w:r>
      <w:r w:rsidRPr="00B27381">
        <w:rPr>
          <w:rFonts w:ascii="Times New Roman"/>
          <w:snapToGrid w:val="0"/>
          <w:kern w:val="0"/>
          <w:sz w:val="22"/>
          <w:szCs w:val="22"/>
        </w:rPr>
        <w:t>관한</w:t>
      </w:r>
      <w:r w:rsidRPr="00B27381">
        <w:rPr>
          <w:rFonts w:ascii="Times New Roman"/>
          <w:snapToGrid w:val="0"/>
          <w:kern w:val="0"/>
          <w:sz w:val="22"/>
          <w:szCs w:val="22"/>
        </w:rPr>
        <w:t xml:space="preserve"> </w:t>
      </w:r>
      <w:r w:rsidRPr="00B27381">
        <w:rPr>
          <w:rFonts w:ascii="Times New Roman"/>
          <w:snapToGrid w:val="0"/>
          <w:kern w:val="0"/>
          <w:sz w:val="22"/>
          <w:szCs w:val="22"/>
        </w:rPr>
        <w:t>제반</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을</w:t>
      </w:r>
      <w:r w:rsidRPr="00B27381">
        <w:rPr>
          <w:rFonts w:ascii="Times New Roman"/>
          <w:snapToGrid w:val="0"/>
          <w:kern w:val="0"/>
          <w:sz w:val="22"/>
          <w:szCs w:val="22"/>
        </w:rPr>
        <w:t xml:space="preserve"> </w:t>
      </w:r>
      <w:r w:rsidRPr="00B27381">
        <w:rPr>
          <w:rFonts w:ascii="Times New Roman"/>
          <w:snapToGrid w:val="0"/>
          <w:kern w:val="0"/>
          <w:sz w:val="22"/>
          <w:szCs w:val="22"/>
        </w:rPr>
        <w:t>체결하거나</w:t>
      </w:r>
      <w:r w:rsidRPr="00B27381">
        <w:rPr>
          <w:rFonts w:ascii="Times New Roman"/>
          <w:snapToGrid w:val="0"/>
          <w:kern w:val="0"/>
          <w:sz w:val="22"/>
          <w:szCs w:val="22"/>
        </w:rPr>
        <w:t xml:space="preserve"> </w:t>
      </w:r>
      <w:r w:rsidRPr="00B27381">
        <w:rPr>
          <w:rFonts w:ascii="Times New Roman"/>
          <w:snapToGrid w:val="0"/>
          <w:kern w:val="0"/>
          <w:sz w:val="22"/>
          <w:szCs w:val="22"/>
        </w:rPr>
        <w:t>담보권을</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체결하는</w:t>
      </w:r>
      <w:r w:rsidRPr="00B27381">
        <w:rPr>
          <w:rFonts w:ascii="Times New Roman"/>
          <w:snapToGrid w:val="0"/>
          <w:kern w:val="0"/>
          <w:sz w:val="22"/>
          <w:szCs w:val="22"/>
        </w:rPr>
        <w:t xml:space="preserve"> </w:t>
      </w:r>
      <w:r w:rsidRPr="00B27381">
        <w:rPr>
          <w:rFonts w:ascii="Times New Roman"/>
          <w:snapToGrid w:val="0"/>
          <w:kern w:val="0"/>
          <w:sz w:val="22"/>
          <w:szCs w:val="22"/>
        </w:rPr>
        <w:t>경우</w:t>
      </w:r>
      <w:r w:rsidRPr="00B27381">
        <w:rPr>
          <w:rFonts w:ascii="Times New Roman"/>
          <w:snapToGrid w:val="0"/>
          <w:kern w:val="0"/>
          <w:sz w:val="22"/>
          <w:szCs w:val="22"/>
        </w:rPr>
        <w:t xml:space="preserve">, </w:t>
      </w:r>
      <w:r w:rsidRPr="00B27381">
        <w:rPr>
          <w:rFonts w:ascii="Times New Roman"/>
          <w:snapToGrid w:val="0"/>
          <w:kern w:val="0"/>
          <w:sz w:val="22"/>
          <w:szCs w:val="22"/>
        </w:rPr>
        <w:t>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설정되는</w:t>
      </w:r>
      <w:r w:rsidRPr="00B27381">
        <w:rPr>
          <w:rFonts w:ascii="Times New Roman"/>
          <w:snapToGrid w:val="0"/>
          <w:kern w:val="0"/>
          <w:sz w:val="22"/>
          <w:szCs w:val="22"/>
        </w:rPr>
        <w:t xml:space="preserve"> </w:t>
      </w:r>
      <w:r w:rsidRPr="00B27381">
        <w:rPr>
          <w:rFonts w:ascii="Times New Roman"/>
          <w:snapToGrid w:val="0"/>
          <w:kern w:val="0"/>
          <w:sz w:val="22"/>
          <w:szCs w:val="22"/>
        </w:rPr>
        <w:t>담보권</w:t>
      </w:r>
      <w:r w:rsidRPr="00B27381">
        <w:rPr>
          <w:rFonts w:ascii="Times New Roman"/>
          <w:snapToGrid w:val="0"/>
          <w:kern w:val="0"/>
          <w:sz w:val="22"/>
          <w:szCs w:val="22"/>
        </w:rPr>
        <w:t>(</w:t>
      </w:r>
      <w:r w:rsidRPr="00B27381">
        <w:rPr>
          <w:rFonts w:ascii="Times New Roman"/>
          <w:snapToGrid w:val="0"/>
          <w:kern w:val="0"/>
          <w:sz w:val="22"/>
          <w:szCs w:val="22"/>
        </w:rPr>
        <w:t>임차인을</w:t>
      </w:r>
      <w:r w:rsidRPr="00B27381">
        <w:rPr>
          <w:rFonts w:ascii="Times New Roman"/>
          <w:snapToGrid w:val="0"/>
          <w:kern w:val="0"/>
          <w:sz w:val="22"/>
          <w:szCs w:val="22"/>
        </w:rPr>
        <w:t xml:space="preserve"> </w:t>
      </w:r>
      <w:r w:rsidRPr="00B27381">
        <w:rPr>
          <w:rFonts w:ascii="Times New Roman"/>
          <w:snapToGrid w:val="0"/>
          <w:kern w:val="0"/>
          <w:sz w:val="22"/>
          <w:szCs w:val="22"/>
        </w:rPr>
        <w:t>위한</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약정에</w:t>
      </w:r>
      <w:r w:rsidRPr="00B27381">
        <w:rPr>
          <w:rFonts w:ascii="Times New Roman"/>
          <w:snapToGrid w:val="0"/>
          <w:kern w:val="0"/>
          <w:sz w:val="22"/>
          <w:szCs w:val="22"/>
        </w:rPr>
        <w:t xml:space="preserve"> </w:t>
      </w:r>
      <w:r w:rsidRPr="00B27381">
        <w:rPr>
          <w:rFonts w:ascii="Times New Roman"/>
          <w:snapToGrid w:val="0"/>
          <w:kern w:val="0"/>
          <w:sz w:val="22"/>
          <w:szCs w:val="22"/>
        </w:rPr>
        <w:t>따른</w:t>
      </w:r>
      <w:r w:rsidRPr="00B27381">
        <w:rPr>
          <w:rFonts w:ascii="Times New Roman"/>
          <w:snapToGrid w:val="0"/>
          <w:kern w:val="0"/>
          <w:sz w:val="22"/>
          <w:szCs w:val="22"/>
        </w:rPr>
        <w:t xml:space="preserve"> </w:t>
      </w:r>
      <w:r w:rsidRPr="00B27381">
        <w:rPr>
          <w:rFonts w:ascii="Times New Roman"/>
          <w:snapToGrid w:val="0"/>
          <w:kern w:val="0"/>
          <w:sz w:val="22"/>
          <w:szCs w:val="22"/>
        </w:rPr>
        <w:t>대주의</w:t>
      </w:r>
      <w:r w:rsidRPr="00B27381">
        <w:rPr>
          <w:rFonts w:ascii="Times New Roman"/>
          <w:snapToGrid w:val="0"/>
          <w:kern w:val="0"/>
          <w:sz w:val="22"/>
          <w:szCs w:val="22"/>
        </w:rPr>
        <w:t xml:space="preserve"> </w:t>
      </w:r>
      <w:r w:rsidRPr="00B27381">
        <w:rPr>
          <w:rFonts w:ascii="Times New Roman"/>
          <w:snapToGrid w:val="0"/>
          <w:kern w:val="0"/>
          <w:sz w:val="22"/>
          <w:szCs w:val="22"/>
        </w:rPr>
        <w:t>담보신탁</w:t>
      </w:r>
      <w:r w:rsidRPr="00B27381">
        <w:rPr>
          <w:rFonts w:ascii="Times New Roman"/>
          <w:snapToGrid w:val="0"/>
          <w:kern w:val="0"/>
          <w:sz w:val="22"/>
          <w:szCs w:val="22"/>
        </w:rPr>
        <w:t xml:space="preserve"> </w:t>
      </w:r>
      <w:r w:rsidRPr="00B27381">
        <w:rPr>
          <w:rFonts w:ascii="Times New Roman"/>
          <w:snapToGrid w:val="0"/>
          <w:kern w:val="0"/>
          <w:sz w:val="22"/>
          <w:szCs w:val="22"/>
        </w:rPr>
        <w:t>우선수익권보다</w:t>
      </w:r>
      <w:r w:rsidRPr="00B27381">
        <w:rPr>
          <w:rFonts w:ascii="Times New Roman"/>
          <w:snapToGrid w:val="0"/>
          <w:kern w:val="0"/>
          <w:sz w:val="22"/>
          <w:szCs w:val="22"/>
        </w:rPr>
        <w:t xml:space="preserve"> </w:t>
      </w:r>
      <w:r w:rsidRPr="00B27381">
        <w:rPr>
          <w:rFonts w:ascii="Times New Roman"/>
          <w:snapToGrid w:val="0"/>
          <w:kern w:val="0"/>
          <w:sz w:val="22"/>
          <w:szCs w:val="22"/>
        </w:rPr>
        <w:t>후순위가</w:t>
      </w:r>
      <w:r w:rsidRPr="00B27381">
        <w:rPr>
          <w:rFonts w:ascii="Times New Roman"/>
          <w:snapToGrid w:val="0"/>
          <w:kern w:val="0"/>
          <w:sz w:val="22"/>
          <w:szCs w:val="22"/>
        </w:rPr>
        <w:t xml:space="preserve"> </w:t>
      </w:r>
      <w:r w:rsidRPr="00B27381">
        <w:rPr>
          <w:rFonts w:ascii="Times New Roman"/>
          <w:snapToGrid w:val="0"/>
          <w:kern w:val="0"/>
          <w:sz w:val="22"/>
          <w:szCs w:val="22"/>
        </w:rPr>
        <w:t>되어야</w:t>
      </w:r>
      <w:r w:rsidRPr="00B27381">
        <w:rPr>
          <w:rFonts w:ascii="Times New Roman"/>
          <w:snapToGrid w:val="0"/>
          <w:kern w:val="0"/>
          <w:sz w:val="22"/>
          <w:szCs w:val="22"/>
        </w:rPr>
        <w:t xml:space="preserve"> </w:t>
      </w:r>
      <w:r w:rsidRPr="00B27381">
        <w:rPr>
          <w:rFonts w:ascii="Times New Roman"/>
          <w:snapToGrid w:val="0"/>
          <w:kern w:val="0"/>
          <w:sz w:val="22"/>
          <w:szCs w:val="22"/>
        </w:rPr>
        <w:t>한다</w:t>
      </w:r>
      <w:r w:rsidRPr="00B27381">
        <w:rPr>
          <w:rFonts w:ascii="Times New Roman"/>
          <w:snapToGrid w:val="0"/>
          <w:kern w:val="0"/>
          <w:sz w:val="22"/>
          <w:szCs w:val="22"/>
        </w:rPr>
        <w:t xml:space="preserve">. </w:t>
      </w:r>
      <w:r w:rsidRPr="00B27381">
        <w:rPr>
          <w:rFonts w:ascii="Times New Roman"/>
          <w:snapToGrid w:val="0"/>
          <w:kern w:val="0"/>
          <w:sz w:val="22"/>
          <w:szCs w:val="22"/>
        </w:rPr>
        <w:t>다만</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8</w:t>
      </w:r>
      <w:r w:rsidRPr="00B27381">
        <w:rPr>
          <w:rFonts w:ascii="Times New Roman"/>
          <w:snapToGrid w:val="0"/>
          <w:kern w:val="0"/>
          <w:sz w:val="22"/>
          <w:szCs w:val="22"/>
        </w:rPr>
        <w:t>조</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7</w:t>
      </w:r>
      <w:r w:rsidRPr="00B27381">
        <w:rPr>
          <w:rFonts w:ascii="Times New Roman"/>
          <w:snapToGrid w:val="0"/>
          <w:kern w:val="0"/>
          <w:sz w:val="22"/>
          <w:szCs w:val="22"/>
        </w:rPr>
        <w:t>항</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임대차보증금계좌에</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근질권은</w:t>
      </w:r>
      <w:r w:rsidRPr="00B27381">
        <w:rPr>
          <w:rFonts w:ascii="Times New Roman"/>
          <w:snapToGrid w:val="0"/>
          <w:kern w:val="0"/>
          <w:sz w:val="22"/>
          <w:szCs w:val="22"/>
        </w:rPr>
        <w:t xml:space="preserve"> </w:t>
      </w:r>
      <w:r w:rsidRPr="00B27381">
        <w:rPr>
          <w:rFonts w:ascii="Times New Roman"/>
          <w:snapToGrid w:val="0"/>
          <w:kern w:val="0"/>
          <w:sz w:val="22"/>
          <w:szCs w:val="22"/>
        </w:rPr>
        <w:t>그러하지</w:t>
      </w:r>
      <w:r w:rsidRPr="00B27381">
        <w:rPr>
          <w:rFonts w:ascii="Times New Roman"/>
          <w:snapToGrid w:val="0"/>
          <w:kern w:val="0"/>
          <w:sz w:val="22"/>
          <w:szCs w:val="22"/>
        </w:rPr>
        <w:t xml:space="preserve"> </w:t>
      </w:r>
      <w:r w:rsidRPr="00B27381">
        <w:rPr>
          <w:rFonts w:ascii="Times New Roman"/>
          <w:snapToGrid w:val="0"/>
          <w:kern w:val="0"/>
          <w:sz w:val="22"/>
          <w:szCs w:val="22"/>
        </w:rPr>
        <w:t>아니하다</w:t>
      </w:r>
      <w:r w:rsidRPr="00B27381">
        <w:rPr>
          <w:rFonts w:ascii="Times New Roman"/>
          <w:snapToGrid w:val="0"/>
          <w:kern w:val="0"/>
          <w:sz w:val="22"/>
          <w:szCs w:val="22"/>
        </w:rPr>
        <w:t>.</w:t>
      </w:r>
    </w:p>
    <w:p w14:paraId="39698254" w14:textId="5AAA174F" w:rsidR="009B0AAA" w:rsidRDefault="009B0AAA" w:rsidP="00AE2BBA">
      <w:pPr>
        <w:adjustRightInd w:val="0"/>
        <w:snapToGrid w:val="0"/>
        <w:spacing w:line="400" w:lineRule="exact"/>
        <w:rPr>
          <w:rFonts w:ascii="Times New Roman"/>
          <w:snapToGrid w:val="0"/>
          <w:kern w:val="0"/>
          <w:sz w:val="22"/>
          <w:szCs w:val="22"/>
        </w:rPr>
      </w:pPr>
    </w:p>
    <w:p w14:paraId="56B61204" w14:textId="66748D0A" w:rsidR="00101B3D" w:rsidRPr="00413874" w:rsidRDefault="00C72741"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807" w:name="_Toc198324849"/>
      <w:bookmarkStart w:id="808" w:name="_Toc191645668"/>
      <w:bookmarkStart w:id="809" w:name="_Toc240898094"/>
      <w:bookmarkStart w:id="810" w:name="_Toc242777979"/>
      <w:bookmarkEnd w:id="807"/>
      <w:r w:rsidRPr="00413874">
        <w:rPr>
          <w:rFonts w:ascii="Times New Roman" w:eastAsia="바탕" w:hAnsi="Times New Roman"/>
          <w:snapToGrid w:val="0"/>
          <w:kern w:val="0"/>
          <w:sz w:val="22"/>
          <w:szCs w:val="22"/>
        </w:rPr>
        <w:t>추가차입의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및</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추가차입에</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따른</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담보제공의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불가</w:t>
      </w:r>
      <w:bookmarkEnd w:id="808"/>
      <w:bookmarkEnd w:id="809"/>
      <w:bookmarkEnd w:id="810"/>
    </w:p>
    <w:p w14:paraId="21DE193E" w14:textId="2053A13C" w:rsidR="00C72741" w:rsidRPr="00413874" w:rsidRDefault="00C72741" w:rsidP="008B24EF">
      <w:pPr>
        <w:adjustRightInd w:val="0"/>
        <w:snapToGrid w:val="0"/>
        <w:spacing w:line="400" w:lineRule="exact"/>
        <w:rPr>
          <w:rFonts w:ascii="Times New Roman"/>
          <w:sz w:val="22"/>
          <w:szCs w:val="22"/>
        </w:rPr>
      </w:pPr>
    </w:p>
    <w:p w14:paraId="3F7951AA" w14:textId="40C38E8F" w:rsidR="00FF2A73" w:rsidRPr="00041FEC" w:rsidRDefault="002D17B1" w:rsidP="00126DD8">
      <w:pPr>
        <w:numPr>
          <w:ilvl w:val="0"/>
          <w:numId w:val="50"/>
        </w:numPr>
        <w:adjustRightInd w:val="0"/>
        <w:snapToGrid w:val="0"/>
        <w:spacing w:line="400" w:lineRule="exact"/>
        <w:rPr>
          <w:rFonts w:ascii="Times New Roman"/>
          <w:sz w:val="22"/>
          <w:szCs w:val="22"/>
        </w:rPr>
      </w:pPr>
      <w:r w:rsidRPr="00413874">
        <w:rPr>
          <w:rFonts w:ascii="Times New Roman" w:hint="eastAsia"/>
          <w:sz w:val="22"/>
          <w:szCs w:val="22"/>
        </w:rPr>
        <w:t>차주</w:t>
      </w:r>
      <w:r w:rsidR="00C72741" w:rsidRPr="00413874">
        <w:rPr>
          <w:rFonts w:ascii="Times New Roman" w:hint="eastAsia"/>
          <w:sz w:val="22"/>
          <w:szCs w:val="22"/>
        </w:rPr>
        <w:t>는</w:t>
      </w:r>
      <w:r w:rsidR="00C72741" w:rsidRPr="00413874">
        <w:rPr>
          <w:rFonts w:ascii="Times New Roman"/>
          <w:sz w:val="22"/>
          <w:szCs w:val="22"/>
        </w:rPr>
        <w:t xml:space="preserve">, </w:t>
      </w:r>
      <w:r w:rsidR="001E1457" w:rsidRPr="00413874">
        <w:rPr>
          <w:rFonts w:ascii="Times New Roman" w:hint="eastAsia"/>
          <w:sz w:val="22"/>
          <w:szCs w:val="22"/>
        </w:rPr>
        <w:t>본건</w:t>
      </w:r>
      <w:r w:rsidR="001E1457" w:rsidRPr="00413874">
        <w:rPr>
          <w:rFonts w:ascii="Times New Roman"/>
          <w:sz w:val="22"/>
          <w:szCs w:val="22"/>
        </w:rPr>
        <w:t xml:space="preserve"> </w:t>
      </w:r>
      <w:r w:rsidR="001E1457" w:rsidRPr="00413874">
        <w:rPr>
          <w:rFonts w:ascii="Times New Roman" w:hint="eastAsia"/>
          <w:sz w:val="22"/>
          <w:szCs w:val="22"/>
        </w:rPr>
        <w:t>사업과</w:t>
      </w:r>
      <w:r w:rsidR="001E1457" w:rsidRPr="00413874">
        <w:rPr>
          <w:rFonts w:ascii="Times New Roman"/>
          <w:sz w:val="22"/>
          <w:szCs w:val="22"/>
        </w:rPr>
        <w:t xml:space="preserve"> </w:t>
      </w:r>
      <w:r w:rsidR="001E1457" w:rsidRPr="00413874">
        <w:rPr>
          <w:rFonts w:ascii="Times New Roman" w:hint="eastAsia"/>
          <w:sz w:val="22"/>
          <w:szCs w:val="22"/>
        </w:rPr>
        <w:t>관련하여</w:t>
      </w:r>
      <w:r w:rsidR="001E1457" w:rsidRPr="00413874">
        <w:rPr>
          <w:rFonts w:ascii="Times New Roman"/>
          <w:sz w:val="22"/>
          <w:szCs w:val="22"/>
        </w:rPr>
        <w:t xml:space="preserve"> </w:t>
      </w:r>
      <w:r w:rsidR="001E1457" w:rsidRPr="00413874">
        <w:rPr>
          <w:rFonts w:ascii="Times New Roman" w:hint="eastAsia"/>
          <w:sz w:val="22"/>
          <w:szCs w:val="22"/>
        </w:rPr>
        <w:t>대주의</w:t>
      </w:r>
      <w:r w:rsidR="001E1457" w:rsidRPr="00413874">
        <w:rPr>
          <w:rFonts w:ascii="Times New Roman"/>
          <w:sz w:val="22"/>
          <w:szCs w:val="22"/>
        </w:rPr>
        <w:t xml:space="preserve"> </w:t>
      </w:r>
      <w:r w:rsidR="00C72741" w:rsidRPr="00413874">
        <w:rPr>
          <w:rFonts w:ascii="Times New Roman" w:hint="eastAsia"/>
          <w:sz w:val="22"/>
          <w:szCs w:val="22"/>
        </w:rPr>
        <w:t>사전</w:t>
      </w:r>
      <w:r w:rsidR="00C72741" w:rsidRPr="00413874">
        <w:rPr>
          <w:rFonts w:ascii="Times New Roman"/>
          <w:sz w:val="22"/>
          <w:szCs w:val="22"/>
        </w:rPr>
        <w:t xml:space="preserve"> </w:t>
      </w:r>
      <w:r w:rsidR="00C72741" w:rsidRPr="00413874">
        <w:rPr>
          <w:rFonts w:ascii="Times New Roman" w:hint="eastAsia"/>
          <w:sz w:val="22"/>
          <w:szCs w:val="22"/>
        </w:rPr>
        <w:t>서면동의</w:t>
      </w:r>
      <w:r w:rsidR="00C72741" w:rsidRPr="00413874">
        <w:rPr>
          <w:rFonts w:ascii="Times New Roman"/>
          <w:sz w:val="22"/>
          <w:szCs w:val="22"/>
        </w:rPr>
        <w:t xml:space="preserve"> </w:t>
      </w:r>
      <w:r w:rsidR="00C72741" w:rsidRPr="00413874">
        <w:rPr>
          <w:rFonts w:ascii="Times New Roman" w:hint="eastAsia"/>
          <w:sz w:val="22"/>
          <w:szCs w:val="22"/>
        </w:rPr>
        <w:t>없이</w:t>
      </w:r>
      <w:r w:rsidR="001E1457" w:rsidRPr="00413874">
        <w:rPr>
          <w:rFonts w:ascii="Times New Roman"/>
          <w:sz w:val="22"/>
          <w:szCs w:val="22"/>
        </w:rPr>
        <w:t xml:space="preserve"> </w:t>
      </w:r>
      <w:r w:rsidR="00C72741" w:rsidRPr="00413874">
        <w:rPr>
          <w:rFonts w:ascii="Times New Roman" w:hint="eastAsia"/>
          <w:sz w:val="22"/>
          <w:szCs w:val="22"/>
        </w:rPr>
        <w:t>제</w:t>
      </w:r>
      <w:r w:rsidR="00C72741" w:rsidRPr="00413874">
        <w:rPr>
          <w:rFonts w:ascii="Times New Roman"/>
          <w:sz w:val="22"/>
          <w:szCs w:val="22"/>
        </w:rPr>
        <w:t>3</w:t>
      </w:r>
      <w:r w:rsidR="00C72741" w:rsidRPr="00413874">
        <w:rPr>
          <w:rFonts w:ascii="Times New Roman" w:hint="eastAsia"/>
          <w:sz w:val="22"/>
          <w:szCs w:val="22"/>
        </w:rPr>
        <w:t>자로부터</w:t>
      </w:r>
      <w:r w:rsidR="00C72741" w:rsidRPr="00413874">
        <w:rPr>
          <w:rFonts w:ascii="Times New Roman"/>
          <w:sz w:val="22"/>
          <w:szCs w:val="22"/>
        </w:rPr>
        <w:t xml:space="preserve"> </w:t>
      </w:r>
      <w:r w:rsidR="00C72741" w:rsidRPr="00413874">
        <w:rPr>
          <w:rFonts w:ascii="Times New Roman" w:hint="eastAsia"/>
          <w:sz w:val="22"/>
          <w:szCs w:val="22"/>
        </w:rPr>
        <w:t>자금을</w:t>
      </w:r>
      <w:r w:rsidR="00C72741" w:rsidRPr="00413874">
        <w:rPr>
          <w:rFonts w:ascii="Times New Roman"/>
          <w:sz w:val="22"/>
          <w:szCs w:val="22"/>
        </w:rPr>
        <w:t xml:space="preserve"> </w:t>
      </w:r>
      <w:r w:rsidR="00C72741" w:rsidRPr="00413874">
        <w:rPr>
          <w:rFonts w:ascii="Times New Roman" w:hint="eastAsia"/>
          <w:sz w:val="22"/>
          <w:szCs w:val="22"/>
        </w:rPr>
        <w:t>차입하는</w:t>
      </w:r>
      <w:r w:rsidR="00C72741" w:rsidRPr="00413874">
        <w:rPr>
          <w:rFonts w:ascii="Times New Roman"/>
          <w:sz w:val="22"/>
          <w:szCs w:val="22"/>
        </w:rPr>
        <w:t xml:space="preserve"> </w:t>
      </w:r>
      <w:r w:rsidR="00C72741" w:rsidRPr="00413874">
        <w:rPr>
          <w:rFonts w:ascii="Times New Roman" w:hint="eastAsia"/>
          <w:sz w:val="22"/>
          <w:szCs w:val="22"/>
        </w:rPr>
        <w:t>등</w:t>
      </w:r>
      <w:r w:rsidR="00C72741" w:rsidRPr="00413874">
        <w:rPr>
          <w:rFonts w:ascii="Times New Roman"/>
          <w:sz w:val="22"/>
          <w:szCs w:val="22"/>
        </w:rPr>
        <w:t xml:space="preserve"> </w:t>
      </w:r>
      <w:r w:rsidR="00C72741" w:rsidRPr="00413874">
        <w:rPr>
          <w:rFonts w:ascii="Times New Roman" w:hint="eastAsia"/>
          <w:sz w:val="22"/>
          <w:szCs w:val="22"/>
        </w:rPr>
        <w:t>채무</w:t>
      </w:r>
      <w:r w:rsidR="00C72741" w:rsidRPr="00413874">
        <w:rPr>
          <w:rFonts w:ascii="Times New Roman"/>
          <w:sz w:val="22"/>
          <w:szCs w:val="22"/>
        </w:rPr>
        <w:t>(</w:t>
      </w:r>
      <w:r w:rsidR="00C72741" w:rsidRPr="00413874">
        <w:rPr>
          <w:rFonts w:ascii="Times New Roman" w:hint="eastAsia"/>
          <w:sz w:val="22"/>
          <w:szCs w:val="22"/>
        </w:rPr>
        <w:t>보증채무를</w:t>
      </w:r>
      <w:r w:rsidR="00C72741" w:rsidRPr="00413874">
        <w:rPr>
          <w:rFonts w:ascii="Times New Roman"/>
          <w:sz w:val="22"/>
          <w:szCs w:val="22"/>
        </w:rPr>
        <w:t xml:space="preserve"> </w:t>
      </w:r>
      <w:r w:rsidR="00C72741" w:rsidRPr="00413874">
        <w:rPr>
          <w:rFonts w:ascii="Times New Roman" w:hint="eastAsia"/>
          <w:sz w:val="22"/>
          <w:szCs w:val="22"/>
        </w:rPr>
        <w:t>포함</w:t>
      </w:r>
      <w:r w:rsidR="00C72741" w:rsidRPr="00413874">
        <w:rPr>
          <w:rFonts w:ascii="Times New Roman"/>
          <w:sz w:val="22"/>
          <w:szCs w:val="22"/>
        </w:rPr>
        <w:t>)</w:t>
      </w:r>
      <w:r w:rsidR="00C72741" w:rsidRPr="00413874">
        <w:rPr>
          <w:rFonts w:ascii="Times New Roman" w:hint="eastAsia"/>
          <w:sz w:val="22"/>
          <w:szCs w:val="22"/>
        </w:rPr>
        <w:t>를</w:t>
      </w:r>
      <w:r w:rsidR="00C72741" w:rsidRPr="00413874">
        <w:rPr>
          <w:rFonts w:ascii="Times New Roman"/>
          <w:sz w:val="22"/>
          <w:szCs w:val="22"/>
        </w:rPr>
        <w:t xml:space="preserve"> </w:t>
      </w:r>
      <w:r w:rsidR="00C72741" w:rsidRPr="00413874">
        <w:rPr>
          <w:rFonts w:ascii="Times New Roman" w:hint="eastAsia"/>
          <w:sz w:val="22"/>
          <w:szCs w:val="22"/>
        </w:rPr>
        <w:t>부담하지</w:t>
      </w:r>
      <w:r w:rsidR="00C72741" w:rsidRPr="00413874">
        <w:rPr>
          <w:rFonts w:ascii="Times New Roman"/>
          <w:sz w:val="22"/>
          <w:szCs w:val="22"/>
        </w:rPr>
        <w:t xml:space="preserve"> </w:t>
      </w:r>
      <w:r w:rsidR="00C72741" w:rsidRPr="00413874">
        <w:rPr>
          <w:rFonts w:ascii="Times New Roman" w:hint="eastAsia"/>
          <w:sz w:val="22"/>
          <w:szCs w:val="22"/>
        </w:rPr>
        <w:t>아니하며</w:t>
      </w:r>
      <w:r w:rsidR="00C72741" w:rsidRPr="00413874">
        <w:rPr>
          <w:rFonts w:ascii="Times New Roman"/>
          <w:sz w:val="22"/>
          <w:szCs w:val="22"/>
        </w:rPr>
        <w:t xml:space="preserve">, </w:t>
      </w:r>
      <w:r w:rsidR="00C72741" w:rsidRPr="00413874">
        <w:rPr>
          <w:rFonts w:ascii="Times New Roman" w:hint="eastAsia"/>
          <w:sz w:val="22"/>
          <w:szCs w:val="22"/>
        </w:rPr>
        <w:t>기타</w:t>
      </w:r>
      <w:r w:rsidR="00C72741" w:rsidRPr="00413874">
        <w:rPr>
          <w:rFonts w:ascii="Times New Roman"/>
          <w:sz w:val="22"/>
          <w:szCs w:val="22"/>
        </w:rPr>
        <w:t xml:space="preserve"> </w:t>
      </w:r>
      <w:r w:rsidR="00C72741" w:rsidRPr="00413874">
        <w:rPr>
          <w:rFonts w:ascii="Times New Roman" w:hint="eastAsia"/>
          <w:sz w:val="22"/>
          <w:szCs w:val="22"/>
        </w:rPr>
        <w:t>신용의</w:t>
      </w:r>
      <w:r w:rsidR="00C72741" w:rsidRPr="00413874">
        <w:rPr>
          <w:rFonts w:ascii="Times New Roman"/>
          <w:sz w:val="22"/>
          <w:szCs w:val="22"/>
        </w:rPr>
        <w:t xml:space="preserve"> </w:t>
      </w:r>
      <w:r w:rsidR="00C72741" w:rsidRPr="00413874">
        <w:rPr>
          <w:rFonts w:ascii="Times New Roman" w:hint="eastAsia"/>
          <w:sz w:val="22"/>
          <w:szCs w:val="22"/>
        </w:rPr>
        <w:t>공여나</w:t>
      </w:r>
      <w:r w:rsidR="00C72741" w:rsidRPr="00413874">
        <w:rPr>
          <w:rFonts w:ascii="Times New Roman"/>
          <w:sz w:val="22"/>
          <w:szCs w:val="22"/>
        </w:rPr>
        <w:t xml:space="preserve"> </w:t>
      </w:r>
      <w:r w:rsidR="00C72741" w:rsidRPr="00413874">
        <w:rPr>
          <w:rFonts w:ascii="Times New Roman" w:hint="eastAsia"/>
          <w:sz w:val="22"/>
          <w:szCs w:val="22"/>
        </w:rPr>
        <w:t>배상약정</w:t>
      </w:r>
      <w:r w:rsidR="00C72741" w:rsidRPr="00413874">
        <w:rPr>
          <w:rFonts w:ascii="Times New Roman"/>
          <w:sz w:val="22"/>
          <w:szCs w:val="22"/>
        </w:rPr>
        <w:t xml:space="preserve"> </w:t>
      </w:r>
      <w:r w:rsidR="00C72741" w:rsidRPr="00413874">
        <w:rPr>
          <w:rFonts w:ascii="Times New Roman" w:hint="eastAsia"/>
          <w:sz w:val="22"/>
          <w:szCs w:val="22"/>
        </w:rPr>
        <w:t>기타의</w:t>
      </w:r>
      <w:r w:rsidR="00C72741" w:rsidRPr="00413874">
        <w:rPr>
          <w:rFonts w:ascii="Times New Roman"/>
          <w:sz w:val="22"/>
          <w:szCs w:val="22"/>
        </w:rPr>
        <w:t xml:space="preserve"> </w:t>
      </w:r>
      <w:r w:rsidR="00C72741" w:rsidRPr="00413874">
        <w:rPr>
          <w:rFonts w:ascii="Times New Roman" w:hint="eastAsia"/>
          <w:sz w:val="22"/>
          <w:szCs w:val="22"/>
        </w:rPr>
        <w:t>조건부</w:t>
      </w:r>
      <w:r w:rsidR="00C72741" w:rsidRPr="00413874">
        <w:rPr>
          <w:rFonts w:ascii="Times New Roman"/>
          <w:sz w:val="22"/>
          <w:szCs w:val="22"/>
        </w:rPr>
        <w:t xml:space="preserve"> </w:t>
      </w:r>
      <w:r w:rsidR="00C72741" w:rsidRPr="00413874">
        <w:rPr>
          <w:rFonts w:ascii="Times New Roman" w:hint="eastAsia"/>
          <w:sz w:val="22"/>
          <w:szCs w:val="22"/>
        </w:rPr>
        <w:t>부담행위를</w:t>
      </w:r>
      <w:r w:rsidR="00C72741" w:rsidRPr="00413874">
        <w:rPr>
          <w:rFonts w:ascii="Times New Roman"/>
          <w:sz w:val="22"/>
          <w:szCs w:val="22"/>
        </w:rPr>
        <w:t xml:space="preserve"> </w:t>
      </w:r>
      <w:r w:rsidR="00C72741" w:rsidRPr="00413874">
        <w:rPr>
          <w:rFonts w:ascii="Times New Roman" w:hint="eastAsia"/>
          <w:sz w:val="22"/>
          <w:szCs w:val="22"/>
        </w:rPr>
        <w:t>하지</w:t>
      </w:r>
      <w:r w:rsidR="00C72741" w:rsidRPr="00413874">
        <w:rPr>
          <w:rFonts w:ascii="Times New Roman"/>
          <w:sz w:val="22"/>
          <w:szCs w:val="22"/>
        </w:rPr>
        <w:t xml:space="preserve"> </w:t>
      </w:r>
      <w:r w:rsidR="00C72741" w:rsidRPr="00413874">
        <w:rPr>
          <w:rFonts w:ascii="Times New Roman" w:hint="eastAsia"/>
          <w:sz w:val="22"/>
          <w:szCs w:val="22"/>
        </w:rPr>
        <w:t>아니한다</w:t>
      </w:r>
      <w:r w:rsidR="00C72741" w:rsidRPr="00413874">
        <w:rPr>
          <w:rFonts w:ascii="Times New Roman"/>
          <w:sz w:val="22"/>
          <w:szCs w:val="22"/>
        </w:rPr>
        <w:t xml:space="preserve">.  </w:t>
      </w:r>
      <w:r w:rsidR="00C72741" w:rsidRPr="00413874">
        <w:rPr>
          <w:rFonts w:ascii="Times New Roman"/>
          <w:sz w:val="22"/>
          <w:szCs w:val="22"/>
        </w:rPr>
        <w:t>단</w:t>
      </w:r>
      <w:r w:rsidR="00C72741" w:rsidRPr="00413874">
        <w:rPr>
          <w:rFonts w:ascii="Times New Roman"/>
          <w:sz w:val="22"/>
          <w:szCs w:val="22"/>
        </w:rPr>
        <w:t xml:space="preserve">, </w:t>
      </w:r>
      <w:r w:rsidR="00C72741" w:rsidRPr="00413874">
        <w:rPr>
          <w:rFonts w:ascii="Times New Roman"/>
          <w:sz w:val="22"/>
          <w:szCs w:val="22"/>
        </w:rPr>
        <w:t>㈀</w:t>
      </w:r>
      <w:r w:rsidR="00C72741" w:rsidRPr="00413874">
        <w:rPr>
          <w:rFonts w:ascii="Times New Roman"/>
          <w:sz w:val="22"/>
          <w:szCs w:val="22"/>
        </w:rPr>
        <w:t xml:space="preserve"> </w:t>
      </w:r>
      <w:r w:rsidR="000E22B2">
        <w:rPr>
          <w:rFonts w:ascii="Times New Roman" w:hint="eastAsia"/>
          <w:sz w:val="22"/>
          <w:szCs w:val="22"/>
        </w:rPr>
        <w:t>본건</w:t>
      </w:r>
      <w:r w:rsidR="000E22B2">
        <w:rPr>
          <w:rFonts w:ascii="Times New Roman" w:hint="eastAsia"/>
          <w:sz w:val="22"/>
          <w:szCs w:val="22"/>
        </w:rPr>
        <w:t xml:space="preserve"> </w:t>
      </w:r>
      <w:r w:rsidR="000E22B2">
        <w:rPr>
          <w:rFonts w:ascii="Times New Roman" w:hint="eastAsia"/>
          <w:sz w:val="22"/>
          <w:szCs w:val="22"/>
        </w:rPr>
        <w:t>매매계약</w:t>
      </w:r>
      <w:r w:rsidR="000E22B2">
        <w:rPr>
          <w:rFonts w:ascii="Times New Roman" w:hint="eastAsia"/>
          <w:sz w:val="22"/>
          <w:szCs w:val="22"/>
        </w:rPr>
        <w:t xml:space="preserve">, </w:t>
      </w:r>
      <w:r w:rsidR="00C72741" w:rsidRPr="00413874">
        <w:rPr>
          <w:rFonts w:ascii="Times New Roman"/>
          <w:sz w:val="22"/>
          <w:szCs w:val="22"/>
        </w:rPr>
        <w:t>보험계약</w:t>
      </w:r>
      <w:r w:rsidR="00C72741"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에</w:t>
      </w:r>
      <w:r w:rsidR="00C72741" w:rsidRPr="00413874">
        <w:rPr>
          <w:rFonts w:ascii="Times New Roman"/>
          <w:sz w:val="22"/>
          <w:szCs w:val="22"/>
        </w:rPr>
        <w:t xml:space="preserve"> </w:t>
      </w:r>
      <w:r w:rsidR="00C72741" w:rsidRPr="00413874">
        <w:rPr>
          <w:rFonts w:ascii="Times New Roman"/>
          <w:sz w:val="22"/>
          <w:szCs w:val="22"/>
        </w:rPr>
        <w:t>대한</w:t>
      </w:r>
      <w:r w:rsidR="00C72741" w:rsidRPr="00413874">
        <w:rPr>
          <w:rFonts w:ascii="Times New Roman"/>
          <w:sz w:val="22"/>
          <w:szCs w:val="22"/>
        </w:rPr>
        <w:t xml:space="preserve"> </w:t>
      </w:r>
      <w:r w:rsidR="00905C08" w:rsidRPr="00413874">
        <w:rPr>
          <w:rFonts w:ascii="Times New Roman"/>
          <w:sz w:val="22"/>
          <w:szCs w:val="22"/>
        </w:rPr>
        <w:t>임대차계약</w:t>
      </w:r>
      <w:r w:rsidR="004E0B6E" w:rsidRPr="00413874">
        <w:rPr>
          <w:rFonts w:ascii="Times New Roman" w:hint="eastAsia"/>
          <w:sz w:val="22"/>
          <w:szCs w:val="22"/>
        </w:rPr>
        <w:t>(</w:t>
      </w:r>
      <w:r w:rsidR="004E0B6E" w:rsidRPr="00413874">
        <w:rPr>
          <w:rFonts w:ascii="Times New Roman" w:hint="eastAsia"/>
          <w:sz w:val="22"/>
          <w:szCs w:val="22"/>
        </w:rPr>
        <w:t>향후</w:t>
      </w:r>
      <w:r w:rsidR="004E0B6E" w:rsidRPr="00413874">
        <w:rPr>
          <w:rFonts w:ascii="Times New Roman" w:hint="eastAsia"/>
          <w:sz w:val="22"/>
          <w:szCs w:val="22"/>
        </w:rPr>
        <w:t xml:space="preserve"> </w:t>
      </w:r>
      <w:r w:rsidR="004E0B6E" w:rsidRPr="00413874">
        <w:rPr>
          <w:rFonts w:ascii="Times New Roman" w:hint="eastAsia"/>
          <w:sz w:val="22"/>
          <w:szCs w:val="22"/>
        </w:rPr>
        <w:t>변경</w:t>
      </w:r>
      <w:r w:rsidR="004E0B6E" w:rsidRPr="00413874">
        <w:rPr>
          <w:rFonts w:ascii="Times New Roman" w:hint="eastAsia"/>
          <w:sz w:val="22"/>
          <w:szCs w:val="22"/>
        </w:rPr>
        <w:t xml:space="preserve">, </w:t>
      </w:r>
      <w:r w:rsidR="004E0B6E" w:rsidRPr="00413874">
        <w:rPr>
          <w:rFonts w:ascii="Times New Roman" w:hint="eastAsia"/>
          <w:sz w:val="22"/>
          <w:szCs w:val="22"/>
        </w:rPr>
        <w:t>신규</w:t>
      </w:r>
      <w:r w:rsidR="004E0B6E" w:rsidRPr="00413874">
        <w:rPr>
          <w:rFonts w:ascii="Times New Roman" w:hint="eastAsia"/>
          <w:sz w:val="22"/>
          <w:szCs w:val="22"/>
        </w:rPr>
        <w:t xml:space="preserve"> </w:t>
      </w:r>
      <w:r w:rsidR="004E0B6E" w:rsidRPr="00413874">
        <w:rPr>
          <w:rFonts w:ascii="Times New Roman" w:hint="eastAsia"/>
          <w:sz w:val="22"/>
          <w:szCs w:val="22"/>
        </w:rPr>
        <w:t>체결되는</w:t>
      </w:r>
      <w:r w:rsidR="004E0B6E" w:rsidRPr="00413874">
        <w:rPr>
          <w:rFonts w:ascii="Times New Roman" w:hint="eastAsia"/>
          <w:sz w:val="22"/>
          <w:szCs w:val="22"/>
        </w:rPr>
        <w:t xml:space="preserve"> </w:t>
      </w:r>
      <w:r w:rsidR="004E0B6E" w:rsidRPr="00413874">
        <w:rPr>
          <w:rFonts w:ascii="Times New Roman" w:hint="eastAsia"/>
          <w:sz w:val="22"/>
          <w:szCs w:val="22"/>
        </w:rPr>
        <w:t>계약을</w:t>
      </w:r>
      <w:r w:rsidR="004E0B6E" w:rsidRPr="00413874">
        <w:rPr>
          <w:rFonts w:ascii="Times New Roman" w:hint="eastAsia"/>
          <w:sz w:val="22"/>
          <w:szCs w:val="22"/>
        </w:rPr>
        <w:t xml:space="preserve"> </w:t>
      </w:r>
      <w:r w:rsidR="004E0B6E" w:rsidRPr="00413874">
        <w:rPr>
          <w:rFonts w:ascii="Times New Roman" w:hint="eastAsia"/>
          <w:sz w:val="22"/>
          <w:szCs w:val="22"/>
        </w:rPr>
        <w:t>모두</w:t>
      </w:r>
      <w:r w:rsidR="004E0B6E" w:rsidRPr="00413874">
        <w:rPr>
          <w:rFonts w:ascii="Times New Roman" w:hint="eastAsia"/>
          <w:sz w:val="22"/>
          <w:szCs w:val="22"/>
        </w:rPr>
        <w:t xml:space="preserve"> </w:t>
      </w:r>
      <w:r w:rsidR="004E0B6E" w:rsidRPr="00413874">
        <w:rPr>
          <w:rFonts w:ascii="Times New Roman" w:hint="eastAsia"/>
          <w:sz w:val="22"/>
          <w:szCs w:val="22"/>
        </w:rPr>
        <w:t>포함함</w:t>
      </w:r>
      <w:r w:rsidR="004E0B6E" w:rsidRPr="00413874">
        <w:rPr>
          <w:rFonts w:ascii="Times New Roman" w:hint="eastAsia"/>
          <w:sz w:val="22"/>
          <w:szCs w:val="22"/>
        </w:rPr>
        <w:t>)</w:t>
      </w:r>
      <w:r w:rsidR="00553E19" w:rsidRPr="00413874">
        <w:rPr>
          <w:rFonts w:ascii="Times New Roman" w:hint="eastAsia"/>
          <w:sz w:val="22"/>
          <w:szCs w:val="22"/>
        </w:rPr>
        <w:t xml:space="preserve">, </w:t>
      </w:r>
      <w:r w:rsidR="00905C08" w:rsidRPr="00413874">
        <w:rPr>
          <w:rFonts w:ascii="Times New Roman"/>
          <w:sz w:val="22"/>
          <w:szCs w:val="22"/>
        </w:rPr>
        <w:t>본</w:t>
      </w:r>
      <w:r w:rsidR="00905C08" w:rsidRPr="00413874">
        <w:rPr>
          <w:rFonts w:ascii="Times New Roman"/>
          <w:sz w:val="22"/>
          <w:szCs w:val="22"/>
        </w:rPr>
        <w:t xml:space="preserve"> </w:t>
      </w:r>
      <w:r w:rsidR="00905C08" w:rsidRPr="00413874">
        <w:rPr>
          <w:rFonts w:ascii="Times New Roman"/>
          <w:sz w:val="22"/>
          <w:szCs w:val="22"/>
        </w:rPr>
        <w:t>약정</w:t>
      </w:r>
      <w:r w:rsidR="00C72741" w:rsidRPr="00413874">
        <w:rPr>
          <w:rFonts w:ascii="Times New Roman"/>
          <w:sz w:val="22"/>
          <w:szCs w:val="22"/>
        </w:rPr>
        <w:t xml:space="preserve">, </w:t>
      </w:r>
      <w:r w:rsidR="00C02BCB" w:rsidRPr="00413874">
        <w:rPr>
          <w:rFonts w:ascii="Times New Roman"/>
          <w:sz w:val="22"/>
          <w:szCs w:val="22"/>
        </w:rPr>
        <w:t>차주</w:t>
      </w:r>
      <w:r w:rsidR="00C02BCB" w:rsidRPr="00413874">
        <w:rPr>
          <w:rFonts w:ascii="Times New Roman"/>
          <w:sz w:val="22"/>
          <w:szCs w:val="22"/>
        </w:rPr>
        <w:t xml:space="preserve"> </w:t>
      </w:r>
      <w:r w:rsidR="00C02BCB" w:rsidRPr="00413874">
        <w:rPr>
          <w:rFonts w:ascii="Times New Roman"/>
          <w:sz w:val="22"/>
          <w:szCs w:val="22"/>
        </w:rPr>
        <w:t>및</w:t>
      </w:r>
      <w:r w:rsidR="00C02BCB"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의</w:t>
      </w:r>
      <w:r w:rsidR="00C72741" w:rsidRPr="00413874">
        <w:rPr>
          <w:rFonts w:ascii="Times New Roman"/>
          <w:sz w:val="22"/>
          <w:szCs w:val="22"/>
        </w:rPr>
        <w:t xml:space="preserve"> </w:t>
      </w:r>
      <w:r w:rsidR="00C72741" w:rsidRPr="00413874">
        <w:rPr>
          <w:rFonts w:ascii="Times New Roman"/>
          <w:sz w:val="22"/>
          <w:szCs w:val="22"/>
        </w:rPr>
        <w:t>관리를</w:t>
      </w:r>
      <w:r w:rsidR="00C72741" w:rsidRPr="00413874">
        <w:rPr>
          <w:rFonts w:ascii="Times New Roman"/>
          <w:sz w:val="22"/>
          <w:szCs w:val="22"/>
        </w:rPr>
        <w:t xml:space="preserve"> </w:t>
      </w:r>
      <w:r w:rsidR="00C72741" w:rsidRPr="00413874">
        <w:rPr>
          <w:rFonts w:ascii="Times New Roman"/>
          <w:sz w:val="22"/>
          <w:szCs w:val="22"/>
        </w:rPr>
        <w:t>위하여</w:t>
      </w:r>
      <w:r w:rsidR="00C72741" w:rsidRPr="00413874">
        <w:rPr>
          <w:rFonts w:ascii="Times New Roman"/>
          <w:sz w:val="22"/>
          <w:szCs w:val="22"/>
        </w:rPr>
        <w:t xml:space="preserve"> </w:t>
      </w:r>
      <w:r w:rsidR="00C72741" w:rsidRPr="00413874">
        <w:rPr>
          <w:rFonts w:ascii="Times New Roman"/>
          <w:sz w:val="22"/>
          <w:szCs w:val="22"/>
        </w:rPr>
        <w:t>필요한</w:t>
      </w:r>
      <w:r w:rsidR="00C72741" w:rsidRPr="00413874">
        <w:rPr>
          <w:rFonts w:ascii="Times New Roman"/>
          <w:sz w:val="22"/>
          <w:szCs w:val="22"/>
        </w:rPr>
        <w:t xml:space="preserve"> </w:t>
      </w:r>
      <w:r w:rsidR="00C34EF3" w:rsidRPr="00413874">
        <w:rPr>
          <w:rFonts w:ascii="Times New Roman"/>
          <w:sz w:val="22"/>
          <w:szCs w:val="22"/>
        </w:rPr>
        <w:t>제반</w:t>
      </w:r>
      <w:r w:rsidR="00C34EF3" w:rsidRPr="00413874">
        <w:rPr>
          <w:rFonts w:ascii="Times New Roman"/>
          <w:sz w:val="22"/>
          <w:szCs w:val="22"/>
        </w:rPr>
        <w:t xml:space="preserve"> </w:t>
      </w:r>
      <w:r w:rsidR="005A76B1" w:rsidRPr="00413874">
        <w:rPr>
          <w:rFonts w:ascii="Times New Roman"/>
          <w:sz w:val="22"/>
          <w:szCs w:val="22"/>
        </w:rPr>
        <w:t>용역계약</w:t>
      </w:r>
      <w:r w:rsidR="005A76B1" w:rsidRPr="00413874">
        <w:rPr>
          <w:rFonts w:ascii="Times New Roman"/>
          <w:sz w:val="22"/>
          <w:szCs w:val="22"/>
        </w:rPr>
        <w:t xml:space="preserve">{(i)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부동산투자회사로서</w:t>
      </w:r>
      <w:r w:rsidR="005A76B1" w:rsidRPr="00413874">
        <w:rPr>
          <w:rFonts w:ascii="Times New Roman"/>
          <w:sz w:val="22"/>
          <w:szCs w:val="22"/>
        </w:rPr>
        <w:t xml:space="preserve"> </w:t>
      </w:r>
      <w:r w:rsidR="005A76B1" w:rsidRPr="00413874">
        <w:rPr>
          <w:rFonts w:ascii="Times New Roman"/>
          <w:sz w:val="22"/>
          <w:szCs w:val="22"/>
        </w:rPr>
        <w:t>체결하여야</w:t>
      </w:r>
      <w:r w:rsidR="005A76B1" w:rsidRPr="00413874">
        <w:rPr>
          <w:rFonts w:ascii="Times New Roman"/>
          <w:sz w:val="22"/>
          <w:szCs w:val="22"/>
        </w:rPr>
        <w:t xml:space="preserve"> </w:t>
      </w:r>
      <w:r w:rsidR="005A76B1" w:rsidRPr="00413874">
        <w:rPr>
          <w:rFonts w:ascii="Times New Roman"/>
          <w:sz w:val="22"/>
          <w:szCs w:val="22"/>
        </w:rPr>
        <w:t>하는</w:t>
      </w:r>
      <w:r w:rsidR="00C34EF3" w:rsidRPr="00413874">
        <w:rPr>
          <w:rFonts w:ascii="Times New Roman"/>
          <w:sz w:val="22"/>
          <w:szCs w:val="22"/>
        </w:rPr>
        <w:t xml:space="preserve"> </w:t>
      </w:r>
      <w:r w:rsidR="00C34EF3" w:rsidRPr="00413874">
        <w:rPr>
          <w:rFonts w:ascii="Times New Roman"/>
          <w:sz w:val="22"/>
          <w:szCs w:val="22"/>
        </w:rPr>
        <w:t>위수탁계약</w:t>
      </w:r>
      <w:r w:rsidR="00C34EF3" w:rsidRPr="00413874">
        <w:rPr>
          <w:rFonts w:ascii="Times New Roman"/>
          <w:sz w:val="22"/>
          <w:szCs w:val="22"/>
        </w:rPr>
        <w:t>(</w:t>
      </w:r>
      <w:r w:rsidR="005A76B1" w:rsidRPr="00413874">
        <w:rPr>
          <w:rFonts w:ascii="Times New Roman"/>
          <w:sz w:val="22"/>
          <w:szCs w:val="22"/>
        </w:rPr>
        <w:t>자산관리위탁계약</w:t>
      </w:r>
      <w:r w:rsidR="005A76B1" w:rsidRPr="00413874">
        <w:rPr>
          <w:rFonts w:ascii="Times New Roman"/>
          <w:sz w:val="22"/>
          <w:szCs w:val="22"/>
        </w:rPr>
        <w:t xml:space="preserve">, </w:t>
      </w:r>
      <w:r w:rsidR="005A76B1" w:rsidRPr="00413874">
        <w:rPr>
          <w:rFonts w:ascii="Times New Roman"/>
          <w:sz w:val="22"/>
          <w:szCs w:val="22"/>
        </w:rPr>
        <w:t>자산보관위탁계약</w:t>
      </w:r>
      <w:r w:rsidR="005A76B1" w:rsidRPr="00413874">
        <w:rPr>
          <w:rFonts w:ascii="Times New Roman"/>
          <w:sz w:val="22"/>
          <w:szCs w:val="22"/>
        </w:rPr>
        <w:t xml:space="preserve"> </w:t>
      </w:r>
      <w:r w:rsidR="005A76B1" w:rsidRPr="00413874">
        <w:rPr>
          <w:rFonts w:ascii="Times New Roman"/>
          <w:sz w:val="22"/>
          <w:szCs w:val="22"/>
        </w:rPr>
        <w:t>및</w:t>
      </w:r>
      <w:r w:rsidR="005A76B1" w:rsidRPr="00413874">
        <w:rPr>
          <w:rFonts w:ascii="Times New Roman"/>
          <w:sz w:val="22"/>
          <w:szCs w:val="22"/>
        </w:rPr>
        <w:t xml:space="preserve"> </w:t>
      </w:r>
      <w:r w:rsidR="005A76B1" w:rsidRPr="00413874">
        <w:rPr>
          <w:rFonts w:ascii="Times New Roman"/>
          <w:sz w:val="22"/>
          <w:szCs w:val="22"/>
        </w:rPr>
        <w:t>일반사무위탁계약</w:t>
      </w:r>
      <w:r w:rsidR="00C34EF3" w:rsidRPr="00413874">
        <w:rPr>
          <w:rFonts w:ascii="Times New Roman"/>
          <w:sz w:val="22"/>
          <w:szCs w:val="22"/>
        </w:rPr>
        <w:t xml:space="preserve"> </w:t>
      </w:r>
      <w:r w:rsidR="00C34EF3" w:rsidRPr="00413874">
        <w:rPr>
          <w:rFonts w:ascii="Times New Roman"/>
          <w:sz w:val="22"/>
          <w:szCs w:val="22"/>
        </w:rPr>
        <w:t>등</w:t>
      </w:r>
      <w:r w:rsidR="00C34EF3" w:rsidRPr="00413874">
        <w:rPr>
          <w:rFonts w:ascii="Times New Roman"/>
          <w:sz w:val="22"/>
          <w:szCs w:val="22"/>
        </w:rPr>
        <w:t xml:space="preserve">) </w:t>
      </w:r>
      <w:r w:rsidR="00C34EF3" w:rsidRPr="00413874">
        <w:rPr>
          <w:rFonts w:ascii="Times New Roman"/>
          <w:sz w:val="22"/>
          <w:szCs w:val="22"/>
        </w:rPr>
        <w:t>및</w:t>
      </w:r>
      <w:r w:rsidR="005A76B1" w:rsidRPr="00413874">
        <w:rPr>
          <w:rFonts w:ascii="Times New Roman"/>
          <w:sz w:val="22"/>
          <w:szCs w:val="22"/>
        </w:rPr>
        <w:t xml:space="preserve"> (ii)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본건</w:t>
      </w:r>
      <w:r w:rsidR="005A76B1" w:rsidRPr="00413874">
        <w:rPr>
          <w:rFonts w:ascii="Times New Roman"/>
          <w:sz w:val="22"/>
          <w:szCs w:val="22"/>
        </w:rPr>
        <w:t xml:space="preserve"> </w:t>
      </w:r>
      <w:r w:rsidR="005A76B1" w:rsidRPr="00413874">
        <w:rPr>
          <w:rFonts w:ascii="Times New Roman"/>
          <w:sz w:val="22"/>
          <w:szCs w:val="22"/>
        </w:rPr>
        <w:t>부동산에</w:t>
      </w:r>
      <w:r w:rsidR="005A76B1" w:rsidRPr="00413874">
        <w:rPr>
          <w:rFonts w:ascii="Times New Roman"/>
          <w:sz w:val="22"/>
          <w:szCs w:val="22"/>
        </w:rPr>
        <w:t xml:space="preserve"> </w:t>
      </w:r>
      <w:r w:rsidR="005A76B1" w:rsidRPr="00413874">
        <w:rPr>
          <w:rFonts w:ascii="Times New Roman"/>
          <w:sz w:val="22"/>
          <w:szCs w:val="22"/>
        </w:rPr>
        <w:t>관하여</w:t>
      </w:r>
      <w:r w:rsidR="005A76B1" w:rsidRPr="00413874">
        <w:rPr>
          <w:rFonts w:ascii="Times New Roman"/>
          <w:sz w:val="22"/>
          <w:szCs w:val="22"/>
        </w:rPr>
        <w:t xml:space="preserve"> </w:t>
      </w:r>
      <w:r w:rsidR="005A76B1" w:rsidRPr="00413874">
        <w:rPr>
          <w:rFonts w:ascii="Times New Roman"/>
          <w:sz w:val="22"/>
          <w:szCs w:val="22"/>
        </w:rPr>
        <w:t>체결하는</w:t>
      </w:r>
      <w:r w:rsidR="00C34EF3" w:rsidRPr="00413874">
        <w:rPr>
          <w:rFonts w:ascii="Times New Roman"/>
          <w:sz w:val="22"/>
          <w:szCs w:val="22"/>
        </w:rPr>
        <w:t xml:space="preserve"> </w:t>
      </w:r>
      <w:r w:rsidR="00C34EF3" w:rsidRPr="00413874">
        <w:rPr>
          <w:rFonts w:ascii="Times New Roman"/>
          <w:sz w:val="22"/>
          <w:szCs w:val="22"/>
        </w:rPr>
        <w:t>관리계약</w:t>
      </w:r>
      <w:r w:rsidR="00C34EF3" w:rsidRPr="00413874">
        <w:rPr>
          <w:rFonts w:ascii="Times New Roman"/>
          <w:sz w:val="22"/>
          <w:szCs w:val="22"/>
        </w:rPr>
        <w:t>(</w:t>
      </w:r>
      <w:r w:rsidR="005A76B1" w:rsidRPr="00413874">
        <w:rPr>
          <w:rFonts w:ascii="Times New Roman"/>
          <w:sz w:val="22"/>
          <w:szCs w:val="22"/>
        </w:rPr>
        <w:t>시설관리계약</w:t>
      </w:r>
      <w:r w:rsidR="00640DE9" w:rsidRPr="00413874">
        <w:rPr>
          <w:rFonts w:ascii="Times New Roman"/>
          <w:sz w:val="22"/>
          <w:szCs w:val="22"/>
        </w:rPr>
        <w:t xml:space="preserve"> </w:t>
      </w:r>
      <w:r w:rsidR="00640DE9" w:rsidRPr="00413874">
        <w:rPr>
          <w:rFonts w:ascii="Times New Roman"/>
          <w:sz w:val="22"/>
          <w:szCs w:val="22"/>
        </w:rPr>
        <w:t>및</w:t>
      </w:r>
      <w:r w:rsidR="00640DE9" w:rsidRPr="00413874">
        <w:rPr>
          <w:rFonts w:ascii="Times New Roman"/>
          <w:sz w:val="22"/>
          <w:szCs w:val="22"/>
        </w:rPr>
        <w:t xml:space="preserve"> </w:t>
      </w:r>
      <w:r w:rsidR="005A76B1" w:rsidRPr="00413874">
        <w:rPr>
          <w:rFonts w:ascii="Times New Roman"/>
          <w:sz w:val="22"/>
          <w:szCs w:val="22"/>
        </w:rPr>
        <w:t>임대관리계약을</w:t>
      </w:r>
      <w:r w:rsidR="005A76B1" w:rsidRPr="00413874">
        <w:rPr>
          <w:rFonts w:ascii="Times New Roman"/>
          <w:sz w:val="22"/>
          <w:szCs w:val="22"/>
        </w:rPr>
        <w:t xml:space="preserve"> </w:t>
      </w:r>
      <w:r w:rsidR="005A76B1" w:rsidRPr="00413874">
        <w:rPr>
          <w:rFonts w:ascii="Times New Roman"/>
          <w:sz w:val="22"/>
          <w:szCs w:val="22"/>
        </w:rPr>
        <w:t>포함하되</w:t>
      </w:r>
      <w:r w:rsidR="005A76B1" w:rsidRPr="00413874">
        <w:rPr>
          <w:rFonts w:ascii="Times New Roman"/>
          <w:sz w:val="22"/>
          <w:szCs w:val="22"/>
        </w:rPr>
        <w:t xml:space="preserve"> </w:t>
      </w:r>
      <w:r w:rsidR="005A76B1" w:rsidRPr="00413874">
        <w:rPr>
          <w:rFonts w:ascii="Times New Roman"/>
          <w:sz w:val="22"/>
          <w:szCs w:val="22"/>
        </w:rPr>
        <w:t>이에</w:t>
      </w:r>
      <w:r w:rsidR="005A76B1" w:rsidRPr="00413874">
        <w:rPr>
          <w:rFonts w:ascii="Times New Roman"/>
          <w:sz w:val="22"/>
          <w:szCs w:val="22"/>
        </w:rPr>
        <w:t xml:space="preserve"> </w:t>
      </w:r>
      <w:r w:rsidR="005A76B1" w:rsidRPr="00413874">
        <w:rPr>
          <w:rFonts w:ascii="Times New Roman"/>
          <w:sz w:val="22"/>
          <w:szCs w:val="22"/>
        </w:rPr>
        <w:t>국한되지</w:t>
      </w:r>
      <w:r w:rsidR="005A76B1" w:rsidRPr="00413874">
        <w:rPr>
          <w:rFonts w:ascii="Times New Roman"/>
          <w:sz w:val="22"/>
          <w:szCs w:val="22"/>
        </w:rPr>
        <w:t xml:space="preserve"> </w:t>
      </w:r>
      <w:r w:rsidR="005A76B1" w:rsidRPr="00413874">
        <w:rPr>
          <w:rFonts w:ascii="Times New Roman"/>
          <w:sz w:val="22"/>
          <w:szCs w:val="22"/>
        </w:rPr>
        <w:t>아니함</w:t>
      </w:r>
      <w:r w:rsidR="00C34EF3" w:rsidRPr="00413874">
        <w:rPr>
          <w:rFonts w:ascii="Times New Roman"/>
          <w:sz w:val="22"/>
          <w:szCs w:val="22"/>
        </w:rPr>
        <w:t>)</w:t>
      </w:r>
      <w:r w:rsidR="005A76B1" w:rsidRPr="00413874">
        <w:rPr>
          <w:rFonts w:ascii="Times New Roman"/>
          <w:sz w:val="22"/>
          <w:szCs w:val="22"/>
        </w:rPr>
        <w:t>}</w:t>
      </w:r>
      <w:r w:rsidR="00553E19" w:rsidRPr="00413874">
        <w:rPr>
          <w:rFonts w:ascii="Times New Roman" w:hint="eastAsia"/>
          <w:sz w:val="22"/>
          <w:szCs w:val="22"/>
        </w:rPr>
        <w:t>,</w:t>
      </w:r>
      <w:r w:rsidR="00751FC0" w:rsidRPr="00413874">
        <w:rPr>
          <w:rFonts w:ascii="Times New Roman"/>
          <w:sz w:val="22"/>
          <w:szCs w:val="22"/>
        </w:rPr>
        <w:t xml:space="preserve"> </w:t>
      </w:r>
      <w:r w:rsidR="00C72741" w:rsidRPr="00413874">
        <w:rPr>
          <w:rFonts w:ascii="Times New Roman"/>
          <w:sz w:val="22"/>
          <w:szCs w:val="22"/>
        </w:rPr>
        <w:t>기타</w:t>
      </w:r>
      <w:r w:rsidR="00C72741" w:rsidRPr="00413874">
        <w:rPr>
          <w:rFonts w:ascii="Times New Roman"/>
          <w:sz w:val="22"/>
          <w:szCs w:val="22"/>
        </w:rPr>
        <w:t xml:space="preserve"> </w:t>
      </w:r>
      <w:r w:rsidR="00C72741" w:rsidRPr="00413874">
        <w:rPr>
          <w:rFonts w:ascii="Times New Roman"/>
          <w:sz w:val="22"/>
          <w:szCs w:val="22"/>
        </w:rPr>
        <w:t>본</w:t>
      </w:r>
      <w:r w:rsidR="00C72741" w:rsidRPr="00413874">
        <w:rPr>
          <w:rFonts w:ascii="Times New Roman"/>
          <w:sz w:val="22"/>
          <w:szCs w:val="22"/>
        </w:rPr>
        <w:t xml:space="preserve"> </w:t>
      </w:r>
      <w:r w:rsidR="00C72741" w:rsidRPr="00413874">
        <w:rPr>
          <w:rFonts w:ascii="Times New Roman"/>
          <w:sz w:val="22"/>
          <w:szCs w:val="22"/>
        </w:rPr>
        <w:t>약정을</w:t>
      </w:r>
      <w:r w:rsidR="00C72741" w:rsidRPr="00413874">
        <w:rPr>
          <w:rFonts w:ascii="Times New Roman"/>
          <w:sz w:val="22"/>
          <w:szCs w:val="22"/>
        </w:rPr>
        <w:t xml:space="preserve"> </w:t>
      </w:r>
      <w:r w:rsidR="00C72741" w:rsidRPr="00413874">
        <w:rPr>
          <w:rFonts w:ascii="Times New Roman"/>
          <w:sz w:val="22"/>
          <w:szCs w:val="22"/>
        </w:rPr>
        <w:t>포함한</w:t>
      </w:r>
      <w:r w:rsidR="00C72741" w:rsidRPr="00413874">
        <w:rPr>
          <w:rFonts w:ascii="Times New Roman"/>
          <w:sz w:val="22"/>
          <w:szCs w:val="22"/>
        </w:rPr>
        <w:t xml:space="preserve"> </w:t>
      </w:r>
      <w:r w:rsidR="00C72741" w:rsidRPr="00413874">
        <w:rPr>
          <w:rFonts w:ascii="Times New Roman"/>
          <w:sz w:val="22"/>
          <w:szCs w:val="22"/>
        </w:rPr>
        <w:t>금융계약상</w:t>
      </w:r>
      <w:r w:rsidR="00C72741" w:rsidRPr="00413874">
        <w:rPr>
          <w:rFonts w:ascii="Times New Roman"/>
          <w:sz w:val="22"/>
          <w:szCs w:val="22"/>
        </w:rPr>
        <w:t xml:space="preserve"> </w:t>
      </w:r>
      <w:r w:rsidR="00C72741" w:rsidRPr="00413874">
        <w:rPr>
          <w:rFonts w:ascii="Times New Roman"/>
          <w:sz w:val="22"/>
          <w:szCs w:val="22"/>
        </w:rPr>
        <w:t>차주가</w:t>
      </w:r>
      <w:r w:rsidR="00C72741" w:rsidRPr="00413874">
        <w:rPr>
          <w:rFonts w:ascii="Times New Roman"/>
          <w:sz w:val="22"/>
          <w:szCs w:val="22"/>
        </w:rPr>
        <w:t xml:space="preserve"> </w:t>
      </w:r>
      <w:r w:rsidR="00C72741" w:rsidRPr="00413874">
        <w:rPr>
          <w:rFonts w:ascii="Times New Roman"/>
          <w:sz w:val="22"/>
          <w:szCs w:val="22"/>
        </w:rPr>
        <w:t>체결할</w:t>
      </w:r>
      <w:r w:rsidR="00C72741" w:rsidRPr="00413874">
        <w:rPr>
          <w:rFonts w:ascii="Times New Roman"/>
          <w:sz w:val="22"/>
          <w:szCs w:val="22"/>
        </w:rPr>
        <w:t xml:space="preserve"> </w:t>
      </w:r>
      <w:r w:rsidR="00C72741" w:rsidRPr="00413874">
        <w:rPr>
          <w:rFonts w:ascii="Times New Roman"/>
          <w:sz w:val="22"/>
          <w:szCs w:val="22"/>
        </w:rPr>
        <w:t>것으로</w:t>
      </w:r>
      <w:r w:rsidR="00C72741" w:rsidRPr="00413874">
        <w:rPr>
          <w:rFonts w:ascii="Times New Roman"/>
          <w:sz w:val="22"/>
          <w:szCs w:val="22"/>
        </w:rPr>
        <w:t xml:space="preserve"> </w:t>
      </w:r>
      <w:r w:rsidR="00C72741" w:rsidRPr="00BA6764">
        <w:rPr>
          <w:rFonts w:ascii="Times New Roman"/>
          <w:sz w:val="22"/>
          <w:szCs w:val="22"/>
        </w:rPr>
        <w:t>예정된</w:t>
      </w:r>
      <w:r w:rsidR="00C72741" w:rsidRPr="00BA6764">
        <w:rPr>
          <w:rFonts w:ascii="Times New Roman"/>
          <w:sz w:val="22"/>
          <w:szCs w:val="22"/>
        </w:rPr>
        <w:t xml:space="preserve"> </w:t>
      </w:r>
      <w:r w:rsidR="00C72741" w:rsidRPr="00BA6764">
        <w:rPr>
          <w:rFonts w:ascii="Times New Roman"/>
          <w:sz w:val="22"/>
          <w:szCs w:val="22"/>
        </w:rPr>
        <w:t>계약에</w:t>
      </w:r>
      <w:r w:rsidR="00C72741" w:rsidRPr="00BA6764">
        <w:rPr>
          <w:rFonts w:ascii="Times New Roman"/>
          <w:sz w:val="22"/>
          <w:szCs w:val="22"/>
        </w:rPr>
        <w:t xml:space="preserve"> </w:t>
      </w:r>
      <w:r w:rsidR="00C72741" w:rsidRPr="00BA6764">
        <w:rPr>
          <w:rFonts w:ascii="Times New Roman"/>
          <w:sz w:val="22"/>
          <w:szCs w:val="22"/>
        </w:rPr>
        <w:t>따른</w:t>
      </w:r>
      <w:r w:rsidR="00C72741" w:rsidRPr="00BA6764">
        <w:rPr>
          <w:rFonts w:ascii="Times New Roman"/>
          <w:sz w:val="22"/>
          <w:szCs w:val="22"/>
        </w:rPr>
        <w:t xml:space="preserve"> </w:t>
      </w:r>
      <w:r w:rsidR="00553E19" w:rsidRPr="00BA6764">
        <w:rPr>
          <w:rFonts w:ascii="Times New Roman" w:hint="eastAsia"/>
          <w:sz w:val="22"/>
          <w:szCs w:val="22"/>
        </w:rPr>
        <w:t>각</w:t>
      </w:r>
      <w:r w:rsidR="00553E19" w:rsidRPr="00BA6764">
        <w:rPr>
          <w:rFonts w:ascii="Times New Roman" w:hint="eastAsia"/>
          <w:sz w:val="22"/>
          <w:szCs w:val="22"/>
        </w:rPr>
        <w:t xml:space="preserve"> </w:t>
      </w:r>
      <w:r w:rsidR="00C72741" w:rsidRPr="00BA6764">
        <w:rPr>
          <w:rFonts w:ascii="Times New Roman"/>
          <w:sz w:val="22"/>
          <w:szCs w:val="22"/>
        </w:rPr>
        <w:t>채무</w:t>
      </w:r>
      <w:r w:rsidR="00C72741" w:rsidRPr="00BA6764">
        <w:rPr>
          <w:rFonts w:ascii="Times New Roman"/>
          <w:sz w:val="22"/>
          <w:szCs w:val="22"/>
        </w:rPr>
        <w:t xml:space="preserve">, </w:t>
      </w:r>
      <w:r w:rsidR="00C72741" w:rsidRPr="00BA6764">
        <w:rPr>
          <w:rFonts w:ascii="Times New Roman"/>
          <w:sz w:val="22"/>
          <w:szCs w:val="22"/>
        </w:rPr>
        <w:t>㈁</w:t>
      </w:r>
      <w:r w:rsidR="00C72741" w:rsidRPr="00BA6764">
        <w:rPr>
          <w:rFonts w:ascii="Times New Roman"/>
          <w:sz w:val="22"/>
          <w:szCs w:val="22"/>
        </w:rPr>
        <w:t xml:space="preserve"> </w:t>
      </w:r>
      <w:r w:rsidR="00C72741" w:rsidRPr="00BA6764">
        <w:rPr>
          <w:rFonts w:ascii="Times New Roman"/>
          <w:sz w:val="22"/>
          <w:szCs w:val="22"/>
        </w:rPr>
        <w:t>본</w:t>
      </w:r>
      <w:r w:rsidR="00C72741" w:rsidRPr="00BA6764">
        <w:rPr>
          <w:rFonts w:ascii="Times New Roman"/>
          <w:sz w:val="22"/>
          <w:szCs w:val="22"/>
        </w:rPr>
        <w:t xml:space="preserve"> </w:t>
      </w:r>
      <w:r w:rsidR="00C72741" w:rsidRPr="00BA6764">
        <w:rPr>
          <w:rFonts w:ascii="Times New Roman"/>
          <w:sz w:val="22"/>
          <w:szCs w:val="22"/>
        </w:rPr>
        <w:t>약정을</w:t>
      </w:r>
      <w:r w:rsidR="00C72741" w:rsidRPr="00BA6764">
        <w:rPr>
          <w:rFonts w:ascii="Times New Roman"/>
          <w:sz w:val="22"/>
          <w:szCs w:val="22"/>
        </w:rPr>
        <w:t xml:space="preserve"> </w:t>
      </w:r>
      <w:r w:rsidR="00C72741" w:rsidRPr="00BA6764">
        <w:rPr>
          <w:rFonts w:ascii="Times New Roman"/>
          <w:sz w:val="22"/>
          <w:szCs w:val="22"/>
        </w:rPr>
        <w:t>포함한</w:t>
      </w:r>
      <w:r w:rsidR="00C72741" w:rsidRPr="00BA6764">
        <w:rPr>
          <w:rFonts w:ascii="Times New Roman"/>
          <w:sz w:val="22"/>
          <w:szCs w:val="22"/>
        </w:rPr>
        <w:t xml:space="preserve"> </w:t>
      </w:r>
      <w:r w:rsidR="00C72741" w:rsidRPr="00BA6764">
        <w:rPr>
          <w:rFonts w:ascii="Times New Roman"/>
          <w:sz w:val="22"/>
          <w:szCs w:val="22"/>
        </w:rPr>
        <w:t>금융계약에</w:t>
      </w:r>
      <w:r w:rsidR="00C72741" w:rsidRPr="00BA6764">
        <w:rPr>
          <w:rFonts w:ascii="Times New Roman"/>
          <w:sz w:val="22"/>
          <w:szCs w:val="22"/>
        </w:rPr>
        <w:t xml:space="preserve"> </w:t>
      </w:r>
      <w:r w:rsidR="00C72741" w:rsidRPr="00BA6764">
        <w:rPr>
          <w:rFonts w:ascii="Times New Roman"/>
          <w:sz w:val="22"/>
          <w:szCs w:val="22"/>
        </w:rPr>
        <w:t>따라</w:t>
      </w:r>
      <w:r w:rsidR="00C72741" w:rsidRPr="00BA6764">
        <w:rPr>
          <w:rFonts w:ascii="Times New Roman"/>
          <w:sz w:val="22"/>
          <w:szCs w:val="22"/>
        </w:rPr>
        <w:t xml:space="preserve"> </w:t>
      </w:r>
      <w:r w:rsidR="00C72741" w:rsidRPr="00BA6764">
        <w:rPr>
          <w:rFonts w:ascii="Times New Roman"/>
          <w:sz w:val="22"/>
          <w:szCs w:val="22"/>
        </w:rPr>
        <w:t>부담하는</w:t>
      </w:r>
      <w:r w:rsidR="00C72741" w:rsidRPr="00BA6764">
        <w:rPr>
          <w:rFonts w:ascii="Times New Roman"/>
          <w:sz w:val="22"/>
          <w:szCs w:val="22"/>
        </w:rPr>
        <w:t xml:space="preserve"> </w:t>
      </w:r>
      <w:r w:rsidR="00C72741" w:rsidRPr="00BA6764">
        <w:rPr>
          <w:rFonts w:ascii="Times New Roman"/>
          <w:sz w:val="22"/>
          <w:szCs w:val="22"/>
        </w:rPr>
        <w:t>채무</w:t>
      </w:r>
      <w:r w:rsidR="006967F2" w:rsidRPr="00BA6764">
        <w:rPr>
          <w:rFonts w:ascii="Times New Roman"/>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차입이나</w:t>
      </w:r>
      <w:r w:rsidR="00C02BCB" w:rsidRPr="00BA6764">
        <w:rPr>
          <w:rFonts w:ascii="Times New Roman"/>
          <w:sz w:val="22"/>
          <w:szCs w:val="22"/>
        </w:rPr>
        <w:t xml:space="preserve"> </w:t>
      </w:r>
      <w:r w:rsidR="00C02BCB" w:rsidRPr="00BA6764">
        <w:rPr>
          <w:rFonts w:ascii="Times New Roman"/>
          <w:sz w:val="22"/>
          <w:szCs w:val="22"/>
        </w:rPr>
        <w:t>신용의</w:t>
      </w:r>
      <w:r w:rsidR="00C02BCB" w:rsidRPr="00BA6764">
        <w:rPr>
          <w:rFonts w:ascii="Times New Roman"/>
          <w:sz w:val="22"/>
          <w:szCs w:val="22"/>
        </w:rPr>
        <w:t xml:space="preserve"> </w:t>
      </w:r>
      <w:r w:rsidR="00C02BCB" w:rsidRPr="00BA6764">
        <w:rPr>
          <w:rFonts w:ascii="Times New Roman"/>
          <w:sz w:val="22"/>
          <w:szCs w:val="22"/>
        </w:rPr>
        <w:t>공여와</w:t>
      </w:r>
      <w:r w:rsidR="00C02BCB" w:rsidRPr="00BA6764">
        <w:rPr>
          <w:rFonts w:ascii="Times New Roman"/>
          <w:sz w:val="22"/>
          <w:szCs w:val="22"/>
        </w:rPr>
        <w:t xml:space="preserve"> </w:t>
      </w:r>
      <w:r w:rsidR="00C02BCB" w:rsidRPr="00BA6764">
        <w:rPr>
          <w:rFonts w:ascii="Times New Roman"/>
          <w:sz w:val="22"/>
          <w:szCs w:val="22"/>
        </w:rPr>
        <w:t>관계없이</w:t>
      </w:r>
      <w:r w:rsidR="00C02BCB" w:rsidRPr="00BA6764">
        <w:rPr>
          <w:rFonts w:ascii="Times New Roman"/>
          <w:sz w:val="22"/>
          <w:szCs w:val="22"/>
        </w:rPr>
        <w:t xml:space="preserve"> </w:t>
      </w:r>
      <w:r w:rsidR="00C02BCB" w:rsidRPr="00BA6764">
        <w:rPr>
          <w:rFonts w:ascii="Times New Roman"/>
          <w:sz w:val="22"/>
          <w:szCs w:val="22"/>
        </w:rPr>
        <w:t>차주의</w:t>
      </w:r>
      <w:r w:rsidR="00C02BCB" w:rsidRPr="00BA6764">
        <w:rPr>
          <w:rFonts w:ascii="Times New Roman"/>
          <w:sz w:val="22"/>
          <w:szCs w:val="22"/>
        </w:rPr>
        <w:t xml:space="preserve"> </w:t>
      </w:r>
      <w:r w:rsidR="00C02BCB" w:rsidRPr="00BA6764">
        <w:rPr>
          <w:rFonts w:ascii="Times New Roman"/>
          <w:sz w:val="22"/>
          <w:szCs w:val="22"/>
        </w:rPr>
        <w:t>통상적인</w:t>
      </w:r>
      <w:r w:rsidR="00C02BCB" w:rsidRPr="00BA6764">
        <w:rPr>
          <w:rFonts w:ascii="Times New Roman"/>
          <w:sz w:val="22"/>
          <w:szCs w:val="22"/>
        </w:rPr>
        <w:t xml:space="preserve"> </w:t>
      </w:r>
      <w:r w:rsidR="00C02BCB" w:rsidRPr="00BA6764">
        <w:rPr>
          <w:rFonts w:ascii="Times New Roman"/>
          <w:sz w:val="22"/>
          <w:szCs w:val="22"/>
        </w:rPr>
        <w:t>영업활동으로</w:t>
      </w:r>
      <w:r w:rsidR="00C02BCB" w:rsidRPr="00BA6764">
        <w:rPr>
          <w:rFonts w:ascii="Times New Roman"/>
          <w:sz w:val="22"/>
          <w:szCs w:val="22"/>
        </w:rPr>
        <w:t xml:space="preserve"> </w:t>
      </w:r>
      <w:r w:rsidR="00C02BCB" w:rsidRPr="00BA6764">
        <w:rPr>
          <w:rFonts w:ascii="Times New Roman"/>
          <w:sz w:val="22"/>
          <w:szCs w:val="22"/>
        </w:rPr>
        <w:t>인해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C02BCB" w:rsidRPr="00BA6764">
        <w:rPr>
          <w:rFonts w:ascii="Times New Roman"/>
          <w:sz w:val="22"/>
          <w:szCs w:val="22"/>
        </w:rPr>
        <w:t>및</w:t>
      </w:r>
      <w:r w:rsidR="00C02BCB" w:rsidRPr="00BA6764">
        <w:rPr>
          <w:rFonts w:ascii="Times New Roman"/>
          <w:sz w:val="22"/>
          <w:szCs w:val="22"/>
        </w:rPr>
        <w:t xml:space="preserve"> </w:t>
      </w:r>
      <w:r w:rsidR="00C02BCB" w:rsidRPr="006F2E8B">
        <w:rPr>
          <w:rFonts w:ascii="Times New Roman" w:hint="eastAsia"/>
          <w:sz w:val="22"/>
          <w:szCs w:val="22"/>
        </w:rPr>
        <w:t>본건</w:t>
      </w:r>
      <w:r w:rsidR="00C02BCB" w:rsidRPr="006F2E8B">
        <w:rPr>
          <w:rFonts w:ascii="Times New Roman"/>
          <w:sz w:val="22"/>
          <w:szCs w:val="22"/>
        </w:rPr>
        <w:t xml:space="preserve"> </w:t>
      </w:r>
      <w:r w:rsidR="00C02BCB" w:rsidRPr="006F2E8B">
        <w:rPr>
          <w:rFonts w:ascii="Times New Roman" w:hint="eastAsia"/>
          <w:sz w:val="22"/>
          <w:szCs w:val="22"/>
        </w:rPr>
        <w:t>부동산의</w:t>
      </w:r>
      <w:r w:rsidR="00C02BCB" w:rsidRPr="006F2E8B">
        <w:rPr>
          <w:rFonts w:ascii="Times New Roman"/>
          <w:sz w:val="22"/>
          <w:szCs w:val="22"/>
        </w:rPr>
        <w:t xml:space="preserve"> </w:t>
      </w:r>
      <w:r w:rsidR="00C02BCB" w:rsidRPr="006F2E8B">
        <w:rPr>
          <w:rFonts w:ascii="Times New Roman" w:hint="eastAsia"/>
          <w:sz w:val="22"/>
          <w:szCs w:val="22"/>
        </w:rPr>
        <w:t>임대차계약의</w:t>
      </w:r>
      <w:r w:rsidR="00C02BCB" w:rsidRPr="006F2E8B">
        <w:rPr>
          <w:rFonts w:ascii="Times New Roman"/>
          <w:sz w:val="22"/>
          <w:szCs w:val="22"/>
        </w:rPr>
        <w:t xml:space="preserve"> </w:t>
      </w:r>
      <w:r w:rsidR="00C02BCB" w:rsidRPr="006F2E8B">
        <w:rPr>
          <w:rFonts w:ascii="Times New Roman" w:hint="eastAsia"/>
          <w:sz w:val="22"/>
          <w:szCs w:val="22"/>
        </w:rPr>
        <w:t>임대차보증금</w:t>
      </w:r>
      <w:r w:rsidR="00C02BCB" w:rsidRPr="006F2E8B">
        <w:rPr>
          <w:rFonts w:ascii="Times New Roman"/>
          <w:sz w:val="22"/>
          <w:szCs w:val="22"/>
        </w:rPr>
        <w:t xml:space="preserve"> </w:t>
      </w:r>
      <w:r w:rsidR="00C02BCB" w:rsidRPr="006F2E8B">
        <w:rPr>
          <w:rFonts w:ascii="Times New Roman" w:hint="eastAsia"/>
          <w:sz w:val="22"/>
          <w:szCs w:val="22"/>
        </w:rPr>
        <w:t>반환을</w:t>
      </w:r>
      <w:r w:rsidR="00C02BCB" w:rsidRPr="006F2E8B">
        <w:rPr>
          <w:rFonts w:ascii="Times New Roman"/>
          <w:sz w:val="22"/>
          <w:szCs w:val="22"/>
        </w:rPr>
        <w:t xml:space="preserve"> </w:t>
      </w:r>
      <w:r w:rsidR="00C02BCB" w:rsidRPr="006F2E8B">
        <w:rPr>
          <w:rFonts w:ascii="Times New Roman" w:hint="eastAsia"/>
          <w:sz w:val="22"/>
          <w:szCs w:val="22"/>
        </w:rPr>
        <w:t>위한</w:t>
      </w:r>
      <w:r w:rsidR="00C02BCB" w:rsidRPr="006F2E8B">
        <w:rPr>
          <w:rFonts w:ascii="Times New Roman"/>
          <w:sz w:val="22"/>
          <w:szCs w:val="22"/>
        </w:rPr>
        <w:t xml:space="preserve"> </w:t>
      </w:r>
      <w:r w:rsidR="00C02BCB" w:rsidRPr="006F2E8B">
        <w:rPr>
          <w:rFonts w:ascii="Times New Roman" w:hint="eastAsia"/>
          <w:sz w:val="22"/>
          <w:szCs w:val="22"/>
        </w:rPr>
        <w:t>차입에</w:t>
      </w:r>
      <w:r w:rsidR="00C02BCB" w:rsidRPr="006F2E8B">
        <w:rPr>
          <w:rFonts w:ascii="Times New Roman"/>
          <w:sz w:val="22"/>
          <w:szCs w:val="22"/>
        </w:rPr>
        <w:t xml:space="preserve"> </w:t>
      </w:r>
      <w:r w:rsidR="00C02BCB" w:rsidRPr="006F2E8B">
        <w:rPr>
          <w:rFonts w:ascii="Times New Roman" w:hint="eastAsia"/>
          <w:sz w:val="22"/>
          <w:szCs w:val="22"/>
        </w:rPr>
        <w:t>따른</w:t>
      </w:r>
      <w:r w:rsidR="00C02BCB" w:rsidRPr="006F2E8B">
        <w:rPr>
          <w:rFonts w:ascii="Times New Roman"/>
          <w:sz w:val="22"/>
          <w:szCs w:val="22"/>
        </w:rPr>
        <w:t xml:space="preserve"> </w:t>
      </w:r>
      <w:r w:rsidR="00C02BCB" w:rsidRPr="006F2E8B">
        <w:rPr>
          <w:rFonts w:ascii="Times New Roman" w:hint="eastAsia"/>
          <w:sz w:val="22"/>
          <w:szCs w:val="22"/>
        </w:rPr>
        <w:t>채무</w:t>
      </w:r>
      <w:r w:rsidR="00B51F01">
        <w:rPr>
          <w:rFonts w:ascii="Times New Roman" w:hint="eastAsia"/>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법률의</w:t>
      </w:r>
      <w:r w:rsidR="00C02BCB" w:rsidRPr="00BA6764">
        <w:rPr>
          <w:rFonts w:ascii="Times New Roman"/>
          <w:sz w:val="22"/>
          <w:szCs w:val="22"/>
        </w:rPr>
        <w:t xml:space="preserve"> </w:t>
      </w:r>
      <w:r w:rsidR="00C02BCB" w:rsidRPr="00BA6764">
        <w:rPr>
          <w:rFonts w:ascii="Times New Roman"/>
          <w:sz w:val="22"/>
          <w:szCs w:val="22"/>
        </w:rPr>
        <w:t>규정에</w:t>
      </w:r>
      <w:r w:rsidR="00C02BCB" w:rsidRPr="00BA6764">
        <w:rPr>
          <w:rFonts w:ascii="Times New Roman"/>
          <w:sz w:val="22"/>
          <w:szCs w:val="22"/>
        </w:rPr>
        <w:t xml:space="preserve"> </w:t>
      </w:r>
      <w:r w:rsidR="00C02BCB" w:rsidRPr="00BA6764">
        <w:rPr>
          <w:rFonts w:ascii="Times New Roman"/>
          <w:sz w:val="22"/>
          <w:szCs w:val="22"/>
        </w:rPr>
        <w:t>의해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자본금</w:t>
      </w:r>
      <w:r w:rsidR="008B09DF" w:rsidRPr="008B09DF">
        <w:rPr>
          <w:rFonts w:ascii="Times New Roman"/>
          <w:sz w:val="22"/>
          <w:szCs w:val="22"/>
        </w:rPr>
        <w:t xml:space="preserve"> </w:t>
      </w:r>
      <w:r w:rsidR="008B09DF" w:rsidRPr="008B09DF">
        <w:rPr>
          <w:rFonts w:ascii="Times New Roman"/>
          <w:sz w:val="22"/>
          <w:szCs w:val="22"/>
        </w:rPr>
        <w:t>모집과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체결하는</w:t>
      </w:r>
      <w:r w:rsidR="008B09DF" w:rsidRPr="008B09DF">
        <w:rPr>
          <w:rFonts w:ascii="Times New Roman"/>
          <w:sz w:val="22"/>
          <w:szCs w:val="22"/>
        </w:rPr>
        <w:t xml:space="preserve"> </w:t>
      </w:r>
      <w:r w:rsidR="008B09DF" w:rsidRPr="008B09DF">
        <w:rPr>
          <w:rFonts w:ascii="Times New Roman"/>
          <w:sz w:val="22"/>
          <w:szCs w:val="22"/>
        </w:rPr>
        <w:t>금융계약에</w:t>
      </w:r>
      <w:r w:rsidR="008B09DF" w:rsidRPr="008B09DF">
        <w:rPr>
          <w:rFonts w:ascii="Times New Roman"/>
          <w:sz w:val="22"/>
          <w:szCs w:val="22"/>
        </w:rPr>
        <w:t xml:space="preserve"> </w:t>
      </w:r>
      <w:r w:rsidR="008B09DF" w:rsidRPr="008B09DF">
        <w:rPr>
          <w:rFonts w:ascii="Times New Roman"/>
          <w:sz w:val="22"/>
          <w:szCs w:val="22"/>
        </w:rPr>
        <w:t>의해</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이와</w:t>
      </w:r>
      <w:r w:rsidR="008B09DF" w:rsidRPr="008B09DF">
        <w:rPr>
          <w:rFonts w:ascii="Times New Roman"/>
          <w:sz w:val="22"/>
          <w:szCs w:val="22"/>
        </w:rPr>
        <w:t xml:space="preserve"> </w:t>
      </w:r>
      <w:r w:rsidR="008B09DF" w:rsidRPr="008B09DF">
        <w:rPr>
          <w:rFonts w:ascii="Times New Roman"/>
          <w:sz w:val="22"/>
          <w:szCs w:val="22"/>
        </w:rPr>
        <w:t>유사한</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신용을</w:t>
      </w:r>
      <w:r w:rsidR="008B09DF" w:rsidRPr="008B09DF">
        <w:rPr>
          <w:rFonts w:ascii="Times New Roman"/>
          <w:sz w:val="22"/>
          <w:szCs w:val="22"/>
        </w:rPr>
        <w:t xml:space="preserve"> </w:t>
      </w:r>
      <w:r w:rsidR="008B09DF" w:rsidRPr="008B09DF">
        <w:rPr>
          <w:rFonts w:ascii="Times New Roman"/>
          <w:sz w:val="22"/>
          <w:szCs w:val="22"/>
        </w:rPr>
        <w:t>활용한</w:t>
      </w:r>
      <w:r w:rsidR="008B09DF" w:rsidRPr="008B09DF">
        <w:rPr>
          <w:rFonts w:ascii="Times New Roman"/>
          <w:sz w:val="22"/>
          <w:szCs w:val="22"/>
        </w:rPr>
        <w:t xml:space="preserve"> </w:t>
      </w:r>
      <w:r w:rsidR="008B09DF" w:rsidRPr="008B09DF">
        <w:rPr>
          <w:rFonts w:ascii="Times New Roman"/>
          <w:sz w:val="22"/>
          <w:szCs w:val="22"/>
        </w:rPr>
        <w:t>사채발행</w:t>
      </w:r>
      <w:r w:rsidR="008B09DF" w:rsidRPr="008B09DF">
        <w:rPr>
          <w:rFonts w:ascii="Times New Roman"/>
          <w:sz w:val="22"/>
          <w:szCs w:val="22"/>
        </w:rPr>
        <w:t xml:space="preserve"> </w:t>
      </w:r>
      <w:r w:rsidR="008B09DF" w:rsidRPr="008B09DF">
        <w:rPr>
          <w:rFonts w:ascii="Times New Roman"/>
          <w:sz w:val="22"/>
          <w:szCs w:val="22"/>
        </w:rPr>
        <w:t>등</w:t>
      </w:r>
      <w:r w:rsidR="008B09DF" w:rsidRPr="008B09DF">
        <w:rPr>
          <w:rFonts w:ascii="Times New Roman"/>
          <w:sz w:val="22"/>
          <w:szCs w:val="22"/>
        </w:rPr>
        <w:t xml:space="preserve"> </w:t>
      </w:r>
      <w:r w:rsidR="008B09DF" w:rsidRPr="008B09DF">
        <w:rPr>
          <w:rFonts w:ascii="Times New Roman"/>
          <w:sz w:val="22"/>
          <w:szCs w:val="22"/>
        </w:rPr>
        <w:t>포함</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피담보채무</w:t>
      </w:r>
      <w:r w:rsidR="008B09DF" w:rsidRPr="008B09DF">
        <w:rPr>
          <w:rFonts w:ascii="Times New Roman"/>
          <w:sz w:val="22"/>
          <w:szCs w:val="22"/>
        </w:rPr>
        <w:t xml:space="preserve"> </w:t>
      </w:r>
      <w:r w:rsidR="008B09DF" w:rsidRPr="008B09DF">
        <w:rPr>
          <w:rFonts w:ascii="Times New Roman"/>
          <w:sz w:val="22"/>
          <w:szCs w:val="22"/>
        </w:rPr>
        <w:t>전액의</w:t>
      </w:r>
      <w:r w:rsidR="008B09DF" w:rsidRPr="008B09DF">
        <w:rPr>
          <w:rFonts w:ascii="Times New Roman"/>
          <w:sz w:val="22"/>
          <w:szCs w:val="22"/>
        </w:rPr>
        <w:t xml:space="preserve"> </w:t>
      </w:r>
      <w:r w:rsidR="008B09DF" w:rsidRPr="008B09DF">
        <w:rPr>
          <w:rFonts w:ascii="Times New Roman"/>
          <w:sz w:val="22"/>
          <w:szCs w:val="22"/>
        </w:rPr>
        <w:t>상환</w:t>
      </w:r>
      <w:r w:rsidR="008B09DF" w:rsidRPr="008B09DF">
        <w:rPr>
          <w:rFonts w:ascii="Times New Roman"/>
          <w:sz w:val="22"/>
          <w:szCs w:val="22"/>
        </w:rPr>
        <w:t>(</w:t>
      </w:r>
      <w:r w:rsidR="008B09DF" w:rsidRPr="008B09DF">
        <w:rPr>
          <w:rFonts w:ascii="Times New Roman"/>
          <w:sz w:val="22"/>
          <w:szCs w:val="22"/>
        </w:rPr>
        <w:t>리</w:t>
      </w:r>
      <w:r w:rsidR="008B09DF" w:rsidRPr="008B09DF">
        <w:rPr>
          <w:rFonts w:ascii="Times New Roman"/>
          <w:sz w:val="22"/>
          <w:szCs w:val="22"/>
        </w:rPr>
        <w:lastRenderedPageBreak/>
        <w:t>파이낸싱</w:t>
      </w:r>
      <w:r w:rsidR="008B09DF" w:rsidRPr="008B09DF">
        <w:rPr>
          <w:rFonts w:ascii="Times New Roman"/>
          <w:sz w:val="22"/>
          <w:szCs w:val="22"/>
        </w:rPr>
        <w:t>)</w:t>
      </w:r>
      <w:r w:rsidR="008B09DF" w:rsidRPr="008B09DF">
        <w:rPr>
          <w:rFonts w:ascii="Times New Roman"/>
          <w:sz w:val="22"/>
          <w:szCs w:val="22"/>
        </w:rPr>
        <w:t>을</w:t>
      </w:r>
      <w:r w:rsidR="008B09DF" w:rsidRPr="008B09DF">
        <w:rPr>
          <w:rFonts w:ascii="Times New Roman"/>
          <w:sz w:val="22"/>
          <w:szCs w:val="22"/>
        </w:rPr>
        <w:t xml:space="preserve"> </w:t>
      </w:r>
      <w:r w:rsidR="008B09DF" w:rsidRPr="008B09DF">
        <w:rPr>
          <w:rFonts w:ascii="Times New Roman"/>
          <w:sz w:val="22"/>
          <w:szCs w:val="22"/>
        </w:rPr>
        <w:t>위한</w:t>
      </w:r>
      <w:r w:rsidR="008B09DF" w:rsidRPr="008B09DF">
        <w:rPr>
          <w:rFonts w:ascii="Times New Roman"/>
          <w:sz w:val="22"/>
          <w:szCs w:val="22"/>
        </w:rPr>
        <w:t xml:space="preserve"> </w:t>
      </w:r>
      <w:r w:rsidR="008B09DF" w:rsidRPr="008B09DF">
        <w:rPr>
          <w:rFonts w:ascii="Times New Roman"/>
          <w:sz w:val="22"/>
          <w:szCs w:val="22"/>
        </w:rPr>
        <w:t>차입으로서</w:t>
      </w:r>
      <w:r w:rsidR="008B09DF" w:rsidRPr="008B09DF">
        <w:rPr>
          <w:rFonts w:ascii="Times New Roman"/>
          <w:sz w:val="22"/>
          <w:szCs w:val="22"/>
        </w:rPr>
        <w:t xml:space="preserve"> </w:t>
      </w:r>
      <w:r w:rsidR="008B09DF" w:rsidRPr="008B09DF">
        <w:rPr>
          <w:rFonts w:ascii="Times New Roman"/>
          <w:sz w:val="22"/>
          <w:szCs w:val="22"/>
        </w:rPr>
        <w:t>그</w:t>
      </w:r>
      <w:r w:rsidR="008B09DF" w:rsidRPr="008B09DF">
        <w:rPr>
          <w:rFonts w:ascii="Times New Roman"/>
          <w:sz w:val="22"/>
          <w:szCs w:val="22"/>
        </w:rPr>
        <w:t xml:space="preserve"> </w:t>
      </w:r>
      <w:r w:rsidR="008B09DF" w:rsidRPr="008B09DF">
        <w:rPr>
          <w:rFonts w:ascii="Times New Roman"/>
          <w:sz w:val="22"/>
          <w:szCs w:val="22"/>
        </w:rPr>
        <w:t>차입금이</w:t>
      </w:r>
      <w:r w:rsidR="008B09DF" w:rsidRPr="008B09DF">
        <w:rPr>
          <w:rFonts w:ascii="Times New Roman"/>
          <w:sz w:val="22"/>
          <w:szCs w:val="22"/>
        </w:rPr>
        <w:t xml:space="preserve"> </w:t>
      </w:r>
      <w:r w:rsidR="008B09DF" w:rsidRPr="008B09DF">
        <w:rPr>
          <w:rFonts w:ascii="Times New Roman"/>
          <w:sz w:val="22"/>
          <w:szCs w:val="22"/>
        </w:rPr>
        <w:t>인출과</w:t>
      </w:r>
      <w:r w:rsidR="008B09DF" w:rsidRPr="008B09DF">
        <w:rPr>
          <w:rFonts w:ascii="Times New Roman"/>
          <w:sz w:val="22"/>
          <w:szCs w:val="22"/>
        </w:rPr>
        <w:t xml:space="preserve"> </w:t>
      </w:r>
      <w:r w:rsidR="008B09DF" w:rsidRPr="008B09DF">
        <w:rPr>
          <w:rFonts w:ascii="Times New Roman"/>
          <w:sz w:val="22"/>
          <w:szCs w:val="22"/>
        </w:rPr>
        <w:t>동시에</w:t>
      </w:r>
      <w:r w:rsidR="008B09DF" w:rsidRPr="008B09DF">
        <w:rPr>
          <w:rFonts w:ascii="Times New Roman"/>
          <w:sz w:val="22"/>
          <w:szCs w:val="22"/>
        </w:rPr>
        <w:t xml:space="preserve"> </w:t>
      </w:r>
      <w:r w:rsidR="008B09DF" w:rsidRPr="008B09DF">
        <w:rPr>
          <w:rFonts w:ascii="Times New Roman"/>
          <w:sz w:val="22"/>
          <w:szCs w:val="22"/>
        </w:rPr>
        <w:t>피담보채무의</w:t>
      </w:r>
      <w:r w:rsidR="008B09DF" w:rsidRPr="008B09DF">
        <w:rPr>
          <w:rFonts w:ascii="Times New Roman"/>
          <w:sz w:val="22"/>
          <w:szCs w:val="22"/>
        </w:rPr>
        <w:t xml:space="preserve"> </w:t>
      </w:r>
      <w:r w:rsidR="008B09DF" w:rsidRPr="008B09DF">
        <w:rPr>
          <w:rFonts w:ascii="Times New Roman"/>
          <w:sz w:val="22"/>
          <w:szCs w:val="22"/>
        </w:rPr>
        <w:t>상환에</w:t>
      </w:r>
      <w:r w:rsidR="008B09DF" w:rsidRPr="008B09DF">
        <w:rPr>
          <w:rFonts w:ascii="Times New Roman"/>
          <w:sz w:val="22"/>
          <w:szCs w:val="22"/>
        </w:rPr>
        <w:t xml:space="preserve"> </w:t>
      </w:r>
      <w:r w:rsidR="008B09DF" w:rsidRPr="008B09DF">
        <w:rPr>
          <w:rFonts w:ascii="Times New Roman"/>
          <w:sz w:val="22"/>
          <w:szCs w:val="22"/>
        </w:rPr>
        <w:t>사용되는</w:t>
      </w:r>
      <w:r w:rsidR="008B09DF" w:rsidRPr="008B09DF">
        <w:rPr>
          <w:rFonts w:ascii="Times New Roman"/>
          <w:sz w:val="22"/>
          <w:szCs w:val="22"/>
        </w:rPr>
        <w:t xml:space="preserve"> </w:t>
      </w:r>
      <w:r w:rsidR="008B09DF" w:rsidRPr="008B09DF">
        <w:rPr>
          <w:rFonts w:ascii="Times New Roman"/>
          <w:sz w:val="22"/>
          <w:szCs w:val="22"/>
        </w:rPr>
        <w:t>것</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허용된</w:t>
      </w:r>
      <w:r w:rsidR="008B09DF" w:rsidRPr="008B09DF">
        <w:rPr>
          <w:rFonts w:ascii="Times New Roman"/>
          <w:sz w:val="22"/>
          <w:szCs w:val="22"/>
        </w:rPr>
        <w:t xml:space="preserve"> </w:t>
      </w:r>
      <w:r w:rsidR="008B09DF" w:rsidRPr="008B09DF">
        <w:rPr>
          <w:rFonts w:ascii="Times New Roman"/>
          <w:sz w:val="22"/>
          <w:szCs w:val="22"/>
        </w:rPr>
        <w:t>부담과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채무</w:t>
      </w:r>
      <w:r w:rsidR="008B09DF" w:rsidRPr="008B09DF">
        <w:rPr>
          <w:rFonts w:ascii="Times New Roman"/>
          <w:sz w:val="22"/>
          <w:szCs w:val="22"/>
        </w:rPr>
        <w:t>”)</w:t>
      </w:r>
      <w:r w:rsidR="008B09DF" w:rsidRPr="008B09DF">
        <w:rPr>
          <w:rFonts w:ascii="Times New Roman"/>
          <w:sz w:val="22"/>
          <w:szCs w:val="22"/>
        </w:rPr>
        <w:t>의</w:t>
      </w:r>
      <w:r w:rsidR="008B09DF" w:rsidRPr="008B09DF">
        <w:rPr>
          <w:rFonts w:ascii="Times New Roman"/>
          <w:sz w:val="22"/>
          <w:szCs w:val="22"/>
        </w:rPr>
        <w:t xml:space="preserve"> </w:t>
      </w:r>
      <w:r w:rsidR="008B09DF" w:rsidRPr="008B09DF">
        <w:rPr>
          <w:rFonts w:ascii="Times New Roman"/>
          <w:sz w:val="22"/>
          <w:szCs w:val="22"/>
        </w:rPr>
        <w:t>경우에는</w:t>
      </w:r>
      <w:r w:rsidR="008B09DF" w:rsidRPr="008B09DF">
        <w:rPr>
          <w:rFonts w:ascii="Times New Roman"/>
          <w:sz w:val="22"/>
          <w:szCs w:val="22"/>
        </w:rPr>
        <w:t xml:space="preserve"> </w:t>
      </w:r>
      <w:r w:rsidR="008B09DF" w:rsidRPr="008B09DF">
        <w:rPr>
          <w:rFonts w:ascii="Times New Roman"/>
          <w:sz w:val="22"/>
          <w:szCs w:val="22"/>
        </w:rPr>
        <w:t>대주의</w:t>
      </w:r>
      <w:r w:rsidR="008B09DF" w:rsidRPr="008B09DF">
        <w:rPr>
          <w:rFonts w:ascii="Times New Roman"/>
          <w:sz w:val="22"/>
          <w:szCs w:val="22"/>
        </w:rPr>
        <w:t xml:space="preserve"> </w:t>
      </w:r>
      <w:r w:rsidR="008B09DF" w:rsidRPr="008B09DF">
        <w:rPr>
          <w:rFonts w:ascii="Times New Roman"/>
          <w:sz w:val="22"/>
          <w:szCs w:val="22"/>
        </w:rPr>
        <w:t>사전</w:t>
      </w:r>
      <w:r w:rsidR="008B09DF" w:rsidRPr="008B09DF">
        <w:rPr>
          <w:rFonts w:ascii="Times New Roman"/>
          <w:sz w:val="22"/>
          <w:szCs w:val="22"/>
        </w:rPr>
        <w:t xml:space="preserve"> </w:t>
      </w:r>
      <w:r w:rsidR="008B09DF" w:rsidRPr="008B09DF">
        <w:rPr>
          <w:rFonts w:ascii="Times New Roman"/>
          <w:sz w:val="22"/>
          <w:szCs w:val="22"/>
        </w:rPr>
        <w:t>서면동의</w:t>
      </w:r>
      <w:r w:rsidR="008B09DF" w:rsidRPr="008B09DF">
        <w:rPr>
          <w:rFonts w:ascii="Times New Roman"/>
          <w:sz w:val="22"/>
          <w:szCs w:val="22"/>
        </w:rPr>
        <w:t xml:space="preserve"> </w:t>
      </w:r>
      <w:r w:rsidR="008B09DF" w:rsidRPr="008B09DF">
        <w:rPr>
          <w:rFonts w:ascii="Times New Roman"/>
          <w:sz w:val="22"/>
          <w:szCs w:val="22"/>
        </w:rPr>
        <w:t>없이</w:t>
      </w:r>
      <w:r w:rsidR="008B09DF" w:rsidRPr="008B09DF">
        <w:rPr>
          <w:rFonts w:ascii="Times New Roman"/>
          <w:sz w:val="22"/>
          <w:szCs w:val="22"/>
        </w:rPr>
        <w:t xml:space="preserve"> </w:t>
      </w:r>
      <w:r w:rsidR="008B09DF" w:rsidRPr="008B09DF">
        <w:rPr>
          <w:rFonts w:ascii="Times New Roman"/>
          <w:sz w:val="22"/>
          <w:szCs w:val="22"/>
        </w:rPr>
        <w:t>채무를</w:t>
      </w:r>
      <w:r w:rsidR="008B09DF" w:rsidRPr="008B09DF">
        <w:rPr>
          <w:rFonts w:ascii="Times New Roman"/>
          <w:sz w:val="22"/>
          <w:szCs w:val="22"/>
        </w:rPr>
        <w:t xml:space="preserve"> </w:t>
      </w:r>
      <w:r w:rsidR="008B09DF" w:rsidRPr="008B09DF">
        <w:rPr>
          <w:rFonts w:ascii="Times New Roman"/>
          <w:sz w:val="22"/>
          <w:szCs w:val="22"/>
        </w:rPr>
        <w:t>부담할</w:t>
      </w:r>
      <w:r w:rsidR="008B09DF" w:rsidRPr="008B09DF">
        <w:rPr>
          <w:rFonts w:ascii="Times New Roman"/>
          <w:sz w:val="22"/>
          <w:szCs w:val="22"/>
        </w:rPr>
        <w:t xml:space="preserve"> </w:t>
      </w:r>
      <w:r w:rsidR="008B09DF" w:rsidRPr="008B09DF">
        <w:rPr>
          <w:rFonts w:ascii="Times New Roman"/>
          <w:sz w:val="22"/>
          <w:szCs w:val="22"/>
        </w:rPr>
        <w:t>수</w:t>
      </w:r>
      <w:r w:rsidR="008B09DF" w:rsidRPr="008B09DF">
        <w:rPr>
          <w:rFonts w:ascii="Times New Roman"/>
          <w:sz w:val="22"/>
          <w:szCs w:val="22"/>
        </w:rPr>
        <w:t xml:space="preserve"> </w:t>
      </w:r>
      <w:r w:rsidR="008B09DF" w:rsidRPr="008B09DF">
        <w:rPr>
          <w:rFonts w:ascii="Times New Roman"/>
          <w:sz w:val="22"/>
          <w:szCs w:val="22"/>
        </w:rPr>
        <w:t>있다</w:t>
      </w:r>
      <w:r w:rsidR="008B09DF" w:rsidRPr="008B09DF">
        <w:rPr>
          <w:rFonts w:ascii="Times New Roman"/>
          <w:sz w:val="22"/>
          <w:szCs w:val="22"/>
        </w:rPr>
        <w:t>.</w:t>
      </w:r>
      <w:del w:id="811" w:author="BKL" w:date="2026-10-12T20:10:00Z" w16du:dateUtc="2026-10-12T11:10:00Z">
        <w:r w:rsidR="000E22B2" w:rsidDel="009242CF">
          <w:rPr>
            <w:rFonts w:ascii="Times New Roman" w:hint="eastAsia"/>
            <w:sz w:val="22"/>
            <w:szCs w:val="22"/>
          </w:rPr>
          <w:delText xml:space="preserve"> </w:delText>
        </w:r>
        <w:r w:rsidR="000E22B2" w:rsidRPr="000E22B2" w:rsidDel="009242CF">
          <w:rPr>
            <w:rFonts w:ascii="Times New Roman" w:hint="eastAsia"/>
            <w:sz w:val="22"/>
            <w:szCs w:val="22"/>
            <w:highlight w:val="yellow"/>
          </w:rPr>
          <w:delText xml:space="preserve">[BKL Note: </w:delText>
        </w:r>
        <w:r w:rsidR="000E22B2" w:rsidRPr="000E22B2" w:rsidDel="009242CF">
          <w:rPr>
            <w:rFonts w:ascii="Times New Roman"/>
            <w:sz w:val="22"/>
            <w:szCs w:val="22"/>
            <w:highlight w:val="yellow"/>
          </w:rPr>
          <w:delText>본건</w:delText>
        </w:r>
        <w:r w:rsidR="000E22B2" w:rsidRPr="000E22B2" w:rsidDel="009242CF">
          <w:rPr>
            <w:rFonts w:ascii="Times New Roman"/>
            <w:sz w:val="22"/>
            <w:szCs w:val="22"/>
            <w:highlight w:val="yellow"/>
          </w:rPr>
          <w:delText xml:space="preserve"> </w:delText>
        </w:r>
        <w:r w:rsidR="000E22B2" w:rsidRPr="000E22B2" w:rsidDel="009242CF">
          <w:rPr>
            <w:rFonts w:ascii="Times New Roman"/>
            <w:sz w:val="22"/>
            <w:szCs w:val="22"/>
            <w:highlight w:val="yellow"/>
          </w:rPr>
          <w:delText>매매계약에</w:delText>
        </w:r>
        <w:r w:rsidR="000E22B2" w:rsidRPr="000E22B2" w:rsidDel="009242CF">
          <w:rPr>
            <w:rFonts w:ascii="Times New Roman"/>
            <w:sz w:val="22"/>
            <w:szCs w:val="22"/>
            <w:highlight w:val="yellow"/>
          </w:rPr>
          <w:delText xml:space="preserve"> </w:delText>
        </w:r>
        <w:r w:rsidR="000E22B2" w:rsidRPr="000E22B2" w:rsidDel="009242CF">
          <w:rPr>
            <w:rFonts w:ascii="Times New Roman"/>
            <w:sz w:val="22"/>
            <w:szCs w:val="22"/>
            <w:highlight w:val="yellow"/>
          </w:rPr>
          <w:delText>따른</w:delText>
        </w:r>
        <w:r w:rsidR="000E22B2" w:rsidRPr="000E22B2" w:rsidDel="009242CF">
          <w:rPr>
            <w:rFonts w:ascii="Times New Roman"/>
            <w:sz w:val="22"/>
            <w:szCs w:val="22"/>
            <w:highlight w:val="yellow"/>
          </w:rPr>
          <w:delText xml:space="preserve"> </w:delText>
        </w:r>
        <w:r w:rsidR="000E22B2" w:rsidRPr="000E22B2" w:rsidDel="009242CF">
          <w:rPr>
            <w:rFonts w:ascii="Times New Roman"/>
            <w:sz w:val="22"/>
            <w:szCs w:val="22"/>
            <w:highlight w:val="yellow"/>
          </w:rPr>
          <w:delText>채무가</w:delText>
        </w:r>
        <w:r w:rsidR="000E22B2" w:rsidRPr="000E22B2" w:rsidDel="009242CF">
          <w:rPr>
            <w:rFonts w:ascii="Times New Roman"/>
            <w:sz w:val="22"/>
            <w:szCs w:val="22"/>
            <w:highlight w:val="yellow"/>
          </w:rPr>
          <w:delText xml:space="preserve"> </w:delText>
        </w:r>
        <w:r w:rsidR="000E22B2" w:rsidRPr="000E22B2" w:rsidDel="009242CF">
          <w:rPr>
            <w:rFonts w:ascii="Times New Roman"/>
            <w:sz w:val="22"/>
            <w:szCs w:val="22"/>
            <w:highlight w:val="yellow"/>
          </w:rPr>
          <w:delText>허용된</w:delText>
        </w:r>
        <w:r w:rsidR="000E22B2" w:rsidRPr="000E22B2" w:rsidDel="009242CF">
          <w:rPr>
            <w:rFonts w:ascii="Times New Roman"/>
            <w:sz w:val="22"/>
            <w:szCs w:val="22"/>
            <w:highlight w:val="yellow"/>
          </w:rPr>
          <w:delText xml:space="preserve"> </w:delText>
        </w:r>
        <w:r w:rsidR="000E22B2" w:rsidRPr="000E22B2" w:rsidDel="009242CF">
          <w:rPr>
            <w:rFonts w:ascii="Times New Roman"/>
            <w:sz w:val="22"/>
            <w:szCs w:val="22"/>
            <w:highlight w:val="yellow"/>
          </w:rPr>
          <w:delText>채무에</w:delText>
        </w:r>
        <w:r w:rsidR="000E22B2" w:rsidRPr="000E22B2" w:rsidDel="009242CF">
          <w:rPr>
            <w:rFonts w:ascii="Times New Roman"/>
            <w:sz w:val="22"/>
            <w:szCs w:val="22"/>
            <w:highlight w:val="yellow"/>
          </w:rPr>
          <w:delText xml:space="preserve"> </w:delText>
        </w:r>
        <w:r w:rsidR="000E22B2" w:rsidRPr="000E22B2" w:rsidDel="009242CF">
          <w:rPr>
            <w:rFonts w:ascii="Times New Roman"/>
            <w:sz w:val="22"/>
            <w:szCs w:val="22"/>
            <w:highlight w:val="yellow"/>
          </w:rPr>
          <w:delText>명시되어</w:delText>
        </w:r>
        <w:r w:rsidR="000E22B2" w:rsidRPr="000E22B2" w:rsidDel="009242CF">
          <w:rPr>
            <w:rFonts w:ascii="Times New Roman"/>
            <w:sz w:val="22"/>
            <w:szCs w:val="22"/>
            <w:highlight w:val="yellow"/>
          </w:rPr>
          <w:delText xml:space="preserve"> </w:delText>
        </w:r>
        <w:r w:rsidR="000E22B2" w:rsidRPr="000E22B2" w:rsidDel="009242CF">
          <w:rPr>
            <w:rFonts w:ascii="Times New Roman"/>
            <w:sz w:val="22"/>
            <w:szCs w:val="22"/>
            <w:highlight w:val="yellow"/>
          </w:rPr>
          <w:delText>있지</w:delText>
        </w:r>
        <w:r w:rsidR="000E22B2" w:rsidRPr="000E22B2" w:rsidDel="009242CF">
          <w:rPr>
            <w:rFonts w:ascii="Times New Roman"/>
            <w:sz w:val="22"/>
            <w:szCs w:val="22"/>
            <w:highlight w:val="yellow"/>
          </w:rPr>
          <w:delText xml:space="preserve"> </w:delText>
        </w:r>
        <w:r w:rsidR="000E22B2" w:rsidRPr="000E22B2" w:rsidDel="009242CF">
          <w:rPr>
            <w:rFonts w:ascii="Times New Roman"/>
            <w:sz w:val="22"/>
            <w:szCs w:val="22"/>
            <w:highlight w:val="yellow"/>
          </w:rPr>
          <w:delText>않</w:delText>
        </w:r>
        <w:r w:rsidR="000E22B2" w:rsidRPr="000E22B2" w:rsidDel="009242CF">
          <w:rPr>
            <w:rFonts w:ascii="Times New Roman" w:hint="eastAsia"/>
            <w:sz w:val="22"/>
            <w:szCs w:val="22"/>
            <w:highlight w:val="yellow"/>
          </w:rPr>
          <w:delText>아</w:delText>
        </w:r>
        <w:r w:rsidR="000E22B2" w:rsidRPr="000E22B2" w:rsidDel="009242CF">
          <w:rPr>
            <w:rFonts w:ascii="Times New Roman" w:hint="eastAsia"/>
            <w:sz w:val="22"/>
            <w:szCs w:val="22"/>
            <w:highlight w:val="yellow"/>
          </w:rPr>
          <w:delText xml:space="preserve"> </w:delText>
        </w:r>
        <w:r w:rsidR="000E22B2" w:rsidRPr="000E22B2" w:rsidDel="009242CF">
          <w:rPr>
            <w:rFonts w:ascii="Times New Roman" w:hint="eastAsia"/>
            <w:sz w:val="22"/>
            <w:szCs w:val="22"/>
            <w:highlight w:val="yellow"/>
          </w:rPr>
          <w:delText>이를</w:delText>
        </w:r>
        <w:r w:rsidR="000E22B2" w:rsidRPr="000E22B2" w:rsidDel="009242CF">
          <w:rPr>
            <w:rFonts w:ascii="Times New Roman" w:hint="eastAsia"/>
            <w:sz w:val="22"/>
            <w:szCs w:val="22"/>
            <w:highlight w:val="yellow"/>
          </w:rPr>
          <w:delText xml:space="preserve"> </w:delText>
        </w:r>
        <w:r w:rsidR="000E22B2" w:rsidRPr="000E22B2" w:rsidDel="009242CF">
          <w:rPr>
            <w:rFonts w:ascii="Times New Roman" w:hint="eastAsia"/>
            <w:sz w:val="22"/>
            <w:szCs w:val="22"/>
            <w:highlight w:val="yellow"/>
          </w:rPr>
          <w:delText>추가하였습니다</w:delText>
        </w:r>
        <w:r w:rsidR="000E22B2" w:rsidRPr="000E22B2" w:rsidDel="009242CF">
          <w:rPr>
            <w:rFonts w:ascii="Times New Roman" w:hint="eastAsia"/>
            <w:sz w:val="22"/>
            <w:szCs w:val="22"/>
            <w:highlight w:val="yellow"/>
          </w:rPr>
          <w:delText>.]</w:delText>
        </w:r>
      </w:del>
    </w:p>
    <w:p w14:paraId="6FAE14FA" w14:textId="3B3969AD" w:rsidR="00C72741" w:rsidRPr="00041FEC" w:rsidRDefault="00C72741" w:rsidP="003C488D">
      <w:pPr>
        <w:adjustRightInd w:val="0"/>
        <w:snapToGrid w:val="0"/>
        <w:spacing w:line="400" w:lineRule="exact"/>
        <w:ind w:left="567"/>
        <w:rPr>
          <w:rFonts w:ascii="Times New Roman"/>
          <w:sz w:val="22"/>
          <w:szCs w:val="22"/>
        </w:rPr>
      </w:pPr>
    </w:p>
    <w:p w14:paraId="0467A1B3" w14:textId="2ED8C8C4" w:rsidR="00C72741" w:rsidRPr="00E2589E" w:rsidRDefault="002D17B1" w:rsidP="00126DD8">
      <w:pPr>
        <w:numPr>
          <w:ilvl w:val="0"/>
          <w:numId w:val="50"/>
        </w:numPr>
        <w:adjustRightInd w:val="0"/>
        <w:snapToGrid w:val="0"/>
        <w:spacing w:line="400" w:lineRule="exact"/>
        <w:rPr>
          <w:rFonts w:ascii="Times New Roman"/>
          <w:sz w:val="22"/>
          <w:szCs w:val="22"/>
        </w:rPr>
      </w:pPr>
      <w:r w:rsidRPr="00041FEC">
        <w:rPr>
          <w:rFonts w:ascii="Times New Roman" w:hint="eastAsia"/>
          <w:sz w:val="22"/>
          <w:szCs w:val="22"/>
        </w:rPr>
        <w:t>차주</w:t>
      </w:r>
      <w:r w:rsidR="00B70449" w:rsidRPr="00041FEC">
        <w:rPr>
          <w:rFonts w:ascii="Times New Roman" w:hint="eastAsia"/>
          <w:sz w:val="22"/>
          <w:szCs w:val="22"/>
        </w:rPr>
        <w:t>가</w:t>
      </w:r>
      <w:r w:rsidR="00B70449" w:rsidRPr="00041FEC">
        <w:rPr>
          <w:rFonts w:ascii="Times New Roman"/>
          <w:sz w:val="22"/>
          <w:szCs w:val="22"/>
        </w:rPr>
        <w:t xml:space="preserve"> </w:t>
      </w:r>
      <w:r w:rsidRPr="00041FEC">
        <w:rPr>
          <w:rFonts w:ascii="Times New Roman" w:hint="eastAsia"/>
          <w:sz w:val="22"/>
          <w:szCs w:val="22"/>
        </w:rPr>
        <w:t>차주</w:t>
      </w:r>
      <w:r w:rsidR="00C72741" w:rsidRPr="00041FEC">
        <w:rPr>
          <w:rFonts w:ascii="Times New Roman" w:hint="eastAsia"/>
          <w:sz w:val="22"/>
          <w:szCs w:val="22"/>
        </w:rPr>
        <w:t>로서의</w:t>
      </w:r>
      <w:r w:rsidR="00C72741" w:rsidRPr="00041FEC">
        <w:rPr>
          <w:rFonts w:ascii="Times New Roman"/>
          <w:sz w:val="22"/>
          <w:szCs w:val="22"/>
        </w:rPr>
        <w:t xml:space="preserve"> </w:t>
      </w:r>
      <w:r w:rsidR="00C72741" w:rsidRPr="00041FEC">
        <w:rPr>
          <w:rFonts w:ascii="Times New Roman" w:hint="eastAsia"/>
          <w:sz w:val="22"/>
          <w:szCs w:val="22"/>
        </w:rPr>
        <w:t>채무</w:t>
      </w:r>
      <w:r w:rsidR="00C72741" w:rsidRPr="00041FEC">
        <w:rPr>
          <w:rFonts w:ascii="Times New Roman"/>
          <w:sz w:val="22"/>
          <w:szCs w:val="22"/>
        </w:rPr>
        <w:t>(</w:t>
      </w:r>
      <w:r w:rsidR="00C72741" w:rsidRPr="00041FEC">
        <w:rPr>
          <w:rFonts w:ascii="Times New Roman" w:hint="eastAsia"/>
          <w:sz w:val="22"/>
          <w:szCs w:val="22"/>
        </w:rPr>
        <w:t>보증채무를</w:t>
      </w:r>
      <w:r w:rsidR="00C72741" w:rsidRPr="00041FEC">
        <w:rPr>
          <w:rFonts w:ascii="Times New Roman"/>
          <w:sz w:val="22"/>
          <w:szCs w:val="22"/>
        </w:rPr>
        <w:t xml:space="preserve"> </w:t>
      </w:r>
      <w:r w:rsidR="00C72741" w:rsidRPr="00041FEC">
        <w:rPr>
          <w:rFonts w:ascii="Times New Roman" w:hint="eastAsia"/>
          <w:sz w:val="22"/>
          <w:szCs w:val="22"/>
        </w:rPr>
        <w:t>포함</w:t>
      </w:r>
      <w:r w:rsidR="00C72741" w:rsidRPr="00041FEC">
        <w:rPr>
          <w:rFonts w:ascii="Times New Roman"/>
          <w:sz w:val="22"/>
          <w:szCs w:val="22"/>
        </w:rPr>
        <w:t>)</w:t>
      </w:r>
      <w:r w:rsidR="00C72741" w:rsidRPr="00041FEC">
        <w:rPr>
          <w:rFonts w:ascii="Times New Roman" w:hint="eastAsia"/>
          <w:sz w:val="22"/>
          <w:szCs w:val="22"/>
        </w:rPr>
        <w:t>를</w:t>
      </w:r>
      <w:r w:rsidR="00C72741" w:rsidRPr="00041FEC">
        <w:rPr>
          <w:rFonts w:ascii="Times New Roman"/>
          <w:sz w:val="22"/>
          <w:szCs w:val="22"/>
        </w:rPr>
        <w:t xml:space="preserve"> </w:t>
      </w:r>
      <w:r w:rsidR="00C72741" w:rsidRPr="00041FEC">
        <w:rPr>
          <w:rFonts w:ascii="Times New Roman" w:hint="eastAsia"/>
          <w:sz w:val="22"/>
          <w:szCs w:val="22"/>
        </w:rPr>
        <w:t>담보하기</w:t>
      </w:r>
      <w:r w:rsidR="00C72741" w:rsidRPr="00041FEC">
        <w:rPr>
          <w:rFonts w:ascii="Times New Roman"/>
          <w:sz w:val="22"/>
          <w:szCs w:val="22"/>
        </w:rPr>
        <w:t xml:space="preserve"> </w:t>
      </w:r>
      <w:r w:rsidR="00C72741" w:rsidRPr="00041FEC">
        <w:rPr>
          <w:rFonts w:ascii="Times New Roman" w:hint="eastAsia"/>
          <w:sz w:val="22"/>
          <w:szCs w:val="22"/>
        </w:rPr>
        <w:t>위하여</w:t>
      </w:r>
      <w:r w:rsidR="00311FC5" w:rsidRPr="00041FEC">
        <w:rPr>
          <w:rFonts w:ascii="Times New Roman"/>
          <w:sz w:val="22"/>
          <w:szCs w:val="22"/>
        </w:rPr>
        <w:t xml:space="preserve"> </w:t>
      </w:r>
      <w:r w:rsidR="00311FC5" w:rsidRPr="00041FEC">
        <w:rPr>
          <w:rFonts w:ascii="Times New Roman" w:hint="eastAsia"/>
          <w:sz w:val="22"/>
          <w:szCs w:val="22"/>
        </w:rPr>
        <w:t>본건</w:t>
      </w:r>
      <w:r w:rsidR="00311FC5" w:rsidRPr="00041FEC">
        <w:rPr>
          <w:rFonts w:ascii="Times New Roman"/>
          <w:sz w:val="22"/>
          <w:szCs w:val="22"/>
        </w:rPr>
        <w:t xml:space="preserve"> </w:t>
      </w:r>
      <w:r w:rsidR="00311FC5" w:rsidRPr="00041FEC">
        <w:rPr>
          <w:rFonts w:ascii="Times New Roman" w:hint="eastAsia"/>
          <w:sz w:val="22"/>
          <w:szCs w:val="22"/>
        </w:rPr>
        <w:t>사업과</w:t>
      </w:r>
      <w:r w:rsidR="00311FC5" w:rsidRPr="00041FEC">
        <w:rPr>
          <w:rFonts w:ascii="Times New Roman"/>
          <w:sz w:val="22"/>
          <w:szCs w:val="22"/>
        </w:rPr>
        <w:t xml:space="preserve"> </w:t>
      </w:r>
      <w:r w:rsidR="00311FC5" w:rsidRPr="00041FEC">
        <w:rPr>
          <w:rFonts w:ascii="Times New Roman" w:hint="eastAsia"/>
          <w:sz w:val="22"/>
          <w:szCs w:val="22"/>
        </w:rPr>
        <w:t>관련하여</w:t>
      </w:r>
      <w:r w:rsidR="00C72741" w:rsidRPr="00041FEC">
        <w:rPr>
          <w:rFonts w:ascii="Times New Roman"/>
          <w:sz w:val="22"/>
          <w:szCs w:val="22"/>
        </w:rPr>
        <w:t xml:space="preserve"> </w:t>
      </w:r>
      <w:r w:rsidR="00C72741" w:rsidRPr="00041FEC">
        <w:rPr>
          <w:rFonts w:ascii="Times New Roman" w:hint="eastAsia"/>
          <w:sz w:val="22"/>
          <w:szCs w:val="22"/>
        </w:rPr>
        <w:t>차주가</w:t>
      </w:r>
      <w:r w:rsidR="00C72741" w:rsidRPr="00041FEC">
        <w:rPr>
          <w:rFonts w:ascii="Times New Roman"/>
          <w:sz w:val="22"/>
          <w:szCs w:val="22"/>
        </w:rPr>
        <w:t xml:space="preserve"> </w:t>
      </w:r>
      <w:r w:rsidR="00C72741" w:rsidRPr="00041FEC">
        <w:rPr>
          <w:rFonts w:ascii="Times New Roman" w:hint="eastAsia"/>
          <w:sz w:val="22"/>
          <w:szCs w:val="22"/>
        </w:rPr>
        <w:t>보유하거나</w:t>
      </w:r>
      <w:r w:rsidR="00C72741" w:rsidRPr="00041FEC">
        <w:rPr>
          <w:rFonts w:ascii="Times New Roman"/>
          <w:sz w:val="22"/>
          <w:szCs w:val="22"/>
        </w:rPr>
        <w:t xml:space="preserve"> </w:t>
      </w:r>
      <w:r w:rsidR="00C72741" w:rsidRPr="00041FEC">
        <w:rPr>
          <w:rFonts w:ascii="Times New Roman" w:hint="eastAsia"/>
          <w:sz w:val="22"/>
          <w:szCs w:val="22"/>
        </w:rPr>
        <w:t>보유할</w:t>
      </w:r>
      <w:r w:rsidR="00C72741" w:rsidRPr="00041FEC">
        <w:rPr>
          <w:rFonts w:ascii="Times New Roman"/>
          <w:sz w:val="22"/>
          <w:szCs w:val="22"/>
        </w:rPr>
        <w:t xml:space="preserve"> </w:t>
      </w:r>
      <w:r w:rsidR="00C72741" w:rsidRPr="00041FEC">
        <w:rPr>
          <w:rFonts w:ascii="Times New Roman" w:hint="eastAsia"/>
          <w:sz w:val="22"/>
          <w:szCs w:val="22"/>
        </w:rPr>
        <w:t>현재</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장래의</w:t>
      </w:r>
      <w:r w:rsidR="00C72741" w:rsidRPr="00041FEC">
        <w:rPr>
          <w:rFonts w:ascii="Times New Roman"/>
          <w:sz w:val="22"/>
          <w:szCs w:val="22"/>
        </w:rPr>
        <w:t xml:space="preserve"> </w:t>
      </w:r>
      <w:r w:rsidR="00C72741" w:rsidRPr="00041FEC">
        <w:rPr>
          <w:rFonts w:ascii="Times New Roman" w:hint="eastAsia"/>
          <w:sz w:val="22"/>
          <w:szCs w:val="22"/>
        </w:rPr>
        <w:t>유형</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무형자산의</w:t>
      </w:r>
      <w:r w:rsidR="00C72741" w:rsidRPr="00041FEC">
        <w:rPr>
          <w:rFonts w:ascii="Times New Roman"/>
          <w:sz w:val="22"/>
          <w:szCs w:val="22"/>
        </w:rPr>
        <w:t xml:space="preserve"> </w:t>
      </w:r>
      <w:r w:rsidR="00C72741" w:rsidRPr="00041FEC">
        <w:rPr>
          <w:rFonts w:ascii="Times New Roman" w:hint="eastAsia"/>
          <w:sz w:val="22"/>
          <w:szCs w:val="22"/>
        </w:rPr>
        <w:t>전부</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일부에</w:t>
      </w:r>
      <w:r w:rsidR="00C72741" w:rsidRPr="00041FEC">
        <w:rPr>
          <w:rFonts w:ascii="Times New Roman"/>
          <w:sz w:val="22"/>
          <w:szCs w:val="22"/>
        </w:rPr>
        <w:t xml:space="preserve"> </w:t>
      </w:r>
      <w:r w:rsidR="00C72741" w:rsidRPr="00041FEC">
        <w:rPr>
          <w:rFonts w:ascii="Times New Roman" w:hint="eastAsia"/>
          <w:sz w:val="22"/>
          <w:szCs w:val="22"/>
        </w:rPr>
        <w:t>저당권</w:t>
      </w:r>
      <w:r w:rsidR="00C72741" w:rsidRPr="00041FEC">
        <w:rPr>
          <w:rFonts w:ascii="Times New Roman"/>
          <w:sz w:val="22"/>
          <w:szCs w:val="22"/>
        </w:rPr>
        <w:t xml:space="preserve">, </w:t>
      </w:r>
      <w:r w:rsidR="00C72741" w:rsidRPr="00041FEC">
        <w:rPr>
          <w:rFonts w:ascii="Times New Roman" w:hint="eastAsia"/>
          <w:sz w:val="22"/>
          <w:szCs w:val="22"/>
        </w:rPr>
        <w:t>질권</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기타</w:t>
      </w:r>
      <w:r w:rsidR="00C72741" w:rsidRPr="00041FEC">
        <w:rPr>
          <w:rFonts w:ascii="Times New Roman"/>
          <w:sz w:val="22"/>
          <w:szCs w:val="22"/>
        </w:rPr>
        <w:t xml:space="preserve"> </w:t>
      </w:r>
      <w:r w:rsidR="00C72741" w:rsidRPr="00041FEC">
        <w:rPr>
          <w:rFonts w:ascii="Times New Roman" w:hint="eastAsia"/>
          <w:sz w:val="22"/>
          <w:szCs w:val="22"/>
        </w:rPr>
        <w:t>담보권을</w:t>
      </w:r>
      <w:r w:rsidR="00C72741" w:rsidRPr="00041FEC">
        <w:rPr>
          <w:rFonts w:ascii="Times New Roman"/>
          <w:sz w:val="22"/>
          <w:szCs w:val="22"/>
        </w:rPr>
        <w:t xml:space="preserve"> </w:t>
      </w:r>
      <w:r w:rsidR="00C72741" w:rsidRPr="00041FEC">
        <w:rPr>
          <w:rFonts w:ascii="Times New Roman" w:hint="eastAsia"/>
          <w:sz w:val="22"/>
          <w:szCs w:val="22"/>
        </w:rPr>
        <w:t>설정하거나</w:t>
      </w:r>
      <w:r w:rsidR="00C72741" w:rsidRPr="00041FEC">
        <w:rPr>
          <w:rFonts w:ascii="Times New Roman"/>
          <w:sz w:val="22"/>
          <w:szCs w:val="22"/>
        </w:rPr>
        <w:t xml:space="preserve"> </w:t>
      </w:r>
      <w:r w:rsidR="00C72741" w:rsidRPr="00041FEC">
        <w:rPr>
          <w:rFonts w:ascii="Times New Roman" w:hint="eastAsia"/>
          <w:sz w:val="22"/>
          <w:szCs w:val="22"/>
        </w:rPr>
        <w:t>그의</w:t>
      </w:r>
      <w:r w:rsidR="00C72741" w:rsidRPr="00041FEC">
        <w:rPr>
          <w:rFonts w:ascii="Times New Roman"/>
          <w:sz w:val="22"/>
          <w:szCs w:val="22"/>
        </w:rPr>
        <w:t xml:space="preserve"> </w:t>
      </w:r>
      <w:r w:rsidR="00C72741" w:rsidRPr="00041FEC">
        <w:rPr>
          <w:rFonts w:ascii="Times New Roman" w:hint="eastAsia"/>
          <w:sz w:val="22"/>
          <w:szCs w:val="22"/>
        </w:rPr>
        <w:t>존속을</w:t>
      </w:r>
      <w:r w:rsidR="00C72741" w:rsidRPr="00041FEC">
        <w:rPr>
          <w:rFonts w:ascii="Times New Roman"/>
          <w:sz w:val="22"/>
          <w:szCs w:val="22"/>
        </w:rPr>
        <w:t xml:space="preserve"> </w:t>
      </w:r>
      <w:r w:rsidR="00C72741" w:rsidRPr="00041FEC">
        <w:rPr>
          <w:rFonts w:ascii="Times New Roman" w:hint="eastAsia"/>
          <w:sz w:val="22"/>
          <w:szCs w:val="22"/>
        </w:rPr>
        <w:t>허용</w:t>
      </w:r>
      <w:r w:rsidR="00B70449" w:rsidRPr="00041FEC">
        <w:rPr>
          <w:rFonts w:ascii="Times New Roman" w:hint="eastAsia"/>
          <w:sz w:val="22"/>
          <w:szCs w:val="22"/>
        </w:rPr>
        <w:t>하고자</w:t>
      </w:r>
      <w:r w:rsidR="00B70449" w:rsidRPr="00041FEC">
        <w:rPr>
          <w:rFonts w:ascii="Times New Roman"/>
          <w:sz w:val="22"/>
          <w:szCs w:val="22"/>
        </w:rPr>
        <w:t xml:space="preserve"> </w:t>
      </w:r>
      <w:r w:rsidR="00B70449" w:rsidRPr="00041FEC">
        <w:rPr>
          <w:rFonts w:ascii="Times New Roman" w:hint="eastAsia"/>
          <w:sz w:val="22"/>
          <w:szCs w:val="22"/>
        </w:rPr>
        <w:t>할</w:t>
      </w:r>
      <w:r w:rsidR="00B70449" w:rsidRPr="00041FEC">
        <w:rPr>
          <w:rFonts w:ascii="Times New Roman"/>
          <w:sz w:val="22"/>
          <w:szCs w:val="22"/>
        </w:rPr>
        <w:t xml:space="preserve"> </w:t>
      </w:r>
      <w:r w:rsidR="00B70449" w:rsidRPr="00041FEC">
        <w:rPr>
          <w:rFonts w:ascii="Times New Roman" w:hint="eastAsia"/>
          <w:sz w:val="22"/>
          <w:szCs w:val="22"/>
        </w:rPr>
        <w:t>경우</w:t>
      </w:r>
      <w:r w:rsidR="00B70449" w:rsidRPr="00041FEC">
        <w:rPr>
          <w:rFonts w:ascii="Times New Roman"/>
          <w:sz w:val="22"/>
          <w:szCs w:val="22"/>
        </w:rPr>
        <w:t xml:space="preserve"> </w:t>
      </w:r>
      <w:r w:rsidR="00B70449" w:rsidRPr="00041FEC">
        <w:rPr>
          <w:rFonts w:ascii="Times New Roman" w:hint="eastAsia"/>
          <w:sz w:val="22"/>
          <w:szCs w:val="22"/>
        </w:rPr>
        <w:t>대주의</w:t>
      </w:r>
      <w:r w:rsidR="00B70449" w:rsidRPr="00041FEC">
        <w:rPr>
          <w:rFonts w:ascii="Times New Roman"/>
          <w:sz w:val="22"/>
          <w:szCs w:val="22"/>
        </w:rPr>
        <w:t xml:space="preserve"> </w:t>
      </w:r>
      <w:r w:rsidR="00B70449" w:rsidRPr="00041FEC">
        <w:rPr>
          <w:rFonts w:ascii="Times New Roman" w:hint="eastAsia"/>
          <w:sz w:val="22"/>
          <w:szCs w:val="22"/>
        </w:rPr>
        <w:t>사전</w:t>
      </w:r>
      <w:r w:rsidR="00B51F01">
        <w:rPr>
          <w:rFonts w:ascii="Times New Roman" w:hint="eastAsia"/>
          <w:sz w:val="22"/>
          <w:szCs w:val="22"/>
        </w:rPr>
        <w:t xml:space="preserve"> </w:t>
      </w:r>
      <w:r w:rsidR="00B51F01">
        <w:rPr>
          <w:rFonts w:ascii="Times New Roman" w:hint="eastAsia"/>
          <w:sz w:val="22"/>
          <w:szCs w:val="22"/>
        </w:rPr>
        <w:t>서면</w:t>
      </w:r>
      <w:r w:rsidR="00B70449" w:rsidRPr="00041FEC">
        <w:rPr>
          <w:rFonts w:ascii="Times New Roman" w:hint="eastAsia"/>
          <w:sz w:val="22"/>
          <w:szCs w:val="22"/>
        </w:rPr>
        <w:t>동의를</w:t>
      </w:r>
      <w:r w:rsidR="00B70449" w:rsidRPr="00041FEC">
        <w:rPr>
          <w:rFonts w:ascii="Times New Roman"/>
          <w:sz w:val="22"/>
          <w:szCs w:val="22"/>
        </w:rPr>
        <w:t xml:space="preserve"> </w:t>
      </w:r>
      <w:r w:rsidR="00B70449" w:rsidRPr="00E2589E">
        <w:rPr>
          <w:rFonts w:ascii="Times New Roman" w:hint="eastAsia"/>
          <w:sz w:val="22"/>
          <w:szCs w:val="22"/>
        </w:rPr>
        <w:t>필요로</w:t>
      </w:r>
      <w:r w:rsidR="00B70449" w:rsidRPr="00E2589E">
        <w:rPr>
          <w:rFonts w:ascii="Times New Roman"/>
          <w:sz w:val="22"/>
          <w:szCs w:val="22"/>
        </w:rPr>
        <w:t xml:space="preserve"> </w:t>
      </w:r>
      <w:r w:rsidR="00B70449" w:rsidRPr="00E2589E">
        <w:rPr>
          <w:rFonts w:ascii="Times New Roman" w:hint="eastAsia"/>
          <w:sz w:val="22"/>
          <w:szCs w:val="22"/>
        </w:rPr>
        <w:t>한다</w:t>
      </w:r>
      <w:r w:rsidR="00B70449"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hint="eastAsia"/>
          <w:sz w:val="22"/>
          <w:szCs w:val="22"/>
        </w:rPr>
        <w:t>단</w:t>
      </w:r>
      <w:r w:rsidR="00C72741"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담보계약에</w:t>
      </w:r>
      <w:r w:rsidR="00C72741" w:rsidRPr="00E2589E">
        <w:rPr>
          <w:rFonts w:ascii="Times New Roman"/>
          <w:sz w:val="22"/>
          <w:szCs w:val="22"/>
        </w:rPr>
        <w:t xml:space="preserve"> </w:t>
      </w:r>
      <w:r w:rsidR="00C72741" w:rsidRPr="00E2589E">
        <w:rPr>
          <w:rFonts w:ascii="Times New Roman"/>
          <w:sz w:val="22"/>
          <w:szCs w:val="22"/>
        </w:rPr>
        <w:t>따라</w:t>
      </w:r>
      <w:r w:rsidR="00C72741" w:rsidRPr="00E2589E">
        <w:rPr>
          <w:rFonts w:ascii="Times New Roman"/>
          <w:sz w:val="22"/>
          <w:szCs w:val="22"/>
        </w:rPr>
        <w:t xml:space="preserve"> </w:t>
      </w:r>
      <w:r w:rsidR="00C72741" w:rsidRPr="00E2589E">
        <w:rPr>
          <w:rFonts w:ascii="Times New Roman"/>
          <w:sz w:val="22"/>
          <w:szCs w:val="22"/>
        </w:rPr>
        <w:t>대주를</w:t>
      </w:r>
      <w:r w:rsidR="00C72741" w:rsidRPr="00E2589E">
        <w:rPr>
          <w:rFonts w:ascii="Times New Roman"/>
          <w:sz w:val="22"/>
          <w:szCs w:val="22"/>
        </w:rPr>
        <w:t xml:space="preserve"> </w:t>
      </w:r>
      <w:r w:rsidR="00C72741" w:rsidRPr="00E2589E">
        <w:rPr>
          <w:rFonts w:ascii="Times New Roman"/>
          <w:sz w:val="22"/>
          <w:szCs w:val="22"/>
        </w:rPr>
        <w:t>위하여</w:t>
      </w:r>
      <w:r w:rsidR="00C72741" w:rsidRPr="00E2589E">
        <w:rPr>
          <w:rFonts w:ascii="Times New Roman"/>
          <w:sz w:val="22"/>
          <w:szCs w:val="22"/>
        </w:rPr>
        <w:t xml:space="preserve"> </w:t>
      </w:r>
      <w:r w:rsidR="00C72741" w:rsidRPr="00E2589E">
        <w:rPr>
          <w:rFonts w:ascii="Times New Roman"/>
          <w:sz w:val="22"/>
          <w:szCs w:val="22"/>
        </w:rPr>
        <w:t>설정하는</w:t>
      </w:r>
      <w:r w:rsidR="00C72741" w:rsidRPr="00E2589E">
        <w:rPr>
          <w:rFonts w:ascii="Times New Roman"/>
          <w:sz w:val="22"/>
          <w:szCs w:val="22"/>
        </w:rPr>
        <w:t xml:space="preserve"> </w:t>
      </w:r>
      <w:r w:rsidR="00C72741" w:rsidRPr="00E2589E">
        <w:rPr>
          <w:rFonts w:ascii="Times New Roman"/>
          <w:sz w:val="22"/>
          <w:szCs w:val="22"/>
        </w:rPr>
        <w:t>담보권</w:t>
      </w:r>
      <w:r w:rsidR="00C53DB8" w:rsidRPr="00E2589E">
        <w:rPr>
          <w:rFonts w:ascii="Times New Roman"/>
          <w:sz w:val="22"/>
          <w:szCs w:val="22"/>
        </w:rPr>
        <w:t>,</w:t>
      </w:r>
      <w:r w:rsidR="00363648"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차입이나</w:t>
      </w:r>
      <w:r w:rsidR="00C72741" w:rsidRPr="00E2589E">
        <w:rPr>
          <w:rFonts w:ascii="Times New Roman"/>
          <w:sz w:val="22"/>
          <w:szCs w:val="22"/>
        </w:rPr>
        <w:t xml:space="preserve"> </w:t>
      </w:r>
      <w:r w:rsidR="00C72741" w:rsidRPr="00E2589E">
        <w:rPr>
          <w:rFonts w:ascii="Times New Roman"/>
          <w:sz w:val="22"/>
          <w:szCs w:val="22"/>
        </w:rPr>
        <w:t>신용의</w:t>
      </w:r>
      <w:r w:rsidR="00C72741" w:rsidRPr="00E2589E">
        <w:rPr>
          <w:rFonts w:ascii="Times New Roman"/>
          <w:sz w:val="22"/>
          <w:szCs w:val="22"/>
        </w:rPr>
        <w:t xml:space="preserve"> </w:t>
      </w:r>
      <w:r w:rsidR="00C72741" w:rsidRPr="00E2589E">
        <w:rPr>
          <w:rFonts w:ascii="Times New Roman"/>
          <w:sz w:val="22"/>
          <w:szCs w:val="22"/>
        </w:rPr>
        <w:t>공여와</w:t>
      </w:r>
      <w:r w:rsidR="00C72741" w:rsidRPr="00E2589E">
        <w:rPr>
          <w:rFonts w:ascii="Times New Roman"/>
          <w:sz w:val="22"/>
          <w:szCs w:val="22"/>
        </w:rPr>
        <w:t xml:space="preserve"> </w:t>
      </w:r>
      <w:r w:rsidR="00C72741" w:rsidRPr="00E2589E">
        <w:rPr>
          <w:rFonts w:ascii="Times New Roman"/>
          <w:sz w:val="22"/>
          <w:szCs w:val="22"/>
        </w:rPr>
        <w:t>관계없이</w:t>
      </w:r>
      <w:r w:rsidR="00C72741" w:rsidRPr="00E2589E">
        <w:rPr>
          <w:rFonts w:ascii="Times New Roman"/>
          <w:sz w:val="22"/>
          <w:szCs w:val="22"/>
        </w:rPr>
        <w:t xml:space="preserve"> </w:t>
      </w:r>
      <w:r w:rsidR="00C72741" w:rsidRPr="00E2589E">
        <w:rPr>
          <w:rFonts w:ascii="Times New Roman"/>
          <w:sz w:val="22"/>
          <w:szCs w:val="22"/>
        </w:rPr>
        <w:t>통상적인</w:t>
      </w:r>
      <w:r w:rsidR="00C72741" w:rsidRPr="00E2589E">
        <w:rPr>
          <w:rFonts w:ascii="Times New Roman"/>
          <w:sz w:val="22"/>
          <w:szCs w:val="22"/>
        </w:rPr>
        <w:t xml:space="preserve"> </w:t>
      </w:r>
      <w:r w:rsidR="00C72741" w:rsidRPr="00E2589E">
        <w:rPr>
          <w:rFonts w:ascii="Times New Roman"/>
          <w:sz w:val="22"/>
          <w:szCs w:val="22"/>
        </w:rPr>
        <w:t>영업활동</w:t>
      </w:r>
      <w:r w:rsidR="00C72741" w:rsidRPr="00E2589E">
        <w:rPr>
          <w:rFonts w:ascii="Times New Roman"/>
          <w:sz w:val="22"/>
          <w:szCs w:val="22"/>
        </w:rPr>
        <w:t xml:space="preserve"> </w:t>
      </w:r>
      <w:r w:rsidR="00C72741" w:rsidRPr="00E2589E">
        <w:rPr>
          <w:rFonts w:ascii="Times New Roman"/>
          <w:sz w:val="22"/>
          <w:szCs w:val="22"/>
        </w:rPr>
        <w:t>중</w:t>
      </w:r>
      <w:r w:rsidR="00C72741" w:rsidRPr="00E2589E">
        <w:rPr>
          <w:rFonts w:ascii="Times New Roman"/>
          <w:sz w:val="22"/>
          <w:szCs w:val="22"/>
        </w:rPr>
        <w:t xml:space="preserve"> </w:t>
      </w:r>
      <w:r w:rsidR="00C72741" w:rsidRPr="00E2589E">
        <w:rPr>
          <w:rFonts w:ascii="Times New Roman"/>
          <w:sz w:val="22"/>
          <w:szCs w:val="22"/>
        </w:rPr>
        <w:t>발생하는</w:t>
      </w:r>
      <w:r w:rsidR="00C72741" w:rsidRPr="00E2589E">
        <w:rPr>
          <w:rFonts w:ascii="Times New Roman"/>
          <w:sz w:val="22"/>
          <w:szCs w:val="22"/>
        </w:rPr>
        <w:t xml:space="preserve"> </w:t>
      </w:r>
      <w:r w:rsidR="00C72741" w:rsidRPr="00E2589E">
        <w:rPr>
          <w:rFonts w:ascii="Times New Roman"/>
          <w:sz w:val="22"/>
          <w:szCs w:val="22"/>
        </w:rPr>
        <w:t>각종</w:t>
      </w:r>
      <w:r w:rsidR="00C72741" w:rsidRPr="00E2589E">
        <w:rPr>
          <w:rFonts w:ascii="Times New Roman"/>
          <w:sz w:val="22"/>
          <w:szCs w:val="22"/>
        </w:rPr>
        <w:t xml:space="preserve"> </w:t>
      </w:r>
      <w:r w:rsidR="00C72741" w:rsidRPr="00E2589E">
        <w:rPr>
          <w:rFonts w:ascii="Times New Roman"/>
          <w:sz w:val="22"/>
          <w:szCs w:val="22"/>
        </w:rPr>
        <w:t>유치권</w:t>
      </w:r>
      <w:r w:rsidR="00C72741" w:rsidRPr="00E2589E">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w:t>
      </w:r>
      <w:r w:rsidR="008B09DF" w:rsidRPr="008B09DF">
        <w:rPr>
          <w:rFonts w:ascii="Times New Roman"/>
          <w:sz w:val="22"/>
          <w:szCs w:val="22"/>
        </w:rPr>
        <w:t xml:space="preserve"> </w:t>
      </w:r>
      <w:r w:rsidR="008B09DF" w:rsidRPr="008B09DF">
        <w:rPr>
          <w:rFonts w:ascii="Times New Roman"/>
          <w:sz w:val="22"/>
          <w:szCs w:val="22"/>
        </w:rPr>
        <w:t>약정</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8</w:t>
      </w:r>
      <w:r w:rsidR="008B09DF" w:rsidRPr="008B09DF">
        <w:rPr>
          <w:rFonts w:ascii="Times New Roman"/>
          <w:sz w:val="22"/>
          <w:szCs w:val="22"/>
        </w:rPr>
        <w:t>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7</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쿠팡</w:t>
      </w:r>
      <w:r w:rsidR="008B09DF" w:rsidRPr="008B09DF">
        <w:rPr>
          <w:rFonts w:ascii="Times New Roman"/>
          <w:sz w:val="22"/>
          <w:szCs w:val="22"/>
        </w:rPr>
        <w:t xml:space="preserve"> </w:t>
      </w:r>
      <w:r w:rsidR="008B09DF" w:rsidRPr="008B09DF">
        <w:rPr>
          <w:rFonts w:ascii="Times New Roman"/>
          <w:sz w:val="22"/>
          <w:szCs w:val="22"/>
        </w:rPr>
        <w:t>주식회사에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1</w:t>
      </w:r>
      <w:r w:rsidR="008B09DF" w:rsidRPr="008B09DF">
        <w:rPr>
          <w:rFonts w:ascii="Times New Roman"/>
          <w:sz w:val="22"/>
          <w:szCs w:val="22"/>
        </w:rPr>
        <w:t>순위</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기존</w:t>
      </w:r>
      <w:r w:rsidR="008B09DF" w:rsidRPr="008B09DF">
        <w:rPr>
          <w:rFonts w:ascii="Times New Roman"/>
          <w:sz w:val="22"/>
          <w:szCs w:val="22"/>
        </w:rPr>
        <w:t xml:space="preserve"> </w:t>
      </w:r>
      <w:r w:rsidR="008B09DF" w:rsidRPr="008B09DF">
        <w:rPr>
          <w:rFonts w:ascii="Times New Roman"/>
          <w:sz w:val="22"/>
          <w:szCs w:val="22"/>
        </w:rPr>
        <w:t>담보신탁</w:t>
      </w:r>
      <w:r w:rsidR="008B09DF" w:rsidRPr="008B09DF">
        <w:rPr>
          <w:rFonts w:ascii="Times New Roman"/>
          <w:sz w:val="22"/>
          <w:szCs w:val="22"/>
        </w:rPr>
        <w:t xml:space="preserve"> </w:t>
      </w:r>
      <w:r w:rsidR="008B09DF" w:rsidRPr="008B09DF">
        <w:rPr>
          <w:rFonts w:ascii="Times New Roman"/>
          <w:sz w:val="22"/>
          <w:szCs w:val="22"/>
        </w:rPr>
        <w:t>및</w:t>
      </w:r>
      <w:r w:rsidR="008B09DF" w:rsidRPr="008B09DF">
        <w:rPr>
          <w:rFonts w:ascii="Times New Roman"/>
          <w:sz w:val="22"/>
          <w:szCs w:val="22"/>
        </w:rPr>
        <w:t xml:space="preserve"> </w:t>
      </w:r>
      <w:r w:rsidR="008B09DF" w:rsidRPr="008B09DF">
        <w:rPr>
          <w:rFonts w:ascii="Times New Roman"/>
          <w:sz w:val="22"/>
          <w:szCs w:val="22"/>
        </w:rPr>
        <w:t>그에</w:t>
      </w:r>
      <w:r w:rsidR="008B09DF" w:rsidRPr="008B09DF">
        <w:rPr>
          <w:rFonts w:ascii="Times New Roman"/>
          <w:sz w:val="22"/>
          <w:szCs w:val="22"/>
        </w:rPr>
        <w:t xml:space="preserve"> </w:t>
      </w:r>
      <w:r w:rsidR="008B09DF" w:rsidRPr="008B09DF">
        <w:rPr>
          <w:rFonts w:ascii="Times New Roman"/>
          <w:sz w:val="22"/>
          <w:szCs w:val="22"/>
        </w:rPr>
        <w:t>따른</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w:t>
      </w:r>
      <w:r w:rsidR="008B09DF" w:rsidRPr="008B09DF">
        <w:rPr>
          <w:rFonts w:ascii="Times New Roman"/>
          <w:sz w:val="22"/>
          <w:szCs w:val="22"/>
        </w:rPr>
        <w:t>근질권으로서</w:t>
      </w:r>
      <w:r w:rsidR="008B09DF" w:rsidRPr="008B09DF">
        <w:rPr>
          <w:rFonts w:ascii="Times New Roman"/>
          <w:sz w:val="22"/>
          <w:szCs w:val="22"/>
        </w:rPr>
        <w:t xml:space="preserve"> </w:t>
      </w:r>
      <w:r w:rsidR="008B09DF" w:rsidRPr="008B09DF">
        <w:rPr>
          <w:rFonts w:ascii="Times New Roman"/>
          <w:sz w:val="22"/>
          <w:szCs w:val="22"/>
        </w:rPr>
        <w:t>인출일에</w:t>
      </w:r>
      <w:r w:rsidR="008B09DF" w:rsidRPr="008B09DF">
        <w:rPr>
          <w:rFonts w:ascii="Times New Roman"/>
          <w:sz w:val="22"/>
          <w:szCs w:val="22"/>
        </w:rPr>
        <w:t xml:space="preserve"> </w:t>
      </w:r>
      <w:r w:rsidR="008B09DF" w:rsidRPr="008B09DF">
        <w:rPr>
          <w:rFonts w:ascii="Times New Roman"/>
          <w:sz w:val="22"/>
          <w:szCs w:val="22"/>
        </w:rPr>
        <w:t>해지</w:t>
      </w:r>
      <w:r w:rsidR="008B09DF" w:rsidRPr="008B09DF">
        <w:rPr>
          <w:rFonts w:ascii="Times New Roman"/>
          <w:sz w:val="22"/>
          <w:szCs w:val="22"/>
        </w:rPr>
        <w:t xml:space="preserve"> </w:t>
      </w:r>
      <w:r w:rsidR="008B09DF" w:rsidRPr="008B09DF">
        <w:rPr>
          <w:rFonts w:ascii="Times New Roman"/>
          <w:sz w:val="22"/>
          <w:szCs w:val="22"/>
        </w:rPr>
        <w:t>또는</w:t>
      </w:r>
      <w:r w:rsidR="008B09DF" w:rsidRPr="008B09DF">
        <w:rPr>
          <w:rFonts w:ascii="Times New Roman"/>
          <w:sz w:val="22"/>
          <w:szCs w:val="22"/>
        </w:rPr>
        <w:t xml:space="preserve"> </w:t>
      </w:r>
      <w:r w:rsidR="008B09DF" w:rsidRPr="008B09DF">
        <w:rPr>
          <w:rFonts w:ascii="Times New Roman"/>
          <w:sz w:val="22"/>
          <w:szCs w:val="22"/>
        </w:rPr>
        <w:t>말소가</w:t>
      </w:r>
      <w:r w:rsidR="008B09DF" w:rsidRPr="008B09DF">
        <w:rPr>
          <w:rFonts w:ascii="Times New Roman"/>
          <w:sz w:val="22"/>
          <w:szCs w:val="22"/>
        </w:rPr>
        <w:t xml:space="preserve"> </w:t>
      </w:r>
      <w:r w:rsidR="008B09DF" w:rsidRPr="008B09DF">
        <w:rPr>
          <w:rFonts w:ascii="Times New Roman"/>
          <w:sz w:val="22"/>
          <w:szCs w:val="22"/>
        </w:rPr>
        <w:t>신청되는</w:t>
      </w:r>
      <w:r w:rsidR="008B09DF" w:rsidRPr="008B09DF">
        <w:rPr>
          <w:rFonts w:ascii="Times New Roman"/>
          <w:sz w:val="22"/>
          <w:szCs w:val="22"/>
        </w:rPr>
        <w:t xml:space="preserve"> </w:t>
      </w:r>
      <w:r w:rsidR="008B09DF" w:rsidRPr="008B09DF">
        <w:rPr>
          <w:rFonts w:ascii="Times New Roman"/>
          <w:sz w:val="22"/>
          <w:szCs w:val="22"/>
        </w:rPr>
        <w:t>것</w:t>
      </w:r>
      <w:r w:rsidR="00453957">
        <w:rPr>
          <w:rFonts w:ascii="Times New Roman" w:hint="eastAsia"/>
          <w:sz w:val="22"/>
          <w:szCs w:val="22"/>
        </w:rPr>
        <w:t xml:space="preserve"> </w:t>
      </w:r>
      <w:r w:rsidR="00453957">
        <w:rPr>
          <w:rFonts w:ascii="Times New Roman" w:hint="eastAsia"/>
          <w:sz w:val="22"/>
          <w:szCs w:val="22"/>
        </w:rPr>
        <w:t>및</w:t>
      </w:r>
      <w:r w:rsidR="00453957">
        <w:rPr>
          <w:rFonts w:ascii="Times New Roman" w:hint="eastAsia"/>
          <w:sz w:val="22"/>
          <w:szCs w:val="22"/>
        </w:rPr>
        <w:t xml:space="preserve"> </w:t>
      </w:r>
      <w:r w:rsidR="00453957">
        <w:rPr>
          <w:rFonts w:ascii="Times New Roman" w:hint="eastAsia"/>
          <w:sz w:val="22"/>
          <w:szCs w:val="22"/>
        </w:rPr>
        <w:t>매도인이</w:t>
      </w:r>
      <w:r w:rsidR="00453957">
        <w:rPr>
          <w:rFonts w:ascii="Times New Roman" w:hint="eastAsia"/>
          <w:sz w:val="22"/>
          <w:szCs w:val="22"/>
        </w:rPr>
        <w:t xml:space="preserve"> </w:t>
      </w:r>
      <w:r w:rsidR="00453957">
        <w:rPr>
          <w:rFonts w:ascii="Times New Roman" w:hint="eastAsia"/>
          <w:sz w:val="22"/>
          <w:szCs w:val="22"/>
        </w:rPr>
        <w:t>체결한</w:t>
      </w:r>
      <w:r w:rsidR="00453957">
        <w:rPr>
          <w:rFonts w:ascii="Times New Roman" w:hint="eastAsia"/>
          <w:sz w:val="22"/>
          <w:szCs w:val="22"/>
        </w:rPr>
        <w:t xml:space="preserve"> </w:t>
      </w:r>
      <w:r w:rsidR="00453957">
        <w:rPr>
          <w:rFonts w:ascii="Times New Roman" w:hint="eastAsia"/>
          <w:sz w:val="22"/>
          <w:szCs w:val="22"/>
        </w:rPr>
        <w:t>보험계약의</w:t>
      </w:r>
      <w:r w:rsidR="00453957">
        <w:rPr>
          <w:rFonts w:ascii="Times New Roman" w:hint="eastAsia"/>
          <w:sz w:val="22"/>
          <w:szCs w:val="22"/>
        </w:rPr>
        <w:t xml:space="preserve"> </w:t>
      </w:r>
      <w:r w:rsidR="00453957">
        <w:rPr>
          <w:rFonts w:ascii="Times New Roman" w:hint="eastAsia"/>
          <w:sz w:val="22"/>
          <w:szCs w:val="22"/>
        </w:rPr>
        <w:t>보험금청구권에</w:t>
      </w:r>
      <w:r w:rsidR="00453957">
        <w:rPr>
          <w:rFonts w:ascii="Times New Roman" w:hint="eastAsia"/>
          <w:sz w:val="22"/>
          <w:szCs w:val="22"/>
        </w:rPr>
        <w:t xml:space="preserve"> </w:t>
      </w:r>
      <w:r w:rsidR="00453957">
        <w:rPr>
          <w:rFonts w:ascii="Times New Roman" w:hint="eastAsia"/>
          <w:sz w:val="22"/>
          <w:szCs w:val="22"/>
        </w:rPr>
        <w:t>설정된</w:t>
      </w:r>
      <w:r w:rsidR="00453957">
        <w:rPr>
          <w:rFonts w:ascii="Times New Roman" w:hint="eastAsia"/>
          <w:sz w:val="22"/>
          <w:szCs w:val="22"/>
        </w:rPr>
        <w:t xml:space="preserve"> </w:t>
      </w:r>
      <w:r w:rsidR="00453957">
        <w:rPr>
          <w:rFonts w:ascii="Times New Roman" w:hint="eastAsia"/>
          <w:sz w:val="22"/>
          <w:szCs w:val="22"/>
        </w:rPr>
        <w:t>근질권으로서</w:t>
      </w:r>
      <w:r w:rsidR="00453957">
        <w:rPr>
          <w:rFonts w:ascii="Times New Roman" w:hint="eastAsia"/>
          <w:sz w:val="22"/>
          <w:szCs w:val="22"/>
        </w:rPr>
        <w:t xml:space="preserve"> </w:t>
      </w:r>
      <w:r w:rsidR="00453957">
        <w:rPr>
          <w:rFonts w:ascii="Times New Roman" w:hint="eastAsia"/>
          <w:sz w:val="22"/>
          <w:szCs w:val="22"/>
        </w:rPr>
        <w:t>인출일에</w:t>
      </w:r>
      <w:r w:rsidR="00453957">
        <w:rPr>
          <w:rFonts w:ascii="Times New Roman" w:hint="eastAsia"/>
          <w:sz w:val="22"/>
          <w:szCs w:val="22"/>
        </w:rPr>
        <w:t xml:space="preserve"> </w:t>
      </w:r>
      <w:r w:rsidR="00453957">
        <w:rPr>
          <w:rFonts w:ascii="Times New Roman" w:hint="eastAsia"/>
          <w:sz w:val="22"/>
          <w:szCs w:val="22"/>
        </w:rPr>
        <w:t>해지되는</w:t>
      </w:r>
      <w:r w:rsidR="00453957">
        <w:rPr>
          <w:rFonts w:ascii="Times New Roman" w:hint="eastAsia"/>
          <w:sz w:val="22"/>
          <w:szCs w:val="22"/>
        </w:rPr>
        <w:t xml:space="preserve"> </w:t>
      </w:r>
      <w:r w:rsidR="00453957">
        <w:rPr>
          <w:rFonts w:ascii="Times New Roman" w:hint="eastAsia"/>
          <w:sz w:val="22"/>
          <w:szCs w:val="22"/>
        </w:rPr>
        <w:t>것</w:t>
      </w:r>
      <w:r w:rsidR="00D14DF7" w:rsidRPr="00D14DF7">
        <w:rPr>
          <w:rFonts w:ascii="Times New Roman" w:hint="eastAsia"/>
          <w:sz w:val="22"/>
          <w:szCs w:val="22"/>
          <w:highlight w:val="yellow"/>
        </w:rPr>
        <w:t>(</w:t>
      </w:r>
      <w:r w:rsidR="00D14DF7" w:rsidRPr="00D14DF7">
        <w:rPr>
          <w:rFonts w:ascii="Times New Roman"/>
          <w:sz w:val="22"/>
          <w:szCs w:val="22"/>
          <w:highlight w:val="yellow"/>
        </w:rPr>
        <w:t>보험회사의</w:t>
      </w:r>
      <w:r w:rsidR="00D14DF7" w:rsidRPr="00D14DF7">
        <w:rPr>
          <w:rFonts w:ascii="Times New Roman"/>
          <w:sz w:val="22"/>
          <w:szCs w:val="22"/>
          <w:highlight w:val="yellow"/>
        </w:rPr>
        <w:t xml:space="preserve"> </w:t>
      </w:r>
      <w:r w:rsidR="00D14DF7" w:rsidRPr="00D14DF7">
        <w:rPr>
          <w:rFonts w:ascii="Times New Roman"/>
          <w:sz w:val="22"/>
          <w:szCs w:val="22"/>
          <w:highlight w:val="yellow"/>
        </w:rPr>
        <w:t>해지</w:t>
      </w:r>
      <w:r w:rsidR="00D14DF7" w:rsidRPr="00D14DF7">
        <w:rPr>
          <w:rFonts w:ascii="Times New Roman"/>
          <w:sz w:val="22"/>
          <w:szCs w:val="22"/>
          <w:highlight w:val="yellow"/>
        </w:rPr>
        <w:t xml:space="preserve"> </w:t>
      </w:r>
      <w:r w:rsidR="00D14DF7" w:rsidRPr="00D14DF7">
        <w:rPr>
          <w:rFonts w:ascii="Times New Roman"/>
          <w:sz w:val="22"/>
          <w:szCs w:val="22"/>
          <w:highlight w:val="yellow"/>
        </w:rPr>
        <w:t>처리</w:t>
      </w:r>
      <w:r w:rsidR="00D14DF7" w:rsidRPr="00D14DF7">
        <w:rPr>
          <w:rFonts w:ascii="Times New Roman"/>
          <w:sz w:val="22"/>
          <w:szCs w:val="22"/>
          <w:highlight w:val="yellow"/>
        </w:rPr>
        <w:t xml:space="preserve"> </w:t>
      </w:r>
      <w:r w:rsidR="00D14DF7" w:rsidRPr="00D14DF7">
        <w:rPr>
          <w:rFonts w:ascii="Times New Roman"/>
          <w:sz w:val="22"/>
          <w:szCs w:val="22"/>
          <w:highlight w:val="yellow"/>
        </w:rPr>
        <w:t>또는</w:t>
      </w:r>
      <w:r w:rsidR="00D14DF7" w:rsidRPr="00D14DF7">
        <w:rPr>
          <w:rFonts w:ascii="Times New Roman"/>
          <w:sz w:val="22"/>
          <w:szCs w:val="22"/>
          <w:highlight w:val="yellow"/>
        </w:rPr>
        <w:t xml:space="preserve"> </w:t>
      </w:r>
      <w:r w:rsidR="00D14DF7" w:rsidRPr="00D14DF7">
        <w:rPr>
          <w:rFonts w:ascii="Times New Roman"/>
          <w:sz w:val="22"/>
          <w:szCs w:val="22"/>
          <w:highlight w:val="yellow"/>
        </w:rPr>
        <w:t>근질권</w:t>
      </w:r>
      <w:r w:rsidR="00D14DF7" w:rsidRPr="00D14DF7">
        <w:rPr>
          <w:rFonts w:ascii="Times New Roman"/>
          <w:sz w:val="22"/>
          <w:szCs w:val="22"/>
          <w:highlight w:val="yellow"/>
        </w:rPr>
        <w:t xml:space="preserve"> </w:t>
      </w:r>
      <w:r w:rsidR="00D14DF7" w:rsidRPr="00D14DF7">
        <w:rPr>
          <w:rFonts w:ascii="Times New Roman"/>
          <w:sz w:val="22"/>
          <w:szCs w:val="22"/>
          <w:highlight w:val="yellow"/>
        </w:rPr>
        <w:t>기재의</w:t>
      </w:r>
      <w:r w:rsidR="00D14DF7" w:rsidRPr="00D14DF7">
        <w:rPr>
          <w:rFonts w:ascii="Times New Roman"/>
          <w:sz w:val="22"/>
          <w:szCs w:val="22"/>
          <w:highlight w:val="yellow"/>
        </w:rPr>
        <w:t xml:space="preserve"> </w:t>
      </w:r>
      <w:r w:rsidR="00D14DF7" w:rsidRPr="00D14DF7">
        <w:rPr>
          <w:rFonts w:ascii="Times New Roman"/>
          <w:sz w:val="22"/>
          <w:szCs w:val="22"/>
          <w:highlight w:val="yellow"/>
        </w:rPr>
        <w:t>말소가</w:t>
      </w:r>
      <w:r w:rsidR="00D14DF7" w:rsidRPr="00D14DF7">
        <w:rPr>
          <w:rFonts w:ascii="Times New Roman"/>
          <w:sz w:val="22"/>
          <w:szCs w:val="22"/>
          <w:highlight w:val="yellow"/>
        </w:rPr>
        <w:t xml:space="preserve"> </w:t>
      </w:r>
      <w:r w:rsidR="00D14DF7" w:rsidRPr="00D14DF7">
        <w:rPr>
          <w:rFonts w:ascii="Times New Roman"/>
          <w:sz w:val="22"/>
          <w:szCs w:val="22"/>
          <w:highlight w:val="yellow"/>
        </w:rPr>
        <w:t>인출일</w:t>
      </w:r>
      <w:r w:rsidR="00D14DF7" w:rsidRPr="00D14DF7">
        <w:rPr>
          <w:rFonts w:ascii="Times New Roman"/>
          <w:sz w:val="22"/>
          <w:szCs w:val="22"/>
          <w:highlight w:val="yellow"/>
        </w:rPr>
        <w:t xml:space="preserve"> </w:t>
      </w:r>
      <w:r w:rsidR="00D14DF7" w:rsidRPr="00D14DF7">
        <w:rPr>
          <w:rFonts w:ascii="Times New Roman"/>
          <w:sz w:val="22"/>
          <w:szCs w:val="22"/>
          <w:highlight w:val="yellow"/>
        </w:rPr>
        <w:t>후에</w:t>
      </w:r>
      <w:r w:rsidR="00D14DF7" w:rsidRPr="00D14DF7">
        <w:rPr>
          <w:rFonts w:ascii="Times New Roman"/>
          <w:sz w:val="22"/>
          <w:szCs w:val="22"/>
          <w:highlight w:val="yellow"/>
        </w:rPr>
        <w:t xml:space="preserve"> </w:t>
      </w:r>
      <w:r w:rsidR="00D14DF7" w:rsidRPr="00D14DF7">
        <w:rPr>
          <w:rFonts w:ascii="Times New Roman"/>
          <w:sz w:val="22"/>
          <w:szCs w:val="22"/>
          <w:highlight w:val="yellow"/>
        </w:rPr>
        <w:t>완료되는</w:t>
      </w:r>
      <w:r w:rsidR="00D14DF7" w:rsidRPr="00D14DF7">
        <w:rPr>
          <w:rFonts w:ascii="Times New Roman"/>
          <w:sz w:val="22"/>
          <w:szCs w:val="22"/>
          <w:highlight w:val="yellow"/>
        </w:rPr>
        <w:t xml:space="preserve"> </w:t>
      </w:r>
      <w:r w:rsidR="00D14DF7" w:rsidRPr="00D14DF7">
        <w:rPr>
          <w:rFonts w:ascii="Times New Roman"/>
          <w:sz w:val="22"/>
          <w:szCs w:val="22"/>
          <w:highlight w:val="yellow"/>
        </w:rPr>
        <w:t>경우를</w:t>
      </w:r>
      <w:r w:rsidR="00D14DF7" w:rsidRPr="00D14DF7">
        <w:rPr>
          <w:rFonts w:ascii="Times New Roman"/>
          <w:sz w:val="22"/>
          <w:szCs w:val="22"/>
          <w:highlight w:val="yellow"/>
        </w:rPr>
        <w:t xml:space="preserve"> </w:t>
      </w:r>
      <w:r w:rsidR="00D14DF7" w:rsidRPr="00D14DF7">
        <w:rPr>
          <w:rFonts w:ascii="Times New Roman"/>
          <w:sz w:val="22"/>
          <w:szCs w:val="22"/>
          <w:highlight w:val="yellow"/>
        </w:rPr>
        <w:t>포함한다</w:t>
      </w:r>
      <w:r w:rsidR="00D14DF7" w:rsidRPr="00D14DF7">
        <w:rPr>
          <w:rFonts w:ascii="Times New Roman"/>
          <w:sz w:val="22"/>
          <w:szCs w:val="22"/>
          <w:highlight w:val="yellow"/>
        </w:rPr>
        <w:t>)</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법률의</w:t>
      </w:r>
      <w:r w:rsidR="008B09DF" w:rsidRPr="008B09DF">
        <w:rPr>
          <w:rFonts w:ascii="Times New Roman"/>
          <w:sz w:val="22"/>
          <w:szCs w:val="22"/>
        </w:rPr>
        <w:t xml:space="preserve"> </w:t>
      </w:r>
      <w:r w:rsidR="008B09DF" w:rsidRPr="008B09DF">
        <w:rPr>
          <w:rFonts w:ascii="Times New Roman"/>
          <w:sz w:val="22"/>
          <w:szCs w:val="22"/>
        </w:rPr>
        <w:t>규정에</w:t>
      </w:r>
      <w:r w:rsidR="008B09DF" w:rsidRPr="008B09DF">
        <w:rPr>
          <w:rFonts w:ascii="Times New Roman"/>
          <w:sz w:val="22"/>
          <w:szCs w:val="22"/>
        </w:rPr>
        <w:t xml:space="preserve"> </w:t>
      </w:r>
      <w:r w:rsidR="008B09DF" w:rsidRPr="008B09DF">
        <w:rPr>
          <w:rFonts w:ascii="Times New Roman"/>
          <w:sz w:val="22"/>
          <w:szCs w:val="22"/>
        </w:rPr>
        <w:t>의하여</w:t>
      </w:r>
      <w:r w:rsidR="008B09DF" w:rsidRPr="008B09DF">
        <w:rPr>
          <w:rFonts w:ascii="Times New Roman"/>
          <w:sz w:val="22"/>
          <w:szCs w:val="22"/>
        </w:rPr>
        <w:t xml:space="preserve"> </w:t>
      </w:r>
      <w:r w:rsidR="008B09DF" w:rsidRPr="008B09DF">
        <w:rPr>
          <w:rFonts w:ascii="Times New Roman"/>
          <w:sz w:val="22"/>
          <w:szCs w:val="22"/>
        </w:rPr>
        <w:t>당연히</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부담</w:t>
      </w:r>
      <w:r w:rsidR="008B09DF" w:rsidRPr="008B09DF">
        <w:rPr>
          <w:rFonts w:ascii="Times New Roman"/>
          <w:sz w:val="22"/>
          <w:szCs w:val="22"/>
        </w:rPr>
        <w:t>”)</w:t>
      </w:r>
      <w:r w:rsidR="008B09DF" w:rsidRPr="008B09DF">
        <w:rPr>
          <w:rFonts w:ascii="Times New Roman"/>
          <w:sz w:val="22"/>
          <w:szCs w:val="22"/>
        </w:rPr>
        <w:t>은</w:t>
      </w:r>
      <w:r w:rsidR="008B09DF" w:rsidRPr="008B09DF">
        <w:rPr>
          <w:rFonts w:ascii="Times New Roman"/>
          <w:sz w:val="22"/>
          <w:szCs w:val="22"/>
        </w:rPr>
        <w:t xml:space="preserve"> </w:t>
      </w:r>
      <w:r w:rsidR="008B09DF" w:rsidRPr="008B09DF">
        <w:rPr>
          <w:rFonts w:ascii="Times New Roman"/>
          <w:sz w:val="22"/>
          <w:szCs w:val="22"/>
        </w:rPr>
        <w:t>그러하지</w:t>
      </w:r>
      <w:r w:rsidR="008B09DF" w:rsidRPr="008B09DF">
        <w:rPr>
          <w:rFonts w:ascii="Times New Roman"/>
          <w:sz w:val="22"/>
          <w:szCs w:val="22"/>
        </w:rPr>
        <w:t xml:space="preserve"> </w:t>
      </w:r>
      <w:r w:rsidR="008B09DF" w:rsidRPr="008B09DF">
        <w:rPr>
          <w:rFonts w:ascii="Times New Roman"/>
          <w:sz w:val="22"/>
          <w:szCs w:val="22"/>
        </w:rPr>
        <w:t>아니하다</w:t>
      </w:r>
      <w:r w:rsidR="008B09DF" w:rsidRPr="008B09DF">
        <w:rPr>
          <w:rFonts w:ascii="Times New Roman"/>
          <w:sz w:val="22"/>
          <w:szCs w:val="22"/>
        </w:rPr>
        <w:t>.</w:t>
      </w:r>
      <w:r w:rsidR="007404E9" w:rsidRPr="00E2589E">
        <w:rPr>
          <w:rFonts w:ascii="Times New Roman"/>
          <w:sz w:val="22"/>
          <w:szCs w:val="22"/>
        </w:rPr>
        <w:t xml:space="preserve"> </w:t>
      </w:r>
    </w:p>
    <w:p w14:paraId="0BC4B328" w14:textId="6ED313E1" w:rsidR="00FF2A73" w:rsidRPr="00E2589E" w:rsidRDefault="00FF2A73" w:rsidP="003C488D">
      <w:pPr>
        <w:adjustRightInd w:val="0"/>
        <w:snapToGrid w:val="0"/>
        <w:spacing w:line="400" w:lineRule="exact"/>
        <w:ind w:left="567"/>
        <w:rPr>
          <w:rFonts w:ascii="Times New Roman"/>
          <w:sz w:val="22"/>
          <w:szCs w:val="22"/>
        </w:rPr>
      </w:pPr>
    </w:p>
    <w:p w14:paraId="1CD0FDC3" w14:textId="77777777" w:rsidR="008D1306" w:rsidRPr="00413874" w:rsidRDefault="00D45890" w:rsidP="00126DD8">
      <w:pPr>
        <w:pStyle w:val="2"/>
        <w:keepNext w:val="0"/>
        <w:numPr>
          <w:ilvl w:val="0"/>
          <w:numId w:val="17"/>
        </w:numPr>
        <w:adjustRightInd w:val="0"/>
        <w:snapToGrid w:val="0"/>
        <w:spacing w:line="400" w:lineRule="exact"/>
        <w:rPr>
          <w:rFonts w:ascii="Times New Roman" w:eastAsia="바탕" w:hAnsi="Times New Roman"/>
          <w:kern w:val="0"/>
          <w:sz w:val="22"/>
          <w:szCs w:val="22"/>
        </w:rPr>
      </w:pPr>
      <w:bookmarkStart w:id="812" w:name="_Toc36812373"/>
      <w:bookmarkStart w:id="813" w:name="_Toc36823059"/>
      <w:bookmarkStart w:id="814" w:name="_Toc36843255"/>
      <w:bookmarkStart w:id="815" w:name="_Toc287006951"/>
      <w:bookmarkStart w:id="816" w:name="_Toc287006952"/>
      <w:bookmarkStart w:id="817" w:name="_Toc287006953"/>
      <w:bookmarkStart w:id="818" w:name="_Toc287006954"/>
      <w:bookmarkStart w:id="819" w:name="_Toc191645670"/>
      <w:bookmarkStart w:id="820" w:name="_Toc240898095"/>
      <w:bookmarkStart w:id="821" w:name="_Toc242777980"/>
      <w:bookmarkEnd w:id="812"/>
      <w:bookmarkEnd w:id="813"/>
      <w:bookmarkEnd w:id="814"/>
      <w:bookmarkEnd w:id="815"/>
      <w:bookmarkEnd w:id="816"/>
      <w:bookmarkEnd w:id="817"/>
      <w:bookmarkEnd w:id="818"/>
      <w:r w:rsidRPr="00413874">
        <w:rPr>
          <w:rFonts w:ascii="Times New Roman" w:eastAsia="바탕" w:hAnsi="Times New Roman"/>
          <w:kern w:val="0"/>
          <w:sz w:val="22"/>
          <w:szCs w:val="22"/>
        </w:rPr>
        <w:t>사업의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유지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관련</w:t>
      </w:r>
      <w:bookmarkEnd w:id="819"/>
      <w:bookmarkEnd w:id="820"/>
      <w:bookmarkEnd w:id="821"/>
    </w:p>
    <w:p w14:paraId="18A3D611" w14:textId="77777777" w:rsidR="008D1306" w:rsidRPr="00413874" w:rsidRDefault="008D1306" w:rsidP="008B24EF">
      <w:pPr>
        <w:adjustRightInd w:val="0"/>
        <w:snapToGrid w:val="0"/>
        <w:spacing w:line="400" w:lineRule="exact"/>
        <w:rPr>
          <w:rFonts w:ascii="Times New Roman"/>
          <w:kern w:val="0"/>
          <w:sz w:val="22"/>
          <w:szCs w:val="22"/>
        </w:rPr>
      </w:pPr>
    </w:p>
    <w:p w14:paraId="605814CD" w14:textId="3D05C69A" w:rsidR="008D1306" w:rsidRPr="00413874" w:rsidRDefault="002D17B1" w:rsidP="008B24EF">
      <w:pPr>
        <w:adjustRightInd w:val="0"/>
        <w:snapToGrid w:val="0"/>
        <w:spacing w:line="400" w:lineRule="exact"/>
        <w:rPr>
          <w:rFonts w:ascii="Times New Roman"/>
          <w:kern w:val="0"/>
          <w:sz w:val="22"/>
          <w:szCs w:val="22"/>
        </w:rPr>
      </w:pPr>
      <w:r w:rsidRPr="00413874">
        <w:rPr>
          <w:rFonts w:ascii="Times New Roman"/>
          <w:kern w:val="0"/>
          <w:sz w:val="22"/>
          <w:szCs w:val="22"/>
        </w:rPr>
        <w:t>차주</w:t>
      </w:r>
      <w:r w:rsidR="00D45890" w:rsidRPr="00413874">
        <w:rPr>
          <w:rFonts w:ascii="Times New Roman"/>
          <w:kern w:val="0"/>
          <w:sz w:val="22"/>
          <w:szCs w:val="22"/>
        </w:rPr>
        <w:t>는</w:t>
      </w:r>
      <w:r w:rsidR="00D45890" w:rsidRPr="00413874">
        <w:rPr>
          <w:rFonts w:ascii="Times New Roman"/>
          <w:kern w:val="0"/>
          <w:sz w:val="22"/>
          <w:szCs w:val="22"/>
        </w:rPr>
        <w:t xml:space="preserve"> </w:t>
      </w:r>
      <w:r w:rsidR="00D45890" w:rsidRPr="00413874">
        <w:rPr>
          <w:rFonts w:ascii="Times New Roman"/>
          <w:kern w:val="0"/>
          <w:sz w:val="22"/>
          <w:szCs w:val="22"/>
        </w:rPr>
        <w:t>관련법령을</w:t>
      </w:r>
      <w:r w:rsidR="00D45890" w:rsidRPr="00413874">
        <w:rPr>
          <w:rFonts w:ascii="Times New Roman"/>
          <w:kern w:val="0"/>
          <w:sz w:val="22"/>
          <w:szCs w:val="22"/>
        </w:rPr>
        <w:t xml:space="preserve"> </w:t>
      </w:r>
      <w:r w:rsidR="00D45890" w:rsidRPr="00413874">
        <w:rPr>
          <w:rFonts w:ascii="Times New Roman"/>
          <w:kern w:val="0"/>
          <w:sz w:val="22"/>
          <w:szCs w:val="22"/>
        </w:rPr>
        <w:t>준수하고</w:t>
      </w:r>
      <w:r w:rsidR="00D45890" w:rsidRPr="00413874">
        <w:rPr>
          <w:rFonts w:ascii="Times New Roman"/>
          <w:kern w:val="0"/>
          <w:sz w:val="22"/>
          <w:szCs w:val="22"/>
        </w:rPr>
        <w:t xml:space="preserve"> </w:t>
      </w:r>
      <w:r w:rsidR="00C16D62" w:rsidRPr="00413874">
        <w:rPr>
          <w:rFonts w:ascii="Times New Roman"/>
          <w:kern w:val="0"/>
          <w:sz w:val="22"/>
          <w:szCs w:val="22"/>
        </w:rPr>
        <w:t>피담보채무</w:t>
      </w:r>
      <w:r w:rsidR="00D45890" w:rsidRPr="00413874">
        <w:rPr>
          <w:rFonts w:ascii="Times New Roman"/>
          <w:kern w:val="0"/>
          <w:sz w:val="22"/>
          <w:szCs w:val="22"/>
        </w:rPr>
        <w:t>가</w:t>
      </w:r>
      <w:r w:rsidR="00D45890" w:rsidRPr="00413874">
        <w:rPr>
          <w:rFonts w:ascii="Times New Roman"/>
          <w:kern w:val="0"/>
          <w:sz w:val="22"/>
          <w:szCs w:val="22"/>
        </w:rPr>
        <w:t xml:space="preserve"> </w:t>
      </w:r>
      <w:r w:rsidR="00D45890" w:rsidRPr="00413874">
        <w:rPr>
          <w:rFonts w:ascii="Times New Roman"/>
          <w:kern w:val="0"/>
          <w:sz w:val="22"/>
          <w:szCs w:val="22"/>
        </w:rPr>
        <w:t>전액</w:t>
      </w:r>
      <w:r w:rsidR="00D45890" w:rsidRPr="00413874">
        <w:rPr>
          <w:rFonts w:ascii="Times New Roman"/>
          <w:kern w:val="0"/>
          <w:sz w:val="22"/>
          <w:szCs w:val="22"/>
        </w:rPr>
        <w:t xml:space="preserve"> </w:t>
      </w:r>
      <w:r w:rsidR="00D45890" w:rsidRPr="00413874">
        <w:rPr>
          <w:rFonts w:ascii="Times New Roman"/>
          <w:kern w:val="0"/>
          <w:sz w:val="22"/>
          <w:szCs w:val="22"/>
        </w:rPr>
        <w:t>상환될</w:t>
      </w:r>
      <w:r w:rsidR="00D45890" w:rsidRPr="00413874">
        <w:rPr>
          <w:rFonts w:ascii="Times New Roman"/>
          <w:kern w:val="0"/>
          <w:sz w:val="22"/>
          <w:szCs w:val="22"/>
        </w:rPr>
        <w:t xml:space="preserve"> </w:t>
      </w:r>
      <w:r w:rsidR="00D45890" w:rsidRPr="00413874">
        <w:rPr>
          <w:rFonts w:ascii="Times New Roman"/>
          <w:kern w:val="0"/>
          <w:sz w:val="22"/>
          <w:szCs w:val="22"/>
        </w:rPr>
        <w:t>때까지는</w:t>
      </w:r>
      <w:r w:rsidR="00D45890" w:rsidRPr="00413874">
        <w:rPr>
          <w:rFonts w:ascii="Times New Roman"/>
          <w:kern w:val="0"/>
          <w:sz w:val="22"/>
          <w:szCs w:val="22"/>
        </w:rPr>
        <w:t xml:space="preserve"> </w:t>
      </w:r>
      <w:r w:rsidR="00053721" w:rsidRPr="00413874">
        <w:rPr>
          <w:rFonts w:ascii="Times New Roman"/>
          <w:kern w:val="0"/>
          <w:sz w:val="22"/>
          <w:szCs w:val="22"/>
        </w:rPr>
        <w:t>파산</w:t>
      </w:r>
      <w:r w:rsidR="00053721" w:rsidRPr="00413874">
        <w:rPr>
          <w:rFonts w:ascii="Times New Roman"/>
          <w:kern w:val="0"/>
          <w:sz w:val="22"/>
          <w:szCs w:val="22"/>
        </w:rPr>
        <w:t xml:space="preserve">, </w:t>
      </w:r>
      <w:r w:rsidR="00053721" w:rsidRPr="00413874">
        <w:rPr>
          <w:rFonts w:ascii="Times New Roman"/>
          <w:kern w:val="0"/>
          <w:sz w:val="22"/>
          <w:szCs w:val="22"/>
        </w:rPr>
        <w:t>회생절차</w:t>
      </w:r>
      <w:r w:rsidR="00053721" w:rsidRPr="00413874">
        <w:rPr>
          <w:rFonts w:ascii="Times New Roman"/>
          <w:kern w:val="0"/>
          <w:sz w:val="22"/>
          <w:szCs w:val="22"/>
        </w:rPr>
        <w:t xml:space="preserve"> </w:t>
      </w:r>
      <w:r w:rsidR="00053721" w:rsidRPr="00413874">
        <w:rPr>
          <w:rFonts w:ascii="Times New Roman"/>
          <w:kern w:val="0"/>
          <w:sz w:val="22"/>
          <w:szCs w:val="22"/>
        </w:rPr>
        <w:t>또는</w:t>
      </w:r>
      <w:r w:rsidR="00053721" w:rsidRPr="00413874">
        <w:rPr>
          <w:rFonts w:ascii="Times New Roman"/>
          <w:kern w:val="0"/>
          <w:sz w:val="22"/>
          <w:szCs w:val="22"/>
        </w:rPr>
        <w:t xml:space="preserve"> </w:t>
      </w:r>
      <w:r w:rsidR="00053721" w:rsidRPr="00413874">
        <w:rPr>
          <w:rFonts w:ascii="Times New Roman"/>
          <w:kern w:val="0"/>
          <w:sz w:val="22"/>
          <w:szCs w:val="22"/>
        </w:rPr>
        <w:t>기타</w:t>
      </w:r>
      <w:r w:rsidR="00053721" w:rsidRPr="00413874">
        <w:rPr>
          <w:rFonts w:ascii="Times New Roman"/>
          <w:kern w:val="0"/>
          <w:sz w:val="22"/>
          <w:szCs w:val="22"/>
        </w:rPr>
        <w:t xml:space="preserve"> </w:t>
      </w:r>
      <w:r w:rsidR="00053721" w:rsidRPr="00413874">
        <w:rPr>
          <w:rFonts w:ascii="Times New Roman"/>
          <w:kern w:val="0"/>
          <w:sz w:val="22"/>
          <w:szCs w:val="22"/>
        </w:rPr>
        <w:t>유사</w:t>
      </w:r>
      <w:r w:rsidR="00053721" w:rsidRPr="00413874">
        <w:rPr>
          <w:rFonts w:ascii="Times New Roman"/>
          <w:kern w:val="0"/>
          <w:sz w:val="22"/>
          <w:szCs w:val="22"/>
        </w:rPr>
        <w:t xml:space="preserve"> </w:t>
      </w:r>
      <w:r w:rsidR="00053721" w:rsidRPr="00413874">
        <w:rPr>
          <w:rFonts w:ascii="Times New Roman"/>
          <w:kern w:val="0"/>
          <w:sz w:val="22"/>
          <w:szCs w:val="22"/>
        </w:rPr>
        <w:t>절차의</w:t>
      </w:r>
      <w:r w:rsidR="00053721" w:rsidRPr="00413874">
        <w:rPr>
          <w:rFonts w:ascii="Times New Roman"/>
          <w:kern w:val="0"/>
          <w:sz w:val="22"/>
          <w:szCs w:val="22"/>
        </w:rPr>
        <w:t xml:space="preserve"> </w:t>
      </w:r>
      <w:r w:rsidR="00053721" w:rsidRPr="00413874">
        <w:rPr>
          <w:rFonts w:ascii="Times New Roman"/>
          <w:kern w:val="0"/>
          <w:sz w:val="22"/>
          <w:szCs w:val="22"/>
        </w:rPr>
        <w:t>신청</w:t>
      </w:r>
      <w:r w:rsidR="00053721" w:rsidRPr="00413874">
        <w:rPr>
          <w:rFonts w:ascii="Times New Roman"/>
          <w:kern w:val="0"/>
          <w:sz w:val="22"/>
          <w:szCs w:val="22"/>
        </w:rPr>
        <w:t xml:space="preserve">, </w:t>
      </w:r>
      <w:r w:rsidR="00B90F2B" w:rsidRPr="00413874">
        <w:rPr>
          <w:rFonts w:ascii="Times New Roman"/>
          <w:kern w:val="0"/>
          <w:sz w:val="22"/>
          <w:szCs w:val="22"/>
        </w:rPr>
        <w:t>청산</w:t>
      </w:r>
      <w:r w:rsidR="00B90F2B" w:rsidRPr="00413874">
        <w:rPr>
          <w:rFonts w:ascii="Times New Roman"/>
          <w:kern w:val="0"/>
          <w:sz w:val="22"/>
          <w:szCs w:val="22"/>
        </w:rPr>
        <w:t xml:space="preserve"> </w:t>
      </w:r>
      <w:r w:rsidR="00B90F2B" w:rsidRPr="00413874">
        <w:rPr>
          <w:rFonts w:ascii="Times New Roman"/>
          <w:kern w:val="0"/>
          <w:sz w:val="22"/>
          <w:szCs w:val="22"/>
        </w:rPr>
        <w:t>또는</w:t>
      </w:r>
      <w:r w:rsidR="00B90F2B" w:rsidRPr="00413874">
        <w:rPr>
          <w:rFonts w:ascii="Times New Roman"/>
          <w:kern w:val="0"/>
          <w:sz w:val="22"/>
          <w:szCs w:val="22"/>
        </w:rPr>
        <w:t xml:space="preserve"> </w:t>
      </w:r>
      <w:r w:rsidR="00053721" w:rsidRPr="00413874">
        <w:rPr>
          <w:rFonts w:ascii="Times New Roman"/>
          <w:kern w:val="0"/>
          <w:sz w:val="22"/>
          <w:szCs w:val="22"/>
        </w:rPr>
        <w:t>해산</w:t>
      </w:r>
      <w:r w:rsidR="00EF08C4" w:rsidRPr="00413874">
        <w:rPr>
          <w:rFonts w:ascii="Times New Roman"/>
          <w:kern w:val="0"/>
          <w:sz w:val="22"/>
          <w:szCs w:val="22"/>
        </w:rPr>
        <w:t>을</w:t>
      </w:r>
      <w:r w:rsidR="00EF08C4" w:rsidRPr="00413874">
        <w:rPr>
          <w:rFonts w:ascii="Times New Roman"/>
          <w:kern w:val="0"/>
          <w:sz w:val="22"/>
          <w:szCs w:val="22"/>
        </w:rPr>
        <w:t xml:space="preserve"> </w:t>
      </w:r>
      <w:r w:rsidR="00D45890" w:rsidRPr="00413874">
        <w:rPr>
          <w:rFonts w:ascii="Times New Roman"/>
          <w:kern w:val="0"/>
          <w:sz w:val="22"/>
          <w:szCs w:val="22"/>
        </w:rPr>
        <w:t>하지</w:t>
      </w:r>
      <w:r w:rsidR="00D45890" w:rsidRPr="00413874">
        <w:rPr>
          <w:rFonts w:ascii="Times New Roman"/>
          <w:kern w:val="0"/>
          <w:sz w:val="22"/>
          <w:szCs w:val="22"/>
        </w:rPr>
        <w:t xml:space="preserve"> </w:t>
      </w:r>
      <w:r w:rsidR="00B90F2B" w:rsidRPr="00413874">
        <w:rPr>
          <w:rFonts w:ascii="Times New Roman"/>
          <w:kern w:val="0"/>
          <w:sz w:val="22"/>
          <w:szCs w:val="22"/>
        </w:rPr>
        <w:t>아니하여야</w:t>
      </w:r>
      <w:r w:rsidR="00B90F2B" w:rsidRPr="00413874">
        <w:rPr>
          <w:rFonts w:ascii="Times New Roman"/>
          <w:kern w:val="0"/>
          <w:sz w:val="22"/>
          <w:szCs w:val="22"/>
        </w:rPr>
        <w:t xml:space="preserve"> </w:t>
      </w:r>
      <w:r w:rsidR="00364210">
        <w:rPr>
          <w:rFonts w:ascii="Times New Roman" w:hint="eastAsia"/>
          <w:kern w:val="0"/>
          <w:sz w:val="22"/>
          <w:szCs w:val="22"/>
        </w:rPr>
        <w:t>한다</w:t>
      </w:r>
      <w:r w:rsidR="00B90F2B" w:rsidRPr="00413874">
        <w:rPr>
          <w:rFonts w:ascii="Times New Roman"/>
          <w:kern w:val="0"/>
          <w:sz w:val="22"/>
          <w:szCs w:val="22"/>
        </w:rPr>
        <w:t>(</w:t>
      </w:r>
      <w:r w:rsidR="00B90F2B" w:rsidRPr="00413874">
        <w:rPr>
          <w:rFonts w:ascii="Times New Roman"/>
          <w:kern w:val="0"/>
          <w:sz w:val="22"/>
          <w:szCs w:val="22"/>
        </w:rPr>
        <w:t>단</w:t>
      </w:r>
      <w:r w:rsidR="00B90F2B" w:rsidRPr="00413874">
        <w:rPr>
          <w:rFonts w:ascii="Times New Roman"/>
          <w:kern w:val="0"/>
          <w:sz w:val="22"/>
          <w:szCs w:val="22"/>
        </w:rPr>
        <w:t xml:space="preserve">, </w:t>
      </w:r>
      <w:r w:rsidR="00B90F2B" w:rsidRPr="00413874">
        <w:rPr>
          <w:rFonts w:ascii="Times New Roman"/>
          <w:kern w:val="0"/>
          <w:sz w:val="22"/>
          <w:szCs w:val="22"/>
        </w:rPr>
        <w:t>관련</w:t>
      </w:r>
      <w:r w:rsidR="00B90F2B" w:rsidRPr="00413874">
        <w:rPr>
          <w:rFonts w:ascii="Times New Roman"/>
          <w:kern w:val="0"/>
          <w:sz w:val="22"/>
          <w:szCs w:val="22"/>
        </w:rPr>
        <w:t xml:space="preserve"> </w:t>
      </w:r>
      <w:r w:rsidR="00B90F2B" w:rsidRPr="00413874">
        <w:rPr>
          <w:rFonts w:ascii="Times New Roman"/>
          <w:kern w:val="0"/>
          <w:sz w:val="22"/>
          <w:szCs w:val="22"/>
        </w:rPr>
        <w:t>계약에</w:t>
      </w:r>
      <w:r w:rsidR="00B90F2B" w:rsidRPr="00413874">
        <w:rPr>
          <w:rFonts w:ascii="Times New Roman"/>
          <w:kern w:val="0"/>
          <w:sz w:val="22"/>
          <w:szCs w:val="22"/>
        </w:rPr>
        <w:t xml:space="preserve"> </w:t>
      </w:r>
      <w:r w:rsidR="00B90F2B" w:rsidRPr="00413874">
        <w:rPr>
          <w:rFonts w:ascii="Times New Roman"/>
          <w:kern w:val="0"/>
          <w:sz w:val="22"/>
          <w:szCs w:val="22"/>
        </w:rPr>
        <w:t>따라</w:t>
      </w:r>
      <w:r w:rsidR="00B90F2B" w:rsidRPr="00413874">
        <w:rPr>
          <w:rFonts w:ascii="Times New Roman"/>
          <w:kern w:val="0"/>
          <w:sz w:val="22"/>
          <w:szCs w:val="22"/>
        </w:rPr>
        <w:t xml:space="preserve"> </w:t>
      </w:r>
      <w:r w:rsidR="00B90F2B" w:rsidRPr="00413874">
        <w:rPr>
          <w:rFonts w:ascii="Times New Roman"/>
          <w:kern w:val="0"/>
          <w:sz w:val="22"/>
          <w:szCs w:val="22"/>
        </w:rPr>
        <w:t>본건</w:t>
      </w:r>
      <w:r w:rsidR="00B90F2B" w:rsidRPr="00413874">
        <w:rPr>
          <w:rFonts w:ascii="Times New Roman"/>
          <w:kern w:val="0"/>
          <w:sz w:val="22"/>
          <w:szCs w:val="22"/>
        </w:rPr>
        <w:t xml:space="preserve"> </w:t>
      </w:r>
      <w:r w:rsidR="00B90F2B" w:rsidRPr="00413874">
        <w:rPr>
          <w:rFonts w:ascii="Times New Roman"/>
          <w:kern w:val="0"/>
          <w:sz w:val="22"/>
          <w:szCs w:val="22"/>
        </w:rPr>
        <w:t>부동산을</w:t>
      </w:r>
      <w:r w:rsidR="00B90F2B" w:rsidRPr="00413874">
        <w:rPr>
          <w:rFonts w:ascii="Times New Roman"/>
          <w:kern w:val="0"/>
          <w:sz w:val="22"/>
          <w:szCs w:val="22"/>
        </w:rPr>
        <w:t xml:space="preserve"> </w:t>
      </w:r>
      <w:r w:rsidR="00B90F2B" w:rsidRPr="00413874">
        <w:rPr>
          <w:rFonts w:ascii="Times New Roman"/>
          <w:kern w:val="0"/>
          <w:sz w:val="22"/>
          <w:szCs w:val="22"/>
        </w:rPr>
        <w:t>매각하여</w:t>
      </w:r>
      <w:r w:rsidR="00B90F2B" w:rsidRPr="00413874">
        <w:rPr>
          <w:rFonts w:ascii="Times New Roman"/>
          <w:kern w:val="0"/>
          <w:sz w:val="22"/>
          <w:szCs w:val="22"/>
        </w:rPr>
        <w:t xml:space="preserve"> </w:t>
      </w:r>
      <w:r w:rsidR="00B90F2B" w:rsidRPr="00413874">
        <w:rPr>
          <w:rFonts w:ascii="Times New Roman"/>
          <w:kern w:val="0"/>
          <w:sz w:val="22"/>
          <w:szCs w:val="22"/>
        </w:rPr>
        <w:t>청산하는</w:t>
      </w:r>
      <w:r w:rsidR="00B90F2B" w:rsidRPr="00413874">
        <w:rPr>
          <w:rFonts w:ascii="Times New Roman"/>
          <w:kern w:val="0"/>
          <w:sz w:val="22"/>
          <w:szCs w:val="22"/>
        </w:rPr>
        <w:t xml:space="preserve"> </w:t>
      </w:r>
      <w:r w:rsidR="00B90F2B" w:rsidRPr="00413874">
        <w:rPr>
          <w:rFonts w:ascii="Times New Roman"/>
          <w:kern w:val="0"/>
          <w:sz w:val="22"/>
          <w:szCs w:val="22"/>
        </w:rPr>
        <w:t>경우는</w:t>
      </w:r>
      <w:r w:rsidR="00B90F2B" w:rsidRPr="00413874">
        <w:rPr>
          <w:rFonts w:ascii="Times New Roman"/>
          <w:kern w:val="0"/>
          <w:sz w:val="22"/>
          <w:szCs w:val="22"/>
        </w:rPr>
        <w:t xml:space="preserve"> </w:t>
      </w:r>
      <w:r w:rsidR="00B90F2B" w:rsidRPr="00413874">
        <w:rPr>
          <w:rFonts w:ascii="Times New Roman"/>
          <w:kern w:val="0"/>
          <w:sz w:val="22"/>
          <w:szCs w:val="22"/>
        </w:rPr>
        <w:t>제외한다</w:t>
      </w:r>
      <w:r w:rsidR="00B90F2B" w:rsidRPr="00413874">
        <w:rPr>
          <w:rFonts w:ascii="Times New Roman"/>
          <w:kern w:val="0"/>
          <w:sz w:val="22"/>
          <w:szCs w:val="22"/>
        </w:rPr>
        <w:t>)</w:t>
      </w:r>
      <w:r w:rsidR="00364210">
        <w:rPr>
          <w:rFonts w:ascii="Times New Roman" w:hint="eastAsia"/>
          <w:kern w:val="0"/>
          <w:sz w:val="22"/>
          <w:szCs w:val="22"/>
        </w:rPr>
        <w:t>.</w:t>
      </w:r>
      <w:r w:rsidR="00B90F2B" w:rsidRPr="00413874">
        <w:rPr>
          <w:rFonts w:ascii="Times New Roman"/>
          <w:kern w:val="0"/>
          <w:sz w:val="22"/>
          <w:szCs w:val="22"/>
        </w:rPr>
        <w:t xml:space="preserve"> </w:t>
      </w:r>
    </w:p>
    <w:p w14:paraId="2E22F961" w14:textId="77777777" w:rsidR="00F905CF" w:rsidRPr="00413874" w:rsidRDefault="00F905CF" w:rsidP="008B24EF">
      <w:pPr>
        <w:adjustRightInd w:val="0"/>
        <w:snapToGrid w:val="0"/>
        <w:spacing w:line="400" w:lineRule="exact"/>
        <w:rPr>
          <w:rFonts w:ascii="Times New Roman"/>
          <w:sz w:val="22"/>
          <w:szCs w:val="22"/>
        </w:rPr>
      </w:pPr>
    </w:p>
    <w:p w14:paraId="0EC5D037"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822" w:name="_Toc191645671"/>
      <w:bookmarkStart w:id="823" w:name="_Toc240898096"/>
      <w:bookmarkStart w:id="824" w:name="_Toc242777981"/>
      <w:r w:rsidRPr="00413874">
        <w:rPr>
          <w:rFonts w:ascii="Times New Roman" w:eastAsia="바탕" w:hAnsi="Times New Roman"/>
          <w:sz w:val="22"/>
          <w:szCs w:val="22"/>
        </w:rPr>
        <w:t>제세공과금</w:t>
      </w:r>
      <w:bookmarkEnd w:id="822"/>
      <w:bookmarkEnd w:id="823"/>
      <w:bookmarkEnd w:id="824"/>
    </w:p>
    <w:p w14:paraId="55D17684" w14:textId="77777777" w:rsidR="00D45890" w:rsidRPr="00413874" w:rsidRDefault="00D45890" w:rsidP="008B24EF">
      <w:pPr>
        <w:adjustRightInd w:val="0"/>
        <w:snapToGrid w:val="0"/>
        <w:spacing w:line="400" w:lineRule="exact"/>
        <w:rPr>
          <w:rFonts w:ascii="Times New Roman"/>
          <w:sz w:val="22"/>
          <w:szCs w:val="22"/>
        </w:rPr>
      </w:pPr>
    </w:p>
    <w:p w14:paraId="5FBC8A0E" w14:textId="77777777"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모든</w:t>
      </w:r>
      <w:r w:rsidR="00D45890" w:rsidRPr="00413874">
        <w:rPr>
          <w:rFonts w:ascii="Times New Roman"/>
          <w:sz w:val="22"/>
          <w:szCs w:val="22"/>
        </w:rPr>
        <w:t xml:space="preserve"> </w:t>
      </w:r>
      <w:r w:rsidR="00D45890" w:rsidRPr="00413874">
        <w:rPr>
          <w:rFonts w:ascii="Times New Roman"/>
          <w:sz w:val="22"/>
          <w:szCs w:val="22"/>
        </w:rPr>
        <w:t>세금</w:t>
      </w:r>
      <w:r w:rsidR="00D45890" w:rsidRPr="00413874">
        <w:rPr>
          <w:rFonts w:ascii="Times New Roman"/>
          <w:sz w:val="22"/>
          <w:szCs w:val="22"/>
        </w:rPr>
        <w:t xml:space="preserve">, </w:t>
      </w:r>
      <w:r w:rsidR="00D45890" w:rsidRPr="00413874">
        <w:rPr>
          <w:rFonts w:ascii="Times New Roman"/>
          <w:sz w:val="22"/>
          <w:szCs w:val="22"/>
        </w:rPr>
        <w:t>부과금</w:t>
      </w:r>
      <w:r w:rsidR="00D45890" w:rsidRPr="00413874">
        <w:rPr>
          <w:rFonts w:ascii="Times New Roman"/>
          <w:sz w:val="22"/>
          <w:szCs w:val="22"/>
        </w:rPr>
        <w:t xml:space="preserve"> </w:t>
      </w:r>
      <w:r w:rsidR="00D45890" w:rsidRPr="00413874">
        <w:rPr>
          <w:rFonts w:ascii="Times New Roman"/>
          <w:sz w:val="22"/>
          <w:szCs w:val="22"/>
        </w:rPr>
        <w:t>및</w:t>
      </w:r>
      <w:r w:rsidR="00D45890" w:rsidRPr="00413874">
        <w:rPr>
          <w:rFonts w:ascii="Times New Roman"/>
          <w:sz w:val="22"/>
          <w:szCs w:val="22"/>
        </w:rPr>
        <w:t xml:space="preserve"> </w:t>
      </w:r>
      <w:r w:rsidR="00D45890" w:rsidRPr="00413874">
        <w:rPr>
          <w:rFonts w:ascii="Times New Roman"/>
          <w:sz w:val="22"/>
          <w:szCs w:val="22"/>
        </w:rPr>
        <w:t>공과금을</w:t>
      </w:r>
      <w:r w:rsidR="00D45890" w:rsidRPr="00413874">
        <w:rPr>
          <w:rFonts w:ascii="Times New Roman"/>
          <w:sz w:val="22"/>
          <w:szCs w:val="22"/>
        </w:rPr>
        <w:t xml:space="preserve"> </w:t>
      </w:r>
      <w:r w:rsidR="00D45890" w:rsidRPr="00413874">
        <w:rPr>
          <w:rFonts w:ascii="Times New Roman"/>
          <w:sz w:val="22"/>
          <w:szCs w:val="22"/>
        </w:rPr>
        <w:t>납기일이</w:t>
      </w:r>
      <w:r w:rsidR="00D45890" w:rsidRPr="00413874">
        <w:rPr>
          <w:rFonts w:ascii="Times New Roman"/>
          <w:sz w:val="22"/>
          <w:szCs w:val="22"/>
        </w:rPr>
        <w:t xml:space="preserve"> </w:t>
      </w:r>
      <w:r w:rsidR="00D45890" w:rsidRPr="00413874">
        <w:rPr>
          <w:rFonts w:ascii="Times New Roman"/>
          <w:sz w:val="22"/>
          <w:szCs w:val="22"/>
        </w:rPr>
        <w:t>도래한</w:t>
      </w:r>
      <w:r w:rsidR="00D45890" w:rsidRPr="00413874">
        <w:rPr>
          <w:rFonts w:ascii="Times New Roman"/>
          <w:sz w:val="22"/>
          <w:szCs w:val="22"/>
        </w:rPr>
        <w:t xml:space="preserve"> </w:t>
      </w:r>
      <w:r w:rsidR="00D45890" w:rsidRPr="00413874">
        <w:rPr>
          <w:rFonts w:ascii="Times New Roman"/>
          <w:sz w:val="22"/>
          <w:szCs w:val="22"/>
        </w:rPr>
        <w:t>때</w:t>
      </w:r>
      <w:r w:rsidR="00D45890" w:rsidRPr="00413874">
        <w:rPr>
          <w:rFonts w:ascii="Times New Roman"/>
          <w:sz w:val="22"/>
          <w:szCs w:val="22"/>
        </w:rPr>
        <w:t xml:space="preserve"> </w:t>
      </w:r>
      <w:r w:rsidR="00D45890" w:rsidRPr="00413874">
        <w:rPr>
          <w:rFonts w:ascii="Times New Roman"/>
          <w:sz w:val="22"/>
          <w:szCs w:val="22"/>
        </w:rPr>
        <w:t>납부하여야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F092EB3" w14:textId="77777777" w:rsidR="00D45890" w:rsidRPr="00413874" w:rsidRDefault="00D45890" w:rsidP="008B24EF">
      <w:pPr>
        <w:adjustRightInd w:val="0"/>
        <w:snapToGrid w:val="0"/>
        <w:spacing w:line="400" w:lineRule="exact"/>
        <w:rPr>
          <w:rFonts w:ascii="Times New Roman"/>
          <w:sz w:val="22"/>
          <w:szCs w:val="22"/>
        </w:rPr>
      </w:pPr>
    </w:p>
    <w:p w14:paraId="7E516D47" w14:textId="77777777" w:rsidR="007209C4" w:rsidRPr="00413874" w:rsidRDefault="007209C4"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825" w:name="_Toc191645672"/>
      <w:bookmarkStart w:id="826" w:name="_Toc240898097"/>
      <w:bookmarkStart w:id="827" w:name="_Toc242777982"/>
      <w:r w:rsidRPr="00413874">
        <w:rPr>
          <w:rFonts w:ascii="Times New Roman" w:eastAsia="바탕" w:hAnsi="Times New Roman"/>
          <w:sz w:val="22"/>
          <w:szCs w:val="22"/>
        </w:rPr>
        <w:lastRenderedPageBreak/>
        <w:t>통지</w:t>
      </w:r>
      <w:bookmarkEnd w:id="825"/>
      <w:bookmarkEnd w:id="826"/>
      <w:bookmarkEnd w:id="827"/>
    </w:p>
    <w:p w14:paraId="14DA3E59" w14:textId="77777777" w:rsidR="007209C4" w:rsidRPr="00413874" w:rsidRDefault="007209C4" w:rsidP="008B24EF">
      <w:pPr>
        <w:adjustRightInd w:val="0"/>
        <w:snapToGrid w:val="0"/>
        <w:spacing w:line="400" w:lineRule="exact"/>
        <w:rPr>
          <w:rFonts w:ascii="Times New Roman"/>
          <w:sz w:val="22"/>
          <w:szCs w:val="22"/>
        </w:rPr>
      </w:pPr>
    </w:p>
    <w:p w14:paraId="76BBEA7D" w14:textId="7486CF7C" w:rsidR="00C8258D" w:rsidRPr="00413874" w:rsidRDefault="002D17B1"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w:t>
      </w:r>
      <w:r w:rsidR="007209C4" w:rsidRPr="00413874">
        <w:rPr>
          <w:rFonts w:ascii="Times New Roman"/>
          <w:sz w:val="22"/>
          <w:szCs w:val="22"/>
        </w:rPr>
        <w:t>는</w:t>
      </w:r>
      <w:r w:rsidR="007209C4" w:rsidRPr="00413874">
        <w:rPr>
          <w:rFonts w:ascii="Times New Roman"/>
          <w:sz w:val="22"/>
          <w:szCs w:val="22"/>
        </w:rPr>
        <w:t xml:space="preserve"> </w:t>
      </w:r>
      <w:r w:rsidR="00422798" w:rsidRPr="00413874">
        <w:rPr>
          <w:rFonts w:ascii="Times New Roman"/>
          <w:sz w:val="22"/>
          <w:szCs w:val="22"/>
        </w:rPr>
        <w:t>기한의</w:t>
      </w:r>
      <w:r w:rsidR="00422798" w:rsidRPr="00413874">
        <w:rPr>
          <w:rFonts w:ascii="Times New Roman"/>
          <w:sz w:val="22"/>
          <w:szCs w:val="22"/>
        </w:rPr>
        <w:t xml:space="preserve"> </w:t>
      </w:r>
      <w:r w:rsidR="00422798" w:rsidRPr="00413874">
        <w:rPr>
          <w:rFonts w:ascii="Times New Roman"/>
          <w:sz w:val="22"/>
          <w:szCs w:val="22"/>
        </w:rPr>
        <w:t>이익</w:t>
      </w:r>
      <w:r w:rsidR="00422798" w:rsidRPr="00413874">
        <w:rPr>
          <w:rFonts w:ascii="Times New Roman"/>
          <w:sz w:val="22"/>
          <w:szCs w:val="22"/>
        </w:rPr>
        <w:t xml:space="preserve"> </w:t>
      </w:r>
      <w:r w:rsidR="00422798" w:rsidRPr="00413874">
        <w:rPr>
          <w:rFonts w:ascii="Times New Roman"/>
          <w:sz w:val="22"/>
          <w:szCs w:val="22"/>
        </w:rPr>
        <w:t>상실</w:t>
      </w:r>
      <w:r w:rsidR="00422798" w:rsidRPr="00413874">
        <w:rPr>
          <w:rFonts w:ascii="Times New Roman"/>
          <w:sz w:val="22"/>
          <w:szCs w:val="22"/>
        </w:rPr>
        <w:t xml:space="preserve"> </w:t>
      </w:r>
      <w:r w:rsidR="007209C4" w:rsidRPr="00413874">
        <w:rPr>
          <w:rFonts w:ascii="Times New Roman"/>
          <w:sz w:val="22"/>
          <w:szCs w:val="22"/>
        </w:rPr>
        <w:t>사유나</w:t>
      </w:r>
      <w:r w:rsidR="007209C4" w:rsidRPr="00413874">
        <w:rPr>
          <w:rFonts w:ascii="Times New Roman"/>
          <w:sz w:val="22"/>
          <w:szCs w:val="22"/>
        </w:rPr>
        <w:t xml:space="preserve"> </w:t>
      </w:r>
      <w:r w:rsidR="007209C4" w:rsidRPr="00413874">
        <w:rPr>
          <w:rFonts w:ascii="Times New Roman"/>
          <w:sz w:val="22"/>
          <w:szCs w:val="22"/>
        </w:rPr>
        <w:t>조사</w:t>
      </w:r>
      <w:r w:rsidR="007209C4" w:rsidRPr="00413874">
        <w:rPr>
          <w:rFonts w:ascii="Times New Roman"/>
          <w:sz w:val="22"/>
          <w:szCs w:val="22"/>
        </w:rPr>
        <w:t xml:space="preserve">, </w:t>
      </w:r>
      <w:r w:rsidR="007209C4" w:rsidRPr="00413874">
        <w:rPr>
          <w:rFonts w:ascii="Times New Roman"/>
          <w:sz w:val="22"/>
          <w:szCs w:val="22"/>
        </w:rPr>
        <w:t>수사</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행정절차나</w:t>
      </w:r>
      <w:r w:rsidR="007209C4" w:rsidRPr="00413874">
        <w:rPr>
          <w:rFonts w:ascii="Times New Roman"/>
          <w:sz w:val="22"/>
          <w:szCs w:val="22"/>
        </w:rPr>
        <w:t xml:space="preserve"> </w:t>
      </w:r>
      <w:r w:rsidR="007209C4" w:rsidRPr="00413874">
        <w:rPr>
          <w:rFonts w:ascii="Times New Roman"/>
          <w:sz w:val="22"/>
          <w:szCs w:val="22"/>
        </w:rPr>
        <w:t>중재</w:t>
      </w:r>
      <w:r w:rsidR="007209C4" w:rsidRPr="00413874">
        <w:rPr>
          <w:rFonts w:ascii="Times New Roman"/>
          <w:sz w:val="22"/>
          <w:szCs w:val="22"/>
        </w:rPr>
        <w:t xml:space="preserve">, </w:t>
      </w:r>
      <w:r w:rsidR="007209C4" w:rsidRPr="00413874">
        <w:rPr>
          <w:rFonts w:ascii="Times New Roman"/>
          <w:sz w:val="22"/>
          <w:szCs w:val="22"/>
        </w:rPr>
        <w:t>법적</w:t>
      </w:r>
      <w:r w:rsidR="007209C4" w:rsidRPr="00413874">
        <w:rPr>
          <w:rFonts w:ascii="Times New Roman"/>
          <w:sz w:val="22"/>
          <w:szCs w:val="22"/>
        </w:rPr>
        <w:t xml:space="preserve"> </w:t>
      </w:r>
      <w:r w:rsidR="007209C4" w:rsidRPr="00413874">
        <w:rPr>
          <w:rFonts w:ascii="Times New Roman"/>
          <w:sz w:val="22"/>
          <w:szCs w:val="22"/>
        </w:rPr>
        <w:t>절차</w:t>
      </w:r>
      <w:r w:rsidR="007209C4" w:rsidRPr="00413874">
        <w:rPr>
          <w:rFonts w:ascii="Times New Roman"/>
          <w:sz w:val="22"/>
          <w:szCs w:val="22"/>
        </w:rPr>
        <w:t xml:space="preserve"> </w:t>
      </w:r>
      <w:r w:rsidR="007209C4" w:rsidRPr="00413874">
        <w:rPr>
          <w:rFonts w:ascii="Times New Roman"/>
          <w:sz w:val="22"/>
          <w:szCs w:val="22"/>
        </w:rPr>
        <w:t>기타</w:t>
      </w:r>
      <w:r w:rsidR="007209C4" w:rsidRPr="00413874">
        <w:rPr>
          <w:rFonts w:ascii="Times New Roman"/>
          <w:sz w:val="22"/>
          <w:szCs w:val="22"/>
        </w:rPr>
        <w:t xml:space="preserve"> </w:t>
      </w:r>
      <w:r w:rsidR="007209C4" w:rsidRPr="00413874">
        <w:rPr>
          <w:rFonts w:ascii="Times New Roman"/>
          <w:sz w:val="22"/>
          <w:szCs w:val="22"/>
        </w:rPr>
        <w:t>중대한</w:t>
      </w:r>
      <w:r w:rsidR="007209C4" w:rsidRPr="00413874">
        <w:rPr>
          <w:rFonts w:ascii="Times New Roman"/>
          <w:sz w:val="22"/>
          <w:szCs w:val="22"/>
        </w:rPr>
        <w:t xml:space="preserve"> </w:t>
      </w:r>
      <w:r w:rsidR="007209C4" w:rsidRPr="00413874">
        <w:rPr>
          <w:rFonts w:ascii="Times New Roman"/>
          <w:sz w:val="22"/>
          <w:szCs w:val="22"/>
        </w:rPr>
        <w:t>부정적</w:t>
      </w:r>
      <w:r w:rsidR="007209C4" w:rsidRPr="00413874">
        <w:rPr>
          <w:rFonts w:ascii="Times New Roman"/>
          <w:sz w:val="22"/>
          <w:szCs w:val="22"/>
        </w:rPr>
        <w:t xml:space="preserve"> </w:t>
      </w:r>
      <w:r w:rsidR="007209C4" w:rsidRPr="00413874">
        <w:rPr>
          <w:rFonts w:ascii="Times New Roman"/>
          <w:sz w:val="22"/>
          <w:szCs w:val="22"/>
        </w:rPr>
        <w:t>영향을</w:t>
      </w:r>
      <w:r w:rsidR="007209C4" w:rsidRPr="00413874">
        <w:rPr>
          <w:rFonts w:ascii="Times New Roman"/>
          <w:sz w:val="22"/>
          <w:szCs w:val="22"/>
        </w:rPr>
        <w:t xml:space="preserve"> </w:t>
      </w:r>
      <w:r w:rsidR="007209C4" w:rsidRPr="00413874">
        <w:rPr>
          <w:rFonts w:ascii="Times New Roman"/>
          <w:sz w:val="22"/>
          <w:szCs w:val="22"/>
        </w:rPr>
        <w:t>미칠</w:t>
      </w:r>
      <w:r w:rsidR="007209C4" w:rsidRPr="00413874">
        <w:rPr>
          <w:rFonts w:ascii="Times New Roman"/>
          <w:sz w:val="22"/>
          <w:szCs w:val="22"/>
        </w:rPr>
        <w:t xml:space="preserve"> </w:t>
      </w:r>
      <w:r w:rsidR="007209C4" w:rsidRPr="00413874">
        <w:rPr>
          <w:rFonts w:ascii="Times New Roman"/>
          <w:sz w:val="22"/>
          <w:szCs w:val="22"/>
        </w:rPr>
        <w:t>사실이</w:t>
      </w:r>
      <w:r w:rsidR="007209C4" w:rsidRPr="00413874">
        <w:rPr>
          <w:rFonts w:ascii="Times New Roman"/>
          <w:sz w:val="22"/>
          <w:szCs w:val="22"/>
        </w:rPr>
        <w:t xml:space="preserve"> </w:t>
      </w:r>
      <w:r w:rsidR="007209C4" w:rsidRPr="00413874">
        <w:rPr>
          <w:rFonts w:ascii="Times New Roman"/>
          <w:sz w:val="22"/>
          <w:szCs w:val="22"/>
        </w:rPr>
        <w:t>발생하였거나</w:t>
      </w:r>
      <w:r w:rsidR="007209C4" w:rsidRPr="00413874">
        <w:rPr>
          <w:rFonts w:ascii="Times New Roman"/>
          <w:sz w:val="22"/>
          <w:szCs w:val="22"/>
        </w:rPr>
        <w:t xml:space="preserve"> </w:t>
      </w:r>
      <w:r w:rsidR="007209C4" w:rsidRPr="00413874">
        <w:rPr>
          <w:rFonts w:ascii="Times New Roman"/>
          <w:sz w:val="22"/>
          <w:szCs w:val="22"/>
        </w:rPr>
        <w:t>발생할</w:t>
      </w:r>
      <w:r w:rsidR="007209C4" w:rsidRPr="00413874">
        <w:rPr>
          <w:rFonts w:ascii="Times New Roman"/>
          <w:sz w:val="22"/>
          <w:szCs w:val="22"/>
        </w:rPr>
        <w:t xml:space="preserve"> </w:t>
      </w:r>
      <w:r w:rsidR="007209C4" w:rsidRPr="00413874">
        <w:rPr>
          <w:rFonts w:ascii="Times New Roman"/>
          <w:sz w:val="22"/>
          <w:szCs w:val="22"/>
        </w:rPr>
        <w:t>것으로</w:t>
      </w:r>
      <w:r w:rsidR="007209C4" w:rsidRPr="00413874">
        <w:rPr>
          <w:rFonts w:ascii="Times New Roman"/>
          <w:sz w:val="22"/>
          <w:szCs w:val="22"/>
        </w:rPr>
        <w:t xml:space="preserve"> </w:t>
      </w:r>
      <w:r w:rsidR="007209C4" w:rsidRPr="00413874">
        <w:rPr>
          <w:rFonts w:ascii="Times New Roman"/>
          <w:sz w:val="22"/>
          <w:szCs w:val="22"/>
        </w:rPr>
        <w:t>예상되는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w:t>
      </w:r>
      <w:r w:rsidR="00111AA9" w:rsidRPr="00413874">
        <w:rPr>
          <w:rFonts w:ascii="Times New Roman"/>
          <w:sz w:val="22"/>
          <w:szCs w:val="22"/>
        </w:rPr>
        <w:t>본건</w:t>
      </w:r>
      <w:r w:rsidR="00111AA9" w:rsidRPr="00413874">
        <w:rPr>
          <w:rFonts w:ascii="Times New Roman"/>
          <w:sz w:val="22"/>
          <w:szCs w:val="22"/>
        </w:rPr>
        <w:t xml:space="preserve"> </w:t>
      </w:r>
      <w:r w:rsidR="007E1B3E" w:rsidRPr="00413874">
        <w:rPr>
          <w:rFonts w:ascii="Times New Roman"/>
          <w:sz w:val="22"/>
          <w:szCs w:val="22"/>
        </w:rPr>
        <w:t>부동산과</w:t>
      </w:r>
      <w:r w:rsidR="00111AA9" w:rsidRPr="00413874">
        <w:rPr>
          <w:rFonts w:ascii="Times New Roman"/>
          <w:sz w:val="22"/>
          <w:szCs w:val="22"/>
        </w:rPr>
        <w:t xml:space="preserve"> </w:t>
      </w:r>
      <w:r w:rsidR="00111AA9" w:rsidRPr="00413874">
        <w:rPr>
          <w:rFonts w:ascii="Times New Roman"/>
          <w:sz w:val="22"/>
          <w:szCs w:val="22"/>
        </w:rPr>
        <w:t>관련하여</w:t>
      </w:r>
      <w:r w:rsidR="00111AA9" w:rsidRPr="00413874">
        <w:rPr>
          <w:rFonts w:ascii="Times New Roman"/>
          <w:sz w:val="22"/>
          <w:szCs w:val="22"/>
        </w:rPr>
        <w:t xml:space="preserve"> </w:t>
      </w:r>
      <w:r w:rsidR="007209C4" w:rsidRPr="00413874">
        <w:rPr>
          <w:rFonts w:ascii="Times New Roman"/>
          <w:sz w:val="22"/>
          <w:szCs w:val="22"/>
        </w:rPr>
        <w:t>소송물가액</w:t>
      </w:r>
      <w:r w:rsidR="007209C4" w:rsidRPr="00413874">
        <w:rPr>
          <w:rFonts w:ascii="Times New Roman"/>
          <w:sz w:val="22"/>
          <w:szCs w:val="22"/>
        </w:rPr>
        <w:t xml:space="preserve"> </w:t>
      </w:r>
      <w:r w:rsidR="007209C4" w:rsidRPr="00413874">
        <w:rPr>
          <w:rFonts w:ascii="Times New Roman"/>
          <w:sz w:val="22"/>
          <w:szCs w:val="22"/>
        </w:rPr>
        <w:t>금</w:t>
      </w:r>
      <w:r w:rsidR="007209C4" w:rsidRPr="00413874">
        <w:rPr>
          <w:rFonts w:ascii="Times New Roman"/>
          <w:sz w:val="22"/>
          <w:szCs w:val="22"/>
        </w:rPr>
        <w:t xml:space="preserve"> </w:t>
      </w:r>
      <w:r w:rsidR="000644F2">
        <w:rPr>
          <w:rFonts w:ascii="Times New Roman" w:hint="eastAsia"/>
          <w:sz w:val="22"/>
          <w:szCs w:val="22"/>
        </w:rPr>
        <w:t>[</w:t>
      </w:r>
      <w:r w:rsidR="007209C4" w:rsidRPr="00413874">
        <w:rPr>
          <w:rFonts w:ascii="Times New Roman"/>
          <w:sz w:val="22"/>
          <w:szCs w:val="22"/>
        </w:rPr>
        <w:t>일십억원</w:t>
      </w:r>
      <w:r w:rsidR="007209C4" w:rsidRPr="00413874">
        <w:rPr>
          <w:rFonts w:ascii="Times New Roman"/>
          <w:sz w:val="22"/>
          <w:szCs w:val="22"/>
        </w:rPr>
        <w:t>(</w:t>
      </w:r>
      <w:r w:rsidR="007209C4" w:rsidRPr="00413874">
        <w:rPr>
          <w:rFonts w:ascii="Times New Roman"/>
          <w:sz w:val="22"/>
          <w:szCs w:val="22"/>
        </w:rPr>
        <w:t>￦</w:t>
      </w:r>
      <w:r w:rsidR="007209C4" w:rsidRPr="00413874">
        <w:rPr>
          <w:rFonts w:ascii="Times New Roman"/>
          <w:sz w:val="22"/>
          <w:szCs w:val="22"/>
        </w:rPr>
        <w:t>1,000,000,000)</w:t>
      </w:r>
      <w:r w:rsidR="000644F2">
        <w:rPr>
          <w:rFonts w:ascii="Times New Roman" w:hint="eastAsia"/>
          <w:sz w:val="22"/>
          <w:szCs w:val="22"/>
        </w:rPr>
        <w:t>]</w:t>
      </w:r>
      <w:r w:rsidR="007209C4" w:rsidRPr="00413874">
        <w:rPr>
          <w:rFonts w:ascii="Times New Roman"/>
          <w:sz w:val="22"/>
          <w:szCs w:val="22"/>
        </w:rPr>
        <w:t xml:space="preserve"> </w:t>
      </w:r>
      <w:r w:rsidR="007209C4" w:rsidRPr="00413874">
        <w:rPr>
          <w:rFonts w:ascii="Times New Roman"/>
          <w:sz w:val="22"/>
          <w:szCs w:val="22"/>
        </w:rPr>
        <w:t>이상의</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등을</w:t>
      </w:r>
      <w:r w:rsidR="007209C4" w:rsidRPr="00413874">
        <w:rPr>
          <w:rFonts w:ascii="Times New Roman"/>
          <w:sz w:val="22"/>
          <w:szCs w:val="22"/>
        </w:rPr>
        <w:t xml:space="preserve"> </w:t>
      </w:r>
      <w:r w:rsidR="007209C4" w:rsidRPr="00413874">
        <w:rPr>
          <w:rFonts w:ascii="Times New Roman"/>
          <w:sz w:val="22"/>
          <w:szCs w:val="22"/>
        </w:rPr>
        <w:t>당하거나</w:t>
      </w:r>
      <w:r w:rsidR="007209C4" w:rsidRPr="00413874">
        <w:rPr>
          <w:rFonts w:ascii="Times New Roman"/>
          <w:sz w:val="22"/>
          <w:szCs w:val="22"/>
        </w:rPr>
        <w:t xml:space="preserve"> </w:t>
      </w:r>
      <w:r w:rsidR="007209C4" w:rsidRPr="00413874">
        <w:rPr>
          <w:rFonts w:ascii="Times New Roman"/>
          <w:sz w:val="22"/>
          <w:szCs w:val="22"/>
        </w:rPr>
        <w:t>제반</w:t>
      </w:r>
      <w:r w:rsidR="007209C4" w:rsidRPr="00413874">
        <w:rPr>
          <w:rFonts w:ascii="Times New Roman"/>
          <w:sz w:val="22"/>
          <w:szCs w:val="22"/>
        </w:rPr>
        <w:t xml:space="preserve"> </w:t>
      </w:r>
      <w:r w:rsidR="007209C4" w:rsidRPr="00413874">
        <w:rPr>
          <w:rFonts w:ascii="Times New Roman"/>
          <w:sz w:val="22"/>
          <w:szCs w:val="22"/>
        </w:rPr>
        <w:t>법적절차를</w:t>
      </w:r>
      <w:r w:rsidR="007209C4" w:rsidRPr="00413874">
        <w:rPr>
          <w:rFonts w:ascii="Times New Roman"/>
          <w:sz w:val="22"/>
          <w:szCs w:val="22"/>
        </w:rPr>
        <w:t xml:space="preserve"> </w:t>
      </w:r>
      <w:r w:rsidR="007209C4" w:rsidRPr="00413874">
        <w:rPr>
          <w:rFonts w:ascii="Times New Roman"/>
          <w:sz w:val="22"/>
          <w:szCs w:val="22"/>
        </w:rPr>
        <w:t>착수하고자</w:t>
      </w:r>
      <w:r w:rsidR="007209C4" w:rsidRPr="00413874">
        <w:rPr>
          <w:rFonts w:ascii="Times New Roman"/>
          <w:sz w:val="22"/>
          <w:szCs w:val="22"/>
        </w:rPr>
        <w:t xml:space="preserve"> </w:t>
      </w:r>
      <w:r w:rsidR="007209C4" w:rsidRPr="00413874">
        <w:rPr>
          <w:rFonts w:ascii="Times New Roman"/>
          <w:sz w:val="22"/>
          <w:szCs w:val="22"/>
        </w:rPr>
        <w:t>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 xml:space="preserve"> </w:t>
      </w:r>
      <w:r w:rsidR="007209C4" w:rsidRPr="00413874">
        <w:rPr>
          <w:rFonts w:ascii="Times New Roman"/>
          <w:sz w:val="22"/>
          <w:szCs w:val="22"/>
        </w:rPr>
        <w:t>포함</w:t>
      </w:r>
      <w:r w:rsidR="007209C4" w:rsidRPr="00413874">
        <w:rPr>
          <w:rFonts w:ascii="Times New Roman"/>
          <w:sz w:val="22"/>
          <w:szCs w:val="22"/>
        </w:rPr>
        <w:t xml:space="preserve">) </w:t>
      </w:r>
      <w:r w:rsidR="000877D6" w:rsidRPr="00413874">
        <w:rPr>
          <w:rFonts w:ascii="Times New Roman"/>
          <w:sz w:val="22"/>
          <w:szCs w:val="22"/>
        </w:rPr>
        <w:t>대주</w:t>
      </w:r>
      <w:r w:rsidR="007209C4" w:rsidRPr="00413874">
        <w:rPr>
          <w:rFonts w:ascii="Times New Roman"/>
          <w:sz w:val="22"/>
          <w:szCs w:val="22"/>
        </w:rPr>
        <w:t>에게</w:t>
      </w:r>
      <w:r w:rsidR="007209C4" w:rsidRPr="00413874">
        <w:rPr>
          <w:rFonts w:ascii="Times New Roman"/>
          <w:sz w:val="22"/>
          <w:szCs w:val="22"/>
        </w:rPr>
        <w:t xml:space="preserve"> </w:t>
      </w:r>
      <w:r w:rsidR="007209C4" w:rsidRPr="00413874">
        <w:rPr>
          <w:rFonts w:ascii="Times New Roman"/>
          <w:sz w:val="22"/>
          <w:szCs w:val="22"/>
        </w:rPr>
        <w:t>그</w:t>
      </w:r>
      <w:r w:rsidR="007209C4" w:rsidRPr="00413874">
        <w:rPr>
          <w:rFonts w:ascii="Times New Roman"/>
          <w:sz w:val="22"/>
          <w:szCs w:val="22"/>
        </w:rPr>
        <w:t xml:space="preserve"> </w:t>
      </w:r>
      <w:r w:rsidR="007209C4" w:rsidRPr="00413874">
        <w:rPr>
          <w:rFonts w:ascii="Times New Roman"/>
          <w:sz w:val="22"/>
          <w:szCs w:val="22"/>
        </w:rPr>
        <w:t>사실을</w:t>
      </w:r>
      <w:r w:rsidR="007209C4" w:rsidRPr="00413874">
        <w:rPr>
          <w:rFonts w:ascii="Times New Roman"/>
          <w:sz w:val="22"/>
          <w:szCs w:val="22"/>
        </w:rPr>
        <w:t xml:space="preserve"> </w:t>
      </w:r>
      <w:r w:rsidR="007209C4" w:rsidRPr="00413874">
        <w:rPr>
          <w:rFonts w:ascii="Times New Roman"/>
          <w:sz w:val="22"/>
          <w:szCs w:val="22"/>
        </w:rPr>
        <w:t>안</w:t>
      </w:r>
      <w:r w:rsidR="007209C4" w:rsidRPr="00413874">
        <w:rPr>
          <w:rFonts w:ascii="Times New Roman"/>
          <w:sz w:val="22"/>
          <w:szCs w:val="22"/>
        </w:rPr>
        <w:t xml:space="preserve"> </w:t>
      </w:r>
      <w:r w:rsidR="007209C4" w:rsidRPr="00413874">
        <w:rPr>
          <w:rFonts w:ascii="Times New Roman"/>
          <w:sz w:val="22"/>
          <w:szCs w:val="22"/>
        </w:rPr>
        <w:t>날로부터</w:t>
      </w:r>
      <w:r w:rsidR="007209C4" w:rsidRPr="00413874">
        <w:rPr>
          <w:rFonts w:ascii="Times New Roman"/>
          <w:sz w:val="22"/>
          <w:szCs w:val="22"/>
        </w:rPr>
        <w:t xml:space="preserve"> </w:t>
      </w:r>
      <w:r w:rsidR="00FB24B7" w:rsidRPr="00413874">
        <w:rPr>
          <w:rFonts w:ascii="Times New Roman"/>
          <w:sz w:val="22"/>
          <w:szCs w:val="22"/>
        </w:rPr>
        <w:t>삼</w:t>
      </w:r>
      <w:r w:rsidR="00336788" w:rsidRPr="00413874">
        <w:rPr>
          <w:rFonts w:ascii="Times New Roman"/>
          <w:sz w:val="22"/>
          <w:szCs w:val="22"/>
        </w:rPr>
        <w:t>(</w:t>
      </w:r>
      <w:r w:rsidR="00FB24B7" w:rsidRPr="00413874">
        <w:rPr>
          <w:rFonts w:ascii="Times New Roman"/>
          <w:sz w:val="22"/>
          <w:szCs w:val="22"/>
        </w:rPr>
        <w:t>3</w:t>
      </w:r>
      <w:r w:rsidR="00336788" w:rsidRPr="00413874">
        <w:rPr>
          <w:rFonts w:ascii="Times New Roman"/>
          <w:sz w:val="22"/>
          <w:szCs w:val="22"/>
        </w:rPr>
        <w:t>)</w:t>
      </w:r>
      <w:r w:rsidR="00A9057C" w:rsidRPr="00413874">
        <w:rPr>
          <w:rFonts w:ascii="Times New Roman"/>
          <w:sz w:val="22"/>
          <w:szCs w:val="22"/>
        </w:rPr>
        <w:t>영업일</w:t>
      </w:r>
      <w:r w:rsidR="007209C4" w:rsidRPr="00413874">
        <w:rPr>
          <w:rFonts w:ascii="Times New Roman"/>
          <w:sz w:val="22"/>
          <w:szCs w:val="22"/>
        </w:rPr>
        <w:t xml:space="preserve"> </w:t>
      </w:r>
      <w:r w:rsidR="007209C4" w:rsidRPr="00413874">
        <w:rPr>
          <w:rFonts w:ascii="Times New Roman"/>
          <w:sz w:val="22"/>
          <w:szCs w:val="22"/>
        </w:rPr>
        <w:t>이내에</w:t>
      </w:r>
      <w:r w:rsidR="007209C4" w:rsidRPr="00413874">
        <w:rPr>
          <w:rFonts w:ascii="Times New Roman"/>
          <w:sz w:val="22"/>
          <w:szCs w:val="22"/>
        </w:rPr>
        <w:t xml:space="preserve"> </w:t>
      </w:r>
      <w:r w:rsidR="007209C4" w:rsidRPr="00413874">
        <w:rPr>
          <w:rFonts w:ascii="Times New Roman"/>
          <w:sz w:val="22"/>
          <w:szCs w:val="22"/>
        </w:rPr>
        <w:t>가능한</w:t>
      </w:r>
      <w:r w:rsidR="007209C4" w:rsidRPr="00413874">
        <w:rPr>
          <w:rFonts w:ascii="Times New Roman"/>
          <w:sz w:val="22"/>
          <w:szCs w:val="22"/>
        </w:rPr>
        <w:t xml:space="preserve"> </w:t>
      </w:r>
      <w:r w:rsidR="007209C4" w:rsidRPr="00413874">
        <w:rPr>
          <w:rFonts w:ascii="Times New Roman"/>
          <w:sz w:val="22"/>
          <w:szCs w:val="22"/>
        </w:rPr>
        <w:t>한</w:t>
      </w:r>
      <w:r w:rsidR="007209C4" w:rsidRPr="00413874">
        <w:rPr>
          <w:rFonts w:ascii="Times New Roman"/>
          <w:sz w:val="22"/>
          <w:szCs w:val="22"/>
        </w:rPr>
        <w:t xml:space="preserve"> </w:t>
      </w:r>
      <w:r w:rsidR="007209C4" w:rsidRPr="00413874">
        <w:rPr>
          <w:rFonts w:ascii="Times New Roman"/>
          <w:sz w:val="22"/>
          <w:szCs w:val="22"/>
        </w:rPr>
        <w:t>즉시</w:t>
      </w:r>
      <w:r w:rsidR="007209C4" w:rsidRPr="00413874">
        <w:rPr>
          <w:rFonts w:ascii="Times New Roman"/>
          <w:sz w:val="22"/>
          <w:szCs w:val="22"/>
        </w:rPr>
        <w:t xml:space="preserve"> </w:t>
      </w:r>
      <w:r w:rsidR="007209C4" w:rsidRPr="00413874">
        <w:rPr>
          <w:rFonts w:ascii="Times New Roman"/>
          <w:sz w:val="22"/>
          <w:szCs w:val="22"/>
        </w:rPr>
        <w:t>서면통지</w:t>
      </w:r>
      <w:r w:rsidR="00422798" w:rsidRPr="00413874">
        <w:rPr>
          <w:rFonts w:ascii="Times New Roman"/>
          <w:sz w:val="22"/>
          <w:szCs w:val="22"/>
        </w:rPr>
        <w:t xml:space="preserve"> </w:t>
      </w:r>
      <w:r w:rsidR="007209C4" w:rsidRPr="00413874">
        <w:rPr>
          <w:rFonts w:ascii="Times New Roman"/>
          <w:sz w:val="22"/>
          <w:szCs w:val="22"/>
        </w:rPr>
        <w:t>하여야</w:t>
      </w:r>
      <w:r w:rsidR="007209C4" w:rsidRPr="00413874">
        <w:rPr>
          <w:rFonts w:ascii="Times New Roman"/>
          <w:sz w:val="22"/>
          <w:szCs w:val="22"/>
        </w:rPr>
        <w:t xml:space="preserve"> </w:t>
      </w:r>
      <w:r w:rsidR="007209C4" w:rsidRPr="00413874">
        <w:rPr>
          <w:rFonts w:ascii="Times New Roman"/>
          <w:sz w:val="22"/>
          <w:szCs w:val="22"/>
        </w:rPr>
        <w:t>한다</w:t>
      </w:r>
      <w:r w:rsidR="007209C4" w:rsidRPr="00413874">
        <w:rPr>
          <w:rFonts w:ascii="Times New Roman"/>
          <w:sz w:val="22"/>
          <w:szCs w:val="22"/>
        </w:rPr>
        <w:t>.</w:t>
      </w:r>
    </w:p>
    <w:p w14:paraId="379477F4" w14:textId="77777777" w:rsidR="00C8258D" w:rsidRPr="00413874" w:rsidRDefault="00C8258D" w:rsidP="00DF07C2">
      <w:pPr>
        <w:adjustRightInd w:val="0"/>
        <w:snapToGrid w:val="0"/>
        <w:spacing w:line="400" w:lineRule="exact"/>
        <w:ind w:left="567"/>
        <w:rPr>
          <w:rFonts w:ascii="Times New Roman"/>
          <w:sz w:val="22"/>
          <w:szCs w:val="22"/>
        </w:rPr>
      </w:pPr>
    </w:p>
    <w:p w14:paraId="1396920F" w14:textId="4E26CD00" w:rsidR="007209C4" w:rsidRPr="00413874" w:rsidRDefault="000F238D"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000B1F09" w:rsidRPr="00413874">
        <w:rPr>
          <w:rFonts w:ascii="Times New Roman" w:hint="eastAsia"/>
          <w:sz w:val="22"/>
          <w:szCs w:val="22"/>
        </w:rPr>
        <w:t>을</w:t>
      </w:r>
      <w:r w:rsidRPr="00413874">
        <w:rPr>
          <w:rFonts w:ascii="Times New Roman"/>
          <w:sz w:val="22"/>
          <w:szCs w:val="22"/>
        </w:rPr>
        <w:t xml:space="preserve"> </w:t>
      </w:r>
      <w:r w:rsidRPr="00413874">
        <w:rPr>
          <w:rFonts w:ascii="Times New Roman"/>
          <w:sz w:val="22"/>
          <w:szCs w:val="22"/>
        </w:rPr>
        <w:t>매각하는</w:t>
      </w:r>
      <w:r w:rsidRPr="00413874">
        <w:rPr>
          <w:rFonts w:ascii="Times New Roman"/>
          <w:sz w:val="22"/>
          <w:szCs w:val="22"/>
        </w:rPr>
        <w:t xml:space="preserve"> </w:t>
      </w:r>
      <w:r w:rsidRPr="00413874">
        <w:rPr>
          <w:rFonts w:ascii="Times New Roman" w:hint="eastAsia"/>
          <w:sz w:val="22"/>
          <w:szCs w:val="22"/>
        </w:rPr>
        <w:t>경우</w:t>
      </w:r>
      <w:r w:rsidRPr="00413874">
        <w:rPr>
          <w:rFonts w:ascii="Times New Roman"/>
          <w:sz w:val="22"/>
          <w:szCs w:val="22"/>
        </w:rPr>
        <w:t xml:space="preserve"> </w:t>
      </w:r>
      <w:r w:rsidR="00A5417D" w:rsidRPr="00413874">
        <w:rPr>
          <w:rFonts w:ascii="Times New Roman" w:hint="eastAsia"/>
          <w:sz w:val="22"/>
          <w:szCs w:val="22"/>
        </w:rPr>
        <w:t>그에</w:t>
      </w:r>
      <w:r w:rsidR="00A5417D" w:rsidRPr="00413874">
        <w:rPr>
          <w:rFonts w:ascii="Times New Roman"/>
          <w:sz w:val="22"/>
          <w:szCs w:val="22"/>
        </w:rPr>
        <w:t xml:space="preserve"> </w:t>
      </w:r>
      <w:r w:rsidR="00A5417D" w:rsidRPr="00413874">
        <w:rPr>
          <w:rFonts w:ascii="Times New Roman" w:hint="eastAsia"/>
          <w:sz w:val="22"/>
          <w:szCs w:val="22"/>
        </w:rPr>
        <w:t>관한</w:t>
      </w:r>
      <w:r w:rsidR="00A5417D" w:rsidRPr="00413874">
        <w:rPr>
          <w:rFonts w:ascii="Times New Roman"/>
          <w:sz w:val="22"/>
          <w:szCs w:val="22"/>
        </w:rPr>
        <w:t xml:space="preserve"> </w:t>
      </w:r>
      <w:r w:rsidR="00A5417D" w:rsidRPr="00413874">
        <w:rPr>
          <w:rFonts w:ascii="Times New Roman" w:hint="eastAsia"/>
          <w:sz w:val="22"/>
          <w:szCs w:val="22"/>
        </w:rPr>
        <w:t>매매계약에</w:t>
      </w:r>
      <w:r w:rsidR="00A5417D" w:rsidRPr="00413874">
        <w:rPr>
          <w:rFonts w:ascii="Times New Roman"/>
          <w:sz w:val="22"/>
          <w:szCs w:val="22"/>
        </w:rPr>
        <w:t xml:space="preserve"> </w:t>
      </w:r>
      <w:r w:rsidR="00A5417D" w:rsidRPr="00413874">
        <w:rPr>
          <w:rFonts w:ascii="Times New Roman" w:hint="eastAsia"/>
          <w:sz w:val="22"/>
          <w:szCs w:val="22"/>
        </w:rPr>
        <w:t>대한</w:t>
      </w:r>
      <w:r w:rsidR="00A5417D" w:rsidRPr="00413874">
        <w:rPr>
          <w:rFonts w:ascii="Times New Roman"/>
          <w:sz w:val="22"/>
          <w:szCs w:val="22"/>
        </w:rPr>
        <w:t xml:space="preserve"> </w:t>
      </w:r>
      <w:r w:rsidR="00A5417D" w:rsidRPr="00413874">
        <w:rPr>
          <w:rFonts w:ascii="Times New Roman" w:hint="eastAsia"/>
          <w:sz w:val="22"/>
          <w:szCs w:val="22"/>
        </w:rPr>
        <w:t>이사회</w:t>
      </w:r>
      <w:r w:rsidR="00A5417D" w:rsidRPr="00413874">
        <w:rPr>
          <w:rFonts w:ascii="Times New Roman"/>
          <w:sz w:val="22"/>
          <w:szCs w:val="22"/>
        </w:rPr>
        <w:t xml:space="preserve"> </w:t>
      </w:r>
      <w:r w:rsidR="00A5417D" w:rsidRPr="00413874">
        <w:rPr>
          <w:rFonts w:ascii="Times New Roman" w:hint="eastAsia"/>
          <w:sz w:val="22"/>
          <w:szCs w:val="22"/>
        </w:rPr>
        <w:t>결의</w:t>
      </w:r>
      <w:r w:rsidR="00A5417D" w:rsidRPr="00413874">
        <w:rPr>
          <w:rFonts w:ascii="Times New Roman"/>
          <w:sz w:val="22"/>
          <w:szCs w:val="22"/>
        </w:rPr>
        <w:t xml:space="preserve"> </w:t>
      </w:r>
      <w:r w:rsidR="00A5417D" w:rsidRPr="00413874">
        <w:rPr>
          <w:rFonts w:ascii="Times New Roman" w:hint="eastAsia"/>
          <w:sz w:val="22"/>
          <w:szCs w:val="22"/>
        </w:rPr>
        <w:t>시</w:t>
      </w:r>
      <w:r w:rsidR="00CA3F23" w:rsidRPr="00413874">
        <w:rPr>
          <w:rFonts w:ascii="Times New Roman" w:hint="eastAsia"/>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사실</w:t>
      </w:r>
      <w:r w:rsidR="000644F2">
        <w:rPr>
          <w:rFonts w:ascii="Times New Roman" w:hint="eastAsia"/>
          <w:sz w:val="22"/>
          <w:szCs w:val="22"/>
        </w:rPr>
        <w:t>과</w:t>
      </w:r>
      <w:r w:rsidR="000644F2">
        <w:rPr>
          <w:rFonts w:ascii="Times New Roman" w:hint="eastAsia"/>
          <w:sz w:val="22"/>
          <w:szCs w:val="22"/>
        </w:rPr>
        <w:t xml:space="preserve"> </w:t>
      </w:r>
      <w:r w:rsidR="000644F2">
        <w:rPr>
          <w:rFonts w:ascii="Times New Roman" w:hint="eastAsia"/>
          <w:sz w:val="22"/>
          <w:szCs w:val="22"/>
        </w:rPr>
        <w:t>주요</w:t>
      </w:r>
      <w:r w:rsidR="000644F2">
        <w:rPr>
          <w:rFonts w:ascii="Times New Roman" w:hint="eastAsia"/>
          <w:sz w:val="22"/>
          <w:szCs w:val="22"/>
        </w:rPr>
        <w:t xml:space="preserve"> </w:t>
      </w:r>
      <w:r w:rsidR="000644F2">
        <w:rPr>
          <w:rFonts w:ascii="Times New Roman" w:hint="eastAsia"/>
          <w:sz w:val="22"/>
          <w:szCs w:val="22"/>
        </w:rPr>
        <w:t>일정</w:t>
      </w:r>
      <w:r w:rsidRPr="00413874">
        <w:rPr>
          <w:rFonts w:ascii="Times New Roman"/>
          <w:sz w:val="22"/>
          <w:szCs w:val="22"/>
        </w:rPr>
        <w:t>을</w:t>
      </w:r>
      <w:r w:rsidRPr="00413874">
        <w:rPr>
          <w:rFonts w:ascii="Times New Roman"/>
          <w:sz w:val="22"/>
          <w:szCs w:val="22"/>
        </w:rPr>
        <w:t xml:space="preserve"> </w:t>
      </w:r>
      <w:r w:rsidR="00CE3550" w:rsidRPr="00413874">
        <w:rPr>
          <w:rFonts w:ascii="Times New Roman"/>
          <w:sz w:val="22"/>
          <w:szCs w:val="22"/>
        </w:rPr>
        <w:t>즉시</w:t>
      </w:r>
      <w:r w:rsidR="00CE3550" w:rsidRPr="00413874">
        <w:rPr>
          <w:rFonts w:ascii="Times New Roman"/>
          <w:sz w:val="22"/>
          <w:szCs w:val="22"/>
        </w:rPr>
        <w:t xml:space="preserve"> </w:t>
      </w:r>
      <w:r w:rsidRPr="00413874">
        <w:rPr>
          <w:rFonts w:ascii="Times New Roman"/>
          <w:sz w:val="22"/>
          <w:szCs w:val="22"/>
        </w:rPr>
        <w:t>통지하여야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매각</w:t>
      </w:r>
      <w:r w:rsidRPr="00413874">
        <w:rPr>
          <w:rFonts w:ascii="Times New Roman"/>
          <w:sz w:val="22"/>
          <w:szCs w:val="22"/>
        </w:rPr>
        <w:t xml:space="preserve"> </w:t>
      </w:r>
      <w:r w:rsidRPr="00413874">
        <w:rPr>
          <w:rFonts w:ascii="Times New Roman"/>
          <w:sz w:val="22"/>
          <w:szCs w:val="22"/>
        </w:rPr>
        <w:t>불발에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책임은</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372E4C" w:rsidRPr="00413874">
        <w:rPr>
          <w:rFonts w:ascii="Times New Roman"/>
          <w:sz w:val="22"/>
          <w:szCs w:val="22"/>
        </w:rPr>
        <w:t xml:space="preserve"> </w:t>
      </w:r>
    </w:p>
    <w:p w14:paraId="126E05FF" w14:textId="77777777" w:rsidR="007209C4" w:rsidRPr="00413874" w:rsidRDefault="007209C4" w:rsidP="008B24EF">
      <w:pPr>
        <w:adjustRightInd w:val="0"/>
        <w:snapToGrid w:val="0"/>
        <w:spacing w:line="400" w:lineRule="exact"/>
        <w:rPr>
          <w:rFonts w:ascii="Times New Roman"/>
          <w:sz w:val="22"/>
          <w:szCs w:val="22"/>
        </w:rPr>
      </w:pPr>
    </w:p>
    <w:p w14:paraId="21E8B220"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828" w:name="_Toc191645673"/>
      <w:bookmarkStart w:id="829" w:name="_Toc240898098"/>
      <w:bookmarkStart w:id="830" w:name="_Toc242777983"/>
      <w:r w:rsidRPr="00413874">
        <w:rPr>
          <w:rFonts w:ascii="Times New Roman" w:eastAsia="바탕" w:hAnsi="Times New Roman"/>
          <w:sz w:val="22"/>
          <w:szCs w:val="22"/>
        </w:rPr>
        <w:t>진술과</w:t>
      </w:r>
      <w:r w:rsidRPr="00413874">
        <w:rPr>
          <w:rFonts w:ascii="Times New Roman" w:eastAsia="바탕" w:hAnsi="Times New Roman"/>
          <w:sz w:val="22"/>
          <w:szCs w:val="22"/>
        </w:rPr>
        <w:t xml:space="preserve"> </w:t>
      </w:r>
      <w:r w:rsidRPr="00413874">
        <w:rPr>
          <w:rFonts w:ascii="Times New Roman" w:eastAsia="바탕" w:hAnsi="Times New Roman"/>
          <w:sz w:val="22"/>
          <w:szCs w:val="22"/>
        </w:rPr>
        <w:t>보장</w:t>
      </w:r>
      <w:bookmarkEnd w:id="828"/>
      <w:bookmarkEnd w:id="829"/>
      <w:bookmarkEnd w:id="830"/>
    </w:p>
    <w:p w14:paraId="770628B9" w14:textId="77777777" w:rsidR="00D45890" w:rsidRPr="00413874" w:rsidRDefault="00D45890" w:rsidP="008B24EF">
      <w:pPr>
        <w:adjustRightInd w:val="0"/>
        <w:snapToGrid w:val="0"/>
        <w:spacing w:line="400" w:lineRule="exact"/>
        <w:rPr>
          <w:rFonts w:ascii="Times New Roman"/>
          <w:sz w:val="22"/>
          <w:szCs w:val="22"/>
        </w:rPr>
      </w:pPr>
    </w:p>
    <w:p w14:paraId="42553CC4" w14:textId="0ADF809A"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약정상의</w:t>
      </w:r>
      <w:r w:rsidR="00D45890" w:rsidRPr="00413874">
        <w:rPr>
          <w:rFonts w:ascii="Times New Roman"/>
          <w:sz w:val="22"/>
          <w:szCs w:val="22"/>
        </w:rPr>
        <w:t xml:space="preserve"> </w:t>
      </w:r>
      <w:r w:rsidR="00D45890" w:rsidRPr="00413874">
        <w:rPr>
          <w:rFonts w:ascii="Times New Roman"/>
          <w:sz w:val="22"/>
          <w:szCs w:val="22"/>
        </w:rPr>
        <w:t>진술과</w:t>
      </w:r>
      <w:r w:rsidR="00D45890" w:rsidRPr="00413874">
        <w:rPr>
          <w:rFonts w:ascii="Times New Roman"/>
          <w:sz w:val="22"/>
          <w:szCs w:val="22"/>
        </w:rPr>
        <w:t xml:space="preserve"> </w:t>
      </w:r>
      <w:r w:rsidR="00D45890" w:rsidRPr="00413874">
        <w:rPr>
          <w:rFonts w:ascii="Times New Roman"/>
          <w:sz w:val="22"/>
          <w:szCs w:val="22"/>
        </w:rPr>
        <w:t>보장이</w:t>
      </w:r>
      <w:r w:rsidR="00D45890" w:rsidRPr="00413874">
        <w:rPr>
          <w:rFonts w:ascii="Times New Roman"/>
          <w:sz w:val="22"/>
          <w:szCs w:val="22"/>
        </w:rPr>
        <w:t xml:space="preserve"> </w:t>
      </w:r>
      <w:r w:rsidR="00B06BF8" w:rsidRPr="00413874">
        <w:rPr>
          <w:rFonts w:ascii="Times New Roman"/>
          <w:sz w:val="22"/>
          <w:szCs w:val="22"/>
        </w:rPr>
        <w:t>인출</w:t>
      </w:r>
      <w:r w:rsidR="00D45890" w:rsidRPr="00413874">
        <w:rPr>
          <w:rFonts w:ascii="Times New Roman"/>
          <w:sz w:val="22"/>
          <w:szCs w:val="22"/>
        </w:rPr>
        <w:t>일</w:t>
      </w:r>
      <w:r w:rsidR="00D45890" w:rsidRPr="00413874">
        <w:rPr>
          <w:rFonts w:ascii="Times New Roman"/>
          <w:sz w:val="22"/>
          <w:szCs w:val="22"/>
        </w:rPr>
        <w:t xml:space="preserve"> </w:t>
      </w:r>
      <w:r w:rsidR="00D45890" w:rsidRPr="00413874">
        <w:rPr>
          <w:rFonts w:ascii="Times New Roman"/>
          <w:sz w:val="22"/>
          <w:szCs w:val="22"/>
        </w:rPr>
        <w:t>후</w:t>
      </w:r>
      <w:r w:rsidR="00D45890" w:rsidRPr="00413874">
        <w:rPr>
          <w:rFonts w:ascii="Times New Roman"/>
          <w:sz w:val="22"/>
          <w:szCs w:val="22"/>
        </w:rPr>
        <w:t xml:space="preserve"> </w:t>
      </w:r>
      <w:r w:rsidR="00C02BCB" w:rsidRPr="00413874">
        <w:rPr>
          <w:rFonts w:ascii="Times New Roman"/>
          <w:sz w:val="22"/>
          <w:szCs w:val="22"/>
        </w:rPr>
        <w:t>피담보채무가</w:t>
      </w:r>
      <w:r w:rsidR="00C02BCB" w:rsidRPr="00413874">
        <w:rPr>
          <w:rFonts w:ascii="Times New Roman"/>
          <w:sz w:val="22"/>
          <w:szCs w:val="22"/>
        </w:rPr>
        <w:t xml:space="preserve"> </w:t>
      </w:r>
      <w:r w:rsidR="00C02BCB" w:rsidRPr="00413874">
        <w:rPr>
          <w:rFonts w:ascii="Times New Roman"/>
          <w:sz w:val="22"/>
          <w:szCs w:val="22"/>
        </w:rPr>
        <w:t>전액상환되는</w:t>
      </w:r>
      <w:r w:rsidR="00C02BCB" w:rsidRPr="00413874">
        <w:rPr>
          <w:rFonts w:ascii="Times New Roman"/>
          <w:sz w:val="22"/>
          <w:szCs w:val="22"/>
        </w:rPr>
        <w:t xml:space="preserve"> </w:t>
      </w:r>
      <w:r w:rsidR="00C02BCB" w:rsidRPr="00413874">
        <w:rPr>
          <w:rFonts w:ascii="Times New Roman"/>
          <w:sz w:val="22"/>
          <w:szCs w:val="22"/>
        </w:rPr>
        <w:t>날까지</w:t>
      </w:r>
      <w:r w:rsidR="00C02BCB" w:rsidRPr="00413874">
        <w:rPr>
          <w:rFonts w:ascii="Times New Roman"/>
          <w:sz w:val="22"/>
          <w:szCs w:val="22"/>
        </w:rPr>
        <w:t xml:space="preserve"> </w:t>
      </w:r>
      <w:r w:rsidR="008B09DF">
        <w:rPr>
          <w:rFonts w:ascii="Times New Roman" w:hint="eastAsia"/>
          <w:sz w:val="22"/>
          <w:szCs w:val="22"/>
        </w:rPr>
        <w:t>중요한</w:t>
      </w:r>
      <w:r w:rsidR="008B09DF">
        <w:rPr>
          <w:rFonts w:ascii="Times New Roman" w:hint="eastAsia"/>
          <w:sz w:val="22"/>
          <w:szCs w:val="22"/>
        </w:rPr>
        <w:t xml:space="preserve"> </w:t>
      </w:r>
      <w:r w:rsidR="008B09DF">
        <w:rPr>
          <w:rFonts w:ascii="Times New Roman" w:hint="eastAsia"/>
          <w:sz w:val="22"/>
          <w:szCs w:val="22"/>
        </w:rPr>
        <w:t>점에서</w:t>
      </w:r>
      <w:r w:rsidR="008B09DF">
        <w:rPr>
          <w:rFonts w:ascii="Times New Roman" w:hint="eastAsia"/>
          <w:sz w:val="22"/>
          <w:szCs w:val="22"/>
        </w:rPr>
        <w:t xml:space="preserve"> </w:t>
      </w:r>
      <w:r w:rsidR="00D45890" w:rsidRPr="00413874">
        <w:rPr>
          <w:rFonts w:ascii="Times New Roman"/>
          <w:sz w:val="22"/>
          <w:szCs w:val="22"/>
        </w:rPr>
        <w:t>진실에</w:t>
      </w:r>
      <w:r w:rsidR="00D45890" w:rsidRPr="00413874">
        <w:rPr>
          <w:rFonts w:ascii="Times New Roman"/>
          <w:sz w:val="22"/>
          <w:szCs w:val="22"/>
        </w:rPr>
        <w:t xml:space="preserve"> </w:t>
      </w:r>
      <w:r w:rsidR="00D45890" w:rsidRPr="00413874">
        <w:rPr>
          <w:rFonts w:ascii="Times New Roman"/>
          <w:sz w:val="22"/>
          <w:szCs w:val="22"/>
        </w:rPr>
        <w:t>부합되고</w:t>
      </w:r>
      <w:r w:rsidR="00D45890" w:rsidRPr="00413874">
        <w:rPr>
          <w:rFonts w:ascii="Times New Roman"/>
          <w:sz w:val="22"/>
          <w:szCs w:val="22"/>
        </w:rPr>
        <w:t xml:space="preserve"> </w:t>
      </w:r>
      <w:r w:rsidR="00D45890" w:rsidRPr="00413874">
        <w:rPr>
          <w:rFonts w:ascii="Times New Roman"/>
          <w:sz w:val="22"/>
          <w:szCs w:val="22"/>
        </w:rPr>
        <w:t>정확하게</w:t>
      </w:r>
      <w:r w:rsidR="00D45890" w:rsidRPr="00413874">
        <w:rPr>
          <w:rFonts w:ascii="Times New Roman"/>
          <w:sz w:val="22"/>
          <w:szCs w:val="22"/>
        </w:rPr>
        <w:t xml:space="preserve"> </w:t>
      </w:r>
      <w:r w:rsidR="00D45890" w:rsidRPr="00413874">
        <w:rPr>
          <w:rFonts w:ascii="Times New Roman"/>
          <w:sz w:val="22"/>
          <w:szCs w:val="22"/>
        </w:rPr>
        <w:t>유지되도록</w:t>
      </w:r>
      <w:r w:rsidR="00D45890"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B08F2E8" w14:textId="77777777" w:rsidR="00D45890" w:rsidRPr="00413874" w:rsidRDefault="00D45890" w:rsidP="008B24EF">
      <w:pPr>
        <w:adjustRightInd w:val="0"/>
        <w:snapToGrid w:val="0"/>
        <w:spacing w:line="400" w:lineRule="exact"/>
        <w:rPr>
          <w:rFonts w:ascii="Times New Roman"/>
          <w:sz w:val="22"/>
          <w:szCs w:val="22"/>
        </w:rPr>
      </w:pPr>
    </w:p>
    <w:p w14:paraId="015BA7F8"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831" w:name="_Toc191645674"/>
      <w:bookmarkStart w:id="832" w:name="_Toc240898099"/>
      <w:bookmarkStart w:id="833" w:name="_Toc242777984"/>
      <w:r w:rsidRPr="00413874">
        <w:rPr>
          <w:rFonts w:ascii="Times New Roman" w:eastAsia="바탕" w:hAnsi="Times New Roman"/>
          <w:sz w:val="22"/>
          <w:szCs w:val="22"/>
        </w:rPr>
        <w:t>보험</w:t>
      </w:r>
      <w:bookmarkEnd w:id="831"/>
      <w:bookmarkEnd w:id="832"/>
      <w:bookmarkEnd w:id="833"/>
    </w:p>
    <w:p w14:paraId="344787F9" w14:textId="77777777" w:rsidR="00D45890" w:rsidRPr="00413874" w:rsidRDefault="00D45890" w:rsidP="008B24EF">
      <w:pPr>
        <w:adjustRightInd w:val="0"/>
        <w:snapToGrid w:val="0"/>
        <w:spacing w:line="400" w:lineRule="exact"/>
        <w:rPr>
          <w:rFonts w:ascii="Times New Roman"/>
          <w:sz w:val="22"/>
          <w:szCs w:val="22"/>
        </w:rPr>
      </w:pPr>
    </w:p>
    <w:p w14:paraId="37381BBF" w14:textId="5ADD191A"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980233"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905C08" w:rsidRPr="00413874">
        <w:rPr>
          <w:rFonts w:ascii="Times New Roman"/>
          <w:sz w:val="22"/>
          <w:szCs w:val="22"/>
        </w:rPr>
        <w:t>에</w:t>
      </w:r>
      <w:r w:rsidR="00905C08" w:rsidRPr="00413874">
        <w:rPr>
          <w:rFonts w:ascii="Times New Roman"/>
          <w:sz w:val="22"/>
          <w:szCs w:val="22"/>
        </w:rPr>
        <w:t xml:space="preserve"> </w:t>
      </w:r>
      <w:r w:rsidR="00905C08" w:rsidRPr="00413874">
        <w:rPr>
          <w:rFonts w:ascii="Times New Roman"/>
          <w:sz w:val="22"/>
          <w:szCs w:val="22"/>
        </w:rPr>
        <w:t>관하여</w:t>
      </w:r>
      <w:r w:rsidR="00905C08" w:rsidRPr="00413874">
        <w:rPr>
          <w:rFonts w:ascii="Times New Roman"/>
          <w:sz w:val="22"/>
          <w:szCs w:val="22"/>
        </w:rPr>
        <w:t xml:space="preserve"> </w:t>
      </w:r>
      <w:r w:rsidR="00905C08" w:rsidRPr="00413874">
        <w:rPr>
          <w:rFonts w:ascii="Times New Roman"/>
          <w:sz w:val="22"/>
          <w:szCs w:val="22"/>
        </w:rPr>
        <w:t>인출일까지</w:t>
      </w:r>
      <w:r w:rsidR="00D45890" w:rsidRPr="00413874">
        <w:rPr>
          <w:rFonts w:ascii="Times New Roman"/>
          <w:sz w:val="22"/>
          <w:szCs w:val="22"/>
        </w:rPr>
        <w:t xml:space="preserve"> </w:t>
      </w:r>
      <w:r w:rsidR="00695BE2" w:rsidRPr="00413874">
        <w:rPr>
          <w:rFonts w:ascii="Times New Roman"/>
          <w:sz w:val="22"/>
          <w:szCs w:val="22"/>
        </w:rPr>
        <w:t>재산종합보험</w:t>
      </w:r>
      <w:r w:rsidR="00695BE2" w:rsidRPr="00413874">
        <w:rPr>
          <w:rFonts w:ascii="Times New Roman"/>
          <w:sz w:val="22"/>
          <w:szCs w:val="22"/>
        </w:rPr>
        <w:t>(</w:t>
      </w:r>
      <w:r w:rsidR="00695BE2" w:rsidRPr="00413874">
        <w:rPr>
          <w:rFonts w:ascii="Times New Roman"/>
          <w:sz w:val="22"/>
          <w:szCs w:val="22"/>
        </w:rPr>
        <w:t>패키지보험</w:t>
      </w:r>
      <w:r w:rsidR="00695BE2" w:rsidRPr="00413874">
        <w:rPr>
          <w:rFonts w:ascii="Times New Roman"/>
          <w:sz w:val="22"/>
          <w:szCs w:val="22"/>
        </w:rPr>
        <w:t>)</w:t>
      </w:r>
      <w:r w:rsidR="00D45890" w:rsidRPr="00413874">
        <w:rPr>
          <w:rFonts w:ascii="Times New Roman"/>
          <w:sz w:val="22"/>
          <w:szCs w:val="22"/>
        </w:rPr>
        <w:t>을</w:t>
      </w:r>
      <w:r w:rsidR="00D45890" w:rsidRPr="00413874">
        <w:rPr>
          <w:rFonts w:ascii="Times New Roman"/>
          <w:sz w:val="22"/>
          <w:szCs w:val="22"/>
        </w:rPr>
        <w:t xml:space="preserve"> </w:t>
      </w:r>
      <w:r w:rsidR="00517219" w:rsidRPr="00413874">
        <w:rPr>
          <w:rFonts w:ascii="Times New Roman"/>
          <w:sz w:val="22"/>
          <w:szCs w:val="22"/>
        </w:rPr>
        <w:t>대주</w:t>
      </w:r>
      <w:r w:rsidR="00D45890" w:rsidRPr="00413874">
        <w:rPr>
          <w:rFonts w:ascii="Times New Roman"/>
          <w:sz w:val="22"/>
          <w:szCs w:val="22"/>
        </w:rPr>
        <w:t>에게</w:t>
      </w:r>
      <w:r w:rsidR="00D45890" w:rsidRPr="00413874">
        <w:rPr>
          <w:rFonts w:ascii="Times New Roman"/>
          <w:sz w:val="22"/>
          <w:szCs w:val="22"/>
        </w:rPr>
        <w:t xml:space="preserve"> </w:t>
      </w:r>
      <w:r w:rsidR="00D45890" w:rsidRPr="00413874">
        <w:rPr>
          <w:rFonts w:ascii="Times New Roman"/>
          <w:sz w:val="22"/>
          <w:szCs w:val="22"/>
        </w:rPr>
        <w:t>만족스러운</w:t>
      </w:r>
      <w:r w:rsidR="00D45890" w:rsidRPr="00413874">
        <w:rPr>
          <w:rFonts w:ascii="Times New Roman"/>
          <w:sz w:val="22"/>
          <w:szCs w:val="22"/>
        </w:rPr>
        <w:t xml:space="preserve"> </w:t>
      </w:r>
      <w:r w:rsidR="00D45890" w:rsidRPr="00413874">
        <w:rPr>
          <w:rFonts w:ascii="Times New Roman"/>
          <w:sz w:val="22"/>
          <w:szCs w:val="22"/>
        </w:rPr>
        <w:t>조건과</w:t>
      </w:r>
      <w:r w:rsidR="00D45890" w:rsidRPr="00413874">
        <w:rPr>
          <w:rFonts w:ascii="Times New Roman"/>
          <w:sz w:val="22"/>
          <w:szCs w:val="22"/>
        </w:rPr>
        <w:t xml:space="preserve"> </w:t>
      </w:r>
      <w:r w:rsidR="00D45890" w:rsidRPr="00413874">
        <w:rPr>
          <w:rFonts w:ascii="Times New Roman"/>
          <w:sz w:val="22"/>
          <w:szCs w:val="22"/>
        </w:rPr>
        <w:t>내용으로</w:t>
      </w:r>
      <w:r w:rsidR="00D45890" w:rsidRPr="00413874">
        <w:rPr>
          <w:rFonts w:ascii="Times New Roman"/>
          <w:sz w:val="22"/>
          <w:szCs w:val="22"/>
        </w:rPr>
        <w:t xml:space="preserve"> </w:t>
      </w:r>
      <w:r w:rsidR="00D45890" w:rsidRPr="00413874">
        <w:rPr>
          <w:rFonts w:ascii="Times New Roman"/>
          <w:sz w:val="22"/>
          <w:szCs w:val="22"/>
        </w:rPr>
        <w:t>부보</w:t>
      </w:r>
      <w:r w:rsidR="000E22B2" w:rsidRPr="000E22B2">
        <w:rPr>
          <w:rFonts w:ascii="Times New Roman"/>
          <w:sz w:val="22"/>
          <w:szCs w:val="22"/>
        </w:rPr>
        <w:t>(</w:t>
      </w:r>
      <w:r w:rsidR="000E22B2" w:rsidRPr="000E22B2">
        <w:rPr>
          <w:rFonts w:ascii="Times New Roman"/>
          <w:sz w:val="22"/>
          <w:szCs w:val="22"/>
        </w:rPr>
        <w:t>매도인으로부터</w:t>
      </w:r>
      <w:r w:rsidR="000E22B2" w:rsidRPr="000E22B2">
        <w:rPr>
          <w:rFonts w:ascii="Times New Roman"/>
          <w:sz w:val="22"/>
          <w:szCs w:val="22"/>
        </w:rPr>
        <w:t xml:space="preserve"> </w:t>
      </w:r>
      <w:r w:rsidR="000E22B2" w:rsidRPr="000E22B2">
        <w:rPr>
          <w:rFonts w:ascii="Times New Roman"/>
          <w:sz w:val="22"/>
          <w:szCs w:val="22"/>
        </w:rPr>
        <w:t>보험계약을</w:t>
      </w:r>
      <w:r w:rsidR="000E22B2" w:rsidRPr="000E22B2">
        <w:rPr>
          <w:rFonts w:ascii="Times New Roman"/>
          <w:sz w:val="22"/>
          <w:szCs w:val="22"/>
        </w:rPr>
        <w:t xml:space="preserve"> </w:t>
      </w:r>
      <w:r w:rsidR="000E22B2" w:rsidRPr="000E22B2">
        <w:rPr>
          <w:rFonts w:ascii="Times New Roman"/>
          <w:sz w:val="22"/>
          <w:szCs w:val="22"/>
        </w:rPr>
        <w:t>승계하는</w:t>
      </w:r>
      <w:r w:rsidR="000E22B2" w:rsidRPr="000E22B2">
        <w:rPr>
          <w:rFonts w:ascii="Times New Roman"/>
          <w:sz w:val="22"/>
          <w:szCs w:val="22"/>
        </w:rPr>
        <w:t xml:space="preserve"> </w:t>
      </w:r>
      <w:r w:rsidR="000E22B2" w:rsidRPr="000E22B2">
        <w:rPr>
          <w:rFonts w:ascii="Times New Roman"/>
          <w:sz w:val="22"/>
          <w:szCs w:val="22"/>
        </w:rPr>
        <w:t>것을</w:t>
      </w:r>
      <w:r w:rsidR="000E22B2" w:rsidRPr="000E22B2">
        <w:rPr>
          <w:rFonts w:ascii="Times New Roman"/>
          <w:sz w:val="22"/>
          <w:szCs w:val="22"/>
        </w:rPr>
        <w:t xml:space="preserve"> </w:t>
      </w:r>
      <w:r w:rsidR="000E22B2" w:rsidRPr="000E22B2">
        <w:rPr>
          <w:rFonts w:ascii="Times New Roman"/>
          <w:sz w:val="22"/>
          <w:szCs w:val="22"/>
        </w:rPr>
        <w:t>포함한다</w:t>
      </w:r>
      <w:r w:rsidR="000E22B2" w:rsidRPr="000E22B2">
        <w:rPr>
          <w:rFonts w:ascii="Times New Roman"/>
          <w:sz w:val="22"/>
          <w:szCs w:val="22"/>
        </w:rPr>
        <w:t>)</w:t>
      </w:r>
      <w:r w:rsidR="00D45890" w:rsidRPr="00413874">
        <w:rPr>
          <w:rFonts w:ascii="Times New Roman"/>
          <w:sz w:val="22"/>
          <w:szCs w:val="22"/>
        </w:rPr>
        <w:t>하고</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약정의</w:t>
      </w:r>
      <w:r w:rsidR="00D45890" w:rsidRPr="00413874">
        <w:rPr>
          <w:rFonts w:ascii="Times New Roman"/>
          <w:sz w:val="22"/>
          <w:szCs w:val="22"/>
        </w:rPr>
        <w:t xml:space="preserve"> </w:t>
      </w:r>
      <w:r w:rsidR="00D45890" w:rsidRPr="00413874">
        <w:rPr>
          <w:rFonts w:ascii="Times New Roman"/>
          <w:sz w:val="22"/>
          <w:szCs w:val="22"/>
        </w:rPr>
        <w:t>종료시까지</w:t>
      </w:r>
      <w:r w:rsidR="00D45890" w:rsidRPr="00413874">
        <w:rPr>
          <w:rFonts w:ascii="Times New Roman"/>
          <w:sz w:val="22"/>
          <w:szCs w:val="22"/>
        </w:rPr>
        <w:t xml:space="preserve"> </w:t>
      </w:r>
      <w:r w:rsidR="00D45890" w:rsidRPr="00413874">
        <w:rPr>
          <w:rFonts w:ascii="Times New Roman"/>
          <w:sz w:val="22"/>
          <w:szCs w:val="22"/>
        </w:rPr>
        <w:t>이를</w:t>
      </w:r>
      <w:r w:rsidR="00D45890" w:rsidRPr="00413874">
        <w:rPr>
          <w:rFonts w:ascii="Times New Roman"/>
          <w:sz w:val="22"/>
          <w:szCs w:val="22"/>
        </w:rPr>
        <w:t xml:space="preserve"> </w:t>
      </w:r>
      <w:r w:rsidR="00D45890" w:rsidRPr="00413874">
        <w:rPr>
          <w:rFonts w:ascii="Times New Roman"/>
          <w:sz w:val="22"/>
          <w:szCs w:val="22"/>
        </w:rPr>
        <w:t>유지</w:t>
      </w:r>
      <w:r w:rsidR="008D553D" w:rsidRPr="00413874">
        <w:rPr>
          <w:rFonts w:ascii="Times New Roman"/>
          <w:sz w:val="22"/>
          <w:szCs w:val="22"/>
        </w:rPr>
        <w:t>(</w:t>
      </w:r>
      <w:r w:rsidR="008D553D" w:rsidRPr="00413874">
        <w:rPr>
          <w:rFonts w:ascii="Times New Roman"/>
          <w:sz w:val="22"/>
          <w:szCs w:val="22"/>
        </w:rPr>
        <w:t>갱신</w:t>
      </w:r>
      <w:r w:rsidR="008D553D" w:rsidRPr="00413874">
        <w:rPr>
          <w:rFonts w:ascii="Times New Roman"/>
          <w:sz w:val="22"/>
          <w:szCs w:val="22"/>
        </w:rPr>
        <w:t xml:space="preserve"> </w:t>
      </w:r>
      <w:r w:rsidR="008D553D" w:rsidRPr="00413874">
        <w:rPr>
          <w:rFonts w:ascii="Times New Roman"/>
          <w:sz w:val="22"/>
          <w:szCs w:val="22"/>
        </w:rPr>
        <w:t>포함</w:t>
      </w:r>
      <w:r w:rsidR="008D553D" w:rsidRPr="00413874">
        <w:rPr>
          <w:rFonts w:ascii="Times New Roman"/>
          <w:sz w:val="22"/>
          <w:szCs w:val="22"/>
        </w:rPr>
        <w:t>)</w:t>
      </w:r>
      <w:r w:rsidR="004D2086" w:rsidRPr="00413874">
        <w:rPr>
          <w:rFonts w:ascii="Times New Roman"/>
          <w:sz w:val="22"/>
          <w:szCs w:val="22"/>
        </w:rPr>
        <w:t>하도록</w:t>
      </w:r>
      <w:r w:rsidR="004D2086"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r w:rsidR="000E22B2">
        <w:rPr>
          <w:rFonts w:ascii="Times New Roman" w:hint="eastAsia"/>
          <w:sz w:val="22"/>
          <w:szCs w:val="22"/>
        </w:rPr>
        <w:t xml:space="preserve"> </w:t>
      </w:r>
      <w:r w:rsidR="000E22B2" w:rsidRPr="000E22B2">
        <w:rPr>
          <w:rFonts w:ascii="Times New Roman"/>
          <w:sz w:val="22"/>
          <w:szCs w:val="22"/>
        </w:rPr>
        <w:t>보험계약이</w:t>
      </w:r>
      <w:r w:rsidR="000E22B2" w:rsidRPr="000E22B2">
        <w:rPr>
          <w:rFonts w:ascii="Times New Roman"/>
          <w:sz w:val="22"/>
          <w:szCs w:val="22"/>
        </w:rPr>
        <w:t xml:space="preserve"> </w:t>
      </w:r>
      <w:r w:rsidR="000E22B2" w:rsidRPr="000E22B2">
        <w:rPr>
          <w:rFonts w:ascii="Times New Roman"/>
          <w:sz w:val="22"/>
          <w:szCs w:val="22"/>
        </w:rPr>
        <w:t>갱신</w:t>
      </w:r>
      <w:r w:rsidR="000E22B2" w:rsidRPr="000E22B2">
        <w:rPr>
          <w:rFonts w:ascii="Times New Roman"/>
          <w:sz w:val="22"/>
          <w:szCs w:val="22"/>
        </w:rPr>
        <w:t xml:space="preserve"> </w:t>
      </w:r>
      <w:r w:rsidR="000E22B2" w:rsidRPr="000E22B2">
        <w:rPr>
          <w:rFonts w:ascii="Times New Roman"/>
          <w:sz w:val="22"/>
          <w:szCs w:val="22"/>
        </w:rPr>
        <w:t>또는</w:t>
      </w:r>
      <w:r w:rsidR="000E22B2" w:rsidRPr="000E22B2">
        <w:rPr>
          <w:rFonts w:ascii="Times New Roman"/>
          <w:sz w:val="22"/>
          <w:szCs w:val="22"/>
        </w:rPr>
        <w:t xml:space="preserve"> </w:t>
      </w:r>
      <w:r w:rsidR="000E22B2" w:rsidRPr="000E22B2">
        <w:rPr>
          <w:rFonts w:ascii="Times New Roman"/>
          <w:sz w:val="22"/>
          <w:szCs w:val="22"/>
        </w:rPr>
        <w:t>대체되는</w:t>
      </w:r>
      <w:r w:rsidR="000E22B2" w:rsidRPr="000E22B2">
        <w:rPr>
          <w:rFonts w:ascii="Times New Roman"/>
          <w:sz w:val="22"/>
          <w:szCs w:val="22"/>
        </w:rPr>
        <w:t xml:space="preserve"> </w:t>
      </w:r>
      <w:r w:rsidR="000E22B2" w:rsidRPr="000E22B2">
        <w:rPr>
          <w:rFonts w:ascii="Times New Roman"/>
          <w:sz w:val="22"/>
          <w:szCs w:val="22"/>
        </w:rPr>
        <w:t>경우</w:t>
      </w:r>
      <w:r w:rsidR="000E22B2" w:rsidRPr="000E22B2">
        <w:rPr>
          <w:rFonts w:ascii="Times New Roman"/>
          <w:sz w:val="22"/>
          <w:szCs w:val="22"/>
        </w:rPr>
        <w:t xml:space="preserve"> </w:t>
      </w:r>
      <w:r w:rsidR="000E22B2" w:rsidRPr="000E22B2">
        <w:rPr>
          <w:rFonts w:ascii="Times New Roman"/>
          <w:sz w:val="22"/>
          <w:szCs w:val="22"/>
        </w:rPr>
        <w:t>차주는</w:t>
      </w:r>
      <w:r w:rsidR="000E22B2" w:rsidRPr="000E22B2">
        <w:rPr>
          <w:rFonts w:ascii="Times New Roman"/>
          <w:sz w:val="22"/>
          <w:szCs w:val="22"/>
        </w:rPr>
        <w:t xml:space="preserve"> </w:t>
      </w:r>
      <w:r w:rsidR="000E22B2" w:rsidRPr="000E22B2">
        <w:rPr>
          <w:rFonts w:ascii="Times New Roman"/>
          <w:sz w:val="22"/>
          <w:szCs w:val="22"/>
        </w:rPr>
        <w:t>그</w:t>
      </w:r>
      <w:r w:rsidR="000E22B2" w:rsidRPr="000E22B2">
        <w:rPr>
          <w:rFonts w:ascii="Times New Roman"/>
          <w:sz w:val="22"/>
          <w:szCs w:val="22"/>
        </w:rPr>
        <w:t xml:space="preserve"> </w:t>
      </w:r>
      <w:r w:rsidR="000E22B2" w:rsidRPr="000E22B2">
        <w:rPr>
          <w:rFonts w:ascii="Times New Roman"/>
          <w:sz w:val="22"/>
          <w:szCs w:val="22"/>
        </w:rPr>
        <w:t>갱신일</w:t>
      </w:r>
      <w:r w:rsidR="000E22B2" w:rsidRPr="000E22B2">
        <w:rPr>
          <w:rFonts w:ascii="Times New Roman"/>
          <w:sz w:val="22"/>
          <w:szCs w:val="22"/>
        </w:rPr>
        <w:t xml:space="preserve"> </w:t>
      </w:r>
      <w:r w:rsidR="000E22B2" w:rsidRPr="000E22B2">
        <w:rPr>
          <w:rFonts w:ascii="Times New Roman"/>
          <w:sz w:val="22"/>
          <w:szCs w:val="22"/>
        </w:rPr>
        <w:t>또는</w:t>
      </w:r>
      <w:r w:rsidR="000E22B2" w:rsidRPr="000E22B2">
        <w:rPr>
          <w:rFonts w:ascii="Times New Roman"/>
          <w:sz w:val="22"/>
          <w:szCs w:val="22"/>
        </w:rPr>
        <w:t xml:space="preserve"> </w:t>
      </w:r>
      <w:r w:rsidR="000E22B2" w:rsidRPr="000E22B2">
        <w:rPr>
          <w:rFonts w:ascii="Times New Roman"/>
          <w:sz w:val="22"/>
          <w:szCs w:val="22"/>
        </w:rPr>
        <w:t>대체일로부터</w:t>
      </w:r>
      <w:r w:rsidR="000E22B2" w:rsidRPr="000E22B2">
        <w:rPr>
          <w:rFonts w:ascii="Times New Roman"/>
          <w:sz w:val="22"/>
          <w:szCs w:val="22"/>
        </w:rPr>
        <w:t xml:space="preserve"> [</w:t>
      </w:r>
      <w:r w:rsidR="000E22B2" w:rsidRPr="000E22B2">
        <w:rPr>
          <w:rFonts w:ascii="Times New Roman"/>
          <w:sz w:val="22"/>
          <w:szCs w:val="22"/>
        </w:rPr>
        <w:t>일십</w:t>
      </w:r>
      <w:r w:rsidR="000E22B2" w:rsidRPr="000E22B2">
        <w:rPr>
          <w:rFonts w:ascii="Times New Roman"/>
          <w:sz w:val="22"/>
          <w:szCs w:val="22"/>
        </w:rPr>
        <w:t>(10)]</w:t>
      </w:r>
      <w:r w:rsidR="000E22B2" w:rsidRPr="000E22B2">
        <w:rPr>
          <w:rFonts w:ascii="Times New Roman"/>
          <w:sz w:val="22"/>
          <w:szCs w:val="22"/>
        </w:rPr>
        <w:t>영업일</w:t>
      </w:r>
      <w:r w:rsidR="000E22B2" w:rsidRPr="000E22B2">
        <w:rPr>
          <w:rFonts w:ascii="Times New Roman"/>
          <w:sz w:val="22"/>
          <w:szCs w:val="22"/>
        </w:rPr>
        <w:t xml:space="preserve"> </w:t>
      </w:r>
      <w:r w:rsidR="000E22B2" w:rsidRPr="000E22B2">
        <w:rPr>
          <w:rFonts w:ascii="Times New Roman"/>
          <w:sz w:val="22"/>
          <w:szCs w:val="22"/>
        </w:rPr>
        <w:t>이내에</w:t>
      </w:r>
      <w:r w:rsidR="000E22B2" w:rsidRPr="000E22B2">
        <w:rPr>
          <w:rFonts w:ascii="Times New Roman"/>
          <w:sz w:val="22"/>
          <w:szCs w:val="22"/>
        </w:rPr>
        <w:t xml:space="preserve"> </w:t>
      </w:r>
      <w:r w:rsidR="000E22B2" w:rsidRPr="000E22B2">
        <w:rPr>
          <w:rFonts w:ascii="Times New Roman"/>
          <w:sz w:val="22"/>
          <w:szCs w:val="22"/>
        </w:rPr>
        <w:t>제</w:t>
      </w:r>
      <w:r w:rsidR="000E22B2" w:rsidRPr="000E22B2">
        <w:rPr>
          <w:rFonts w:ascii="Times New Roman"/>
          <w:sz w:val="22"/>
          <w:szCs w:val="22"/>
        </w:rPr>
        <w:t>9</w:t>
      </w:r>
      <w:r w:rsidR="000E22B2" w:rsidRPr="000E22B2">
        <w:rPr>
          <w:rFonts w:ascii="Times New Roman"/>
          <w:sz w:val="22"/>
          <w:szCs w:val="22"/>
        </w:rPr>
        <w:t>조</w:t>
      </w:r>
      <w:r w:rsidR="000E22B2" w:rsidRPr="000E22B2">
        <w:rPr>
          <w:rFonts w:ascii="Times New Roman"/>
          <w:sz w:val="22"/>
          <w:szCs w:val="22"/>
        </w:rPr>
        <w:t xml:space="preserve"> </w:t>
      </w:r>
      <w:r w:rsidR="000E22B2" w:rsidRPr="000E22B2">
        <w:rPr>
          <w:rFonts w:ascii="Times New Roman"/>
          <w:sz w:val="22"/>
          <w:szCs w:val="22"/>
        </w:rPr>
        <w:t>제</w:t>
      </w:r>
      <w:r w:rsidR="000E22B2" w:rsidRPr="000E22B2">
        <w:rPr>
          <w:rFonts w:ascii="Times New Roman"/>
          <w:sz w:val="22"/>
          <w:szCs w:val="22"/>
        </w:rPr>
        <w:t>2</w:t>
      </w:r>
      <w:r w:rsidR="000E22B2" w:rsidRPr="000E22B2">
        <w:rPr>
          <w:rFonts w:ascii="Times New Roman"/>
          <w:sz w:val="22"/>
          <w:szCs w:val="22"/>
        </w:rPr>
        <w:t>항</w:t>
      </w:r>
      <w:r w:rsidR="000E22B2" w:rsidRPr="000E22B2">
        <w:rPr>
          <w:rFonts w:ascii="Times New Roman"/>
          <w:sz w:val="22"/>
          <w:szCs w:val="22"/>
        </w:rPr>
        <w:t xml:space="preserve"> </w:t>
      </w:r>
      <w:r w:rsidR="000E22B2" w:rsidRPr="000E22B2">
        <w:rPr>
          <w:rFonts w:ascii="Times New Roman"/>
          <w:sz w:val="22"/>
          <w:szCs w:val="22"/>
        </w:rPr>
        <w:t>제</w:t>
      </w:r>
      <w:r w:rsidR="000E22B2" w:rsidRPr="000E22B2">
        <w:rPr>
          <w:rFonts w:ascii="Times New Roman"/>
          <w:sz w:val="22"/>
          <w:szCs w:val="22"/>
        </w:rPr>
        <w:t>(2)</w:t>
      </w:r>
      <w:r w:rsidR="000E22B2" w:rsidRPr="000E22B2">
        <w:rPr>
          <w:rFonts w:ascii="Times New Roman"/>
          <w:sz w:val="22"/>
          <w:szCs w:val="22"/>
        </w:rPr>
        <w:t>호에</w:t>
      </w:r>
      <w:r w:rsidR="000E22B2" w:rsidRPr="000E22B2">
        <w:rPr>
          <w:rFonts w:ascii="Times New Roman"/>
          <w:sz w:val="22"/>
          <w:szCs w:val="22"/>
        </w:rPr>
        <w:t xml:space="preserve"> </w:t>
      </w:r>
      <w:r w:rsidR="000E22B2" w:rsidRPr="000E22B2">
        <w:rPr>
          <w:rFonts w:ascii="Times New Roman"/>
          <w:sz w:val="22"/>
          <w:szCs w:val="22"/>
        </w:rPr>
        <w:t>준하여</w:t>
      </w:r>
      <w:r w:rsidR="000E22B2" w:rsidRPr="000E22B2">
        <w:rPr>
          <w:rFonts w:ascii="Times New Roman"/>
          <w:sz w:val="22"/>
          <w:szCs w:val="22"/>
        </w:rPr>
        <w:t xml:space="preserve"> </w:t>
      </w:r>
      <w:r w:rsidR="000E22B2" w:rsidRPr="000E22B2">
        <w:rPr>
          <w:rFonts w:ascii="Times New Roman"/>
          <w:sz w:val="22"/>
          <w:szCs w:val="22"/>
        </w:rPr>
        <w:t>근질권</w:t>
      </w:r>
      <w:r w:rsidR="000E22B2" w:rsidRPr="000E22B2">
        <w:rPr>
          <w:rFonts w:ascii="Times New Roman"/>
          <w:sz w:val="22"/>
          <w:szCs w:val="22"/>
        </w:rPr>
        <w:t xml:space="preserve"> </w:t>
      </w:r>
      <w:r w:rsidR="000E22B2" w:rsidRPr="000E22B2">
        <w:rPr>
          <w:rFonts w:ascii="Times New Roman"/>
          <w:sz w:val="22"/>
          <w:szCs w:val="22"/>
        </w:rPr>
        <w:t>설정의</w:t>
      </w:r>
      <w:r w:rsidR="000E22B2" w:rsidRPr="000E22B2">
        <w:rPr>
          <w:rFonts w:ascii="Times New Roman"/>
          <w:sz w:val="22"/>
          <w:szCs w:val="22"/>
        </w:rPr>
        <w:t xml:space="preserve"> </w:t>
      </w:r>
      <w:r w:rsidR="000E22B2" w:rsidRPr="000E22B2">
        <w:rPr>
          <w:rFonts w:ascii="Times New Roman"/>
          <w:sz w:val="22"/>
          <w:szCs w:val="22"/>
        </w:rPr>
        <w:t>통지</w:t>
      </w:r>
      <w:r w:rsidR="000E22B2" w:rsidRPr="000E22B2">
        <w:rPr>
          <w:rFonts w:ascii="Times New Roman"/>
          <w:sz w:val="22"/>
          <w:szCs w:val="22"/>
        </w:rPr>
        <w:t xml:space="preserve"> </w:t>
      </w:r>
      <w:r w:rsidR="000E22B2" w:rsidRPr="000E22B2">
        <w:rPr>
          <w:rFonts w:ascii="Times New Roman"/>
          <w:sz w:val="22"/>
          <w:szCs w:val="22"/>
        </w:rPr>
        <w:t>및</w:t>
      </w:r>
      <w:r w:rsidR="000E22B2" w:rsidRPr="000E22B2">
        <w:rPr>
          <w:rFonts w:ascii="Times New Roman"/>
          <w:sz w:val="22"/>
          <w:szCs w:val="22"/>
        </w:rPr>
        <w:t xml:space="preserve"> </w:t>
      </w:r>
      <w:r w:rsidR="000E22B2" w:rsidRPr="000E22B2">
        <w:rPr>
          <w:rFonts w:ascii="Times New Roman"/>
          <w:sz w:val="22"/>
          <w:szCs w:val="22"/>
        </w:rPr>
        <w:t>승낙</w:t>
      </w:r>
      <w:r w:rsidR="000E22B2" w:rsidRPr="000E22B2">
        <w:rPr>
          <w:rFonts w:ascii="Times New Roman"/>
          <w:sz w:val="22"/>
          <w:szCs w:val="22"/>
        </w:rPr>
        <w:t xml:space="preserve"> </w:t>
      </w:r>
      <w:r w:rsidR="000E22B2" w:rsidRPr="000E22B2">
        <w:rPr>
          <w:rFonts w:ascii="Times New Roman"/>
          <w:sz w:val="22"/>
          <w:szCs w:val="22"/>
        </w:rPr>
        <w:t>절차를</w:t>
      </w:r>
      <w:r w:rsidR="000E22B2" w:rsidRPr="000E22B2">
        <w:rPr>
          <w:rFonts w:ascii="Times New Roman"/>
          <w:sz w:val="22"/>
          <w:szCs w:val="22"/>
        </w:rPr>
        <w:t xml:space="preserve"> </w:t>
      </w:r>
      <w:r w:rsidR="000E22B2" w:rsidRPr="000E22B2">
        <w:rPr>
          <w:rFonts w:ascii="Times New Roman"/>
          <w:sz w:val="22"/>
          <w:szCs w:val="22"/>
        </w:rPr>
        <w:t>이행한다</w:t>
      </w:r>
      <w:r w:rsidR="000E22B2" w:rsidRPr="000E22B2">
        <w:rPr>
          <w:rFonts w:ascii="Times New Roman"/>
          <w:sz w:val="22"/>
          <w:szCs w:val="22"/>
        </w:rPr>
        <w:t>.</w:t>
      </w:r>
      <w:r w:rsidR="000E22B2">
        <w:rPr>
          <w:rFonts w:ascii="Times New Roman" w:hint="eastAsia"/>
          <w:sz w:val="22"/>
          <w:szCs w:val="22"/>
        </w:rPr>
        <w:t xml:space="preserve"> </w:t>
      </w:r>
      <w:del w:id="834" w:author="BKL" w:date="2026-10-12T20:10:00Z" w16du:dateUtc="2026-10-12T11:10:00Z">
        <w:r w:rsidR="000E22B2" w:rsidRPr="000E22B2" w:rsidDel="009242CF">
          <w:rPr>
            <w:rFonts w:ascii="Times New Roman" w:hint="eastAsia"/>
            <w:sz w:val="22"/>
            <w:szCs w:val="22"/>
            <w:highlight w:val="yellow"/>
          </w:rPr>
          <w:delText xml:space="preserve">[BKL Note: </w:delText>
        </w:r>
        <w:r w:rsidR="000E22B2" w:rsidRPr="000E22B2" w:rsidDel="009242CF">
          <w:rPr>
            <w:rFonts w:ascii="Times New Roman" w:hint="eastAsia"/>
            <w:sz w:val="22"/>
            <w:szCs w:val="22"/>
            <w:highlight w:val="yellow"/>
          </w:rPr>
          <w:delText>보험계약</w:delText>
        </w:r>
        <w:r w:rsidR="000E22B2" w:rsidRPr="000E22B2" w:rsidDel="009242CF">
          <w:rPr>
            <w:rFonts w:ascii="Times New Roman" w:hint="eastAsia"/>
            <w:sz w:val="22"/>
            <w:szCs w:val="22"/>
            <w:highlight w:val="yellow"/>
          </w:rPr>
          <w:delText xml:space="preserve"> </w:delText>
        </w:r>
        <w:r w:rsidR="000E22B2" w:rsidRPr="000E22B2" w:rsidDel="009242CF">
          <w:rPr>
            <w:rFonts w:ascii="Times New Roman" w:hint="eastAsia"/>
            <w:sz w:val="22"/>
            <w:szCs w:val="22"/>
            <w:highlight w:val="yellow"/>
          </w:rPr>
          <w:delText>승계</w:delText>
        </w:r>
        <w:r w:rsidR="000E22B2" w:rsidRPr="000E22B2" w:rsidDel="009242CF">
          <w:rPr>
            <w:rFonts w:ascii="Times New Roman" w:hint="eastAsia"/>
            <w:sz w:val="22"/>
            <w:szCs w:val="22"/>
            <w:highlight w:val="yellow"/>
          </w:rPr>
          <w:delText xml:space="preserve"> </w:delText>
        </w:r>
        <w:r w:rsidR="000E22B2" w:rsidRPr="000E22B2" w:rsidDel="009242CF">
          <w:rPr>
            <w:rFonts w:ascii="Times New Roman" w:hint="eastAsia"/>
            <w:sz w:val="22"/>
            <w:szCs w:val="22"/>
            <w:highlight w:val="yellow"/>
          </w:rPr>
          <w:delText>및</w:delText>
        </w:r>
        <w:r w:rsidR="000E22B2" w:rsidRPr="000E22B2" w:rsidDel="009242CF">
          <w:rPr>
            <w:rFonts w:ascii="Times New Roman" w:hint="eastAsia"/>
            <w:sz w:val="22"/>
            <w:szCs w:val="22"/>
            <w:highlight w:val="yellow"/>
          </w:rPr>
          <w:delText xml:space="preserve"> </w:delText>
        </w:r>
        <w:r w:rsidR="000E22B2" w:rsidRPr="000E22B2" w:rsidDel="009242CF">
          <w:rPr>
            <w:rFonts w:ascii="Times New Roman" w:hint="eastAsia"/>
            <w:sz w:val="22"/>
            <w:szCs w:val="22"/>
            <w:highlight w:val="yellow"/>
          </w:rPr>
          <w:delText>갱신계약의</w:delText>
        </w:r>
        <w:r w:rsidR="000E22B2" w:rsidRPr="000E22B2" w:rsidDel="009242CF">
          <w:rPr>
            <w:rFonts w:ascii="Times New Roman" w:hint="eastAsia"/>
            <w:sz w:val="22"/>
            <w:szCs w:val="22"/>
            <w:highlight w:val="yellow"/>
          </w:rPr>
          <w:delText xml:space="preserve"> </w:delText>
        </w:r>
        <w:r w:rsidR="000E22B2" w:rsidRPr="000E22B2" w:rsidDel="009242CF">
          <w:rPr>
            <w:rFonts w:ascii="Times New Roman" w:hint="eastAsia"/>
            <w:sz w:val="22"/>
            <w:szCs w:val="22"/>
            <w:highlight w:val="yellow"/>
          </w:rPr>
          <w:delText>근질권</w:delText>
        </w:r>
        <w:r w:rsidR="000E22B2" w:rsidRPr="000E22B2" w:rsidDel="009242CF">
          <w:rPr>
            <w:rFonts w:ascii="Times New Roman" w:hint="eastAsia"/>
            <w:sz w:val="22"/>
            <w:szCs w:val="22"/>
            <w:highlight w:val="yellow"/>
          </w:rPr>
          <w:delText xml:space="preserve"> </w:delText>
        </w:r>
        <w:r w:rsidR="000E22B2" w:rsidRPr="000E22B2" w:rsidDel="009242CF">
          <w:rPr>
            <w:rFonts w:ascii="Times New Roman" w:hint="eastAsia"/>
            <w:sz w:val="22"/>
            <w:szCs w:val="22"/>
            <w:highlight w:val="yellow"/>
          </w:rPr>
          <w:delText>설정</w:delText>
        </w:r>
        <w:r w:rsidR="000E22B2" w:rsidRPr="000E22B2" w:rsidDel="009242CF">
          <w:rPr>
            <w:rFonts w:ascii="Times New Roman" w:hint="eastAsia"/>
            <w:sz w:val="22"/>
            <w:szCs w:val="22"/>
            <w:highlight w:val="yellow"/>
          </w:rPr>
          <w:delText xml:space="preserve"> </w:delText>
        </w:r>
        <w:r w:rsidR="000E22B2" w:rsidRPr="000E22B2" w:rsidDel="009242CF">
          <w:rPr>
            <w:rFonts w:ascii="Times New Roman" w:hint="eastAsia"/>
            <w:sz w:val="22"/>
            <w:szCs w:val="22"/>
            <w:highlight w:val="yellow"/>
          </w:rPr>
          <w:delText>절차를</w:delText>
        </w:r>
        <w:r w:rsidR="000E22B2" w:rsidRPr="000E22B2" w:rsidDel="009242CF">
          <w:rPr>
            <w:rFonts w:ascii="Times New Roman" w:hint="eastAsia"/>
            <w:sz w:val="22"/>
            <w:szCs w:val="22"/>
            <w:highlight w:val="yellow"/>
          </w:rPr>
          <w:delText xml:space="preserve"> </w:delText>
        </w:r>
        <w:r w:rsidR="000E22B2" w:rsidRPr="000E22B2" w:rsidDel="009242CF">
          <w:rPr>
            <w:rFonts w:ascii="Times New Roman" w:hint="eastAsia"/>
            <w:sz w:val="22"/>
            <w:szCs w:val="22"/>
            <w:highlight w:val="yellow"/>
          </w:rPr>
          <w:delText>규정하였습니다</w:delText>
        </w:r>
        <w:r w:rsidR="000E22B2" w:rsidRPr="000E22B2" w:rsidDel="009242CF">
          <w:rPr>
            <w:rFonts w:ascii="Times New Roman" w:hint="eastAsia"/>
            <w:sz w:val="22"/>
            <w:szCs w:val="22"/>
            <w:highlight w:val="yellow"/>
          </w:rPr>
          <w:delText>.]</w:delText>
        </w:r>
      </w:del>
    </w:p>
    <w:p w14:paraId="7E8D4DE1" w14:textId="77777777" w:rsidR="00D45890" w:rsidRPr="00413874" w:rsidRDefault="00D45890" w:rsidP="008B24EF">
      <w:pPr>
        <w:adjustRightInd w:val="0"/>
        <w:snapToGrid w:val="0"/>
        <w:spacing w:line="400" w:lineRule="exact"/>
        <w:ind w:left="426"/>
        <w:rPr>
          <w:rFonts w:ascii="Times New Roman"/>
          <w:sz w:val="22"/>
          <w:szCs w:val="22"/>
        </w:rPr>
      </w:pPr>
    </w:p>
    <w:p w14:paraId="0DF1B105" w14:textId="0A511245"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보험계약에</w:t>
      </w:r>
      <w:r w:rsidR="00D45890" w:rsidRPr="00413874">
        <w:rPr>
          <w:rFonts w:ascii="Times New Roman"/>
          <w:sz w:val="22"/>
          <w:szCs w:val="22"/>
        </w:rPr>
        <w:t xml:space="preserve"> </w:t>
      </w:r>
      <w:r w:rsidR="00D45890" w:rsidRPr="00413874">
        <w:rPr>
          <w:rFonts w:ascii="Times New Roman"/>
          <w:sz w:val="22"/>
          <w:szCs w:val="22"/>
        </w:rPr>
        <w:t>관하여</w:t>
      </w:r>
      <w:r w:rsidR="00D45890" w:rsidRPr="00413874">
        <w:rPr>
          <w:rFonts w:ascii="Times New Roman"/>
          <w:sz w:val="22"/>
          <w:szCs w:val="22"/>
        </w:rPr>
        <w:t xml:space="preserve">, </w:t>
      </w:r>
      <w:r w:rsidR="00D45890" w:rsidRPr="00413874">
        <w:rPr>
          <w:rFonts w:ascii="Times New Roman"/>
          <w:sz w:val="22"/>
          <w:szCs w:val="22"/>
        </w:rPr>
        <w:t>보험업계의</w:t>
      </w:r>
      <w:r w:rsidR="00D45890" w:rsidRPr="00413874">
        <w:rPr>
          <w:rFonts w:ascii="Times New Roman"/>
          <w:sz w:val="22"/>
          <w:szCs w:val="22"/>
        </w:rPr>
        <w:t xml:space="preserve"> </w:t>
      </w:r>
      <w:r w:rsidR="00D45890" w:rsidRPr="00413874">
        <w:rPr>
          <w:rFonts w:ascii="Times New Roman"/>
          <w:sz w:val="22"/>
          <w:szCs w:val="22"/>
        </w:rPr>
        <w:t>관행상</w:t>
      </w:r>
      <w:r w:rsidR="00D45890" w:rsidRPr="00413874">
        <w:rPr>
          <w:rFonts w:ascii="Times New Roman"/>
          <w:sz w:val="22"/>
          <w:szCs w:val="22"/>
        </w:rPr>
        <w:t xml:space="preserve"> </w:t>
      </w:r>
      <w:r w:rsidR="00D45890" w:rsidRPr="00413874">
        <w:rPr>
          <w:rFonts w:ascii="Times New Roman"/>
          <w:sz w:val="22"/>
          <w:szCs w:val="22"/>
        </w:rPr>
        <w:t>불가능한</w:t>
      </w:r>
      <w:r w:rsidR="00D45890" w:rsidRPr="00413874">
        <w:rPr>
          <w:rFonts w:ascii="Times New Roman"/>
          <w:sz w:val="22"/>
          <w:szCs w:val="22"/>
        </w:rPr>
        <w:t xml:space="preserve"> </w:t>
      </w:r>
      <w:r w:rsidR="00D45890" w:rsidRPr="00413874">
        <w:rPr>
          <w:rFonts w:ascii="Times New Roman"/>
          <w:sz w:val="22"/>
          <w:szCs w:val="22"/>
        </w:rPr>
        <w:t>경우를</w:t>
      </w:r>
      <w:r w:rsidR="00D45890" w:rsidRPr="00413874">
        <w:rPr>
          <w:rFonts w:ascii="Times New Roman"/>
          <w:sz w:val="22"/>
          <w:szCs w:val="22"/>
        </w:rPr>
        <w:t xml:space="preserve"> </w:t>
      </w:r>
      <w:r w:rsidR="00D45890" w:rsidRPr="00413874">
        <w:rPr>
          <w:rFonts w:ascii="Times New Roman"/>
          <w:sz w:val="22"/>
          <w:szCs w:val="22"/>
        </w:rPr>
        <w:t>제외하고는</w:t>
      </w:r>
      <w:r w:rsidR="00D45890"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402BBE" w:rsidRPr="00413874">
        <w:rPr>
          <w:rFonts w:ascii="Times New Roman"/>
          <w:sz w:val="22"/>
          <w:szCs w:val="22"/>
        </w:rPr>
        <w:t>에</w:t>
      </w:r>
      <w:r w:rsidR="00402BBE" w:rsidRPr="00413874">
        <w:rPr>
          <w:rFonts w:ascii="Times New Roman"/>
          <w:sz w:val="22"/>
          <w:szCs w:val="22"/>
        </w:rPr>
        <w:t xml:space="preserve"> </w:t>
      </w:r>
      <w:r w:rsidR="00402BBE" w:rsidRPr="00413874">
        <w:rPr>
          <w:rFonts w:ascii="Times New Roman"/>
          <w:sz w:val="22"/>
          <w:szCs w:val="22"/>
        </w:rPr>
        <w:t>관하여</w:t>
      </w:r>
      <w:r w:rsidR="00402BBE" w:rsidRPr="00413874">
        <w:rPr>
          <w:rFonts w:ascii="Times New Roman"/>
          <w:sz w:val="22"/>
          <w:szCs w:val="22"/>
        </w:rPr>
        <w:t xml:space="preserve"> Tranche A </w:t>
      </w:r>
      <w:r w:rsidR="00402BBE" w:rsidRPr="00413874">
        <w:rPr>
          <w:rFonts w:ascii="Times New Roman"/>
          <w:sz w:val="22"/>
          <w:szCs w:val="22"/>
        </w:rPr>
        <w:t>및</w:t>
      </w:r>
      <w:r w:rsidR="00402BBE" w:rsidRPr="00413874">
        <w:rPr>
          <w:rFonts w:ascii="Times New Roman"/>
          <w:sz w:val="22"/>
          <w:szCs w:val="22"/>
        </w:rPr>
        <w:t xml:space="preserve"> Tranche B </w:t>
      </w:r>
      <w:r w:rsidR="00402BBE" w:rsidRPr="00413874">
        <w:rPr>
          <w:rFonts w:ascii="Times New Roman"/>
          <w:sz w:val="22"/>
          <w:szCs w:val="22"/>
        </w:rPr>
        <w:t>대주를</w:t>
      </w:r>
      <w:r w:rsidR="00402BBE" w:rsidRPr="00413874">
        <w:rPr>
          <w:rFonts w:ascii="Times New Roman"/>
          <w:sz w:val="22"/>
          <w:szCs w:val="22"/>
        </w:rPr>
        <w:t xml:space="preserve"> </w:t>
      </w:r>
      <w:r w:rsidR="00402BBE" w:rsidRPr="00413874">
        <w:rPr>
          <w:rFonts w:ascii="Times New Roman"/>
          <w:sz w:val="22"/>
          <w:szCs w:val="22"/>
        </w:rPr>
        <w:t>각</w:t>
      </w:r>
      <w:r w:rsidR="00D45890" w:rsidRPr="00413874">
        <w:rPr>
          <w:rFonts w:ascii="Times New Roman"/>
          <w:sz w:val="22"/>
          <w:szCs w:val="22"/>
        </w:rPr>
        <w:t xml:space="preserve"> </w:t>
      </w:r>
      <w:r w:rsidR="00C02BCB" w:rsidRPr="00413874">
        <w:rPr>
          <w:rFonts w:ascii="Times New Roman"/>
          <w:sz w:val="22"/>
          <w:szCs w:val="22"/>
        </w:rPr>
        <w:t>공동</w:t>
      </w:r>
      <w:r w:rsidR="00C02BCB" w:rsidRPr="00413874">
        <w:rPr>
          <w:rFonts w:ascii="Times New Roman"/>
          <w:sz w:val="22"/>
          <w:szCs w:val="22"/>
        </w:rPr>
        <w:t xml:space="preserve"> </w:t>
      </w:r>
      <w:r w:rsidR="00336788" w:rsidRPr="00413874">
        <w:rPr>
          <w:rFonts w:ascii="Times New Roman"/>
          <w:sz w:val="22"/>
          <w:szCs w:val="22"/>
        </w:rPr>
        <w:t>1</w:t>
      </w:r>
      <w:r w:rsidR="00336788" w:rsidRPr="00413874">
        <w:rPr>
          <w:rFonts w:ascii="Times New Roman"/>
          <w:sz w:val="22"/>
          <w:szCs w:val="22"/>
        </w:rPr>
        <w:t>순위</w:t>
      </w:r>
      <w:r w:rsidR="00336788" w:rsidRPr="00413874">
        <w:rPr>
          <w:rFonts w:ascii="Times New Roman"/>
          <w:sz w:val="22"/>
          <w:szCs w:val="22"/>
        </w:rPr>
        <w:t xml:space="preserve"> </w:t>
      </w:r>
      <w:r w:rsidR="00C91304">
        <w:rPr>
          <w:rFonts w:ascii="Times New Roman" w:hint="eastAsia"/>
          <w:sz w:val="22"/>
          <w:szCs w:val="22"/>
        </w:rPr>
        <w:t>및</w:t>
      </w:r>
      <w:r w:rsidR="00C91304">
        <w:rPr>
          <w:rFonts w:ascii="Times New Roman" w:hint="eastAsia"/>
          <w:sz w:val="22"/>
          <w:szCs w:val="22"/>
        </w:rPr>
        <w:t xml:space="preserve"> </w:t>
      </w:r>
      <w:r w:rsidR="00CE12E3">
        <w:rPr>
          <w:rFonts w:ascii="Times New Roman" w:hint="eastAsia"/>
          <w:sz w:val="22"/>
          <w:szCs w:val="22"/>
        </w:rPr>
        <w:t>공동</w:t>
      </w:r>
      <w:r w:rsidR="00CE12E3">
        <w:rPr>
          <w:rFonts w:ascii="Times New Roman" w:hint="eastAsia"/>
          <w:sz w:val="22"/>
          <w:szCs w:val="22"/>
        </w:rPr>
        <w:t xml:space="preserve"> </w:t>
      </w:r>
      <w:r w:rsidR="00C91304">
        <w:rPr>
          <w:rFonts w:ascii="Times New Roman" w:hint="eastAsia"/>
          <w:sz w:val="22"/>
          <w:szCs w:val="22"/>
        </w:rPr>
        <w:t>2</w:t>
      </w:r>
      <w:r w:rsidR="00C91304">
        <w:rPr>
          <w:rFonts w:ascii="Times New Roman" w:hint="eastAsia"/>
          <w:sz w:val="22"/>
          <w:szCs w:val="22"/>
        </w:rPr>
        <w:t>순위</w:t>
      </w:r>
      <w:r w:rsidR="00C91304">
        <w:rPr>
          <w:rFonts w:ascii="Times New Roman" w:hint="eastAsia"/>
          <w:sz w:val="22"/>
          <w:szCs w:val="22"/>
        </w:rPr>
        <w:t xml:space="preserve"> </w:t>
      </w:r>
      <w:r w:rsidR="00D45890" w:rsidRPr="00413874">
        <w:rPr>
          <w:rFonts w:ascii="Times New Roman"/>
          <w:sz w:val="22"/>
          <w:szCs w:val="22"/>
        </w:rPr>
        <w:t>근질권자로</w:t>
      </w:r>
      <w:r w:rsidR="00D45890" w:rsidRPr="00413874">
        <w:rPr>
          <w:rFonts w:ascii="Times New Roman"/>
          <w:sz w:val="22"/>
          <w:szCs w:val="22"/>
        </w:rPr>
        <w:t xml:space="preserve"> </w:t>
      </w:r>
      <w:r w:rsidR="00D45890" w:rsidRPr="00413874">
        <w:rPr>
          <w:rFonts w:ascii="Times New Roman"/>
          <w:sz w:val="22"/>
          <w:szCs w:val="22"/>
        </w:rPr>
        <w:t>하여</w:t>
      </w:r>
      <w:r w:rsidR="00D45890" w:rsidRPr="00413874">
        <w:rPr>
          <w:rFonts w:ascii="Times New Roman"/>
          <w:sz w:val="22"/>
          <w:szCs w:val="22"/>
        </w:rPr>
        <w:t xml:space="preserve"> </w:t>
      </w:r>
      <w:r w:rsidR="00D45890" w:rsidRPr="00413874">
        <w:rPr>
          <w:rFonts w:ascii="Times New Roman"/>
          <w:sz w:val="22"/>
          <w:szCs w:val="22"/>
        </w:rPr>
        <w:t>보험금청구권</w:t>
      </w:r>
      <w:r w:rsidR="00904322" w:rsidRPr="00413874">
        <w:rPr>
          <w:rFonts w:ascii="Times New Roman"/>
          <w:sz w:val="22"/>
          <w:szCs w:val="22"/>
        </w:rPr>
        <w:t xml:space="preserve"> </w:t>
      </w:r>
      <w:r w:rsidR="00904322" w:rsidRPr="00413874">
        <w:rPr>
          <w:rFonts w:ascii="Times New Roman"/>
          <w:sz w:val="22"/>
          <w:szCs w:val="22"/>
        </w:rPr>
        <w:t>등</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근질권</w:t>
      </w:r>
      <w:r w:rsidR="004D2086" w:rsidRPr="00413874">
        <w:rPr>
          <w:rFonts w:ascii="Times New Roman"/>
          <w:sz w:val="22"/>
          <w:szCs w:val="22"/>
        </w:rPr>
        <w:t>이</w:t>
      </w:r>
      <w:r w:rsidR="004D2086" w:rsidRPr="00413874">
        <w:rPr>
          <w:rFonts w:ascii="Times New Roman"/>
          <w:sz w:val="22"/>
          <w:szCs w:val="22"/>
        </w:rPr>
        <w:t xml:space="preserve"> </w:t>
      </w:r>
      <w:r w:rsidR="00D45890" w:rsidRPr="00413874">
        <w:rPr>
          <w:rFonts w:ascii="Times New Roman"/>
          <w:sz w:val="22"/>
          <w:szCs w:val="22"/>
        </w:rPr>
        <w:t>설정</w:t>
      </w:r>
      <w:r w:rsidR="004D2086" w:rsidRPr="00413874">
        <w:rPr>
          <w:rFonts w:ascii="Times New Roman"/>
          <w:sz w:val="22"/>
          <w:szCs w:val="22"/>
        </w:rPr>
        <w:t>되도록</w:t>
      </w:r>
      <w:r w:rsidR="004D2086" w:rsidRPr="00413874">
        <w:rPr>
          <w:rFonts w:ascii="Times New Roman"/>
          <w:sz w:val="22"/>
          <w:szCs w:val="22"/>
        </w:rPr>
        <w:t xml:space="preserve"> </w:t>
      </w:r>
      <w:r w:rsidR="00D45890" w:rsidRPr="00413874">
        <w:rPr>
          <w:rFonts w:ascii="Times New Roman"/>
          <w:sz w:val="22"/>
          <w:szCs w:val="22"/>
        </w:rPr>
        <w:t>하고</w:t>
      </w:r>
      <w:r w:rsidR="00D45890" w:rsidRPr="00413874">
        <w:rPr>
          <w:rFonts w:ascii="Times New Roman"/>
          <w:sz w:val="22"/>
          <w:szCs w:val="22"/>
        </w:rPr>
        <w:t xml:space="preserve"> </w:t>
      </w:r>
      <w:r w:rsidR="00D45890" w:rsidRPr="00413874">
        <w:rPr>
          <w:rFonts w:ascii="Times New Roman"/>
          <w:sz w:val="22"/>
          <w:szCs w:val="22"/>
        </w:rPr>
        <w:t>보험사고가</w:t>
      </w:r>
      <w:r w:rsidR="00D45890" w:rsidRPr="00413874">
        <w:rPr>
          <w:rFonts w:ascii="Times New Roman"/>
          <w:sz w:val="22"/>
          <w:szCs w:val="22"/>
        </w:rPr>
        <w:t xml:space="preserve"> </w:t>
      </w:r>
      <w:r w:rsidR="00D45890" w:rsidRPr="00413874">
        <w:rPr>
          <w:rFonts w:ascii="Times New Roman"/>
          <w:sz w:val="22"/>
          <w:szCs w:val="22"/>
        </w:rPr>
        <w:t>발생한</w:t>
      </w:r>
      <w:r w:rsidR="00D45890" w:rsidRPr="00413874">
        <w:rPr>
          <w:rFonts w:ascii="Times New Roman"/>
          <w:sz w:val="22"/>
          <w:szCs w:val="22"/>
        </w:rPr>
        <w:t xml:space="preserve"> </w:t>
      </w:r>
      <w:r w:rsidR="00D45890" w:rsidRPr="00413874">
        <w:rPr>
          <w:rFonts w:ascii="Times New Roman"/>
          <w:sz w:val="22"/>
          <w:szCs w:val="22"/>
        </w:rPr>
        <w:t>경우</w:t>
      </w:r>
      <w:r w:rsidR="00D45890" w:rsidRPr="00413874">
        <w:rPr>
          <w:rFonts w:ascii="Times New Roman"/>
          <w:sz w:val="22"/>
          <w:szCs w:val="22"/>
        </w:rPr>
        <w:t xml:space="preserve"> </w:t>
      </w:r>
      <w:r w:rsidR="00402BBE" w:rsidRPr="00413874">
        <w:rPr>
          <w:rFonts w:ascii="Times New Roman"/>
          <w:sz w:val="22"/>
          <w:szCs w:val="22"/>
        </w:rPr>
        <w:t>해당</w:t>
      </w:r>
      <w:r w:rsidR="00402BBE" w:rsidRPr="00413874">
        <w:rPr>
          <w:rFonts w:ascii="Times New Roman"/>
          <w:sz w:val="22"/>
          <w:szCs w:val="22"/>
        </w:rPr>
        <w:t xml:space="preserve"> </w:t>
      </w:r>
      <w:r w:rsidR="00D45890" w:rsidRPr="00413874">
        <w:rPr>
          <w:rFonts w:ascii="Times New Roman"/>
          <w:sz w:val="22"/>
          <w:szCs w:val="22"/>
        </w:rPr>
        <w:t>대주가</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약정에</w:t>
      </w:r>
      <w:r w:rsidR="00D45890" w:rsidRPr="00413874">
        <w:rPr>
          <w:rFonts w:ascii="Times New Roman"/>
          <w:sz w:val="22"/>
          <w:szCs w:val="22"/>
        </w:rPr>
        <w:t xml:space="preserve"> </w:t>
      </w:r>
      <w:r w:rsidR="00D45890" w:rsidRPr="00413874">
        <w:rPr>
          <w:rFonts w:ascii="Times New Roman"/>
          <w:sz w:val="22"/>
          <w:szCs w:val="22"/>
        </w:rPr>
        <w:t>따라</w:t>
      </w:r>
      <w:r w:rsidR="00D45890" w:rsidRPr="00413874">
        <w:rPr>
          <w:rFonts w:ascii="Times New Roman"/>
          <w:sz w:val="22"/>
          <w:szCs w:val="22"/>
        </w:rPr>
        <w:t xml:space="preserve"> </w:t>
      </w:r>
      <w:r w:rsidR="00D45890" w:rsidRPr="00413874">
        <w:rPr>
          <w:rFonts w:ascii="Times New Roman"/>
          <w:sz w:val="22"/>
          <w:szCs w:val="22"/>
        </w:rPr>
        <w:t>보험금</w:t>
      </w:r>
      <w:r w:rsidR="00D45890" w:rsidRPr="00413874">
        <w:rPr>
          <w:rFonts w:ascii="Times New Roman"/>
          <w:sz w:val="22"/>
          <w:szCs w:val="22"/>
        </w:rPr>
        <w:t xml:space="preserve"> </w:t>
      </w:r>
      <w:r w:rsidR="00D45890" w:rsidRPr="00413874">
        <w:rPr>
          <w:rFonts w:ascii="Times New Roman"/>
          <w:sz w:val="22"/>
          <w:szCs w:val="22"/>
        </w:rPr>
        <w:t>전액을</w:t>
      </w:r>
      <w:r w:rsidR="00D45890" w:rsidRPr="00413874">
        <w:rPr>
          <w:rFonts w:ascii="Times New Roman"/>
          <w:sz w:val="22"/>
          <w:szCs w:val="22"/>
        </w:rPr>
        <w:t xml:space="preserve"> </w:t>
      </w:r>
      <w:r w:rsidR="00D45890" w:rsidRPr="00413874">
        <w:rPr>
          <w:rFonts w:ascii="Times New Roman"/>
          <w:sz w:val="22"/>
          <w:szCs w:val="22"/>
        </w:rPr>
        <w:t>수령할</w:t>
      </w:r>
      <w:r w:rsidR="00D45890" w:rsidRPr="00413874">
        <w:rPr>
          <w:rFonts w:ascii="Times New Roman"/>
          <w:sz w:val="22"/>
          <w:szCs w:val="22"/>
        </w:rPr>
        <w:t xml:space="preserve"> </w:t>
      </w:r>
      <w:r w:rsidR="00D45890" w:rsidRPr="00413874">
        <w:rPr>
          <w:rFonts w:ascii="Times New Roman"/>
          <w:sz w:val="22"/>
          <w:szCs w:val="22"/>
        </w:rPr>
        <w:t>수</w:t>
      </w:r>
      <w:r w:rsidR="00D45890" w:rsidRPr="00413874">
        <w:rPr>
          <w:rFonts w:ascii="Times New Roman"/>
          <w:sz w:val="22"/>
          <w:szCs w:val="22"/>
        </w:rPr>
        <w:t xml:space="preserve"> </w:t>
      </w:r>
      <w:r w:rsidR="00D45890" w:rsidRPr="00413874">
        <w:rPr>
          <w:rFonts w:ascii="Times New Roman"/>
          <w:sz w:val="22"/>
          <w:szCs w:val="22"/>
        </w:rPr>
        <w:lastRenderedPageBreak/>
        <w:t>있는</w:t>
      </w:r>
      <w:r w:rsidR="00D45890" w:rsidRPr="00413874">
        <w:rPr>
          <w:rFonts w:ascii="Times New Roman"/>
          <w:sz w:val="22"/>
          <w:szCs w:val="22"/>
        </w:rPr>
        <w:t xml:space="preserve"> </w:t>
      </w:r>
      <w:r w:rsidR="00D45890" w:rsidRPr="00413874">
        <w:rPr>
          <w:rFonts w:ascii="Times New Roman"/>
          <w:sz w:val="22"/>
          <w:szCs w:val="22"/>
        </w:rPr>
        <w:t>권리를</w:t>
      </w:r>
      <w:r w:rsidR="00D45890" w:rsidRPr="00413874">
        <w:rPr>
          <w:rFonts w:ascii="Times New Roman"/>
          <w:sz w:val="22"/>
          <w:szCs w:val="22"/>
        </w:rPr>
        <w:t xml:space="preserve"> </w:t>
      </w:r>
      <w:r w:rsidR="00D45890" w:rsidRPr="00413874">
        <w:rPr>
          <w:rFonts w:ascii="Times New Roman"/>
          <w:sz w:val="22"/>
          <w:szCs w:val="22"/>
        </w:rPr>
        <w:t>가지도록</w:t>
      </w:r>
      <w:r w:rsidR="00D45890" w:rsidRPr="00413874">
        <w:rPr>
          <w:rFonts w:ascii="Times New Roman"/>
          <w:sz w:val="22"/>
          <w:szCs w:val="22"/>
        </w:rPr>
        <w:t xml:space="preserve"> </w:t>
      </w:r>
      <w:r w:rsidR="00F779BE" w:rsidRPr="00413874">
        <w:rPr>
          <w:rFonts w:ascii="Times New Roman"/>
          <w:sz w:val="22"/>
          <w:szCs w:val="22"/>
        </w:rPr>
        <w:t>하여야</w:t>
      </w:r>
      <w:r w:rsidR="00F779BE" w:rsidRPr="00413874">
        <w:rPr>
          <w:rFonts w:ascii="Times New Roman"/>
          <w:sz w:val="22"/>
          <w:szCs w:val="22"/>
        </w:rPr>
        <w:t xml:space="preserve"> </w:t>
      </w:r>
      <w:r w:rsidR="00F779BE" w:rsidRPr="00413874">
        <w:rPr>
          <w:rFonts w:ascii="Times New Roman"/>
          <w:sz w:val="22"/>
          <w:szCs w:val="22"/>
        </w:rPr>
        <w:t>한다</w:t>
      </w:r>
      <w:r w:rsidR="00F779BE" w:rsidRPr="00413874">
        <w:rPr>
          <w:rFonts w:ascii="Times New Roman"/>
          <w:sz w:val="22"/>
          <w:szCs w:val="22"/>
        </w:rPr>
        <w:t>.</w:t>
      </w:r>
    </w:p>
    <w:p w14:paraId="0C20BF19" w14:textId="77777777" w:rsidR="00D45890" w:rsidRPr="00413874" w:rsidRDefault="00D45890" w:rsidP="008B24EF">
      <w:pPr>
        <w:adjustRightInd w:val="0"/>
        <w:snapToGrid w:val="0"/>
        <w:spacing w:line="400" w:lineRule="exact"/>
        <w:rPr>
          <w:rFonts w:ascii="Times New Roman"/>
          <w:sz w:val="22"/>
          <w:szCs w:val="22"/>
        </w:rPr>
      </w:pPr>
    </w:p>
    <w:p w14:paraId="5BF9E1CC" w14:textId="307E74AA" w:rsidR="00D346B5" w:rsidRPr="00413874" w:rsidRDefault="00FC307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835" w:name="_Toc191645676"/>
      <w:bookmarkStart w:id="836" w:name="_Toc240898100"/>
      <w:bookmarkStart w:id="837" w:name="_Toc242777985"/>
      <w:bookmarkEnd w:id="779"/>
      <w:r w:rsidRPr="00413874">
        <w:rPr>
          <w:rFonts w:ascii="Times New Roman" w:eastAsia="바탕" w:hAnsi="Times New Roman"/>
          <w:snapToGrid w:val="0"/>
          <w:kern w:val="0"/>
          <w:sz w:val="22"/>
          <w:szCs w:val="22"/>
        </w:rPr>
        <w:t>차주</w:t>
      </w:r>
      <w:r w:rsidR="00D346B5" w:rsidRPr="00413874">
        <w:rPr>
          <w:rFonts w:ascii="Times New Roman" w:eastAsia="바탕" w:hAnsi="Times New Roman"/>
          <w:snapToGrid w:val="0"/>
          <w:kern w:val="0"/>
          <w:sz w:val="22"/>
          <w:szCs w:val="22"/>
        </w:rPr>
        <w:t>의</w:t>
      </w:r>
      <w:r w:rsidR="00D346B5" w:rsidRPr="00413874">
        <w:rPr>
          <w:rFonts w:ascii="Times New Roman" w:eastAsia="바탕" w:hAnsi="Times New Roman"/>
          <w:snapToGrid w:val="0"/>
          <w:kern w:val="0"/>
          <w:sz w:val="22"/>
          <w:szCs w:val="22"/>
        </w:rPr>
        <w:t xml:space="preserve"> </w:t>
      </w:r>
      <w:r w:rsidR="00C61E32" w:rsidRPr="00413874">
        <w:rPr>
          <w:rFonts w:ascii="Times New Roman" w:eastAsia="바탕" w:hAnsi="Times New Roman"/>
          <w:snapToGrid w:val="0"/>
          <w:kern w:val="0"/>
          <w:sz w:val="22"/>
          <w:szCs w:val="22"/>
        </w:rPr>
        <w:t>지배구조</w:t>
      </w:r>
      <w:r w:rsidR="00D346B5" w:rsidRPr="00413874">
        <w:rPr>
          <w:rFonts w:ascii="Times New Roman" w:eastAsia="바탕" w:hAnsi="Times New Roman"/>
          <w:snapToGrid w:val="0"/>
          <w:kern w:val="0"/>
          <w:sz w:val="22"/>
          <w:szCs w:val="22"/>
        </w:rPr>
        <w:t xml:space="preserve"> </w:t>
      </w:r>
      <w:r w:rsidR="00D346B5" w:rsidRPr="00413874">
        <w:rPr>
          <w:rFonts w:ascii="Times New Roman" w:eastAsia="바탕" w:hAnsi="Times New Roman"/>
          <w:snapToGrid w:val="0"/>
          <w:kern w:val="0"/>
          <w:sz w:val="22"/>
          <w:szCs w:val="22"/>
        </w:rPr>
        <w:t>변경</w:t>
      </w:r>
      <w:bookmarkEnd w:id="835"/>
      <w:bookmarkEnd w:id="836"/>
      <w:bookmarkEnd w:id="837"/>
    </w:p>
    <w:p w14:paraId="1C584726" w14:textId="77777777" w:rsidR="00D346B5" w:rsidRPr="00413874" w:rsidRDefault="00D346B5" w:rsidP="008B24EF">
      <w:pPr>
        <w:tabs>
          <w:tab w:val="left" w:pos="400"/>
        </w:tabs>
        <w:adjustRightInd w:val="0"/>
        <w:snapToGrid w:val="0"/>
        <w:spacing w:line="400" w:lineRule="exact"/>
        <w:rPr>
          <w:rFonts w:ascii="Times New Roman"/>
          <w:snapToGrid w:val="0"/>
          <w:kern w:val="0"/>
          <w:sz w:val="22"/>
          <w:szCs w:val="22"/>
        </w:rPr>
      </w:pPr>
    </w:p>
    <w:p w14:paraId="01AE2FD6" w14:textId="422F1734" w:rsidR="00D346B5" w:rsidRDefault="00740958" w:rsidP="00B27381">
      <w:pPr>
        <w:numPr>
          <w:ilvl w:val="0"/>
          <w:numId w:val="148"/>
        </w:numPr>
        <w:adjustRightInd w:val="0"/>
        <w:snapToGrid w:val="0"/>
        <w:spacing w:line="400" w:lineRule="exact"/>
        <w:rPr>
          <w:rFonts w:ascii="Times New Roman"/>
          <w:snapToGrid w:val="0"/>
          <w:kern w:val="0"/>
          <w:sz w:val="22"/>
          <w:szCs w:val="22"/>
        </w:rPr>
      </w:pPr>
      <w:r w:rsidRPr="00413874">
        <w:rPr>
          <w:rFonts w:ascii="Times New Roman" w:hint="eastAsia"/>
          <w:snapToGrid w:val="0"/>
          <w:kern w:val="0"/>
          <w:sz w:val="22"/>
          <w:szCs w:val="22"/>
        </w:rPr>
        <w:t>차주는</w:t>
      </w:r>
      <w:r w:rsidRPr="00413874">
        <w:rPr>
          <w:rFonts w:ascii="Times New Roman"/>
          <w:snapToGrid w:val="0"/>
          <w:kern w:val="0"/>
          <w:sz w:val="22"/>
          <w:szCs w:val="22"/>
        </w:rPr>
        <w:t xml:space="preserve"> </w:t>
      </w:r>
      <w:r w:rsidR="001577AB" w:rsidRPr="00413874">
        <w:rPr>
          <w:rFonts w:ascii="Times New Roman" w:hint="eastAsia"/>
          <w:snapToGrid w:val="0"/>
          <w:kern w:val="0"/>
          <w:sz w:val="22"/>
          <w:szCs w:val="22"/>
        </w:rPr>
        <w:t>대주의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사전</w:t>
      </w:r>
      <w:r w:rsidR="001577AB" w:rsidRPr="00413874">
        <w:rPr>
          <w:rFonts w:ascii="Times New Roman" w:hint="eastAsia"/>
          <w:snapToGrid w:val="0"/>
          <w:kern w:val="0"/>
          <w:sz w:val="22"/>
          <w:szCs w:val="22"/>
        </w:rPr>
        <w:t xml:space="preserve"> </w:t>
      </w:r>
      <w:r w:rsidR="00B43884" w:rsidRPr="00413874">
        <w:rPr>
          <w:rFonts w:ascii="Times New Roman" w:hint="eastAsia"/>
          <w:snapToGrid w:val="0"/>
          <w:kern w:val="0"/>
          <w:sz w:val="22"/>
          <w:szCs w:val="22"/>
        </w:rPr>
        <w:t>서면</w:t>
      </w:r>
      <w:r w:rsidR="00B43884"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동의를</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득한</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경우에</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한하여</w:t>
      </w:r>
      <w:r w:rsidR="001577AB" w:rsidRPr="00413874">
        <w:rPr>
          <w:rFonts w:ascii="Times New Roman" w:hint="eastAsia"/>
          <w:snapToGrid w:val="0"/>
          <w:kern w:val="0"/>
          <w:sz w:val="22"/>
          <w:szCs w:val="22"/>
        </w:rPr>
        <w:t xml:space="preserve"> </w:t>
      </w:r>
      <w:r w:rsidRPr="00413874">
        <w:rPr>
          <w:rFonts w:ascii="Times New Roman" w:hint="eastAsia"/>
          <w:snapToGrid w:val="0"/>
          <w:kern w:val="0"/>
          <w:sz w:val="22"/>
          <w:szCs w:val="22"/>
        </w:rPr>
        <w:t>관련</w:t>
      </w:r>
      <w:r w:rsidRPr="00413874">
        <w:rPr>
          <w:rFonts w:ascii="Times New Roman"/>
          <w:snapToGrid w:val="0"/>
          <w:kern w:val="0"/>
          <w:sz w:val="22"/>
          <w:szCs w:val="22"/>
        </w:rPr>
        <w:t xml:space="preserve"> </w:t>
      </w:r>
      <w:r w:rsidRPr="00413874">
        <w:rPr>
          <w:rFonts w:ascii="Times New Roman" w:hint="eastAsia"/>
          <w:snapToGrid w:val="0"/>
          <w:kern w:val="0"/>
          <w:sz w:val="22"/>
          <w:szCs w:val="22"/>
        </w:rPr>
        <w:t>법령이</w:t>
      </w:r>
      <w:r w:rsidRPr="00413874">
        <w:rPr>
          <w:rFonts w:ascii="Times New Roman"/>
          <w:snapToGrid w:val="0"/>
          <w:kern w:val="0"/>
          <w:sz w:val="22"/>
          <w:szCs w:val="22"/>
        </w:rPr>
        <w:t xml:space="preserve"> </w:t>
      </w:r>
      <w:r w:rsidRPr="00413874">
        <w:rPr>
          <w:rFonts w:ascii="Times New Roman" w:hint="eastAsia"/>
          <w:snapToGrid w:val="0"/>
          <w:kern w:val="0"/>
          <w:sz w:val="22"/>
          <w:szCs w:val="22"/>
        </w:rPr>
        <w:t>허용하는</w:t>
      </w:r>
      <w:r w:rsidRPr="00413874">
        <w:rPr>
          <w:rFonts w:ascii="Times New Roman"/>
          <w:snapToGrid w:val="0"/>
          <w:kern w:val="0"/>
          <w:sz w:val="22"/>
          <w:szCs w:val="22"/>
        </w:rPr>
        <w:t xml:space="preserve"> </w:t>
      </w:r>
      <w:r w:rsidRPr="00413874">
        <w:rPr>
          <w:rFonts w:ascii="Times New Roman" w:hint="eastAsia"/>
          <w:snapToGrid w:val="0"/>
          <w:kern w:val="0"/>
          <w:sz w:val="22"/>
          <w:szCs w:val="22"/>
        </w:rPr>
        <w:t>범위</w:t>
      </w:r>
      <w:r w:rsidRPr="00413874">
        <w:rPr>
          <w:rFonts w:ascii="Times New Roman"/>
          <w:snapToGrid w:val="0"/>
          <w:kern w:val="0"/>
          <w:sz w:val="22"/>
          <w:szCs w:val="22"/>
        </w:rPr>
        <w:t xml:space="preserve"> </w:t>
      </w:r>
      <w:r w:rsidRPr="00413874">
        <w:rPr>
          <w:rFonts w:ascii="Times New Roman" w:hint="eastAsia"/>
          <w:snapToGrid w:val="0"/>
          <w:kern w:val="0"/>
          <w:sz w:val="22"/>
          <w:szCs w:val="22"/>
        </w:rPr>
        <w:t>내에서</w:t>
      </w:r>
      <w:r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다른</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회사와의</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합병</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분할</w:t>
      </w:r>
      <w:r w:rsidR="00C61E32" w:rsidRPr="00413874">
        <w:rPr>
          <w:rFonts w:ascii="Times New Roman"/>
          <w:snapToGrid w:val="0"/>
          <w:kern w:val="0"/>
          <w:sz w:val="22"/>
          <w:szCs w:val="22"/>
        </w:rPr>
        <w:t xml:space="preserve">, </w:t>
      </w:r>
      <w:r w:rsidR="00E81A1D">
        <w:rPr>
          <w:rFonts w:ascii="Times New Roman" w:hint="eastAsia"/>
          <w:snapToGrid w:val="0"/>
          <w:kern w:val="0"/>
          <w:sz w:val="22"/>
          <w:szCs w:val="22"/>
        </w:rPr>
        <w:t>영업이나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재산의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전부</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또는</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중요한</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일부의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취득</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및</w:t>
      </w:r>
      <w:r w:rsidR="00E81A1D">
        <w:rPr>
          <w:rFonts w:ascii="Times New Roman" w:hint="eastAsia"/>
          <w:snapToGrid w:val="0"/>
          <w:kern w:val="0"/>
          <w:sz w:val="22"/>
          <w:szCs w:val="22"/>
        </w:rPr>
        <w:t xml:space="preserve"> </w:t>
      </w:r>
      <w:r w:rsidR="00C61E32" w:rsidRPr="00413874">
        <w:rPr>
          <w:rFonts w:ascii="Times New Roman" w:hint="eastAsia"/>
          <w:snapToGrid w:val="0"/>
          <w:kern w:val="0"/>
          <w:sz w:val="22"/>
          <w:szCs w:val="22"/>
        </w:rPr>
        <w:t>기타</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이에</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준하는</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지배구조</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변경</w:t>
      </w:r>
      <w:r w:rsidR="0028130F" w:rsidRPr="00413874">
        <w:rPr>
          <w:rFonts w:ascii="Times New Roman" w:hint="eastAsia"/>
          <w:snapToGrid w:val="0"/>
          <w:kern w:val="0"/>
          <w:sz w:val="22"/>
          <w:szCs w:val="22"/>
        </w:rPr>
        <w:t>(</w:t>
      </w:r>
      <w:r w:rsidR="0028130F" w:rsidRPr="00413874">
        <w:rPr>
          <w:rFonts w:ascii="Times New Roman" w:hint="eastAsia"/>
          <w:snapToGrid w:val="0"/>
          <w:kern w:val="0"/>
          <w:sz w:val="22"/>
          <w:szCs w:val="22"/>
        </w:rPr>
        <w:t>이하</w:t>
      </w:r>
      <w:r w:rsidR="0028130F" w:rsidRPr="00413874">
        <w:rPr>
          <w:rFonts w:ascii="Times New Roman" w:hint="eastAsia"/>
          <w:snapToGrid w:val="0"/>
          <w:kern w:val="0"/>
          <w:sz w:val="22"/>
          <w:szCs w:val="22"/>
        </w:rPr>
        <w:t xml:space="preserve"> </w:t>
      </w:r>
      <w:r w:rsidR="0028130F" w:rsidRPr="00413874">
        <w:rPr>
          <w:rFonts w:ascii="Times New Roman"/>
          <w:snapToGrid w:val="0"/>
          <w:kern w:val="0"/>
          <w:sz w:val="22"/>
          <w:szCs w:val="22"/>
        </w:rPr>
        <w:t>“</w:t>
      </w:r>
      <w:r w:rsidR="0028130F" w:rsidRPr="00413874">
        <w:rPr>
          <w:rFonts w:ascii="Times New Roman" w:hint="eastAsia"/>
          <w:b/>
          <w:snapToGrid w:val="0"/>
          <w:kern w:val="0"/>
          <w:sz w:val="22"/>
          <w:szCs w:val="22"/>
        </w:rPr>
        <w:t>합병등</w:t>
      </w:r>
      <w:r w:rsidR="0028130F" w:rsidRPr="00413874">
        <w:rPr>
          <w:rFonts w:ascii="Times New Roman"/>
          <w:snapToGrid w:val="0"/>
          <w:kern w:val="0"/>
          <w:sz w:val="22"/>
          <w:szCs w:val="22"/>
        </w:rPr>
        <w:t>”)</w:t>
      </w:r>
      <w:r w:rsidR="00521275" w:rsidRPr="00413874">
        <w:rPr>
          <w:rFonts w:ascii="Times New Roman" w:hint="eastAsia"/>
          <w:snapToGrid w:val="0"/>
          <w:kern w:val="0"/>
          <w:sz w:val="22"/>
          <w:szCs w:val="22"/>
        </w:rPr>
        <w:t>을</w:t>
      </w:r>
      <w:r w:rsidR="00521275"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할</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있다</w:t>
      </w:r>
      <w:r w:rsidR="001577AB" w:rsidRPr="00413874">
        <w:rPr>
          <w:rFonts w:ascii="Times New Roman" w:hint="eastAsia"/>
          <w:snapToGrid w:val="0"/>
          <w:kern w:val="0"/>
          <w:sz w:val="22"/>
          <w:szCs w:val="22"/>
        </w:rPr>
        <w:t>.</w:t>
      </w:r>
      <w:r w:rsidR="0028130F" w:rsidRPr="00413874">
        <w:rPr>
          <w:rFonts w:ascii="Times New Roman"/>
          <w:snapToGrid w:val="0"/>
          <w:kern w:val="0"/>
          <w:sz w:val="22"/>
          <w:szCs w:val="22"/>
        </w:rPr>
        <w:t xml:space="preserve"> </w:t>
      </w:r>
      <w:commentRangeStart w:id="838"/>
      <w:commentRangeStart w:id="839"/>
      <w:del w:id="840" w:author="안 용현(Yonghyeon,Ahn)" w:date="2026-10-13T10:28:00Z" w16du:dateUtc="2026-10-13T01:28:00Z">
        <w:r w:rsidR="00840324" w:rsidRPr="008F0621" w:rsidDel="00840324">
          <w:rPr>
            <w:rFonts w:ascii="Times New Roman" w:hint="eastAsia"/>
            <w:snapToGrid w:val="0"/>
            <w:kern w:val="0"/>
            <w:sz w:val="22"/>
            <w:szCs w:val="22"/>
          </w:rPr>
          <w:delText>차주가</w:delText>
        </w:r>
        <w:r w:rsidR="00840324" w:rsidRPr="008F0621" w:rsidDel="00840324">
          <w:rPr>
            <w:rFonts w:ascii="Times New Roman" w:hint="eastAsia"/>
            <w:snapToGrid w:val="0"/>
            <w:kern w:val="0"/>
            <w:sz w:val="22"/>
            <w:szCs w:val="22"/>
          </w:rPr>
          <w:delText xml:space="preserve"> </w:delText>
        </w:r>
        <w:r w:rsidR="00840324" w:rsidRPr="008F0621" w:rsidDel="00840324">
          <w:rPr>
            <w:rFonts w:ascii="Times New Roman" w:hint="eastAsia"/>
            <w:snapToGrid w:val="0"/>
            <w:kern w:val="0"/>
            <w:sz w:val="22"/>
            <w:szCs w:val="22"/>
          </w:rPr>
          <w:delText>합병등을</w:delText>
        </w:r>
        <w:r w:rsidR="00840324" w:rsidRPr="008F0621" w:rsidDel="00840324">
          <w:rPr>
            <w:rFonts w:ascii="Times New Roman" w:hint="eastAsia"/>
            <w:snapToGrid w:val="0"/>
            <w:kern w:val="0"/>
            <w:sz w:val="22"/>
            <w:szCs w:val="22"/>
          </w:rPr>
          <w:delText xml:space="preserve"> </w:delText>
        </w:r>
        <w:r w:rsidR="00840324" w:rsidRPr="008F0621" w:rsidDel="00840324">
          <w:rPr>
            <w:rFonts w:ascii="Times New Roman" w:hint="eastAsia"/>
            <w:snapToGrid w:val="0"/>
            <w:kern w:val="0"/>
            <w:sz w:val="22"/>
            <w:szCs w:val="22"/>
          </w:rPr>
          <w:delText>하고자</w:delText>
        </w:r>
        <w:r w:rsidR="00840324" w:rsidRPr="008F0621" w:rsidDel="00840324">
          <w:rPr>
            <w:rFonts w:ascii="Times New Roman" w:hint="eastAsia"/>
            <w:snapToGrid w:val="0"/>
            <w:kern w:val="0"/>
            <w:sz w:val="22"/>
            <w:szCs w:val="22"/>
          </w:rPr>
          <w:delText xml:space="preserve"> </w:delText>
        </w:r>
        <w:r w:rsidR="00840324" w:rsidRPr="008F0621" w:rsidDel="00840324">
          <w:rPr>
            <w:rFonts w:ascii="Times New Roman" w:hint="eastAsia"/>
            <w:snapToGrid w:val="0"/>
            <w:kern w:val="0"/>
            <w:sz w:val="22"/>
            <w:szCs w:val="22"/>
          </w:rPr>
          <w:delText>하는</w:delText>
        </w:r>
        <w:r w:rsidR="00840324" w:rsidRPr="008F0621" w:rsidDel="00840324">
          <w:rPr>
            <w:rFonts w:ascii="Times New Roman" w:hint="eastAsia"/>
            <w:snapToGrid w:val="0"/>
            <w:kern w:val="0"/>
            <w:sz w:val="22"/>
            <w:szCs w:val="22"/>
          </w:rPr>
          <w:delText xml:space="preserve"> </w:delText>
        </w:r>
        <w:r w:rsidR="00840324" w:rsidRPr="008F0621" w:rsidDel="00840324">
          <w:rPr>
            <w:rFonts w:ascii="Times New Roman" w:hint="eastAsia"/>
            <w:snapToGrid w:val="0"/>
            <w:kern w:val="0"/>
            <w:sz w:val="22"/>
            <w:szCs w:val="22"/>
          </w:rPr>
          <w:delText>경우</w:delText>
        </w:r>
        <w:r w:rsidR="00840324" w:rsidRPr="008F0621" w:rsidDel="00840324">
          <w:rPr>
            <w:rFonts w:ascii="Times New Roman" w:hint="eastAsia"/>
            <w:snapToGrid w:val="0"/>
            <w:kern w:val="0"/>
            <w:sz w:val="22"/>
            <w:szCs w:val="22"/>
          </w:rPr>
          <w:delText xml:space="preserve">, </w:delText>
        </w:r>
        <w:r w:rsidR="00840324" w:rsidRPr="008F0621" w:rsidDel="00840324">
          <w:rPr>
            <w:rFonts w:ascii="Times New Roman" w:hint="eastAsia"/>
            <w:snapToGrid w:val="0"/>
            <w:kern w:val="0"/>
            <w:sz w:val="22"/>
            <w:szCs w:val="22"/>
          </w:rPr>
          <w:delText>차주는</w:delText>
        </w:r>
        <w:r w:rsidR="00840324" w:rsidRPr="008F0621" w:rsidDel="00840324">
          <w:rPr>
            <w:rFonts w:ascii="Times New Roman" w:hint="eastAsia"/>
            <w:snapToGrid w:val="0"/>
            <w:kern w:val="0"/>
            <w:sz w:val="22"/>
            <w:szCs w:val="22"/>
          </w:rPr>
          <w:delText xml:space="preserve"> </w:delText>
        </w:r>
        <w:r w:rsidR="00840324" w:rsidRPr="008F0621" w:rsidDel="00840324">
          <w:rPr>
            <w:rFonts w:ascii="Times New Roman" w:hint="eastAsia"/>
            <w:snapToGrid w:val="0"/>
            <w:kern w:val="0"/>
            <w:sz w:val="22"/>
            <w:szCs w:val="22"/>
          </w:rPr>
          <w:delText>해당</w:delText>
        </w:r>
        <w:r w:rsidR="00840324" w:rsidRPr="008F0621" w:rsidDel="00840324">
          <w:rPr>
            <w:rFonts w:ascii="Times New Roman"/>
            <w:snapToGrid w:val="0"/>
            <w:kern w:val="0"/>
            <w:sz w:val="22"/>
            <w:szCs w:val="22"/>
          </w:rPr>
          <w:delText xml:space="preserve"> </w:delText>
        </w:r>
        <w:r w:rsidR="00840324" w:rsidRPr="008F0621" w:rsidDel="00840324">
          <w:rPr>
            <w:rFonts w:ascii="Times New Roman" w:hint="eastAsia"/>
            <w:snapToGrid w:val="0"/>
            <w:kern w:val="0"/>
            <w:sz w:val="22"/>
            <w:szCs w:val="22"/>
          </w:rPr>
          <w:delText>합병등에</w:delText>
        </w:r>
        <w:r w:rsidR="00840324" w:rsidRPr="008F0621" w:rsidDel="00840324">
          <w:rPr>
            <w:rFonts w:ascii="Times New Roman"/>
            <w:snapToGrid w:val="0"/>
            <w:kern w:val="0"/>
            <w:sz w:val="22"/>
            <w:szCs w:val="22"/>
          </w:rPr>
          <w:delText xml:space="preserve"> </w:delText>
        </w:r>
        <w:r w:rsidR="00840324" w:rsidRPr="008F0621" w:rsidDel="00840324">
          <w:rPr>
            <w:rFonts w:ascii="Times New Roman" w:hint="eastAsia"/>
            <w:snapToGrid w:val="0"/>
            <w:kern w:val="0"/>
            <w:sz w:val="22"/>
            <w:szCs w:val="22"/>
          </w:rPr>
          <w:delText>관한</w:delText>
        </w:r>
        <w:r w:rsidR="00840324" w:rsidRPr="008F0621" w:rsidDel="00840324">
          <w:rPr>
            <w:rFonts w:ascii="Times New Roman"/>
            <w:snapToGrid w:val="0"/>
            <w:kern w:val="0"/>
            <w:sz w:val="22"/>
            <w:szCs w:val="22"/>
          </w:rPr>
          <w:delText xml:space="preserve"> </w:delText>
        </w:r>
        <w:r w:rsidR="00840324" w:rsidRPr="008F0621" w:rsidDel="00840324">
          <w:rPr>
            <w:rFonts w:ascii="Times New Roman" w:hint="eastAsia"/>
            <w:snapToGrid w:val="0"/>
            <w:kern w:val="0"/>
            <w:sz w:val="22"/>
            <w:szCs w:val="22"/>
          </w:rPr>
          <w:delText>주주총회</w:delText>
        </w:r>
        <w:r w:rsidR="00840324" w:rsidRPr="008F0621" w:rsidDel="00840324">
          <w:rPr>
            <w:rFonts w:ascii="Times New Roman"/>
            <w:snapToGrid w:val="0"/>
            <w:kern w:val="0"/>
            <w:sz w:val="22"/>
            <w:szCs w:val="22"/>
          </w:rPr>
          <w:delText xml:space="preserve"> </w:delText>
        </w:r>
        <w:r w:rsidR="00840324" w:rsidRPr="008F0621" w:rsidDel="00840324">
          <w:rPr>
            <w:rFonts w:ascii="Times New Roman" w:hint="eastAsia"/>
            <w:snapToGrid w:val="0"/>
            <w:kern w:val="0"/>
            <w:sz w:val="22"/>
            <w:szCs w:val="22"/>
          </w:rPr>
          <w:delText>결의일로부터</w:delText>
        </w:r>
        <w:r w:rsidR="00840324" w:rsidRPr="008F0621" w:rsidDel="00840324">
          <w:rPr>
            <w:rFonts w:ascii="Times New Roman"/>
            <w:snapToGrid w:val="0"/>
            <w:kern w:val="0"/>
            <w:sz w:val="22"/>
            <w:szCs w:val="22"/>
          </w:rPr>
          <w:delText xml:space="preserve"> </w:delText>
        </w:r>
        <w:r w:rsidR="00840324" w:rsidRPr="00E2589E" w:rsidDel="00840324">
          <w:rPr>
            <w:rFonts w:ascii="Times New Roman" w:hint="eastAsia"/>
            <w:snapToGrid w:val="0"/>
            <w:kern w:val="0"/>
            <w:sz w:val="22"/>
            <w:szCs w:val="22"/>
          </w:rPr>
          <w:delText>일십</w:delText>
        </w:r>
        <w:r w:rsidR="00840324" w:rsidRPr="006F2E8B" w:rsidDel="00840324">
          <w:rPr>
            <w:rFonts w:ascii="Times New Roman"/>
            <w:snapToGrid w:val="0"/>
            <w:kern w:val="0"/>
            <w:sz w:val="22"/>
            <w:szCs w:val="22"/>
          </w:rPr>
          <w:delText>(10)</w:delText>
        </w:r>
        <w:r w:rsidR="00840324" w:rsidRPr="006F2E8B" w:rsidDel="00840324">
          <w:rPr>
            <w:rFonts w:ascii="Times New Roman" w:hint="eastAsia"/>
            <w:snapToGrid w:val="0"/>
            <w:kern w:val="0"/>
            <w:sz w:val="22"/>
            <w:szCs w:val="22"/>
          </w:rPr>
          <w:delText>영업일</w:delText>
        </w:r>
        <w:r w:rsidR="00840324" w:rsidRPr="006F2E8B" w:rsidDel="00840324">
          <w:rPr>
            <w:rFonts w:ascii="Times New Roman"/>
            <w:snapToGrid w:val="0"/>
            <w:kern w:val="0"/>
            <w:sz w:val="22"/>
            <w:szCs w:val="22"/>
          </w:rPr>
          <w:delText xml:space="preserve"> </w:delText>
        </w:r>
        <w:r w:rsidR="00840324" w:rsidRPr="00E2589E" w:rsidDel="00840324">
          <w:rPr>
            <w:rFonts w:ascii="Times New Roman" w:hint="eastAsia"/>
            <w:snapToGrid w:val="0"/>
            <w:kern w:val="0"/>
            <w:sz w:val="22"/>
            <w:szCs w:val="22"/>
          </w:rPr>
          <w:delText>전까지</w:delText>
        </w:r>
        <w:r w:rsidR="00840324" w:rsidRPr="00E2589E" w:rsidDel="00840324">
          <w:rPr>
            <w:rFonts w:ascii="Times New Roman"/>
            <w:snapToGrid w:val="0"/>
            <w:kern w:val="0"/>
            <w:sz w:val="22"/>
            <w:szCs w:val="22"/>
          </w:rPr>
          <w:delText xml:space="preserve"> </w:delText>
        </w:r>
        <w:r w:rsidR="00840324" w:rsidRPr="00E2589E" w:rsidDel="00840324">
          <w:rPr>
            <w:rFonts w:ascii="Times New Roman" w:hint="eastAsia"/>
            <w:snapToGrid w:val="0"/>
            <w:kern w:val="0"/>
            <w:sz w:val="22"/>
            <w:szCs w:val="22"/>
          </w:rPr>
          <w:delText>대주에게</w:delText>
        </w:r>
        <w:r w:rsidR="00840324" w:rsidRPr="00E2589E"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이에</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대한</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동의를</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요청하여야</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하며</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대주가</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해당</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주주총회</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결의일까지</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서면</w:delText>
        </w:r>
        <w:r w:rsidR="00840324" w:rsidDel="00840324">
          <w:rPr>
            <w:rFonts w:ascii="Times New Roman" w:hint="eastAsia"/>
            <w:snapToGrid w:val="0"/>
            <w:kern w:val="0"/>
            <w:sz w:val="22"/>
            <w:szCs w:val="22"/>
          </w:rPr>
          <w:delText xml:space="preserve"> </w:delText>
        </w:r>
        <w:r w:rsidR="00840324" w:rsidDel="00840324">
          <w:rPr>
            <w:rFonts w:ascii="Times New Roman" w:hint="eastAsia"/>
            <w:snapToGrid w:val="0"/>
            <w:kern w:val="0"/>
            <w:sz w:val="22"/>
            <w:szCs w:val="22"/>
          </w:rPr>
          <w:delText>또는</w:delText>
        </w:r>
        <w:r w:rsidR="00840324" w:rsidDel="00840324">
          <w:rPr>
            <w:rFonts w:ascii="Times New Roman" w:hint="eastAsia"/>
            <w:snapToGrid w:val="0"/>
            <w:kern w:val="0"/>
            <w:sz w:val="22"/>
            <w:szCs w:val="22"/>
          </w:rPr>
          <w:delText xml:space="preserve"> </w:delText>
        </w:r>
        <w:r w:rsidR="00840324" w:rsidDel="00840324">
          <w:rPr>
            <w:rFonts w:ascii="Times New Roman" w:hint="eastAsia"/>
            <w:snapToGrid w:val="0"/>
            <w:kern w:val="0"/>
            <w:sz w:val="22"/>
            <w:szCs w:val="22"/>
          </w:rPr>
          <w:delText>유선</w:delText>
        </w:r>
        <w:r w:rsidR="00840324" w:rsidRPr="00413874" w:rsidDel="00840324">
          <w:rPr>
            <w:rFonts w:ascii="Times New Roman" w:hint="eastAsia"/>
            <w:snapToGrid w:val="0"/>
            <w:kern w:val="0"/>
            <w:sz w:val="22"/>
            <w:szCs w:val="22"/>
          </w:rPr>
          <w:delText>으로</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명시적인</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반대</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의사를</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통지하지</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아니하는</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경우에는</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해당</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합병등에</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대하여</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동의한</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것으로</w:delText>
        </w:r>
        <w:r w:rsidR="00840324" w:rsidRPr="00413874" w:rsidDel="00840324">
          <w:rPr>
            <w:rFonts w:ascii="Times New Roman"/>
            <w:snapToGrid w:val="0"/>
            <w:kern w:val="0"/>
            <w:sz w:val="22"/>
            <w:szCs w:val="22"/>
          </w:rPr>
          <w:delText xml:space="preserve"> </w:delText>
        </w:r>
        <w:r w:rsidR="00840324" w:rsidRPr="00413874" w:rsidDel="00840324">
          <w:rPr>
            <w:rFonts w:ascii="Times New Roman" w:hint="eastAsia"/>
            <w:snapToGrid w:val="0"/>
            <w:kern w:val="0"/>
            <w:sz w:val="22"/>
            <w:szCs w:val="22"/>
          </w:rPr>
          <w:delText>간주한다</w:delText>
        </w:r>
        <w:r w:rsidR="00840324" w:rsidRPr="00413874" w:rsidDel="00840324">
          <w:rPr>
            <w:rFonts w:ascii="Times New Roman"/>
            <w:snapToGrid w:val="0"/>
            <w:kern w:val="0"/>
            <w:sz w:val="22"/>
            <w:szCs w:val="22"/>
          </w:rPr>
          <w:delText xml:space="preserve">. </w:delText>
        </w:r>
        <w:commentRangeEnd w:id="838"/>
        <w:r w:rsidR="00840324" w:rsidDel="00840324">
          <w:rPr>
            <w:rStyle w:val="afe"/>
            <w:rFonts w:ascii="Times New Roman"/>
            <w:snapToGrid w:val="0"/>
            <w:kern w:val="0"/>
            <w:sz w:val="22"/>
            <w:szCs w:val="22"/>
          </w:rPr>
          <w:commentReference w:id="838"/>
        </w:r>
      </w:del>
      <w:commentRangeEnd w:id="839"/>
      <w:r w:rsidR="00840324">
        <w:rPr>
          <w:rStyle w:val="afe"/>
          <w:rFonts w:ascii="Times New Roman"/>
          <w:snapToGrid w:val="0"/>
          <w:kern w:val="0"/>
          <w:sz w:val="22"/>
          <w:szCs w:val="22"/>
        </w:rPr>
        <w:commentReference w:id="839"/>
      </w:r>
    </w:p>
    <w:p w14:paraId="654AC71F" w14:textId="77777777" w:rsidR="00B27381" w:rsidRDefault="00B27381" w:rsidP="008B24EF">
      <w:pPr>
        <w:tabs>
          <w:tab w:val="left" w:pos="400"/>
        </w:tabs>
        <w:adjustRightInd w:val="0"/>
        <w:snapToGrid w:val="0"/>
        <w:spacing w:line="400" w:lineRule="exact"/>
        <w:rPr>
          <w:rFonts w:ascii="Times New Roman"/>
          <w:snapToGrid w:val="0"/>
          <w:kern w:val="0"/>
          <w:sz w:val="22"/>
          <w:szCs w:val="22"/>
        </w:rPr>
      </w:pPr>
    </w:p>
    <w:p w14:paraId="2764FF3B" w14:textId="77777777" w:rsidR="00B27381" w:rsidRPr="00B27381" w:rsidRDefault="00B27381" w:rsidP="00B27381">
      <w:pPr>
        <w:numPr>
          <w:ilvl w:val="0"/>
          <w:numId w:val="148"/>
        </w:numPr>
        <w:adjustRightInd w:val="0"/>
        <w:snapToGrid w:val="0"/>
        <w:spacing w:line="400" w:lineRule="exact"/>
        <w:rPr>
          <w:rFonts w:ascii="Times New Roman"/>
          <w:snapToGrid w:val="0"/>
          <w:kern w:val="0"/>
          <w:sz w:val="22"/>
          <w:szCs w:val="22"/>
        </w:rPr>
      </w:pPr>
      <w:r w:rsidRPr="00B27381">
        <w:rPr>
          <w:rFonts w:ascii="Times New Roman" w:hint="eastAsia"/>
          <w:snapToGrid w:val="0"/>
          <w:kern w:val="0"/>
          <w:sz w:val="22"/>
          <w:szCs w:val="22"/>
        </w:rPr>
        <w:t>제</w:t>
      </w:r>
      <w:r w:rsidRPr="00B27381">
        <w:rPr>
          <w:rFonts w:ascii="Times New Roman" w:hint="eastAsia"/>
          <w:snapToGrid w:val="0"/>
          <w:kern w:val="0"/>
          <w:sz w:val="22"/>
          <w:szCs w:val="22"/>
        </w:rPr>
        <w:t>(1)</w:t>
      </w:r>
      <w:r w:rsidRPr="00B27381">
        <w:rPr>
          <w:rFonts w:ascii="Times New Roman" w:hint="eastAsia"/>
          <w:snapToGrid w:val="0"/>
          <w:kern w:val="0"/>
          <w:sz w:val="22"/>
          <w:szCs w:val="22"/>
        </w:rPr>
        <w:t>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및</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제</w:t>
      </w:r>
      <w:r w:rsidRPr="00B27381">
        <w:rPr>
          <w:rFonts w:ascii="Times New Roman" w:hint="eastAsia"/>
          <w:snapToGrid w:val="0"/>
          <w:kern w:val="0"/>
          <w:sz w:val="22"/>
          <w:szCs w:val="22"/>
        </w:rPr>
        <w:t>7</w:t>
      </w:r>
      <w:r w:rsidRPr="00B27381">
        <w:rPr>
          <w:rFonts w:ascii="Times New Roman" w:hint="eastAsia"/>
          <w:snapToGrid w:val="0"/>
          <w:kern w:val="0"/>
          <w:sz w:val="22"/>
          <w:szCs w:val="22"/>
        </w:rPr>
        <w:t>항에도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불구하고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사전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서면동의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없이</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각</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목의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있다</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해당</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관한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이사회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결의일로부터</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오</w:t>
      </w:r>
      <w:r w:rsidRPr="00B27381">
        <w:rPr>
          <w:rFonts w:ascii="Times New Roman" w:hint="eastAsia"/>
          <w:snapToGrid w:val="0"/>
          <w:kern w:val="0"/>
          <w:sz w:val="22"/>
          <w:szCs w:val="22"/>
        </w:rPr>
        <w:t>(5)]</w:t>
      </w:r>
      <w:r w:rsidRPr="00B27381">
        <w:rPr>
          <w:rFonts w:ascii="Times New Roman" w:hint="eastAsia"/>
          <w:snapToGrid w:val="0"/>
          <w:kern w:val="0"/>
          <w:sz w:val="22"/>
          <w:szCs w:val="22"/>
        </w:rPr>
        <w:t>영업일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이내에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내용을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대주에게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서면으로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통지하여야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한다</w:t>
      </w:r>
      <w:r w:rsidRPr="00B27381">
        <w:rPr>
          <w:rFonts w:ascii="Times New Roman" w:hint="eastAsia"/>
          <w:snapToGrid w:val="0"/>
          <w:kern w:val="0"/>
          <w:sz w:val="22"/>
          <w:szCs w:val="22"/>
        </w:rPr>
        <w:t>.</w:t>
      </w:r>
    </w:p>
    <w:p w14:paraId="68A042E3" w14:textId="50A1530B" w:rsidR="00B27381" w:rsidRPr="00516EF8" w:rsidRDefault="00B27381" w:rsidP="00B27381">
      <w:pPr>
        <w:numPr>
          <w:ilvl w:val="3"/>
          <w:numId w:val="149"/>
        </w:numPr>
        <w:adjustRightInd w:val="0"/>
        <w:snapToGrid w:val="0"/>
        <w:spacing w:line="400" w:lineRule="exact"/>
        <w:rPr>
          <w:rFonts w:ascii="Times New Roman"/>
          <w:kern w:val="0"/>
          <w:sz w:val="22"/>
          <w:szCs w:val="22"/>
        </w:rPr>
      </w:pPr>
      <w:r w:rsidRPr="00B27381">
        <w:rPr>
          <w:rFonts w:ascii="Times New Roman" w:hint="eastAsia"/>
          <w:kern w:val="0"/>
          <w:sz w:val="22"/>
          <w:szCs w:val="22"/>
        </w:rPr>
        <w:t>주주간계약에</w:t>
      </w:r>
      <w:r w:rsidRPr="00B27381">
        <w:rPr>
          <w:rFonts w:ascii="Times New Roman" w:hint="eastAsia"/>
          <w:kern w:val="0"/>
          <w:sz w:val="22"/>
          <w:szCs w:val="22"/>
        </w:rPr>
        <w:t xml:space="preserve"> </w:t>
      </w:r>
      <w:r w:rsidRPr="00B27381">
        <w:rPr>
          <w:rFonts w:ascii="Times New Roman" w:hint="eastAsia"/>
          <w:kern w:val="0"/>
          <w:sz w:val="22"/>
          <w:szCs w:val="22"/>
        </w:rPr>
        <w:t>따른</w:t>
      </w:r>
      <w:r w:rsidRPr="00B27381">
        <w:rPr>
          <w:rFonts w:ascii="Times New Roman" w:hint="eastAsia"/>
          <w:kern w:val="0"/>
          <w:sz w:val="22"/>
          <w:szCs w:val="22"/>
        </w:rPr>
        <w:t xml:space="preserve"> </w:t>
      </w:r>
      <w:r w:rsidRPr="00B27381">
        <w:rPr>
          <w:rFonts w:ascii="Times New Roman" w:hint="eastAsia"/>
          <w:kern w:val="0"/>
          <w:sz w:val="22"/>
          <w:szCs w:val="22"/>
        </w:rPr>
        <w:t>코람코라이프인프라리츠의</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1</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및</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2</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매입확약의</w:t>
      </w:r>
      <w:r w:rsidRPr="00B27381">
        <w:rPr>
          <w:rFonts w:ascii="Times New Roman" w:hint="eastAsia"/>
          <w:kern w:val="0"/>
          <w:sz w:val="22"/>
          <w:szCs w:val="22"/>
        </w:rPr>
        <w:t xml:space="preserve"> </w:t>
      </w:r>
      <w:r w:rsidRPr="00B27381">
        <w:rPr>
          <w:rFonts w:ascii="Times New Roman" w:hint="eastAsia"/>
          <w:kern w:val="0"/>
          <w:sz w:val="22"/>
          <w:szCs w:val="22"/>
        </w:rPr>
        <w:t>이행을</w:t>
      </w:r>
      <w:r w:rsidRPr="00B27381">
        <w:rPr>
          <w:rFonts w:ascii="Times New Roman" w:hint="eastAsia"/>
          <w:kern w:val="0"/>
          <w:sz w:val="22"/>
          <w:szCs w:val="22"/>
        </w:rPr>
        <w:t xml:space="preserve"> </w:t>
      </w:r>
      <w:r w:rsidRPr="00B27381">
        <w:rPr>
          <w:rFonts w:ascii="Times New Roman" w:hint="eastAsia"/>
          <w:kern w:val="0"/>
          <w:sz w:val="22"/>
          <w:szCs w:val="22"/>
        </w:rPr>
        <w:t>위한</w:t>
      </w:r>
      <w:r w:rsidRPr="00B27381">
        <w:rPr>
          <w:rFonts w:ascii="Times New Roman" w:hint="eastAsia"/>
          <w:kern w:val="0"/>
          <w:sz w:val="22"/>
          <w:szCs w:val="22"/>
        </w:rPr>
        <w:t xml:space="preserve"> </w:t>
      </w:r>
      <w:r w:rsidRPr="00516EF8">
        <w:rPr>
          <w:rFonts w:ascii="Times New Roman" w:hint="eastAsia"/>
          <w:kern w:val="0"/>
          <w:sz w:val="22"/>
          <w:szCs w:val="22"/>
        </w:rPr>
        <w:t>유상증자</w:t>
      </w:r>
      <w:r w:rsidRPr="00516EF8">
        <w:rPr>
          <w:rFonts w:ascii="Times New Roman" w:hint="eastAsia"/>
          <w:kern w:val="0"/>
          <w:sz w:val="22"/>
          <w:szCs w:val="22"/>
        </w:rPr>
        <w:t xml:space="preserve"> </w:t>
      </w:r>
      <w:r w:rsidRPr="00516EF8">
        <w:rPr>
          <w:rFonts w:ascii="Times New Roman" w:hint="eastAsia"/>
          <w:kern w:val="0"/>
          <w:sz w:val="22"/>
          <w:szCs w:val="22"/>
        </w:rPr>
        <w:t>및</w:t>
      </w:r>
      <w:r w:rsidRPr="00516EF8">
        <w:rPr>
          <w:rFonts w:ascii="Times New Roman" w:hint="eastAsia"/>
          <w:kern w:val="0"/>
          <w:sz w:val="22"/>
          <w:szCs w:val="22"/>
        </w:rPr>
        <w:t xml:space="preserve"> </w:t>
      </w:r>
      <w:r w:rsidRPr="00516EF8">
        <w:rPr>
          <w:rFonts w:ascii="Times New Roman" w:hint="eastAsia"/>
          <w:kern w:val="0"/>
          <w:sz w:val="22"/>
          <w:szCs w:val="22"/>
        </w:rPr>
        <w:t>유상감자</w:t>
      </w:r>
    </w:p>
    <w:p w14:paraId="1B589460" w14:textId="739B155B" w:rsidR="00B27381" w:rsidRPr="00516EF8" w:rsidRDefault="00B27381" w:rsidP="00B27381">
      <w:pPr>
        <w:numPr>
          <w:ilvl w:val="3"/>
          <w:numId w:val="149"/>
        </w:numPr>
        <w:adjustRightInd w:val="0"/>
        <w:snapToGrid w:val="0"/>
        <w:spacing w:line="400" w:lineRule="exact"/>
        <w:rPr>
          <w:rFonts w:ascii="Times New Roman"/>
          <w:kern w:val="0"/>
          <w:sz w:val="22"/>
          <w:szCs w:val="22"/>
        </w:rPr>
      </w:pPr>
      <w:r w:rsidRPr="00516EF8">
        <w:rPr>
          <w:rFonts w:ascii="Times New Roman" w:hint="eastAsia"/>
          <w:kern w:val="0"/>
          <w:sz w:val="22"/>
          <w:szCs w:val="22"/>
        </w:rPr>
        <w:t>제</w:t>
      </w:r>
      <w:r w:rsidRPr="00516EF8">
        <w:rPr>
          <w:rFonts w:ascii="Times New Roman" w:hint="eastAsia"/>
          <w:kern w:val="0"/>
          <w:sz w:val="22"/>
          <w:szCs w:val="22"/>
        </w:rPr>
        <w:t>3</w:t>
      </w:r>
      <w:r w:rsidRPr="00516EF8">
        <w:rPr>
          <w:rFonts w:ascii="Times New Roman" w:hint="eastAsia"/>
          <w:kern w:val="0"/>
          <w:sz w:val="22"/>
          <w:szCs w:val="22"/>
        </w:rPr>
        <w:t>종</w:t>
      </w:r>
      <w:r w:rsidRPr="00516EF8">
        <w:rPr>
          <w:rFonts w:ascii="Times New Roman" w:hint="eastAsia"/>
          <w:kern w:val="0"/>
          <w:sz w:val="22"/>
          <w:szCs w:val="22"/>
        </w:rPr>
        <w:t xml:space="preserve"> </w:t>
      </w:r>
      <w:r w:rsidRPr="00516EF8">
        <w:rPr>
          <w:rFonts w:ascii="Times New Roman" w:hint="eastAsia"/>
          <w:kern w:val="0"/>
          <w:sz w:val="22"/>
          <w:szCs w:val="22"/>
        </w:rPr>
        <w:t>종류주식의</w:t>
      </w:r>
      <w:r w:rsidRPr="00516EF8">
        <w:rPr>
          <w:rFonts w:ascii="Times New Roman" w:hint="eastAsia"/>
          <w:kern w:val="0"/>
          <w:sz w:val="22"/>
          <w:szCs w:val="22"/>
        </w:rPr>
        <w:t xml:space="preserve"> </w:t>
      </w:r>
      <w:r w:rsidRPr="00516EF8">
        <w:rPr>
          <w:rFonts w:ascii="Times New Roman" w:hint="eastAsia"/>
          <w:kern w:val="0"/>
          <w:sz w:val="22"/>
          <w:szCs w:val="22"/>
        </w:rPr>
        <w:t>유상감자</w:t>
      </w:r>
      <w:r w:rsidRPr="00516EF8">
        <w:rPr>
          <w:rFonts w:ascii="Times New Roman" w:hint="eastAsia"/>
          <w:kern w:val="0"/>
          <w:sz w:val="22"/>
          <w:szCs w:val="22"/>
        </w:rPr>
        <w:t>(</w:t>
      </w:r>
      <w:r w:rsidRPr="00516EF8">
        <w:rPr>
          <w:rFonts w:ascii="Times New Roman" w:hint="eastAsia"/>
          <w:kern w:val="0"/>
          <w:sz w:val="22"/>
          <w:szCs w:val="22"/>
        </w:rPr>
        <w:t>그</w:t>
      </w:r>
      <w:r w:rsidRPr="00516EF8">
        <w:rPr>
          <w:rFonts w:ascii="Times New Roman" w:hint="eastAsia"/>
          <w:kern w:val="0"/>
          <w:sz w:val="22"/>
          <w:szCs w:val="22"/>
        </w:rPr>
        <w:t xml:space="preserve"> </w:t>
      </w:r>
      <w:r w:rsidRPr="00516EF8">
        <w:rPr>
          <w:rFonts w:ascii="Times New Roman" w:hint="eastAsia"/>
          <w:kern w:val="0"/>
          <w:sz w:val="22"/>
          <w:szCs w:val="22"/>
        </w:rPr>
        <w:t>재원이</w:t>
      </w:r>
      <w:r w:rsidRPr="00516EF8">
        <w:rPr>
          <w:rFonts w:ascii="Times New Roman" w:hint="eastAsia"/>
          <w:kern w:val="0"/>
          <w:sz w:val="22"/>
          <w:szCs w:val="22"/>
        </w:rPr>
        <w:t xml:space="preserve"> </w:t>
      </w:r>
      <w:r w:rsidRPr="00516EF8">
        <w:rPr>
          <w:rFonts w:ascii="Times New Roman" w:hint="eastAsia"/>
          <w:kern w:val="0"/>
          <w:sz w:val="22"/>
          <w:szCs w:val="22"/>
        </w:rPr>
        <w:t>본건</w:t>
      </w:r>
      <w:r w:rsidRPr="00516EF8">
        <w:rPr>
          <w:rFonts w:ascii="Times New Roman" w:hint="eastAsia"/>
          <w:kern w:val="0"/>
          <w:sz w:val="22"/>
          <w:szCs w:val="22"/>
        </w:rPr>
        <w:t xml:space="preserve"> </w:t>
      </w:r>
      <w:r w:rsidRPr="00516EF8">
        <w:rPr>
          <w:rFonts w:ascii="Times New Roman" w:hint="eastAsia"/>
          <w:kern w:val="0"/>
          <w:sz w:val="22"/>
          <w:szCs w:val="22"/>
        </w:rPr>
        <w:t>대출의</w:t>
      </w:r>
      <w:r w:rsidRPr="00516EF8">
        <w:rPr>
          <w:rFonts w:ascii="Times New Roman" w:hint="eastAsia"/>
          <w:kern w:val="0"/>
          <w:sz w:val="22"/>
          <w:szCs w:val="22"/>
        </w:rPr>
        <w:t xml:space="preserve"> </w:t>
      </w:r>
      <w:r w:rsidRPr="00516EF8">
        <w:rPr>
          <w:rFonts w:ascii="Times New Roman" w:hint="eastAsia"/>
          <w:kern w:val="0"/>
          <w:sz w:val="22"/>
          <w:szCs w:val="22"/>
        </w:rPr>
        <w:t>리파이낸싱</w:t>
      </w:r>
      <w:r w:rsidRPr="00516EF8">
        <w:rPr>
          <w:rFonts w:ascii="Times New Roman" w:hint="eastAsia"/>
          <w:kern w:val="0"/>
          <w:sz w:val="22"/>
          <w:szCs w:val="22"/>
        </w:rPr>
        <w:t xml:space="preserve"> </w:t>
      </w:r>
      <w:r w:rsidRPr="00516EF8">
        <w:rPr>
          <w:rFonts w:ascii="Times New Roman" w:hint="eastAsia"/>
          <w:kern w:val="0"/>
          <w:sz w:val="22"/>
          <w:szCs w:val="22"/>
        </w:rPr>
        <w:t>또는</w:t>
      </w:r>
      <w:r w:rsidRPr="00516EF8">
        <w:rPr>
          <w:rFonts w:ascii="Times New Roman" w:hint="eastAsia"/>
          <w:kern w:val="0"/>
          <w:sz w:val="22"/>
          <w:szCs w:val="22"/>
        </w:rPr>
        <w:t xml:space="preserve"> </w:t>
      </w:r>
      <w:r w:rsidRPr="00516EF8">
        <w:rPr>
          <w:rFonts w:ascii="Times New Roman" w:hint="eastAsia"/>
          <w:kern w:val="0"/>
          <w:sz w:val="22"/>
          <w:szCs w:val="22"/>
        </w:rPr>
        <w:t>피담보채무</w:t>
      </w:r>
      <w:r w:rsidRPr="00516EF8">
        <w:rPr>
          <w:rFonts w:ascii="Times New Roman" w:hint="eastAsia"/>
          <w:kern w:val="0"/>
          <w:sz w:val="22"/>
          <w:szCs w:val="22"/>
        </w:rPr>
        <w:t xml:space="preserve"> </w:t>
      </w:r>
      <w:r w:rsidRPr="00516EF8">
        <w:rPr>
          <w:rFonts w:ascii="Times New Roman" w:hint="eastAsia"/>
          <w:kern w:val="0"/>
          <w:sz w:val="22"/>
          <w:szCs w:val="22"/>
        </w:rPr>
        <w:t>전액</w:t>
      </w:r>
      <w:r w:rsidRPr="00516EF8">
        <w:rPr>
          <w:rFonts w:ascii="Times New Roman" w:hint="eastAsia"/>
          <w:kern w:val="0"/>
          <w:sz w:val="22"/>
          <w:szCs w:val="22"/>
        </w:rPr>
        <w:t xml:space="preserve"> </w:t>
      </w:r>
      <w:r w:rsidRPr="00516EF8">
        <w:rPr>
          <w:rFonts w:ascii="Times New Roman" w:hint="eastAsia"/>
          <w:kern w:val="0"/>
          <w:sz w:val="22"/>
          <w:szCs w:val="22"/>
        </w:rPr>
        <w:t>상환과</w:t>
      </w:r>
      <w:r w:rsidRPr="00516EF8">
        <w:rPr>
          <w:rFonts w:ascii="Times New Roman" w:hint="eastAsia"/>
          <w:kern w:val="0"/>
          <w:sz w:val="22"/>
          <w:szCs w:val="22"/>
        </w:rPr>
        <w:t xml:space="preserve"> </w:t>
      </w:r>
      <w:r w:rsidRPr="00516EF8">
        <w:rPr>
          <w:rFonts w:ascii="Times New Roman" w:hint="eastAsia"/>
          <w:kern w:val="0"/>
          <w:sz w:val="22"/>
          <w:szCs w:val="22"/>
        </w:rPr>
        <w:t>함께</w:t>
      </w:r>
      <w:r w:rsidRPr="00516EF8">
        <w:rPr>
          <w:rFonts w:ascii="Times New Roman" w:hint="eastAsia"/>
          <w:kern w:val="0"/>
          <w:sz w:val="22"/>
          <w:szCs w:val="22"/>
        </w:rPr>
        <w:t xml:space="preserve"> </w:t>
      </w:r>
      <w:r w:rsidRPr="00516EF8">
        <w:rPr>
          <w:rFonts w:ascii="Times New Roman" w:hint="eastAsia"/>
          <w:kern w:val="0"/>
          <w:sz w:val="22"/>
          <w:szCs w:val="22"/>
        </w:rPr>
        <w:t>조달되는</w:t>
      </w:r>
      <w:r w:rsidRPr="00516EF8">
        <w:rPr>
          <w:rFonts w:ascii="Times New Roman" w:hint="eastAsia"/>
          <w:kern w:val="0"/>
          <w:sz w:val="22"/>
          <w:szCs w:val="22"/>
        </w:rPr>
        <w:t xml:space="preserve"> </w:t>
      </w:r>
      <w:r w:rsidRPr="00516EF8">
        <w:rPr>
          <w:rFonts w:ascii="Times New Roman" w:hint="eastAsia"/>
          <w:kern w:val="0"/>
          <w:sz w:val="22"/>
          <w:szCs w:val="22"/>
        </w:rPr>
        <w:t>경우에</w:t>
      </w:r>
      <w:r w:rsidRPr="00516EF8">
        <w:rPr>
          <w:rFonts w:ascii="Times New Roman" w:hint="eastAsia"/>
          <w:kern w:val="0"/>
          <w:sz w:val="22"/>
          <w:szCs w:val="22"/>
        </w:rPr>
        <w:t xml:space="preserve"> </w:t>
      </w:r>
      <w:r w:rsidRPr="00516EF8">
        <w:rPr>
          <w:rFonts w:ascii="Times New Roman" w:hint="eastAsia"/>
          <w:kern w:val="0"/>
          <w:sz w:val="22"/>
          <w:szCs w:val="22"/>
        </w:rPr>
        <w:t>한함</w:t>
      </w:r>
      <w:r w:rsidRPr="00516EF8">
        <w:rPr>
          <w:rFonts w:ascii="Times New Roman" w:hint="eastAsia"/>
          <w:kern w:val="0"/>
          <w:sz w:val="22"/>
          <w:szCs w:val="22"/>
        </w:rPr>
        <w:t>)</w:t>
      </w:r>
    </w:p>
    <w:p w14:paraId="126DCC9B" w14:textId="77777777" w:rsidR="00047E70" w:rsidRPr="00413874" w:rsidRDefault="00047E70" w:rsidP="008B24EF">
      <w:pPr>
        <w:tabs>
          <w:tab w:val="left" w:pos="400"/>
        </w:tabs>
        <w:adjustRightInd w:val="0"/>
        <w:snapToGrid w:val="0"/>
        <w:spacing w:line="400" w:lineRule="exact"/>
        <w:rPr>
          <w:rFonts w:ascii="Times New Roman"/>
          <w:snapToGrid w:val="0"/>
          <w:kern w:val="0"/>
          <w:sz w:val="22"/>
          <w:szCs w:val="22"/>
        </w:rPr>
      </w:pPr>
    </w:p>
    <w:p w14:paraId="194F2211" w14:textId="77777777" w:rsidR="00F129D9" w:rsidRPr="00413874" w:rsidRDefault="00F129D9"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841" w:name="_Toc191645677"/>
      <w:bookmarkStart w:id="842" w:name="_Toc240898101"/>
      <w:bookmarkStart w:id="843" w:name="_Toc242777986"/>
      <w:r w:rsidRPr="00413874">
        <w:rPr>
          <w:rFonts w:ascii="Times New Roman" w:eastAsia="바탕" w:hAnsi="Times New Roman"/>
          <w:snapToGrid w:val="0"/>
          <w:kern w:val="0"/>
          <w:sz w:val="22"/>
          <w:szCs w:val="22"/>
        </w:rPr>
        <w:t>자금의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사용</w:t>
      </w:r>
      <w:bookmarkEnd w:id="841"/>
      <w:bookmarkEnd w:id="842"/>
      <w:bookmarkEnd w:id="843"/>
    </w:p>
    <w:p w14:paraId="0BDAA2CC"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5DA41D90" w14:textId="20BB1CB2" w:rsidR="00F129D9" w:rsidRPr="00413874" w:rsidRDefault="00F129D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조달한</w:t>
      </w:r>
      <w:r w:rsidRPr="00413874">
        <w:rPr>
          <w:rFonts w:ascii="Times New Roman"/>
          <w:kern w:val="0"/>
          <w:sz w:val="22"/>
          <w:szCs w:val="22"/>
        </w:rPr>
        <w:t xml:space="preserve"> </w:t>
      </w:r>
      <w:r w:rsidRPr="00413874">
        <w:rPr>
          <w:rFonts w:ascii="Times New Roman"/>
          <w:kern w:val="0"/>
          <w:sz w:val="22"/>
          <w:szCs w:val="22"/>
        </w:rPr>
        <w:t>자금을</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규정된</w:t>
      </w:r>
      <w:r w:rsidRPr="00413874">
        <w:rPr>
          <w:rFonts w:ascii="Times New Roman"/>
          <w:kern w:val="0"/>
          <w:sz w:val="22"/>
          <w:szCs w:val="22"/>
        </w:rPr>
        <w:t xml:space="preserve"> </w:t>
      </w:r>
      <w:r w:rsidRPr="00413874">
        <w:rPr>
          <w:rFonts w:ascii="Times New Roman"/>
          <w:kern w:val="0"/>
          <w:sz w:val="22"/>
          <w:szCs w:val="22"/>
        </w:rPr>
        <w:t>차입목적과</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규정에</w:t>
      </w:r>
      <w:r w:rsidRPr="00413874">
        <w:rPr>
          <w:rFonts w:ascii="Times New Roman"/>
          <w:kern w:val="0"/>
          <w:sz w:val="22"/>
          <w:szCs w:val="22"/>
        </w:rPr>
        <w:t xml:space="preserve"> </w:t>
      </w:r>
      <w:r w:rsidRPr="00413874">
        <w:rPr>
          <w:rFonts w:ascii="Times New Roman"/>
          <w:kern w:val="0"/>
          <w:sz w:val="22"/>
          <w:szCs w:val="22"/>
        </w:rPr>
        <w:t>부합하도록</w:t>
      </w:r>
      <w:r w:rsidRPr="00413874">
        <w:rPr>
          <w:rFonts w:ascii="Times New Roman"/>
          <w:kern w:val="0"/>
          <w:sz w:val="22"/>
          <w:szCs w:val="22"/>
        </w:rPr>
        <w:t xml:space="preserve"> </w:t>
      </w:r>
      <w:r w:rsidRPr="00413874">
        <w:rPr>
          <w:rFonts w:ascii="Times New Roman"/>
          <w:kern w:val="0"/>
          <w:sz w:val="22"/>
          <w:szCs w:val="22"/>
        </w:rPr>
        <w:t>사용</w:t>
      </w:r>
      <w:r w:rsidR="002522EB" w:rsidRPr="00413874">
        <w:rPr>
          <w:rFonts w:ascii="Times New Roman" w:hint="eastAsia"/>
          <w:kern w:val="0"/>
          <w:sz w:val="22"/>
          <w:szCs w:val="22"/>
        </w:rPr>
        <w:t>하</w:t>
      </w:r>
      <w:r w:rsidR="0002761E" w:rsidRPr="00413874">
        <w:rPr>
          <w:rFonts w:ascii="Times New Roman"/>
          <w:kern w:val="0"/>
          <w:sz w:val="22"/>
          <w:szCs w:val="22"/>
        </w:rPr>
        <w:t>며</w:t>
      </w:r>
      <w:r w:rsidR="0002761E" w:rsidRPr="00413874">
        <w:rPr>
          <w:rFonts w:ascii="Times New Roman"/>
          <w:kern w:val="0"/>
          <w:sz w:val="22"/>
          <w:szCs w:val="22"/>
        </w:rPr>
        <w:t xml:space="preserve">, </w:t>
      </w:r>
      <w:r w:rsidR="002522EB" w:rsidRPr="00413874">
        <w:rPr>
          <w:rFonts w:ascii="Times New Roman" w:hint="eastAsia"/>
          <w:kern w:val="0"/>
          <w:sz w:val="22"/>
          <w:szCs w:val="22"/>
        </w:rPr>
        <w:t>기한이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도래한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대출원리금의</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변제를</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위해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필요한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경우</w:t>
      </w:r>
      <w:r w:rsidR="0002761E" w:rsidRPr="00413874">
        <w:rPr>
          <w:rFonts w:ascii="Times New Roman"/>
          <w:kern w:val="0"/>
          <w:sz w:val="22"/>
          <w:szCs w:val="22"/>
        </w:rPr>
        <w:t xml:space="preserve"> </w:t>
      </w:r>
      <w:r w:rsidR="002522EB" w:rsidRPr="00413874">
        <w:rPr>
          <w:rFonts w:ascii="Times New Roman" w:hint="eastAsia"/>
          <w:kern w:val="0"/>
          <w:sz w:val="22"/>
          <w:szCs w:val="22"/>
        </w:rPr>
        <w:t>차주는</w:t>
      </w:r>
      <w:r w:rsidR="002522EB" w:rsidRPr="00413874">
        <w:rPr>
          <w:rFonts w:ascii="Times New Roman" w:hint="eastAsia"/>
          <w:kern w:val="0"/>
          <w:sz w:val="22"/>
          <w:szCs w:val="22"/>
        </w:rPr>
        <w:t xml:space="preserve"> </w:t>
      </w:r>
      <w:r w:rsidR="0002761E" w:rsidRPr="00413874">
        <w:rPr>
          <w:rFonts w:ascii="Times New Roman"/>
          <w:kern w:val="0"/>
          <w:sz w:val="22"/>
          <w:szCs w:val="22"/>
        </w:rPr>
        <w:t>본건</w:t>
      </w:r>
      <w:r w:rsidR="0002761E" w:rsidRPr="00413874">
        <w:rPr>
          <w:rFonts w:ascii="Times New Roman"/>
          <w:kern w:val="0"/>
          <w:sz w:val="22"/>
          <w:szCs w:val="22"/>
        </w:rPr>
        <w:t xml:space="preserve"> </w:t>
      </w:r>
      <w:r w:rsidR="0002761E" w:rsidRPr="00413874">
        <w:rPr>
          <w:rFonts w:ascii="Times New Roman"/>
          <w:kern w:val="0"/>
          <w:sz w:val="22"/>
          <w:szCs w:val="22"/>
        </w:rPr>
        <w:t>부동산에서</w:t>
      </w:r>
      <w:r w:rsidR="0002761E" w:rsidRPr="00413874">
        <w:rPr>
          <w:rFonts w:ascii="Times New Roman"/>
          <w:kern w:val="0"/>
          <w:sz w:val="22"/>
          <w:szCs w:val="22"/>
        </w:rPr>
        <w:t xml:space="preserve"> </w:t>
      </w:r>
      <w:r w:rsidR="0002761E" w:rsidRPr="00413874">
        <w:rPr>
          <w:rFonts w:ascii="Times New Roman"/>
          <w:kern w:val="0"/>
          <w:sz w:val="22"/>
          <w:szCs w:val="22"/>
        </w:rPr>
        <w:t>발생하는</w:t>
      </w:r>
      <w:r w:rsidR="0002761E" w:rsidRPr="00413874">
        <w:rPr>
          <w:rFonts w:ascii="Times New Roman"/>
          <w:kern w:val="0"/>
          <w:sz w:val="22"/>
          <w:szCs w:val="22"/>
        </w:rPr>
        <w:t xml:space="preserve"> </w:t>
      </w:r>
      <w:r w:rsidR="0002761E" w:rsidRPr="00413874">
        <w:rPr>
          <w:rFonts w:ascii="Times New Roman"/>
          <w:kern w:val="0"/>
          <w:sz w:val="22"/>
          <w:szCs w:val="22"/>
        </w:rPr>
        <w:t>수익금을</w:t>
      </w:r>
      <w:r w:rsidR="0002761E" w:rsidRPr="00413874">
        <w:rPr>
          <w:rFonts w:ascii="Times New Roman"/>
          <w:kern w:val="0"/>
          <w:sz w:val="22"/>
          <w:szCs w:val="22"/>
        </w:rPr>
        <w:t xml:space="preserve"> </w:t>
      </w:r>
      <w:r w:rsidR="0002761E" w:rsidRPr="00413874">
        <w:rPr>
          <w:rFonts w:ascii="Times New Roman"/>
          <w:kern w:val="0"/>
          <w:sz w:val="22"/>
          <w:szCs w:val="22"/>
        </w:rPr>
        <w:t>본</w:t>
      </w:r>
      <w:r w:rsidR="0002761E" w:rsidRPr="00413874">
        <w:rPr>
          <w:rFonts w:ascii="Times New Roman"/>
          <w:kern w:val="0"/>
          <w:sz w:val="22"/>
          <w:szCs w:val="22"/>
        </w:rPr>
        <w:t xml:space="preserve"> </w:t>
      </w:r>
      <w:r w:rsidR="0002761E" w:rsidRPr="00413874">
        <w:rPr>
          <w:rFonts w:ascii="Times New Roman"/>
          <w:kern w:val="0"/>
          <w:sz w:val="22"/>
          <w:szCs w:val="22"/>
        </w:rPr>
        <w:t>약정의</w:t>
      </w:r>
      <w:r w:rsidR="0002761E" w:rsidRPr="00413874">
        <w:rPr>
          <w:rFonts w:ascii="Times New Roman"/>
          <w:kern w:val="0"/>
          <w:sz w:val="22"/>
          <w:szCs w:val="22"/>
        </w:rPr>
        <w:t xml:space="preserve"> </w:t>
      </w:r>
      <w:r w:rsidR="0002761E" w:rsidRPr="00413874">
        <w:rPr>
          <w:rFonts w:ascii="Times New Roman"/>
          <w:kern w:val="0"/>
          <w:sz w:val="22"/>
          <w:szCs w:val="22"/>
        </w:rPr>
        <w:t>대출원리금</w:t>
      </w:r>
      <w:r w:rsidR="0002761E" w:rsidRPr="00413874">
        <w:rPr>
          <w:rFonts w:ascii="Times New Roman"/>
          <w:kern w:val="0"/>
          <w:sz w:val="22"/>
          <w:szCs w:val="22"/>
        </w:rPr>
        <w:t xml:space="preserve"> </w:t>
      </w:r>
      <w:r w:rsidR="0002761E" w:rsidRPr="00413874">
        <w:rPr>
          <w:rFonts w:ascii="Times New Roman"/>
          <w:kern w:val="0"/>
          <w:sz w:val="22"/>
          <w:szCs w:val="22"/>
        </w:rPr>
        <w:t>상환을</w:t>
      </w:r>
      <w:r w:rsidR="0002761E" w:rsidRPr="00413874">
        <w:rPr>
          <w:rFonts w:ascii="Times New Roman"/>
          <w:kern w:val="0"/>
          <w:sz w:val="22"/>
          <w:szCs w:val="22"/>
        </w:rPr>
        <w:t xml:space="preserve"> </w:t>
      </w:r>
      <w:r w:rsidR="0002761E" w:rsidRPr="00413874">
        <w:rPr>
          <w:rFonts w:ascii="Times New Roman"/>
          <w:kern w:val="0"/>
          <w:sz w:val="22"/>
          <w:szCs w:val="22"/>
        </w:rPr>
        <w:t>위하여</w:t>
      </w:r>
      <w:r w:rsidR="0002761E" w:rsidRPr="00413874">
        <w:rPr>
          <w:rFonts w:ascii="Times New Roman"/>
          <w:kern w:val="0"/>
          <w:sz w:val="22"/>
          <w:szCs w:val="22"/>
        </w:rPr>
        <w:t xml:space="preserve"> </w:t>
      </w:r>
      <w:r w:rsidR="0002761E" w:rsidRPr="00413874">
        <w:rPr>
          <w:rFonts w:ascii="Times New Roman"/>
          <w:kern w:val="0"/>
          <w:sz w:val="22"/>
          <w:szCs w:val="22"/>
        </w:rPr>
        <w:t>우선적으로</w:t>
      </w:r>
      <w:r w:rsidR="0002761E" w:rsidRPr="00413874">
        <w:rPr>
          <w:rFonts w:ascii="Times New Roman"/>
          <w:kern w:val="0"/>
          <w:sz w:val="22"/>
          <w:szCs w:val="22"/>
        </w:rPr>
        <w:t xml:space="preserve"> </w:t>
      </w:r>
      <w:r w:rsidR="0002761E" w:rsidRPr="00413874">
        <w:rPr>
          <w:rFonts w:ascii="Times New Roman"/>
          <w:kern w:val="0"/>
          <w:sz w:val="22"/>
          <w:szCs w:val="22"/>
        </w:rPr>
        <w:t>사용</w:t>
      </w:r>
      <w:r w:rsidR="002522EB" w:rsidRPr="00413874">
        <w:rPr>
          <w:rFonts w:ascii="Times New Roman" w:hint="eastAsia"/>
          <w:kern w:val="0"/>
          <w:sz w:val="22"/>
          <w:szCs w:val="22"/>
        </w:rPr>
        <w:t>한다</w:t>
      </w:r>
      <w:r w:rsidR="0002761E" w:rsidRPr="00413874">
        <w:rPr>
          <w:rFonts w:ascii="Times New Roman"/>
          <w:kern w:val="0"/>
          <w:sz w:val="22"/>
          <w:szCs w:val="22"/>
        </w:rPr>
        <w:t>.</w:t>
      </w:r>
      <w:r w:rsidR="002522EB" w:rsidRPr="00413874">
        <w:rPr>
          <w:rFonts w:ascii="Times New Roman" w:hint="eastAsia"/>
          <w:kern w:val="0"/>
          <w:sz w:val="22"/>
          <w:szCs w:val="22"/>
        </w:rPr>
        <w:t xml:space="preserve"> </w:t>
      </w:r>
    </w:p>
    <w:p w14:paraId="7C0EF2A7" w14:textId="77777777" w:rsidR="005C0AEE" w:rsidRPr="00413874" w:rsidRDefault="005C0AEE" w:rsidP="008B24EF">
      <w:pPr>
        <w:tabs>
          <w:tab w:val="left" w:pos="400"/>
        </w:tabs>
        <w:adjustRightInd w:val="0"/>
        <w:snapToGrid w:val="0"/>
        <w:spacing w:line="400" w:lineRule="exact"/>
        <w:rPr>
          <w:rFonts w:ascii="Times New Roman"/>
          <w:snapToGrid w:val="0"/>
          <w:kern w:val="0"/>
          <w:sz w:val="22"/>
          <w:szCs w:val="22"/>
        </w:rPr>
      </w:pPr>
    </w:p>
    <w:p w14:paraId="647FEC99" w14:textId="77777777" w:rsidR="00242C6C" w:rsidRPr="00413874" w:rsidRDefault="00242C6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844" w:name="_Toc191645678"/>
      <w:bookmarkStart w:id="845" w:name="_Toc240898102"/>
      <w:bookmarkStart w:id="846" w:name="_Toc242777987"/>
      <w:r w:rsidRPr="00413874">
        <w:rPr>
          <w:rFonts w:ascii="Times New Roman" w:eastAsia="바탕" w:hAnsi="Times New Roman"/>
          <w:snapToGrid w:val="0"/>
          <w:kern w:val="0"/>
          <w:sz w:val="22"/>
          <w:szCs w:val="22"/>
        </w:rPr>
        <w:t>계약변경</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등의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844"/>
      <w:bookmarkEnd w:id="845"/>
      <w:bookmarkEnd w:id="846"/>
    </w:p>
    <w:p w14:paraId="1AA4940F" w14:textId="77777777" w:rsidR="00242C6C" w:rsidRPr="00413874" w:rsidRDefault="00242C6C" w:rsidP="008B24EF">
      <w:pPr>
        <w:tabs>
          <w:tab w:val="left" w:pos="400"/>
        </w:tabs>
        <w:adjustRightInd w:val="0"/>
        <w:snapToGrid w:val="0"/>
        <w:spacing w:line="400" w:lineRule="exact"/>
        <w:rPr>
          <w:rFonts w:ascii="Times New Roman"/>
          <w:snapToGrid w:val="0"/>
          <w:kern w:val="0"/>
          <w:sz w:val="22"/>
          <w:szCs w:val="22"/>
        </w:rPr>
      </w:pPr>
    </w:p>
    <w:p w14:paraId="077ED84E" w14:textId="005DDBDC" w:rsidR="00533E09" w:rsidRPr="00915E9A" w:rsidRDefault="00242C6C" w:rsidP="001E61DB">
      <w:pPr>
        <w:numPr>
          <w:ilvl w:val="0"/>
          <w:numId w:val="78"/>
        </w:numPr>
        <w:adjustRightInd w:val="0"/>
        <w:snapToGrid w:val="0"/>
        <w:spacing w:line="400" w:lineRule="exact"/>
        <w:rPr>
          <w:rFonts w:ascii="Times New Roman"/>
          <w:kern w:val="0"/>
          <w:sz w:val="22"/>
          <w:szCs w:val="22"/>
        </w:rPr>
      </w:pPr>
      <w:r w:rsidRPr="00915E9A">
        <w:rPr>
          <w:rFonts w:ascii="Times New Roman"/>
          <w:kern w:val="0"/>
          <w:sz w:val="22"/>
          <w:szCs w:val="22"/>
        </w:rPr>
        <w:t>본</w:t>
      </w:r>
      <w:r w:rsidRPr="00915E9A">
        <w:rPr>
          <w:rFonts w:ascii="Times New Roman"/>
          <w:kern w:val="0"/>
          <w:sz w:val="22"/>
          <w:szCs w:val="22"/>
        </w:rPr>
        <w:t xml:space="preserve"> </w:t>
      </w:r>
      <w:r w:rsidRPr="00915E9A">
        <w:rPr>
          <w:rFonts w:ascii="Times New Roman"/>
          <w:kern w:val="0"/>
          <w:sz w:val="22"/>
          <w:szCs w:val="22"/>
        </w:rPr>
        <w:t>약정에서</w:t>
      </w:r>
      <w:r w:rsidRPr="00915E9A">
        <w:rPr>
          <w:rFonts w:ascii="Times New Roman"/>
          <w:kern w:val="0"/>
          <w:sz w:val="22"/>
          <w:szCs w:val="22"/>
        </w:rPr>
        <w:t xml:space="preserve"> </w:t>
      </w:r>
      <w:r w:rsidRPr="00915E9A">
        <w:rPr>
          <w:rFonts w:ascii="Times New Roman"/>
          <w:kern w:val="0"/>
          <w:sz w:val="22"/>
          <w:szCs w:val="22"/>
        </w:rPr>
        <w:t>달리</w:t>
      </w:r>
      <w:r w:rsidRPr="00915E9A">
        <w:rPr>
          <w:rFonts w:ascii="Times New Roman"/>
          <w:kern w:val="0"/>
          <w:sz w:val="22"/>
          <w:szCs w:val="22"/>
        </w:rPr>
        <w:t xml:space="preserve"> </w:t>
      </w:r>
      <w:r w:rsidRPr="00915E9A">
        <w:rPr>
          <w:rFonts w:ascii="Times New Roman"/>
          <w:kern w:val="0"/>
          <w:sz w:val="22"/>
          <w:szCs w:val="22"/>
        </w:rPr>
        <w:t>명시한</w:t>
      </w:r>
      <w:r w:rsidRPr="00915E9A">
        <w:rPr>
          <w:rFonts w:ascii="Times New Roman"/>
          <w:kern w:val="0"/>
          <w:sz w:val="22"/>
          <w:szCs w:val="22"/>
        </w:rPr>
        <w:t xml:space="preserve"> </w:t>
      </w:r>
      <w:r w:rsidRPr="00915E9A">
        <w:rPr>
          <w:rFonts w:ascii="Times New Roman"/>
          <w:kern w:val="0"/>
          <w:sz w:val="22"/>
          <w:szCs w:val="22"/>
        </w:rPr>
        <w:t>경우를</w:t>
      </w:r>
      <w:r w:rsidRPr="00915E9A">
        <w:rPr>
          <w:rFonts w:ascii="Times New Roman"/>
          <w:kern w:val="0"/>
          <w:sz w:val="22"/>
          <w:szCs w:val="22"/>
        </w:rPr>
        <w:t xml:space="preserve"> </w:t>
      </w:r>
      <w:r w:rsidRPr="00915E9A">
        <w:rPr>
          <w:rFonts w:ascii="Times New Roman"/>
          <w:kern w:val="0"/>
          <w:sz w:val="22"/>
          <w:szCs w:val="22"/>
        </w:rPr>
        <w:t>제외하고는</w:t>
      </w:r>
      <w:r w:rsidRPr="00915E9A">
        <w:rPr>
          <w:rFonts w:ascii="Times New Roman"/>
          <w:kern w:val="0"/>
          <w:sz w:val="22"/>
          <w:szCs w:val="22"/>
        </w:rPr>
        <w:t xml:space="preserve">, </w:t>
      </w:r>
      <w:r w:rsidRPr="00915E9A">
        <w:rPr>
          <w:rFonts w:ascii="Times New Roman"/>
          <w:kern w:val="0"/>
          <w:sz w:val="22"/>
          <w:szCs w:val="22"/>
        </w:rPr>
        <w:t>차주는</w:t>
      </w:r>
      <w:r w:rsidRPr="00915E9A">
        <w:rPr>
          <w:rFonts w:ascii="Times New Roman"/>
          <w:kern w:val="0"/>
          <w:sz w:val="22"/>
          <w:szCs w:val="22"/>
        </w:rPr>
        <w:t xml:space="preserve"> </w:t>
      </w:r>
      <w:r w:rsidRPr="00915E9A">
        <w:rPr>
          <w:rFonts w:ascii="Times New Roman"/>
          <w:kern w:val="0"/>
          <w:sz w:val="22"/>
          <w:szCs w:val="22"/>
        </w:rPr>
        <w:t>대주의</w:t>
      </w:r>
      <w:r w:rsidRPr="00915E9A">
        <w:rPr>
          <w:rFonts w:ascii="Times New Roman"/>
          <w:kern w:val="0"/>
          <w:sz w:val="22"/>
          <w:szCs w:val="22"/>
        </w:rPr>
        <w:t xml:space="preserve"> </w:t>
      </w:r>
      <w:r w:rsidRPr="00915E9A">
        <w:rPr>
          <w:rFonts w:ascii="Times New Roman"/>
          <w:kern w:val="0"/>
          <w:sz w:val="22"/>
          <w:szCs w:val="22"/>
        </w:rPr>
        <w:t>사전</w:t>
      </w:r>
      <w:r w:rsidRPr="00915E9A">
        <w:rPr>
          <w:rFonts w:ascii="Times New Roman"/>
          <w:kern w:val="0"/>
          <w:sz w:val="22"/>
          <w:szCs w:val="22"/>
        </w:rPr>
        <w:t xml:space="preserve"> </w:t>
      </w:r>
      <w:r w:rsidRPr="00915E9A">
        <w:rPr>
          <w:rFonts w:ascii="Times New Roman"/>
          <w:kern w:val="0"/>
          <w:sz w:val="22"/>
          <w:szCs w:val="22"/>
        </w:rPr>
        <w:t>서면동의</w:t>
      </w:r>
      <w:r w:rsidRPr="00915E9A">
        <w:rPr>
          <w:rFonts w:ascii="Times New Roman"/>
          <w:kern w:val="0"/>
          <w:sz w:val="22"/>
          <w:szCs w:val="22"/>
        </w:rPr>
        <w:t xml:space="preserve"> </w:t>
      </w:r>
      <w:r w:rsidRPr="00915E9A">
        <w:rPr>
          <w:rFonts w:ascii="Times New Roman"/>
          <w:kern w:val="0"/>
          <w:sz w:val="22"/>
          <w:szCs w:val="22"/>
        </w:rPr>
        <w:t>없이는</w:t>
      </w:r>
      <w:r w:rsidRPr="00915E9A">
        <w:rPr>
          <w:rFonts w:ascii="Times New Roman"/>
          <w:kern w:val="0"/>
          <w:sz w:val="22"/>
          <w:szCs w:val="22"/>
        </w:rPr>
        <w:t xml:space="preserve"> </w:t>
      </w:r>
      <w:r w:rsidR="00663634" w:rsidRPr="00915E9A">
        <w:rPr>
          <w:rFonts w:ascii="Times New Roman"/>
          <w:kern w:val="0"/>
          <w:sz w:val="22"/>
          <w:szCs w:val="22"/>
        </w:rPr>
        <w:t>임대차계약</w:t>
      </w:r>
      <w:r w:rsidR="004A0154" w:rsidRPr="00915E9A">
        <w:rPr>
          <w:rFonts w:ascii="Times New Roman" w:hint="eastAsia"/>
          <w:kern w:val="0"/>
          <w:sz w:val="22"/>
          <w:szCs w:val="22"/>
        </w:rPr>
        <w:t>의</w:t>
      </w:r>
      <w:r w:rsidR="004A0154" w:rsidRPr="00915E9A">
        <w:rPr>
          <w:rFonts w:ascii="Times New Roman" w:hint="eastAsia"/>
          <w:kern w:val="0"/>
          <w:sz w:val="22"/>
          <w:szCs w:val="22"/>
        </w:rPr>
        <w:t xml:space="preserve"> </w:t>
      </w:r>
      <w:r w:rsidRPr="00915E9A">
        <w:rPr>
          <w:rFonts w:ascii="Times New Roman"/>
          <w:kern w:val="0"/>
          <w:sz w:val="22"/>
          <w:szCs w:val="22"/>
        </w:rPr>
        <w:t>내용을</w:t>
      </w:r>
      <w:r w:rsidRPr="00915E9A">
        <w:rPr>
          <w:rFonts w:ascii="Times New Roman"/>
          <w:kern w:val="0"/>
          <w:sz w:val="22"/>
          <w:szCs w:val="22"/>
        </w:rPr>
        <w:t xml:space="preserve"> </w:t>
      </w:r>
      <w:r w:rsidRPr="00915E9A">
        <w:rPr>
          <w:rFonts w:ascii="Times New Roman"/>
          <w:kern w:val="0"/>
          <w:sz w:val="22"/>
          <w:szCs w:val="22"/>
        </w:rPr>
        <w:t>변경하거나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에</w:t>
      </w:r>
      <w:r w:rsidRPr="00915E9A">
        <w:rPr>
          <w:rFonts w:ascii="Times New Roman"/>
          <w:kern w:val="0"/>
          <w:sz w:val="22"/>
          <w:szCs w:val="22"/>
        </w:rPr>
        <w:t xml:space="preserve"> </w:t>
      </w:r>
      <w:r w:rsidRPr="00915E9A">
        <w:rPr>
          <w:rFonts w:ascii="Times New Roman"/>
          <w:kern w:val="0"/>
          <w:sz w:val="22"/>
          <w:szCs w:val="22"/>
        </w:rPr>
        <w:t>따른</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권리를</w:t>
      </w:r>
      <w:r w:rsidRPr="00915E9A">
        <w:rPr>
          <w:rFonts w:ascii="Times New Roman"/>
          <w:kern w:val="0"/>
          <w:sz w:val="22"/>
          <w:szCs w:val="22"/>
        </w:rPr>
        <w:t xml:space="preserve"> </w:t>
      </w:r>
      <w:r w:rsidRPr="00915E9A">
        <w:rPr>
          <w:rFonts w:ascii="Times New Roman"/>
          <w:kern w:val="0"/>
          <w:sz w:val="22"/>
          <w:szCs w:val="22"/>
        </w:rPr>
        <w:t>포</w:t>
      </w:r>
      <w:r w:rsidRPr="00915E9A">
        <w:rPr>
          <w:rFonts w:ascii="Times New Roman"/>
          <w:kern w:val="0"/>
          <w:sz w:val="22"/>
          <w:szCs w:val="22"/>
        </w:rPr>
        <w:lastRenderedPageBreak/>
        <w:t>기</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의</w:t>
      </w:r>
      <w:r w:rsidRPr="00915E9A">
        <w:rPr>
          <w:rFonts w:ascii="Times New Roman"/>
          <w:kern w:val="0"/>
          <w:sz w:val="22"/>
          <w:szCs w:val="22"/>
        </w:rPr>
        <w:t xml:space="preserve"> </w:t>
      </w:r>
      <w:r w:rsidRPr="00915E9A">
        <w:rPr>
          <w:rFonts w:ascii="Times New Roman"/>
          <w:kern w:val="0"/>
          <w:sz w:val="22"/>
          <w:szCs w:val="22"/>
        </w:rPr>
        <w:t>다른</w:t>
      </w:r>
      <w:r w:rsidRPr="00915E9A">
        <w:rPr>
          <w:rFonts w:ascii="Times New Roman"/>
          <w:kern w:val="0"/>
          <w:sz w:val="22"/>
          <w:szCs w:val="22"/>
        </w:rPr>
        <w:t xml:space="preserve"> </w:t>
      </w:r>
      <w:r w:rsidRPr="00915E9A">
        <w:rPr>
          <w:rFonts w:ascii="Times New Roman"/>
          <w:kern w:val="0"/>
          <w:sz w:val="22"/>
          <w:szCs w:val="22"/>
        </w:rPr>
        <w:t>당사자의</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처분을</w:t>
      </w:r>
      <w:r w:rsidRPr="00915E9A">
        <w:rPr>
          <w:rFonts w:ascii="Times New Roman"/>
          <w:kern w:val="0"/>
          <w:sz w:val="22"/>
          <w:szCs w:val="22"/>
        </w:rPr>
        <w:t xml:space="preserve"> </w:t>
      </w:r>
      <w:r w:rsidRPr="00915E9A">
        <w:rPr>
          <w:rFonts w:ascii="Times New Roman"/>
          <w:kern w:val="0"/>
          <w:sz w:val="22"/>
          <w:szCs w:val="22"/>
        </w:rPr>
        <w:t>허용하여서는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되며</w:t>
      </w:r>
      <w:r w:rsidRPr="00915E9A">
        <w:rPr>
          <w:rFonts w:ascii="Times New Roman"/>
          <w:kern w:val="0"/>
          <w:sz w:val="22"/>
          <w:szCs w:val="22"/>
        </w:rPr>
        <w:t xml:space="preserve">, </w:t>
      </w:r>
      <w:r w:rsidRPr="00915E9A">
        <w:rPr>
          <w:rFonts w:ascii="Times New Roman"/>
          <w:kern w:val="0"/>
          <w:sz w:val="22"/>
          <w:szCs w:val="22"/>
        </w:rPr>
        <w:t>또한</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계약상</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고의</w:t>
      </w:r>
      <w:r w:rsidR="00C431D6" w:rsidRPr="00915E9A">
        <w:rPr>
          <w:rFonts w:ascii="Times New Roman" w:hint="eastAsia"/>
          <w:kern w:val="0"/>
          <w:sz w:val="22"/>
          <w:szCs w:val="22"/>
        </w:rPr>
        <w:t xml:space="preserve"> </w:t>
      </w:r>
      <w:r w:rsidRPr="00915E9A">
        <w:rPr>
          <w:rFonts w:ascii="Times New Roman"/>
          <w:kern w:val="0"/>
          <w:sz w:val="22"/>
          <w:szCs w:val="22"/>
        </w:rPr>
        <w:t>또는</w:t>
      </w:r>
      <w:r w:rsidRPr="00915E9A">
        <w:rPr>
          <w:rFonts w:ascii="Times New Roman"/>
          <w:kern w:val="0"/>
          <w:sz w:val="22"/>
          <w:szCs w:val="22"/>
        </w:rPr>
        <w:t xml:space="preserve"> </w:t>
      </w:r>
      <w:r w:rsidR="00C431D6" w:rsidRPr="00915E9A">
        <w:rPr>
          <w:rFonts w:ascii="Times New Roman" w:hint="eastAsia"/>
          <w:kern w:val="0"/>
          <w:sz w:val="22"/>
          <w:szCs w:val="22"/>
        </w:rPr>
        <w:t>중</w:t>
      </w:r>
      <w:r w:rsidRPr="00915E9A">
        <w:rPr>
          <w:rFonts w:ascii="Times New Roman"/>
          <w:kern w:val="0"/>
          <w:sz w:val="22"/>
          <w:szCs w:val="22"/>
        </w:rPr>
        <w:t>과실로</w:t>
      </w:r>
      <w:r w:rsidRPr="00915E9A">
        <w:rPr>
          <w:rFonts w:ascii="Times New Roman"/>
          <w:kern w:val="0"/>
          <w:sz w:val="22"/>
          <w:szCs w:val="22"/>
        </w:rPr>
        <w:t xml:space="preserve"> </w:t>
      </w:r>
      <w:r w:rsidRPr="00915E9A">
        <w:rPr>
          <w:rFonts w:ascii="Times New Roman"/>
          <w:kern w:val="0"/>
          <w:sz w:val="22"/>
          <w:szCs w:val="22"/>
        </w:rPr>
        <w:t>인하여</w:t>
      </w:r>
      <w:r w:rsidRPr="00915E9A">
        <w:rPr>
          <w:rFonts w:ascii="Times New Roman"/>
          <w:kern w:val="0"/>
          <w:sz w:val="22"/>
          <w:szCs w:val="22"/>
        </w:rPr>
        <w:t xml:space="preserve"> </w:t>
      </w:r>
      <w:r w:rsidRPr="00915E9A">
        <w:rPr>
          <w:rFonts w:ascii="Times New Roman"/>
          <w:kern w:val="0"/>
          <w:sz w:val="22"/>
          <w:szCs w:val="22"/>
        </w:rPr>
        <w:t>상대방이</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계약을</w:t>
      </w:r>
      <w:r w:rsidRPr="00915E9A">
        <w:rPr>
          <w:rFonts w:ascii="Times New Roman"/>
          <w:kern w:val="0"/>
          <w:sz w:val="22"/>
          <w:szCs w:val="22"/>
        </w:rPr>
        <w:t xml:space="preserve"> </w:t>
      </w:r>
      <w:r w:rsidRPr="00915E9A">
        <w:rPr>
          <w:rFonts w:ascii="Times New Roman"/>
          <w:kern w:val="0"/>
          <w:sz w:val="22"/>
          <w:szCs w:val="22"/>
        </w:rPr>
        <w:t>해제하거나</w:t>
      </w:r>
      <w:r w:rsidRPr="00915E9A">
        <w:rPr>
          <w:rFonts w:ascii="Times New Roman"/>
          <w:kern w:val="0"/>
          <w:sz w:val="22"/>
          <w:szCs w:val="22"/>
        </w:rPr>
        <w:t xml:space="preserve"> </w:t>
      </w:r>
      <w:r w:rsidRPr="00915E9A">
        <w:rPr>
          <w:rFonts w:ascii="Times New Roman"/>
          <w:kern w:val="0"/>
          <w:sz w:val="22"/>
          <w:szCs w:val="22"/>
        </w:rPr>
        <w:t>해지할</w:t>
      </w:r>
      <w:r w:rsidRPr="00915E9A">
        <w:rPr>
          <w:rFonts w:ascii="Times New Roman"/>
          <w:kern w:val="0"/>
          <w:sz w:val="22"/>
          <w:szCs w:val="22"/>
        </w:rPr>
        <w:t xml:space="preserve"> </w:t>
      </w:r>
      <w:r w:rsidRPr="00915E9A">
        <w:rPr>
          <w:rFonts w:ascii="Times New Roman"/>
          <w:kern w:val="0"/>
          <w:sz w:val="22"/>
          <w:szCs w:val="22"/>
        </w:rPr>
        <w:t>수</w:t>
      </w:r>
      <w:r w:rsidRPr="00915E9A">
        <w:rPr>
          <w:rFonts w:ascii="Times New Roman"/>
          <w:kern w:val="0"/>
          <w:sz w:val="22"/>
          <w:szCs w:val="22"/>
        </w:rPr>
        <w:t xml:space="preserve"> </w:t>
      </w:r>
      <w:r w:rsidRPr="00915E9A">
        <w:rPr>
          <w:rFonts w:ascii="Times New Roman"/>
          <w:kern w:val="0"/>
          <w:sz w:val="22"/>
          <w:szCs w:val="22"/>
        </w:rPr>
        <w:t>있는</w:t>
      </w:r>
      <w:r w:rsidRPr="00915E9A">
        <w:rPr>
          <w:rFonts w:ascii="Times New Roman"/>
          <w:kern w:val="0"/>
          <w:sz w:val="22"/>
          <w:szCs w:val="22"/>
        </w:rPr>
        <w:t xml:space="preserve"> </w:t>
      </w:r>
      <w:r w:rsidRPr="00915E9A">
        <w:rPr>
          <w:rFonts w:ascii="Times New Roman"/>
          <w:kern w:val="0"/>
          <w:sz w:val="22"/>
          <w:szCs w:val="22"/>
        </w:rPr>
        <w:t>권리가</w:t>
      </w:r>
      <w:r w:rsidRPr="00915E9A">
        <w:rPr>
          <w:rFonts w:ascii="Times New Roman"/>
          <w:kern w:val="0"/>
          <w:sz w:val="22"/>
          <w:szCs w:val="22"/>
        </w:rPr>
        <w:t xml:space="preserve"> </w:t>
      </w:r>
      <w:r w:rsidRPr="00915E9A">
        <w:rPr>
          <w:rFonts w:ascii="Times New Roman"/>
          <w:kern w:val="0"/>
          <w:sz w:val="22"/>
          <w:szCs w:val="22"/>
        </w:rPr>
        <w:t>발생하도록</w:t>
      </w:r>
      <w:r w:rsidRPr="00915E9A">
        <w:rPr>
          <w:rFonts w:ascii="Times New Roman"/>
          <w:kern w:val="0"/>
          <w:sz w:val="22"/>
          <w:szCs w:val="22"/>
        </w:rPr>
        <w:t xml:space="preserve"> </w:t>
      </w:r>
      <w:r w:rsidRPr="00915E9A">
        <w:rPr>
          <w:rFonts w:ascii="Times New Roman"/>
          <w:kern w:val="0"/>
          <w:sz w:val="22"/>
          <w:szCs w:val="22"/>
        </w:rPr>
        <w:t>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된다</w:t>
      </w:r>
      <w:r w:rsidRPr="00915E9A">
        <w:rPr>
          <w:rFonts w:ascii="Times New Roman"/>
          <w:kern w:val="0"/>
          <w:sz w:val="22"/>
          <w:szCs w:val="22"/>
        </w:rPr>
        <w:t>.</w:t>
      </w:r>
      <w:r w:rsidR="00915E9A" w:rsidRPr="00915E9A">
        <w:rPr>
          <w:rFonts w:ascii="Times New Roman" w:hint="eastAsia"/>
          <w:kern w:val="0"/>
          <w:sz w:val="22"/>
          <w:szCs w:val="22"/>
        </w:rPr>
        <w:t xml:space="preserve"> </w:t>
      </w:r>
      <w:r w:rsidR="00533E09" w:rsidRPr="00915E9A">
        <w:rPr>
          <w:rFonts w:ascii="Times New Roman" w:hint="eastAsia"/>
          <w:kern w:val="0"/>
          <w:sz w:val="22"/>
          <w:szCs w:val="22"/>
        </w:rPr>
        <w:t>단</w:t>
      </w:r>
      <w:r w:rsidR="00533E09" w:rsidRPr="00915E9A">
        <w:rPr>
          <w:rFonts w:ascii="Times New Roman"/>
          <w:kern w:val="0"/>
          <w:sz w:val="22"/>
          <w:szCs w:val="22"/>
        </w:rPr>
        <w:t xml:space="preserve">, </w:t>
      </w:r>
      <w:r w:rsidR="00533E09" w:rsidRPr="00915E9A">
        <w:rPr>
          <w:rFonts w:ascii="Times New Roman" w:hint="eastAsia"/>
          <w:kern w:val="0"/>
          <w:sz w:val="22"/>
          <w:szCs w:val="22"/>
        </w:rPr>
        <w:t>다음</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각</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호</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중</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어느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하나에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해당하는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경우에는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본</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항</w:t>
      </w:r>
      <w:r w:rsidR="008E7E9F" w:rsidRPr="00915E9A">
        <w:rPr>
          <w:rFonts w:ascii="Times New Roman" w:hint="eastAsia"/>
          <w:kern w:val="0"/>
          <w:sz w:val="22"/>
          <w:szCs w:val="22"/>
        </w:rPr>
        <w:t>을</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적용</w:t>
      </w:r>
      <w:r w:rsidR="008E7E9F" w:rsidRPr="00915E9A">
        <w:rPr>
          <w:rFonts w:ascii="Times New Roman" w:hint="eastAsia"/>
          <w:kern w:val="0"/>
          <w:sz w:val="22"/>
          <w:szCs w:val="22"/>
        </w:rPr>
        <w:t>하지</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아니</w:t>
      </w:r>
      <w:r w:rsidR="00533E09" w:rsidRPr="00915E9A">
        <w:rPr>
          <w:rFonts w:ascii="Times New Roman" w:hint="eastAsia"/>
          <w:kern w:val="0"/>
          <w:sz w:val="22"/>
          <w:szCs w:val="22"/>
        </w:rPr>
        <w:t>한다</w:t>
      </w:r>
      <w:r w:rsidR="00533E09" w:rsidRPr="00915E9A">
        <w:rPr>
          <w:rFonts w:ascii="Times New Roman" w:hint="eastAsia"/>
          <w:kern w:val="0"/>
          <w:sz w:val="22"/>
          <w:szCs w:val="22"/>
        </w:rPr>
        <w:t>.</w:t>
      </w:r>
    </w:p>
    <w:p w14:paraId="050AF29E" w14:textId="77777777" w:rsidR="00533E09" w:rsidRPr="008F0621" w:rsidRDefault="00533E09" w:rsidP="008B24EF">
      <w:pPr>
        <w:adjustRightInd w:val="0"/>
        <w:snapToGrid w:val="0"/>
        <w:spacing w:line="400" w:lineRule="exact"/>
        <w:rPr>
          <w:rFonts w:ascii="Times New Roman"/>
          <w:kern w:val="0"/>
          <w:sz w:val="22"/>
          <w:szCs w:val="22"/>
        </w:rPr>
      </w:pPr>
    </w:p>
    <w:p w14:paraId="72270380" w14:textId="2BC838AD" w:rsidR="00533E09" w:rsidRPr="001E61DB"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임대차계약의</w:t>
      </w:r>
      <w:r w:rsidRPr="001E61DB">
        <w:rPr>
          <w:rFonts w:ascii="Times New Roman"/>
          <w:kern w:val="0"/>
          <w:sz w:val="22"/>
          <w:szCs w:val="22"/>
        </w:rPr>
        <w:t xml:space="preserve"> </w:t>
      </w:r>
      <w:r w:rsidRPr="001E61DB">
        <w:rPr>
          <w:rFonts w:ascii="Times New Roman" w:hint="eastAsia"/>
          <w:kern w:val="0"/>
          <w:sz w:val="22"/>
          <w:szCs w:val="22"/>
        </w:rPr>
        <w:t>조항에</w:t>
      </w:r>
      <w:r w:rsidRPr="001E61DB">
        <w:rPr>
          <w:rFonts w:ascii="Times New Roman"/>
          <w:kern w:val="0"/>
          <w:sz w:val="22"/>
          <w:szCs w:val="22"/>
        </w:rPr>
        <w:t xml:space="preserve"> </w:t>
      </w:r>
      <w:r w:rsidRPr="001E61DB">
        <w:rPr>
          <w:rFonts w:ascii="Times New Roman" w:hint="eastAsia"/>
          <w:kern w:val="0"/>
          <w:sz w:val="22"/>
          <w:szCs w:val="22"/>
        </w:rPr>
        <w:t>근거한</w:t>
      </w:r>
      <w:r w:rsidRPr="001E61DB">
        <w:rPr>
          <w:rFonts w:ascii="Times New Roman"/>
          <w:kern w:val="0"/>
          <w:sz w:val="22"/>
          <w:szCs w:val="22"/>
        </w:rPr>
        <w:t xml:space="preserve"> </w:t>
      </w:r>
      <w:r w:rsidRPr="001E61DB">
        <w:rPr>
          <w:rFonts w:ascii="Times New Roman" w:hint="eastAsia"/>
          <w:kern w:val="0"/>
          <w:sz w:val="22"/>
          <w:szCs w:val="22"/>
        </w:rPr>
        <w:t>변경</w:t>
      </w:r>
    </w:p>
    <w:p w14:paraId="1BEB0060" w14:textId="32036CE6" w:rsidR="00533E09"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계약변경의</w:t>
      </w:r>
      <w:r w:rsidRPr="001E61DB">
        <w:rPr>
          <w:rFonts w:ascii="Times New Roman"/>
          <w:kern w:val="0"/>
          <w:sz w:val="22"/>
          <w:szCs w:val="22"/>
        </w:rPr>
        <w:t xml:space="preserve"> </w:t>
      </w:r>
      <w:r w:rsidRPr="001E61DB">
        <w:rPr>
          <w:rFonts w:ascii="Times New Roman" w:hint="eastAsia"/>
          <w:kern w:val="0"/>
          <w:sz w:val="22"/>
          <w:szCs w:val="22"/>
        </w:rPr>
        <w:t>내용이</w:t>
      </w:r>
      <w:r w:rsidRPr="001E61DB">
        <w:rPr>
          <w:rFonts w:ascii="Times New Roman"/>
          <w:kern w:val="0"/>
          <w:sz w:val="22"/>
          <w:szCs w:val="22"/>
        </w:rPr>
        <w:t xml:space="preserve"> </w:t>
      </w:r>
      <w:r w:rsidRPr="001E61DB">
        <w:rPr>
          <w:rFonts w:ascii="Times New Roman" w:hint="eastAsia"/>
          <w:kern w:val="0"/>
          <w:sz w:val="22"/>
          <w:szCs w:val="22"/>
        </w:rPr>
        <w:t>차주의</w:t>
      </w:r>
      <w:r w:rsidRPr="001E61DB">
        <w:rPr>
          <w:rFonts w:ascii="Times New Roman"/>
          <w:kern w:val="0"/>
          <w:sz w:val="22"/>
          <w:szCs w:val="22"/>
        </w:rPr>
        <w:t xml:space="preserve"> </w:t>
      </w:r>
      <w:r w:rsidRPr="001E61DB">
        <w:rPr>
          <w:rFonts w:ascii="Times New Roman" w:hint="eastAsia"/>
          <w:kern w:val="0"/>
          <w:sz w:val="22"/>
          <w:szCs w:val="22"/>
        </w:rPr>
        <w:t>원리금상환</w:t>
      </w:r>
      <w:r w:rsidRPr="001E61DB">
        <w:rPr>
          <w:rFonts w:ascii="Times New Roman"/>
          <w:kern w:val="0"/>
          <w:sz w:val="22"/>
          <w:szCs w:val="22"/>
        </w:rPr>
        <w:t xml:space="preserve"> </w:t>
      </w:r>
      <w:r w:rsidRPr="001E61DB">
        <w:rPr>
          <w:rFonts w:ascii="Times New Roman" w:hint="eastAsia"/>
          <w:kern w:val="0"/>
          <w:sz w:val="22"/>
          <w:szCs w:val="22"/>
        </w:rPr>
        <w:t>등</w:t>
      </w:r>
      <w:r w:rsidRPr="001E61DB">
        <w:rPr>
          <w:rFonts w:ascii="Times New Roman"/>
          <w:kern w:val="0"/>
          <w:sz w:val="22"/>
          <w:szCs w:val="22"/>
        </w:rPr>
        <w:t xml:space="preserve"> </w:t>
      </w:r>
      <w:r w:rsidRPr="001E61DB">
        <w:rPr>
          <w:rFonts w:ascii="Times New Roman" w:hint="eastAsia"/>
          <w:kern w:val="0"/>
          <w:sz w:val="22"/>
          <w:szCs w:val="22"/>
        </w:rPr>
        <w:t>제반사정을</w:t>
      </w:r>
      <w:r w:rsidRPr="001E61DB">
        <w:rPr>
          <w:rFonts w:ascii="Times New Roman"/>
          <w:kern w:val="0"/>
          <w:sz w:val="22"/>
          <w:szCs w:val="22"/>
        </w:rPr>
        <w:t xml:space="preserve"> </w:t>
      </w:r>
      <w:r w:rsidRPr="001E61DB">
        <w:rPr>
          <w:rFonts w:ascii="Times New Roman" w:hint="eastAsia"/>
          <w:kern w:val="0"/>
          <w:sz w:val="22"/>
          <w:szCs w:val="22"/>
        </w:rPr>
        <w:t>고려하였을</w:t>
      </w:r>
      <w:r w:rsidRPr="001E61DB">
        <w:rPr>
          <w:rFonts w:ascii="Times New Roman"/>
          <w:kern w:val="0"/>
          <w:sz w:val="22"/>
          <w:szCs w:val="22"/>
        </w:rPr>
        <w:t xml:space="preserve"> </w:t>
      </w:r>
      <w:r w:rsidRPr="001E61DB">
        <w:rPr>
          <w:rFonts w:ascii="Times New Roman" w:hint="eastAsia"/>
          <w:kern w:val="0"/>
          <w:sz w:val="22"/>
          <w:szCs w:val="22"/>
        </w:rPr>
        <w:t>때</w:t>
      </w:r>
      <w:r w:rsidRPr="001E61DB">
        <w:rPr>
          <w:rFonts w:ascii="Times New Roman"/>
          <w:kern w:val="0"/>
          <w:sz w:val="22"/>
          <w:szCs w:val="22"/>
        </w:rPr>
        <w:t xml:space="preserve"> </w:t>
      </w:r>
      <w:r w:rsidRPr="001E61DB">
        <w:rPr>
          <w:rFonts w:ascii="Times New Roman" w:hint="eastAsia"/>
          <w:kern w:val="0"/>
          <w:sz w:val="22"/>
          <w:szCs w:val="22"/>
        </w:rPr>
        <w:t>대주에게</w:t>
      </w:r>
      <w:r w:rsidRPr="001E61DB">
        <w:rPr>
          <w:rFonts w:ascii="Times New Roman"/>
          <w:kern w:val="0"/>
          <w:sz w:val="22"/>
          <w:szCs w:val="22"/>
        </w:rPr>
        <w:t xml:space="preserve"> </w:t>
      </w:r>
      <w:r w:rsidRPr="001E61DB">
        <w:rPr>
          <w:rFonts w:ascii="Times New Roman" w:hint="eastAsia"/>
          <w:kern w:val="0"/>
          <w:sz w:val="22"/>
          <w:szCs w:val="22"/>
        </w:rPr>
        <w:t>불리하지</w:t>
      </w:r>
      <w:r w:rsidRPr="001E61DB">
        <w:rPr>
          <w:rFonts w:ascii="Times New Roman"/>
          <w:kern w:val="0"/>
          <w:sz w:val="22"/>
          <w:szCs w:val="22"/>
        </w:rPr>
        <w:t xml:space="preserve"> </w:t>
      </w:r>
      <w:r w:rsidRPr="001E61DB">
        <w:rPr>
          <w:rFonts w:ascii="Times New Roman" w:hint="eastAsia"/>
          <w:kern w:val="0"/>
          <w:sz w:val="22"/>
          <w:szCs w:val="22"/>
        </w:rPr>
        <w:t>않게</w:t>
      </w:r>
      <w:r w:rsidRPr="001E61DB">
        <w:rPr>
          <w:rFonts w:ascii="Times New Roman"/>
          <w:kern w:val="0"/>
          <w:sz w:val="22"/>
          <w:szCs w:val="22"/>
        </w:rPr>
        <w:t xml:space="preserve"> </w:t>
      </w:r>
      <w:r w:rsidRPr="001E61DB">
        <w:rPr>
          <w:rFonts w:ascii="Times New Roman" w:hint="eastAsia"/>
          <w:kern w:val="0"/>
          <w:sz w:val="22"/>
          <w:szCs w:val="22"/>
        </w:rPr>
        <w:t>변경되는</w:t>
      </w:r>
      <w:r w:rsidRPr="001E61DB">
        <w:rPr>
          <w:rFonts w:ascii="Times New Roman"/>
          <w:kern w:val="0"/>
          <w:sz w:val="22"/>
          <w:szCs w:val="22"/>
        </w:rPr>
        <w:t xml:space="preserve"> </w:t>
      </w:r>
      <w:r w:rsidRPr="001E61DB">
        <w:rPr>
          <w:rFonts w:ascii="Times New Roman" w:hint="eastAsia"/>
          <w:kern w:val="0"/>
          <w:sz w:val="22"/>
          <w:szCs w:val="22"/>
        </w:rPr>
        <w:t>경우</w:t>
      </w:r>
      <w:r w:rsidR="002E2832" w:rsidRPr="001E61DB">
        <w:rPr>
          <w:rFonts w:ascii="Times New Roman"/>
          <w:kern w:val="0"/>
          <w:sz w:val="22"/>
          <w:szCs w:val="22"/>
        </w:rPr>
        <w:t>, (</w:t>
      </w:r>
      <w:r w:rsidR="002E2832" w:rsidRPr="001E61DB">
        <w:rPr>
          <w:rFonts w:ascii="Times New Roman" w:hint="eastAsia"/>
          <w:kern w:val="0"/>
          <w:sz w:val="22"/>
          <w:szCs w:val="22"/>
        </w:rPr>
        <w:t>명확히</w:t>
      </w:r>
      <w:r w:rsidR="002E2832" w:rsidRPr="001E61DB">
        <w:rPr>
          <w:rFonts w:ascii="Times New Roman"/>
          <w:kern w:val="0"/>
          <w:sz w:val="22"/>
          <w:szCs w:val="22"/>
        </w:rPr>
        <w:t xml:space="preserve"> </w:t>
      </w:r>
      <w:r w:rsidR="002E2832" w:rsidRPr="001E61DB">
        <w:rPr>
          <w:rFonts w:ascii="Times New Roman" w:hint="eastAsia"/>
          <w:kern w:val="0"/>
          <w:sz w:val="22"/>
          <w:szCs w:val="22"/>
        </w:rPr>
        <w:t>하면</w:t>
      </w:r>
      <w:r w:rsidR="002E2832" w:rsidRPr="001E61DB">
        <w:rPr>
          <w:rFonts w:ascii="Times New Roman"/>
          <w:kern w:val="0"/>
          <w:sz w:val="22"/>
          <w:szCs w:val="22"/>
        </w:rPr>
        <w:t xml:space="preserve"> </w:t>
      </w:r>
      <w:r w:rsidR="000A6435" w:rsidRPr="001E61DB">
        <w:rPr>
          <w:rFonts w:ascii="Times New Roman" w:hint="eastAsia"/>
          <w:kern w:val="0"/>
          <w:sz w:val="22"/>
          <w:szCs w:val="22"/>
        </w:rPr>
        <w:t>변경으로</w:t>
      </w:r>
      <w:r w:rsidR="000A6435" w:rsidRPr="001E61DB">
        <w:rPr>
          <w:rFonts w:ascii="Times New Roman"/>
          <w:kern w:val="0"/>
          <w:sz w:val="22"/>
          <w:szCs w:val="22"/>
        </w:rPr>
        <w:t xml:space="preserve"> </w:t>
      </w:r>
      <w:r w:rsidR="000A6435" w:rsidRPr="001E61DB">
        <w:rPr>
          <w:rFonts w:ascii="Times New Roman" w:hint="eastAsia"/>
          <w:kern w:val="0"/>
          <w:sz w:val="22"/>
          <w:szCs w:val="22"/>
        </w:rPr>
        <w:t>인하여</w:t>
      </w:r>
      <w:r w:rsidR="000A6435" w:rsidRPr="001E61DB">
        <w:rPr>
          <w:rFonts w:ascii="Times New Roman"/>
          <w:kern w:val="0"/>
          <w:sz w:val="22"/>
          <w:szCs w:val="22"/>
        </w:rPr>
        <w:t xml:space="preserve"> </w:t>
      </w:r>
      <w:r w:rsidR="002E2832" w:rsidRPr="001E61DB">
        <w:rPr>
          <w:rFonts w:ascii="Times New Roman" w:hint="eastAsia"/>
          <w:kern w:val="0"/>
          <w:sz w:val="22"/>
          <w:szCs w:val="22"/>
        </w:rPr>
        <w:t>차주의</w:t>
      </w:r>
      <w:r w:rsidR="002E2832" w:rsidRPr="001E61DB">
        <w:rPr>
          <w:rFonts w:ascii="Times New Roman"/>
          <w:kern w:val="0"/>
          <w:sz w:val="22"/>
          <w:szCs w:val="22"/>
        </w:rPr>
        <w:t xml:space="preserve"> </w:t>
      </w:r>
      <w:r w:rsidR="002E2832" w:rsidRPr="001E61DB">
        <w:rPr>
          <w:rFonts w:ascii="Times New Roman" w:hint="eastAsia"/>
          <w:kern w:val="0"/>
          <w:sz w:val="22"/>
          <w:szCs w:val="22"/>
        </w:rPr>
        <w:t>이자지급력지수가</w:t>
      </w:r>
      <w:r w:rsidR="002E2832" w:rsidRPr="001E61DB">
        <w:rPr>
          <w:rFonts w:ascii="Times New Roman"/>
          <w:kern w:val="0"/>
          <w:sz w:val="22"/>
          <w:szCs w:val="22"/>
        </w:rPr>
        <w:t xml:space="preserve"> </w:t>
      </w:r>
      <w:r w:rsidR="002E2832" w:rsidRPr="001E61DB">
        <w:rPr>
          <w:rFonts w:ascii="Times New Roman" w:hint="eastAsia"/>
          <w:kern w:val="0"/>
          <w:sz w:val="22"/>
          <w:szCs w:val="22"/>
        </w:rPr>
        <w:t>하락하지</w:t>
      </w:r>
      <w:r w:rsidR="002E2832" w:rsidRPr="001E61DB">
        <w:rPr>
          <w:rFonts w:ascii="Times New Roman"/>
          <w:kern w:val="0"/>
          <w:sz w:val="22"/>
          <w:szCs w:val="22"/>
        </w:rPr>
        <w:t xml:space="preserve"> </w:t>
      </w:r>
      <w:r w:rsidR="002E2832" w:rsidRPr="001E61DB">
        <w:rPr>
          <w:rFonts w:ascii="Times New Roman" w:hint="eastAsia"/>
          <w:kern w:val="0"/>
          <w:sz w:val="22"/>
          <w:szCs w:val="22"/>
        </w:rPr>
        <w:t>않는</w:t>
      </w:r>
      <w:r w:rsidR="002E2832" w:rsidRPr="001E61DB">
        <w:rPr>
          <w:rFonts w:ascii="Times New Roman"/>
          <w:kern w:val="0"/>
          <w:sz w:val="22"/>
          <w:szCs w:val="22"/>
        </w:rPr>
        <w:t xml:space="preserve"> </w:t>
      </w:r>
      <w:r w:rsidR="002E2832" w:rsidRPr="001E61DB">
        <w:rPr>
          <w:rFonts w:ascii="Times New Roman" w:hint="eastAsia"/>
          <w:kern w:val="0"/>
          <w:sz w:val="22"/>
          <w:szCs w:val="22"/>
        </w:rPr>
        <w:t>경우를</w:t>
      </w:r>
      <w:r w:rsidR="002E2832" w:rsidRPr="001E61DB">
        <w:rPr>
          <w:rFonts w:ascii="Times New Roman"/>
          <w:kern w:val="0"/>
          <w:sz w:val="22"/>
          <w:szCs w:val="22"/>
        </w:rPr>
        <w:t xml:space="preserve"> </w:t>
      </w:r>
      <w:r w:rsidR="002E2832" w:rsidRPr="001E61DB">
        <w:rPr>
          <w:rFonts w:ascii="Times New Roman" w:hint="eastAsia"/>
          <w:kern w:val="0"/>
          <w:sz w:val="22"/>
          <w:szCs w:val="22"/>
        </w:rPr>
        <w:t>의미한다</w:t>
      </w:r>
      <w:r w:rsidR="002E2832" w:rsidRPr="001E61DB">
        <w:rPr>
          <w:rFonts w:ascii="Times New Roman"/>
          <w:kern w:val="0"/>
          <w:sz w:val="22"/>
          <w:szCs w:val="22"/>
        </w:rPr>
        <w:t xml:space="preserve">.) </w:t>
      </w:r>
    </w:p>
    <w:p w14:paraId="44E1E919" w14:textId="2813C987" w:rsidR="008B09DF" w:rsidRPr="001E61DB" w:rsidRDefault="008B09DF" w:rsidP="008B09DF">
      <w:pPr>
        <w:numPr>
          <w:ilvl w:val="3"/>
          <w:numId w:val="150"/>
        </w:numPr>
        <w:adjustRightInd w:val="0"/>
        <w:snapToGrid w:val="0"/>
        <w:spacing w:line="400" w:lineRule="exact"/>
        <w:rPr>
          <w:rFonts w:ascii="Times New Roman"/>
          <w:kern w:val="0"/>
          <w:sz w:val="22"/>
          <w:szCs w:val="22"/>
        </w:rPr>
      </w:pPr>
      <w:r w:rsidRPr="008B09DF">
        <w:rPr>
          <w:rFonts w:ascii="Times New Roman"/>
          <w:kern w:val="0"/>
          <w:sz w:val="22"/>
          <w:szCs w:val="22"/>
        </w:rPr>
        <w:t>임대차계약의</w:t>
      </w:r>
      <w:r w:rsidRPr="008B09DF">
        <w:rPr>
          <w:rFonts w:ascii="Times New Roman"/>
          <w:kern w:val="0"/>
          <w:sz w:val="22"/>
          <w:szCs w:val="22"/>
        </w:rPr>
        <w:t xml:space="preserve"> </w:t>
      </w:r>
      <w:r w:rsidRPr="008B09DF">
        <w:rPr>
          <w:rFonts w:ascii="Times New Roman"/>
          <w:kern w:val="0"/>
          <w:sz w:val="22"/>
          <w:szCs w:val="22"/>
        </w:rPr>
        <w:t>신규</w:t>
      </w:r>
      <w:r w:rsidRPr="008B09DF">
        <w:rPr>
          <w:rFonts w:ascii="Times New Roman"/>
          <w:kern w:val="0"/>
          <w:sz w:val="22"/>
          <w:szCs w:val="22"/>
        </w:rPr>
        <w:t xml:space="preserve"> </w:t>
      </w:r>
      <w:r w:rsidRPr="008B09DF">
        <w:rPr>
          <w:rFonts w:ascii="Times New Roman"/>
          <w:kern w:val="0"/>
          <w:sz w:val="22"/>
          <w:szCs w:val="22"/>
        </w:rPr>
        <w:t>체결</w:t>
      </w:r>
      <w:r w:rsidRPr="008B09DF">
        <w:rPr>
          <w:rFonts w:ascii="Times New Roman"/>
          <w:kern w:val="0"/>
          <w:sz w:val="22"/>
          <w:szCs w:val="22"/>
        </w:rPr>
        <w:t xml:space="preserve">, </w:t>
      </w:r>
      <w:r w:rsidRPr="008B09DF">
        <w:rPr>
          <w:rFonts w:ascii="Times New Roman"/>
          <w:kern w:val="0"/>
          <w:sz w:val="22"/>
          <w:szCs w:val="22"/>
        </w:rPr>
        <w:t>갱신</w:t>
      </w:r>
      <w:r w:rsidRPr="008B09DF">
        <w:rPr>
          <w:rFonts w:ascii="Times New Roman"/>
          <w:kern w:val="0"/>
          <w:sz w:val="22"/>
          <w:szCs w:val="22"/>
        </w:rPr>
        <w:t xml:space="preserve">, </w:t>
      </w:r>
      <w:r w:rsidRPr="008B09DF">
        <w:rPr>
          <w:rFonts w:ascii="Times New Roman"/>
          <w:kern w:val="0"/>
          <w:sz w:val="22"/>
          <w:szCs w:val="22"/>
        </w:rPr>
        <w:t>변경</w:t>
      </w:r>
      <w:r w:rsidRPr="008B09DF">
        <w:rPr>
          <w:rFonts w:ascii="Times New Roman"/>
          <w:kern w:val="0"/>
          <w:sz w:val="22"/>
          <w:szCs w:val="22"/>
        </w:rPr>
        <w:t xml:space="preserve"> </w:t>
      </w:r>
      <w:r w:rsidRPr="008B09DF">
        <w:rPr>
          <w:rFonts w:ascii="Times New Roman"/>
          <w:kern w:val="0"/>
          <w:sz w:val="22"/>
          <w:szCs w:val="22"/>
        </w:rPr>
        <w:t>또는</w:t>
      </w:r>
      <w:r w:rsidRPr="008B09DF">
        <w:rPr>
          <w:rFonts w:ascii="Times New Roman"/>
          <w:kern w:val="0"/>
          <w:sz w:val="22"/>
          <w:szCs w:val="22"/>
        </w:rPr>
        <w:t xml:space="preserve"> </w:t>
      </w:r>
      <w:r w:rsidRPr="008B09DF">
        <w:rPr>
          <w:rFonts w:ascii="Times New Roman"/>
          <w:kern w:val="0"/>
          <w:sz w:val="22"/>
          <w:szCs w:val="22"/>
        </w:rPr>
        <w:t>종료로서</w:t>
      </w:r>
      <w:r w:rsidRPr="008B09DF">
        <w:rPr>
          <w:rFonts w:ascii="Times New Roman"/>
          <w:kern w:val="0"/>
          <w:sz w:val="22"/>
          <w:szCs w:val="22"/>
        </w:rPr>
        <w:t xml:space="preserve"> </w:t>
      </w:r>
      <w:r w:rsidRPr="008B09DF">
        <w:rPr>
          <w:rFonts w:ascii="Times New Roman"/>
          <w:kern w:val="0"/>
          <w:sz w:val="22"/>
          <w:szCs w:val="22"/>
        </w:rPr>
        <w:t>해당</w:t>
      </w:r>
      <w:r w:rsidRPr="008B09DF">
        <w:rPr>
          <w:rFonts w:ascii="Times New Roman"/>
          <w:kern w:val="0"/>
          <w:sz w:val="22"/>
          <w:szCs w:val="22"/>
        </w:rPr>
        <w:t xml:space="preserve"> </w:t>
      </w:r>
      <w:r w:rsidRPr="008B09DF">
        <w:rPr>
          <w:rFonts w:ascii="Times New Roman"/>
          <w:kern w:val="0"/>
          <w:sz w:val="22"/>
          <w:szCs w:val="22"/>
        </w:rPr>
        <w:t>임대차의</w:t>
      </w:r>
      <w:r w:rsidRPr="008B09DF">
        <w:rPr>
          <w:rFonts w:ascii="Times New Roman"/>
          <w:kern w:val="0"/>
          <w:sz w:val="22"/>
          <w:szCs w:val="22"/>
        </w:rPr>
        <w:t xml:space="preserve"> </w:t>
      </w:r>
      <w:r w:rsidRPr="008B09DF">
        <w:rPr>
          <w:rFonts w:ascii="Times New Roman"/>
          <w:kern w:val="0"/>
          <w:sz w:val="22"/>
          <w:szCs w:val="22"/>
        </w:rPr>
        <w:t>임대면적이</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건물</w:t>
      </w:r>
      <w:r w:rsidRPr="008B09DF">
        <w:rPr>
          <w:rFonts w:ascii="Times New Roman"/>
          <w:kern w:val="0"/>
          <w:sz w:val="22"/>
          <w:szCs w:val="22"/>
        </w:rPr>
        <w:t xml:space="preserve"> </w:t>
      </w:r>
      <w:r w:rsidRPr="008B09DF">
        <w:rPr>
          <w:rFonts w:ascii="Times New Roman"/>
          <w:kern w:val="0"/>
          <w:sz w:val="22"/>
          <w:szCs w:val="22"/>
        </w:rPr>
        <w:t>연면적의</w:t>
      </w:r>
      <w:r w:rsidRPr="008B09DF">
        <w:rPr>
          <w:rFonts w:ascii="Times New Roman"/>
          <w:kern w:val="0"/>
          <w:sz w:val="22"/>
          <w:szCs w:val="22"/>
        </w:rPr>
        <w:t xml:space="preserve"> [10]% </w:t>
      </w:r>
      <w:r w:rsidRPr="008B09DF">
        <w:rPr>
          <w:rFonts w:ascii="Times New Roman"/>
          <w:kern w:val="0"/>
          <w:sz w:val="22"/>
          <w:szCs w:val="22"/>
        </w:rPr>
        <w:t>이하이고</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임대료가</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부동산의</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w:t>
      </w:r>
      <w:r w:rsidRPr="008B09DF">
        <w:rPr>
          <w:rFonts w:ascii="Times New Roman"/>
          <w:kern w:val="0"/>
          <w:sz w:val="22"/>
          <w:szCs w:val="22"/>
        </w:rPr>
        <w:t xml:space="preserve"> </w:t>
      </w:r>
      <w:r w:rsidRPr="008B09DF">
        <w:rPr>
          <w:rFonts w:ascii="Times New Roman"/>
          <w:kern w:val="0"/>
          <w:sz w:val="22"/>
          <w:szCs w:val="22"/>
        </w:rPr>
        <w:t>총액의</w:t>
      </w:r>
      <w:r w:rsidRPr="008B09DF">
        <w:rPr>
          <w:rFonts w:ascii="Times New Roman"/>
          <w:kern w:val="0"/>
          <w:sz w:val="22"/>
          <w:szCs w:val="22"/>
        </w:rPr>
        <w:t xml:space="preserve"> [10]% </w:t>
      </w:r>
      <w:r w:rsidRPr="008B09DF">
        <w:rPr>
          <w:rFonts w:ascii="Times New Roman"/>
          <w:kern w:val="0"/>
          <w:sz w:val="22"/>
          <w:szCs w:val="22"/>
        </w:rPr>
        <w:t>이하인</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이</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차주는</w:t>
      </w:r>
      <w:r w:rsidRPr="008B09DF">
        <w:rPr>
          <w:rFonts w:ascii="Times New Roman"/>
          <w:kern w:val="0"/>
          <w:sz w:val="22"/>
          <w:szCs w:val="22"/>
        </w:rPr>
        <w:t xml:space="preserve"> </w:t>
      </w:r>
      <w:r w:rsidRPr="008B09DF">
        <w:rPr>
          <w:rFonts w:ascii="Times New Roman"/>
          <w:kern w:val="0"/>
          <w:sz w:val="22"/>
          <w:szCs w:val="22"/>
        </w:rPr>
        <w:t>그</w:t>
      </w:r>
      <w:r w:rsidRPr="008B09DF">
        <w:rPr>
          <w:rFonts w:ascii="Times New Roman"/>
          <w:kern w:val="0"/>
          <w:sz w:val="22"/>
          <w:szCs w:val="22"/>
        </w:rPr>
        <w:t xml:space="preserve"> </w:t>
      </w:r>
      <w:r w:rsidRPr="008B09DF">
        <w:rPr>
          <w:rFonts w:ascii="Times New Roman"/>
          <w:kern w:val="0"/>
          <w:sz w:val="22"/>
          <w:szCs w:val="22"/>
        </w:rPr>
        <w:t>내용을</w:t>
      </w:r>
      <w:r w:rsidRPr="008B09DF">
        <w:rPr>
          <w:rFonts w:ascii="Times New Roman"/>
          <w:kern w:val="0"/>
          <w:sz w:val="22"/>
          <w:szCs w:val="22"/>
        </w:rPr>
        <w:t xml:space="preserve"> [</w:t>
      </w:r>
      <w:r w:rsidRPr="008B09DF">
        <w:rPr>
          <w:rFonts w:ascii="Times New Roman"/>
          <w:kern w:val="0"/>
          <w:sz w:val="22"/>
          <w:szCs w:val="22"/>
        </w:rPr>
        <w:t>일십</w:t>
      </w:r>
      <w:r w:rsidRPr="008B09DF">
        <w:rPr>
          <w:rFonts w:ascii="Times New Roman"/>
          <w:kern w:val="0"/>
          <w:sz w:val="22"/>
          <w:szCs w:val="22"/>
        </w:rPr>
        <w:t>(10)]</w:t>
      </w:r>
      <w:r w:rsidRPr="008B09DF">
        <w:rPr>
          <w:rFonts w:ascii="Times New Roman"/>
          <w:kern w:val="0"/>
          <w:sz w:val="22"/>
          <w:szCs w:val="22"/>
        </w:rPr>
        <w:t>영업일</w:t>
      </w:r>
      <w:r w:rsidRPr="008B09DF">
        <w:rPr>
          <w:rFonts w:ascii="Times New Roman"/>
          <w:kern w:val="0"/>
          <w:sz w:val="22"/>
          <w:szCs w:val="22"/>
        </w:rPr>
        <w:t xml:space="preserve"> </w:t>
      </w:r>
      <w:r w:rsidRPr="008B09DF">
        <w:rPr>
          <w:rFonts w:ascii="Times New Roman"/>
          <w:kern w:val="0"/>
          <w:sz w:val="22"/>
          <w:szCs w:val="22"/>
        </w:rPr>
        <w:t>이내에</w:t>
      </w:r>
      <w:r w:rsidRPr="008B09DF">
        <w:rPr>
          <w:rFonts w:ascii="Times New Roman"/>
          <w:kern w:val="0"/>
          <w:sz w:val="22"/>
          <w:szCs w:val="22"/>
        </w:rPr>
        <w:t xml:space="preserve"> </w:t>
      </w:r>
      <w:r w:rsidRPr="008B09DF">
        <w:rPr>
          <w:rFonts w:ascii="Times New Roman"/>
          <w:kern w:val="0"/>
          <w:sz w:val="22"/>
          <w:szCs w:val="22"/>
        </w:rPr>
        <w:t>대주에게</w:t>
      </w:r>
      <w:r w:rsidRPr="008B09DF">
        <w:rPr>
          <w:rFonts w:ascii="Times New Roman"/>
          <w:kern w:val="0"/>
          <w:sz w:val="22"/>
          <w:szCs w:val="22"/>
        </w:rPr>
        <w:t xml:space="preserve"> </w:t>
      </w:r>
      <w:r w:rsidRPr="008B09DF">
        <w:rPr>
          <w:rFonts w:ascii="Times New Roman"/>
          <w:kern w:val="0"/>
          <w:sz w:val="22"/>
          <w:szCs w:val="22"/>
        </w:rPr>
        <w:t>서면으로</w:t>
      </w:r>
      <w:r w:rsidRPr="008B09DF">
        <w:rPr>
          <w:rFonts w:ascii="Times New Roman"/>
          <w:kern w:val="0"/>
          <w:sz w:val="22"/>
          <w:szCs w:val="22"/>
        </w:rPr>
        <w:t xml:space="preserve"> </w:t>
      </w:r>
      <w:r w:rsidRPr="008B09DF">
        <w:rPr>
          <w:rFonts w:ascii="Times New Roman"/>
          <w:kern w:val="0"/>
          <w:sz w:val="22"/>
          <w:szCs w:val="22"/>
        </w:rPr>
        <w:t>통지한다</w:t>
      </w:r>
      <w:r w:rsidRPr="008B09DF">
        <w:rPr>
          <w:rFonts w:ascii="Times New Roman"/>
          <w:kern w:val="0"/>
          <w:sz w:val="22"/>
          <w:szCs w:val="22"/>
        </w:rPr>
        <w:t>.</w:t>
      </w:r>
    </w:p>
    <w:p w14:paraId="00AA4C67" w14:textId="77777777" w:rsidR="00EF08C4" w:rsidRDefault="00EF08C4" w:rsidP="008B24EF">
      <w:pPr>
        <w:tabs>
          <w:tab w:val="left" w:pos="400"/>
        </w:tabs>
        <w:adjustRightInd w:val="0"/>
        <w:snapToGrid w:val="0"/>
        <w:spacing w:line="400" w:lineRule="exact"/>
        <w:rPr>
          <w:rFonts w:ascii="Times New Roman"/>
          <w:snapToGrid w:val="0"/>
          <w:kern w:val="0"/>
          <w:sz w:val="22"/>
          <w:szCs w:val="22"/>
        </w:rPr>
      </w:pPr>
    </w:p>
    <w:p w14:paraId="5058E2B0" w14:textId="122DA90A" w:rsidR="00915E9A" w:rsidRPr="001E61DB" w:rsidRDefault="00915E9A" w:rsidP="001E61DB">
      <w:pPr>
        <w:numPr>
          <w:ilvl w:val="0"/>
          <w:numId w:val="78"/>
        </w:numPr>
        <w:adjustRightInd w:val="0"/>
        <w:snapToGrid w:val="0"/>
        <w:spacing w:line="400" w:lineRule="exact"/>
        <w:rPr>
          <w:rFonts w:ascii="Times New Roman"/>
          <w:kern w:val="0"/>
          <w:sz w:val="22"/>
          <w:szCs w:val="22"/>
        </w:rPr>
      </w:pPr>
      <w:r w:rsidRPr="001E61DB">
        <w:rPr>
          <w:rFonts w:ascii="Times New Roman" w:hint="eastAsia"/>
          <w:kern w:val="0"/>
          <w:sz w:val="22"/>
          <w:szCs w:val="22"/>
        </w:rPr>
        <w:t>차주는</w:t>
      </w:r>
      <w:r w:rsidRPr="001E61DB">
        <w:rPr>
          <w:rFonts w:ascii="Times New Roman"/>
          <w:kern w:val="0"/>
          <w:sz w:val="22"/>
          <w:szCs w:val="22"/>
        </w:rPr>
        <w:t xml:space="preserve"> </w:t>
      </w:r>
      <w:r w:rsidRPr="001E61DB">
        <w:rPr>
          <w:rFonts w:ascii="Times New Roman" w:hint="eastAsia"/>
          <w:kern w:val="0"/>
          <w:sz w:val="22"/>
          <w:szCs w:val="22"/>
        </w:rPr>
        <w:t>대주의</w:t>
      </w:r>
      <w:r w:rsidRPr="001E61DB">
        <w:rPr>
          <w:rFonts w:ascii="Times New Roman"/>
          <w:kern w:val="0"/>
          <w:sz w:val="22"/>
          <w:szCs w:val="22"/>
        </w:rPr>
        <w:t xml:space="preserve"> </w:t>
      </w:r>
      <w:r w:rsidRPr="001E61DB">
        <w:rPr>
          <w:rFonts w:ascii="Times New Roman" w:hint="eastAsia"/>
          <w:kern w:val="0"/>
          <w:sz w:val="22"/>
          <w:szCs w:val="22"/>
        </w:rPr>
        <w:t>사전</w:t>
      </w:r>
      <w:r w:rsidRPr="001E61DB">
        <w:rPr>
          <w:rFonts w:ascii="Times New Roman"/>
          <w:kern w:val="0"/>
          <w:sz w:val="22"/>
          <w:szCs w:val="22"/>
        </w:rPr>
        <w:t xml:space="preserve"> </w:t>
      </w:r>
      <w:r w:rsidRPr="001E61DB">
        <w:rPr>
          <w:rFonts w:ascii="Times New Roman" w:hint="eastAsia"/>
          <w:kern w:val="0"/>
          <w:sz w:val="22"/>
          <w:szCs w:val="22"/>
        </w:rPr>
        <w:t>서면동의</w:t>
      </w:r>
      <w:r w:rsidRPr="001E61DB">
        <w:rPr>
          <w:rFonts w:ascii="Times New Roman"/>
          <w:kern w:val="0"/>
          <w:sz w:val="22"/>
          <w:szCs w:val="22"/>
        </w:rPr>
        <w:t xml:space="preserve"> </w:t>
      </w:r>
      <w:r w:rsidRPr="001E61DB">
        <w:rPr>
          <w:rFonts w:ascii="Times New Roman" w:hint="eastAsia"/>
          <w:kern w:val="0"/>
          <w:sz w:val="22"/>
          <w:szCs w:val="22"/>
        </w:rPr>
        <w:t>없이</w:t>
      </w:r>
      <w:r w:rsidRPr="001E61DB">
        <w:rPr>
          <w:rFonts w:ascii="Times New Roman"/>
          <w:kern w:val="0"/>
          <w:sz w:val="22"/>
          <w:szCs w:val="22"/>
        </w:rPr>
        <w:t xml:space="preserve"> </w:t>
      </w:r>
      <w:r w:rsidRPr="001E61DB">
        <w:rPr>
          <w:rFonts w:ascii="Times New Roman" w:hint="eastAsia"/>
          <w:kern w:val="0"/>
          <w:sz w:val="22"/>
          <w:szCs w:val="22"/>
        </w:rPr>
        <w:t>자산관리회사</w:t>
      </w:r>
      <w:r w:rsidRPr="001E61DB">
        <w:rPr>
          <w:rFonts w:ascii="Times New Roman"/>
          <w:kern w:val="0"/>
          <w:sz w:val="22"/>
          <w:szCs w:val="22"/>
        </w:rPr>
        <w:t xml:space="preserve"> </w:t>
      </w:r>
      <w:r w:rsidRPr="001E61DB">
        <w:rPr>
          <w:rFonts w:ascii="Times New Roman" w:hint="eastAsia"/>
          <w:kern w:val="0"/>
          <w:sz w:val="22"/>
          <w:szCs w:val="22"/>
        </w:rPr>
        <w:t>또는</w:t>
      </w:r>
      <w:r w:rsidRPr="001E61DB">
        <w:rPr>
          <w:rFonts w:ascii="Times New Roman"/>
          <w:kern w:val="0"/>
          <w:sz w:val="22"/>
          <w:szCs w:val="22"/>
        </w:rPr>
        <w:t xml:space="preserve"> </w:t>
      </w:r>
      <w:r w:rsidRPr="001E61DB">
        <w:rPr>
          <w:rFonts w:ascii="Times New Roman" w:hint="eastAsia"/>
          <w:kern w:val="0"/>
          <w:sz w:val="22"/>
          <w:szCs w:val="22"/>
        </w:rPr>
        <w:t>자산보관계약의</w:t>
      </w:r>
      <w:r w:rsidRPr="001E61DB">
        <w:rPr>
          <w:rFonts w:ascii="Times New Roman"/>
          <w:kern w:val="0"/>
          <w:sz w:val="22"/>
          <w:szCs w:val="22"/>
        </w:rPr>
        <w:t xml:space="preserve"> </w:t>
      </w:r>
      <w:r w:rsidRPr="001E61DB">
        <w:rPr>
          <w:rFonts w:ascii="Times New Roman" w:hint="eastAsia"/>
          <w:kern w:val="0"/>
          <w:sz w:val="22"/>
          <w:szCs w:val="22"/>
        </w:rPr>
        <w:t>수탁자를</w:t>
      </w:r>
      <w:r w:rsidRPr="001E61DB">
        <w:rPr>
          <w:rFonts w:ascii="Times New Roman"/>
          <w:kern w:val="0"/>
          <w:sz w:val="22"/>
          <w:szCs w:val="22"/>
        </w:rPr>
        <w:t xml:space="preserve"> </w:t>
      </w:r>
      <w:r w:rsidRPr="001E61DB">
        <w:rPr>
          <w:rFonts w:ascii="Times New Roman" w:hint="eastAsia"/>
          <w:kern w:val="0"/>
          <w:sz w:val="22"/>
          <w:szCs w:val="22"/>
        </w:rPr>
        <w:t>변경할</w:t>
      </w:r>
      <w:r w:rsidRPr="001E61DB">
        <w:rPr>
          <w:rFonts w:ascii="Times New Roman"/>
          <w:kern w:val="0"/>
          <w:sz w:val="22"/>
          <w:szCs w:val="22"/>
        </w:rPr>
        <w:t xml:space="preserve"> </w:t>
      </w:r>
      <w:r w:rsidRPr="001E61DB">
        <w:rPr>
          <w:rFonts w:ascii="Times New Roman" w:hint="eastAsia"/>
          <w:kern w:val="0"/>
          <w:sz w:val="22"/>
          <w:szCs w:val="22"/>
        </w:rPr>
        <w:t>수</w:t>
      </w:r>
      <w:r w:rsidRPr="001E61DB">
        <w:rPr>
          <w:rFonts w:ascii="Times New Roman"/>
          <w:kern w:val="0"/>
          <w:sz w:val="22"/>
          <w:szCs w:val="22"/>
        </w:rPr>
        <w:t xml:space="preserve"> </w:t>
      </w:r>
      <w:r w:rsidRPr="001E61DB">
        <w:rPr>
          <w:rFonts w:ascii="Times New Roman" w:hint="eastAsia"/>
          <w:kern w:val="0"/>
          <w:sz w:val="22"/>
          <w:szCs w:val="22"/>
        </w:rPr>
        <w:t>없다</w:t>
      </w:r>
      <w:r w:rsidRPr="001E61DB">
        <w:rPr>
          <w:rFonts w:ascii="Times New Roman"/>
          <w:kern w:val="0"/>
          <w:sz w:val="22"/>
          <w:szCs w:val="22"/>
        </w:rPr>
        <w:t xml:space="preserve">. </w:t>
      </w:r>
    </w:p>
    <w:p w14:paraId="2767162E" w14:textId="77777777" w:rsidR="00915E9A" w:rsidRPr="00915E9A" w:rsidRDefault="00915E9A" w:rsidP="008B24EF">
      <w:pPr>
        <w:tabs>
          <w:tab w:val="left" w:pos="400"/>
        </w:tabs>
        <w:adjustRightInd w:val="0"/>
        <w:snapToGrid w:val="0"/>
        <w:spacing w:line="400" w:lineRule="exact"/>
        <w:rPr>
          <w:rFonts w:ascii="Times New Roman"/>
          <w:snapToGrid w:val="0"/>
          <w:kern w:val="0"/>
          <w:sz w:val="22"/>
          <w:szCs w:val="22"/>
        </w:rPr>
      </w:pPr>
    </w:p>
    <w:p w14:paraId="06CDBC74" w14:textId="77777777" w:rsidR="00EF08C4" w:rsidRPr="00413874" w:rsidRDefault="00700DAA"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847" w:name="_Toc191645680"/>
      <w:bookmarkStart w:id="848" w:name="_Toc240898103"/>
      <w:bookmarkStart w:id="849" w:name="_Toc242777988"/>
      <w:r w:rsidRPr="00413874">
        <w:rPr>
          <w:rFonts w:ascii="Times New Roman" w:eastAsia="바탕" w:hAnsi="Times New Roman"/>
          <w:snapToGrid w:val="0"/>
          <w:kern w:val="0"/>
          <w:sz w:val="22"/>
          <w:szCs w:val="22"/>
        </w:rPr>
        <w:t>중대한</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부정적</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영향</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초래행위</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847"/>
      <w:bookmarkEnd w:id="848"/>
      <w:bookmarkEnd w:id="849"/>
    </w:p>
    <w:p w14:paraId="1DC35987" w14:textId="77777777" w:rsidR="00EF08C4" w:rsidRPr="00413874" w:rsidRDefault="00EF08C4" w:rsidP="008B24EF">
      <w:pPr>
        <w:tabs>
          <w:tab w:val="left" w:pos="400"/>
        </w:tabs>
        <w:adjustRightInd w:val="0"/>
        <w:snapToGrid w:val="0"/>
        <w:spacing w:line="400" w:lineRule="exact"/>
        <w:rPr>
          <w:rFonts w:ascii="Times New Roman"/>
          <w:snapToGrid w:val="0"/>
          <w:kern w:val="0"/>
          <w:sz w:val="22"/>
          <w:szCs w:val="22"/>
        </w:rPr>
      </w:pPr>
    </w:p>
    <w:p w14:paraId="6A4E4A09" w14:textId="77777777" w:rsidR="00700DAA" w:rsidRPr="00413874" w:rsidRDefault="00700DA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사업이나</w:t>
      </w:r>
      <w:r w:rsidRPr="00413874">
        <w:rPr>
          <w:rFonts w:ascii="Times New Roman"/>
          <w:kern w:val="0"/>
          <w:sz w:val="22"/>
          <w:szCs w:val="22"/>
        </w:rPr>
        <w:t xml:space="preserve"> </w:t>
      </w:r>
      <w:r w:rsidRPr="00413874">
        <w:rPr>
          <w:rFonts w:ascii="Times New Roman"/>
          <w:kern w:val="0"/>
          <w:sz w:val="22"/>
          <w:szCs w:val="22"/>
        </w:rPr>
        <w:t>활동을</w:t>
      </w:r>
      <w:r w:rsidRPr="00413874">
        <w:rPr>
          <w:rFonts w:ascii="Times New Roman"/>
          <w:kern w:val="0"/>
          <w:sz w:val="22"/>
          <w:szCs w:val="22"/>
        </w:rPr>
        <w:t xml:space="preserve"> </w:t>
      </w:r>
      <w:r w:rsidRPr="00413874">
        <w:rPr>
          <w:rFonts w:ascii="Times New Roman"/>
          <w:kern w:val="0"/>
          <w:sz w:val="22"/>
          <w:szCs w:val="22"/>
        </w:rPr>
        <w:t>영위하여서는</w:t>
      </w:r>
      <w:r w:rsidRPr="00413874">
        <w:rPr>
          <w:rFonts w:ascii="Times New Roman"/>
          <w:kern w:val="0"/>
          <w:sz w:val="22"/>
          <w:szCs w:val="22"/>
        </w:rPr>
        <w:t xml:space="preserve"> </w:t>
      </w:r>
      <w:r w:rsidRPr="00413874">
        <w:rPr>
          <w:rFonts w:ascii="Times New Roman"/>
          <w:kern w:val="0"/>
          <w:sz w:val="22"/>
          <w:szCs w:val="22"/>
        </w:rPr>
        <w:t>아니되고</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계약을</w:t>
      </w:r>
      <w:r w:rsidRPr="00413874">
        <w:rPr>
          <w:rFonts w:ascii="Times New Roman"/>
          <w:kern w:val="0"/>
          <w:sz w:val="22"/>
          <w:szCs w:val="22"/>
        </w:rPr>
        <w:t xml:space="preserve"> </w:t>
      </w:r>
      <w:r w:rsidRPr="00413874">
        <w:rPr>
          <w:rFonts w:ascii="Times New Roman"/>
          <w:kern w:val="0"/>
          <w:sz w:val="22"/>
          <w:szCs w:val="22"/>
        </w:rPr>
        <w:t>체결</w:t>
      </w:r>
      <w:r w:rsidR="00057412"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이행하여서는</w:t>
      </w:r>
      <w:r w:rsidRPr="00413874">
        <w:rPr>
          <w:rFonts w:ascii="Times New Roman"/>
          <w:kern w:val="0"/>
          <w:sz w:val="22"/>
          <w:szCs w:val="22"/>
        </w:rPr>
        <w:t xml:space="preserve"> </w:t>
      </w:r>
      <w:r w:rsidRPr="00413874">
        <w:rPr>
          <w:rFonts w:ascii="Times New Roman"/>
          <w:kern w:val="0"/>
          <w:sz w:val="22"/>
          <w:szCs w:val="22"/>
        </w:rPr>
        <w:t>아니된다</w:t>
      </w:r>
      <w:r w:rsidRPr="00413874">
        <w:rPr>
          <w:rFonts w:ascii="Times New Roman"/>
          <w:kern w:val="0"/>
          <w:sz w:val="22"/>
          <w:szCs w:val="22"/>
        </w:rPr>
        <w:t xml:space="preserve">. </w:t>
      </w:r>
    </w:p>
    <w:p w14:paraId="1C643523" w14:textId="77777777" w:rsidR="002E12E9" w:rsidRPr="00413874" w:rsidRDefault="002E12E9" w:rsidP="00C632F2">
      <w:pPr>
        <w:tabs>
          <w:tab w:val="left" w:pos="400"/>
        </w:tabs>
        <w:adjustRightInd w:val="0"/>
        <w:snapToGrid w:val="0"/>
        <w:spacing w:line="400" w:lineRule="exact"/>
        <w:rPr>
          <w:rFonts w:ascii="Times New Roman"/>
          <w:kern w:val="0"/>
          <w:sz w:val="22"/>
          <w:szCs w:val="22"/>
        </w:rPr>
      </w:pPr>
    </w:p>
    <w:p w14:paraId="1019D272" w14:textId="43B0BE5A" w:rsidR="00C632F2" w:rsidRPr="00413874" w:rsidRDefault="00C632F2"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850" w:name="_Toc191645682"/>
      <w:bookmarkStart w:id="851" w:name="_Toc240898104"/>
      <w:bookmarkStart w:id="852" w:name="_Toc242777989"/>
      <w:r w:rsidRPr="00413874">
        <w:rPr>
          <w:rFonts w:ascii="Times New Roman" w:eastAsia="바탕" w:hAnsi="Times New Roman"/>
          <w:snapToGrid w:val="0"/>
          <w:kern w:val="0"/>
          <w:sz w:val="22"/>
          <w:szCs w:val="22"/>
        </w:rPr>
        <w:t>이자지급력지수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유지</w:t>
      </w:r>
      <w:r w:rsidR="00851F0F"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의무</w:t>
      </w:r>
      <w:bookmarkEnd w:id="850"/>
      <w:bookmarkEnd w:id="851"/>
      <w:bookmarkEnd w:id="852"/>
    </w:p>
    <w:p w14:paraId="49AB0EB2" w14:textId="77777777" w:rsidR="00C632F2" w:rsidRPr="00413874" w:rsidRDefault="00C632F2" w:rsidP="00C632F2">
      <w:pPr>
        <w:tabs>
          <w:tab w:val="left" w:pos="400"/>
        </w:tabs>
        <w:adjustRightInd w:val="0"/>
        <w:snapToGrid w:val="0"/>
        <w:spacing w:line="400" w:lineRule="exact"/>
        <w:rPr>
          <w:rFonts w:ascii="Times New Roman"/>
          <w:snapToGrid w:val="0"/>
          <w:kern w:val="0"/>
          <w:sz w:val="22"/>
          <w:szCs w:val="22"/>
        </w:rPr>
      </w:pPr>
    </w:p>
    <w:p w14:paraId="425F8DBE" w14:textId="1A2EA044" w:rsidR="00C632F2" w:rsidRPr="00413874" w:rsidRDefault="006F7DA3" w:rsidP="00C632F2">
      <w:pPr>
        <w:tabs>
          <w:tab w:val="left" w:pos="400"/>
        </w:tabs>
        <w:adjustRightInd w:val="0"/>
        <w:snapToGrid w:val="0"/>
        <w:spacing w:line="400" w:lineRule="exact"/>
        <w:rPr>
          <w:rFonts w:ascii="Times New Roman"/>
          <w:kern w:val="0"/>
          <w:sz w:val="22"/>
          <w:szCs w:val="22"/>
        </w:rPr>
      </w:pPr>
      <w:r w:rsidRPr="006F7DA3">
        <w:rPr>
          <w:rFonts w:ascii="Times New Roman"/>
          <w:kern w:val="0"/>
          <w:sz w:val="22"/>
          <w:szCs w:val="22"/>
        </w:rPr>
        <w:t>차주는</w:t>
      </w:r>
      <w:r w:rsidRPr="006F7DA3">
        <w:rPr>
          <w:rFonts w:ascii="Times New Roman"/>
          <w:kern w:val="0"/>
          <w:sz w:val="22"/>
          <w:szCs w:val="22"/>
        </w:rPr>
        <w:t xml:space="preserve"> Tranche A </w:t>
      </w:r>
      <w:r w:rsidRPr="006F7DA3">
        <w:rPr>
          <w:rFonts w:ascii="Times New Roman"/>
          <w:kern w:val="0"/>
          <w:sz w:val="22"/>
          <w:szCs w:val="22"/>
        </w:rPr>
        <w:t>이자지급력지수</w:t>
      </w:r>
      <w:r w:rsidRPr="006F7DA3">
        <w:rPr>
          <w:rFonts w:ascii="Times New Roman"/>
          <w:kern w:val="0"/>
          <w:sz w:val="22"/>
          <w:szCs w:val="22"/>
        </w:rPr>
        <w:t xml:space="preserve"> </w:t>
      </w:r>
      <w:r w:rsidRPr="006F7DA3">
        <w:rPr>
          <w:rFonts w:ascii="Times New Roman"/>
          <w:kern w:val="0"/>
          <w:sz w:val="22"/>
          <w:szCs w:val="22"/>
        </w:rPr>
        <w:t>유지의무</w:t>
      </w:r>
      <w:r w:rsidRPr="006F7DA3">
        <w:rPr>
          <w:rFonts w:ascii="Times New Roman"/>
          <w:kern w:val="0"/>
          <w:sz w:val="22"/>
          <w:szCs w:val="22"/>
        </w:rPr>
        <w:t xml:space="preserve"> </w:t>
      </w:r>
      <w:r w:rsidRPr="006F7DA3">
        <w:rPr>
          <w:rFonts w:ascii="Times New Roman"/>
          <w:kern w:val="0"/>
          <w:sz w:val="22"/>
          <w:szCs w:val="22"/>
        </w:rPr>
        <w:t>및</w:t>
      </w:r>
      <w:r w:rsidRPr="006F7DA3">
        <w:rPr>
          <w:rFonts w:ascii="Times New Roman"/>
          <w:kern w:val="0"/>
          <w:sz w:val="22"/>
          <w:szCs w:val="22"/>
        </w:rPr>
        <w:t xml:space="preserve"> Tranche B </w:t>
      </w:r>
      <w:r w:rsidRPr="006F7DA3">
        <w:rPr>
          <w:rFonts w:ascii="Times New Roman"/>
          <w:kern w:val="0"/>
          <w:sz w:val="22"/>
          <w:szCs w:val="22"/>
        </w:rPr>
        <w:t>이자지급력지수</w:t>
      </w:r>
      <w:r w:rsidRPr="006F7DA3">
        <w:rPr>
          <w:rFonts w:ascii="Times New Roman"/>
          <w:kern w:val="0"/>
          <w:sz w:val="22"/>
          <w:szCs w:val="22"/>
        </w:rPr>
        <w:t xml:space="preserve"> </w:t>
      </w:r>
      <w:r w:rsidRPr="006F7DA3">
        <w:rPr>
          <w:rFonts w:ascii="Times New Roman"/>
          <w:kern w:val="0"/>
          <w:sz w:val="22"/>
          <w:szCs w:val="22"/>
        </w:rPr>
        <w:t>유지의무를</w:t>
      </w:r>
      <w:r w:rsidRPr="006F7DA3">
        <w:rPr>
          <w:rFonts w:ascii="Times New Roman"/>
          <w:kern w:val="0"/>
          <w:sz w:val="22"/>
          <w:szCs w:val="22"/>
        </w:rPr>
        <w:t xml:space="preserve"> </w:t>
      </w:r>
      <w:r w:rsidRPr="006F7DA3">
        <w:rPr>
          <w:rFonts w:ascii="Times New Roman"/>
          <w:kern w:val="0"/>
          <w:sz w:val="22"/>
          <w:szCs w:val="22"/>
        </w:rPr>
        <w:t>각각</w:t>
      </w:r>
      <w:r w:rsidRPr="006F7DA3">
        <w:rPr>
          <w:rFonts w:ascii="Times New Roman"/>
          <w:kern w:val="0"/>
          <w:sz w:val="22"/>
          <w:szCs w:val="22"/>
        </w:rPr>
        <w:t xml:space="preserve"> </w:t>
      </w:r>
      <w:r w:rsidRPr="006F7DA3">
        <w:rPr>
          <w:rFonts w:ascii="Times New Roman"/>
          <w:kern w:val="0"/>
          <w:sz w:val="22"/>
          <w:szCs w:val="22"/>
        </w:rPr>
        <w:t>준수하여야</w:t>
      </w:r>
      <w:r w:rsidRPr="006F7DA3">
        <w:rPr>
          <w:rFonts w:ascii="Times New Roman"/>
          <w:kern w:val="0"/>
          <w:sz w:val="22"/>
          <w:szCs w:val="22"/>
        </w:rPr>
        <w:t xml:space="preserve"> </w:t>
      </w:r>
      <w:r w:rsidRPr="006F7DA3">
        <w:rPr>
          <w:rFonts w:ascii="Times New Roman"/>
          <w:kern w:val="0"/>
          <w:sz w:val="22"/>
          <w:szCs w:val="22"/>
        </w:rPr>
        <w:t>하고</w:t>
      </w:r>
      <w:r w:rsidRPr="006F7DA3">
        <w:rPr>
          <w:rFonts w:ascii="Times New Roman"/>
          <w:kern w:val="0"/>
          <w:sz w:val="22"/>
          <w:szCs w:val="22"/>
        </w:rPr>
        <w:t xml:space="preserve">, </w:t>
      </w:r>
      <w:r w:rsidRPr="006F7DA3">
        <w:rPr>
          <w:rFonts w:ascii="Times New Roman"/>
          <w:kern w:val="0"/>
          <w:sz w:val="22"/>
          <w:szCs w:val="22"/>
        </w:rPr>
        <w:t>각</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w:t>
      </w:r>
      <w:r w:rsidRPr="006F7DA3">
        <w:rPr>
          <w:rFonts w:ascii="Times New Roman"/>
          <w:kern w:val="0"/>
          <w:sz w:val="22"/>
          <w:szCs w:val="22"/>
        </w:rPr>
        <w:t>의무를</w:t>
      </w:r>
      <w:r w:rsidRPr="006F7DA3">
        <w:rPr>
          <w:rFonts w:ascii="Times New Roman"/>
          <w:kern w:val="0"/>
          <w:sz w:val="22"/>
          <w:szCs w:val="22"/>
        </w:rPr>
        <w:t xml:space="preserve"> </w:t>
      </w:r>
      <w:r w:rsidRPr="006F7DA3">
        <w:rPr>
          <w:rFonts w:ascii="Times New Roman"/>
          <w:kern w:val="0"/>
          <w:sz w:val="22"/>
          <w:szCs w:val="22"/>
        </w:rPr>
        <w:t>준수하지</w:t>
      </w:r>
      <w:r w:rsidRPr="006F7DA3">
        <w:rPr>
          <w:rFonts w:ascii="Times New Roman"/>
          <w:kern w:val="0"/>
          <w:sz w:val="22"/>
          <w:szCs w:val="22"/>
        </w:rPr>
        <w:t xml:space="preserve"> </w:t>
      </w:r>
      <w:r w:rsidRPr="006F7DA3">
        <w:rPr>
          <w:rFonts w:ascii="Times New Roman"/>
          <w:kern w:val="0"/>
          <w:sz w:val="22"/>
          <w:szCs w:val="22"/>
        </w:rPr>
        <w:t>못하는</w:t>
      </w:r>
      <w:r w:rsidRPr="006F7DA3">
        <w:rPr>
          <w:rFonts w:ascii="Times New Roman"/>
          <w:kern w:val="0"/>
          <w:sz w:val="22"/>
          <w:szCs w:val="22"/>
        </w:rPr>
        <w:t xml:space="preserve"> </w:t>
      </w:r>
      <w:r w:rsidRPr="006F7DA3">
        <w:rPr>
          <w:rFonts w:ascii="Times New Roman"/>
          <w:kern w:val="0"/>
          <w:sz w:val="22"/>
          <w:szCs w:val="22"/>
        </w:rPr>
        <w:t>경우에는</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8</w:t>
      </w:r>
      <w:r w:rsidRPr="006F7DA3">
        <w:rPr>
          <w:rFonts w:ascii="Times New Roman"/>
          <w:kern w:val="0"/>
          <w:sz w:val="22"/>
          <w:szCs w:val="22"/>
        </w:rPr>
        <w:t>조</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5</w:t>
      </w:r>
      <w:r w:rsidRPr="006F7DA3">
        <w:rPr>
          <w:rFonts w:ascii="Times New Roman"/>
          <w:kern w:val="0"/>
          <w:sz w:val="22"/>
          <w:szCs w:val="22"/>
        </w:rPr>
        <w:t>항에서</w:t>
      </w:r>
      <w:r w:rsidRPr="006F7DA3">
        <w:rPr>
          <w:rFonts w:ascii="Times New Roman"/>
          <w:kern w:val="0"/>
          <w:sz w:val="22"/>
          <w:szCs w:val="22"/>
        </w:rPr>
        <w:t xml:space="preserve"> </w:t>
      </w:r>
      <w:r w:rsidRPr="006F7DA3">
        <w:rPr>
          <w:rFonts w:ascii="Times New Roman"/>
          <w:kern w:val="0"/>
          <w:sz w:val="22"/>
          <w:szCs w:val="22"/>
        </w:rPr>
        <w:t>정하는</w:t>
      </w:r>
      <w:r w:rsidRPr="006F7DA3">
        <w:rPr>
          <w:rFonts w:ascii="Times New Roman"/>
          <w:kern w:val="0"/>
          <w:sz w:val="22"/>
          <w:szCs w:val="22"/>
        </w:rPr>
        <w:t xml:space="preserve"> </w:t>
      </w:r>
      <w:r w:rsidRPr="006F7DA3">
        <w:rPr>
          <w:rFonts w:ascii="Times New Roman"/>
          <w:kern w:val="0"/>
          <w:sz w:val="22"/>
          <w:szCs w:val="22"/>
        </w:rPr>
        <w:t>바에</w:t>
      </w:r>
      <w:r w:rsidRPr="006F7DA3">
        <w:rPr>
          <w:rFonts w:ascii="Times New Roman"/>
          <w:kern w:val="0"/>
          <w:sz w:val="22"/>
          <w:szCs w:val="22"/>
        </w:rPr>
        <w:t xml:space="preserve"> </w:t>
      </w:r>
      <w:r w:rsidRPr="006F7DA3">
        <w:rPr>
          <w:rFonts w:ascii="Times New Roman"/>
          <w:kern w:val="0"/>
          <w:sz w:val="22"/>
          <w:szCs w:val="22"/>
        </w:rPr>
        <w:t>따라</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Tranche</w:t>
      </w:r>
      <w:r w:rsidRPr="006F7DA3">
        <w:rPr>
          <w:rFonts w:ascii="Times New Roman"/>
          <w:kern w:val="0"/>
          <w:sz w:val="22"/>
          <w:szCs w:val="22"/>
        </w:rPr>
        <w:t>의</w:t>
      </w:r>
      <w:r w:rsidRPr="006F7DA3">
        <w:rPr>
          <w:rFonts w:ascii="Times New Roman"/>
          <w:kern w:val="0"/>
          <w:sz w:val="22"/>
          <w:szCs w:val="22"/>
        </w:rPr>
        <w:t xml:space="preserve"> </w:t>
      </w:r>
      <w:r w:rsidRPr="006F7DA3">
        <w:rPr>
          <w:rFonts w:ascii="Times New Roman"/>
          <w:kern w:val="0"/>
          <w:sz w:val="22"/>
          <w:szCs w:val="22"/>
        </w:rPr>
        <w:t>이자유보금을</w:t>
      </w:r>
      <w:r w:rsidRPr="006F7DA3">
        <w:rPr>
          <w:rFonts w:ascii="Times New Roman"/>
          <w:kern w:val="0"/>
          <w:sz w:val="22"/>
          <w:szCs w:val="22"/>
        </w:rPr>
        <w:t xml:space="preserve"> </w:t>
      </w:r>
      <w:r w:rsidRPr="006F7DA3">
        <w:rPr>
          <w:rFonts w:ascii="Times New Roman"/>
          <w:kern w:val="0"/>
          <w:sz w:val="22"/>
          <w:szCs w:val="22"/>
        </w:rPr>
        <w:t>유보하여야</w:t>
      </w:r>
      <w:r w:rsidRPr="006F7DA3">
        <w:rPr>
          <w:rFonts w:ascii="Times New Roman"/>
          <w:kern w:val="0"/>
          <w:sz w:val="22"/>
          <w:szCs w:val="22"/>
        </w:rPr>
        <w:t xml:space="preserve"> </w:t>
      </w:r>
      <w:r w:rsidRPr="006F7DA3">
        <w:rPr>
          <w:rFonts w:ascii="Times New Roman"/>
          <w:kern w:val="0"/>
          <w:sz w:val="22"/>
          <w:szCs w:val="22"/>
        </w:rPr>
        <w:t>한다</w:t>
      </w:r>
      <w:r w:rsidRPr="006F7DA3">
        <w:rPr>
          <w:rFonts w:ascii="Times New Roman"/>
          <w:kern w:val="0"/>
          <w:sz w:val="22"/>
          <w:szCs w:val="22"/>
        </w:rPr>
        <w:t>.</w:t>
      </w:r>
      <w:r w:rsidRPr="006F7DA3" w:rsidDel="006F7DA3">
        <w:rPr>
          <w:rFonts w:ascii="Times New Roman"/>
          <w:kern w:val="0"/>
          <w:sz w:val="22"/>
          <w:szCs w:val="22"/>
        </w:rPr>
        <w:t xml:space="preserve"> </w:t>
      </w:r>
    </w:p>
    <w:p w14:paraId="46F9BACB" w14:textId="77777777" w:rsidR="008F44B5" w:rsidRDefault="008F44B5" w:rsidP="008B24EF">
      <w:pPr>
        <w:tabs>
          <w:tab w:val="left" w:pos="400"/>
        </w:tabs>
        <w:adjustRightInd w:val="0"/>
        <w:snapToGrid w:val="0"/>
        <w:spacing w:line="400" w:lineRule="exact"/>
        <w:rPr>
          <w:rFonts w:ascii="Times New Roman"/>
          <w:snapToGrid w:val="0"/>
          <w:kern w:val="0"/>
          <w:sz w:val="22"/>
          <w:szCs w:val="22"/>
        </w:rPr>
      </w:pPr>
    </w:p>
    <w:p w14:paraId="3A8A1A41" w14:textId="735D75FD" w:rsidR="001755B2" w:rsidRPr="001755B2" w:rsidRDefault="001755B2" w:rsidP="001755B2">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853" w:name="_Toc240898105"/>
      <w:bookmarkStart w:id="854" w:name="_Toc242777990"/>
      <w:r w:rsidRPr="001755B2">
        <w:rPr>
          <w:rFonts w:ascii="Times New Roman" w:eastAsia="바탕" w:hAnsi="Times New Roman" w:hint="eastAsia"/>
          <w:snapToGrid w:val="0"/>
          <w:kern w:val="0"/>
          <w:sz w:val="22"/>
          <w:szCs w:val="22"/>
        </w:rPr>
        <w:t>대출금의</w:t>
      </w:r>
      <w:r w:rsidRPr="001755B2">
        <w:rPr>
          <w:rFonts w:ascii="Times New Roman" w:eastAsia="바탕" w:hAnsi="Times New Roman" w:hint="eastAsia"/>
          <w:snapToGrid w:val="0"/>
          <w:kern w:val="0"/>
          <w:sz w:val="22"/>
          <w:szCs w:val="22"/>
        </w:rPr>
        <w:t xml:space="preserve"> </w:t>
      </w:r>
      <w:r w:rsidRPr="001755B2">
        <w:rPr>
          <w:rFonts w:ascii="Times New Roman" w:eastAsia="바탕" w:hAnsi="Times New Roman" w:hint="eastAsia"/>
          <w:snapToGrid w:val="0"/>
          <w:kern w:val="0"/>
          <w:sz w:val="22"/>
          <w:szCs w:val="22"/>
        </w:rPr>
        <w:t>상환</w:t>
      </w:r>
      <w:r w:rsidRPr="001755B2">
        <w:rPr>
          <w:rFonts w:ascii="Times New Roman" w:eastAsia="바탕" w:hAnsi="Times New Roman" w:hint="eastAsia"/>
          <w:snapToGrid w:val="0"/>
          <w:kern w:val="0"/>
          <w:sz w:val="22"/>
          <w:szCs w:val="22"/>
        </w:rPr>
        <w:t>(</w:t>
      </w:r>
      <w:r w:rsidRPr="001755B2">
        <w:rPr>
          <w:rFonts w:ascii="Times New Roman" w:eastAsia="바탕" w:hAnsi="Times New Roman" w:hint="eastAsia"/>
          <w:snapToGrid w:val="0"/>
          <w:kern w:val="0"/>
          <w:sz w:val="22"/>
          <w:szCs w:val="22"/>
        </w:rPr>
        <w:t>리파이낸싱</w:t>
      </w:r>
      <w:r w:rsidRPr="001755B2">
        <w:rPr>
          <w:rFonts w:ascii="Times New Roman" w:eastAsia="바탕" w:hAnsi="Times New Roman" w:hint="eastAsia"/>
          <w:snapToGrid w:val="0"/>
          <w:kern w:val="0"/>
          <w:sz w:val="22"/>
          <w:szCs w:val="22"/>
        </w:rPr>
        <w:t>)</w:t>
      </w:r>
      <w:bookmarkEnd w:id="853"/>
      <w:bookmarkEnd w:id="854"/>
    </w:p>
    <w:p w14:paraId="6DA28673" w14:textId="77777777" w:rsidR="001755B2" w:rsidRPr="001755B2" w:rsidRDefault="001755B2" w:rsidP="001755B2">
      <w:pPr>
        <w:tabs>
          <w:tab w:val="left" w:pos="400"/>
        </w:tabs>
        <w:adjustRightInd w:val="0"/>
        <w:snapToGrid w:val="0"/>
        <w:spacing w:line="400" w:lineRule="exact"/>
        <w:rPr>
          <w:rFonts w:ascii="Times New Roman"/>
          <w:snapToGrid w:val="0"/>
          <w:kern w:val="0"/>
          <w:sz w:val="22"/>
          <w:szCs w:val="22"/>
        </w:rPr>
      </w:pPr>
    </w:p>
    <w:p w14:paraId="3EE81514" w14:textId="425875AC" w:rsidR="00840324" w:rsidRDefault="00840324" w:rsidP="00840324">
      <w:pPr>
        <w:tabs>
          <w:tab w:val="left" w:pos="400"/>
        </w:tabs>
        <w:adjustRightInd w:val="0"/>
        <w:snapToGrid w:val="0"/>
        <w:spacing w:line="400" w:lineRule="exact"/>
        <w:rPr>
          <w:ins w:id="855" w:author="안 용현(Yonghyeon,Ahn)" w:date="2026-10-13T10:29:00Z" w16du:dateUtc="2026-10-13T01:29:00Z"/>
          <w:rFonts w:ascii="Times New Roman"/>
          <w:snapToGrid w:val="0"/>
          <w:kern w:val="0"/>
          <w:sz w:val="22"/>
          <w:szCs w:val="22"/>
        </w:rPr>
      </w:pPr>
      <w:commentRangeStart w:id="856"/>
      <w:commentRangeStart w:id="857"/>
      <w:ins w:id="858" w:author="안 용현(Yonghyeon,Ahn)" w:date="2026-10-13T10:29:00Z" w16du:dateUtc="2026-10-13T01:29:00Z">
        <w:r w:rsidRPr="001755B2">
          <w:rPr>
            <w:rFonts w:ascii="Times New Roman" w:hint="eastAsia"/>
            <w:snapToGrid w:val="0"/>
            <w:kern w:val="0"/>
            <w:sz w:val="22"/>
            <w:szCs w:val="22"/>
          </w:rPr>
          <w:t>차주는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Pr>
            <w:rFonts w:ascii="Times New Roman" w:hint="eastAsia"/>
            <w:snapToGrid w:val="0"/>
            <w:kern w:val="0"/>
            <w:sz w:val="22"/>
            <w:szCs w:val="22"/>
          </w:rPr>
          <w:t>종류주식</w:t>
        </w:r>
        <w:r>
          <w:rPr>
            <w:rFonts w:ascii="Times New Roman" w:hint="eastAsia"/>
            <w:snapToGrid w:val="0"/>
            <w:kern w:val="0"/>
            <w:sz w:val="22"/>
            <w:szCs w:val="22"/>
          </w:rPr>
          <w:t xml:space="preserve"> </w:t>
        </w:r>
        <w:r w:rsidRPr="001755B2">
          <w:rPr>
            <w:rFonts w:ascii="Times New Roman" w:hint="eastAsia"/>
            <w:snapToGrid w:val="0"/>
            <w:kern w:val="0"/>
            <w:sz w:val="22"/>
            <w:szCs w:val="22"/>
          </w:rPr>
          <w:t>매입확약서에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및</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lastRenderedPageBreak/>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이행에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최종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매입완료일</w:t>
        </w:r>
        <w:r w:rsidRPr="001755B2">
          <w:rPr>
            <w:rFonts w:ascii="Times New Roman" w:hint="eastAsia"/>
            <w:snapToGrid w:val="0"/>
            <w:kern w:val="0"/>
            <w:sz w:val="22"/>
            <w:szCs w:val="22"/>
          </w:rPr>
          <w:t>(</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또는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중</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가장</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늦게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매입대금이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납입된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날을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말하며</w:t>
        </w:r>
        <w:r w:rsidRPr="001755B2">
          <w:rPr>
            <w:rFonts w:ascii="Times New Roman" w:hint="eastAsia"/>
            <w:snapToGrid w:val="0"/>
            <w:kern w:val="0"/>
            <w:sz w:val="22"/>
            <w:szCs w:val="22"/>
          </w:rPr>
          <w:t xml:space="preserve">, </w:t>
        </w:r>
        <w:r w:rsidRPr="005C2BE6">
          <w:rPr>
            <w:rFonts w:ascii="Times New Roman" w:hint="eastAsia"/>
            <w:snapToGrid w:val="0"/>
            <w:kern w:val="0"/>
            <w:sz w:val="22"/>
            <w:szCs w:val="22"/>
          </w:rPr>
          <w:t>유상증자와</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유상감자를</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결합한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방식으로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이행되는</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경우에는</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해당</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거래에</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관한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신주</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인수대금</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납입일과</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감자대금</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지급일</w:t>
        </w:r>
        <w:r>
          <w:rPr>
            <w:rFonts w:ascii="Times New Roman" w:hint="eastAsia"/>
            <w:snapToGrid w:val="0"/>
            <w:kern w:val="0"/>
            <w:sz w:val="22"/>
            <w:szCs w:val="22"/>
          </w:rPr>
          <w:t xml:space="preserve"> </w:t>
        </w:r>
        <w:r>
          <w:rPr>
            <w:rFonts w:ascii="Times New Roman" w:hint="eastAsia"/>
            <w:snapToGrid w:val="0"/>
            <w:kern w:val="0"/>
            <w:sz w:val="22"/>
            <w:szCs w:val="22"/>
          </w:rPr>
          <w:t>중</w:t>
        </w:r>
        <w:r>
          <w:rPr>
            <w:rFonts w:ascii="Times New Roman" w:hint="eastAsia"/>
            <w:snapToGrid w:val="0"/>
            <w:kern w:val="0"/>
            <w:sz w:val="22"/>
            <w:szCs w:val="22"/>
          </w:rPr>
          <w:t xml:space="preserve"> </w:t>
        </w:r>
        <w:r>
          <w:rPr>
            <w:rFonts w:ascii="Times New Roman" w:hint="eastAsia"/>
            <w:snapToGrid w:val="0"/>
            <w:kern w:val="0"/>
            <w:sz w:val="22"/>
            <w:szCs w:val="22"/>
          </w:rPr>
          <w:t>늦은</w:t>
        </w:r>
        <w:r>
          <w:rPr>
            <w:rFonts w:ascii="Times New Roman" w:hint="eastAsia"/>
            <w:snapToGrid w:val="0"/>
            <w:kern w:val="0"/>
            <w:sz w:val="22"/>
            <w:szCs w:val="22"/>
          </w:rPr>
          <w:t xml:space="preserve"> </w:t>
        </w:r>
        <w:r>
          <w:rPr>
            <w:rFonts w:ascii="Times New Roman" w:hint="eastAsia"/>
            <w:snapToGrid w:val="0"/>
            <w:kern w:val="0"/>
            <w:sz w:val="22"/>
            <w:szCs w:val="22"/>
          </w:rPr>
          <w:t>날을</w:t>
        </w:r>
        <w:r>
          <w:rPr>
            <w:rFonts w:ascii="Times New Roman" w:hint="eastAsia"/>
            <w:snapToGrid w:val="0"/>
            <w:kern w:val="0"/>
            <w:sz w:val="22"/>
            <w:szCs w:val="22"/>
          </w:rPr>
          <w:t xml:space="preserve"> </w:t>
        </w:r>
        <w:r>
          <w:rPr>
            <w:rFonts w:ascii="Times New Roman" w:hint="eastAsia"/>
            <w:snapToGrid w:val="0"/>
            <w:kern w:val="0"/>
            <w:sz w:val="22"/>
            <w:szCs w:val="22"/>
          </w:rPr>
          <w:t>말한다</w:t>
        </w:r>
        <w:r w:rsidRPr="001755B2">
          <w:rPr>
            <w:rFonts w:ascii="Times New Roman" w:hint="eastAsia"/>
            <w:snapToGrid w:val="0"/>
            <w:kern w:val="0"/>
            <w:sz w:val="22"/>
            <w:szCs w:val="22"/>
          </w:rPr>
          <w:t>)</w:t>
        </w:r>
        <w:r w:rsidRPr="001755B2">
          <w:rPr>
            <w:rFonts w:ascii="Times New Roman" w:hint="eastAsia"/>
            <w:snapToGrid w:val="0"/>
            <w:kern w:val="0"/>
            <w:sz w:val="22"/>
            <w:szCs w:val="22"/>
          </w:rPr>
          <w:t>로부터</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삼십</w:t>
        </w:r>
        <w:r w:rsidRPr="001755B2">
          <w:rPr>
            <w:rFonts w:ascii="Times New Roman" w:hint="eastAsia"/>
            <w:snapToGrid w:val="0"/>
            <w:kern w:val="0"/>
            <w:sz w:val="22"/>
            <w:szCs w:val="22"/>
          </w:rPr>
          <w:t>(30)]</w:t>
        </w:r>
        <w:r w:rsidRPr="001755B2">
          <w:rPr>
            <w:rFonts w:ascii="Times New Roman" w:hint="eastAsia"/>
            <w:snapToGrid w:val="0"/>
            <w:kern w:val="0"/>
            <w:sz w:val="22"/>
            <w:szCs w:val="22"/>
          </w:rPr>
          <w:t>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이내</w:t>
        </w:r>
        <w:r w:rsidRPr="001755B2">
          <w:rPr>
            <w:rFonts w:ascii="Times New Roman" w:hint="eastAsia"/>
            <w:snapToGrid w:val="0"/>
            <w:kern w:val="0"/>
            <w:sz w:val="22"/>
            <w:szCs w:val="22"/>
          </w:rPr>
          <w:t>(</w:t>
        </w:r>
        <w:r w:rsidRPr="001755B2">
          <w:rPr>
            <w:rFonts w:ascii="Times New Roman" w:hint="eastAsia"/>
            <w:snapToGrid w:val="0"/>
            <w:kern w:val="0"/>
            <w:sz w:val="22"/>
            <w:szCs w:val="22"/>
          </w:rPr>
          <w:t>다만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대출만기일을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초과할</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없다</w:t>
        </w:r>
        <w:r w:rsidRPr="001755B2">
          <w:rPr>
            <w:rFonts w:ascii="Times New Roman" w:hint="eastAsia"/>
            <w:snapToGrid w:val="0"/>
            <w:kern w:val="0"/>
            <w:sz w:val="22"/>
            <w:szCs w:val="22"/>
          </w:rPr>
          <w:t>)</w:t>
        </w:r>
        <w:r w:rsidRPr="001755B2">
          <w:rPr>
            <w:rFonts w:ascii="Times New Roman" w:hint="eastAsia"/>
            <w:snapToGrid w:val="0"/>
            <w:kern w:val="0"/>
            <w:sz w:val="22"/>
            <w:szCs w:val="22"/>
          </w:rPr>
          <w:t>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피담보채무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전액을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w:t>
        </w:r>
        <w:r w:rsidRPr="001755B2">
          <w:rPr>
            <w:rFonts w:ascii="Times New Roman" w:hint="eastAsia"/>
            <w:snapToGrid w:val="0"/>
            <w:kern w:val="0"/>
            <w:sz w:val="22"/>
            <w:szCs w:val="22"/>
          </w:rPr>
          <w:t>(</w:t>
        </w:r>
        <w:r w:rsidRPr="001755B2">
          <w:rPr>
            <w:rFonts w:ascii="Times New Roman" w:hint="eastAsia"/>
            <w:snapToGrid w:val="0"/>
            <w:kern w:val="0"/>
            <w:sz w:val="22"/>
            <w:szCs w:val="22"/>
          </w:rPr>
          <w:t>리파이낸싱에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의한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포함한다</w:t>
        </w:r>
        <w:r w:rsidRPr="001755B2">
          <w:rPr>
            <w:rFonts w:ascii="Times New Roman" w:hint="eastAsia"/>
            <w:snapToGrid w:val="0"/>
            <w:kern w:val="0"/>
            <w:sz w:val="22"/>
            <w:szCs w:val="22"/>
          </w:rPr>
          <w:t>)</w:t>
        </w:r>
        <w:r w:rsidRPr="001755B2">
          <w:rPr>
            <w:rFonts w:ascii="Times New Roman" w:hint="eastAsia"/>
            <w:snapToGrid w:val="0"/>
            <w:kern w:val="0"/>
            <w:sz w:val="22"/>
            <w:szCs w:val="22"/>
          </w:rPr>
          <w:t>하여야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한다</w:t>
        </w:r>
        <w:r w:rsidRPr="001755B2">
          <w:rPr>
            <w:rFonts w:ascii="Times New Roman" w:hint="eastAsia"/>
            <w:snapToGrid w:val="0"/>
            <w:kern w:val="0"/>
            <w:sz w:val="22"/>
            <w:szCs w:val="22"/>
          </w:rPr>
          <w:t>.</w:t>
        </w:r>
        <w:commentRangeEnd w:id="856"/>
        <w:r>
          <w:rPr>
            <w:rStyle w:val="afe"/>
            <w:rFonts w:ascii="Times New Roman"/>
            <w:snapToGrid w:val="0"/>
            <w:kern w:val="0"/>
            <w:sz w:val="22"/>
            <w:szCs w:val="22"/>
          </w:rPr>
          <w:commentReference w:id="856"/>
        </w:r>
      </w:ins>
      <w:commentRangeEnd w:id="857"/>
      <w:r>
        <w:rPr>
          <w:rStyle w:val="afe"/>
          <w:rFonts w:ascii="Times New Roman"/>
          <w:snapToGrid w:val="0"/>
          <w:kern w:val="0"/>
          <w:sz w:val="22"/>
          <w:szCs w:val="22"/>
        </w:rPr>
        <w:commentReference w:id="857"/>
      </w:r>
    </w:p>
    <w:p w14:paraId="5E6C2125" w14:textId="687D76F5" w:rsidR="001755B2" w:rsidRDefault="001755B2" w:rsidP="001755B2">
      <w:pPr>
        <w:tabs>
          <w:tab w:val="left" w:pos="400"/>
        </w:tabs>
        <w:adjustRightInd w:val="0"/>
        <w:snapToGrid w:val="0"/>
        <w:spacing w:line="400" w:lineRule="exact"/>
        <w:rPr>
          <w:rFonts w:ascii="Times New Roman"/>
          <w:snapToGrid w:val="0"/>
          <w:kern w:val="0"/>
          <w:sz w:val="22"/>
          <w:szCs w:val="22"/>
        </w:rPr>
      </w:pPr>
    </w:p>
    <w:p w14:paraId="1E0511F8" w14:textId="77777777" w:rsidR="004E4743" w:rsidRDefault="004E4743" w:rsidP="008B24EF">
      <w:pPr>
        <w:tabs>
          <w:tab w:val="left" w:pos="400"/>
        </w:tabs>
        <w:adjustRightInd w:val="0"/>
        <w:snapToGrid w:val="0"/>
        <w:spacing w:line="400" w:lineRule="exact"/>
        <w:rPr>
          <w:rFonts w:ascii="Times New Roman"/>
          <w:snapToGrid w:val="0"/>
          <w:kern w:val="0"/>
          <w:sz w:val="22"/>
          <w:szCs w:val="22"/>
        </w:rPr>
      </w:pPr>
    </w:p>
    <w:p w14:paraId="7A93F4A9" w14:textId="1DC3C876" w:rsidR="00567C97" w:rsidRPr="00567C97" w:rsidRDefault="00567C97" w:rsidP="00567C97">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859" w:name="_Toc242777991"/>
      <w:r w:rsidRPr="00567C97">
        <w:rPr>
          <w:rFonts w:ascii="Times New Roman" w:eastAsia="바탕" w:hAnsi="Times New Roman" w:hint="eastAsia"/>
          <w:snapToGrid w:val="0"/>
          <w:kern w:val="0"/>
          <w:sz w:val="22"/>
          <w:szCs w:val="22"/>
        </w:rPr>
        <w:t>배당의</w:t>
      </w:r>
      <w:r w:rsidRPr="00567C97">
        <w:rPr>
          <w:rFonts w:ascii="Times New Roman" w:eastAsia="바탕" w:hAnsi="Times New Roman" w:hint="eastAsia"/>
          <w:snapToGrid w:val="0"/>
          <w:kern w:val="0"/>
          <w:sz w:val="22"/>
          <w:szCs w:val="22"/>
        </w:rPr>
        <w:t xml:space="preserve"> </w:t>
      </w:r>
      <w:r w:rsidRPr="00567C97">
        <w:rPr>
          <w:rFonts w:ascii="Times New Roman" w:eastAsia="바탕" w:hAnsi="Times New Roman" w:hint="eastAsia"/>
          <w:snapToGrid w:val="0"/>
          <w:kern w:val="0"/>
          <w:sz w:val="22"/>
          <w:szCs w:val="22"/>
        </w:rPr>
        <w:t>제한</w:t>
      </w:r>
      <w:bookmarkEnd w:id="859"/>
    </w:p>
    <w:p w14:paraId="0EA5DEFB" w14:textId="77777777" w:rsidR="00567C97" w:rsidRDefault="00567C97" w:rsidP="008B24EF">
      <w:pPr>
        <w:tabs>
          <w:tab w:val="left" w:pos="400"/>
        </w:tabs>
        <w:adjustRightInd w:val="0"/>
        <w:snapToGrid w:val="0"/>
        <w:spacing w:line="400" w:lineRule="exact"/>
        <w:rPr>
          <w:rFonts w:ascii="Times New Roman"/>
          <w:snapToGrid w:val="0"/>
          <w:kern w:val="0"/>
          <w:sz w:val="22"/>
          <w:szCs w:val="22"/>
        </w:rPr>
      </w:pPr>
    </w:p>
    <w:p w14:paraId="623C684A" w14:textId="163FACB5" w:rsidR="00567C97" w:rsidRDefault="00567C97" w:rsidP="008B24EF">
      <w:pPr>
        <w:tabs>
          <w:tab w:val="left" w:pos="400"/>
        </w:tabs>
        <w:adjustRightInd w:val="0"/>
        <w:snapToGrid w:val="0"/>
        <w:spacing w:line="400" w:lineRule="exact"/>
        <w:rPr>
          <w:rFonts w:ascii="Times New Roman"/>
          <w:snapToGrid w:val="0"/>
          <w:kern w:val="0"/>
          <w:sz w:val="22"/>
          <w:szCs w:val="22"/>
        </w:rPr>
      </w:pPr>
      <w:r w:rsidRPr="00567C97">
        <w:rPr>
          <w:rFonts w:ascii="Times New Roman"/>
          <w:snapToGrid w:val="0"/>
          <w:kern w:val="0"/>
          <w:sz w:val="22"/>
          <w:szCs w:val="22"/>
        </w:rPr>
        <w:t>차주는</w:t>
      </w:r>
      <w:r w:rsidRPr="00567C97">
        <w:rPr>
          <w:rFonts w:ascii="Times New Roman"/>
          <w:snapToGrid w:val="0"/>
          <w:kern w:val="0"/>
          <w:sz w:val="22"/>
          <w:szCs w:val="22"/>
        </w:rPr>
        <w:t xml:space="preserve"> </w:t>
      </w:r>
      <w:r w:rsidRPr="00567C97">
        <w:rPr>
          <w:rFonts w:ascii="Times New Roman"/>
          <w:snapToGrid w:val="0"/>
          <w:kern w:val="0"/>
          <w:sz w:val="22"/>
          <w:szCs w:val="22"/>
        </w:rPr>
        <w:t>어느</w:t>
      </w:r>
      <w:r w:rsidRPr="00567C97">
        <w:rPr>
          <w:rFonts w:ascii="Times New Roman"/>
          <w:snapToGrid w:val="0"/>
          <w:kern w:val="0"/>
          <w:sz w:val="22"/>
          <w:szCs w:val="22"/>
        </w:rPr>
        <w:t xml:space="preserve"> </w:t>
      </w:r>
      <w:r w:rsidRPr="00567C97">
        <w:rPr>
          <w:rFonts w:ascii="Times New Roman"/>
          <w:snapToGrid w:val="0"/>
          <w:kern w:val="0"/>
          <w:sz w:val="22"/>
          <w:szCs w:val="22"/>
        </w:rPr>
        <w:t>이자지급력지수</w:t>
      </w:r>
      <w:r w:rsidRPr="00567C97">
        <w:rPr>
          <w:rFonts w:ascii="Times New Roman"/>
          <w:snapToGrid w:val="0"/>
          <w:kern w:val="0"/>
          <w:sz w:val="22"/>
          <w:szCs w:val="22"/>
        </w:rPr>
        <w:t xml:space="preserve"> </w:t>
      </w:r>
      <w:r w:rsidRPr="00567C97">
        <w:rPr>
          <w:rFonts w:ascii="Times New Roman"/>
          <w:snapToGrid w:val="0"/>
          <w:kern w:val="0"/>
          <w:sz w:val="22"/>
          <w:szCs w:val="22"/>
        </w:rPr>
        <w:t>평가일에</w:t>
      </w:r>
      <w:r w:rsidRPr="00567C97">
        <w:rPr>
          <w:rFonts w:ascii="Times New Roman"/>
          <w:snapToGrid w:val="0"/>
          <w:kern w:val="0"/>
          <w:sz w:val="22"/>
          <w:szCs w:val="22"/>
        </w:rPr>
        <w:t xml:space="preserve"> </w:t>
      </w:r>
      <w:r w:rsidRPr="00567C97">
        <w:rPr>
          <w:rFonts w:ascii="Times New Roman"/>
          <w:snapToGrid w:val="0"/>
          <w:kern w:val="0"/>
          <w:sz w:val="22"/>
          <w:szCs w:val="22"/>
        </w:rPr>
        <w:t>계산된</w:t>
      </w:r>
      <w:r w:rsidRPr="00567C97">
        <w:rPr>
          <w:rFonts w:ascii="Times New Roman"/>
          <w:snapToGrid w:val="0"/>
          <w:kern w:val="0"/>
          <w:sz w:val="22"/>
          <w:szCs w:val="22"/>
        </w:rPr>
        <w:t xml:space="preserve"> Tranche B </w:t>
      </w:r>
      <w:r w:rsidRPr="00567C97">
        <w:rPr>
          <w:rFonts w:ascii="Times New Roman"/>
          <w:snapToGrid w:val="0"/>
          <w:kern w:val="0"/>
          <w:sz w:val="22"/>
          <w:szCs w:val="22"/>
        </w:rPr>
        <w:t>이자지급력지수가</w:t>
      </w:r>
      <w:r w:rsidRPr="00567C97">
        <w:rPr>
          <w:rFonts w:ascii="Times New Roman"/>
          <w:snapToGrid w:val="0"/>
          <w:kern w:val="0"/>
          <w:sz w:val="22"/>
          <w:szCs w:val="22"/>
        </w:rPr>
        <w:t xml:space="preserve"> 1.0 </w:t>
      </w:r>
      <w:r w:rsidRPr="00567C97">
        <w:rPr>
          <w:rFonts w:ascii="Times New Roman"/>
          <w:snapToGrid w:val="0"/>
          <w:kern w:val="0"/>
          <w:sz w:val="22"/>
          <w:szCs w:val="22"/>
        </w:rPr>
        <w:t>미만인</w:t>
      </w:r>
      <w:r w:rsidRPr="00567C97">
        <w:rPr>
          <w:rFonts w:ascii="Times New Roman"/>
          <w:snapToGrid w:val="0"/>
          <w:kern w:val="0"/>
          <w:sz w:val="22"/>
          <w:szCs w:val="22"/>
        </w:rPr>
        <w:t xml:space="preserve"> </w:t>
      </w:r>
      <w:r w:rsidRPr="00567C97">
        <w:rPr>
          <w:rFonts w:ascii="Times New Roman"/>
          <w:snapToGrid w:val="0"/>
          <w:kern w:val="0"/>
          <w:sz w:val="22"/>
          <w:szCs w:val="22"/>
        </w:rPr>
        <w:t>경우</w:t>
      </w:r>
      <w:r w:rsidRPr="00567C97">
        <w:rPr>
          <w:rFonts w:ascii="Times New Roman"/>
          <w:snapToGrid w:val="0"/>
          <w:kern w:val="0"/>
          <w:sz w:val="22"/>
          <w:szCs w:val="22"/>
        </w:rPr>
        <w:t xml:space="preserve">, </w:t>
      </w:r>
      <w:r w:rsidRPr="00567C97">
        <w:rPr>
          <w:rFonts w:ascii="Times New Roman"/>
          <w:snapToGrid w:val="0"/>
          <w:kern w:val="0"/>
          <w:sz w:val="22"/>
          <w:szCs w:val="22"/>
        </w:rPr>
        <w:t>그</w:t>
      </w:r>
      <w:r w:rsidRPr="00567C97">
        <w:rPr>
          <w:rFonts w:ascii="Times New Roman"/>
          <w:snapToGrid w:val="0"/>
          <w:kern w:val="0"/>
          <w:sz w:val="22"/>
          <w:szCs w:val="22"/>
        </w:rPr>
        <w:t xml:space="preserve"> </w:t>
      </w:r>
      <w:r w:rsidRPr="00567C97">
        <w:rPr>
          <w:rFonts w:ascii="Times New Roman"/>
          <w:snapToGrid w:val="0"/>
          <w:kern w:val="0"/>
          <w:sz w:val="22"/>
          <w:szCs w:val="22"/>
        </w:rPr>
        <w:t>다음</w:t>
      </w:r>
      <w:r w:rsidRPr="00567C97">
        <w:rPr>
          <w:rFonts w:ascii="Times New Roman"/>
          <w:snapToGrid w:val="0"/>
          <w:kern w:val="0"/>
          <w:sz w:val="22"/>
          <w:szCs w:val="22"/>
        </w:rPr>
        <w:t xml:space="preserve"> </w:t>
      </w:r>
      <w:r w:rsidRPr="00567C97">
        <w:rPr>
          <w:rFonts w:ascii="Times New Roman"/>
          <w:snapToGrid w:val="0"/>
          <w:kern w:val="0"/>
          <w:sz w:val="22"/>
          <w:szCs w:val="22"/>
        </w:rPr>
        <w:t>이자지급력지수</w:t>
      </w:r>
      <w:r w:rsidRPr="00567C97">
        <w:rPr>
          <w:rFonts w:ascii="Times New Roman"/>
          <w:snapToGrid w:val="0"/>
          <w:kern w:val="0"/>
          <w:sz w:val="22"/>
          <w:szCs w:val="22"/>
        </w:rPr>
        <w:t xml:space="preserve"> </w:t>
      </w:r>
      <w:r w:rsidRPr="00567C97">
        <w:rPr>
          <w:rFonts w:ascii="Times New Roman"/>
          <w:snapToGrid w:val="0"/>
          <w:kern w:val="0"/>
          <w:sz w:val="22"/>
          <w:szCs w:val="22"/>
        </w:rPr>
        <w:t>평가일에</w:t>
      </w:r>
      <w:r w:rsidRPr="00567C97">
        <w:rPr>
          <w:rFonts w:ascii="Times New Roman"/>
          <w:snapToGrid w:val="0"/>
          <w:kern w:val="0"/>
          <w:sz w:val="22"/>
          <w:szCs w:val="22"/>
        </w:rPr>
        <w:t xml:space="preserve"> </w:t>
      </w:r>
      <w:r w:rsidRPr="00567C97">
        <w:rPr>
          <w:rFonts w:ascii="Times New Roman"/>
          <w:snapToGrid w:val="0"/>
          <w:kern w:val="0"/>
          <w:sz w:val="22"/>
          <w:szCs w:val="22"/>
        </w:rPr>
        <w:t>계산된</w:t>
      </w:r>
      <w:r w:rsidRPr="00567C97">
        <w:rPr>
          <w:rFonts w:ascii="Times New Roman"/>
          <w:snapToGrid w:val="0"/>
          <w:kern w:val="0"/>
          <w:sz w:val="22"/>
          <w:szCs w:val="22"/>
        </w:rPr>
        <w:t xml:space="preserve"> Tranche B </w:t>
      </w:r>
      <w:r w:rsidRPr="00567C97">
        <w:rPr>
          <w:rFonts w:ascii="Times New Roman"/>
          <w:snapToGrid w:val="0"/>
          <w:kern w:val="0"/>
          <w:sz w:val="22"/>
          <w:szCs w:val="22"/>
        </w:rPr>
        <w:t>이자지급력지수가</w:t>
      </w:r>
      <w:r w:rsidRPr="00567C97">
        <w:rPr>
          <w:rFonts w:ascii="Times New Roman"/>
          <w:snapToGrid w:val="0"/>
          <w:kern w:val="0"/>
          <w:sz w:val="22"/>
          <w:szCs w:val="22"/>
        </w:rPr>
        <w:t xml:space="preserve"> 1.0 </w:t>
      </w:r>
      <w:r w:rsidRPr="00567C97">
        <w:rPr>
          <w:rFonts w:ascii="Times New Roman"/>
          <w:snapToGrid w:val="0"/>
          <w:kern w:val="0"/>
          <w:sz w:val="22"/>
          <w:szCs w:val="22"/>
        </w:rPr>
        <w:t>이상이</w:t>
      </w:r>
      <w:r w:rsidRPr="00567C97">
        <w:rPr>
          <w:rFonts w:ascii="Times New Roman"/>
          <w:snapToGrid w:val="0"/>
          <w:kern w:val="0"/>
          <w:sz w:val="22"/>
          <w:szCs w:val="22"/>
        </w:rPr>
        <w:t xml:space="preserve"> </w:t>
      </w:r>
      <w:r w:rsidRPr="00567C97">
        <w:rPr>
          <w:rFonts w:ascii="Times New Roman"/>
          <w:snapToGrid w:val="0"/>
          <w:kern w:val="0"/>
          <w:sz w:val="22"/>
          <w:szCs w:val="22"/>
        </w:rPr>
        <w:t>될</w:t>
      </w:r>
      <w:r w:rsidRPr="00567C97">
        <w:rPr>
          <w:rFonts w:ascii="Times New Roman"/>
          <w:snapToGrid w:val="0"/>
          <w:kern w:val="0"/>
          <w:sz w:val="22"/>
          <w:szCs w:val="22"/>
        </w:rPr>
        <w:t xml:space="preserve"> </w:t>
      </w:r>
      <w:r w:rsidRPr="00567C97">
        <w:rPr>
          <w:rFonts w:ascii="Times New Roman"/>
          <w:snapToGrid w:val="0"/>
          <w:kern w:val="0"/>
          <w:sz w:val="22"/>
          <w:szCs w:val="22"/>
        </w:rPr>
        <w:t>때까지</w:t>
      </w:r>
      <w:r w:rsidRPr="00567C97">
        <w:rPr>
          <w:rFonts w:ascii="Times New Roman"/>
          <w:snapToGrid w:val="0"/>
          <w:kern w:val="0"/>
          <w:sz w:val="22"/>
          <w:szCs w:val="22"/>
        </w:rPr>
        <w:t xml:space="preserve"> </w:t>
      </w:r>
      <w:r w:rsidRPr="00567C97">
        <w:rPr>
          <w:rFonts w:ascii="Times New Roman"/>
          <w:snapToGrid w:val="0"/>
          <w:kern w:val="0"/>
          <w:sz w:val="22"/>
          <w:szCs w:val="22"/>
        </w:rPr>
        <w:t>보통주식에</w:t>
      </w:r>
      <w:r w:rsidRPr="00567C97">
        <w:rPr>
          <w:rFonts w:ascii="Times New Roman"/>
          <w:snapToGrid w:val="0"/>
          <w:kern w:val="0"/>
          <w:sz w:val="22"/>
          <w:szCs w:val="22"/>
        </w:rPr>
        <w:t xml:space="preserve"> </w:t>
      </w:r>
      <w:r w:rsidRPr="00567C97">
        <w:rPr>
          <w:rFonts w:ascii="Times New Roman"/>
          <w:snapToGrid w:val="0"/>
          <w:kern w:val="0"/>
          <w:sz w:val="22"/>
          <w:szCs w:val="22"/>
        </w:rPr>
        <w:t>대한</w:t>
      </w:r>
      <w:r w:rsidRPr="00567C97">
        <w:rPr>
          <w:rFonts w:ascii="Times New Roman"/>
          <w:snapToGrid w:val="0"/>
          <w:kern w:val="0"/>
          <w:sz w:val="22"/>
          <w:szCs w:val="22"/>
        </w:rPr>
        <w:t xml:space="preserve"> </w:t>
      </w:r>
      <w:r w:rsidRPr="00567C97">
        <w:rPr>
          <w:rFonts w:ascii="Times New Roman"/>
          <w:snapToGrid w:val="0"/>
          <w:kern w:val="0"/>
          <w:sz w:val="22"/>
          <w:szCs w:val="22"/>
        </w:rPr>
        <w:t>이익배당을</w:t>
      </w:r>
      <w:r w:rsidRPr="00567C97">
        <w:rPr>
          <w:rFonts w:ascii="Times New Roman"/>
          <w:snapToGrid w:val="0"/>
          <w:kern w:val="0"/>
          <w:sz w:val="22"/>
          <w:szCs w:val="22"/>
        </w:rPr>
        <w:t xml:space="preserve"> </w:t>
      </w:r>
      <w:r w:rsidRPr="00567C97">
        <w:rPr>
          <w:rFonts w:ascii="Times New Roman"/>
          <w:snapToGrid w:val="0"/>
          <w:kern w:val="0"/>
          <w:sz w:val="22"/>
          <w:szCs w:val="22"/>
        </w:rPr>
        <w:t>하여서는</w:t>
      </w:r>
      <w:r w:rsidRPr="00567C97">
        <w:rPr>
          <w:rFonts w:ascii="Times New Roman"/>
          <w:snapToGrid w:val="0"/>
          <w:kern w:val="0"/>
          <w:sz w:val="22"/>
          <w:szCs w:val="22"/>
        </w:rPr>
        <w:t xml:space="preserve"> </w:t>
      </w:r>
      <w:r w:rsidRPr="00567C97">
        <w:rPr>
          <w:rFonts w:ascii="Times New Roman"/>
          <w:snapToGrid w:val="0"/>
          <w:kern w:val="0"/>
          <w:sz w:val="22"/>
          <w:szCs w:val="22"/>
        </w:rPr>
        <w:t>아니</w:t>
      </w:r>
      <w:r w:rsidRPr="00567C97">
        <w:rPr>
          <w:rFonts w:ascii="Times New Roman"/>
          <w:snapToGrid w:val="0"/>
          <w:kern w:val="0"/>
          <w:sz w:val="22"/>
          <w:szCs w:val="22"/>
        </w:rPr>
        <w:t xml:space="preserve"> </w:t>
      </w:r>
      <w:r w:rsidRPr="00567C97">
        <w:rPr>
          <w:rFonts w:ascii="Times New Roman"/>
          <w:snapToGrid w:val="0"/>
          <w:kern w:val="0"/>
          <w:sz w:val="22"/>
          <w:szCs w:val="22"/>
        </w:rPr>
        <w:t>된다</w:t>
      </w:r>
      <w:r w:rsidRPr="00567C97">
        <w:rPr>
          <w:rFonts w:ascii="Times New Roman"/>
          <w:snapToGrid w:val="0"/>
          <w:kern w:val="0"/>
          <w:sz w:val="22"/>
          <w:szCs w:val="22"/>
        </w:rPr>
        <w:t>.</w:t>
      </w:r>
    </w:p>
    <w:p w14:paraId="4EE902FC" w14:textId="77777777" w:rsidR="00567C97" w:rsidRDefault="00567C97" w:rsidP="008B24EF">
      <w:pPr>
        <w:tabs>
          <w:tab w:val="left" w:pos="400"/>
        </w:tabs>
        <w:adjustRightInd w:val="0"/>
        <w:snapToGrid w:val="0"/>
        <w:spacing w:line="400" w:lineRule="exact"/>
        <w:rPr>
          <w:rFonts w:ascii="Times New Roman"/>
          <w:snapToGrid w:val="0"/>
          <w:kern w:val="0"/>
          <w:sz w:val="22"/>
          <w:szCs w:val="22"/>
        </w:rPr>
      </w:pPr>
    </w:p>
    <w:p w14:paraId="339B6753" w14:textId="77777777" w:rsidR="004F7C54" w:rsidRPr="00413874" w:rsidRDefault="004F7C54" w:rsidP="008B24EF">
      <w:pPr>
        <w:tabs>
          <w:tab w:val="left" w:pos="400"/>
        </w:tabs>
        <w:adjustRightInd w:val="0"/>
        <w:snapToGrid w:val="0"/>
        <w:spacing w:line="400" w:lineRule="exact"/>
        <w:rPr>
          <w:rFonts w:ascii="Times New Roman"/>
          <w:snapToGrid w:val="0"/>
          <w:kern w:val="0"/>
          <w:sz w:val="22"/>
          <w:szCs w:val="22"/>
        </w:rPr>
      </w:pPr>
    </w:p>
    <w:p w14:paraId="1002B6D7"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napToGrid w:val="0"/>
          <w:kern w:val="0"/>
          <w:szCs w:val="22"/>
        </w:rPr>
      </w:pPr>
      <w:bookmarkStart w:id="860" w:name="_Toc191645684"/>
      <w:bookmarkStart w:id="861" w:name="_Toc240898106"/>
      <w:bookmarkStart w:id="862" w:name="_Toc242777992"/>
      <w:r w:rsidRPr="00413874">
        <w:rPr>
          <w:rFonts w:eastAsia="바탕"/>
          <w:snapToGrid w:val="0"/>
          <w:kern w:val="0"/>
          <w:szCs w:val="22"/>
        </w:rPr>
        <w:t>기한의</w:t>
      </w:r>
      <w:r w:rsidRPr="00413874">
        <w:rPr>
          <w:rFonts w:eastAsia="바탕"/>
          <w:snapToGrid w:val="0"/>
          <w:kern w:val="0"/>
          <w:szCs w:val="22"/>
        </w:rPr>
        <w:t xml:space="preserve"> </w:t>
      </w:r>
      <w:r w:rsidRPr="00413874">
        <w:rPr>
          <w:rFonts w:eastAsia="바탕"/>
          <w:snapToGrid w:val="0"/>
          <w:kern w:val="0"/>
          <w:szCs w:val="22"/>
        </w:rPr>
        <w:t>이익</w:t>
      </w:r>
      <w:r w:rsidRPr="00413874">
        <w:rPr>
          <w:rFonts w:eastAsia="바탕"/>
          <w:snapToGrid w:val="0"/>
          <w:kern w:val="0"/>
          <w:szCs w:val="22"/>
        </w:rPr>
        <w:t xml:space="preserve"> </w:t>
      </w:r>
      <w:r w:rsidRPr="00413874">
        <w:rPr>
          <w:rFonts w:eastAsia="바탕"/>
          <w:snapToGrid w:val="0"/>
          <w:kern w:val="0"/>
          <w:szCs w:val="22"/>
        </w:rPr>
        <w:t>상실</w:t>
      </w:r>
      <w:bookmarkEnd w:id="860"/>
      <w:bookmarkEnd w:id="861"/>
      <w:bookmarkEnd w:id="862"/>
    </w:p>
    <w:p w14:paraId="532D2262"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058CDFF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snapToGrid w:val="0"/>
          <w:kern w:val="0"/>
          <w:sz w:val="22"/>
          <w:szCs w:val="22"/>
        </w:rPr>
      </w:pPr>
      <w:bookmarkStart w:id="863" w:name="_Toc191645685"/>
      <w:bookmarkStart w:id="864" w:name="_Toc240898107"/>
      <w:bookmarkStart w:id="865" w:name="_Toc242777993"/>
      <w:r w:rsidRPr="00413874">
        <w:rPr>
          <w:rFonts w:ascii="Times New Roman" w:eastAsia="바탕" w:hAnsi="Times New Roman"/>
          <w:snapToGrid w:val="0"/>
          <w:kern w:val="0"/>
          <w:sz w:val="22"/>
          <w:szCs w:val="22"/>
        </w:rPr>
        <w:t>기한의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이익</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상실</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사유</w:t>
      </w:r>
      <w:bookmarkEnd w:id="863"/>
      <w:bookmarkEnd w:id="864"/>
      <w:bookmarkEnd w:id="865"/>
    </w:p>
    <w:p w14:paraId="0879FDAD"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4B0586A0"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w:t>
      </w:r>
      <w:r w:rsidR="004F504E" w:rsidRPr="00413874">
        <w:rPr>
          <w:rFonts w:ascii="Times New Roman"/>
          <w:snapToGrid w:val="0"/>
          <w:kern w:val="0"/>
          <w:sz w:val="22"/>
          <w:szCs w:val="22"/>
        </w:rPr>
        <w:t>의</w:t>
      </w:r>
      <w:r w:rsidR="004F504E" w:rsidRPr="00413874">
        <w:rPr>
          <w:rFonts w:ascii="Times New Roman"/>
          <w:snapToGrid w:val="0"/>
          <w:kern w:val="0"/>
          <w:sz w:val="22"/>
          <w:szCs w:val="22"/>
        </w:rPr>
        <w:t xml:space="preserve"> 1</w:t>
      </w:r>
      <w:r w:rsidR="00937655" w:rsidRPr="00413874">
        <w:rPr>
          <w:rFonts w:ascii="Times New Roman"/>
          <w:snapToGrid w:val="0"/>
          <w:kern w:val="0"/>
          <w:sz w:val="22"/>
          <w:szCs w:val="22"/>
        </w:rPr>
        <w:t>에</w:t>
      </w:r>
      <w:r w:rsidR="00937655" w:rsidRPr="00413874">
        <w:rPr>
          <w:rFonts w:ascii="Times New Roman"/>
          <w:snapToGrid w:val="0"/>
          <w:kern w:val="0"/>
          <w:sz w:val="22"/>
          <w:szCs w:val="22"/>
        </w:rPr>
        <w:t xml:space="preserve"> </w:t>
      </w:r>
      <w:r w:rsidR="00937655"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사유는</w:t>
      </w:r>
      <w:r w:rsidRPr="00413874">
        <w:rPr>
          <w:rFonts w:ascii="Times New Roman"/>
          <w:snapToGrid w:val="0"/>
          <w:kern w:val="0"/>
          <w:sz w:val="22"/>
          <w:szCs w:val="22"/>
        </w:rPr>
        <w:t xml:space="preserve"> </w:t>
      </w:r>
      <w:r w:rsidRPr="00413874">
        <w:rPr>
          <w:rFonts w:ascii="Times New Roman"/>
          <w:snapToGrid w:val="0"/>
          <w:kern w:val="0"/>
          <w:sz w:val="22"/>
          <w:szCs w:val="22"/>
        </w:rPr>
        <w:t>기한의</w:t>
      </w:r>
      <w:r w:rsidRPr="00413874">
        <w:rPr>
          <w:rFonts w:ascii="Times New Roman"/>
          <w:snapToGrid w:val="0"/>
          <w:kern w:val="0"/>
          <w:sz w:val="22"/>
          <w:szCs w:val="22"/>
        </w:rPr>
        <w:t xml:space="preserve"> </w:t>
      </w:r>
      <w:r w:rsidRPr="00413874">
        <w:rPr>
          <w:rFonts w:ascii="Times New Roman"/>
          <w:snapToGrid w:val="0"/>
          <w:kern w:val="0"/>
          <w:sz w:val="22"/>
          <w:szCs w:val="22"/>
        </w:rPr>
        <w:t>이익</w:t>
      </w:r>
      <w:r w:rsidRPr="00413874">
        <w:rPr>
          <w:rFonts w:ascii="Times New Roman"/>
          <w:snapToGrid w:val="0"/>
          <w:kern w:val="0"/>
          <w:sz w:val="22"/>
          <w:szCs w:val="22"/>
        </w:rPr>
        <w:t xml:space="preserve"> </w:t>
      </w:r>
      <w:r w:rsidRPr="00413874">
        <w:rPr>
          <w:rFonts w:ascii="Times New Roman"/>
          <w:snapToGrid w:val="0"/>
          <w:kern w:val="0"/>
          <w:sz w:val="22"/>
          <w:szCs w:val="22"/>
        </w:rPr>
        <w:t>상실</w:t>
      </w:r>
      <w:r w:rsidRPr="00413874">
        <w:rPr>
          <w:rFonts w:ascii="Times New Roman"/>
          <w:snapToGrid w:val="0"/>
          <w:kern w:val="0"/>
          <w:sz w:val="22"/>
          <w:szCs w:val="22"/>
        </w:rPr>
        <w:t xml:space="preserve"> </w:t>
      </w:r>
      <w:r w:rsidRPr="00413874">
        <w:rPr>
          <w:rFonts w:ascii="Times New Roman"/>
          <w:snapToGrid w:val="0"/>
          <w:kern w:val="0"/>
          <w:sz w:val="22"/>
          <w:szCs w:val="22"/>
        </w:rPr>
        <w:t>사유를</w:t>
      </w:r>
      <w:r w:rsidRPr="00413874">
        <w:rPr>
          <w:rFonts w:ascii="Times New Roman"/>
          <w:snapToGrid w:val="0"/>
          <w:kern w:val="0"/>
          <w:sz w:val="22"/>
          <w:szCs w:val="22"/>
        </w:rPr>
        <w:t xml:space="preserve"> </w:t>
      </w:r>
      <w:r w:rsidRPr="00413874">
        <w:rPr>
          <w:rFonts w:ascii="Times New Roman"/>
          <w:snapToGrid w:val="0"/>
          <w:kern w:val="0"/>
          <w:sz w:val="22"/>
          <w:szCs w:val="22"/>
        </w:rPr>
        <w:t>구성한다</w:t>
      </w:r>
      <w:r w:rsidRPr="00413874">
        <w:rPr>
          <w:rFonts w:ascii="Times New Roman"/>
          <w:snapToGrid w:val="0"/>
          <w:kern w:val="0"/>
          <w:sz w:val="22"/>
          <w:szCs w:val="22"/>
        </w:rPr>
        <w:t xml:space="preserve">. </w:t>
      </w:r>
    </w:p>
    <w:p w14:paraId="2E0A8B7B"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187C594F" w14:textId="41C5EE48" w:rsidR="002A7387"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금융계약에</w:t>
      </w:r>
      <w:r w:rsidRPr="00042DB9">
        <w:rPr>
          <w:rFonts w:ascii="Times New Roman"/>
          <w:sz w:val="22"/>
          <w:szCs w:val="22"/>
        </w:rPr>
        <w:t xml:space="preserve"> </w:t>
      </w:r>
      <w:r w:rsidRPr="00042DB9">
        <w:rPr>
          <w:rFonts w:ascii="Times New Roman"/>
          <w:sz w:val="22"/>
          <w:szCs w:val="22"/>
        </w:rPr>
        <w:t>따라</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대출원금을</w:t>
      </w:r>
      <w:r w:rsidRPr="00042DB9">
        <w:rPr>
          <w:rFonts w:ascii="Times New Roman"/>
          <w:sz w:val="22"/>
          <w:szCs w:val="22"/>
        </w:rPr>
        <w:t xml:space="preserve"> </w:t>
      </w:r>
      <w:r w:rsidRPr="00042DB9">
        <w:rPr>
          <w:rFonts w:ascii="Times New Roman"/>
          <w:sz w:val="22"/>
          <w:szCs w:val="22"/>
        </w:rPr>
        <w:t>대출만기일에</w:t>
      </w:r>
      <w:r w:rsidRPr="00042DB9">
        <w:rPr>
          <w:rFonts w:ascii="Times New Roman"/>
          <w:sz w:val="22"/>
          <w:szCs w:val="22"/>
        </w:rPr>
        <w:t xml:space="preserve"> </w:t>
      </w:r>
      <w:r w:rsidRPr="00042DB9">
        <w:rPr>
          <w:rFonts w:ascii="Times New Roman"/>
          <w:sz w:val="22"/>
          <w:szCs w:val="22"/>
        </w:rPr>
        <w:t>지급하지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1D10BCFC" w14:textId="77777777" w:rsidR="00422798" w:rsidRPr="00413874" w:rsidRDefault="00422798" w:rsidP="00AC7260">
      <w:pPr>
        <w:adjustRightInd w:val="0"/>
        <w:snapToGrid w:val="0"/>
        <w:spacing w:line="400" w:lineRule="exact"/>
        <w:ind w:left="567"/>
        <w:rPr>
          <w:rFonts w:ascii="Times New Roman"/>
          <w:sz w:val="22"/>
          <w:szCs w:val="22"/>
        </w:rPr>
      </w:pPr>
    </w:p>
    <w:p w14:paraId="5579E0A0" w14:textId="20FFEDF3" w:rsidR="00840324" w:rsidRPr="00413874" w:rsidRDefault="00840324" w:rsidP="00840324">
      <w:pPr>
        <w:numPr>
          <w:ilvl w:val="0"/>
          <w:numId w:val="61"/>
        </w:numPr>
        <w:adjustRightInd w:val="0"/>
        <w:snapToGrid w:val="0"/>
        <w:spacing w:line="400" w:lineRule="exact"/>
        <w:rPr>
          <w:rFonts w:ascii="Times New Roman"/>
          <w:sz w:val="22"/>
          <w:szCs w:val="22"/>
        </w:rPr>
      </w:pPr>
      <w:commentRangeStart w:id="866"/>
      <w:commentRangeStart w:id="867"/>
      <w:r w:rsidRPr="00042DB9">
        <w:rPr>
          <w:rFonts w:ascii="Times New Roman"/>
          <w:sz w:val="22"/>
          <w:szCs w:val="22"/>
        </w:rPr>
        <w:t>제</w:t>
      </w:r>
      <w:r w:rsidRPr="00042DB9">
        <w:rPr>
          <w:rFonts w:ascii="Times New Roman"/>
          <w:sz w:val="22"/>
          <w:szCs w:val="22"/>
        </w:rPr>
        <w:t>(1)</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경우를</w:t>
      </w:r>
      <w:r w:rsidRPr="00042DB9">
        <w:rPr>
          <w:rFonts w:ascii="Times New Roman"/>
          <w:sz w:val="22"/>
          <w:szCs w:val="22"/>
        </w:rPr>
        <w:t xml:space="preserve"> </w:t>
      </w:r>
      <w:r w:rsidRPr="00042DB9">
        <w:rPr>
          <w:rFonts w:ascii="Times New Roman"/>
          <w:sz w:val="22"/>
          <w:szCs w:val="22"/>
        </w:rPr>
        <w:t>제외하고</w:t>
      </w:r>
      <w:r w:rsidRPr="00042DB9">
        <w:rPr>
          <w:rFonts w:ascii="Times New Roman"/>
          <w:sz w:val="22"/>
          <w:szCs w:val="22"/>
        </w:rPr>
        <w:t xml:space="preserve">, </w:t>
      </w: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금융계약상</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이자</w:t>
      </w:r>
      <w:r w:rsidRPr="00042DB9">
        <w:rPr>
          <w:rFonts w:ascii="Times New Roman"/>
          <w:sz w:val="22"/>
          <w:szCs w:val="22"/>
        </w:rPr>
        <w:t xml:space="preserve"> </w:t>
      </w:r>
      <w:r w:rsidRPr="00042DB9">
        <w:rPr>
          <w:rFonts w:ascii="Times New Roman"/>
          <w:sz w:val="22"/>
          <w:szCs w:val="22"/>
        </w:rPr>
        <w:t>기타</w:t>
      </w:r>
      <w:r w:rsidRPr="00042DB9">
        <w:rPr>
          <w:rFonts w:ascii="Times New Roman"/>
          <w:sz w:val="22"/>
          <w:szCs w:val="22"/>
        </w:rPr>
        <w:t xml:space="preserve"> </w:t>
      </w:r>
      <w:r w:rsidRPr="00042DB9">
        <w:rPr>
          <w:rFonts w:ascii="Times New Roman"/>
          <w:sz w:val="22"/>
          <w:szCs w:val="22"/>
        </w:rPr>
        <w:t>금원의</w:t>
      </w:r>
      <w:r w:rsidRPr="00042DB9">
        <w:rPr>
          <w:rFonts w:ascii="Times New Roman"/>
          <w:sz w:val="22"/>
          <w:szCs w:val="22"/>
        </w:rPr>
        <w:t xml:space="preserve"> </w:t>
      </w:r>
      <w:r w:rsidRPr="00042DB9">
        <w:rPr>
          <w:rFonts w:ascii="Times New Roman"/>
          <w:sz w:val="22"/>
          <w:szCs w:val="22"/>
        </w:rPr>
        <w:t>지급의무를</w:t>
      </w:r>
      <w:r w:rsidRPr="00042DB9">
        <w:rPr>
          <w:rFonts w:ascii="Times New Roman"/>
          <w:sz w:val="22"/>
          <w:szCs w:val="22"/>
        </w:rPr>
        <w:t xml:space="preserve"> </w:t>
      </w:r>
      <w:r w:rsidRPr="00042DB9">
        <w:rPr>
          <w:rFonts w:ascii="Times New Roman"/>
          <w:sz w:val="22"/>
          <w:szCs w:val="22"/>
        </w:rPr>
        <w:t>그</w:t>
      </w:r>
      <w:r w:rsidRPr="00042DB9">
        <w:rPr>
          <w:rFonts w:ascii="Times New Roman"/>
          <w:sz w:val="22"/>
          <w:szCs w:val="22"/>
        </w:rPr>
        <w:t xml:space="preserve"> </w:t>
      </w:r>
      <w:r w:rsidRPr="00042DB9">
        <w:rPr>
          <w:rFonts w:ascii="Times New Roman"/>
          <w:sz w:val="22"/>
          <w:szCs w:val="22"/>
        </w:rPr>
        <w:t>지급기일부터</w:t>
      </w:r>
      <w:r w:rsidRPr="00042DB9">
        <w:rPr>
          <w:rFonts w:ascii="Times New Roman"/>
          <w:sz w:val="22"/>
          <w:szCs w:val="22"/>
        </w:rPr>
        <w:t xml:space="preserve"> </w:t>
      </w:r>
      <w:r w:rsidRPr="00042DB9">
        <w:rPr>
          <w:rFonts w:ascii="Times New Roman"/>
          <w:sz w:val="22"/>
          <w:szCs w:val="22"/>
        </w:rPr>
        <w:t>계속하여</w:t>
      </w:r>
      <w:r w:rsidRPr="00042DB9">
        <w:rPr>
          <w:rFonts w:ascii="Times New Roman"/>
          <w:sz w:val="22"/>
          <w:szCs w:val="22"/>
        </w:rPr>
        <w:t xml:space="preserve"> </w:t>
      </w:r>
      <w:r w:rsidRPr="00042DB9">
        <w:rPr>
          <w:rFonts w:ascii="Times New Roman"/>
          <w:sz w:val="22"/>
          <w:szCs w:val="22"/>
        </w:rPr>
        <w:t>일십사</w:t>
      </w:r>
      <w:r w:rsidRPr="00042DB9">
        <w:rPr>
          <w:rFonts w:ascii="Times New Roman"/>
          <w:sz w:val="22"/>
          <w:szCs w:val="22"/>
        </w:rPr>
        <w:t>(</w:t>
      </w:r>
      <w:ins w:id="868" w:author="안 용현(Yonghyeon,Ahn)" w:date="2026-10-13T10:30:00Z" w16du:dateUtc="2026-10-13T01:30:00Z">
        <w:r>
          <w:rPr>
            <w:rFonts w:ascii="Times New Roman" w:hint="eastAsia"/>
            <w:sz w:val="22"/>
            <w:szCs w:val="22"/>
          </w:rPr>
          <w:t>7</w:t>
        </w:r>
      </w:ins>
      <w:del w:id="869" w:author="안 용현(Yonghyeon,Ahn)" w:date="2026-10-13T10:30:00Z" w16du:dateUtc="2026-10-13T01:30:00Z">
        <w:r w:rsidRPr="00042DB9" w:rsidDel="00840324">
          <w:rPr>
            <w:rFonts w:ascii="Times New Roman"/>
            <w:sz w:val="22"/>
            <w:szCs w:val="22"/>
          </w:rPr>
          <w:delText>14</w:delText>
        </w:r>
      </w:del>
      <w:r w:rsidRPr="00042DB9">
        <w:rPr>
          <w:rFonts w:ascii="Times New Roman"/>
          <w:sz w:val="22"/>
          <w:szCs w:val="22"/>
        </w:rPr>
        <w:t>)</w:t>
      </w:r>
      <w:r w:rsidRPr="00042DB9">
        <w:rPr>
          <w:rFonts w:ascii="Times New Roman"/>
          <w:sz w:val="22"/>
          <w:szCs w:val="22"/>
        </w:rPr>
        <w:t>영업일간</w:t>
      </w:r>
      <w:r w:rsidRPr="00042DB9">
        <w:rPr>
          <w:rFonts w:ascii="Times New Roman"/>
          <w:sz w:val="22"/>
          <w:szCs w:val="22"/>
        </w:rPr>
        <w:t xml:space="preserve"> </w:t>
      </w:r>
      <w:r w:rsidRPr="00042DB9">
        <w:rPr>
          <w:rFonts w:ascii="Times New Roman"/>
          <w:sz w:val="22"/>
          <w:szCs w:val="22"/>
        </w:rPr>
        <w:t>이행하지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commentRangeEnd w:id="866"/>
      <w:r w:rsidRPr="00413874">
        <w:rPr>
          <w:rStyle w:val="afe"/>
          <w:rFonts w:ascii="Times New Roman"/>
          <w:sz w:val="22"/>
          <w:szCs w:val="22"/>
        </w:rPr>
        <w:commentReference w:id="866"/>
      </w:r>
      <w:commentRangeEnd w:id="867"/>
      <w:r w:rsidRPr="00413874">
        <w:rPr>
          <w:rStyle w:val="afe"/>
          <w:rFonts w:ascii="Times New Roman"/>
          <w:sz w:val="22"/>
          <w:szCs w:val="22"/>
        </w:rPr>
        <w:commentReference w:id="867"/>
      </w:r>
    </w:p>
    <w:p w14:paraId="042DC0F5" w14:textId="77777777" w:rsidR="00AC7260" w:rsidRPr="00413874" w:rsidRDefault="00AC7260" w:rsidP="00AC7260">
      <w:pPr>
        <w:pStyle w:val="afd"/>
        <w:rPr>
          <w:rFonts w:ascii="Times New Roman"/>
          <w:sz w:val="22"/>
          <w:szCs w:val="22"/>
        </w:rPr>
      </w:pPr>
    </w:p>
    <w:p w14:paraId="262ED8E7" w14:textId="29155E0F" w:rsidR="00422798" w:rsidRDefault="00840324" w:rsidP="00126DD8">
      <w:pPr>
        <w:numPr>
          <w:ilvl w:val="0"/>
          <w:numId w:val="61"/>
        </w:numPr>
        <w:adjustRightInd w:val="0"/>
        <w:snapToGrid w:val="0"/>
        <w:spacing w:line="400" w:lineRule="exact"/>
        <w:rPr>
          <w:rFonts w:ascii="Times New Roman"/>
          <w:sz w:val="22"/>
          <w:szCs w:val="22"/>
        </w:rPr>
      </w:pPr>
      <w:commentRangeStart w:id="870"/>
      <w:commentRangeStart w:id="871"/>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청산</w:t>
      </w:r>
      <w:r w:rsidRPr="00413874">
        <w:rPr>
          <w:rFonts w:ascii="Times New Roman"/>
          <w:sz w:val="22"/>
          <w:szCs w:val="22"/>
        </w:rPr>
        <w:t xml:space="preserve">, </w:t>
      </w:r>
      <w:r w:rsidRPr="00413874">
        <w:rPr>
          <w:rFonts w:ascii="Times New Roman"/>
          <w:sz w:val="22"/>
          <w:szCs w:val="22"/>
        </w:rPr>
        <w:t>회생절차</w:t>
      </w:r>
      <w:r w:rsidRPr="00413874">
        <w:rPr>
          <w:rFonts w:ascii="Times New Roman"/>
          <w:sz w:val="22"/>
          <w:szCs w:val="22"/>
        </w:rPr>
        <w:t xml:space="preserve">, </w:t>
      </w:r>
      <w:r w:rsidRPr="00413874">
        <w:rPr>
          <w:rFonts w:ascii="Times New Roman"/>
          <w:sz w:val="22"/>
          <w:szCs w:val="22"/>
        </w:rPr>
        <w:t>파산절차</w:t>
      </w:r>
      <w:r w:rsidRPr="00413874">
        <w:rPr>
          <w:rFonts w:ascii="Times New Roman"/>
          <w:sz w:val="22"/>
          <w:szCs w:val="22"/>
        </w:rPr>
        <w:t xml:space="preserve">, </w:t>
      </w:r>
      <w:r w:rsidRPr="00413874">
        <w:rPr>
          <w:rFonts w:ascii="Times New Roman"/>
          <w:sz w:val="22"/>
          <w:szCs w:val="22"/>
        </w:rPr>
        <w:t>부실징후기업</w:t>
      </w:r>
      <w:r w:rsidRPr="00413874">
        <w:rPr>
          <w:rFonts w:ascii="Times New Roman"/>
          <w:sz w:val="22"/>
          <w:szCs w:val="22"/>
        </w:rPr>
        <w:t xml:space="preserve"> </w:t>
      </w:r>
      <w:r w:rsidRPr="00413874">
        <w:rPr>
          <w:rFonts w:ascii="Times New Roman"/>
          <w:sz w:val="22"/>
          <w:szCs w:val="22"/>
        </w:rPr>
        <w:t>인정</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Pr>
          <w:rFonts w:ascii="Times New Roman" w:hint="eastAsia"/>
          <w:sz w:val="22"/>
          <w:szCs w:val="22"/>
        </w:rPr>
        <w:t>부도</w:t>
      </w:r>
      <w:r>
        <w:rPr>
          <w:rFonts w:ascii="Times New Roman" w:hint="eastAsia"/>
          <w:sz w:val="22"/>
          <w:szCs w:val="22"/>
        </w:rPr>
        <w:t xml:space="preserve"> </w:t>
      </w:r>
      <w:r w:rsidRPr="00413874">
        <w:rPr>
          <w:rFonts w:ascii="Times New Roman"/>
          <w:sz w:val="22"/>
          <w:szCs w:val="22"/>
        </w:rPr>
        <w:t>그와</w:t>
      </w:r>
      <w:r w:rsidRPr="00413874">
        <w:rPr>
          <w:rFonts w:ascii="Times New Roman"/>
          <w:sz w:val="22"/>
          <w:szCs w:val="22"/>
        </w:rPr>
        <w:t xml:space="preserve"> </w:t>
      </w:r>
      <w:r w:rsidRPr="00413874">
        <w:rPr>
          <w:rFonts w:ascii="Times New Roman"/>
          <w:sz w:val="22"/>
          <w:szCs w:val="22"/>
        </w:rPr>
        <w:t>유사한</w:t>
      </w:r>
      <w:r w:rsidRPr="00413874">
        <w:rPr>
          <w:rFonts w:ascii="Times New Roman"/>
          <w:sz w:val="22"/>
          <w:szCs w:val="22"/>
        </w:rPr>
        <w:t xml:space="preserve"> </w:t>
      </w:r>
      <w:commentRangeEnd w:id="870"/>
      <w:r w:rsidRPr="00413874">
        <w:rPr>
          <w:rStyle w:val="afe"/>
          <w:rFonts w:ascii="Times New Roman"/>
          <w:sz w:val="22"/>
          <w:szCs w:val="22"/>
        </w:rPr>
        <w:commentReference w:id="870"/>
      </w:r>
      <w:commentRangeEnd w:id="871"/>
      <w:r w:rsidRPr="00413874">
        <w:rPr>
          <w:rStyle w:val="afe"/>
          <w:rFonts w:ascii="Times New Roman"/>
          <w:sz w:val="22"/>
          <w:szCs w:val="22"/>
        </w:rPr>
        <w:commentReference w:id="871"/>
      </w:r>
      <w:r w:rsidR="00422798" w:rsidRPr="00413874">
        <w:rPr>
          <w:rFonts w:ascii="Times New Roman"/>
          <w:sz w:val="22"/>
          <w:szCs w:val="22"/>
        </w:rPr>
        <w:t>절차</w:t>
      </w:r>
      <w:r w:rsidR="00422798" w:rsidRPr="00413874">
        <w:rPr>
          <w:rFonts w:ascii="Times New Roman"/>
          <w:sz w:val="22"/>
          <w:szCs w:val="22"/>
        </w:rPr>
        <w:t>(</w:t>
      </w:r>
      <w:r w:rsidR="00422798" w:rsidRPr="00413874">
        <w:rPr>
          <w:rFonts w:ascii="Times New Roman"/>
          <w:sz w:val="22"/>
          <w:szCs w:val="22"/>
        </w:rPr>
        <w:t>기업개선작업</w:t>
      </w:r>
      <w:r w:rsidR="00422798" w:rsidRPr="00413874">
        <w:rPr>
          <w:rFonts w:ascii="Times New Roman"/>
          <w:sz w:val="22"/>
          <w:szCs w:val="22"/>
        </w:rPr>
        <w:t xml:space="preserve">, </w:t>
      </w:r>
      <w:r w:rsidR="00422798" w:rsidRPr="00413874">
        <w:rPr>
          <w:rFonts w:ascii="Times New Roman"/>
          <w:sz w:val="22"/>
          <w:szCs w:val="22"/>
        </w:rPr>
        <w:t>채권금융기관의</w:t>
      </w:r>
      <w:r w:rsidR="00422798" w:rsidRPr="00413874">
        <w:rPr>
          <w:rFonts w:ascii="Times New Roman"/>
          <w:sz w:val="22"/>
          <w:szCs w:val="22"/>
        </w:rPr>
        <w:t xml:space="preserve"> </w:t>
      </w:r>
      <w:r w:rsidR="00422798" w:rsidRPr="00413874">
        <w:rPr>
          <w:rFonts w:ascii="Times New Roman"/>
          <w:sz w:val="22"/>
          <w:szCs w:val="22"/>
        </w:rPr>
        <w:t>퇴출결정</w:t>
      </w:r>
      <w:r w:rsidR="00422798" w:rsidRPr="00413874">
        <w:rPr>
          <w:rFonts w:ascii="Times New Roman"/>
          <w:sz w:val="22"/>
          <w:szCs w:val="22"/>
        </w:rPr>
        <w:t xml:space="preserve"> </w:t>
      </w:r>
      <w:r w:rsidR="00422798" w:rsidRPr="00413874">
        <w:rPr>
          <w:rFonts w:ascii="Times New Roman"/>
          <w:sz w:val="22"/>
          <w:szCs w:val="22"/>
        </w:rPr>
        <w:t>등을</w:t>
      </w:r>
      <w:r w:rsidR="00422798" w:rsidRPr="00413874">
        <w:rPr>
          <w:rFonts w:ascii="Times New Roman"/>
          <w:sz w:val="22"/>
          <w:szCs w:val="22"/>
        </w:rPr>
        <w:t xml:space="preserve"> </w:t>
      </w:r>
      <w:r w:rsidR="00422798" w:rsidRPr="00413874">
        <w:rPr>
          <w:rFonts w:ascii="Times New Roman"/>
          <w:sz w:val="22"/>
          <w:szCs w:val="22"/>
        </w:rPr>
        <w:t>포함</w:t>
      </w:r>
      <w:r w:rsidR="00422798" w:rsidRPr="00413874">
        <w:rPr>
          <w:rFonts w:ascii="Times New Roman"/>
          <w:sz w:val="22"/>
          <w:szCs w:val="22"/>
        </w:rPr>
        <w:t>)</w:t>
      </w:r>
      <w:r w:rsidR="00422798" w:rsidRPr="00413874">
        <w:rPr>
          <w:rFonts w:ascii="Times New Roman"/>
          <w:sz w:val="22"/>
          <w:szCs w:val="22"/>
        </w:rPr>
        <w:t>의</w:t>
      </w:r>
      <w:r w:rsidR="00422798" w:rsidRPr="00413874">
        <w:rPr>
          <w:rFonts w:ascii="Times New Roman"/>
          <w:sz w:val="22"/>
          <w:szCs w:val="22"/>
        </w:rPr>
        <w:t xml:space="preserve"> </w:t>
      </w:r>
      <w:r w:rsidR="00422798" w:rsidRPr="00413874">
        <w:rPr>
          <w:rFonts w:ascii="Times New Roman"/>
          <w:sz w:val="22"/>
          <w:szCs w:val="22"/>
        </w:rPr>
        <w:t>개시신청이</w:t>
      </w:r>
      <w:r w:rsidR="00422798" w:rsidRPr="00413874">
        <w:rPr>
          <w:rFonts w:ascii="Times New Roman"/>
          <w:sz w:val="22"/>
          <w:szCs w:val="22"/>
        </w:rPr>
        <w:t xml:space="preserve"> </w:t>
      </w:r>
      <w:r w:rsidR="0056565F">
        <w:rPr>
          <w:rFonts w:ascii="Times New Roman" w:hint="eastAsia"/>
          <w:sz w:val="22"/>
          <w:szCs w:val="22"/>
        </w:rPr>
        <w:t>있는</w:t>
      </w:r>
      <w:r w:rsidR="0056565F">
        <w:rPr>
          <w:rFonts w:ascii="Times New Roman" w:hint="eastAsia"/>
          <w:sz w:val="22"/>
          <w:szCs w:val="22"/>
        </w:rPr>
        <w:t xml:space="preserve"> </w:t>
      </w:r>
      <w:r w:rsidR="0056565F">
        <w:rPr>
          <w:rFonts w:ascii="Times New Roman" w:hint="eastAsia"/>
          <w:sz w:val="22"/>
          <w:szCs w:val="22"/>
        </w:rPr>
        <w:t>경우</w:t>
      </w:r>
      <w:r w:rsidR="001603B5">
        <w:rPr>
          <w:rFonts w:ascii="Times New Roman" w:hint="eastAsia"/>
          <w:sz w:val="22"/>
          <w:szCs w:val="22"/>
        </w:rPr>
        <w:t xml:space="preserve">. </w:t>
      </w:r>
      <w:r w:rsidR="001603B5" w:rsidRPr="001603B5">
        <w:rPr>
          <w:rFonts w:ascii="Times New Roman"/>
          <w:sz w:val="22"/>
          <w:szCs w:val="22"/>
        </w:rPr>
        <w:t>다만</w:t>
      </w:r>
      <w:r w:rsidR="001603B5" w:rsidRPr="001603B5">
        <w:rPr>
          <w:rFonts w:ascii="Times New Roman"/>
          <w:sz w:val="22"/>
          <w:szCs w:val="22"/>
        </w:rPr>
        <w:t xml:space="preserve">, </w:t>
      </w:r>
      <w:r w:rsidR="001603B5" w:rsidRPr="001603B5">
        <w:rPr>
          <w:rFonts w:ascii="Times New Roman"/>
          <w:sz w:val="22"/>
          <w:szCs w:val="22"/>
        </w:rPr>
        <w:t>차주</w:t>
      </w:r>
      <w:r w:rsidR="001603B5" w:rsidRPr="001603B5">
        <w:rPr>
          <w:rFonts w:ascii="Times New Roman"/>
          <w:sz w:val="22"/>
          <w:szCs w:val="22"/>
        </w:rPr>
        <w:t xml:space="preserve"> </w:t>
      </w:r>
      <w:r w:rsidR="001603B5" w:rsidRPr="001603B5">
        <w:rPr>
          <w:rFonts w:ascii="Times New Roman"/>
          <w:sz w:val="22"/>
          <w:szCs w:val="22"/>
        </w:rPr>
        <w:t>이외의</w:t>
      </w:r>
      <w:r w:rsidR="001603B5" w:rsidRPr="001603B5">
        <w:rPr>
          <w:rFonts w:ascii="Times New Roman"/>
          <w:sz w:val="22"/>
          <w:szCs w:val="22"/>
        </w:rPr>
        <w:t xml:space="preserve"> </w:t>
      </w:r>
      <w:r w:rsidR="001603B5" w:rsidRPr="001603B5">
        <w:rPr>
          <w:rFonts w:ascii="Times New Roman"/>
          <w:sz w:val="22"/>
          <w:szCs w:val="22"/>
        </w:rPr>
        <w:t>자가</w:t>
      </w:r>
      <w:r w:rsidR="001603B5" w:rsidRPr="001603B5">
        <w:rPr>
          <w:rFonts w:ascii="Times New Roman"/>
          <w:sz w:val="22"/>
          <w:szCs w:val="22"/>
        </w:rPr>
        <w:t xml:space="preserve"> </w:t>
      </w:r>
      <w:r w:rsidR="001603B5" w:rsidRPr="001603B5">
        <w:rPr>
          <w:rFonts w:ascii="Times New Roman"/>
          <w:sz w:val="22"/>
          <w:szCs w:val="22"/>
        </w:rPr>
        <w:t>신청한</w:t>
      </w:r>
      <w:r w:rsidR="001603B5" w:rsidRPr="001603B5">
        <w:rPr>
          <w:rFonts w:ascii="Times New Roman"/>
          <w:sz w:val="22"/>
          <w:szCs w:val="22"/>
        </w:rPr>
        <w:t xml:space="preserve"> </w:t>
      </w:r>
      <w:r w:rsidR="001603B5" w:rsidRPr="001603B5">
        <w:rPr>
          <w:rFonts w:ascii="Times New Roman"/>
          <w:sz w:val="22"/>
          <w:szCs w:val="22"/>
        </w:rPr>
        <w:t>경우에는</w:t>
      </w:r>
      <w:r w:rsidR="001603B5" w:rsidRPr="001603B5">
        <w:rPr>
          <w:rFonts w:ascii="Times New Roman"/>
          <w:sz w:val="22"/>
          <w:szCs w:val="22"/>
        </w:rPr>
        <w:t xml:space="preserve"> </w:t>
      </w:r>
      <w:r w:rsidR="001603B5" w:rsidRPr="001603B5">
        <w:rPr>
          <w:rFonts w:ascii="Times New Roman"/>
          <w:sz w:val="22"/>
          <w:szCs w:val="22"/>
        </w:rPr>
        <w:t>그</w:t>
      </w:r>
      <w:r w:rsidR="001603B5" w:rsidRPr="001603B5">
        <w:rPr>
          <w:rFonts w:ascii="Times New Roman"/>
          <w:sz w:val="22"/>
          <w:szCs w:val="22"/>
        </w:rPr>
        <w:t xml:space="preserve"> </w:t>
      </w:r>
      <w:r w:rsidR="001603B5" w:rsidRPr="001603B5">
        <w:rPr>
          <w:rFonts w:ascii="Times New Roman"/>
          <w:sz w:val="22"/>
          <w:szCs w:val="22"/>
        </w:rPr>
        <w:t>신청이</w:t>
      </w:r>
      <w:r w:rsidR="001603B5" w:rsidRPr="001603B5">
        <w:rPr>
          <w:rFonts w:ascii="Times New Roman"/>
          <w:sz w:val="22"/>
          <w:szCs w:val="22"/>
        </w:rPr>
        <w:t xml:space="preserve"> [</w:t>
      </w:r>
      <w:r w:rsidR="001603B5" w:rsidRPr="001603B5">
        <w:rPr>
          <w:rFonts w:ascii="Times New Roman"/>
          <w:sz w:val="22"/>
          <w:szCs w:val="22"/>
        </w:rPr>
        <w:t>삼십</w:t>
      </w:r>
      <w:r w:rsidR="001603B5" w:rsidRPr="001603B5">
        <w:rPr>
          <w:rFonts w:ascii="Times New Roman"/>
          <w:sz w:val="22"/>
          <w:szCs w:val="22"/>
        </w:rPr>
        <w:t>(30)]</w:t>
      </w:r>
      <w:r w:rsidR="001603B5" w:rsidRPr="001603B5">
        <w:rPr>
          <w:rFonts w:ascii="Times New Roman"/>
          <w:sz w:val="22"/>
          <w:szCs w:val="22"/>
        </w:rPr>
        <w:t>일</w:t>
      </w:r>
      <w:r w:rsidR="001603B5" w:rsidRPr="001603B5">
        <w:rPr>
          <w:rFonts w:ascii="Times New Roman"/>
          <w:sz w:val="22"/>
          <w:szCs w:val="22"/>
        </w:rPr>
        <w:t xml:space="preserve"> </w:t>
      </w:r>
      <w:r w:rsidR="001603B5" w:rsidRPr="001603B5">
        <w:rPr>
          <w:rFonts w:ascii="Times New Roman"/>
          <w:sz w:val="22"/>
          <w:szCs w:val="22"/>
        </w:rPr>
        <w:t>이내에</w:t>
      </w:r>
      <w:r w:rsidR="001603B5" w:rsidRPr="001603B5">
        <w:rPr>
          <w:rFonts w:ascii="Times New Roman"/>
          <w:sz w:val="22"/>
          <w:szCs w:val="22"/>
        </w:rPr>
        <w:t xml:space="preserve"> </w:t>
      </w:r>
      <w:r w:rsidR="001603B5" w:rsidRPr="001603B5">
        <w:rPr>
          <w:rFonts w:ascii="Times New Roman"/>
          <w:sz w:val="22"/>
          <w:szCs w:val="22"/>
        </w:rPr>
        <w:t>기각</w:t>
      </w:r>
      <w:r w:rsidR="001603B5" w:rsidRPr="001603B5">
        <w:rPr>
          <w:rFonts w:ascii="Times New Roman"/>
          <w:sz w:val="22"/>
          <w:szCs w:val="22"/>
        </w:rPr>
        <w:t xml:space="preserve">, </w:t>
      </w:r>
      <w:r w:rsidR="001603B5" w:rsidRPr="001603B5">
        <w:rPr>
          <w:rFonts w:ascii="Times New Roman"/>
          <w:sz w:val="22"/>
          <w:szCs w:val="22"/>
        </w:rPr>
        <w:t>각하</w:t>
      </w:r>
      <w:r w:rsidR="001603B5" w:rsidRPr="001603B5">
        <w:rPr>
          <w:rFonts w:ascii="Times New Roman"/>
          <w:sz w:val="22"/>
          <w:szCs w:val="22"/>
        </w:rPr>
        <w:t xml:space="preserve"> </w:t>
      </w:r>
      <w:r w:rsidR="001603B5" w:rsidRPr="001603B5">
        <w:rPr>
          <w:rFonts w:ascii="Times New Roman"/>
          <w:sz w:val="22"/>
          <w:szCs w:val="22"/>
        </w:rPr>
        <w:t>또는</w:t>
      </w:r>
      <w:r w:rsidR="001603B5" w:rsidRPr="001603B5">
        <w:rPr>
          <w:rFonts w:ascii="Times New Roman"/>
          <w:sz w:val="22"/>
          <w:szCs w:val="22"/>
        </w:rPr>
        <w:t xml:space="preserve"> </w:t>
      </w:r>
      <w:r w:rsidR="001603B5" w:rsidRPr="001603B5">
        <w:rPr>
          <w:rFonts w:ascii="Times New Roman"/>
          <w:sz w:val="22"/>
          <w:szCs w:val="22"/>
        </w:rPr>
        <w:t>취하되지</w:t>
      </w:r>
      <w:r w:rsidR="001603B5" w:rsidRPr="001603B5">
        <w:rPr>
          <w:rFonts w:ascii="Times New Roman"/>
          <w:sz w:val="22"/>
          <w:szCs w:val="22"/>
        </w:rPr>
        <w:t xml:space="preserve"> </w:t>
      </w:r>
      <w:r w:rsidR="001603B5" w:rsidRPr="001603B5">
        <w:rPr>
          <w:rFonts w:ascii="Times New Roman"/>
          <w:sz w:val="22"/>
          <w:szCs w:val="22"/>
        </w:rPr>
        <w:t>아니한</w:t>
      </w:r>
      <w:r w:rsidR="001603B5" w:rsidRPr="001603B5">
        <w:rPr>
          <w:rFonts w:ascii="Times New Roman"/>
          <w:sz w:val="22"/>
          <w:szCs w:val="22"/>
        </w:rPr>
        <w:t xml:space="preserve"> </w:t>
      </w:r>
      <w:r w:rsidR="001603B5" w:rsidRPr="001603B5">
        <w:rPr>
          <w:rFonts w:ascii="Times New Roman"/>
          <w:sz w:val="22"/>
          <w:szCs w:val="22"/>
        </w:rPr>
        <w:t>경우에</w:t>
      </w:r>
      <w:r w:rsidR="001603B5" w:rsidRPr="001603B5">
        <w:rPr>
          <w:rFonts w:ascii="Times New Roman"/>
          <w:sz w:val="22"/>
          <w:szCs w:val="22"/>
        </w:rPr>
        <w:t xml:space="preserve"> </w:t>
      </w:r>
      <w:r w:rsidR="001603B5" w:rsidRPr="001603B5">
        <w:rPr>
          <w:rFonts w:ascii="Times New Roman"/>
          <w:sz w:val="22"/>
          <w:szCs w:val="22"/>
        </w:rPr>
        <w:t>한한다</w:t>
      </w:r>
      <w:r w:rsidR="001603B5" w:rsidRPr="001603B5">
        <w:rPr>
          <w:rFonts w:ascii="Times New Roman"/>
          <w:sz w:val="22"/>
          <w:szCs w:val="22"/>
        </w:rPr>
        <w:t>.</w:t>
      </w:r>
    </w:p>
    <w:p w14:paraId="69026C8F" w14:textId="77777777" w:rsidR="00E946BE" w:rsidRDefault="00E946BE" w:rsidP="001E61DB">
      <w:pPr>
        <w:pStyle w:val="afd"/>
        <w:rPr>
          <w:rFonts w:ascii="Times New Roman"/>
          <w:sz w:val="22"/>
          <w:szCs w:val="22"/>
        </w:rPr>
      </w:pPr>
    </w:p>
    <w:p w14:paraId="532C48C6" w14:textId="6D7622E4" w:rsidR="00E946BE" w:rsidRPr="00413874" w:rsidRDefault="00E946BE" w:rsidP="00E946BE">
      <w:pPr>
        <w:numPr>
          <w:ilvl w:val="0"/>
          <w:numId w:val="61"/>
        </w:numPr>
        <w:adjustRightInd w:val="0"/>
        <w:snapToGrid w:val="0"/>
        <w:spacing w:line="400" w:lineRule="exact"/>
        <w:rPr>
          <w:rFonts w:ascii="Times New Roman"/>
          <w:sz w:val="22"/>
          <w:szCs w:val="22"/>
        </w:rPr>
      </w:pPr>
      <w:r w:rsidRPr="00413874">
        <w:rPr>
          <w:rFonts w:ascii="Times New Roman"/>
          <w:sz w:val="22"/>
          <w:szCs w:val="22"/>
        </w:rPr>
        <w:lastRenderedPageBreak/>
        <w:t>차주가</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부담하거나</w:t>
      </w:r>
      <w:r w:rsidRPr="00413874">
        <w:rPr>
          <w:rFonts w:ascii="Times New Roman"/>
          <w:sz w:val="22"/>
          <w:szCs w:val="22"/>
        </w:rPr>
        <w:t xml:space="preserve"> </w:t>
      </w:r>
      <w:r w:rsidRPr="00413874">
        <w:rPr>
          <w:rFonts w:ascii="Times New Roman"/>
          <w:sz w:val="22"/>
          <w:szCs w:val="22"/>
        </w:rPr>
        <w:t>이행하는</w:t>
      </w:r>
      <w:r w:rsidRPr="00413874">
        <w:rPr>
          <w:rFonts w:ascii="Times New Roman"/>
          <w:sz w:val="22"/>
          <w:szCs w:val="22"/>
        </w:rPr>
        <w:t xml:space="preserve"> </w:t>
      </w:r>
      <w:r w:rsidRPr="00413874">
        <w:rPr>
          <w:rFonts w:ascii="Times New Roman"/>
          <w:sz w:val="22"/>
          <w:szCs w:val="22"/>
        </w:rPr>
        <w:t>것이</w:t>
      </w:r>
      <w:r w:rsidRPr="00413874">
        <w:rPr>
          <w:rFonts w:ascii="Times New Roman"/>
          <w:sz w:val="22"/>
          <w:szCs w:val="22"/>
        </w:rPr>
        <w:t xml:space="preserve"> </w:t>
      </w:r>
      <w:r>
        <w:rPr>
          <w:rFonts w:ascii="Times New Roman" w:hint="eastAsia"/>
          <w:sz w:val="22"/>
          <w:szCs w:val="22"/>
        </w:rPr>
        <w:t>관련</w:t>
      </w:r>
      <w:r>
        <w:rPr>
          <w:rFonts w:ascii="Times New Roman" w:hint="eastAsia"/>
          <w:sz w:val="22"/>
          <w:szCs w:val="22"/>
        </w:rPr>
        <w:t xml:space="preserve"> </w:t>
      </w:r>
      <w:r>
        <w:rPr>
          <w:rFonts w:ascii="Times New Roman" w:hint="eastAsia"/>
          <w:sz w:val="22"/>
          <w:szCs w:val="22"/>
        </w:rPr>
        <w:t>법령</w:t>
      </w:r>
      <w:r>
        <w:rPr>
          <w:rFonts w:ascii="Times New Roman" w:hint="eastAsia"/>
          <w:sz w:val="22"/>
          <w:szCs w:val="22"/>
        </w:rPr>
        <w:t xml:space="preserve"> </w:t>
      </w:r>
      <w:r>
        <w:rPr>
          <w:rFonts w:ascii="Times New Roman" w:hint="eastAsia"/>
          <w:sz w:val="22"/>
          <w:szCs w:val="22"/>
        </w:rPr>
        <w:t>등의</w:t>
      </w:r>
      <w:r>
        <w:rPr>
          <w:rFonts w:ascii="Times New Roman" w:hint="eastAsia"/>
          <w:sz w:val="22"/>
          <w:szCs w:val="22"/>
        </w:rPr>
        <w:t xml:space="preserve"> </w:t>
      </w:r>
      <w:r>
        <w:rPr>
          <w:rFonts w:ascii="Times New Roman" w:hint="eastAsia"/>
          <w:sz w:val="22"/>
          <w:szCs w:val="22"/>
        </w:rPr>
        <w:t>개정이나</w:t>
      </w:r>
      <w:r>
        <w:rPr>
          <w:rFonts w:ascii="Times New Roman" w:hint="eastAsia"/>
          <w:sz w:val="22"/>
          <w:szCs w:val="22"/>
        </w:rPr>
        <w:t xml:space="preserve"> </w:t>
      </w:r>
      <w:r>
        <w:rPr>
          <w:rFonts w:ascii="Times New Roman" w:hint="eastAsia"/>
          <w:sz w:val="22"/>
          <w:szCs w:val="22"/>
        </w:rPr>
        <w:t>법원의</w:t>
      </w:r>
      <w:r>
        <w:rPr>
          <w:rFonts w:ascii="Times New Roman" w:hint="eastAsia"/>
          <w:sz w:val="22"/>
          <w:szCs w:val="22"/>
        </w:rPr>
        <w:t xml:space="preserve"> </w:t>
      </w:r>
      <w:r>
        <w:rPr>
          <w:rFonts w:ascii="Times New Roman" w:hint="eastAsia"/>
          <w:sz w:val="22"/>
          <w:szCs w:val="22"/>
        </w:rPr>
        <w:t>판결</w:t>
      </w:r>
      <w:r>
        <w:rPr>
          <w:rFonts w:ascii="Times New Roman" w:hint="eastAsia"/>
          <w:sz w:val="22"/>
          <w:szCs w:val="22"/>
        </w:rPr>
        <w:t xml:space="preserve"> </w:t>
      </w:r>
      <w:r>
        <w:rPr>
          <w:rFonts w:ascii="Times New Roman" w:hint="eastAsia"/>
          <w:sz w:val="22"/>
          <w:szCs w:val="22"/>
        </w:rPr>
        <w:t>등으로</w:t>
      </w:r>
      <w:r>
        <w:rPr>
          <w:rFonts w:ascii="Times New Roman" w:hint="eastAsia"/>
          <w:sz w:val="22"/>
          <w:szCs w:val="22"/>
        </w:rPr>
        <w:t xml:space="preserve"> </w:t>
      </w:r>
      <w:r w:rsidRPr="00413874">
        <w:rPr>
          <w:rFonts w:ascii="Times New Roman"/>
          <w:sz w:val="22"/>
          <w:szCs w:val="22"/>
        </w:rPr>
        <w:t>위법하게</w:t>
      </w:r>
      <w:r w:rsidRPr="00413874">
        <w:rPr>
          <w:rFonts w:ascii="Times New Roman"/>
          <w:sz w:val="22"/>
          <w:szCs w:val="22"/>
        </w:rPr>
        <w:t xml:space="preserve"> </w:t>
      </w:r>
      <w:r>
        <w:rPr>
          <w:rFonts w:ascii="Times New Roman" w:hint="eastAsia"/>
          <w:sz w:val="22"/>
          <w:szCs w:val="22"/>
        </w:rPr>
        <w:t>된</w:t>
      </w:r>
      <w:r>
        <w:rPr>
          <w:rFonts w:ascii="Times New Roman" w:hint="eastAsia"/>
          <w:sz w:val="22"/>
          <w:szCs w:val="22"/>
        </w:rPr>
        <w:t xml:space="preserve"> </w:t>
      </w:r>
      <w:r w:rsidRPr="00413874">
        <w:rPr>
          <w:rFonts w:ascii="Times New Roman"/>
          <w:sz w:val="22"/>
          <w:szCs w:val="22"/>
        </w:rPr>
        <w:t>경우</w:t>
      </w:r>
      <w:r w:rsidRPr="00413874">
        <w:rPr>
          <w:rFonts w:ascii="Times New Roman"/>
          <w:sz w:val="22"/>
          <w:szCs w:val="22"/>
        </w:rPr>
        <w:t xml:space="preserve"> </w:t>
      </w:r>
    </w:p>
    <w:p w14:paraId="6E43E916" w14:textId="77777777" w:rsidR="00422798" w:rsidRPr="00413874" w:rsidRDefault="00422798" w:rsidP="008B24EF">
      <w:pPr>
        <w:adjustRightInd w:val="0"/>
        <w:snapToGrid w:val="0"/>
        <w:spacing w:line="400" w:lineRule="exact"/>
        <w:ind w:left="426"/>
        <w:rPr>
          <w:rFonts w:ascii="Times New Roman"/>
          <w:sz w:val="22"/>
          <w:szCs w:val="22"/>
        </w:rPr>
      </w:pPr>
    </w:p>
    <w:p w14:paraId="0345572E" w14:textId="514F282F" w:rsidR="007F2A96" w:rsidRPr="00413874" w:rsidRDefault="007F2A96"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일부가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사전</w:t>
      </w:r>
      <w:r w:rsidRPr="00413874">
        <w:rPr>
          <w:rFonts w:ascii="Times New Roman"/>
          <w:sz w:val="22"/>
          <w:szCs w:val="22"/>
        </w:rPr>
        <w:t xml:space="preserve"> </w:t>
      </w:r>
      <w:r w:rsidRPr="00413874">
        <w:rPr>
          <w:rFonts w:ascii="Times New Roman"/>
          <w:sz w:val="22"/>
          <w:szCs w:val="22"/>
        </w:rPr>
        <w:t>서면</w:t>
      </w:r>
      <w:r w:rsidRPr="00413874">
        <w:rPr>
          <w:rFonts w:ascii="Times New Roman"/>
          <w:sz w:val="22"/>
          <w:szCs w:val="22"/>
        </w:rPr>
        <w:t xml:space="preserve"> </w:t>
      </w:r>
      <w:r w:rsidRPr="00413874">
        <w:rPr>
          <w:rFonts w:ascii="Times New Roman"/>
          <w:sz w:val="22"/>
          <w:szCs w:val="22"/>
        </w:rPr>
        <w:t>승인</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사유로든</w:t>
      </w:r>
      <w:r w:rsidRPr="00413874">
        <w:rPr>
          <w:rFonts w:ascii="Times New Roman"/>
          <w:sz w:val="22"/>
          <w:szCs w:val="22"/>
        </w:rPr>
        <w:t xml:space="preserve"> </w:t>
      </w:r>
      <w:r w:rsidRPr="00413874">
        <w:rPr>
          <w:rFonts w:ascii="Times New Roman"/>
          <w:sz w:val="22"/>
          <w:szCs w:val="22"/>
        </w:rPr>
        <w:t>국유화</w:t>
      </w:r>
      <w:r w:rsidRPr="00413874">
        <w:rPr>
          <w:rFonts w:ascii="Times New Roman"/>
          <w:sz w:val="22"/>
          <w:szCs w:val="22"/>
        </w:rPr>
        <w:t xml:space="preserve">, </w:t>
      </w:r>
      <w:r w:rsidRPr="00413874">
        <w:rPr>
          <w:rFonts w:ascii="Times New Roman"/>
          <w:sz w:val="22"/>
          <w:szCs w:val="22"/>
        </w:rPr>
        <w:t>몰수되는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그로</w:t>
      </w:r>
      <w:r w:rsidRPr="00413874">
        <w:rPr>
          <w:rFonts w:ascii="Times New Roman"/>
          <w:sz w:val="22"/>
          <w:szCs w:val="22"/>
        </w:rPr>
        <w:t xml:space="preserve"> </w:t>
      </w:r>
      <w:r w:rsidRPr="00413874">
        <w:rPr>
          <w:rFonts w:ascii="Times New Roman"/>
          <w:sz w:val="22"/>
          <w:szCs w:val="22"/>
        </w:rPr>
        <w:t>인해</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상환능력에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발생하였거나</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우려가</w:t>
      </w:r>
      <w:r w:rsidRPr="00413874">
        <w:rPr>
          <w:rFonts w:ascii="Times New Roman"/>
          <w:sz w:val="22"/>
          <w:szCs w:val="22"/>
        </w:rPr>
        <w:t xml:space="preserve"> </w:t>
      </w:r>
      <w:r w:rsidRPr="00413874">
        <w:rPr>
          <w:rFonts w:ascii="Times New Roman"/>
          <w:sz w:val="22"/>
          <w:szCs w:val="22"/>
        </w:rPr>
        <w:t>있다고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451B3C72" w14:textId="77777777" w:rsidR="007F2A96" w:rsidRPr="00413874" w:rsidRDefault="007F2A96" w:rsidP="008B24EF">
      <w:pPr>
        <w:adjustRightInd w:val="0"/>
        <w:snapToGrid w:val="0"/>
        <w:spacing w:line="400" w:lineRule="exact"/>
        <w:ind w:left="426"/>
        <w:rPr>
          <w:rFonts w:ascii="Times New Roman"/>
          <w:sz w:val="22"/>
          <w:szCs w:val="22"/>
        </w:rPr>
      </w:pPr>
    </w:p>
    <w:p w14:paraId="3E51E2A9" w14:textId="017EC051"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담보계약의</w:t>
      </w:r>
      <w:r w:rsidRPr="00413874">
        <w:rPr>
          <w:rFonts w:ascii="Times New Roman"/>
          <w:sz w:val="22"/>
          <w:szCs w:val="22"/>
        </w:rPr>
        <w:t xml:space="preserve"> </w:t>
      </w:r>
      <w:r w:rsidRPr="00413874">
        <w:rPr>
          <w:rFonts w:ascii="Times New Roman"/>
          <w:sz w:val="22"/>
          <w:szCs w:val="22"/>
        </w:rPr>
        <w:t>목적물을</w:t>
      </w:r>
      <w:r w:rsidRPr="00413874">
        <w:rPr>
          <w:rFonts w:ascii="Times New Roman"/>
          <w:sz w:val="22"/>
          <w:szCs w:val="22"/>
        </w:rPr>
        <w:t xml:space="preserve"> </w:t>
      </w:r>
      <w:r w:rsidRPr="00413874">
        <w:rPr>
          <w:rFonts w:ascii="Times New Roman"/>
          <w:sz w:val="22"/>
          <w:szCs w:val="22"/>
        </w:rPr>
        <w:t>포함한</w:t>
      </w:r>
      <w:r w:rsidR="009B7250" w:rsidRPr="00413874">
        <w:rPr>
          <w:rFonts w:ascii="Times New Roman"/>
          <w:sz w:val="22"/>
          <w:szCs w:val="22"/>
        </w:rPr>
        <w:t xml:space="preserve"> </w:t>
      </w:r>
      <w:r w:rsidR="0028479B" w:rsidRPr="00413874">
        <w:rPr>
          <w:rFonts w:ascii="Times New Roman"/>
          <w:sz w:val="22"/>
          <w:szCs w:val="22"/>
        </w:rPr>
        <w:t>본건</w:t>
      </w:r>
      <w:r w:rsidR="0028479B" w:rsidRPr="00413874">
        <w:rPr>
          <w:rFonts w:ascii="Times New Roman"/>
          <w:sz w:val="22"/>
          <w:szCs w:val="22"/>
        </w:rPr>
        <w:t xml:space="preserve"> </w:t>
      </w:r>
      <w:r w:rsidR="0028479B" w:rsidRPr="00413874">
        <w:rPr>
          <w:rFonts w:ascii="Times New Roman"/>
          <w:sz w:val="22"/>
          <w:szCs w:val="22"/>
        </w:rPr>
        <w:t>사업과</w:t>
      </w:r>
      <w:r w:rsidR="0028479B" w:rsidRPr="00413874">
        <w:rPr>
          <w:rFonts w:ascii="Times New Roman"/>
          <w:sz w:val="22"/>
          <w:szCs w:val="22"/>
        </w:rPr>
        <w:t xml:space="preserve"> </w:t>
      </w:r>
      <w:r w:rsidR="0028479B" w:rsidRPr="00413874">
        <w:rPr>
          <w:rFonts w:ascii="Times New Roman"/>
          <w:sz w:val="22"/>
          <w:szCs w:val="22"/>
        </w:rPr>
        <w:t>관련된</w:t>
      </w:r>
      <w:r w:rsidR="0028479B"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압류명령</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체납처분</w:t>
      </w:r>
      <w:r w:rsidRPr="00413874">
        <w:rPr>
          <w:rFonts w:ascii="Times New Roman"/>
          <w:sz w:val="22"/>
          <w:szCs w:val="22"/>
        </w:rPr>
        <w:t xml:space="preserve"> </w:t>
      </w:r>
      <w:r w:rsidRPr="00413874">
        <w:rPr>
          <w:rFonts w:ascii="Times New Roman"/>
          <w:sz w:val="22"/>
          <w:szCs w:val="22"/>
        </w:rPr>
        <w:t>압류통지가</w:t>
      </w:r>
      <w:r w:rsidRPr="00413874">
        <w:rPr>
          <w:rFonts w:ascii="Times New Roman"/>
          <w:sz w:val="22"/>
          <w:szCs w:val="22"/>
        </w:rPr>
        <w:t xml:space="preserve"> </w:t>
      </w:r>
      <w:r w:rsidRPr="00413874">
        <w:rPr>
          <w:rFonts w:ascii="Times New Roman"/>
          <w:sz w:val="22"/>
          <w:szCs w:val="22"/>
        </w:rPr>
        <w:t>발송</w:t>
      </w:r>
      <w:r w:rsidR="00B90F2B" w:rsidRPr="00413874">
        <w:rPr>
          <w:rFonts w:ascii="Times New Roman"/>
          <w:sz w:val="22"/>
          <w:szCs w:val="22"/>
        </w:rPr>
        <w:t>되거나</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기타의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강제집행개시의</w:t>
      </w:r>
      <w:r w:rsidRPr="00413874">
        <w:rPr>
          <w:rFonts w:ascii="Times New Roman"/>
          <w:sz w:val="22"/>
          <w:szCs w:val="22"/>
        </w:rPr>
        <w:t xml:space="preserve"> </w:t>
      </w:r>
      <w:r w:rsidRPr="00413874">
        <w:rPr>
          <w:rFonts w:ascii="Times New Roman"/>
          <w:sz w:val="22"/>
          <w:szCs w:val="22"/>
        </w:rPr>
        <w:t>신청이</w:t>
      </w:r>
      <w:r w:rsidRPr="00413874">
        <w:rPr>
          <w:rFonts w:ascii="Times New Roman"/>
          <w:sz w:val="22"/>
          <w:szCs w:val="22"/>
        </w:rPr>
        <w:t xml:space="preserve"> </w:t>
      </w:r>
      <w:r w:rsidRPr="00413874">
        <w:rPr>
          <w:rFonts w:ascii="Times New Roman"/>
          <w:sz w:val="22"/>
          <w:szCs w:val="22"/>
        </w:rPr>
        <w:t>있거나</w:t>
      </w:r>
      <w:r w:rsidRPr="00413874">
        <w:rPr>
          <w:rFonts w:ascii="Times New Roman"/>
          <w:sz w:val="22"/>
          <w:szCs w:val="22"/>
        </w:rPr>
        <w:t xml:space="preserve"> </w:t>
      </w:r>
      <w:r w:rsidRPr="00413874">
        <w:rPr>
          <w:rFonts w:ascii="Times New Roman"/>
          <w:sz w:val="22"/>
          <w:szCs w:val="22"/>
        </w:rPr>
        <w:t>체납처분의</w:t>
      </w:r>
      <w:r w:rsidRPr="00413874">
        <w:rPr>
          <w:rFonts w:ascii="Times New Roman"/>
          <w:sz w:val="22"/>
          <w:szCs w:val="22"/>
        </w:rPr>
        <w:t xml:space="preserve"> </w:t>
      </w:r>
      <w:r w:rsidRPr="00413874">
        <w:rPr>
          <w:rFonts w:ascii="Times New Roman"/>
          <w:sz w:val="22"/>
          <w:szCs w:val="22"/>
        </w:rPr>
        <w:t>착수가</w:t>
      </w:r>
      <w:r w:rsidRPr="00413874">
        <w:rPr>
          <w:rFonts w:ascii="Times New Roman"/>
          <w:sz w:val="22"/>
          <w:szCs w:val="22"/>
        </w:rPr>
        <w:t xml:space="preserve"> </w:t>
      </w:r>
      <w:r w:rsidRPr="00413874">
        <w:rPr>
          <w:rFonts w:ascii="Times New Roman"/>
          <w:sz w:val="22"/>
          <w:szCs w:val="22"/>
        </w:rPr>
        <w:t>있</w:t>
      </w:r>
      <w:r w:rsidR="00840745" w:rsidRPr="00413874">
        <w:rPr>
          <w:rFonts w:ascii="Times New Roman"/>
          <w:sz w:val="22"/>
          <w:szCs w:val="22"/>
        </w:rPr>
        <w:t>고</w:t>
      </w:r>
      <w:r w:rsidR="00BB2C45" w:rsidRPr="00413874">
        <w:rPr>
          <w:rFonts w:ascii="Times New Roman"/>
          <w:sz w:val="22"/>
          <w:szCs w:val="22"/>
        </w:rPr>
        <w:t>,</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인하여</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판단하여</w:t>
      </w:r>
      <w:r w:rsidR="00B90F2B" w:rsidRPr="00413874">
        <w:rPr>
          <w:rFonts w:ascii="Times New Roman"/>
          <w:sz w:val="22"/>
          <w:szCs w:val="22"/>
        </w:rPr>
        <w:t xml:space="preserve">, </w:t>
      </w:r>
      <w:r w:rsidR="00B90F2B" w:rsidRPr="00413874">
        <w:rPr>
          <w:rFonts w:ascii="Times New Roman"/>
          <w:sz w:val="22"/>
          <w:szCs w:val="22"/>
        </w:rPr>
        <w:t>대주로부터</w:t>
      </w:r>
      <w:r w:rsidR="00B90F2B" w:rsidRPr="00413874">
        <w:rPr>
          <w:rFonts w:ascii="Times New Roman"/>
          <w:sz w:val="22"/>
          <w:szCs w:val="22"/>
        </w:rPr>
        <w:t xml:space="preserve"> </w:t>
      </w:r>
      <w:r w:rsidR="00B90F2B" w:rsidRPr="00413874">
        <w:rPr>
          <w:rFonts w:ascii="Times New Roman"/>
          <w:sz w:val="22"/>
          <w:szCs w:val="22"/>
        </w:rPr>
        <w:t>치유요청을</w:t>
      </w:r>
      <w:r w:rsidR="00B90F2B" w:rsidRPr="00413874">
        <w:rPr>
          <w:rFonts w:ascii="Times New Roman"/>
          <w:sz w:val="22"/>
          <w:szCs w:val="22"/>
        </w:rPr>
        <w:t xml:space="preserve"> </w:t>
      </w:r>
      <w:r w:rsidR="00B90F2B" w:rsidRPr="00413874">
        <w:rPr>
          <w:rFonts w:ascii="Times New Roman"/>
          <w:sz w:val="22"/>
          <w:szCs w:val="22"/>
        </w:rPr>
        <w:t>받은</w:t>
      </w:r>
      <w:r w:rsidR="00B90F2B" w:rsidRPr="00413874">
        <w:rPr>
          <w:rFonts w:ascii="Times New Roman"/>
          <w:sz w:val="22"/>
          <w:szCs w:val="22"/>
        </w:rPr>
        <w:t xml:space="preserve"> </w:t>
      </w:r>
      <w:r w:rsidR="00B90F2B" w:rsidRPr="00413874">
        <w:rPr>
          <w:rFonts w:ascii="Times New Roman"/>
          <w:sz w:val="22"/>
          <w:szCs w:val="22"/>
        </w:rPr>
        <w:t>날로부터</w:t>
      </w:r>
      <w:r w:rsidR="00B90F2B" w:rsidRPr="00413874">
        <w:rPr>
          <w:rFonts w:ascii="Times New Roman"/>
          <w:sz w:val="22"/>
          <w:szCs w:val="22"/>
        </w:rPr>
        <w:t xml:space="preserve"> </w:t>
      </w:r>
      <w:r w:rsidR="00E946BE">
        <w:rPr>
          <w:rFonts w:ascii="Times New Roman" w:hint="eastAsia"/>
          <w:sz w:val="22"/>
          <w:szCs w:val="22"/>
        </w:rPr>
        <w:t>육</w:t>
      </w:r>
      <w:r w:rsidR="00B90F2B" w:rsidRPr="00413874">
        <w:rPr>
          <w:rFonts w:ascii="Times New Roman"/>
          <w:sz w:val="22"/>
          <w:szCs w:val="22"/>
        </w:rPr>
        <w:t>십</w:t>
      </w:r>
      <w:r w:rsidRPr="00413874">
        <w:rPr>
          <w:rFonts w:ascii="Times New Roman"/>
          <w:sz w:val="22"/>
          <w:szCs w:val="22"/>
        </w:rPr>
        <w:t>(</w:t>
      </w:r>
      <w:r w:rsidR="00E946BE">
        <w:rPr>
          <w:rFonts w:ascii="Times New Roman" w:hint="eastAsia"/>
          <w:sz w:val="22"/>
          <w:szCs w:val="22"/>
        </w:rPr>
        <w:t>6</w:t>
      </w:r>
      <w:r w:rsidR="00B90F2B" w:rsidRPr="00413874">
        <w:rPr>
          <w:rFonts w:ascii="Times New Roman"/>
          <w:sz w:val="22"/>
          <w:szCs w:val="22"/>
        </w:rPr>
        <w:t>0</w:t>
      </w:r>
      <w:r w:rsidRPr="00413874">
        <w:rPr>
          <w:rFonts w:ascii="Times New Roman"/>
          <w:sz w:val="22"/>
          <w:szCs w:val="22"/>
        </w:rPr>
        <w:t>)</w:t>
      </w:r>
      <w:r w:rsidR="00E946BE">
        <w:rPr>
          <w:rFonts w:ascii="Times New Roman" w:hint="eastAsia"/>
          <w:sz w:val="22"/>
          <w:szCs w:val="22"/>
        </w:rPr>
        <w:t xml:space="preserve"> </w:t>
      </w:r>
      <w:r w:rsidR="00B90F2B" w:rsidRPr="00413874">
        <w:rPr>
          <w:rFonts w:ascii="Times New Roman"/>
          <w:sz w:val="22"/>
          <w:szCs w:val="22"/>
        </w:rPr>
        <w:t>영업일</w:t>
      </w:r>
      <w:r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등의</w:t>
      </w:r>
      <w:r w:rsidRPr="00413874">
        <w:rPr>
          <w:rFonts w:ascii="Times New Roman"/>
          <w:sz w:val="22"/>
          <w:szCs w:val="22"/>
        </w:rPr>
        <w:t xml:space="preserve"> </w:t>
      </w:r>
      <w:r w:rsidRPr="00413874">
        <w:rPr>
          <w:rFonts w:ascii="Times New Roman"/>
          <w:sz w:val="22"/>
          <w:szCs w:val="22"/>
        </w:rPr>
        <w:t>하자가</w:t>
      </w:r>
      <w:r w:rsidRPr="00413874">
        <w:rPr>
          <w:rFonts w:ascii="Times New Roman"/>
          <w:sz w:val="22"/>
          <w:szCs w:val="22"/>
        </w:rPr>
        <w:t xml:space="preserve"> </w:t>
      </w:r>
      <w:r w:rsidRPr="00413874">
        <w:rPr>
          <w:rFonts w:ascii="Times New Roman"/>
          <w:sz w:val="22"/>
          <w:szCs w:val="22"/>
        </w:rPr>
        <w:t>치유되</w:t>
      </w:r>
      <w:r w:rsidR="00BB2C45" w:rsidRPr="00413874">
        <w:rPr>
          <w:rFonts w:ascii="Times New Roman"/>
          <w:sz w:val="22"/>
          <w:szCs w:val="22"/>
        </w:rPr>
        <w:t>지</w:t>
      </w:r>
      <w:r w:rsidR="00BB2C45" w:rsidRPr="00413874">
        <w:rPr>
          <w:rFonts w:ascii="Times New Roman"/>
          <w:sz w:val="22"/>
          <w:szCs w:val="22"/>
        </w:rPr>
        <w:t xml:space="preserve"> </w:t>
      </w:r>
      <w:r w:rsidR="00BB2C45"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r w:rsidR="00840745" w:rsidRPr="00413874">
        <w:rPr>
          <w:rFonts w:ascii="Times New Roman"/>
          <w:sz w:val="22"/>
          <w:szCs w:val="22"/>
        </w:rPr>
        <w:t>(</w:t>
      </w:r>
      <w:r w:rsidR="00840745" w:rsidRPr="00413874">
        <w:rPr>
          <w:rFonts w:ascii="Times New Roman"/>
          <w:sz w:val="22"/>
          <w:szCs w:val="22"/>
        </w:rPr>
        <w:t>다만</w:t>
      </w:r>
      <w:r w:rsidR="004F33EE"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사업의</w:t>
      </w:r>
      <w:r w:rsidRPr="00413874">
        <w:rPr>
          <w:rFonts w:ascii="Times New Roman"/>
          <w:sz w:val="22"/>
          <w:szCs w:val="22"/>
        </w:rPr>
        <w:t xml:space="preserve"> </w:t>
      </w:r>
      <w:r w:rsidRPr="00413874">
        <w:rPr>
          <w:rFonts w:ascii="Times New Roman"/>
          <w:sz w:val="22"/>
          <w:szCs w:val="22"/>
        </w:rPr>
        <w:t>원활한</w:t>
      </w:r>
      <w:r w:rsidRPr="00413874">
        <w:rPr>
          <w:rFonts w:ascii="Times New Roman"/>
          <w:sz w:val="22"/>
          <w:szCs w:val="22"/>
        </w:rPr>
        <w:t xml:space="preserve"> </w:t>
      </w:r>
      <w:r w:rsidRPr="00413874">
        <w:rPr>
          <w:rFonts w:ascii="Times New Roman"/>
          <w:sz w:val="22"/>
          <w:szCs w:val="22"/>
        </w:rPr>
        <w:t>진행에</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없다고</w:t>
      </w:r>
      <w:r w:rsidRPr="00413874">
        <w:rPr>
          <w:rFonts w:ascii="Times New Roman"/>
          <w:sz w:val="22"/>
          <w:szCs w:val="22"/>
        </w:rPr>
        <w:t xml:space="preserve"> </w:t>
      </w:r>
      <w:r w:rsidR="00517219"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예외로</w:t>
      </w:r>
      <w:r w:rsidRPr="00413874">
        <w:rPr>
          <w:rFonts w:ascii="Times New Roman"/>
          <w:sz w:val="22"/>
          <w:szCs w:val="22"/>
        </w:rPr>
        <w:t xml:space="preserve"> </w:t>
      </w:r>
      <w:r w:rsidR="004F33EE" w:rsidRPr="00413874">
        <w:rPr>
          <w:rFonts w:ascii="Times New Roman"/>
          <w:sz w:val="22"/>
          <w:szCs w:val="22"/>
        </w:rPr>
        <w:t>함</w:t>
      </w:r>
      <w:r w:rsidRPr="00413874">
        <w:rPr>
          <w:rFonts w:ascii="Times New Roman"/>
          <w:sz w:val="22"/>
          <w:szCs w:val="22"/>
        </w:rPr>
        <w:t>.</w:t>
      </w:r>
      <w:r w:rsidR="00840745" w:rsidRPr="00413874">
        <w:rPr>
          <w:rFonts w:ascii="Times New Roman"/>
          <w:sz w:val="22"/>
          <w:szCs w:val="22"/>
        </w:rPr>
        <w:t>)</w:t>
      </w:r>
    </w:p>
    <w:p w14:paraId="44217422" w14:textId="77777777" w:rsidR="00ED77FC" w:rsidRPr="00413874" w:rsidRDefault="00ED77FC" w:rsidP="00ED77FC">
      <w:pPr>
        <w:adjustRightInd w:val="0"/>
        <w:snapToGrid w:val="0"/>
        <w:spacing w:line="400" w:lineRule="exact"/>
        <w:ind w:left="567"/>
        <w:rPr>
          <w:rFonts w:ascii="Times New Roman"/>
          <w:sz w:val="22"/>
          <w:szCs w:val="22"/>
        </w:rPr>
      </w:pPr>
    </w:p>
    <w:p w14:paraId="5271130B" w14:textId="77777777" w:rsidR="00ED77FC" w:rsidRPr="00413874" w:rsidRDefault="00ED77FC"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차주에게</w:t>
      </w:r>
      <w:r w:rsidRPr="00413874">
        <w:rPr>
          <w:rFonts w:ascii="Times New Roman"/>
          <w:sz w:val="22"/>
          <w:szCs w:val="22"/>
        </w:rPr>
        <w:t xml:space="preserve"> </w:t>
      </w:r>
      <w:r w:rsidRPr="00413874">
        <w:rPr>
          <w:rFonts w:ascii="Times New Roman"/>
          <w:sz w:val="22"/>
          <w:szCs w:val="22"/>
        </w:rPr>
        <w:t>여신거래기본약관상의</w:t>
      </w:r>
      <w:r w:rsidRPr="00413874">
        <w:rPr>
          <w:rFonts w:ascii="Times New Roman"/>
          <w:sz w:val="22"/>
          <w:szCs w:val="22"/>
        </w:rPr>
        <w:t xml:space="preserve"> </w:t>
      </w:r>
      <w:r w:rsidRPr="00413874">
        <w:rPr>
          <w:rFonts w:ascii="Times New Roman"/>
          <w:sz w:val="22"/>
          <w:szCs w:val="22"/>
        </w:rPr>
        <w:t>기한이익</w:t>
      </w:r>
      <w:r w:rsidRPr="00413874">
        <w:rPr>
          <w:rFonts w:ascii="Times New Roman"/>
          <w:sz w:val="22"/>
          <w:szCs w:val="22"/>
        </w:rPr>
        <w:t xml:space="preserve"> </w:t>
      </w:r>
      <w:r w:rsidRPr="00413874">
        <w:rPr>
          <w:rFonts w:ascii="Times New Roman"/>
          <w:sz w:val="22"/>
          <w:szCs w:val="22"/>
        </w:rPr>
        <w:t>상실사유</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어음거래정지처분의</w:t>
      </w:r>
      <w:r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w:t>
      </w:r>
      <w:r w:rsidRPr="00413874">
        <w:rPr>
          <w:rFonts w:ascii="Times New Roman"/>
          <w:sz w:val="22"/>
          <w:szCs w:val="22"/>
        </w:rPr>
        <w:t>원리금미상환</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 xml:space="preserve"> </w:t>
      </w:r>
      <w:r w:rsidRPr="00413874">
        <w:rPr>
          <w:rFonts w:ascii="Times New Roman"/>
          <w:sz w:val="22"/>
          <w:szCs w:val="22"/>
        </w:rPr>
        <w:t>계약의무</w:t>
      </w:r>
      <w:r w:rsidRPr="00413874">
        <w:rPr>
          <w:rFonts w:ascii="Times New Roman"/>
          <w:sz w:val="22"/>
          <w:szCs w:val="22"/>
        </w:rPr>
        <w:t xml:space="preserve"> </w:t>
      </w:r>
      <w:r w:rsidRPr="00413874">
        <w:rPr>
          <w:rFonts w:ascii="Times New Roman"/>
          <w:sz w:val="22"/>
          <w:szCs w:val="22"/>
        </w:rPr>
        <w:t>불이행</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p>
    <w:p w14:paraId="667135FF" w14:textId="77777777" w:rsidR="00422798" w:rsidRPr="00413874" w:rsidRDefault="00422798" w:rsidP="008B24EF">
      <w:pPr>
        <w:adjustRightInd w:val="0"/>
        <w:snapToGrid w:val="0"/>
        <w:spacing w:line="400" w:lineRule="exact"/>
        <w:ind w:left="426"/>
        <w:rPr>
          <w:rFonts w:ascii="Times New Roman"/>
          <w:sz w:val="22"/>
          <w:szCs w:val="22"/>
        </w:rPr>
      </w:pPr>
    </w:p>
    <w:p w14:paraId="20317837" w14:textId="4470C84B"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0010746F" w:rsidRPr="00413874">
        <w:rPr>
          <w:rFonts w:ascii="Times New Roman"/>
          <w:sz w:val="22"/>
          <w:szCs w:val="22"/>
        </w:rPr>
        <w:t>10</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금융계약에서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확인</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보장사항이</w:t>
      </w:r>
      <w:r w:rsidRPr="00413874">
        <w:rPr>
          <w:rFonts w:ascii="Times New Roman"/>
          <w:sz w:val="22"/>
          <w:szCs w:val="22"/>
        </w:rPr>
        <w:t xml:space="preserve">, </w:t>
      </w:r>
      <w:r w:rsidRPr="00413874">
        <w:rPr>
          <w:rFonts w:ascii="Times New Roman"/>
          <w:sz w:val="22"/>
          <w:szCs w:val="22"/>
        </w:rPr>
        <w:t>동</w:t>
      </w:r>
      <w:r w:rsidRPr="00413874">
        <w:rPr>
          <w:rFonts w:ascii="Times New Roman"/>
          <w:sz w:val="22"/>
          <w:szCs w:val="22"/>
        </w:rPr>
        <w:t xml:space="preserve"> </w:t>
      </w:r>
      <w:r w:rsidRPr="00413874">
        <w:rPr>
          <w:rFonts w:ascii="Times New Roman"/>
          <w:sz w:val="22"/>
          <w:szCs w:val="22"/>
        </w:rPr>
        <w:t>확인시점에서</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점에</w:t>
      </w:r>
      <w:r w:rsidRPr="00413874">
        <w:rPr>
          <w:rFonts w:ascii="Times New Roman"/>
          <w:sz w:val="22"/>
          <w:szCs w:val="22"/>
        </w:rPr>
        <w:t xml:space="preserve"> </w:t>
      </w:r>
      <w:r w:rsidRPr="00413874">
        <w:rPr>
          <w:rFonts w:ascii="Times New Roman"/>
          <w:sz w:val="22"/>
          <w:szCs w:val="22"/>
        </w:rPr>
        <w:t>있어서</w:t>
      </w:r>
      <w:r w:rsidRPr="00413874">
        <w:rPr>
          <w:rFonts w:ascii="Times New Roman"/>
          <w:sz w:val="22"/>
          <w:szCs w:val="22"/>
        </w:rPr>
        <w:t xml:space="preserve"> </w:t>
      </w:r>
      <w:r w:rsidRPr="00413874">
        <w:rPr>
          <w:rFonts w:ascii="Times New Roman"/>
          <w:sz w:val="22"/>
          <w:szCs w:val="22"/>
        </w:rPr>
        <w:t>사실과</w:t>
      </w:r>
      <w:r w:rsidRPr="00413874">
        <w:rPr>
          <w:rFonts w:ascii="Times New Roman"/>
          <w:sz w:val="22"/>
          <w:szCs w:val="22"/>
        </w:rPr>
        <w:t xml:space="preserve"> </w:t>
      </w:r>
      <w:r w:rsidRPr="00413874">
        <w:rPr>
          <w:rFonts w:ascii="Times New Roman"/>
          <w:sz w:val="22"/>
          <w:szCs w:val="22"/>
        </w:rPr>
        <w:t>다르거나</w:t>
      </w:r>
      <w:r w:rsidRPr="00413874">
        <w:rPr>
          <w:rFonts w:ascii="Times New Roman"/>
          <w:sz w:val="22"/>
          <w:szCs w:val="22"/>
        </w:rPr>
        <w:t xml:space="preserve"> </w:t>
      </w:r>
      <w:r w:rsidRPr="00413874">
        <w:rPr>
          <w:rFonts w:ascii="Times New Roman"/>
          <w:sz w:val="22"/>
          <w:szCs w:val="22"/>
        </w:rPr>
        <w:t>허위인</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E04F35" w:rsidRPr="00413874">
        <w:rPr>
          <w:rFonts w:ascii="Times New Roman"/>
          <w:sz w:val="22"/>
          <w:szCs w:val="22"/>
        </w:rPr>
        <w:t>판명되</w:t>
      </w:r>
      <w:r w:rsidR="00C64123" w:rsidRPr="00413874">
        <w:rPr>
          <w:rFonts w:ascii="Times New Roman"/>
          <w:sz w:val="22"/>
          <w:szCs w:val="22"/>
        </w:rPr>
        <w:t>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E946BE">
        <w:rPr>
          <w:rFonts w:ascii="Times New Roman" w:hint="eastAsia"/>
          <w:sz w:val="22"/>
          <w:szCs w:val="22"/>
        </w:rPr>
        <w:t xml:space="preserve"> </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C64123" w:rsidRPr="00413874">
        <w:rPr>
          <w:rFonts w:ascii="Times New Roman"/>
          <w:sz w:val="22"/>
          <w:szCs w:val="22"/>
        </w:rPr>
        <w:t>경우</w:t>
      </w:r>
      <w:r w:rsidR="00E04F35" w:rsidRPr="00413874">
        <w:rPr>
          <w:rFonts w:ascii="Times New Roman"/>
          <w:sz w:val="22"/>
          <w:szCs w:val="22"/>
        </w:rPr>
        <w:t xml:space="preserve"> </w:t>
      </w:r>
    </w:p>
    <w:p w14:paraId="24DDA422" w14:textId="77777777" w:rsidR="00422798" w:rsidRPr="00413874" w:rsidRDefault="00422798" w:rsidP="008B24EF">
      <w:pPr>
        <w:adjustRightInd w:val="0"/>
        <w:snapToGrid w:val="0"/>
        <w:spacing w:line="400" w:lineRule="exact"/>
        <w:ind w:left="426"/>
        <w:rPr>
          <w:rFonts w:ascii="Times New Roman"/>
          <w:sz w:val="22"/>
          <w:szCs w:val="22"/>
        </w:rPr>
      </w:pPr>
    </w:p>
    <w:p w14:paraId="65EE7122" w14:textId="5F7E420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11</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준수사항을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상의</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적절히</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아니</w:t>
      </w:r>
      <w:r w:rsidR="00E04F35" w:rsidRPr="00413874">
        <w:rPr>
          <w:rFonts w:ascii="Times New Roman"/>
          <w:sz w:val="22"/>
          <w:szCs w:val="22"/>
        </w:rPr>
        <w:t>하고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BB2C45" w:rsidRPr="00413874">
        <w:rPr>
          <w:rFonts w:ascii="Times New Roman"/>
          <w:sz w:val="22"/>
          <w:szCs w:val="22"/>
        </w:rPr>
        <w:t>경우</w:t>
      </w:r>
      <w:r w:rsidR="00BB2C45" w:rsidRPr="00413874">
        <w:rPr>
          <w:rFonts w:ascii="Times New Roman"/>
          <w:sz w:val="22"/>
          <w:szCs w:val="22"/>
        </w:rPr>
        <w:t xml:space="preserve"> </w:t>
      </w:r>
      <w:r w:rsidR="00042DB9" w:rsidRPr="00042DB9">
        <w:rPr>
          <w:rFonts w:ascii="Times New Roman"/>
          <w:sz w:val="22"/>
          <w:szCs w:val="22"/>
        </w:rPr>
        <w:t>또는</w:t>
      </w:r>
      <w:r w:rsidR="00042DB9" w:rsidRPr="00042DB9">
        <w:rPr>
          <w:rFonts w:ascii="Times New Roman"/>
          <w:sz w:val="22"/>
          <w:szCs w:val="22"/>
        </w:rPr>
        <w:t xml:space="preserve"> </w:t>
      </w:r>
      <w:r w:rsidR="00042DB9" w:rsidRPr="00042DB9">
        <w:rPr>
          <w:rFonts w:ascii="Times New Roman"/>
          <w:sz w:val="22"/>
          <w:szCs w:val="22"/>
        </w:rPr>
        <w:t>인출후행조건이</w:t>
      </w:r>
      <w:r w:rsidR="00042DB9" w:rsidRPr="00042DB9">
        <w:rPr>
          <w:rFonts w:ascii="Times New Roman"/>
          <w:sz w:val="22"/>
          <w:szCs w:val="22"/>
        </w:rPr>
        <w:t xml:space="preserve"> </w:t>
      </w:r>
      <w:r w:rsidR="00042DB9" w:rsidRPr="00042DB9">
        <w:rPr>
          <w:rFonts w:ascii="Times New Roman"/>
          <w:sz w:val="22"/>
          <w:szCs w:val="22"/>
        </w:rPr>
        <w:t>준수되지</w:t>
      </w:r>
      <w:r w:rsidR="00042DB9" w:rsidRPr="00042DB9">
        <w:rPr>
          <w:rFonts w:ascii="Times New Roman"/>
          <w:sz w:val="22"/>
          <w:szCs w:val="22"/>
        </w:rPr>
        <w:t xml:space="preserve"> </w:t>
      </w:r>
      <w:r w:rsidR="00042DB9" w:rsidRPr="00042DB9">
        <w:rPr>
          <w:rFonts w:ascii="Times New Roman"/>
          <w:sz w:val="22"/>
          <w:szCs w:val="22"/>
        </w:rPr>
        <w:t>아니하고</w:t>
      </w:r>
      <w:r w:rsidR="00042DB9" w:rsidRPr="00042DB9">
        <w:rPr>
          <w:rFonts w:ascii="Times New Roman"/>
          <w:sz w:val="22"/>
          <w:szCs w:val="22"/>
        </w:rPr>
        <w:t xml:space="preserve">, </w:t>
      </w:r>
      <w:r w:rsidR="00042DB9" w:rsidRPr="00042DB9">
        <w:rPr>
          <w:rFonts w:ascii="Times New Roman"/>
          <w:sz w:val="22"/>
          <w:szCs w:val="22"/>
        </w:rPr>
        <w:t>대주로부터</w:t>
      </w:r>
      <w:r w:rsidR="00042DB9" w:rsidRPr="00042DB9">
        <w:rPr>
          <w:rFonts w:ascii="Times New Roman"/>
          <w:sz w:val="22"/>
          <w:szCs w:val="22"/>
        </w:rPr>
        <w:t xml:space="preserve"> </w:t>
      </w:r>
      <w:r w:rsidR="00042DB9" w:rsidRPr="00042DB9">
        <w:rPr>
          <w:rFonts w:ascii="Times New Roman"/>
          <w:sz w:val="22"/>
          <w:szCs w:val="22"/>
        </w:rPr>
        <w:t>치유요청을</w:t>
      </w:r>
      <w:r w:rsidR="00042DB9" w:rsidRPr="00042DB9">
        <w:rPr>
          <w:rFonts w:ascii="Times New Roman"/>
          <w:sz w:val="22"/>
          <w:szCs w:val="22"/>
        </w:rPr>
        <w:t xml:space="preserve"> </w:t>
      </w:r>
      <w:r w:rsidR="00042DB9" w:rsidRPr="00042DB9">
        <w:rPr>
          <w:rFonts w:ascii="Times New Roman"/>
          <w:sz w:val="22"/>
          <w:szCs w:val="22"/>
        </w:rPr>
        <w:t>받은</w:t>
      </w:r>
      <w:r w:rsidR="00042DB9" w:rsidRPr="00042DB9">
        <w:rPr>
          <w:rFonts w:ascii="Times New Roman"/>
          <w:sz w:val="22"/>
          <w:szCs w:val="22"/>
        </w:rPr>
        <w:t xml:space="preserve"> </w:t>
      </w:r>
      <w:r w:rsidR="00042DB9" w:rsidRPr="00042DB9">
        <w:rPr>
          <w:rFonts w:ascii="Times New Roman"/>
          <w:sz w:val="22"/>
          <w:szCs w:val="22"/>
        </w:rPr>
        <w:t>날로부터</w:t>
      </w:r>
      <w:r w:rsidR="00042DB9" w:rsidRPr="00042DB9">
        <w:rPr>
          <w:rFonts w:ascii="Times New Roman"/>
          <w:sz w:val="22"/>
          <w:szCs w:val="22"/>
        </w:rPr>
        <w:t xml:space="preserve"> [</w:t>
      </w:r>
      <w:r w:rsidR="00042DB9" w:rsidRPr="00042DB9">
        <w:rPr>
          <w:rFonts w:ascii="Times New Roman"/>
          <w:sz w:val="22"/>
          <w:szCs w:val="22"/>
        </w:rPr>
        <w:t>삼십</w:t>
      </w:r>
      <w:r w:rsidR="00042DB9" w:rsidRPr="00042DB9">
        <w:rPr>
          <w:rFonts w:ascii="Times New Roman"/>
          <w:sz w:val="22"/>
          <w:szCs w:val="22"/>
        </w:rPr>
        <w:t>(30)]</w:t>
      </w:r>
      <w:r w:rsidR="00042DB9" w:rsidRPr="00042DB9">
        <w:rPr>
          <w:rFonts w:ascii="Times New Roman"/>
          <w:sz w:val="22"/>
          <w:szCs w:val="22"/>
        </w:rPr>
        <w:t>영업일</w:t>
      </w:r>
      <w:r w:rsidR="00042DB9" w:rsidRPr="00042DB9">
        <w:rPr>
          <w:rFonts w:ascii="Times New Roman"/>
          <w:sz w:val="22"/>
          <w:szCs w:val="22"/>
        </w:rPr>
        <w:t xml:space="preserve"> </w:t>
      </w:r>
      <w:r w:rsidR="00042DB9" w:rsidRPr="00042DB9">
        <w:rPr>
          <w:rFonts w:ascii="Times New Roman"/>
          <w:sz w:val="22"/>
          <w:szCs w:val="22"/>
        </w:rPr>
        <w:t>이내에</w:t>
      </w:r>
      <w:r w:rsidR="00042DB9" w:rsidRPr="00042DB9">
        <w:rPr>
          <w:rFonts w:ascii="Times New Roman"/>
          <w:sz w:val="22"/>
          <w:szCs w:val="22"/>
        </w:rPr>
        <w:t xml:space="preserve"> </w:t>
      </w:r>
      <w:r w:rsidR="00042DB9" w:rsidRPr="00042DB9">
        <w:rPr>
          <w:rFonts w:ascii="Times New Roman"/>
          <w:sz w:val="22"/>
          <w:szCs w:val="22"/>
        </w:rPr>
        <w:t>치유되지</w:t>
      </w:r>
      <w:r w:rsidR="00042DB9" w:rsidRPr="00042DB9">
        <w:rPr>
          <w:rFonts w:ascii="Times New Roman"/>
          <w:sz w:val="22"/>
          <w:szCs w:val="22"/>
        </w:rPr>
        <w:t xml:space="preserve"> </w:t>
      </w:r>
      <w:r w:rsidR="00042DB9" w:rsidRPr="00042DB9">
        <w:rPr>
          <w:rFonts w:ascii="Times New Roman"/>
          <w:sz w:val="22"/>
          <w:szCs w:val="22"/>
        </w:rPr>
        <w:t>아니한</w:t>
      </w:r>
      <w:r w:rsidR="00042DB9" w:rsidRPr="00042DB9">
        <w:rPr>
          <w:rFonts w:ascii="Times New Roman"/>
          <w:sz w:val="22"/>
          <w:szCs w:val="22"/>
        </w:rPr>
        <w:t xml:space="preserve"> </w:t>
      </w:r>
      <w:r w:rsidR="00042DB9" w:rsidRPr="00042DB9">
        <w:rPr>
          <w:rFonts w:ascii="Times New Roman"/>
          <w:sz w:val="22"/>
          <w:szCs w:val="22"/>
        </w:rPr>
        <w:t>경우</w:t>
      </w:r>
    </w:p>
    <w:p w14:paraId="338F2FE9" w14:textId="77777777" w:rsidR="00B90F2B" w:rsidRPr="00413874" w:rsidRDefault="00B90F2B" w:rsidP="00F7244E">
      <w:pPr>
        <w:adjustRightInd w:val="0"/>
        <w:snapToGrid w:val="0"/>
        <w:spacing w:line="400" w:lineRule="exact"/>
        <w:rPr>
          <w:rFonts w:ascii="Times New Roman"/>
          <w:sz w:val="22"/>
          <w:szCs w:val="22"/>
        </w:rPr>
      </w:pPr>
    </w:p>
    <w:p w14:paraId="00212D18" w14:textId="2737B1D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정한</w:t>
      </w:r>
      <w:r w:rsidRPr="00413874">
        <w:rPr>
          <w:rFonts w:ascii="Times New Roman"/>
          <w:sz w:val="22"/>
          <w:szCs w:val="22"/>
        </w:rPr>
        <w:t xml:space="preserve"> </w:t>
      </w:r>
      <w:r w:rsidRPr="00413874">
        <w:rPr>
          <w:rFonts w:ascii="Times New Roman"/>
          <w:sz w:val="22"/>
          <w:szCs w:val="22"/>
        </w:rPr>
        <w:t>것을</w:t>
      </w:r>
      <w:r w:rsidRPr="00413874">
        <w:rPr>
          <w:rFonts w:ascii="Times New Roman"/>
          <w:sz w:val="22"/>
          <w:szCs w:val="22"/>
        </w:rPr>
        <w:t xml:space="preserve"> </w:t>
      </w:r>
      <w:r w:rsidRPr="00413874">
        <w:rPr>
          <w:rFonts w:ascii="Times New Roman"/>
          <w:sz w:val="22"/>
          <w:szCs w:val="22"/>
        </w:rPr>
        <w:t>제외하고는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당사자인</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취득한</w:t>
      </w:r>
      <w:r w:rsidRPr="00413874">
        <w:rPr>
          <w:rFonts w:ascii="Times New Roman"/>
          <w:sz w:val="22"/>
          <w:szCs w:val="22"/>
        </w:rPr>
        <w:t xml:space="preserve"> </w:t>
      </w:r>
      <w:r w:rsidRPr="00413874">
        <w:rPr>
          <w:rFonts w:ascii="Times New Roman"/>
          <w:sz w:val="22"/>
          <w:szCs w:val="22"/>
        </w:rPr>
        <w:t>담보권이</w:t>
      </w:r>
      <w:r w:rsidRPr="00413874">
        <w:rPr>
          <w:rFonts w:ascii="Times New Roman"/>
          <w:sz w:val="22"/>
          <w:szCs w:val="22"/>
        </w:rPr>
        <w:t xml:space="preserve"> </w:t>
      </w:r>
      <w:r w:rsidRPr="00413874">
        <w:rPr>
          <w:rFonts w:ascii="Times New Roman"/>
          <w:sz w:val="22"/>
          <w:szCs w:val="22"/>
        </w:rPr>
        <w:t>일부</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전부가</w:t>
      </w:r>
      <w:r w:rsidR="00C64123" w:rsidRPr="00413874">
        <w:rPr>
          <w:rFonts w:ascii="Times New Roman"/>
          <w:sz w:val="22"/>
          <w:szCs w:val="22"/>
        </w:rPr>
        <w:t xml:space="preserve"> </w:t>
      </w:r>
      <w:r w:rsidR="00C64123" w:rsidRPr="00413874">
        <w:rPr>
          <w:rFonts w:ascii="Times New Roman"/>
          <w:sz w:val="22"/>
          <w:szCs w:val="22"/>
        </w:rPr>
        <w:t>무효</w:t>
      </w:r>
      <w:r w:rsidR="00C64123" w:rsidRPr="00413874">
        <w:rPr>
          <w:rFonts w:ascii="Times New Roman"/>
          <w:sz w:val="22"/>
          <w:szCs w:val="22"/>
        </w:rPr>
        <w:t xml:space="preserve">, </w:t>
      </w:r>
      <w:r w:rsidR="00C64123" w:rsidRPr="00413874">
        <w:rPr>
          <w:rFonts w:ascii="Times New Roman"/>
          <w:sz w:val="22"/>
          <w:szCs w:val="22"/>
        </w:rPr>
        <w:t>취소</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해제되거나</w:t>
      </w:r>
      <w:r w:rsidR="00C64123" w:rsidRPr="00413874">
        <w:rPr>
          <w:rFonts w:ascii="Times New Roman"/>
          <w:sz w:val="22"/>
          <w:szCs w:val="22"/>
        </w:rPr>
        <w:t xml:space="preserve"> </w:t>
      </w:r>
      <w:r w:rsidR="00BB2C45" w:rsidRPr="00413874">
        <w:rPr>
          <w:rFonts w:ascii="Times New Roman"/>
          <w:sz w:val="22"/>
          <w:szCs w:val="22"/>
        </w:rPr>
        <w:t>대주의</w:t>
      </w:r>
      <w:r w:rsidR="00BB2C45" w:rsidRPr="00413874">
        <w:rPr>
          <w:rFonts w:ascii="Times New Roman"/>
          <w:sz w:val="22"/>
          <w:szCs w:val="22"/>
        </w:rPr>
        <w:t xml:space="preserve"> </w:t>
      </w:r>
      <w:r w:rsidR="00BB2C45" w:rsidRPr="00413874">
        <w:rPr>
          <w:rFonts w:ascii="Times New Roman"/>
          <w:sz w:val="22"/>
          <w:szCs w:val="22"/>
        </w:rPr>
        <w:t>담보</w:t>
      </w:r>
      <w:r w:rsidRPr="00413874">
        <w:rPr>
          <w:rFonts w:ascii="Times New Roman"/>
          <w:sz w:val="22"/>
          <w:szCs w:val="22"/>
        </w:rPr>
        <w:t>순</w:t>
      </w:r>
      <w:r w:rsidRPr="00413874">
        <w:rPr>
          <w:rFonts w:ascii="Times New Roman"/>
          <w:sz w:val="22"/>
          <w:szCs w:val="22"/>
        </w:rPr>
        <w:lastRenderedPageBreak/>
        <w:t>위가</w:t>
      </w:r>
      <w:r w:rsidRPr="00413874">
        <w:rPr>
          <w:rFonts w:ascii="Times New Roman"/>
          <w:sz w:val="22"/>
          <w:szCs w:val="22"/>
        </w:rPr>
        <w:t xml:space="preserve"> </w:t>
      </w:r>
      <w:r w:rsidRPr="00413874">
        <w:rPr>
          <w:rFonts w:ascii="Times New Roman"/>
          <w:sz w:val="22"/>
          <w:szCs w:val="22"/>
        </w:rPr>
        <w:t>유지되지</w:t>
      </w:r>
      <w:r w:rsidRPr="00413874">
        <w:rPr>
          <w:rFonts w:ascii="Times New Roman"/>
          <w:sz w:val="22"/>
          <w:szCs w:val="22"/>
        </w:rPr>
        <w:t xml:space="preserve"> </w:t>
      </w:r>
      <w:r w:rsidRPr="00413874">
        <w:rPr>
          <w:rFonts w:ascii="Times New Roman"/>
          <w:sz w:val="22"/>
          <w:szCs w:val="22"/>
        </w:rPr>
        <w:t>못하게</w:t>
      </w:r>
      <w:r w:rsidR="00AC7260" w:rsidRPr="00413874">
        <w:rPr>
          <w:rFonts w:ascii="Times New Roman"/>
          <w:sz w:val="22"/>
          <w:szCs w:val="22"/>
        </w:rPr>
        <w:t xml:space="preserve"> </w:t>
      </w:r>
      <w:r w:rsidR="00AC7260" w:rsidRPr="00413874">
        <w:rPr>
          <w:rFonts w:ascii="Times New Roman"/>
          <w:sz w:val="22"/>
          <w:szCs w:val="22"/>
        </w:rPr>
        <w:t>되어</w:t>
      </w:r>
      <w:r w:rsidR="00AC7260" w:rsidRPr="00413874">
        <w:rPr>
          <w:rFonts w:ascii="Times New Roman"/>
          <w:sz w:val="22"/>
          <w:szCs w:val="22"/>
        </w:rPr>
        <w:t xml:space="preserve"> </w:t>
      </w:r>
      <w:r w:rsidR="00AC7260" w:rsidRPr="00413874">
        <w:rPr>
          <w:rFonts w:ascii="Times New Roman"/>
          <w:sz w:val="22"/>
          <w:szCs w:val="22"/>
        </w:rPr>
        <w:t>대주의</w:t>
      </w:r>
      <w:r w:rsidR="00AC7260" w:rsidRPr="00413874">
        <w:rPr>
          <w:rFonts w:ascii="Times New Roman"/>
          <w:sz w:val="22"/>
          <w:szCs w:val="22"/>
        </w:rPr>
        <w:t xml:space="preserve"> </w:t>
      </w:r>
      <w:r w:rsidR="00AC7260" w:rsidRPr="00413874">
        <w:rPr>
          <w:rFonts w:ascii="Times New Roman"/>
          <w:sz w:val="22"/>
          <w:szCs w:val="22"/>
        </w:rPr>
        <w:t>담보권에</w:t>
      </w:r>
      <w:r w:rsidR="00AC7260" w:rsidRPr="00413874">
        <w:rPr>
          <w:rFonts w:ascii="Times New Roman"/>
          <w:sz w:val="22"/>
          <w:szCs w:val="22"/>
        </w:rPr>
        <w:t xml:space="preserve"> </w:t>
      </w:r>
      <w:r w:rsidR="00AC7260" w:rsidRPr="00413874">
        <w:rPr>
          <w:rFonts w:ascii="Times New Roman"/>
          <w:sz w:val="22"/>
          <w:szCs w:val="22"/>
        </w:rPr>
        <w:t>중대한</w:t>
      </w:r>
      <w:r w:rsidR="00AC7260" w:rsidRPr="00413874">
        <w:rPr>
          <w:rFonts w:ascii="Times New Roman"/>
          <w:sz w:val="22"/>
          <w:szCs w:val="22"/>
        </w:rPr>
        <w:t xml:space="preserve"> </w:t>
      </w:r>
      <w:r w:rsidR="00AC7260" w:rsidRPr="00413874">
        <w:rPr>
          <w:rFonts w:ascii="Times New Roman"/>
          <w:sz w:val="22"/>
          <w:szCs w:val="22"/>
        </w:rPr>
        <w:t>부정적</w:t>
      </w:r>
      <w:r w:rsidR="00AC7260" w:rsidRPr="00413874">
        <w:rPr>
          <w:rFonts w:ascii="Times New Roman"/>
          <w:sz w:val="22"/>
          <w:szCs w:val="22"/>
        </w:rPr>
        <w:t xml:space="preserve"> </w:t>
      </w:r>
      <w:r w:rsidR="00AC7260" w:rsidRPr="00413874">
        <w:rPr>
          <w:rFonts w:ascii="Times New Roman"/>
          <w:sz w:val="22"/>
          <w:szCs w:val="22"/>
        </w:rPr>
        <w:t>영향이</w:t>
      </w:r>
      <w:r w:rsidR="00AC7260" w:rsidRPr="00413874">
        <w:rPr>
          <w:rFonts w:ascii="Times New Roman"/>
          <w:sz w:val="22"/>
          <w:szCs w:val="22"/>
        </w:rPr>
        <w:t xml:space="preserve"> </w:t>
      </w:r>
      <w:r w:rsidR="00AC7260" w:rsidRPr="00413874">
        <w:rPr>
          <w:rFonts w:ascii="Times New Roman"/>
          <w:sz w:val="22"/>
          <w:szCs w:val="22"/>
        </w:rPr>
        <w:t>발생하였거나</w:t>
      </w:r>
      <w:r w:rsidR="00AC7260" w:rsidRPr="00413874">
        <w:rPr>
          <w:rFonts w:ascii="Times New Roman"/>
          <w:sz w:val="22"/>
          <w:szCs w:val="22"/>
        </w:rPr>
        <w:t xml:space="preserve"> </w:t>
      </w:r>
      <w:r w:rsidR="00AC7260" w:rsidRPr="00413874">
        <w:rPr>
          <w:rFonts w:ascii="Times New Roman"/>
          <w:sz w:val="22"/>
          <w:szCs w:val="22"/>
        </w:rPr>
        <w:t>발생할</w:t>
      </w:r>
      <w:r w:rsidR="00AC7260" w:rsidRPr="00413874">
        <w:rPr>
          <w:rFonts w:ascii="Times New Roman"/>
          <w:sz w:val="22"/>
          <w:szCs w:val="22"/>
        </w:rPr>
        <w:t xml:space="preserve"> </w:t>
      </w:r>
      <w:r w:rsidR="00AC7260" w:rsidRPr="00413874">
        <w:rPr>
          <w:rFonts w:ascii="Times New Roman"/>
          <w:sz w:val="22"/>
          <w:szCs w:val="22"/>
        </w:rPr>
        <w:t>우려가</w:t>
      </w:r>
      <w:r w:rsidR="00AC7260" w:rsidRPr="00413874">
        <w:rPr>
          <w:rFonts w:ascii="Times New Roman"/>
          <w:sz w:val="22"/>
          <w:szCs w:val="22"/>
        </w:rPr>
        <w:t xml:space="preserve"> </w:t>
      </w:r>
      <w:r w:rsidR="00AC7260" w:rsidRPr="00413874">
        <w:rPr>
          <w:rFonts w:ascii="Times New Roman"/>
          <w:sz w:val="22"/>
          <w:szCs w:val="22"/>
        </w:rPr>
        <w:t>있다고</w:t>
      </w:r>
      <w:r w:rsidR="00AC7260" w:rsidRPr="00413874">
        <w:rPr>
          <w:rFonts w:ascii="Times New Roman"/>
          <w:sz w:val="22"/>
          <w:szCs w:val="22"/>
        </w:rPr>
        <w:t xml:space="preserve"> </w:t>
      </w:r>
      <w:r w:rsidR="00AC7260" w:rsidRPr="00413874">
        <w:rPr>
          <w:rFonts w:ascii="Times New Roman"/>
          <w:sz w:val="22"/>
          <w:szCs w:val="22"/>
        </w:rPr>
        <w:t>대주</w:t>
      </w:r>
      <w:r w:rsidR="00AC7260" w:rsidRPr="00413874">
        <w:rPr>
          <w:rFonts w:ascii="Times New Roman"/>
          <w:sz w:val="22"/>
          <w:szCs w:val="22"/>
        </w:rPr>
        <w:t xml:space="preserve"> </w:t>
      </w:r>
      <w:r w:rsidR="00AC7260" w:rsidRPr="00413874">
        <w:rPr>
          <w:rFonts w:ascii="Times New Roman"/>
          <w:sz w:val="22"/>
          <w:szCs w:val="22"/>
        </w:rPr>
        <w:t>전원이</w:t>
      </w:r>
      <w:r w:rsidR="00AC7260" w:rsidRPr="00413874">
        <w:rPr>
          <w:rFonts w:ascii="Times New Roman"/>
          <w:sz w:val="22"/>
          <w:szCs w:val="22"/>
        </w:rPr>
        <w:t xml:space="preserve"> </w:t>
      </w:r>
      <w:r w:rsidR="00AC7260" w:rsidRPr="00413874">
        <w:rPr>
          <w:rFonts w:ascii="Times New Roman"/>
          <w:sz w:val="22"/>
          <w:szCs w:val="22"/>
        </w:rPr>
        <w:t>합리적으로</w:t>
      </w:r>
      <w:r w:rsidR="00AC7260" w:rsidRPr="00413874">
        <w:rPr>
          <w:rFonts w:ascii="Times New Roman"/>
          <w:sz w:val="22"/>
          <w:szCs w:val="22"/>
        </w:rPr>
        <w:t xml:space="preserve"> </w:t>
      </w:r>
      <w:r w:rsidR="00AC7260" w:rsidRPr="00413874">
        <w:rPr>
          <w:rFonts w:ascii="Times New Roman"/>
          <w:sz w:val="22"/>
          <w:szCs w:val="22"/>
        </w:rPr>
        <w:t>판단하는</w:t>
      </w:r>
      <w:r w:rsidR="00AC7260" w:rsidRPr="00413874">
        <w:rPr>
          <w:rFonts w:ascii="Times New Roman"/>
          <w:sz w:val="22"/>
          <w:szCs w:val="22"/>
        </w:rPr>
        <w:t xml:space="preserve"> </w:t>
      </w:r>
      <w:r w:rsidR="00AC7260" w:rsidRPr="00413874">
        <w:rPr>
          <w:rFonts w:ascii="Times New Roman"/>
          <w:sz w:val="22"/>
          <w:szCs w:val="22"/>
        </w:rPr>
        <w:t>경우</w:t>
      </w:r>
    </w:p>
    <w:p w14:paraId="13CB9B9B" w14:textId="77777777" w:rsidR="00422798" w:rsidRPr="00413874" w:rsidRDefault="00422798" w:rsidP="008B24EF">
      <w:pPr>
        <w:adjustRightInd w:val="0"/>
        <w:snapToGrid w:val="0"/>
        <w:spacing w:line="400" w:lineRule="exact"/>
        <w:ind w:left="426"/>
        <w:rPr>
          <w:rFonts w:ascii="Times New Roman"/>
          <w:sz w:val="22"/>
          <w:szCs w:val="22"/>
        </w:rPr>
      </w:pPr>
    </w:p>
    <w:p w14:paraId="051D5165" w14:textId="76A72E7E"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합리적으로</w:t>
      </w:r>
      <w:r w:rsidRPr="00413874">
        <w:rPr>
          <w:rFonts w:ascii="Times New Roman"/>
          <w:sz w:val="22"/>
          <w:szCs w:val="22"/>
        </w:rPr>
        <w:t xml:space="preserve"> </w:t>
      </w:r>
      <w:r w:rsidRPr="00413874">
        <w:rPr>
          <w:rFonts w:ascii="Times New Roman"/>
          <w:sz w:val="22"/>
          <w:szCs w:val="22"/>
        </w:rPr>
        <w:t>요청받은</w:t>
      </w:r>
      <w:r w:rsidRPr="00413874">
        <w:rPr>
          <w:rFonts w:ascii="Times New Roman"/>
          <w:sz w:val="22"/>
          <w:szCs w:val="22"/>
        </w:rPr>
        <w:t xml:space="preserve"> </w:t>
      </w:r>
      <w:r w:rsidRPr="00413874">
        <w:rPr>
          <w:rFonts w:ascii="Times New Roman"/>
          <w:sz w:val="22"/>
          <w:szCs w:val="22"/>
        </w:rPr>
        <w:t>자료의</w:t>
      </w:r>
      <w:r w:rsidRPr="00413874">
        <w:rPr>
          <w:rFonts w:ascii="Times New Roman"/>
          <w:sz w:val="22"/>
          <w:szCs w:val="22"/>
        </w:rPr>
        <w:t xml:space="preserve"> </w:t>
      </w:r>
      <w:r w:rsidRPr="00413874">
        <w:rPr>
          <w:rFonts w:ascii="Times New Roman"/>
          <w:sz w:val="22"/>
          <w:szCs w:val="22"/>
        </w:rPr>
        <w:t>제출을</w:t>
      </w:r>
      <w:r w:rsidRPr="00413874">
        <w:rPr>
          <w:rFonts w:ascii="Times New Roman"/>
          <w:sz w:val="22"/>
          <w:szCs w:val="22"/>
        </w:rPr>
        <w:t xml:space="preserve"> </w:t>
      </w:r>
      <w:r w:rsidRPr="00413874">
        <w:rPr>
          <w:rFonts w:ascii="Times New Roman"/>
          <w:sz w:val="22"/>
          <w:szCs w:val="22"/>
        </w:rPr>
        <w:t>정당한</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응하지</w:t>
      </w:r>
      <w:r w:rsidRPr="00413874">
        <w:rPr>
          <w:rFonts w:ascii="Times New Roman"/>
          <w:sz w:val="22"/>
          <w:szCs w:val="22"/>
        </w:rPr>
        <w:t xml:space="preserve"> </w:t>
      </w:r>
      <w:r w:rsidRPr="00413874">
        <w:rPr>
          <w:rFonts w:ascii="Times New Roman"/>
          <w:sz w:val="22"/>
          <w:szCs w:val="22"/>
        </w:rPr>
        <w:t>않거나</w:t>
      </w:r>
      <w:r w:rsidRPr="00413874">
        <w:rPr>
          <w:rFonts w:ascii="Times New Roman"/>
          <w:sz w:val="22"/>
          <w:szCs w:val="22"/>
        </w:rPr>
        <w:t xml:space="preserve"> </w:t>
      </w:r>
      <w:r w:rsidRPr="00413874">
        <w:rPr>
          <w:rFonts w:ascii="Times New Roman"/>
          <w:sz w:val="22"/>
          <w:szCs w:val="22"/>
        </w:rPr>
        <w:t>허위자료를</w:t>
      </w:r>
      <w:r w:rsidRPr="00413874">
        <w:rPr>
          <w:rFonts w:ascii="Times New Roman"/>
          <w:sz w:val="22"/>
          <w:szCs w:val="22"/>
        </w:rPr>
        <w:t xml:space="preserve"> </w:t>
      </w:r>
      <w:r w:rsidRPr="00413874">
        <w:rPr>
          <w:rFonts w:ascii="Times New Roman"/>
          <w:sz w:val="22"/>
          <w:szCs w:val="22"/>
        </w:rPr>
        <w:t>제출하고</w:t>
      </w:r>
      <w:r w:rsidR="00204FBD" w:rsidRPr="00413874">
        <w:rPr>
          <w:rFonts w:ascii="Times New Roman"/>
          <w:sz w:val="22"/>
          <w:szCs w:val="22"/>
        </w:rPr>
        <w:t>,</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치유요청을</w:t>
      </w:r>
      <w:r w:rsidRPr="00413874">
        <w:rPr>
          <w:rFonts w:ascii="Times New Roman"/>
          <w:sz w:val="22"/>
          <w:szCs w:val="22"/>
        </w:rPr>
        <w:t xml:space="preserve"> </w:t>
      </w:r>
      <w:r w:rsidRPr="00413874">
        <w:rPr>
          <w:rFonts w:ascii="Times New Roman"/>
          <w:sz w:val="22"/>
          <w:szCs w:val="22"/>
        </w:rPr>
        <w:t>받은</w:t>
      </w:r>
      <w:r w:rsidRPr="00413874">
        <w:rPr>
          <w:rFonts w:ascii="Times New Roman"/>
          <w:sz w:val="22"/>
          <w:szCs w:val="22"/>
        </w:rPr>
        <w:t xml:space="preserve"> </w:t>
      </w:r>
      <w:r w:rsidRPr="00413874">
        <w:rPr>
          <w:rFonts w:ascii="Times New Roman"/>
          <w:sz w:val="22"/>
          <w:szCs w:val="22"/>
        </w:rPr>
        <w:t>날로부터</w:t>
      </w:r>
      <w:r w:rsidRPr="00413874">
        <w:rPr>
          <w:rFonts w:ascii="Times New Roman"/>
          <w:sz w:val="22"/>
          <w:szCs w:val="22"/>
        </w:rPr>
        <w:t xml:space="preserve"> </w:t>
      </w:r>
      <w:r w:rsidRPr="00413874">
        <w:rPr>
          <w:rFonts w:ascii="Times New Roman"/>
          <w:sz w:val="22"/>
          <w:szCs w:val="22"/>
        </w:rPr>
        <w:t>삼십</w:t>
      </w:r>
      <w:r w:rsidRPr="00413874">
        <w:rPr>
          <w:rFonts w:ascii="Times New Roman"/>
          <w:sz w:val="22"/>
          <w:szCs w:val="22"/>
        </w:rPr>
        <w:t>(30)</w:t>
      </w:r>
      <w:r w:rsidR="00F7244E" w:rsidRPr="00413874">
        <w:rPr>
          <w:rFonts w:ascii="Times New Roman"/>
          <w:sz w:val="22"/>
          <w:szCs w:val="22"/>
        </w:rPr>
        <w:t>영업일</w:t>
      </w:r>
      <w:r w:rsidR="00F7244E"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치유되지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p>
    <w:p w14:paraId="0413A1D7" w14:textId="77777777" w:rsidR="00994C59" w:rsidRPr="00413874" w:rsidRDefault="00994C59" w:rsidP="008B24EF">
      <w:pPr>
        <w:adjustRightInd w:val="0"/>
        <w:snapToGrid w:val="0"/>
        <w:spacing w:line="400" w:lineRule="exact"/>
        <w:ind w:left="567"/>
        <w:rPr>
          <w:rFonts w:ascii="Times New Roman"/>
          <w:sz w:val="22"/>
          <w:szCs w:val="22"/>
        </w:rPr>
      </w:pPr>
    </w:p>
    <w:p w14:paraId="003463B7" w14:textId="2CFDC558" w:rsidR="00994C59" w:rsidRPr="00413874" w:rsidRDefault="00994C59"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자산</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재무상태에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않</w:t>
      </w:r>
      <w:r w:rsidR="00035339" w:rsidRPr="00413874">
        <w:rPr>
          <w:rFonts w:ascii="Times New Roman"/>
          <w:sz w:val="22"/>
          <w:szCs w:val="22"/>
        </w:rPr>
        <w:t>거나</w:t>
      </w:r>
      <w:r w:rsidR="00035339" w:rsidRPr="00413874">
        <w:rPr>
          <w:rFonts w:ascii="Times New Roman"/>
          <w:sz w:val="22"/>
          <w:szCs w:val="22"/>
        </w:rPr>
        <w:t xml:space="preserve"> </w:t>
      </w:r>
      <w:r w:rsidRPr="00413874">
        <w:rPr>
          <w:rFonts w:ascii="Times New Roman"/>
          <w:sz w:val="22"/>
          <w:szCs w:val="22"/>
        </w:rPr>
        <w:t>이행할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w:t>
      </w:r>
      <w:r w:rsidR="00035339" w:rsidRPr="00413874">
        <w:rPr>
          <w:rFonts w:ascii="Times New Roman"/>
          <w:sz w:val="22"/>
          <w:szCs w:val="22"/>
        </w:rPr>
        <w:t>는</w:t>
      </w:r>
      <w:r w:rsidR="00035339" w:rsidRPr="00413874">
        <w:rPr>
          <w:rFonts w:ascii="Times New Roman"/>
          <w:sz w:val="22"/>
          <w:szCs w:val="22"/>
        </w:rPr>
        <w:t xml:space="preserve"> </w:t>
      </w:r>
      <w:r w:rsidR="00035339" w:rsidRPr="00413874">
        <w:rPr>
          <w:rFonts w:ascii="Times New Roman"/>
          <w:sz w:val="22"/>
          <w:szCs w:val="22"/>
        </w:rPr>
        <w:t>경우</w:t>
      </w:r>
    </w:p>
    <w:p w14:paraId="74E21634" w14:textId="77777777" w:rsidR="00994C59" w:rsidRPr="00413874" w:rsidRDefault="00994C59" w:rsidP="008B24EF">
      <w:pPr>
        <w:pStyle w:val="afd"/>
        <w:spacing w:line="400" w:lineRule="exact"/>
        <w:rPr>
          <w:rFonts w:ascii="Times New Roman"/>
          <w:sz w:val="22"/>
          <w:szCs w:val="22"/>
        </w:rPr>
      </w:pPr>
    </w:p>
    <w:p w14:paraId="207AC7F9" w14:textId="1FB8AB33"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주요</w:t>
      </w:r>
      <w:r w:rsidRPr="00413874">
        <w:rPr>
          <w:rFonts w:ascii="Times New Roman"/>
          <w:sz w:val="22"/>
          <w:szCs w:val="22"/>
        </w:rPr>
        <w:t xml:space="preserve"> </w:t>
      </w:r>
      <w:r w:rsidRPr="00413874">
        <w:rPr>
          <w:rFonts w:ascii="Times New Roman"/>
          <w:sz w:val="22"/>
          <w:szCs w:val="22"/>
        </w:rPr>
        <w:t>부분이</w:t>
      </w:r>
      <w:r w:rsidRPr="00413874">
        <w:rPr>
          <w:rFonts w:ascii="Times New Roman"/>
          <w:sz w:val="22"/>
          <w:szCs w:val="22"/>
        </w:rPr>
        <w:t xml:space="preserve"> </w:t>
      </w:r>
      <w:r w:rsidRPr="00413874">
        <w:rPr>
          <w:rFonts w:ascii="Times New Roman"/>
          <w:sz w:val="22"/>
          <w:szCs w:val="22"/>
        </w:rPr>
        <w:t>파손</w:t>
      </w:r>
      <w:r w:rsidR="00B90F2B" w:rsidRPr="00413874">
        <w:rPr>
          <w:rFonts w:ascii="Times New Roman"/>
          <w:sz w:val="22"/>
          <w:szCs w:val="22"/>
        </w:rPr>
        <w:t xml:space="preserve">, </w:t>
      </w:r>
      <w:r w:rsidRPr="00413874">
        <w:rPr>
          <w:rFonts w:ascii="Times New Roman"/>
          <w:sz w:val="22"/>
          <w:szCs w:val="22"/>
        </w:rPr>
        <w:t>전소</w:t>
      </w:r>
      <w:r w:rsidR="00B90F2B" w:rsidRPr="00413874">
        <w:rPr>
          <w:rFonts w:ascii="Times New Roman"/>
          <w:sz w:val="22"/>
          <w:szCs w:val="22"/>
        </w:rPr>
        <w:t xml:space="preserve">, </w:t>
      </w:r>
      <w:r w:rsidR="00B90F2B" w:rsidRPr="00413874">
        <w:rPr>
          <w:rFonts w:ascii="Times New Roman"/>
          <w:sz w:val="22"/>
          <w:szCs w:val="22"/>
        </w:rPr>
        <w:t>붕괴</w:t>
      </w:r>
      <w:r w:rsidR="00B90F2B" w:rsidRPr="00413874">
        <w:rPr>
          <w:rFonts w:ascii="Times New Roman"/>
          <w:sz w:val="22"/>
          <w:szCs w:val="22"/>
        </w:rPr>
        <w:t xml:space="preserve">, </w:t>
      </w:r>
      <w:r w:rsidR="00B90F2B" w:rsidRPr="00413874">
        <w:rPr>
          <w:rFonts w:ascii="Times New Roman"/>
          <w:sz w:val="22"/>
          <w:szCs w:val="22"/>
        </w:rPr>
        <w:t>훼손되거나</w:t>
      </w:r>
      <w:r w:rsidR="00B90F2B" w:rsidRPr="00413874">
        <w:rPr>
          <w:rFonts w:ascii="Times New Roman"/>
          <w:sz w:val="22"/>
          <w:szCs w:val="22"/>
        </w:rPr>
        <w:t xml:space="preserve"> </w:t>
      </w:r>
      <w:r w:rsidR="00B90F2B" w:rsidRPr="00413874">
        <w:rPr>
          <w:rFonts w:ascii="Times New Roman"/>
          <w:sz w:val="22"/>
          <w:szCs w:val="22"/>
        </w:rPr>
        <w:t>이와</w:t>
      </w:r>
      <w:r w:rsidR="00B90F2B" w:rsidRPr="00413874">
        <w:rPr>
          <w:rFonts w:ascii="Times New Roman"/>
          <w:sz w:val="22"/>
          <w:szCs w:val="22"/>
        </w:rPr>
        <w:t xml:space="preserve"> </w:t>
      </w:r>
      <w:r w:rsidR="00B90F2B" w:rsidRPr="00413874">
        <w:rPr>
          <w:rFonts w:ascii="Times New Roman"/>
          <w:sz w:val="22"/>
          <w:szCs w:val="22"/>
        </w:rPr>
        <w:t>유사한</w:t>
      </w:r>
      <w:r w:rsidR="00B90F2B" w:rsidRPr="00413874">
        <w:rPr>
          <w:rFonts w:ascii="Times New Roman"/>
          <w:sz w:val="22"/>
          <w:szCs w:val="22"/>
        </w:rPr>
        <w:t xml:space="preserve"> </w:t>
      </w:r>
      <w:r w:rsidR="00B90F2B" w:rsidRPr="00413874">
        <w:rPr>
          <w:rFonts w:ascii="Times New Roman"/>
          <w:sz w:val="22"/>
          <w:szCs w:val="22"/>
        </w:rPr>
        <w:t>사유가</w:t>
      </w:r>
      <w:r w:rsidR="00B90F2B" w:rsidRPr="00413874">
        <w:rPr>
          <w:rFonts w:ascii="Times New Roman"/>
          <w:sz w:val="22"/>
          <w:szCs w:val="22"/>
        </w:rPr>
        <w:t xml:space="preserve"> </w:t>
      </w:r>
      <w:r w:rsidR="00B90F2B" w:rsidRPr="00413874">
        <w:rPr>
          <w:rFonts w:ascii="Times New Roman"/>
          <w:sz w:val="22"/>
          <w:szCs w:val="22"/>
        </w:rPr>
        <w:t>발생하고</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인해</w:t>
      </w:r>
      <w:r w:rsidR="00B90F2B" w:rsidRPr="00413874">
        <w:rPr>
          <w:rFonts w:ascii="Times New Roman"/>
          <w:sz w:val="22"/>
          <w:szCs w:val="22"/>
        </w:rPr>
        <w:t xml:space="preserve"> </w:t>
      </w:r>
      <w:r w:rsidR="00B90F2B" w:rsidRPr="00413874">
        <w:rPr>
          <w:rFonts w:ascii="Times New Roman"/>
          <w:sz w:val="22"/>
          <w:szCs w:val="22"/>
        </w:rPr>
        <w:t>차주의</w:t>
      </w:r>
      <w:r w:rsidR="00B90F2B" w:rsidRPr="00413874">
        <w:rPr>
          <w:rFonts w:ascii="Times New Roman"/>
          <w:sz w:val="22"/>
          <w:szCs w:val="22"/>
        </w:rPr>
        <w:t xml:space="preserve"> </w:t>
      </w:r>
      <w:r w:rsidR="00B90F2B" w:rsidRPr="00413874">
        <w:rPr>
          <w:rFonts w:ascii="Times New Roman"/>
          <w:sz w:val="22"/>
          <w:szCs w:val="22"/>
        </w:rPr>
        <w:t>상환능력에</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판단하는</w:t>
      </w:r>
      <w:r w:rsidR="00B90F2B" w:rsidRPr="00413874">
        <w:rPr>
          <w:rFonts w:ascii="Times New Roman"/>
          <w:sz w:val="22"/>
          <w:szCs w:val="22"/>
        </w:rPr>
        <w:t xml:space="preserve"> </w:t>
      </w:r>
      <w:r w:rsidR="00B90F2B" w:rsidRPr="00413874">
        <w:rPr>
          <w:rFonts w:ascii="Times New Roman"/>
          <w:sz w:val="22"/>
          <w:szCs w:val="22"/>
        </w:rPr>
        <w:t>경우</w:t>
      </w:r>
    </w:p>
    <w:p w14:paraId="4B4D46C9" w14:textId="4AE3ABA9" w:rsidR="00B90F2B" w:rsidRPr="009718D5" w:rsidRDefault="00B90F2B" w:rsidP="00F7244E">
      <w:pPr>
        <w:adjustRightInd w:val="0"/>
        <w:snapToGrid w:val="0"/>
        <w:spacing w:line="400" w:lineRule="exact"/>
        <w:rPr>
          <w:rFonts w:ascii="Times New Roman"/>
          <w:snapToGrid w:val="0"/>
          <w:kern w:val="0"/>
          <w:sz w:val="22"/>
          <w:szCs w:val="22"/>
        </w:rPr>
      </w:pPr>
    </w:p>
    <w:p w14:paraId="4B27174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kern w:val="0"/>
          <w:sz w:val="22"/>
          <w:szCs w:val="22"/>
        </w:rPr>
      </w:pPr>
      <w:bookmarkStart w:id="872" w:name="_Toc191645686"/>
      <w:bookmarkStart w:id="873" w:name="_Toc240898108"/>
      <w:bookmarkStart w:id="874" w:name="_Toc242777994"/>
      <w:r w:rsidRPr="00413874">
        <w:rPr>
          <w:rFonts w:ascii="Times New Roman" w:eastAsia="바탕" w:hAnsi="Times New Roman"/>
          <w:kern w:val="0"/>
          <w:sz w:val="22"/>
          <w:szCs w:val="22"/>
        </w:rPr>
        <w:t>기한의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이익</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상실의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효과</w:t>
      </w:r>
      <w:bookmarkEnd w:id="872"/>
      <w:bookmarkEnd w:id="873"/>
      <w:bookmarkEnd w:id="874"/>
    </w:p>
    <w:p w14:paraId="35B6102F"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2497B6CA" w14:textId="42BFF68C" w:rsidR="00A06C7D"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commentRangeStart w:id="875"/>
      <w:commentRangeStart w:id="876"/>
      <w:r w:rsidR="00840324" w:rsidRPr="00413874">
        <w:rPr>
          <w:rFonts w:ascii="Times New Roman"/>
          <w:sz w:val="22"/>
          <w:szCs w:val="22"/>
        </w:rPr>
        <w:t>이익</w:t>
      </w:r>
      <w:r w:rsidR="00840324" w:rsidRPr="00413874">
        <w:rPr>
          <w:rFonts w:ascii="Times New Roman"/>
          <w:sz w:val="22"/>
          <w:szCs w:val="22"/>
        </w:rPr>
        <w:t xml:space="preserve"> </w:t>
      </w:r>
      <w:r w:rsidR="00840324" w:rsidRPr="00413874">
        <w:rPr>
          <w:rFonts w:ascii="Times New Roman"/>
          <w:sz w:val="22"/>
          <w:szCs w:val="22"/>
        </w:rPr>
        <w:t>상실</w:t>
      </w:r>
      <w:r w:rsidR="00840324" w:rsidRPr="00413874">
        <w:rPr>
          <w:rFonts w:ascii="Times New Roman"/>
          <w:sz w:val="22"/>
          <w:szCs w:val="22"/>
        </w:rPr>
        <w:t xml:space="preserve"> </w:t>
      </w:r>
      <w:r w:rsidR="00840324" w:rsidRPr="00413874">
        <w:rPr>
          <w:rFonts w:ascii="Times New Roman"/>
          <w:sz w:val="22"/>
          <w:szCs w:val="22"/>
        </w:rPr>
        <w:t>사유</w:t>
      </w:r>
      <w:r w:rsidR="00840324" w:rsidRPr="00413874">
        <w:rPr>
          <w:rFonts w:ascii="Times New Roman"/>
          <w:sz w:val="22"/>
          <w:szCs w:val="22"/>
        </w:rPr>
        <w:t xml:space="preserve"> </w:t>
      </w:r>
      <w:r w:rsidR="00840324" w:rsidRPr="00413874">
        <w:rPr>
          <w:rFonts w:ascii="Times New Roman"/>
          <w:sz w:val="22"/>
          <w:szCs w:val="22"/>
        </w:rPr>
        <w:t>중</w:t>
      </w:r>
      <w:r w:rsidR="00840324" w:rsidRPr="00413874">
        <w:rPr>
          <w:rFonts w:ascii="Times New Roman"/>
          <w:sz w:val="22"/>
          <w:szCs w:val="22"/>
        </w:rPr>
        <w:t xml:space="preserve"> </w:t>
      </w:r>
      <w:r w:rsidR="00840324" w:rsidRPr="00413874">
        <w:rPr>
          <w:rFonts w:ascii="Times New Roman"/>
          <w:sz w:val="22"/>
          <w:szCs w:val="22"/>
        </w:rPr>
        <w:t>제</w:t>
      </w:r>
      <w:r w:rsidR="00840324" w:rsidRPr="00413874">
        <w:rPr>
          <w:rFonts w:ascii="Times New Roman"/>
          <w:sz w:val="22"/>
          <w:szCs w:val="22"/>
        </w:rPr>
        <w:t>(1)</w:t>
      </w:r>
      <w:r w:rsidR="00840324" w:rsidRPr="00413874">
        <w:rPr>
          <w:rFonts w:ascii="Times New Roman"/>
          <w:sz w:val="22"/>
          <w:szCs w:val="22"/>
        </w:rPr>
        <w:t>호</w:t>
      </w:r>
      <w:ins w:id="877" w:author="안 용현(Yonghyeon,Ahn)" w:date="2026-10-13T10:32:00Z" w16du:dateUtc="2026-10-13T01:32:00Z">
        <w:r w:rsidR="00840324">
          <w:rPr>
            <w:rFonts w:ascii="Times New Roman" w:hint="eastAsia"/>
            <w:sz w:val="22"/>
            <w:szCs w:val="22"/>
          </w:rPr>
          <w:t xml:space="preserve">, </w:t>
        </w:r>
        <w:r w:rsidR="00840324">
          <w:rPr>
            <w:rFonts w:ascii="Times New Roman" w:hint="eastAsia"/>
            <w:sz w:val="22"/>
            <w:szCs w:val="22"/>
          </w:rPr>
          <w:t>제</w:t>
        </w:r>
        <w:r w:rsidR="00840324">
          <w:rPr>
            <w:rFonts w:ascii="Times New Roman" w:hint="eastAsia"/>
            <w:sz w:val="22"/>
            <w:szCs w:val="22"/>
          </w:rPr>
          <w:t>(2)</w:t>
        </w:r>
        <w:r w:rsidR="00840324">
          <w:rPr>
            <w:rFonts w:ascii="Times New Roman" w:hint="eastAsia"/>
            <w:sz w:val="22"/>
            <w:szCs w:val="22"/>
          </w:rPr>
          <w:t>호</w:t>
        </w:r>
        <w:r w:rsidR="00840324">
          <w:rPr>
            <w:rFonts w:ascii="Times New Roman" w:hint="eastAsia"/>
            <w:sz w:val="22"/>
            <w:szCs w:val="22"/>
          </w:rPr>
          <w:t xml:space="preserve">, </w:t>
        </w:r>
        <w:r w:rsidR="00840324">
          <w:rPr>
            <w:rFonts w:ascii="Times New Roman" w:hint="eastAsia"/>
            <w:sz w:val="22"/>
            <w:szCs w:val="22"/>
          </w:rPr>
          <w:t>제</w:t>
        </w:r>
        <w:r w:rsidR="00840324">
          <w:rPr>
            <w:rFonts w:ascii="Times New Roman" w:hint="eastAsia"/>
            <w:sz w:val="22"/>
            <w:szCs w:val="22"/>
          </w:rPr>
          <w:t>(3)</w:t>
        </w:r>
        <w:r w:rsidR="00840324">
          <w:rPr>
            <w:rFonts w:ascii="Times New Roman" w:hint="eastAsia"/>
            <w:sz w:val="22"/>
            <w:szCs w:val="22"/>
          </w:rPr>
          <w:t>호</w:t>
        </w:r>
        <w:r w:rsidR="00840324">
          <w:rPr>
            <w:rFonts w:ascii="Times New Roman" w:hint="eastAsia"/>
            <w:sz w:val="22"/>
            <w:szCs w:val="22"/>
          </w:rPr>
          <w:t>,</w:t>
        </w:r>
      </w:ins>
      <w:del w:id="878" w:author="안 용현(Yonghyeon,Ahn)" w:date="2026-10-13T10:32:00Z" w16du:dateUtc="2026-10-13T01:32:00Z">
        <w:r w:rsidR="00840324" w:rsidRPr="00413874" w:rsidDel="00840324">
          <w:rPr>
            <w:rFonts w:ascii="Times New Roman"/>
            <w:sz w:val="22"/>
            <w:szCs w:val="22"/>
          </w:rPr>
          <w:delText xml:space="preserve"> </w:delText>
        </w:r>
        <w:r w:rsidR="00840324" w:rsidRPr="00413874" w:rsidDel="00840324">
          <w:rPr>
            <w:rFonts w:ascii="Times New Roman"/>
            <w:sz w:val="22"/>
            <w:szCs w:val="22"/>
          </w:rPr>
          <w:delText>내지</w:delText>
        </w:r>
      </w:del>
      <w:r w:rsidR="00840324" w:rsidRPr="00413874">
        <w:rPr>
          <w:rFonts w:ascii="Times New Roman"/>
          <w:sz w:val="22"/>
          <w:szCs w:val="22"/>
        </w:rPr>
        <w:t xml:space="preserve"> </w:t>
      </w:r>
      <w:r w:rsidR="00840324" w:rsidRPr="00413874">
        <w:rPr>
          <w:rFonts w:ascii="Times New Roman"/>
          <w:sz w:val="22"/>
          <w:szCs w:val="22"/>
        </w:rPr>
        <w:t>제</w:t>
      </w:r>
      <w:r w:rsidR="00840324" w:rsidRPr="00413874">
        <w:rPr>
          <w:rFonts w:ascii="Times New Roman"/>
          <w:sz w:val="22"/>
          <w:szCs w:val="22"/>
        </w:rPr>
        <w:t>(</w:t>
      </w:r>
      <w:r w:rsidR="00840324">
        <w:rPr>
          <w:rFonts w:ascii="Times New Roman" w:hint="eastAsia"/>
          <w:sz w:val="22"/>
          <w:szCs w:val="22"/>
        </w:rPr>
        <w:t>4</w:t>
      </w:r>
      <w:r w:rsidR="00840324" w:rsidRPr="00413874">
        <w:rPr>
          <w:rFonts w:ascii="Times New Roman"/>
          <w:sz w:val="22"/>
          <w:szCs w:val="22"/>
        </w:rPr>
        <w:t>)</w:t>
      </w:r>
      <w:r w:rsidR="00840324" w:rsidRPr="00413874">
        <w:rPr>
          <w:rFonts w:ascii="Times New Roman"/>
          <w:sz w:val="22"/>
          <w:szCs w:val="22"/>
        </w:rPr>
        <w:t>호의</w:t>
      </w:r>
      <w:r w:rsidR="00840324" w:rsidRPr="00413874">
        <w:rPr>
          <w:rFonts w:ascii="Times New Roman"/>
          <w:sz w:val="22"/>
          <w:szCs w:val="22"/>
        </w:rPr>
        <w:t xml:space="preserve"> </w:t>
      </w:r>
      <w:r w:rsidR="00840324" w:rsidRPr="00413874">
        <w:rPr>
          <w:rFonts w:ascii="Times New Roman"/>
          <w:sz w:val="22"/>
          <w:szCs w:val="22"/>
        </w:rPr>
        <w:t>각</w:t>
      </w:r>
      <w:r w:rsidR="00840324" w:rsidRPr="00413874">
        <w:rPr>
          <w:rFonts w:ascii="Times New Roman"/>
          <w:sz w:val="22"/>
          <w:szCs w:val="22"/>
        </w:rPr>
        <w:t xml:space="preserve"> </w:t>
      </w:r>
      <w:commentRangeEnd w:id="875"/>
      <w:r w:rsidR="00840324" w:rsidRPr="00413874">
        <w:rPr>
          <w:rStyle w:val="afe"/>
          <w:rFonts w:ascii="Times New Roman"/>
          <w:sz w:val="22"/>
          <w:szCs w:val="22"/>
        </w:rPr>
        <w:commentReference w:id="875"/>
      </w:r>
      <w:commentRangeEnd w:id="876"/>
      <w:r w:rsidR="00840324" w:rsidRPr="00413874">
        <w:rPr>
          <w:rStyle w:val="afe"/>
          <w:rFonts w:ascii="Times New Roman"/>
          <w:sz w:val="22"/>
          <w:szCs w:val="22"/>
        </w:rPr>
        <w:commentReference w:id="876"/>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때부터</w:t>
      </w:r>
      <w:r w:rsidRPr="00413874">
        <w:rPr>
          <w:rFonts w:ascii="Times New Roman"/>
          <w:sz w:val="22"/>
          <w:szCs w:val="22"/>
        </w:rPr>
        <w:t xml:space="preserve"> </w:t>
      </w: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독촉</w:t>
      </w:r>
      <w:r w:rsidRPr="00413874">
        <w:rPr>
          <w:rFonts w:ascii="Times New Roman"/>
          <w:sz w:val="22"/>
          <w:szCs w:val="22"/>
        </w:rPr>
        <w:t xml:space="preserve">, </w:t>
      </w:r>
      <w:r w:rsidRPr="00413874">
        <w:rPr>
          <w:rFonts w:ascii="Times New Roman"/>
          <w:sz w:val="22"/>
          <w:szCs w:val="22"/>
        </w:rPr>
        <w:t>통지</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필요</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피담보채무는</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상실하여</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이행기에</w:t>
      </w:r>
      <w:r w:rsidRPr="00413874">
        <w:rPr>
          <w:rFonts w:ascii="Times New Roman"/>
          <w:sz w:val="22"/>
          <w:szCs w:val="22"/>
        </w:rPr>
        <w:t xml:space="preserve"> </w:t>
      </w:r>
      <w:r w:rsidRPr="00413874">
        <w:rPr>
          <w:rFonts w:ascii="Times New Roman"/>
          <w:sz w:val="22"/>
          <w:szCs w:val="22"/>
        </w:rPr>
        <w:t>도달하고</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의무는</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중단된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 xml:space="preserve">. </w:t>
      </w:r>
    </w:p>
    <w:p w14:paraId="6B4C2372" w14:textId="77777777" w:rsidR="00A06C7D" w:rsidRPr="00413874" w:rsidRDefault="00A06C7D" w:rsidP="008B24EF">
      <w:pPr>
        <w:adjustRightInd w:val="0"/>
        <w:snapToGrid w:val="0"/>
        <w:spacing w:line="400" w:lineRule="exact"/>
        <w:ind w:left="426"/>
        <w:rPr>
          <w:rFonts w:ascii="Times New Roman"/>
          <w:snapToGrid w:val="0"/>
          <w:kern w:val="0"/>
          <w:sz w:val="22"/>
          <w:szCs w:val="22"/>
        </w:rPr>
      </w:pPr>
    </w:p>
    <w:p w14:paraId="62F8B1DD" w14:textId="22B113EE" w:rsidR="00FE56CC"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00975931" w:rsidRPr="00413874">
        <w:rPr>
          <w:rFonts w:ascii="Times New Roman"/>
          <w:sz w:val="22"/>
          <w:szCs w:val="22"/>
        </w:rPr>
        <w:t xml:space="preserve"> </w:t>
      </w:r>
      <w:r w:rsidR="00975931" w:rsidRPr="00413874">
        <w:rPr>
          <w:rFonts w:ascii="Times New Roman"/>
          <w:sz w:val="22"/>
          <w:szCs w:val="22"/>
        </w:rPr>
        <w:t>제</w:t>
      </w:r>
      <w:r w:rsidR="00975931" w:rsidRPr="00413874">
        <w:rPr>
          <w:rFonts w:ascii="Times New Roman"/>
          <w:sz w:val="22"/>
          <w:szCs w:val="22"/>
        </w:rPr>
        <w:t>(1)</w:t>
      </w:r>
      <w:r w:rsidR="00975931"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F7244E"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00586290" w:rsidRPr="00413874">
        <w:rPr>
          <w:rFonts w:ascii="Times New Roman"/>
          <w:sz w:val="22"/>
          <w:szCs w:val="22"/>
        </w:rPr>
        <w:t>를</w:t>
      </w:r>
      <w:r w:rsidR="00586290" w:rsidRPr="00413874">
        <w:rPr>
          <w:rFonts w:ascii="Times New Roman"/>
          <w:sz w:val="22"/>
          <w:szCs w:val="22"/>
        </w:rPr>
        <w:t xml:space="preserve"> </w:t>
      </w:r>
      <w:r w:rsidR="00586290" w:rsidRPr="00413874">
        <w:rPr>
          <w:rFonts w:ascii="Times New Roman"/>
          <w:sz w:val="22"/>
          <w:szCs w:val="22"/>
        </w:rPr>
        <w:t>제외한</w:t>
      </w:r>
      <w:r w:rsidR="00586290" w:rsidRPr="00413874">
        <w:rPr>
          <w:rFonts w:ascii="Times New Roman"/>
          <w:sz w:val="22"/>
          <w:szCs w:val="22"/>
        </w:rPr>
        <w:t xml:space="preserve"> </w:t>
      </w:r>
      <w:r w:rsidR="00586290" w:rsidRPr="00413874">
        <w:rPr>
          <w:rFonts w:ascii="Times New Roman"/>
          <w:sz w:val="22"/>
          <w:szCs w:val="22"/>
        </w:rPr>
        <w:t>사유가</w:t>
      </w:r>
      <w:r w:rsidR="00586290" w:rsidRPr="00413874">
        <w:rPr>
          <w:rFonts w:ascii="Times New Roman"/>
          <w:sz w:val="22"/>
          <w:szCs w:val="22"/>
        </w:rPr>
        <w:t xml:space="preserve"> </w:t>
      </w:r>
      <w:r w:rsidR="00FE56CC" w:rsidRPr="00413874">
        <w:rPr>
          <w:rFonts w:ascii="Times New Roman"/>
          <w:sz w:val="22"/>
          <w:szCs w:val="22"/>
        </w:rPr>
        <w:t>발생하는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000877D6" w:rsidRPr="00413874">
        <w:rPr>
          <w:rFonts w:ascii="Times New Roman"/>
          <w:sz w:val="22"/>
          <w:szCs w:val="22"/>
        </w:rPr>
        <w:t>대주는</w:t>
      </w:r>
      <w:r w:rsidR="00E45EBD" w:rsidRPr="00413874">
        <w:rPr>
          <w:rFonts w:ascii="Times New Roman"/>
          <w:sz w:val="22"/>
          <w:szCs w:val="22"/>
        </w:rPr>
        <w:t xml:space="preserve"> </w:t>
      </w:r>
      <w:r w:rsidR="00FE56CC" w:rsidRPr="00413874">
        <w:rPr>
          <w:rFonts w:ascii="Times New Roman"/>
          <w:sz w:val="22"/>
          <w:szCs w:val="22"/>
        </w:rPr>
        <w:t>다음</w:t>
      </w:r>
      <w:r w:rsidR="00FE56CC" w:rsidRPr="00413874">
        <w:rPr>
          <w:rFonts w:ascii="Times New Roman"/>
          <w:sz w:val="22"/>
          <w:szCs w:val="22"/>
        </w:rPr>
        <w:t xml:space="preserve"> </w:t>
      </w:r>
      <w:r w:rsidR="00FE56CC" w:rsidRPr="00413874">
        <w:rPr>
          <w:rFonts w:ascii="Times New Roman"/>
          <w:sz w:val="22"/>
          <w:szCs w:val="22"/>
        </w:rPr>
        <w:t>각</w:t>
      </w:r>
      <w:r w:rsidR="00FE56CC" w:rsidRPr="00413874">
        <w:rPr>
          <w:rFonts w:ascii="Times New Roman"/>
          <w:sz w:val="22"/>
          <w:szCs w:val="22"/>
        </w:rPr>
        <w:t xml:space="preserve"> </w:t>
      </w:r>
      <w:r w:rsidR="00FE56CC" w:rsidRPr="00413874">
        <w:rPr>
          <w:rFonts w:ascii="Times New Roman"/>
          <w:sz w:val="22"/>
          <w:szCs w:val="22"/>
        </w:rPr>
        <w:t>호의</w:t>
      </w:r>
      <w:r w:rsidR="00FE56CC" w:rsidRPr="00413874">
        <w:rPr>
          <w:rFonts w:ascii="Times New Roman"/>
          <w:sz w:val="22"/>
          <w:szCs w:val="22"/>
        </w:rPr>
        <w:t xml:space="preserve"> </w:t>
      </w:r>
      <w:r w:rsidR="00FE56CC" w:rsidRPr="00413874">
        <w:rPr>
          <w:rFonts w:ascii="Times New Roman"/>
          <w:sz w:val="22"/>
          <w:szCs w:val="22"/>
        </w:rPr>
        <w:t>조치를</w:t>
      </w:r>
      <w:r w:rsidR="00FE56CC" w:rsidRPr="00413874">
        <w:rPr>
          <w:rFonts w:ascii="Times New Roman"/>
          <w:sz w:val="22"/>
          <w:szCs w:val="22"/>
        </w:rPr>
        <w:t xml:space="preserve"> </w:t>
      </w:r>
      <w:r w:rsidR="00FE56CC" w:rsidRPr="00413874">
        <w:rPr>
          <w:rFonts w:ascii="Times New Roman"/>
          <w:sz w:val="22"/>
          <w:szCs w:val="22"/>
        </w:rPr>
        <w:t>취할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9CC693D"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31EE2FF7" w14:textId="77777777"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통지함으로써</w:t>
      </w:r>
      <w:r w:rsidR="00FE56CC" w:rsidRPr="00413874">
        <w:rPr>
          <w:rFonts w:ascii="Times New Roman"/>
          <w:sz w:val="22"/>
          <w:szCs w:val="22"/>
        </w:rPr>
        <w:t xml:space="preserve"> </w:t>
      </w:r>
      <w:r w:rsidR="00FE56CC" w:rsidRPr="00413874">
        <w:rPr>
          <w:rFonts w:ascii="Times New Roman"/>
          <w:sz w:val="22"/>
          <w:szCs w:val="22"/>
        </w:rPr>
        <w:t>대주의</w:t>
      </w:r>
      <w:r w:rsidR="00FE56CC" w:rsidRPr="00413874">
        <w:rPr>
          <w:rFonts w:ascii="Times New Roman"/>
          <w:sz w:val="22"/>
          <w:szCs w:val="22"/>
        </w:rPr>
        <w:t xml:space="preserve"> </w:t>
      </w:r>
      <w:r w:rsidR="00FE56CC" w:rsidRPr="00413874">
        <w:rPr>
          <w:rFonts w:ascii="Times New Roman"/>
          <w:sz w:val="22"/>
          <w:szCs w:val="22"/>
        </w:rPr>
        <w:t>본</w:t>
      </w:r>
      <w:r w:rsidR="00FE56CC" w:rsidRPr="00413874">
        <w:rPr>
          <w:rFonts w:ascii="Times New Roman"/>
          <w:sz w:val="22"/>
          <w:szCs w:val="22"/>
        </w:rPr>
        <w:t xml:space="preserve"> </w:t>
      </w:r>
      <w:r w:rsidR="00FE56CC" w:rsidRPr="00413874">
        <w:rPr>
          <w:rFonts w:ascii="Times New Roman"/>
          <w:sz w:val="22"/>
          <w:szCs w:val="22"/>
        </w:rPr>
        <w:t>약정에</w:t>
      </w:r>
      <w:r w:rsidR="00FE56CC" w:rsidRPr="00413874">
        <w:rPr>
          <w:rFonts w:ascii="Times New Roman"/>
          <w:sz w:val="22"/>
          <w:szCs w:val="22"/>
        </w:rPr>
        <w:t xml:space="preserve"> </w:t>
      </w:r>
      <w:r w:rsidR="00FE56CC" w:rsidRPr="00413874">
        <w:rPr>
          <w:rFonts w:ascii="Times New Roman"/>
          <w:sz w:val="22"/>
          <w:szCs w:val="22"/>
        </w:rPr>
        <w:t>따른</w:t>
      </w:r>
      <w:r w:rsidR="00FE56CC" w:rsidRPr="00413874">
        <w:rPr>
          <w:rFonts w:ascii="Times New Roman"/>
          <w:sz w:val="22"/>
          <w:szCs w:val="22"/>
        </w:rPr>
        <w:t xml:space="preserve"> </w:t>
      </w:r>
      <w:r w:rsidR="00FE56CC" w:rsidRPr="00413874">
        <w:rPr>
          <w:rFonts w:ascii="Times New Roman"/>
          <w:sz w:val="22"/>
          <w:szCs w:val="22"/>
        </w:rPr>
        <w:t>대출의무가</w:t>
      </w:r>
      <w:r w:rsidR="00FE56CC" w:rsidRPr="00413874">
        <w:rPr>
          <w:rFonts w:ascii="Times New Roman"/>
          <w:sz w:val="22"/>
          <w:szCs w:val="22"/>
        </w:rPr>
        <w:t xml:space="preserve"> </w:t>
      </w:r>
      <w:r w:rsidR="00FE56CC" w:rsidRPr="00413874">
        <w:rPr>
          <w:rFonts w:ascii="Times New Roman"/>
          <w:sz w:val="22"/>
          <w:szCs w:val="22"/>
        </w:rPr>
        <w:t>소멸하였음을</w:t>
      </w:r>
      <w:r w:rsidR="00FE56CC" w:rsidRPr="00413874">
        <w:rPr>
          <w:rFonts w:ascii="Times New Roman"/>
          <w:sz w:val="22"/>
          <w:szCs w:val="22"/>
        </w:rPr>
        <w:t xml:space="preserve"> </w:t>
      </w:r>
      <w:r w:rsidR="00FE56CC" w:rsidRPr="00413874">
        <w:rPr>
          <w:rFonts w:ascii="Times New Roman"/>
          <w:sz w:val="22"/>
          <w:szCs w:val="22"/>
        </w:rPr>
        <w:t>선언할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19B2D24D" w14:textId="1613861A"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대주가</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사유를</w:t>
      </w:r>
      <w:r w:rsidR="00FE56CC" w:rsidRPr="00413874">
        <w:rPr>
          <w:rFonts w:ascii="Times New Roman"/>
          <w:sz w:val="22"/>
          <w:szCs w:val="22"/>
        </w:rPr>
        <w:t xml:space="preserve"> </w:t>
      </w:r>
      <w:r w:rsidR="00FE56CC" w:rsidRPr="00413874">
        <w:rPr>
          <w:rFonts w:ascii="Times New Roman"/>
          <w:sz w:val="22"/>
          <w:szCs w:val="22"/>
        </w:rPr>
        <w:t>치유할</w:t>
      </w:r>
      <w:r w:rsidR="00FE56CC" w:rsidRPr="00413874">
        <w:rPr>
          <w:rFonts w:ascii="Times New Roman"/>
          <w:sz w:val="22"/>
          <w:szCs w:val="22"/>
        </w:rPr>
        <w:t xml:space="preserve"> </w:t>
      </w:r>
      <w:r w:rsidR="00FE56CC" w:rsidRPr="00413874">
        <w:rPr>
          <w:rFonts w:ascii="Times New Roman"/>
          <w:sz w:val="22"/>
          <w:szCs w:val="22"/>
        </w:rPr>
        <w:t>것을</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1</w:t>
      </w:r>
      <w:r w:rsidR="00901602" w:rsidRPr="00413874">
        <w:rPr>
          <w:rFonts w:ascii="Times New Roman"/>
          <w:sz w:val="22"/>
          <w:szCs w:val="22"/>
        </w:rPr>
        <w:t>항</w:t>
      </w:r>
      <w:r w:rsidR="00901602" w:rsidRPr="00413874">
        <w:rPr>
          <w:rFonts w:ascii="Times New Roman"/>
          <w:sz w:val="22"/>
          <w:szCs w:val="22"/>
        </w:rPr>
        <w:t xml:space="preserve"> </w:t>
      </w:r>
      <w:r w:rsidR="004E4647" w:rsidRPr="00413874">
        <w:rPr>
          <w:rFonts w:ascii="Times New Roman"/>
          <w:sz w:val="22"/>
          <w:szCs w:val="22"/>
        </w:rPr>
        <w:t>제</w:t>
      </w:r>
      <w:r w:rsidR="004E4647" w:rsidRPr="00413874">
        <w:rPr>
          <w:rFonts w:ascii="Times New Roman"/>
          <w:sz w:val="22"/>
          <w:szCs w:val="22"/>
        </w:rPr>
        <w:t>(2)</w:t>
      </w:r>
      <w:r w:rsidR="004E4647" w:rsidRPr="00413874">
        <w:rPr>
          <w:rFonts w:ascii="Times New Roman"/>
          <w:sz w:val="22"/>
          <w:szCs w:val="22"/>
        </w:rPr>
        <w:t>호</w:t>
      </w:r>
      <w:r w:rsidR="004E4647"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6</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8</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9</w:t>
      </w:r>
      <w:r w:rsidR="00901602" w:rsidRPr="00413874">
        <w:rPr>
          <w:rFonts w:ascii="Times New Roman"/>
          <w:sz w:val="22"/>
          <w:szCs w:val="22"/>
        </w:rPr>
        <w:t>)</w:t>
      </w:r>
      <w:r w:rsidR="00901602" w:rsidRPr="00413874">
        <w:rPr>
          <w:rFonts w:ascii="Times New Roman"/>
          <w:sz w:val="22"/>
          <w:szCs w:val="22"/>
        </w:rPr>
        <w:t>호</w:t>
      </w:r>
      <w:r w:rsidR="00E946BE">
        <w:rPr>
          <w:rFonts w:ascii="Times New Roman" w:hint="eastAsia"/>
          <w:sz w:val="22"/>
          <w:szCs w:val="22"/>
        </w:rPr>
        <w:t xml:space="preserve"> </w:t>
      </w:r>
      <w:r w:rsidR="00AC7260" w:rsidRPr="00413874">
        <w:rPr>
          <w:rFonts w:ascii="Times New Roman"/>
          <w:sz w:val="22"/>
          <w:szCs w:val="22"/>
        </w:rPr>
        <w:t>및</w:t>
      </w:r>
      <w:r w:rsidR="00AC7260" w:rsidRPr="00413874">
        <w:rPr>
          <w:rFonts w:ascii="Times New Roman"/>
          <w:sz w:val="22"/>
          <w:szCs w:val="22"/>
        </w:rPr>
        <w:t xml:space="preserve"> </w:t>
      </w:r>
      <w:r w:rsidR="00AC7260" w:rsidRPr="00413874">
        <w:rPr>
          <w:rFonts w:ascii="Times New Roman"/>
          <w:sz w:val="22"/>
          <w:szCs w:val="22"/>
        </w:rPr>
        <w:t>제</w:t>
      </w:r>
      <w:r w:rsidR="00AC7260" w:rsidRPr="00413874">
        <w:rPr>
          <w:rFonts w:ascii="Times New Roman"/>
          <w:sz w:val="22"/>
          <w:szCs w:val="22"/>
        </w:rPr>
        <w:t>(11)</w:t>
      </w:r>
      <w:r w:rsidR="00AC7260" w:rsidRPr="00413874">
        <w:rPr>
          <w:rFonts w:ascii="Times New Roman"/>
          <w:sz w:val="22"/>
          <w:szCs w:val="22"/>
        </w:rPr>
        <w:t>호</w:t>
      </w:r>
      <w:r w:rsidR="00901602" w:rsidRPr="00413874">
        <w:rPr>
          <w:rFonts w:ascii="Times New Roman"/>
          <w:sz w:val="22"/>
          <w:szCs w:val="22"/>
        </w:rPr>
        <w:t>의</w:t>
      </w:r>
      <w:r w:rsidR="00901602" w:rsidRPr="00413874">
        <w:rPr>
          <w:rFonts w:ascii="Times New Roman"/>
          <w:sz w:val="22"/>
          <w:szCs w:val="22"/>
        </w:rPr>
        <w:t xml:space="preserve"> </w:t>
      </w:r>
      <w:r w:rsidR="00901602" w:rsidRPr="00413874">
        <w:rPr>
          <w:rFonts w:ascii="Times New Roman"/>
          <w:sz w:val="22"/>
          <w:szCs w:val="22"/>
        </w:rPr>
        <w:t>경우</w:t>
      </w:r>
      <w:r w:rsidR="00901602" w:rsidRPr="00413874">
        <w:rPr>
          <w:rFonts w:ascii="Times New Roman"/>
          <w:sz w:val="22"/>
          <w:szCs w:val="22"/>
        </w:rPr>
        <w:t xml:space="preserve"> </w:t>
      </w:r>
      <w:r w:rsidR="00901602" w:rsidRPr="00413874">
        <w:rPr>
          <w:rFonts w:ascii="Times New Roman"/>
          <w:sz w:val="22"/>
          <w:szCs w:val="22"/>
        </w:rPr>
        <w:t>각각의</w:t>
      </w:r>
      <w:r w:rsidR="00901602" w:rsidRPr="00413874">
        <w:rPr>
          <w:rFonts w:ascii="Times New Roman"/>
          <w:sz w:val="22"/>
          <w:szCs w:val="22"/>
        </w:rPr>
        <w:t xml:space="preserve"> </w:t>
      </w:r>
      <w:r w:rsidR="00901602" w:rsidRPr="00413874">
        <w:rPr>
          <w:rFonts w:ascii="Times New Roman"/>
          <w:sz w:val="22"/>
          <w:szCs w:val="22"/>
        </w:rPr>
        <w:t>치유기간</w:t>
      </w:r>
      <w:r w:rsidR="00901602" w:rsidRPr="00413874">
        <w:rPr>
          <w:rFonts w:ascii="Times New Roman"/>
          <w:sz w:val="22"/>
          <w:szCs w:val="22"/>
        </w:rPr>
        <w:t xml:space="preserve"> </w:t>
      </w:r>
      <w:r w:rsidR="00901602" w:rsidRPr="00413874">
        <w:rPr>
          <w:rFonts w:ascii="Times New Roman"/>
          <w:sz w:val="22"/>
          <w:szCs w:val="22"/>
        </w:rPr>
        <w:t>내에</w:t>
      </w:r>
      <w:r w:rsidR="00901602" w:rsidRPr="00413874">
        <w:rPr>
          <w:rFonts w:ascii="Times New Roman"/>
          <w:sz w:val="22"/>
          <w:szCs w:val="22"/>
        </w:rPr>
        <w:t xml:space="preserve">, </w:t>
      </w:r>
      <w:r w:rsidR="00AC7260" w:rsidRPr="00413874">
        <w:rPr>
          <w:rFonts w:ascii="Times New Roman"/>
          <w:sz w:val="22"/>
          <w:szCs w:val="22"/>
        </w:rPr>
        <w:t>그</w:t>
      </w:r>
      <w:r w:rsidR="00AC7260" w:rsidRPr="00413874">
        <w:rPr>
          <w:rFonts w:ascii="Times New Roman"/>
          <w:sz w:val="22"/>
          <w:szCs w:val="22"/>
        </w:rPr>
        <w:t xml:space="preserve"> </w:t>
      </w:r>
      <w:r w:rsidR="00AC7260" w:rsidRPr="00413874">
        <w:rPr>
          <w:rFonts w:ascii="Times New Roman"/>
          <w:sz w:val="22"/>
          <w:szCs w:val="22"/>
        </w:rPr>
        <w:t>외의</w:t>
      </w:r>
      <w:r w:rsidR="00AC7260" w:rsidRPr="00413874">
        <w:rPr>
          <w:rFonts w:ascii="Times New Roman"/>
          <w:sz w:val="22"/>
          <w:szCs w:val="22"/>
        </w:rPr>
        <w:t xml:space="preserve"> </w:t>
      </w:r>
      <w:r w:rsidR="00AC7260" w:rsidRPr="00413874">
        <w:rPr>
          <w:rFonts w:ascii="Times New Roman"/>
          <w:sz w:val="22"/>
          <w:szCs w:val="22"/>
        </w:rPr>
        <w:t>경우는</w:t>
      </w:r>
      <w:r w:rsidR="004C7159" w:rsidRPr="00413874">
        <w:rPr>
          <w:rFonts w:ascii="Times New Roman"/>
          <w:sz w:val="22"/>
          <w:szCs w:val="22"/>
        </w:rPr>
        <w:t xml:space="preserve"> </w:t>
      </w:r>
      <w:r w:rsidR="00AC7260" w:rsidRPr="00413874">
        <w:rPr>
          <w:rFonts w:ascii="Times New Roman"/>
          <w:sz w:val="22"/>
          <w:szCs w:val="22"/>
        </w:rPr>
        <w:t>일십</w:t>
      </w:r>
      <w:r w:rsidR="00AC7260" w:rsidRPr="00413874">
        <w:rPr>
          <w:rFonts w:ascii="Times New Roman"/>
          <w:sz w:val="22"/>
          <w:szCs w:val="22"/>
        </w:rPr>
        <w:t>(10</w:t>
      </w:r>
      <w:r w:rsidR="004C7159" w:rsidRPr="00413874">
        <w:rPr>
          <w:rFonts w:ascii="Times New Roman"/>
          <w:sz w:val="22"/>
          <w:szCs w:val="22"/>
        </w:rPr>
        <w:t>)</w:t>
      </w:r>
      <w:r w:rsidR="00393548" w:rsidRPr="00413874">
        <w:rPr>
          <w:rFonts w:ascii="Times New Roman"/>
          <w:sz w:val="22"/>
          <w:szCs w:val="22"/>
        </w:rPr>
        <w:t>영업일</w:t>
      </w:r>
      <w:r w:rsidR="004C7159" w:rsidRPr="00413874">
        <w:rPr>
          <w:rFonts w:ascii="Times New Roman"/>
          <w:sz w:val="22"/>
          <w:szCs w:val="22"/>
        </w:rPr>
        <w:t xml:space="preserve"> </w:t>
      </w:r>
      <w:r w:rsidR="004C7159" w:rsidRPr="00413874">
        <w:rPr>
          <w:rFonts w:ascii="Times New Roman"/>
          <w:sz w:val="22"/>
          <w:szCs w:val="22"/>
        </w:rPr>
        <w:t>이내에</w:t>
      </w:r>
      <w:r w:rsidR="004C7159"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사유가</w:t>
      </w:r>
      <w:r w:rsidR="00FE56CC" w:rsidRPr="00413874">
        <w:rPr>
          <w:rFonts w:ascii="Times New Roman"/>
          <w:sz w:val="22"/>
          <w:szCs w:val="22"/>
        </w:rPr>
        <w:t xml:space="preserve"> </w:t>
      </w:r>
      <w:r w:rsidR="00FE56CC" w:rsidRPr="00413874">
        <w:rPr>
          <w:rFonts w:ascii="Times New Roman"/>
          <w:sz w:val="22"/>
          <w:szCs w:val="22"/>
        </w:rPr>
        <w:t>치유되지</w:t>
      </w:r>
      <w:r w:rsidR="00FE56CC" w:rsidRPr="00413874">
        <w:rPr>
          <w:rFonts w:ascii="Times New Roman"/>
          <w:sz w:val="22"/>
          <w:szCs w:val="22"/>
        </w:rPr>
        <w:t xml:space="preserve"> </w:t>
      </w:r>
      <w:r w:rsidR="00FE56CC" w:rsidRPr="00413874">
        <w:rPr>
          <w:rFonts w:ascii="Times New Roman"/>
          <w:sz w:val="22"/>
          <w:szCs w:val="22"/>
        </w:rPr>
        <w:t>아니</w:t>
      </w:r>
      <w:r w:rsidR="00A43FCE" w:rsidRPr="00413874">
        <w:rPr>
          <w:rFonts w:ascii="Times New Roman"/>
          <w:sz w:val="22"/>
          <w:szCs w:val="22"/>
        </w:rPr>
        <w:t>한</w:t>
      </w:r>
      <w:r w:rsidR="00A43FCE" w:rsidRPr="00413874">
        <w:rPr>
          <w:rFonts w:ascii="Times New Roman"/>
          <w:sz w:val="22"/>
          <w:szCs w:val="22"/>
        </w:rPr>
        <w:t xml:space="preserve"> </w:t>
      </w:r>
      <w:r w:rsidR="00A43FCE" w:rsidRPr="00413874">
        <w:rPr>
          <w:rFonts w:ascii="Times New Roman"/>
          <w:sz w:val="22"/>
          <w:szCs w:val="22"/>
        </w:rPr>
        <w:t>경우</w:t>
      </w:r>
      <w:r w:rsidR="00A43FCE"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피담보채무가</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이익을</w:t>
      </w:r>
      <w:r w:rsidR="00FE56CC" w:rsidRPr="00413874">
        <w:rPr>
          <w:rFonts w:ascii="Times New Roman"/>
          <w:sz w:val="22"/>
          <w:szCs w:val="22"/>
        </w:rPr>
        <w:t xml:space="preserve"> </w:t>
      </w:r>
      <w:r w:rsidR="00FE56CC" w:rsidRPr="00413874">
        <w:rPr>
          <w:rFonts w:ascii="Times New Roman"/>
          <w:sz w:val="22"/>
          <w:szCs w:val="22"/>
        </w:rPr>
        <w:t>상실하여</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FE56CC" w:rsidRPr="00413874">
        <w:rPr>
          <w:rFonts w:ascii="Times New Roman"/>
          <w:sz w:val="22"/>
          <w:szCs w:val="22"/>
        </w:rPr>
        <w:t>이행기</w:t>
      </w:r>
      <w:r w:rsidR="00A43FCE" w:rsidRPr="00413874">
        <w:rPr>
          <w:rFonts w:ascii="Times New Roman"/>
          <w:sz w:val="22"/>
          <w:szCs w:val="22"/>
        </w:rPr>
        <w:t>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하였음을</w:t>
      </w:r>
      <w:r w:rsidR="00FE56CC" w:rsidRPr="00413874">
        <w:rPr>
          <w:rFonts w:ascii="Times New Roman"/>
          <w:sz w:val="22"/>
          <w:szCs w:val="22"/>
        </w:rPr>
        <w:t xml:space="preserve"> </w:t>
      </w:r>
      <w:r w:rsidR="00FE56CC" w:rsidRPr="00413874">
        <w:rPr>
          <w:rFonts w:ascii="Times New Roman"/>
          <w:sz w:val="22"/>
          <w:szCs w:val="22"/>
        </w:rPr>
        <w:t>통지</w:t>
      </w:r>
      <w:r w:rsidR="00A43FCE" w:rsidRPr="00413874">
        <w:rPr>
          <w:rFonts w:ascii="Times New Roman"/>
          <w:sz w:val="22"/>
          <w:szCs w:val="22"/>
        </w:rPr>
        <w:t>할</w:t>
      </w:r>
      <w:r w:rsidR="00A43FCE" w:rsidRPr="00413874">
        <w:rPr>
          <w:rFonts w:ascii="Times New Roman"/>
          <w:sz w:val="22"/>
          <w:szCs w:val="22"/>
        </w:rPr>
        <w:t xml:space="preserve"> </w:t>
      </w:r>
      <w:r w:rsidR="00A43FCE" w:rsidRPr="00413874">
        <w:rPr>
          <w:rFonts w:ascii="Times New Roman"/>
          <w:sz w:val="22"/>
          <w:szCs w:val="22"/>
        </w:rPr>
        <w:t>수</w:t>
      </w:r>
      <w:r w:rsidR="00A43FCE" w:rsidRPr="00413874">
        <w:rPr>
          <w:rFonts w:ascii="Times New Roman"/>
          <w:sz w:val="22"/>
          <w:szCs w:val="22"/>
        </w:rPr>
        <w:t xml:space="preserve"> </w:t>
      </w:r>
      <w:r w:rsidR="00A43FCE" w:rsidRPr="00413874">
        <w:rPr>
          <w:rFonts w:ascii="Times New Roman"/>
          <w:sz w:val="22"/>
          <w:szCs w:val="22"/>
        </w:rPr>
        <w:t>있고</w:t>
      </w:r>
      <w:r w:rsidR="00FE56CC" w:rsidRPr="00413874">
        <w:rPr>
          <w:rFonts w:ascii="Times New Roman"/>
          <w:sz w:val="22"/>
          <w:szCs w:val="22"/>
        </w:rPr>
        <w:t xml:space="preserve">, </w:t>
      </w:r>
      <w:r w:rsidR="00FE56CC" w:rsidRPr="00413874">
        <w:rPr>
          <w:rFonts w:ascii="Times New Roman"/>
          <w:sz w:val="22"/>
          <w:szCs w:val="22"/>
        </w:rPr>
        <w:t>이를</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FE56CC" w:rsidRPr="00413874">
        <w:rPr>
          <w:rFonts w:ascii="Times New Roman"/>
          <w:sz w:val="22"/>
          <w:szCs w:val="22"/>
        </w:rPr>
        <w:t>삼</w:t>
      </w:r>
      <w:r w:rsidR="00FE56CC" w:rsidRPr="00413874">
        <w:rPr>
          <w:rFonts w:ascii="Times New Roman"/>
          <w:sz w:val="22"/>
          <w:szCs w:val="22"/>
        </w:rPr>
        <w:t>(3)</w:t>
      </w:r>
      <w:r w:rsidR="00FE56CC" w:rsidRPr="00413874">
        <w:rPr>
          <w:rFonts w:ascii="Times New Roman"/>
          <w:sz w:val="22"/>
          <w:szCs w:val="22"/>
        </w:rPr>
        <w:t>영업일이</w:t>
      </w:r>
      <w:r w:rsidR="00FE56CC" w:rsidRPr="00413874">
        <w:rPr>
          <w:rFonts w:ascii="Times New Roman"/>
          <w:sz w:val="22"/>
          <w:szCs w:val="22"/>
        </w:rPr>
        <w:t xml:space="preserve"> </w:t>
      </w:r>
      <w:r w:rsidR="00FE56CC" w:rsidRPr="00413874">
        <w:rPr>
          <w:rFonts w:ascii="Times New Roman"/>
          <w:sz w:val="22"/>
          <w:szCs w:val="22"/>
        </w:rPr>
        <w:t>되는</w:t>
      </w:r>
      <w:r w:rsidR="00FE56CC" w:rsidRPr="00413874">
        <w:rPr>
          <w:rFonts w:ascii="Times New Roman"/>
          <w:sz w:val="22"/>
          <w:szCs w:val="22"/>
        </w:rPr>
        <w:t xml:space="preserve"> </w:t>
      </w:r>
      <w:r w:rsidR="00FE56CC" w:rsidRPr="00413874">
        <w:rPr>
          <w:rFonts w:ascii="Times New Roman"/>
          <w:sz w:val="22"/>
          <w:szCs w:val="22"/>
        </w:rPr>
        <w:t>날에</w:t>
      </w:r>
      <w:r w:rsidR="00FE56CC" w:rsidRPr="00413874">
        <w:rPr>
          <w:rFonts w:ascii="Times New Roman"/>
          <w:sz w:val="22"/>
          <w:szCs w:val="22"/>
        </w:rPr>
        <w:t xml:space="preserve"> </w:t>
      </w:r>
      <w:r w:rsidR="00FE56CC" w:rsidRPr="00413874">
        <w:rPr>
          <w:rFonts w:ascii="Times New Roman"/>
          <w:sz w:val="22"/>
          <w:szCs w:val="22"/>
        </w:rPr>
        <w:t>이행기가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것으로</w:t>
      </w:r>
      <w:r w:rsidR="00FE56CC" w:rsidRPr="00413874">
        <w:rPr>
          <w:rFonts w:ascii="Times New Roman"/>
          <w:sz w:val="22"/>
          <w:szCs w:val="22"/>
        </w:rPr>
        <w:t xml:space="preserve"> </w:t>
      </w:r>
      <w:r w:rsidR="00FE56CC" w:rsidRPr="00413874">
        <w:rPr>
          <w:rFonts w:ascii="Times New Roman"/>
          <w:sz w:val="22"/>
          <w:szCs w:val="22"/>
        </w:rPr>
        <w:t>본다</w:t>
      </w:r>
      <w:r w:rsidR="00FE56CC" w:rsidRPr="00413874">
        <w:rPr>
          <w:rFonts w:ascii="Times New Roman"/>
          <w:sz w:val="22"/>
          <w:szCs w:val="22"/>
        </w:rPr>
        <w:t xml:space="preserve">. </w:t>
      </w:r>
      <w:r w:rsidR="00F74911"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w:t>
      </w:r>
      <w:r w:rsidR="00FE56CC" w:rsidRPr="00413874">
        <w:rPr>
          <w:rFonts w:ascii="Times New Roman"/>
          <w:sz w:val="22"/>
          <w:szCs w:val="22"/>
        </w:rPr>
        <w:lastRenderedPageBreak/>
        <w:t>실</w:t>
      </w:r>
      <w:r w:rsidR="00FE56CC" w:rsidRPr="00413874">
        <w:rPr>
          <w:rFonts w:ascii="Times New Roman"/>
          <w:sz w:val="22"/>
          <w:szCs w:val="22"/>
        </w:rPr>
        <w:t xml:space="preserve"> </w:t>
      </w:r>
      <w:r w:rsidR="00FE56CC" w:rsidRPr="00413874">
        <w:rPr>
          <w:rFonts w:ascii="Times New Roman"/>
          <w:sz w:val="22"/>
          <w:szCs w:val="22"/>
        </w:rPr>
        <w:t>사유의</w:t>
      </w:r>
      <w:r w:rsidR="00FE56CC" w:rsidRPr="00413874">
        <w:rPr>
          <w:rFonts w:ascii="Times New Roman"/>
          <w:sz w:val="22"/>
          <w:szCs w:val="22"/>
        </w:rPr>
        <w:t xml:space="preserve"> </w:t>
      </w:r>
      <w:r w:rsidR="00FE56CC" w:rsidRPr="00413874">
        <w:rPr>
          <w:rFonts w:ascii="Times New Roman"/>
          <w:sz w:val="22"/>
          <w:szCs w:val="22"/>
        </w:rPr>
        <w:t>발생에도</w:t>
      </w:r>
      <w:r w:rsidR="00FE56CC" w:rsidRPr="00413874">
        <w:rPr>
          <w:rFonts w:ascii="Times New Roman"/>
          <w:sz w:val="22"/>
          <w:szCs w:val="22"/>
        </w:rPr>
        <w:t xml:space="preserve"> </w:t>
      </w:r>
      <w:r w:rsidR="00FE56CC" w:rsidRPr="00413874">
        <w:rPr>
          <w:rFonts w:ascii="Times New Roman"/>
          <w:sz w:val="22"/>
          <w:szCs w:val="22"/>
        </w:rPr>
        <w:t>불구하고</w:t>
      </w:r>
      <w:r w:rsidR="00FE56CC" w:rsidRPr="00413874">
        <w:rPr>
          <w:rFonts w:ascii="Times New Roman"/>
          <w:sz w:val="22"/>
          <w:szCs w:val="22"/>
        </w:rPr>
        <w:t xml:space="preserve"> </w:t>
      </w:r>
      <w:r w:rsidR="00FE56CC" w:rsidRPr="00413874">
        <w:rPr>
          <w:rFonts w:ascii="Times New Roman"/>
          <w:sz w:val="22"/>
          <w:szCs w:val="22"/>
        </w:rPr>
        <w:t>차주의</w:t>
      </w:r>
      <w:r w:rsidR="00FE56CC" w:rsidRPr="00413874">
        <w:rPr>
          <w:rFonts w:ascii="Times New Roman"/>
          <w:sz w:val="22"/>
          <w:szCs w:val="22"/>
        </w:rPr>
        <w:t xml:space="preserve"> </w:t>
      </w:r>
      <w:r w:rsidR="00FE56CC" w:rsidRPr="00413874">
        <w:rPr>
          <w:rFonts w:ascii="Times New Roman"/>
          <w:sz w:val="22"/>
          <w:szCs w:val="22"/>
        </w:rPr>
        <w:t>신용이</w:t>
      </w:r>
      <w:r w:rsidR="00FE56CC" w:rsidRPr="00413874">
        <w:rPr>
          <w:rFonts w:ascii="Times New Roman"/>
          <w:sz w:val="22"/>
          <w:szCs w:val="22"/>
        </w:rPr>
        <w:t xml:space="preserve"> </w:t>
      </w:r>
      <w:r w:rsidR="00FE56CC" w:rsidRPr="00413874">
        <w:rPr>
          <w:rFonts w:ascii="Times New Roman"/>
          <w:sz w:val="22"/>
          <w:szCs w:val="22"/>
        </w:rPr>
        <w:t>정상이라고</w:t>
      </w:r>
      <w:r w:rsidR="00FE56CC" w:rsidRPr="00413874">
        <w:rPr>
          <w:rFonts w:ascii="Times New Roman"/>
          <w:sz w:val="22"/>
          <w:szCs w:val="22"/>
        </w:rPr>
        <w:t xml:space="preserve"> </w:t>
      </w:r>
      <w:r w:rsidR="00FE56CC" w:rsidRPr="00413874">
        <w:rPr>
          <w:rFonts w:ascii="Times New Roman"/>
          <w:sz w:val="22"/>
          <w:szCs w:val="22"/>
        </w:rPr>
        <w:t>판단되거나</w:t>
      </w:r>
      <w:r w:rsidR="00FE56CC" w:rsidRPr="00413874">
        <w:rPr>
          <w:rFonts w:ascii="Times New Roman"/>
          <w:sz w:val="22"/>
          <w:szCs w:val="22"/>
        </w:rPr>
        <w:t xml:space="preserve"> </w:t>
      </w:r>
      <w:r w:rsidR="00FE56CC" w:rsidRPr="00413874">
        <w:rPr>
          <w:rFonts w:ascii="Times New Roman"/>
          <w:sz w:val="22"/>
          <w:szCs w:val="22"/>
        </w:rPr>
        <w:t>본건</w:t>
      </w:r>
      <w:r w:rsidR="00FE56CC" w:rsidRPr="00413874">
        <w:rPr>
          <w:rFonts w:ascii="Times New Roman"/>
          <w:sz w:val="22"/>
          <w:szCs w:val="22"/>
        </w:rPr>
        <w:t xml:space="preserve"> </w:t>
      </w:r>
      <w:r w:rsidR="00FE56CC" w:rsidRPr="00413874">
        <w:rPr>
          <w:rFonts w:ascii="Times New Roman"/>
          <w:sz w:val="22"/>
          <w:szCs w:val="22"/>
        </w:rPr>
        <w:t>사업의</w:t>
      </w:r>
      <w:r w:rsidR="00FE56CC" w:rsidRPr="00413874">
        <w:rPr>
          <w:rFonts w:ascii="Times New Roman"/>
          <w:sz w:val="22"/>
          <w:szCs w:val="22"/>
        </w:rPr>
        <w:t xml:space="preserve"> </w:t>
      </w:r>
      <w:r w:rsidR="00FE56CC" w:rsidRPr="00413874">
        <w:rPr>
          <w:rFonts w:ascii="Times New Roman"/>
          <w:sz w:val="22"/>
          <w:szCs w:val="22"/>
        </w:rPr>
        <w:t>지속이</w:t>
      </w:r>
      <w:r w:rsidR="00FE56CC" w:rsidRPr="00413874">
        <w:rPr>
          <w:rFonts w:ascii="Times New Roman"/>
          <w:sz w:val="22"/>
          <w:szCs w:val="22"/>
        </w:rPr>
        <w:t xml:space="preserve"> </w:t>
      </w:r>
      <w:r w:rsidR="00FE56CC" w:rsidRPr="00413874">
        <w:rPr>
          <w:rFonts w:ascii="Times New Roman"/>
          <w:sz w:val="22"/>
          <w:szCs w:val="22"/>
        </w:rPr>
        <w:t>유리</w:t>
      </w:r>
      <w:r w:rsidR="00FE56CC" w:rsidRPr="00413874">
        <w:rPr>
          <w:rFonts w:ascii="Times New Roman"/>
          <w:sz w:val="22"/>
          <w:szCs w:val="22"/>
        </w:rPr>
        <w:t xml:space="preserve"> </w:t>
      </w:r>
      <w:r w:rsidR="00FE56CC" w:rsidRPr="00413874">
        <w:rPr>
          <w:rFonts w:ascii="Times New Roman"/>
          <w:sz w:val="22"/>
          <w:szCs w:val="22"/>
        </w:rPr>
        <w:t>또는</w:t>
      </w:r>
      <w:r w:rsidR="00FE56CC" w:rsidRPr="00413874">
        <w:rPr>
          <w:rFonts w:ascii="Times New Roman"/>
          <w:sz w:val="22"/>
          <w:szCs w:val="22"/>
        </w:rPr>
        <w:t xml:space="preserve"> </w:t>
      </w:r>
      <w:r w:rsidR="00FE56CC" w:rsidRPr="00413874">
        <w:rPr>
          <w:rFonts w:ascii="Times New Roman"/>
          <w:sz w:val="22"/>
          <w:szCs w:val="22"/>
        </w:rPr>
        <w:t>가능하다고</w:t>
      </w:r>
      <w:r w:rsidR="00FE56CC" w:rsidRPr="00413874">
        <w:rPr>
          <w:rFonts w:ascii="Times New Roman"/>
          <w:sz w:val="22"/>
          <w:szCs w:val="22"/>
        </w:rPr>
        <w:t xml:space="preserve"> </w:t>
      </w:r>
      <w:r w:rsidR="00FE56CC" w:rsidRPr="00413874">
        <w:rPr>
          <w:rFonts w:ascii="Times New Roman"/>
          <w:sz w:val="22"/>
          <w:szCs w:val="22"/>
        </w:rPr>
        <w:t>판단되는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선언을</w:t>
      </w:r>
      <w:r w:rsidR="00FE56CC" w:rsidRPr="00413874">
        <w:rPr>
          <w:rFonts w:ascii="Times New Roman"/>
          <w:sz w:val="22"/>
          <w:szCs w:val="22"/>
        </w:rPr>
        <w:t xml:space="preserve"> </w:t>
      </w:r>
      <w:r w:rsidR="00FE56CC" w:rsidRPr="00413874">
        <w:rPr>
          <w:rFonts w:ascii="Times New Roman"/>
          <w:sz w:val="22"/>
          <w:szCs w:val="22"/>
        </w:rPr>
        <w:t>유</w:t>
      </w:r>
      <w:r w:rsidR="00586290" w:rsidRPr="00413874">
        <w:rPr>
          <w:rFonts w:ascii="Times New Roman"/>
          <w:sz w:val="22"/>
          <w:szCs w:val="22"/>
        </w:rPr>
        <w:t>예</w:t>
      </w:r>
      <w:r w:rsidR="00FE56CC" w:rsidRPr="00413874">
        <w:rPr>
          <w:rFonts w:ascii="Times New Roman"/>
          <w:sz w:val="22"/>
          <w:szCs w:val="22"/>
        </w:rPr>
        <w:t>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D6430F3" w14:textId="77777777" w:rsidR="004804D3" w:rsidRPr="00413874" w:rsidRDefault="004804D3" w:rsidP="00DF07C2">
      <w:pPr>
        <w:adjustRightInd w:val="0"/>
        <w:snapToGrid w:val="0"/>
        <w:spacing w:line="400" w:lineRule="exact"/>
        <w:ind w:left="1134"/>
        <w:rPr>
          <w:rFonts w:ascii="Times New Roman"/>
          <w:sz w:val="22"/>
          <w:szCs w:val="22"/>
        </w:rPr>
      </w:pPr>
    </w:p>
    <w:p w14:paraId="5FA10C09" w14:textId="0EFDF075" w:rsidR="004804D3" w:rsidRPr="00413874" w:rsidRDefault="004804D3"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1</w:t>
      </w:r>
      <w:r w:rsidR="00E946BE">
        <w:rPr>
          <w:rFonts w:ascii="Times New Roman" w:hint="eastAsia"/>
          <w:sz w:val="22"/>
          <w:szCs w:val="22"/>
        </w:rPr>
        <w:t>)</w:t>
      </w:r>
      <w:r w:rsidRPr="00413874">
        <w:rPr>
          <w:rFonts w:ascii="Times New Roman"/>
          <w:sz w:val="22"/>
          <w:szCs w:val="22"/>
        </w:rPr>
        <w:t>호</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2</w:t>
      </w:r>
      <w:r w:rsidR="00E946BE">
        <w:rPr>
          <w:rFonts w:ascii="Times New Roman" w:hint="eastAsia"/>
          <w:sz w:val="22"/>
          <w:szCs w:val="22"/>
        </w:rPr>
        <w:t>)</w:t>
      </w:r>
      <w:r w:rsidRPr="00413874">
        <w:rPr>
          <w:rFonts w:ascii="Times New Roman"/>
          <w:sz w:val="22"/>
          <w:szCs w:val="22"/>
        </w:rPr>
        <w:t>호에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피담보채무의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00FE56CC" w:rsidRPr="00413874">
        <w:rPr>
          <w:rFonts w:ascii="Times New Roman"/>
          <w:sz w:val="22"/>
          <w:szCs w:val="22"/>
        </w:rPr>
        <w:t>차주는</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ED6C62" w:rsidRPr="00413874">
        <w:rPr>
          <w:rFonts w:ascii="Times New Roman"/>
          <w:sz w:val="22"/>
          <w:szCs w:val="22"/>
        </w:rPr>
        <w:t>대주</w:t>
      </w:r>
      <w:r w:rsidR="00FE56CC" w:rsidRPr="00413874">
        <w:rPr>
          <w:rFonts w:ascii="Times New Roman"/>
          <w:sz w:val="22"/>
          <w:szCs w:val="22"/>
        </w:rPr>
        <w:t>에게</w:t>
      </w:r>
      <w:r w:rsidR="00FE56CC" w:rsidRPr="00413874">
        <w:rPr>
          <w:rFonts w:ascii="Times New Roman"/>
          <w:sz w:val="22"/>
          <w:szCs w:val="22"/>
        </w:rPr>
        <w:t xml:space="preserve"> </w:t>
      </w:r>
      <w:r w:rsidR="00FE56CC" w:rsidRPr="00413874">
        <w:rPr>
          <w:rFonts w:ascii="Times New Roman"/>
          <w:sz w:val="22"/>
          <w:szCs w:val="22"/>
        </w:rPr>
        <w:t>피담보채무</w:t>
      </w:r>
      <w:r w:rsidR="00FE56CC" w:rsidRPr="00413874">
        <w:rPr>
          <w:rFonts w:ascii="Times New Roman"/>
          <w:sz w:val="22"/>
          <w:szCs w:val="22"/>
        </w:rPr>
        <w:t xml:space="preserve"> </w:t>
      </w:r>
      <w:r w:rsidR="00FE56CC" w:rsidRPr="00413874">
        <w:rPr>
          <w:rFonts w:ascii="Times New Roman"/>
          <w:sz w:val="22"/>
          <w:szCs w:val="22"/>
        </w:rPr>
        <w:t>전액을</w:t>
      </w:r>
      <w:r w:rsidR="00FE56CC" w:rsidRPr="00413874">
        <w:rPr>
          <w:rFonts w:ascii="Times New Roman"/>
          <w:sz w:val="22"/>
          <w:szCs w:val="22"/>
        </w:rPr>
        <w:t xml:space="preserve"> </w:t>
      </w:r>
      <w:r w:rsidR="00FE56CC" w:rsidRPr="00413874">
        <w:rPr>
          <w:rFonts w:ascii="Times New Roman"/>
          <w:sz w:val="22"/>
          <w:szCs w:val="22"/>
        </w:rPr>
        <w:t>상환하고</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상실로</w:t>
      </w:r>
      <w:r w:rsidR="00FE56CC" w:rsidRPr="00413874">
        <w:rPr>
          <w:rFonts w:ascii="Times New Roman"/>
          <w:sz w:val="22"/>
          <w:szCs w:val="22"/>
        </w:rPr>
        <w:t xml:space="preserve"> </w:t>
      </w:r>
      <w:r w:rsidR="00FE56CC" w:rsidRPr="00413874">
        <w:rPr>
          <w:rFonts w:ascii="Times New Roman"/>
          <w:sz w:val="22"/>
          <w:szCs w:val="22"/>
        </w:rPr>
        <w:t>인하여</w:t>
      </w:r>
      <w:r w:rsidR="00FE56CC" w:rsidRPr="00413874">
        <w:rPr>
          <w:rFonts w:ascii="Times New Roman"/>
          <w:sz w:val="22"/>
          <w:szCs w:val="22"/>
        </w:rPr>
        <w:t xml:space="preserve"> </w:t>
      </w:r>
      <w:r w:rsidR="00FE56CC" w:rsidRPr="00413874">
        <w:rPr>
          <w:rFonts w:ascii="Times New Roman"/>
          <w:sz w:val="22"/>
          <w:szCs w:val="22"/>
        </w:rPr>
        <w:t>대주</w:t>
      </w:r>
      <w:r w:rsidR="009B70E6" w:rsidRPr="00413874">
        <w:rPr>
          <w:rFonts w:ascii="Times New Roman" w:hint="eastAsia"/>
          <w:sz w:val="22"/>
          <w:szCs w:val="22"/>
        </w:rPr>
        <w:t>에</w:t>
      </w:r>
      <w:r w:rsidR="00B62781" w:rsidRPr="00413874">
        <w:rPr>
          <w:rFonts w:ascii="Times New Roman" w:hint="eastAsia"/>
          <w:sz w:val="22"/>
          <w:szCs w:val="22"/>
        </w:rPr>
        <w:t xml:space="preserve"> </w:t>
      </w:r>
      <w:r w:rsidR="009B70E6" w:rsidRPr="00413874">
        <w:rPr>
          <w:rFonts w:ascii="Times New Roman" w:hint="eastAsia"/>
          <w:sz w:val="22"/>
          <w:szCs w:val="22"/>
        </w:rPr>
        <w:t>대</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손해를</w:t>
      </w:r>
      <w:r w:rsidR="00FE56CC" w:rsidRPr="00413874">
        <w:rPr>
          <w:rFonts w:ascii="Times New Roman"/>
          <w:sz w:val="22"/>
          <w:szCs w:val="22"/>
        </w:rPr>
        <w:t xml:space="preserve"> </w:t>
      </w:r>
      <w:r w:rsidR="00FE56CC" w:rsidRPr="00413874">
        <w:rPr>
          <w:rFonts w:ascii="Times New Roman"/>
          <w:sz w:val="22"/>
          <w:szCs w:val="22"/>
        </w:rPr>
        <w:t>배상하여야</w:t>
      </w:r>
      <w:r w:rsidR="00FE56CC" w:rsidRPr="00413874">
        <w:rPr>
          <w:rFonts w:ascii="Times New Roman"/>
          <w:sz w:val="22"/>
          <w:szCs w:val="22"/>
        </w:rPr>
        <w:t xml:space="preserve"> </w:t>
      </w:r>
      <w:r w:rsidR="009B1620" w:rsidRPr="00413874">
        <w:rPr>
          <w:rFonts w:ascii="Times New Roman"/>
          <w:sz w:val="22"/>
          <w:szCs w:val="22"/>
        </w:rPr>
        <w:t>하고</w:t>
      </w:r>
      <w:r w:rsidR="009B1620"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담보권의</w:t>
      </w:r>
      <w:r w:rsidRPr="00413874">
        <w:rPr>
          <w:rFonts w:ascii="Times New Roman"/>
          <w:sz w:val="22"/>
          <w:szCs w:val="22"/>
        </w:rPr>
        <w:t xml:space="preserve"> </w:t>
      </w:r>
      <w:r w:rsidRPr="00413874">
        <w:rPr>
          <w:rFonts w:ascii="Times New Roman"/>
          <w:sz w:val="22"/>
          <w:szCs w:val="22"/>
        </w:rPr>
        <w:t>실행을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법령에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행사할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52D397BA" w14:textId="77777777" w:rsidR="00FE56CC" w:rsidRPr="00413874" w:rsidRDefault="00FE56CC" w:rsidP="00DF07C2">
      <w:pPr>
        <w:adjustRightInd w:val="0"/>
        <w:snapToGrid w:val="0"/>
        <w:spacing w:line="400" w:lineRule="exact"/>
        <w:ind w:left="567"/>
        <w:rPr>
          <w:rFonts w:ascii="Times New Roman"/>
          <w:sz w:val="22"/>
          <w:szCs w:val="22"/>
        </w:rPr>
      </w:pPr>
    </w:p>
    <w:p w14:paraId="1A70A233" w14:textId="77777777" w:rsidR="00FE56CC"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포기하더라도</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후에</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간주되지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6E0B3A05" w14:textId="77777777" w:rsidR="00FE56CC" w:rsidRPr="00413874" w:rsidRDefault="00FE56CC" w:rsidP="008B24EF">
      <w:pPr>
        <w:adjustRightInd w:val="0"/>
        <w:snapToGrid w:val="0"/>
        <w:spacing w:line="400" w:lineRule="exact"/>
        <w:ind w:left="426"/>
        <w:rPr>
          <w:rFonts w:ascii="Times New Roman"/>
          <w:sz w:val="22"/>
          <w:szCs w:val="22"/>
        </w:rPr>
      </w:pPr>
    </w:p>
    <w:p w14:paraId="3FBDB433" w14:textId="0A802422" w:rsidR="002C431D"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경우라도</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상실되기</w:t>
      </w:r>
      <w:r w:rsidRPr="00413874">
        <w:rPr>
          <w:rFonts w:ascii="Times New Roman"/>
          <w:sz w:val="22"/>
          <w:szCs w:val="22"/>
        </w:rPr>
        <w:t xml:space="preserve"> </w:t>
      </w:r>
      <w:r w:rsidRPr="00413874">
        <w:rPr>
          <w:rFonts w:ascii="Times New Roman"/>
          <w:sz w:val="22"/>
          <w:szCs w:val="22"/>
        </w:rPr>
        <w:t>이전까지</w:t>
      </w:r>
      <w:r w:rsidRPr="00413874">
        <w:rPr>
          <w:rFonts w:ascii="Times New Roman"/>
          <w:sz w:val="22"/>
          <w:szCs w:val="22"/>
        </w:rPr>
        <w:t xml:space="preserve"> </w:t>
      </w:r>
      <w:r w:rsidRPr="00413874">
        <w:rPr>
          <w:rFonts w:ascii="Times New Roman"/>
          <w:sz w:val="22"/>
          <w:szCs w:val="22"/>
        </w:rPr>
        <w:t>이행기가</w:t>
      </w:r>
      <w:r w:rsidRPr="00413874">
        <w:rPr>
          <w:rFonts w:ascii="Times New Roman"/>
          <w:sz w:val="22"/>
          <w:szCs w:val="22"/>
        </w:rPr>
        <w:t xml:space="preserve"> </w:t>
      </w:r>
      <w:r w:rsidRPr="00413874">
        <w:rPr>
          <w:rFonts w:ascii="Times New Roman"/>
          <w:sz w:val="22"/>
          <w:szCs w:val="22"/>
        </w:rPr>
        <w:t>도래한</w:t>
      </w:r>
      <w:r w:rsidRPr="00413874">
        <w:rPr>
          <w:rFonts w:ascii="Times New Roman"/>
          <w:sz w:val="22"/>
          <w:szCs w:val="22"/>
        </w:rPr>
        <w:t xml:space="preserve"> </w:t>
      </w:r>
      <w:r w:rsidRPr="00413874">
        <w:rPr>
          <w:rFonts w:ascii="Times New Roman"/>
          <w:sz w:val="22"/>
          <w:szCs w:val="22"/>
        </w:rPr>
        <w:t>피담보채무가</w:t>
      </w:r>
      <w:r w:rsidRPr="00413874">
        <w:rPr>
          <w:rFonts w:ascii="Times New Roman"/>
          <w:sz w:val="22"/>
          <w:szCs w:val="22"/>
        </w:rPr>
        <w:t xml:space="preserve"> </w:t>
      </w:r>
      <w:r w:rsidRPr="00413874">
        <w:rPr>
          <w:rFonts w:ascii="Times New Roman"/>
          <w:sz w:val="22"/>
          <w:szCs w:val="22"/>
        </w:rPr>
        <w:t>모두</w:t>
      </w:r>
      <w:r w:rsidRPr="00413874">
        <w:rPr>
          <w:rFonts w:ascii="Times New Roman"/>
          <w:sz w:val="22"/>
          <w:szCs w:val="22"/>
        </w:rPr>
        <w:t xml:space="preserve"> </w:t>
      </w:r>
      <w:r w:rsidRPr="00413874">
        <w:rPr>
          <w:rFonts w:ascii="Times New Roman"/>
          <w:sz w:val="22"/>
          <w:szCs w:val="22"/>
        </w:rPr>
        <w:t>변제되는</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009C1B55" w:rsidRPr="00413874">
        <w:rPr>
          <w:rFonts w:ascii="Times New Roman"/>
          <w:sz w:val="22"/>
          <w:szCs w:val="22"/>
        </w:rPr>
        <w:t>본</w:t>
      </w:r>
      <w:r w:rsidR="009C1B55" w:rsidRPr="00413874">
        <w:rPr>
          <w:rFonts w:ascii="Times New Roman"/>
          <w:sz w:val="22"/>
          <w:szCs w:val="22"/>
        </w:rPr>
        <w:t xml:space="preserve"> </w:t>
      </w:r>
      <w:r w:rsidR="009C1B55"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정상적인</w:t>
      </w:r>
      <w:r w:rsidRPr="00413874">
        <w:rPr>
          <w:rFonts w:ascii="Times New Roman"/>
          <w:sz w:val="22"/>
          <w:szCs w:val="22"/>
        </w:rPr>
        <w:t xml:space="preserve"> </w:t>
      </w:r>
      <w:r w:rsidRPr="00413874">
        <w:rPr>
          <w:rFonts w:ascii="Times New Roman"/>
          <w:sz w:val="22"/>
          <w:szCs w:val="22"/>
        </w:rPr>
        <w:t>거래가</w:t>
      </w:r>
      <w:r w:rsidRPr="00413874">
        <w:rPr>
          <w:rFonts w:ascii="Times New Roman"/>
          <w:sz w:val="22"/>
          <w:szCs w:val="22"/>
        </w:rPr>
        <w:t xml:space="preserve"> </w:t>
      </w:r>
      <w:r w:rsidRPr="00413874">
        <w:rPr>
          <w:rFonts w:ascii="Times New Roman"/>
          <w:sz w:val="22"/>
          <w:szCs w:val="22"/>
        </w:rPr>
        <w:t>가능</w:t>
      </w:r>
      <w:r w:rsidR="00855771" w:rsidRPr="00413874">
        <w:rPr>
          <w:rFonts w:ascii="Times New Roman"/>
          <w:sz w:val="22"/>
          <w:szCs w:val="22"/>
        </w:rPr>
        <w:t>함을</w:t>
      </w:r>
      <w:r w:rsidR="00B66175" w:rsidRPr="00413874">
        <w:rPr>
          <w:rFonts w:ascii="Times New Roman"/>
          <w:sz w:val="22"/>
          <w:szCs w:val="22"/>
        </w:rPr>
        <w:t xml:space="preserve"> </w:t>
      </w:r>
      <w:r w:rsidR="00B66175" w:rsidRPr="00413874">
        <w:rPr>
          <w:rFonts w:ascii="Times New Roman"/>
          <w:sz w:val="22"/>
          <w:szCs w:val="22"/>
        </w:rPr>
        <w:t>조건으로</w:t>
      </w:r>
      <w:r w:rsidRPr="00413874">
        <w:rPr>
          <w:rFonts w:ascii="Times New Roman"/>
          <w:sz w:val="22"/>
          <w:szCs w:val="22"/>
        </w:rPr>
        <w:t xml:space="preserve"> </w:t>
      </w:r>
      <w:r w:rsidR="000877D6"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부활시킨다는</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표시한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이익은</w:t>
      </w:r>
      <w:r w:rsidRPr="00413874">
        <w:rPr>
          <w:rFonts w:ascii="Times New Roman"/>
          <w:sz w:val="22"/>
          <w:szCs w:val="22"/>
        </w:rPr>
        <w:t xml:space="preserve"> </w:t>
      </w:r>
      <w:r w:rsidR="0056565F">
        <w:rPr>
          <w:rFonts w:ascii="Times New Roman" w:hint="eastAsia"/>
          <w:sz w:val="22"/>
          <w:szCs w:val="22"/>
        </w:rPr>
        <w:t>대주가</w:t>
      </w:r>
      <w:r w:rsidR="0056565F">
        <w:rPr>
          <w:rFonts w:ascii="Times New Roman" w:hint="eastAsia"/>
          <w:sz w:val="22"/>
          <w:szCs w:val="22"/>
        </w:rPr>
        <w:t xml:space="preserve"> </w:t>
      </w:r>
      <w:r w:rsidR="0056565F">
        <w:rPr>
          <w:rFonts w:ascii="Times New Roman" w:hint="eastAsia"/>
          <w:sz w:val="22"/>
          <w:szCs w:val="22"/>
        </w:rPr>
        <w:t>정한</w:t>
      </w:r>
      <w:r w:rsidR="0056565F">
        <w:rPr>
          <w:rFonts w:ascii="Times New Roman" w:hint="eastAsia"/>
          <w:sz w:val="22"/>
          <w:szCs w:val="22"/>
        </w:rPr>
        <w:t xml:space="preserve"> </w:t>
      </w:r>
      <w:r w:rsidR="0056565F">
        <w:rPr>
          <w:rFonts w:ascii="Times New Roman" w:hint="eastAsia"/>
          <w:sz w:val="22"/>
          <w:szCs w:val="22"/>
        </w:rPr>
        <w:t>소급일자부터</w:t>
      </w:r>
      <w:r w:rsidR="0056565F">
        <w:rPr>
          <w:rFonts w:ascii="Times New Roman" w:hint="eastAsia"/>
          <w:sz w:val="22"/>
          <w:szCs w:val="22"/>
        </w:rPr>
        <w:t xml:space="preserve"> </w:t>
      </w:r>
      <w:r w:rsidR="0056565F">
        <w:rPr>
          <w:rFonts w:ascii="Times New Roman" w:hint="eastAsia"/>
          <w:sz w:val="22"/>
          <w:szCs w:val="22"/>
        </w:rPr>
        <w:t>부활하는</w:t>
      </w:r>
      <w:r w:rsidR="0056565F">
        <w:rPr>
          <w:rFonts w:ascii="Times New Roman" w:hint="eastAsia"/>
          <w:sz w:val="22"/>
          <w:szCs w:val="22"/>
        </w:rPr>
        <w:t xml:space="preserve"> </w:t>
      </w:r>
      <w:r w:rsidR="0056565F">
        <w:rPr>
          <w:rFonts w:ascii="Times New Roman" w:hint="eastAsia"/>
          <w:sz w:val="22"/>
          <w:szCs w:val="22"/>
        </w:rPr>
        <w:t>것으로</w:t>
      </w:r>
      <w:r w:rsidR="0056565F">
        <w:rPr>
          <w:rFonts w:ascii="Times New Roman" w:hint="eastAsia"/>
          <w:sz w:val="22"/>
          <w:szCs w:val="22"/>
        </w:rPr>
        <w:t xml:space="preserve"> </w:t>
      </w:r>
      <w:r w:rsidR="0056565F">
        <w:rPr>
          <w:rFonts w:ascii="Times New Roman" w:hint="eastAsia"/>
          <w:sz w:val="22"/>
          <w:szCs w:val="22"/>
        </w:rPr>
        <w:t>한다</w:t>
      </w:r>
      <w:r w:rsidR="0056565F">
        <w:rPr>
          <w:rFonts w:ascii="Times New Roman" w:hint="eastAsia"/>
          <w:sz w:val="22"/>
          <w:szCs w:val="22"/>
        </w:rPr>
        <w:t>.</w:t>
      </w:r>
    </w:p>
    <w:p w14:paraId="6BB6CF08"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5F31632F" w14:textId="77777777" w:rsidR="0091408F" w:rsidRPr="00413874" w:rsidRDefault="0091408F" w:rsidP="008B24EF">
      <w:pPr>
        <w:pStyle w:val="af1"/>
        <w:autoSpaceDE w:val="0"/>
        <w:autoSpaceDN w:val="0"/>
        <w:adjustRightInd w:val="0"/>
        <w:snapToGrid w:val="0"/>
        <w:spacing w:line="400" w:lineRule="exact"/>
        <w:rPr>
          <w:rFonts w:ascii="Times New Roman" w:eastAsia="바탕" w:hAnsi="Times New Roman"/>
          <w:sz w:val="22"/>
          <w:szCs w:val="22"/>
        </w:rPr>
      </w:pPr>
    </w:p>
    <w:p w14:paraId="04B6F6E4" w14:textId="77777777" w:rsidR="0091408F" w:rsidRPr="00413874" w:rsidRDefault="000877D6"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879" w:name="_Toc191645687"/>
      <w:bookmarkStart w:id="880" w:name="_Toc240898109"/>
      <w:bookmarkStart w:id="881" w:name="_Toc242777995"/>
      <w:bookmarkStart w:id="882" w:name="_Toc315099106"/>
      <w:r w:rsidRPr="00413874">
        <w:rPr>
          <w:rFonts w:eastAsia="바탕"/>
          <w:kern w:val="0"/>
          <w:szCs w:val="22"/>
        </w:rPr>
        <w:t>대주의</w:t>
      </w:r>
      <w:r w:rsidRPr="00413874">
        <w:rPr>
          <w:rFonts w:eastAsia="바탕"/>
          <w:kern w:val="0"/>
          <w:szCs w:val="22"/>
        </w:rPr>
        <w:t xml:space="preserve"> </w:t>
      </w:r>
      <w:r w:rsidRPr="00413874">
        <w:rPr>
          <w:rFonts w:eastAsia="바탕"/>
          <w:kern w:val="0"/>
          <w:szCs w:val="22"/>
        </w:rPr>
        <w:t>의사결정</w:t>
      </w:r>
      <w:bookmarkEnd w:id="879"/>
      <w:bookmarkEnd w:id="880"/>
      <w:bookmarkEnd w:id="881"/>
      <w:r w:rsidRPr="00413874">
        <w:rPr>
          <w:rFonts w:eastAsia="바탕"/>
          <w:kern w:val="0"/>
          <w:szCs w:val="22"/>
        </w:rPr>
        <w:t xml:space="preserve"> </w:t>
      </w:r>
      <w:bookmarkEnd w:id="882"/>
    </w:p>
    <w:p w14:paraId="7A2A431E" w14:textId="77777777" w:rsidR="0091408F" w:rsidRPr="00413874" w:rsidRDefault="0091408F" w:rsidP="008B24EF">
      <w:pPr>
        <w:adjustRightInd w:val="0"/>
        <w:snapToGrid w:val="0"/>
        <w:spacing w:line="400" w:lineRule="exact"/>
        <w:rPr>
          <w:rFonts w:ascii="Times New Roman"/>
          <w:sz w:val="22"/>
          <w:szCs w:val="22"/>
        </w:rPr>
      </w:pPr>
    </w:p>
    <w:p w14:paraId="425DE23D" w14:textId="305224A0" w:rsidR="000A3D58" w:rsidRPr="00413874" w:rsidRDefault="00B65BEF"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는</w:t>
      </w:r>
      <w:r w:rsidR="00625D2E" w:rsidRPr="00413874">
        <w:rPr>
          <w:rFonts w:ascii="Times New Roman"/>
          <w:sz w:val="22"/>
          <w:szCs w:val="22"/>
        </w:rPr>
        <w:t xml:space="preserve"> </w:t>
      </w:r>
      <w:r w:rsidR="000A3D58" w:rsidRPr="00413874">
        <w:rPr>
          <w:rFonts w:ascii="Times New Roman"/>
          <w:sz w:val="22"/>
          <w:szCs w:val="22"/>
        </w:rPr>
        <w:t>본</w:t>
      </w:r>
      <w:r w:rsidR="00237BFB" w:rsidRPr="00413874">
        <w:rPr>
          <w:rFonts w:ascii="Times New Roman"/>
          <w:sz w:val="22"/>
          <w:szCs w:val="22"/>
        </w:rPr>
        <w:t>건</w:t>
      </w:r>
      <w:r w:rsidR="000A3D58" w:rsidRPr="00413874">
        <w:rPr>
          <w:rFonts w:ascii="Times New Roman"/>
          <w:sz w:val="22"/>
          <w:szCs w:val="22"/>
        </w:rPr>
        <w:t xml:space="preserve"> </w:t>
      </w:r>
      <w:r w:rsidR="000A3D58" w:rsidRPr="00413874">
        <w:rPr>
          <w:rFonts w:ascii="Times New Roman"/>
          <w:sz w:val="22"/>
          <w:szCs w:val="22"/>
        </w:rPr>
        <w:t>사업과</w:t>
      </w:r>
      <w:r w:rsidR="000A3D58" w:rsidRPr="00413874">
        <w:rPr>
          <w:rFonts w:ascii="Times New Roman"/>
          <w:sz w:val="22"/>
          <w:szCs w:val="22"/>
        </w:rPr>
        <w:t xml:space="preserve"> </w:t>
      </w:r>
      <w:r w:rsidR="000A3D58" w:rsidRPr="00413874">
        <w:rPr>
          <w:rFonts w:ascii="Times New Roman"/>
          <w:sz w:val="22"/>
          <w:szCs w:val="22"/>
        </w:rPr>
        <w:t>관련하여</w:t>
      </w:r>
      <w:r w:rsidR="000A3D58" w:rsidRPr="00413874">
        <w:rPr>
          <w:rFonts w:ascii="Times New Roman"/>
          <w:sz w:val="22"/>
          <w:szCs w:val="22"/>
        </w:rPr>
        <w:t xml:space="preserve"> </w:t>
      </w:r>
      <w:r w:rsidR="000A3D58" w:rsidRPr="00413874">
        <w:rPr>
          <w:rFonts w:ascii="Times New Roman"/>
          <w:sz w:val="22"/>
          <w:szCs w:val="22"/>
        </w:rPr>
        <w:t>다음</w:t>
      </w:r>
      <w:r w:rsidR="000A3D58" w:rsidRPr="00413874">
        <w:rPr>
          <w:rFonts w:ascii="Times New Roman"/>
          <w:sz w:val="22"/>
          <w:szCs w:val="22"/>
        </w:rPr>
        <w:t xml:space="preserve"> </w:t>
      </w:r>
      <w:r w:rsidR="000A3D58" w:rsidRPr="00413874">
        <w:rPr>
          <w:rFonts w:ascii="Times New Roman"/>
          <w:sz w:val="22"/>
          <w:szCs w:val="22"/>
        </w:rPr>
        <w:t>각호의</w:t>
      </w:r>
      <w:r w:rsidR="000A3D58" w:rsidRPr="00413874">
        <w:rPr>
          <w:rFonts w:ascii="Times New Roman"/>
          <w:sz w:val="22"/>
          <w:szCs w:val="22"/>
        </w:rPr>
        <w:t xml:space="preserve"> </w:t>
      </w:r>
      <w:r w:rsidR="000A3D58" w:rsidRPr="00413874">
        <w:rPr>
          <w:rFonts w:ascii="Times New Roman"/>
          <w:sz w:val="22"/>
          <w:szCs w:val="22"/>
        </w:rPr>
        <w:t>사유가</w:t>
      </w:r>
      <w:r w:rsidR="000A3D58" w:rsidRPr="00413874">
        <w:rPr>
          <w:rFonts w:ascii="Times New Roman"/>
          <w:sz w:val="22"/>
          <w:szCs w:val="22"/>
        </w:rPr>
        <w:t xml:space="preserve"> </w:t>
      </w:r>
      <w:r w:rsidR="000A3D58" w:rsidRPr="00413874">
        <w:rPr>
          <w:rFonts w:ascii="Times New Roman"/>
          <w:sz w:val="22"/>
          <w:szCs w:val="22"/>
        </w:rPr>
        <w:t>있는</w:t>
      </w:r>
      <w:r w:rsidR="000A3D58" w:rsidRPr="00413874">
        <w:rPr>
          <w:rFonts w:ascii="Times New Roman"/>
          <w:sz w:val="22"/>
          <w:szCs w:val="22"/>
        </w:rPr>
        <w:t xml:space="preserve"> </w:t>
      </w:r>
      <w:r w:rsidR="000A3D58" w:rsidRPr="00413874">
        <w:rPr>
          <w:rFonts w:ascii="Times New Roman"/>
          <w:sz w:val="22"/>
          <w:szCs w:val="22"/>
        </w:rPr>
        <w:t>경우에</w:t>
      </w:r>
      <w:r w:rsidR="000A3D58" w:rsidRPr="00413874">
        <w:rPr>
          <w:rFonts w:ascii="Times New Roman"/>
          <w:sz w:val="22"/>
          <w:szCs w:val="22"/>
        </w:rPr>
        <w:t xml:space="preserve"> </w:t>
      </w:r>
      <w:r w:rsidR="000A3D58" w:rsidRPr="00413874">
        <w:rPr>
          <w:rFonts w:ascii="Times New Roman"/>
          <w:sz w:val="22"/>
          <w:szCs w:val="22"/>
        </w:rPr>
        <w:t>회의의</w:t>
      </w:r>
      <w:r w:rsidR="000A3D58" w:rsidRPr="00413874">
        <w:rPr>
          <w:rFonts w:ascii="Times New Roman"/>
          <w:sz w:val="22"/>
          <w:szCs w:val="22"/>
        </w:rPr>
        <w:t xml:space="preserve"> </w:t>
      </w:r>
      <w:r w:rsidR="000A3D58" w:rsidRPr="00413874">
        <w:rPr>
          <w:rFonts w:ascii="Times New Roman"/>
          <w:sz w:val="22"/>
          <w:szCs w:val="22"/>
        </w:rPr>
        <w:t>일시</w:t>
      </w:r>
      <w:r w:rsidR="000A3D58" w:rsidRPr="00413874">
        <w:rPr>
          <w:rFonts w:ascii="Times New Roman"/>
          <w:sz w:val="22"/>
          <w:szCs w:val="22"/>
        </w:rPr>
        <w:t xml:space="preserve">, </w:t>
      </w:r>
      <w:r w:rsidR="000A3D58" w:rsidRPr="00413874">
        <w:rPr>
          <w:rFonts w:ascii="Times New Roman"/>
          <w:sz w:val="22"/>
          <w:szCs w:val="22"/>
        </w:rPr>
        <w:t>장소</w:t>
      </w:r>
      <w:r w:rsidR="000A3D58" w:rsidRPr="00413874">
        <w:rPr>
          <w:rFonts w:ascii="Times New Roman"/>
          <w:sz w:val="22"/>
          <w:szCs w:val="22"/>
        </w:rPr>
        <w:t xml:space="preserve"> </w:t>
      </w:r>
      <w:r w:rsidR="000A3D58" w:rsidRPr="00413874">
        <w:rPr>
          <w:rFonts w:ascii="Times New Roman"/>
          <w:sz w:val="22"/>
          <w:szCs w:val="22"/>
        </w:rPr>
        <w:t>및</w:t>
      </w:r>
      <w:r w:rsidR="000A3D58" w:rsidRPr="00413874">
        <w:rPr>
          <w:rFonts w:ascii="Times New Roman"/>
          <w:sz w:val="22"/>
          <w:szCs w:val="22"/>
        </w:rPr>
        <w:t xml:space="preserve"> </w:t>
      </w:r>
      <w:r w:rsidR="000A3D58" w:rsidRPr="00413874">
        <w:rPr>
          <w:rFonts w:ascii="Times New Roman"/>
          <w:sz w:val="22"/>
          <w:szCs w:val="22"/>
        </w:rPr>
        <w:t>안건의</w:t>
      </w:r>
      <w:r w:rsidR="000A3D58" w:rsidRPr="00413874">
        <w:rPr>
          <w:rFonts w:ascii="Times New Roman"/>
          <w:sz w:val="22"/>
          <w:szCs w:val="22"/>
        </w:rPr>
        <w:t xml:space="preserve"> </w:t>
      </w:r>
      <w:r w:rsidR="000A3D58" w:rsidRPr="00413874">
        <w:rPr>
          <w:rFonts w:ascii="Times New Roman"/>
          <w:sz w:val="22"/>
          <w:szCs w:val="22"/>
        </w:rPr>
        <w:t>내용을</w:t>
      </w:r>
      <w:r w:rsidR="000A3D58" w:rsidRPr="00413874">
        <w:rPr>
          <w:rFonts w:ascii="Times New Roman"/>
          <w:sz w:val="22"/>
          <w:szCs w:val="22"/>
        </w:rPr>
        <w:t xml:space="preserve"> </w:t>
      </w:r>
      <w:r w:rsidR="000A3D58" w:rsidRPr="00413874">
        <w:rPr>
          <w:rFonts w:ascii="Times New Roman"/>
          <w:sz w:val="22"/>
          <w:szCs w:val="22"/>
        </w:rPr>
        <w:t>명시한</w:t>
      </w:r>
      <w:r w:rsidR="000A3D58" w:rsidRPr="00413874">
        <w:rPr>
          <w:rFonts w:ascii="Times New Roman"/>
          <w:sz w:val="22"/>
          <w:szCs w:val="22"/>
        </w:rPr>
        <w:t xml:space="preserve"> </w:t>
      </w:r>
      <w:r w:rsidR="000A3D58" w:rsidRPr="00413874">
        <w:rPr>
          <w:rFonts w:ascii="Times New Roman"/>
          <w:sz w:val="22"/>
          <w:szCs w:val="22"/>
        </w:rPr>
        <w:t>통지로서</w:t>
      </w:r>
      <w:r w:rsidR="000A3D58" w:rsidRPr="00413874">
        <w:rPr>
          <w:rFonts w:ascii="Times New Roman"/>
          <w:sz w:val="22"/>
          <w:szCs w:val="22"/>
        </w:rPr>
        <w:t xml:space="preserve"> </w:t>
      </w:r>
      <w:r w:rsidR="000A3D58" w:rsidRPr="00413874">
        <w:rPr>
          <w:rFonts w:ascii="Times New Roman"/>
          <w:sz w:val="22"/>
          <w:szCs w:val="22"/>
        </w:rPr>
        <w:t>대주단회의를</w:t>
      </w:r>
      <w:r w:rsidR="000A3D58" w:rsidRPr="00413874">
        <w:rPr>
          <w:rFonts w:ascii="Times New Roman"/>
          <w:sz w:val="22"/>
          <w:szCs w:val="22"/>
        </w:rPr>
        <w:t xml:space="preserve"> </w:t>
      </w:r>
      <w:r w:rsidR="000A3D58" w:rsidRPr="00413874">
        <w:rPr>
          <w:rFonts w:ascii="Times New Roman"/>
          <w:sz w:val="22"/>
          <w:szCs w:val="22"/>
        </w:rPr>
        <w:t>소집하여야</w:t>
      </w:r>
      <w:r w:rsidR="000A3D58" w:rsidRPr="00413874">
        <w:rPr>
          <w:rFonts w:ascii="Times New Roman"/>
          <w:sz w:val="22"/>
          <w:szCs w:val="22"/>
        </w:rPr>
        <w:t xml:space="preserve"> </w:t>
      </w:r>
      <w:r w:rsidR="000A3D58" w:rsidRPr="00413874">
        <w:rPr>
          <w:rFonts w:ascii="Times New Roman"/>
          <w:sz w:val="22"/>
          <w:szCs w:val="22"/>
        </w:rPr>
        <w:t>한다</w:t>
      </w:r>
      <w:r w:rsidR="000A3D58" w:rsidRPr="00413874">
        <w:rPr>
          <w:rFonts w:ascii="Times New Roman"/>
          <w:sz w:val="22"/>
          <w:szCs w:val="22"/>
        </w:rPr>
        <w:t xml:space="preserve">.  </w:t>
      </w:r>
      <w:r w:rsidR="000A3D58" w:rsidRPr="00413874">
        <w:rPr>
          <w:rFonts w:ascii="Times New Roman"/>
          <w:sz w:val="22"/>
          <w:szCs w:val="22"/>
        </w:rPr>
        <w:t>다만</w:t>
      </w:r>
      <w:r w:rsidR="000A3D58" w:rsidRPr="00413874">
        <w:rPr>
          <w:rFonts w:ascii="Times New Roman"/>
          <w:sz w:val="22"/>
          <w:szCs w:val="22"/>
        </w:rPr>
        <w:t xml:space="preserve">, </w:t>
      </w:r>
      <w:r w:rsidR="000A3D58" w:rsidRPr="00413874">
        <w:rPr>
          <w:rFonts w:ascii="Times New Roman"/>
          <w:sz w:val="22"/>
          <w:szCs w:val="22"/>
        </w:rPr>
        <w:t>불참</w:t>
      </w:r>
      <w:r w:rsidR="000A3D58" w:rsidRPr="00413874">
        <w:rPr>
          <w:rFonts w:ascii="Times New Roman"/>
          <w:sz w:val="22"/>
          <w:szCs w:val="22"/>
        </w:rPr>
        <w:t xml:space="preserve"> </w:t>
      </w:r>
      <w:r w:rsidR="000A3D58" w:rsidRPr="00413874">
        <w:rPr>
          <w:rFonts w:ascii="Times New Roman"/>
          <w:sz w:val="22"/>
          <w:szCs w:val="22"/>
        </w:rPr>
        <w:t>대주의</w:t>
      </w:r>
      <w:r w:rsidR="000A3D58" w:rsidRPr="00413874">
        <w:rPr>
          <w:rFonts w:ascii="Times New Roman"/>
          <w:sz w:val="22"/>
          <w:szCs w:val="22"/>
        </w:rPr>
        <w:t xml:space="preserve"> </w:t>
      </w:r>
      <w:r w:rsidR="000A3D58" w:rsidRPr="00413874">
        <w:rPr>
          <w:rFonts w:ascii="Times New Roman"/>
          <w:sz w:val="22"/>
          <w:szCs w:val="22"/>
        </w:rPr>
        <w:t>동의가</w:t>
      </w:r>
      <w:r w:rsidR="000A3D58" w:rsidRPr="00413874">
        <w:rPr>
          <w:rFonts w:ascii="Times New Roman"/>
          <w:sz w:val="22"/>
          <w:szCs w:val="22"/>
        </w:rPr>
        <w:t xml:space="preserve"> </w:t>
      </w:r>
      <w:r w:rsidR="000A3D58" w:rsidRPr="00413874">
        <w:rPr>
          <w:rFonts w:ascii="Times New Roman"/>
          <w:sz w:val="22"/>
          <w:szCs w:val="22"/>
        </w:rPr>
        <w:t>있고</w:t>
      </w:r>
      <w:r w:rsidR="000A3D58" w:rsidRPr="00413874">
        <w:rPr>
          <w:rFonts w:ascii="Times New Roman"/>
          <w:sz w:val="22"/>
          <w:szCs w:val="22"/>
        </w:rPr>
        <w:t xml:space="preserve"> </w:t>
      </w:r>
      <w:r w:rsidR="000A3D58" w:rsidRPr="00413874">
        <w:rPr>
          <w:rFonts w:ascii="Times New Roman"/>
          <w:sz w:val="22"/>
          <w:szCs w:val="22"/>
        </w:rPr>
        <w:t>참석</w:t>
      </w:r>
      <w:r w:rsidR="000A3D58" w:rsidRPr="00413874">
        <w:rPr>
          <w:rFonts w:ascii="Times New Roman"/>
          <w:sz w:val="22"/>
          <w:szCs w:val="22"/>
        </w:rPr>
        <w:t xml:space="preserve"> </w:t>
      </w:r>
      <w:r w:rsidR="000A3D58" w:rsidRPr="00413874">
        <w:rPr>
          <w:rFonts w:ascii="Times New Roman"/>
          <w:sz w:val="22"/>
          <w:szCs w:val="22"/>
        </w:rPr>
        <w:t>대주가</w:t>
      </w:r>
      <w:r w:rsidR="000A3D58" w:rsidRPr="00413874">
        <w:rPr>
          <w:rFonts w:ascii="Times New Roman"/>
          <w:sz w:val="22"/>
          <w:szCs w:val="22"/>
        </w:rPr>
        <w:t xml:space="preserve"> </w:t>
      </w:r>
      <w:r w:rsidR="000A3D58" w:rsidRPr="00413874">
        <w:rPr>
          <w:rFonts w:ascii="Times New Roman"/>
          <w:sz w:val="22"/>
          <w:szCs w:val="22"/>
        </w:rPr>
        <w:t>소집통지</w:t>
      </w:r>
      <w:r w:rsidR="000A3D58" w:rsidRPr="00413874">
        <w:rPr>
          <w:rFonts w:ascii="Times New Roman"/>
          <w:sz w:val="22"/>
          <w:szCs w:val="22"/>
        </w:rPr>
        <w:t xml:space="preserve"> </w:t>
      </w:r>
      <w:r w:rsidR="000A3D58" w:rsidRPr="00413874">
        <w:rPr>
          <w:rFonts w:ascii="Times New Roman"/>
          <w:sz w:val="22"/>
          <w:szCs w:val="22"/>
        </w:rPr>
        <w:t>절차의</w:t>
      </w:r>
      <w:r w:rsidR="000A3D58" w:rsidRPr="00413874">
        <w:rPr>
          <w:rFonts w:ascii="Times New Roman"/>
          <w:sz w:val="22"/>
          <w:szCs w:val="22"/>
        </w:rPr>
        <w:t xml:space="preserve"> </w:t>
      </w:r>
      <w:r w:rsidR="000A3D58" w:rsidRPr="00413874">
        <w:rPr>
          <w:rFonts w:ascii="Times New Roman"/>
          <w:sz w:val="22"/>
          <w:szCs w:val="22"/>
        </w:rPr>
        <w:t>생략에</w:t>
      </w:r>
      <w:r w:rsidR="000A3D58" w:rsidRPr="00413874">
        <w:rPr>
          <w:rFonts w:ascii="Times New Roman"/>
          <w:sz w:val="22"/>
          <w:szCs w:val="22"/>
        </w:rPr>
        <w:t xml:space="preserve"> </w:t>
      </w:r>
      <w:r w:rsidR="000A3D58" w:rsidRPr="00413874">
        <w:rPr>
          <w:rFonts w:ascii="Times New Roman"/>
          <w:sz w:val="22"/>
          <w:szCs w:val="22"/>
        </w:rPr>
        <w:t>대하여</w:t>
      </w:r>
      <w:r w:rsidR="000A3D58" w:rsidRPr="00413874">
        <w:rPr>
          <w:rFonts w:ascii="Times New Roman"/>
          <w:sz w:val="22"/>
          <w:szCs w:val="22"/>
        </w:rPr>
        <w:t xml:space="preserve"> </w:t>
      </w:r>
      <w:r w:rsidR="000A3D58" w:rsidRPr="00413874">
        <w:rPr>
          <w:rFonts w:ascii="Times New Roman"/>
          <w:sz w:val="22"/>
          <w:szCs w:val="22"/>
        </w:rPr>
        <w:t>이의를</w:t>
      </w:r>
      <w:r w:rsidR="000A3D58" w:rsidRPr="00413874">
        <w:rPr>
          <w:rFonts w:ascii="Times New Roman"/>
          <w:sz w:val="22"/>
          <w:szCs w:val="22"/>
        </w:rPr>
        <w:t xml:space="preserve"> </w:t>
      </w:r>
      <w:r w:rsidR="000A3D58" w:rsidRPr="00413874">
        <w:rPr>
          <w:rFonts w:ascii="Times New Roman"/>
          <w:sz w:val="22"/>
          <w:szCs w:val="22"/>
        </w:rPr>
        <w:t>제기하지</w:t>
      </w:r>
      <w:r w:rsidR="000A3D58" w:rsidRPr="00413874">
        <w:rPr>
          <w:rFonts w:ascii="Times New Roman"/>
          <w:sz w:val="22"/>
          <w:szCs w:val="22"/>
        </w:rPr>
        <w:t xml:space="preserve"> </w:t>
      </w:r>
      <w:r w:rsidR="000A3D58" w:rsidRPr="00413874">
        <w:rPr>
          <w:rFonts w:ascii="Times New Roman"/>
          <w:sz w:val="22"/>
          <w:szCs w:val="22"/>
        </w:rPr>
        <w:t>않는</w:t>
      </w:r>
      <w:r w:rsidR="000A3D58" w:rsidRPr="00413874">
        <w:rPr>
          <w:rFonts w:ascii="Times New Roman"/>
          <w:sz w:val="22"/>
          <w:szCs w:val="22"/>
        </w:rPr>
        <w:t xml:space="preserve"> </w:t>
      </w:r>
      <w:r w:rsidR="000A3D58" w:rsidRPr="00413874">
        <w:rPr>
          <w:rFonts w:ascii="Times New Roman"/>
          <w:sz w:val="22"/>
          <w:szCs w:val="22"/>
        </w:rPr>
        <w:t>경우에는</w:t>
      </w:r>
      <w:r w:rsidR="000A3D58" w:rsidRPr="00413874">
        <w:rPr>
          <w:rFonts w:ascii="Times New Roman"/>
          <w:sz w:val="22"/>
          <w:szCs w:val="22"/>
        </w:rPr>
        <w:t xml:space="preserve">, </w:t>
      </w:r>
      <w:r w:rsidR="000A3D58" w:rsidRPr="00413874">
        <w:rPr>
          <w:rFonts w:ascii="Times New Roman"/>
          <w:sz w:val="22"/>
          <w:szCs w:val="22"/>
        </w:rPr>
        <w:t>그러하지</w:t>
      </w:r>
      <w:r w:rsidR="000A3D58" w:rsidRPr="00413874">
        <w:rPr>
          <w:rFonts w:ascii="Times New Roman"/>
          <w:sz w:val="22"/>
          <w:szCs w:val="22"/>
        </w:rPr>
        <w:t xml:space="preserve"> </w:t>
      </w:r>
      <w:r w:rsidR="000A3D58" w:rsidRPr="00413874">
        <w:rPr>
          <w:rFonts w:ascii="Times New Roman"/>
          <w:sz w:val="22"/>
          <w:szCs w:val="22"/>
        </w:rPr>
        <w:t>아니하다</w:t>
      </w:r>
      <w:r w:rsidR="000A3D58" w:rsidRPr="00413874">
        <w:rPr>
          <w:rFonts w:ascii="Times New Roman"/>
          <w:sz w:val="22"/>
          <w:szCs w:val="22"/>
        </w:rPr>
        <w:t>.</w:t>
      </w:r>
    </w:p>
    <w:p w14:paraId="26BD203E" w14:textId="77777777" w:rsidR="000A3D58" w:rsidRPr="00413874" w:rsidRDefault="000A3D58" w:rsidP="008B24EF">
      <w:pPr>
        <w:adjustRightInd w:val="0"/>
        <w:snapToGrid w:val="0"/>
        <w:spacing w:line="400" w:lineRule="exact"/>
        <w:ind w:left="397"/>
        <w:rPr>
          <w:rFonts w:ascii="Times New Roman"/>
          <w:sz w:val="22"/>
          <w:szCs w:val="22"/>
        </w:rPr>
      </w:pPr>
    </w:p>
    <w:p w14:paraId="408ABB72" w14:textId="456FE464" w:rsidR="001F44EF" w:rsidRPr="00413874" w:rsidRDefault="001F44EF"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w:t>
      </w:r>
      <w:r w:rsidRPr="00413874">
        <w:rPr>
          <w:rFonts w:ascii="Times New Roman"/>
          <w:sz w:val="22"/>
          <w:szCs w:val="22"/>
        </w:rPr>
        <w:t>(</w:t>
      </w:r>
      <w:r w:rsidRPr="00413874">
        <w:rPr>
          <w:rFonts w:ascii="Times New Roman"/>
          <w:sz w:val="22"/>
          <w:szCs w:val="22"/>
        </w:rPr>
        <w:t>본조</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항을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이</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p>
    <w:p w14:paraId="2545E4D9"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의결이</w:t>
      </w:r>
      <w:r w:rsidRPr="00413874">
        <w:rPr>
          <w:rFonts w:ascii="Times New Roman"/>
          <w:sz w:val="22"/>
          <w:szCs w:val="22"/>
        </w:rPr>
        <w:t xml:space="preserve"> </w:t>
      </w:r>
      <w:r w:rsidRPr="00413874">
        <w:rPr>
          <w:rFonts w:ascii="Times New Roman"/>
          <w:sz w:val="22"/>
          <w:szCs w:val="22"/>
        </w:rPr>
        <w:t>필요할</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B65BEF" w:rsidRPr="00413874">
        <w:rPr>
          <w:rFonts w:ascii="Times New Roman"/>
          <w:sz w:val="22"/>
          <w:szCs w:val="22"/>
        </w:rPr>
        <w:t>어느</w:t>
      </w:r>
      <w:r w:rsidR="00B65BEF"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056929E9" w14:textId="77777777" w:rsidR="00061BB4" w:rsidRPr="00413874" w:rsidRDefault="00061BB4"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동의나</w:t>
      </w:r>
      <w:r w:rsidRPr="00413874">
        <w:rPr>
          <w:rFonts w:ascii="Times New Roman"/>
          <w:sz w:val="22"/>
          <w:szCs w:val="22"/>
        </w:rPr>
        <w:t xml:space="preserve"> </w:t>
      </w:r>
      <w:r w:rsidRPr="00413874">
        <w:rPr>
          <w:rFonts w:ascii="Times New Roman"/>
          <w:sz w:val="22"/>
          <w:szCs w:val="22"/>
        </w:rPr>
        <w:t>승인을</w:t>
      </w:r>
      <w:r w:rsidRPr="00413874">
        <w:rPr>
          <w:rFonts w:ascii="Times New Roman"/>
          <w:sz w:val="22"/>
          <w:szCs w:val="22"/>
        </w:rPr>
        <w:t xml:space="preserve"> </w:t>
      </w:r>
      <w:r w:rsidRPr="00413874">
        <w:rPr>
          <w:rFonts w:ascii="Times New Roman"/>
          <w:sz w:val="22"/>
          <w:szCs w:val="22"/>
        </w:rPr>
        <w:t>얻기로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대주</w:t>
      </w:r>
      <w:r w:rsidR="00DE2EB9"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동의</w:t>
      </w:r>
      <w:r w:rsidR="001F44EF" w:rsidRPr="00413874">
        <w:rPr>
          <w:rFonts w:ascii="Times New Roman"/>
          <w:sz w:val="22"/>
          <w:szCs w:val="22"/>
        </w:rPr>
        <w:t>나</w:t>
      </w:r>
      <w:r w:rsidR="001F44EF" w:rsidRPr="00413874">
        <w:rPr>
          <w:rFonts w:ascii="Times New Roman"/>
          <w:sz w:val="22"/>
          <w:szCs w:val="22"/>
        </w:rPr>
        <w:t xml:space="preserve"> </w:t>
      </w:r>
      <w:r w:rsidR="001F44EF" w:rsidRPr="00413874">
        <w:rPr>
          <w:rFonts w:ascii="Times New Roman"/>
          <w:sz w:val="22"/>
          <w:szCs w:val="22"/>
        </w:rPr>
        <w:t>승인을</w:t>
      </w:r>
      <w:r w:rsidR="001F44EF" w:rsidRPr="00413874">
        <w:rPr>
          <w:rFonts w:ascii="Times New Roman"/>
          <w:sz w:val="22"/>
          <w:szCs w:val="22"/>
        </w:rPr>
        <w:t xml:space="preserve"> </w:t>
      </w:r>
      <w:r w:rsidR="001F44EF" w:rsidRPr="00413874">
        <w:rPr>
          <w:rFonts w:ascii="Times New Roman"/>
          <w:sz w:val="22"/>
          <w:szCs w:val="22"/>
        </w:rPr>
        <w:t>하고자</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경우</w:t>
      </w:r>
    </w:p>
    <w:p w14:paraId="2E79714A"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lastRenderedPageBreak/>
        <w:t>어느</w:t>
      </w:r>
      <w:r w:rsidRPr="00413874">
        <w:rPr>
          <w:rFonts w:ascii="Times New Roman"/>
          <w:sz w:val="22"/>
          <w:szCs w:val="22"/>
        </w:rPr>
        <w:t xml:space="preserve"> </w:t>
      </w:r>
      <w:r w:rsidRPr="00413874">
        <w:rPr>
          <w:rFonts w:ascii="Times New Roman"/>
          <w:sz w:val="22"/>
          <w:szCs w:val="22"/>
        </w:rPr>
        <w:t>대주가</w:t>
      </w:r>
      <w:r w:rsidR="00061BB4" w:rsidRPr="00413874">
        <w:rPr>
          <w:rFonts w:ascii="Times New Roman"/>
          <w:sz w:val="22"/>
          <w:szCs w:val="22"/>
        </w:rPr>
        <w:t xml:space="preserve"> </w:t>
      </w:r>
      <w:r w:rsidR="00061BB4" w:rsidRPr="00413874">
        <w:rPr>
          <w:rFonts w:ascii="Times New Roman"/>
          <w:sz w:val="22"/>
          <w:szCs w:val="22"/>
        </w:rPr>
        <w:t>대주단회의의</w:t>
      </w:r>
      <w:r w:rsidR="00061BB4" w:rsidRPr="00413874">
        <w:rPr>
          <w:rFonts w:ascii="Times New Roman"/>
          <w:sz w:val="22"/>
          <w:szCs w:val="22"/>
        </w:rPr>
        <w:t xml:space="preserve"> </w:t>
      </w:r>
      <w:r w:rsidR="00061BB4" w:rsidRPr="00413874">
        <w:rPr>
          <w:rFonts w:ascii="Times New Roman"/>
          <w:sz w:val="22"/>
          <w:szCs w:val="22"/>
        </w:rPr>
        <w:t>안건을</w:t>
      </w:r>
      <w:r w:rsidR="00061BB4" w:rsidRPr="00413874">
        <w:rPr>
          <w:rFonts w:ascii="Times New Roman"/>
          <w:sz w:val="22"/>
          <w:szCs w:val="22"/>
        </w:rPr>
        <w:t xml:space="preserve"> </w:t>
      </w:r>
      <w:r w:rsidR="00061BB4" w:rsidRPr="00413874">
        <w:rPr>
          <w:rFonts w:ascii="Times New Roman"/>
          <w:sz w:val="22"/>
          <w:szCs w:val="22"/>
        </w:rPr>
        <w:t>나머지</w:t>
      </w:r>
      <w:r w:rsidR="00061BB4" w:rsidRPr="00413874">
        <w:rPr>
          <w:rFonts w:ascii="Times New Roman"/>
          <w:sz w:val="22"/>
          <w:szCs w:val="22"/>
        </w:rPr>
        <w:t xml:space="preserve"> </w:t>
      </w:r>
      <w:r w:rsidR="00061BB4" w:rsidRPr="00413874">
        <w:rPr>
          <w:rFonts w:ascii="Times New Roman"/>
          <w:sz w:val="22"/>
          <w:szCs w:val="22"/>
        </w:rPr>
        <w:t>대주</w:t>
      </w:r>
      <w:r w:rsidR="00061BB4" w:rsidRPr="00413874">
        <w:rPr>
          <w:rFonts w:ascii="Times New Roman"/>
          <w:sz w:val="22"/>
          <w:szCs w:val="22"/>
        </w:rPr>
        <w:t xml:space="preserve"> </w:t>
      </w:r>
      <w:r w:rsidR="00061BB4" w:rsidRPr="00413874">
        <w:rPr>
          <w:rFonts w:ascii="Times New Roman"/>
          <w:sz w:val="22"/>
          <w:szCs w:val="22"/>
        </w:rPr>
        <w:t>전원에게</w:t>
      </w:r>
      <w:r w:rsidR="00061BB4" w:rsidRPr="00413874">
        <w:rPr>
          <w:rFonts w:ascii="Times New Roman"/>
          <w:sz w:val="22"/>
          <w:szCs w:val="22"/>
        </w:rPr>
        <w:t xml:space="preserve"> </w:t>
      </w:r>
      <w:r w:rsidR="00061BB4" w:rsidRPr="00413874">
        <w:rPr>
          <w:rFonts w:ascii="Times New Roman"/>
          <w:sz w:val="22"/>
          <w:szCs w:val="22"/>
        </w:rPr>
        <w:t>제출한</w:t>
      </w:r>
      <w:r w:rsidR="00EF0DDA"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p>
    <w:p w14:paraId="03FBECB8" w14:textId="77777777" w:rsidR="000A3D58" w:rsidRPr="00413874" w:rsidRDefault="000A3D58" w:rsidP="008B24EF">
      <w:pPr>
        <w:adjustRightInd w:val="0"/>
        <w:snapToGrid w:val="0"/>
        <w:spacing w:line="400" w:lineRule="exact"/>
        <w:ind w:left="397"/>
        <w:rPr>
          <w:rFonts w:ascii="Times New Roman"/>
          <w:sz w:val="22"/>
          <w:szCs w:val="22"/>
        </w:rPr>
      </w:pPr>
    </w:p>
    <w:p w14:paraId="72B4F13C" w14:textId="77777777" w:rsidR="000A3D58" w:rsidRPr="00413874" w:rsidRDefault="000A3D58"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w:t>
      </w:r>
    </w:p>
    <w:p w14:paraId="229772F3" w14:textId="77777777" w:rsidR="000A3D58" w:rsidRPr="00413874" w:rsidRDefault="000A3D58" w:rsidP="008B24EF">
      <w:pPr>
        <w:adjustRightInd w:val="0"/>
        <w:snapToGrid w:val="0"/>
        <w:spacing w:line="400" w:lineRule="exact"/>
        <w:ind w:left="397"/>
        <w:rPr>
          <w:rFonts w:ascii="Times New Roman"/>
          <w:sz w:val="22"/>
          <w:szCs w:val="22"/>
        </w:rPr>
      </w:pPr>
    </w:p>
    <w:p w14:paraId="4F24E8F8" w14:textId="02777D9A" w:rsidR="00582D79" w:rsidRPr="00413874" w:rsidRDefault="000A3D58"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대주단회의는</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약정상의</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전원으로</w:t>
      </w:r>
      <w:r w:rsidRPr="00413874">
        <w:rPr>
          <w:rFonts w:ascii="Times New Roman"/>
          <w:sz w:val="22"/>
          <w:szCs w:val="22"/>
        </w:rPr>
        <w:t xml:space="preserve"> </w:t>
      </w:r>
      <w:r w:rsidRPr="00413874">
        <w:rPr>
          <w:rFonts w:ascii="Times New Roman"/>
          <w:sz w:val="22"/>
          <w:szCs w:val="22"/>
        </w:rPr>
        <w:t>구성된다</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대출참가비율에</w:t>
      </w:r>
      <w:r w:rsidRPr="00413874">
        <w:rPr>
          <w:rFonts w:ascii="Times New Roman"/>
          <w:sz w:val="22"/>
          <w:szCs w:val="22"/>
        </w:rPr>
        <w:t xml:space="preserve"> </w:t>
      </w:r>
      <w:r w:rsidRPr="00413874">
        <w:rPr>
          <w:rFonts w:ascii="Times New Roman"/>
          <w:sz w:val="22"/>
          <w:szCs w:val="22"/>
        </w:rPr>
        <w:t>비례한</w:t>
      </w:r>
      <w:r w:rsidRPr="00413874">
        <w:rPr>
          <w:rFonts w:ascii="Times New Roman"/>
          <w:sz w:val="22"/>
          <w:szCs w:val="22"/>
        </w:rPr>
        <w:t xml:space="preserve"> </w:t>
      </w:r>
      <w:r w:rsidRPr="00413874">
        <w:rPr>
          <w:rFonts w:ascii="Times New Roman"/>
          <w:sz w:val="22"/>
          <w:szCs w:val="22"/>
        </w:rPr>
        <w:t>의결권을</w:t>
      </w:r>
      <w:r w:rsidRPr="00413874">
        <w:rPr>
          <w:rFonts w:ascii="Times New Roman"/>
          <w:sz w:val="22"/>
          <w:szCs w:val="22"/>
        </w:rPr>
        <w:t xml:space="preserve"> </w:t>
      </w:r>
      <w:r w:rsidRPr="00413874">
        <w:rPr>
          <w:rFonts w:ascii="Times New Roman"/>
          <w:sz w:val="22"/>
          <w:szCs w:val="22"/>
        </w:rPr>
        <w:t>갖는다</w:t>
      </w:r>
      <w:r w:rsidRPr="00413874">
        <w:rPr>
          <w:rFonts w:ascii="Times New Roman"/>
          <w:sz w:val="22"/>
          <w:szCs w:val="22"/>
        </w:rPr>
        <w:t>.</w:t>
      </w:r>
    </w:p>
    <w:p w14:paraId="560A6183" w14:textId="77777777" w:rsidR="00061BB4" w:rsidRPr="00413874" w:rsidRDefault="00061BB4"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w:t>
      </w:r>
      <w:r w:rsidR="00DE2EB9" w:rsidRPr="00413874">
        <w:rPr>
          <w:rFonts w:ascii="Times New Roman"/>
          <w:sz w:val="22"/>
          <w:szCs w:val="22"/>
        </w:rPr>
        <w:t>는</w:t>
      </w:r>
      <w:r w:rsidR="00DE2EB9" w:rsidRPr="00413874">
        <w:rPr>
          <w:rFonts w:ascii="Times New Roman"/>
          <w:sz w:val="22"/>
          <w:szCs w:val="22"/>
        </w:rPr>
        <w:t xml:space="preserve"> </w:t>
      </w:r>
      <w:r w:rsidRPr="00413874">
        <w:rPr>
          <w:rFonts w:ascii="Times New Roman"/>
          <w:sz w:val="22"/>
          <w:szCs w:val="22"/>
        </w:rPr>
        <w:t>대주단회의에서</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00F4606D" w:rsidRPr="00413874">
        <w:rPr>
          <w:rFonts w:ascii="Times New Roman"/>
          <w:sz w:val="22"/>
          <w:szCs w:val="22"/>
        </w:rPr>
        <w:t>의결권을</w:t>
      </w:r>
      <w:r w:rsidR="00F4606D" w:rsidRPr="00413874">
        <w:rPr>
          <w:rFonts w:ascii="Times New Roman"/>
          <w:sz w:val="22"/>
          <w:szCs w:val="22"/>
        </w:rPr>
        <w:t xml:space="preserve"> </w:t>
      </w:r>
      <w:r w:rsidR="00F4606D" w:rsidRPr="00413874">
        <w:rPr>
          <w:rFonts w:ascii="Times New Roman"/>
          <w:sz w:val="22"/>
          <w:szCs w:val="22"/>
        </w:rPr>
        <w:t>행사할</w:t>
      </w:r>
      <w:r w:rsidR="00F4606D"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 xml:space="preserve">. </w:t>
      </w:r>
      <w:r w:rsidRPr="00413874">
        <w:rPr>
          <w:rFonts w:ascii="Times New Roman"/>
          <w:sz w:val="22"/>
          <w:szCs w:val="22"/>
        </w:rPr>
        <w:t>다만</w:t>
      </w:r>
      <w:r w:rsidRPr="00413874">
        <w:rPr>
          <w:rFonts w:ascii="Times New Roman"/>
          <w:sz w:val="22"/>
          <w:szCs w:val="22"/>
        </w:rPr>
        <w:t xml:space="preserve"> </w:t>
      </w:r>
      <w:r w:rsidRPr="00413874">
        <w:rPr>
          <w:rFonts w:ascii="Times New Roman"/>
          <w:sz w:val="22"/>
          <w:szCs w:val="22"/>
        </w:rPr>
        <w:t>서면</w:t>
      </w:r>
      <w:r w:rsidR="00937655" w:rsidRPr="00413874">
        <w:rPr>
          <w:rFonts w:ascii="Times New Roman"/>
          <w:sz w:val="22"/>
          <w:szCs w:val="22"/>
        </w:rPr>
        <w:t>에</w:t>
      </w:r>
      <w:r w:rsidR="00937655" w:rsidRPr="00413874">
        <w:rPr>
          <w:rFonts w:ascii="Times New Roman"/>
          <w:sz w:val="22"/>
          <w:szCs w:val="22"/>
        </w:rPr>
        <w:t xml:space="preserve"> </w:t>
      </w:r>
      <w:r w:rsidR="00937655" w:rsidRPr="00413874">
        <w:rPr>
          <w:rFonts w:ascii="Times New Roman"/>
          <w:sz w:val="22"/>
          <w:szCs w:val="22"/>
        </w:rPr>
        <w:t>의한</w:t>
      </w:r>
      <w:r w:rsidR="00937655" w:rsidRPr="00413874">
        <w:rPr>
          <w:rFonts w:ascii="Times New Roman"/>
          <w:sz w:val="22"/>
          <w:szCs w:val="22"/>
        </w:rPr>
        <w:t xml:space="preserve"> </w:t>
      </w:r>
      <w:r w:rsidR="00937655" w:rsidRPr="00413874">
        <w:rPr>
          <w:rFonts w:ascii="Times New Roman"/>
          <w:sz w:val="22"/>
          <w:szCs w:val="22"/>
        </w:rPr>
        <w:t>의사표시</w:t>
      </w:r>
      <w:r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적법하게</w:t>
      </w:r>
      <w:r w:rsidRPr="00413874">
        <w:rPr>
          <w:rFonts w:ascii="Times New Roman"/>
          <w:sz w:val="22"/>
          <w:szCs w:val="22"/>
        </w:rPr>
        <w:t xml:space="preserve"> </w:t>
      </w:r>
      <w:r w:rsidRPr="00413874">
        <w:rPr>
          <w:rFonts w:ascii="Times New Roman"/>
          <w:sz w:val="22"/>
          <w:szCs w:val="22"/>
        </w:rPr>
        <w:t>나머지</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전원에게</w:t>
      </w:r>
      <w:r w:rsidRPr="00413874">
        <w:rPr>
          <w:rFonts w:ascii="Times New Roman"/>
          <w:sz w:val="22"/>
          <w:szCs w:val="22"/>
        </w:rPr>
        <w:t xml:space="preserve"> </w:t>
      </w:r>
      <w:r w:rsidRPr="00413874">
        <w:rPr>
          <w:rFonts w:ascii="Times New Roman"/>
          <w:sz w:val="22"/>
          <w:szCs w:val="22"/>
        </w:rPr>
        <w:t>도달한</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대주단회의에</w:t>
      </w:r>
      <w:r w:rsidRPr="00413874">
        <w:rPr>
          <w:rFonts w:ascii="Times New Roman"/>
          <w:sz w:val="22"/>
          <w:szCs w:val="22"/>
        </w:rPr>
        <w:t xml:space="preserve"> </w:t>
      </w:r>
      <w:r w:rsidRPr="00413874">
        <w:rPr>
          <w:rFonts w:ascii="Times New Roman"/>
          <w:sz w:val="22"/>
          <w:szCs w:val="22"/>
        </w:rPr>
        <w:t>참석</w:t>
      </w:r>
      <w:r w:rsidR="009C22FB" w:rsidRPr="00413874">
        <w:rPr>
          <w:rFonts w:ascii="Times New Roman"/>
          <w:sz w:val="22"/>
          <w:szCs w:val="22"/>
        </w:rPr>
        <w:t>하여</w:t>
      </w:r>
      <w:r w:rsidR="009C22FB" w:rsidRPr="00413874">
        <w:rPr>
          <w:rFonts w:ascii="Times New Roman"/>
          <w:sz w:val="22"/>
          <w:szCs w:val="22"/>
        </w:rPr>
        <w:t xml:space="preserve"> </w:t>
      </w:r>
      <w:r w:rsidR="009C22FB" w:rsidRPr="00413874">
        <w:rPr>
          <w:rFonts w:ascii="Times New Roman"/>
          <w:sz w:val="22"/>
          <w:szCs w:val="22"/>
        </w:rPr>
        <w:t>의결</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w:t>
      </w:r>
    </w:p>
    <w:p w14:paraId="4B969D47" w14:textId="77777777" w:rsidR="00A65649" w:rsidRPr="00413874" w:rsidRDefault="00A65649"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대주들은</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대면하지</w:t>
      </w:r>
      <w:r w:rsidRPr="00413874">
        <w:rPr>
          <w:rFonts w:ascii="Times New Roman"/>
          <w:sz w:val="22"/>
          <w:szCs w:val="22"/>
        </w:rPr>
        <w:t xml:space="preserve"> </w:t>
      </w:r>
      <w:r w:rsidRPr="00413874">
        <w:rPr>
          <w:rFonts w:ascii="Times New Roman"/>
          <w:sz w:val="22"/>
          <w:szCs w:val="22"/>
        </w:rPr>
        <w:t>아니하고</w:t>
      </w:r>
      <w:r w:rsidRPr="00413874">
        <w:rPr>
          <w:rFonts w:ascii="Times New Roman"/>
          <w:sz w:val="22"/>
          <w:szCs w:val="22"/>
        </w:rPr>
        <w:t xml:space="preserve"> </w:t>
      </w:r>
      <w:r w:rsidRPr="00413874">
        <w:rPr>
          <w:rFonts w:ascii="Times New Roman"/>
          <w:sz w:val="22"/>
          <w:szCs w:val="22"/>
        </w:rPr>
        <w:t>합의하여</w:t>
      </w:r>
      <w:r w:rsidRPr="00413874">
        <w:rPr>
          <w:rFonts w:ascii="Times New Roman"/>
          <w:sz w:val="22"/>
          <w:szCs w:val="22"/>
        </w:rPr>
        <w:t xml:space="preserve"> </w:t>
      </w:r>
      <w:r w:rsidRPr="00413874">
        <w:rPr>
          <w:rFonts w:ascii="Times New Roman"/>
          <w:sz w:val="22"/>
          <w:szCs w:val="22"/>
        </w:rPr>
        <w:t>지정하는</w:t>
      </w:r>
      <w:r w:rsidRPr="00413874">
        <w:rPr>
          <w:rFonts w:ascii="Times New Roman"/>
          <w:sz w:val="22"/>
          <w:szCs w:val="22"/>
        </w:rPr>
        <w:t xml:space="preserve"> </w:t>
      </w:r>
      <w:r w:rsidRPr="00413874">
        <w:rPr>
          <w:rFonts w:ascii="Times New Roman"/>
          <w:sz w:val="22"/>
          <w:szCs w:val="22"/>
        </w:rPr>
        <w:t>자에게</w:t>
      </w:r>
      <w:r w:rsidRPr="00413874">
        <w:rPr>
          <w:rFonts w:ascii="Times New Roman"/>
          <w:sz w:val="22"/>
          <w:szCs w:val="22"/>
        </w:rPr>
        <w:t xml:space="preserve"> </w:t>
      </w:r>
      <w:r w:rsidRPr="00413874">
        <w:rPr>
          <w:rFonts w:ascii="Times New Roman"/>
          <w:sz w:val="22"/>
          <w:szCs w:val="22"/>
        </w:rPr>
        <w:t>자신의</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통지하는</w:t>
      </w:r>
      <w:r w:rsidRPr="00413874">
        <w:rPr>
          <w:rFonts w:ascii="Times New Roman"/>
          <w:sz w:val="22"/>
          <w:szCs w:val="22"/>
        </w:rPr>
        <w:t xml:space="preserve"> </w:t>
      </w:r>
      <w:r w:rsidRPr="00413874">
        <w:rPr>
          <w:rFonts w:ascii="Times New Roman"/>
          <w:sz w:val="22"/>
          <w:szCs w:val="22"/>
        </w:rPr>
        <w:t>방법으로</w:t>
      </w:r>
      <w:r w:rsidRPr="00413874">
        <w:rPr>
          <w:rFonts w:ascii="Times New Roman"/>
          <w:sz w:val="22"/>
          <w:szCs w:val="22"/>
        </w:rPr>
        <w:t xml:space="preserve"> </w:t>
      </w:r>
      <w:r w:rsidRPr="00413874">
        <w:rPr>
          <w:rFonts w:ascii="Times New Roman"/>
          <w:sz w:val="22"/>
          <w:szCs w:val="22"/>
        </w:rPr>
        <w:t>의사결정을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674BBC40" w14:textId="77777777" w:rsidR="00061BB4" w:rsidRPr="00413874" w:rsidRDefault="00061BB4" w:rsidP="008B24EF">
      <w:pPr>
        <w:pStyle w:val="afd"/>
        <w:spacing w:line="400" w:lineRule="exact"/>
        <w:ind w:leftChars="567" w:left="1134"/>
        <w:rPr>
          <w:rFonts w:ascii="Times New Roman"/>
          <w:sz w:val="22"/>
          <w:szCs w:val="22"/>
        </w:rPr>
      </w:pPr>
    </w:p>
    <w:p w14:paraId="5F81BF09" w14:textId="68B3877D" w:rsidR="00061BB4" w:rsidRPr="00435AEA" w:rsidRDefault="00061BB4" w:rsidP="00126DD8">
      <w:pPr>
        <w:pStyle w:val="afd"/>
        <w:numPr>
          <w:ilvl w:val="0"/>
          <w:numId w:val="39"/>
        </w:numPr>
        <w:spacing w:line="400" w:lineRule="exact"/>
        <w:ind w:leftChars="0"/>
        <w:rPr>
          <w:rFonts w:ascii="Times New Roman"/>
          <w:sz w:val="22"/>
          <w:szCs w:val="22"/>
        </w:rPr>
      </w:pP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 xml:space="preserve">. </w:t>
      </w:r>
    </w:p>
    <w:p w14:paraId="0F8AA9AB" w14:textId="77777777" w:rsidR="00061BB4" w:rsidRPr="00435AEA" w:rsidRDefault="00061BB4" w:rsidP="008B24EF">
      <w:pPr>
        <w:pStyle w:val="afd"/>
        <w:spacing w:line="400" w:lineRule="exact"/>
        <w:ind w:leftChars="0" w:left="567"/>
        <w:rPr>
          <w:rFonts w:ascii="Times New Roman"/>
          <w:sz w:val="22"/>
          <w:szCs w:val="22"/>
        </w:rPr>
      </w:pPr>
    </w:p>
    <w:p w14:paraId="53250A52" w14:textId="1987C1F2" w:rsidR="00F4492B" w:rsidRPr="00435AEA" w:rsidRDefault="00042DB9" w:rsidP="00126DD8">
      <w:pPr>
        <w:numPr>
          <w:ilvl w:val="0"/>
          <w:numId w:val="46"/>
        </w:numPr>
        <w:adjustRightInd w:val="0"/>
        <w:snapToGrid w:val="0"/>
        <w:spacing w:line="400" w:lineRule="exact"/>
        <w:rPr>
          <w:rFonts w:ascii="Times New Roman"/>
          <w:sz w:val="22"/>
          <w:szCs w:val="22"/>
        </w:rPr>
      </w:pPr>
      <w:r w:rsidRPr="00042DB9">
        <w:rPr>
          <w:rFonts w:ascii="Times New Roman"/>
          <w:sz w:val="22"/>
          <w:szCs w:val="22"/>
        </w:rPr>
        <w:t>본</w:t>
      </w:r>
      <w:r w:rsidRPr="00042DB9">
        <w:rPr>
          <w:rFonts w:ascii="Times New Roman"/>
          <w:sz w:val="22"/>
          <w:szCs w:val="22"/>
        </w:rPr>
        <w:t xml:space="preserve"> </w:t>
      </w:r>
      <w:r w:rsidRPr="00042DB9">
        <w:rPr>
          <w:rFonts w:ascii="Times New Roman"/>
          <w:sz w:val="22"/>
          <w:szCs w:val="22"/>
        </w:rPr>
        <w:t>약정의</w:t>
      </w:r>
      <w:r w:rsidRPr="00042DB9">
        <w:rPr>
          <w:rFonts w:ascii="Times New Roman"/>
          <w:sz w:val="22"/>
          <w:szCs w:val="22"/>
        </w:rPr>
        <w:t xml:space="preserve"> </w:t>
      </w:r>
      <w:r w:rsidRPr="00042DB9">
        <w:rPr>
          <w:rFonts w:ascii="Times New Roman"/>
          <w:sz w:val="22"/>
          <w:szCs w:val="22"/>
        </w:rPr>
        <w:t>취소</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12</w:t>
      </w:r>
      <w:r w:rsidRPr="00042DB9">
        <w:rPr>
          <w:rFonts w:ascii="Times New Roman"/>
          <w:sz w:val="22"/>
          <w:szCs w:val="22"/>
        </w:rPr>
        <w:t>조</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w:t>
      </w:r>
      <w:r w:rsidRPr="00042DB9">
        <w:rPr>
          <w:rFonts w:ascii="Times New Roman"/>
          <w:sz w:val="22"/>
          <w:szCs w:val="22"/>
        </w:rPr>
        <w:t>항</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(5)</w:t>
      </w:r>
      <w:r w:rsidRPr="00042DB9">
        <w:rPr>
          <w:rFonts w:ascii="Times New Roman"/>
          <w:sz w:val="22"/>
          <w:szCs w:val="22"/>
        </w:rPr>
        <w:t>호</w:t>
      </w:r>
      <w:r w:rsidRPr="00042DB9">
        <w:rPr>
          <w:rFonts w:ascii="Times New Roman"/>
          <w:sz w:val="22"/>
          <w:szCs w:val="22"/>
        </w:rPr>
        <w:t xml:space="preserve"> </w:t>
      </w:r>
      <w:r w:rsidRPr="00042DB9">
        <w:rPr>
          <w:rFonts w:ascii="Times New Roman"/>
          <w:sz w:val="22"/>
          <w:szCs w:val="22"/>
        </w:rPr>
        <w:t>내지</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(13)</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기한이익상실사유</w:t>
      </w:r>
      <w:r w:rsidRPr="00042DB9">
        <w:rPr>
          <w:rFonts w:ascii="Times New Roman"/>
          <w:sz w:val="22"/>
          <w:szCs w:val="22"/>
        </w:rPr>
        <w:t xml:space="preserve"> </w:t>
      </w:r>
      <w:r w:rsidRPr="00042DB9">
        <w:rPr>
          <w:rFonts w:ascii="Times New Roman"/>
          <w:sz w:val="22"/>
          <w:szCs w:val="22"/>
        </w:rPr>
        <w:t>발생시</w:t>
      </w:r>
      <w:r w:rsidRPr="00042DB9">
        <w:rPr>
          <w:rFonts w:ascii="Times New Roman"/>
          <w:sz w:val="22"/>
          <w:szCs w:val="22"/>
        </w:rPr>
        <w:t xml:space="preserve"> </w:t>
      </w:r>
      <w:r w:rsidRPr="00042DB9">
        <w:rPr>
          <w:rFonts w:ascii="Times New Roman"/>
          <w:sz w:val="22"/>
          <w:szCs w:val="22"/>
        </w:rPr>
        <w:t>기한이익의</w:t>
      </w:r>
      <w:r w:rsidRPr="00042DB9">
        <w:rPr>
          <w:rFonts w:ascii="Times New Roman"/>
          <w:sz w:val="22"/>
          <w:szCs w:val="22"/>
        </w:rPr>
        <w:t xml:space="preserve"> </w:t>
      </w:r>
      <w:r w:rsidRPr="00042DB9">
        <w:rPr>
          <w:rFonts w:ascii="Times New Roman"/>
          <w:sz w:val="22"/>
          <w:szCs w:val="22"/>
        </w:rPr>
        <w:t>상실</w:t>
      </w:r>
      <w:r w:rsidRPr="00042DB9">
        <w:rPr>
          <w:rFonts w:ascii="Times New Roman"/>
          <w:sz w:val="22"/>
          <w:szCs w:val="22"/>
        </w:rPr>
        <w:t xml:space="preserve"> </w:t>
      </w:r>
      <w:r w:rsidRPr="00042DB9">
        <w:rPr>
          <w:rFonts w:ascii="Times New Roman"/>
          <w:sz w:val="22"/>
          <w:szCs w:val="22"/>
        </w:rPr>
        <w:t>선언</w:t>
      </w:r>
      <w:r w:rsidRPr="00042DB9">
        <w:rPr>
          <w:rFonts w:ascii="Times New Roman"/>
          <w:sz w:val="22"/>
          <w:szCs w:val="22"/>
        </w:rPr>
        <w:t xml:space="preserve">, </w:t>
      </w:r>
      <w:r w:rsidRPr="00042DB9">
        <w:rPr>
          <w:rFonts w:ascii="Times New Roman"/>
          <w:sz w:val="22"/>
          <w:szCs w:val="22"/>
        </w:rPr>
        <w:t>담보권의</w:t>
      </w:r>
      <w:r w:rsidRPr="00042DB9">
        <w:rPr>
          <w:rFonts w:ascii="Times New Roman"/>
          <w:sz w:val="22"/>
          <w:szCs w:val="22"/>
        </w:rPr>
        <w:t xml:space="preserve"> </w:t>
      </w:r>
      <w:r w:rsidRPr="00042DB9">
        <w:rPr>
          <w:rFonts w:ascii="Times New Roman"/>
          <w:sz w:val="22"/>
          <w:szCs w:val="22"/>
        </w:rPr>
        <w:t>실행</w:t>
      </w:r>
      <w:ins w:id="883" w:author="BKL" w:date="2026-10-12T19:58:00Z" w16du:dateUtc="2026-10-12T10:58:00Z">
        <w:r w:rsidR="006D4A87">
          <w:rPr>
            <w:rFonts w:ascii="Times New Roman" w:hint="eastAsia"/>
            <w:sz w:val="22"/>
            <w:szCs w:val="22"/>
          </w:rPr>
          <w:t>(</w:t>
        </w:r>
      </w:ins>
      <w:ins w:id="884" w:author="BKL" w:date="2026-10-12T19:58:00Z">
        <w:r w:rsidR="006D4A87" w:rsidRPr="006D4A87">
          <w:rPr>
            <w:rFonts w:ascii="Times New Roman"/>
            <w:sz w:val="22"/>
            <w:szCs w:val="22"/>
          </w:rPr>
          <w:t>다만</w:t>
        </w:r>
        <w:r w:rsidR="006D4A87" w:rsidRPr="006D4A87">
          <w:rPr>
            <w:rFonts w:ascii="Times New Roman"/>
            <w:sz w:val="22"/>
            <w:szCs w:val="22"/>
          </w:rPr>
          <w:t xml:space="preserve">, </w:t>
        </w:r>
        <w:r w:rsidR="006D4A87" w:rsidRPr="006D4A87">
          <w:rPr>
            <w:rFonts w:ascii="Times New Roman"/>
            <w:sz w:val="22"/>
            <w:szCs w:val="22"/>
          </w:rPr>
          <w:t>제</w:t>
        </w:r>
        <w:r w:rsidR="006D4A87" w:rsidRPr="006D4A87">
          <w:rPr>
            <w:rFonts w:ascii="Times New Roman"/>
            <w:sz w:val="22"/>
            <w:szCs w:val="22"/>
          </w:rPr>
          <w:t>12</w:t>
        </w:r>
        <w:r w:rsidR="006D4A87" w:rsidRPr="006D4A87">
          <w:rPr>
            <w:rFonts w:ascii="Times New Roman"/>
            <w:sz w:val="22"/>
            <w:szCs w:val="22"/>
          </w:rPr>
          <w:t>조</w:t>
        </w:r>
        <w:r w:rsidR="006D4A87" w:rsidRPr="006D4A87">
          <w:rPr>
            <w:rFonts w:ascii="Times New Roman"/>
            <w:sz w:val="22"/>
            <w:szCs w:val="22"/>
          </w:rPr>
          <w:t xml:space="preserve"> </w:t>
        </w:r>
        <w:r w:rsidR="006D4A87" w:rsidRPr="006D4A87">
          <w:rPr>
            <w:rFonts w:ascii="Times New Roman"/>
            <w:sz w:val="22"/>
            <w:szCs w:val="22"/>
          </w:rPr>
          <w:t>제</w:t>
        </w:r>
        <w:r w:rsidR="006D4A87" w:rsidRPr="006D4A87">
          <w:rPr>
            <w:rFonts w:ascii="Times New Roman"/>
            <w:sz w:val="22"/>
            <w:szCs w:val="22"/>
          </w:rPr>
          <w:t>1</w:t>
        </w:r>
        <w:r w:rsidR="006D4A87" w:rsidRPr="006D4A87">
          <w:rPr>
            <w:rFonts w:ascii="Times New Roman"/>
            <w:sz w:val="22"/>
            <w:szCs w:val="22"/>
          </w:rPr>
          <w:t>항</w:t>
        </w:r>
        <w:r w:rsidR="006D4A87" w:rsidRPr="006D4A87">
          <w:rPr>
            <w:rFonts w:ascii="Times New Roman"/>
            <w:sz w:val="22"/>
            <w:szCs w:val="22"/>
          </w:rPr>
          <w:t xml:space="preserve"> </w:t>
        </w:r>
        <w:r w:rsidR="006D4A87" w:rsidRPr="006D4A87">
          <w:rPr>
            <w:rFonts w:ascii="Times New Roman"/>
            <w:sz w:val="22"/>
            <w:szCs w:val="22"/>
          </w:rPr>
          <w:t>제</w:t>
        </w:r>
        <w:r w:rsidR="006D4A87" w:rsidRPr="006D4A87">
          <w:rPr>
            <w:rFonts w:ascii="Times New Roman"/>
            <w:sz w:val="22"/>
            <w:szCs w:val="22"/>
          </w:rPr>
          <w:t>(5)</w:t>
        </w:r>
        <w:r w:rsidR="006D4A87" w:rsidRPr="006D4A87">
          <w:rPr>
            <w:rFonts w:ascii="Times New Roman"/>
            <w:sz w:val="22"/>
            <w:szCs w:val="22"/>
          </w:rPr>
          <w:t>호</w:t>
        </w:r>
        <w:r w:rsidR="006D4A87" w:rsidRPr="006D4A87">
          <w:rPr>
            <w:rFonts w:ascii="Times New Roman"/>
            <w:sz w:val="22"/>
            <w:szCs w:val="22"/>
          </w:rPr>
          <w:t xml:space="preserve"> </w:t>
        </w:r>
        <w:r w:rsidR="006D4A87" w:rsidRPr="006D4A87">
          <w:rPr>
            <w:rFonts w:ascii="Times New Roman"/>
            <w:sz w:val="22"/>
            <w:szCs w:val="22"/>
          </w:rPr>
          <w:t>내지</w:t>
        </w:r>
        <w:r w:rsidR="006D4A87" w:rsidRPr="006D4A87">
          <w:rPr>
            <w:rFonts w:ascii="Times New Roman"/>
            <w:sz w:val="22"/>
            <w:szCs w:val="22"/>
          </w:rPr>
          <w:t xml:space="preserve"> </w:t>
        </w:r>
        <w:r w:rsidR="006D4A87" w:rsidRPr="006D4A87">
          <w:rPr>
            <w:rFonts w:ascii="Times New Roman"/>
            <w:sz w:val="22"/>
            <w:szCs w:val="22"/>
          </w:rPr>
          <w:t>제</w:t>
        </w:r>
        <w:r w:rsidR="006D4A87" w:rsidRPr="006D4A87">
          <w:rPr>
            <w:rFonts w:ascii="Times New Roman"/>
            <w:sz w:val="22"/>
            <w:szCs w:val="22"/>
          </w:rPr>
          <w:t>(13)</w:t>
        </w:r>
        <w:r w:rsidR="006D4A87" w:rsidRPr="006D4A87">
          <w:rPr>
            <w:rFonts w:ascii="Times New Roman"/>
            <w:sz w:val="22"/>
            <w:szCs w:val="22"/>
          </w:rPr>
          <w:t>호의</w:t>
        </w:r>
        <w:r w:rsidR="006D4A87" w:rsidRPr="006D4A87">
          <w:rPr>
            <w:rFonts w:ascii="Times New Roman"/>
            <w:sz w:val="22"/>
            <w:szCs w:val="22"/>
          </w:rPr>
          <w:t xml:space="preserve"> </w:t>
        </w:r>
        <w:r w:rsidR="006D4A87" w:rsidRPr="006D4A87">
          <w:rPr>
            <w:rFonts w:ascii="Times New Roman"/>
            <w:sz w:val="22"/>
            <w:szCs w:val="22"/>
          </w:rPr>
          <w:t>기한이익상실사유</w:t>
        </w:r>
        <w:r w:rsidR="006D4A87" w:rsidRPr="006D4A87">
          <w:rPr>
            <w:rFonts w:ascii="Times New Roman"/>
            <w:sz w:val="22"/>
            <w:szCs w:val="22"/>
          </w:rPr>
          <w:t xml:space="preserve"> </w:t>
        </w:r>
        <w:r w:rsidR="006D4A87" w:rsidRPr="006D4A87">
          <w:rPr>
            <w:rFonts w:ascii="Times New Roman"/>
            <w:sz w:val="22"/>
            <w:szCs w:val="22"/>
          </w:rPr>
          <w:t>발생</w:t>
        </w:r>
        <w:r w:rsidR="006D4A87" w:rsidRPr="006D4A87">
          <w:rPr>
            <w:rFonts w:ascii="Times New Roman"/>
            <w:sz w:val="22"/>
            <w:szCs w:val="22"/>
          </w:rPr>
          <w:t xml:space="preserve"> </w:t>
        </w:r>
        <w:r w:rsidR="006D4A87" w:rsidRPr="006D4A87">
          <w:rPr>
            <w:rFonts w:ascii="Times New Roman"/>
            <w:sz w:val="22"/>
            <w:szCs w:val="22"/>
          </w:rPr>
          <w:t>후</w:t>
        </w:r>
        <w:r w:rsidR="006D4A87" w:rsidRPr="006D4A87">
          <w:rPr>
            <w:rFonts w:ascii="Times New Roman"/>
            <w:sz w:val="22"/>
            <w:szCs w:val="22"/>
          </w:rPr>
          <w:t xml:space="preserve"> </w:t>
        </w:r>
        <w:r w:rsidR="006D4A87" w:rsidRPr="006D4A87">
          <w:rPr>
            <w:rFonts w:ascii="Times New Roman"/>
            <w:sz w:val="22"/>
            <w:szCs w:val="22"/>
          </w:rPr>
          <w:t>기한이익의</w:t>
        </w:r>
        <w:r w:rsidR="006D4A87" w:rsidRPr="006D4A87">
          <w:rPr>
            <w:rFonts w:ascii="Times New Roman"/>
            <w:sz w:val="22"/>
            <w:szCs w:val="22"/>
          </w:rPr>
          <w:t xml:space="preserve"> </w:t>
        </w:r>
        <w:r w:rsidR="006D4A87" w:rsidRPr="006D4A87">
          <w:rPr>
            <w:rFonts w:ascii="Times New Roman"/>
            <w:sz w:val="22"/>
            <w:szCs w:val="22"/>
          </w:rPr>
          <w:t>상실</w:t>
        </w:r>
        <w:r w:rsidR="006D4A87" w:rsidRPr="006D4A87">
          <w:rPr>
            <w:rFonts w:ascii="Times New Roman"/>
            <w:sz w:val="22"/>
            <w:szCs w:val="22"/>
          </w:rPr>
          <w:t xml:space="preserve"> </w:t>
        </w:r>
        <w:r w:rsidR="006D4A87" w:rsidRPr="006D4A87">
          <w:rPr>
            <w:rFonts w:ascii="Times New Roman"/>
            <w:sz w:val="22"/>
            <w:szCs w:val="22"/>
          </w:rPr>
          <w:t>선언에</w:t>
        </w:r>
        <w:r w:rsidR="006D4A87" w:rsidRPr="006D4A87">
          <w:rPr>
            <w:rFonts w:ascii="Times New Roman"/>
            <w:sz w:val="22"/>
            <w:szCs w:val="22"/>
          </w:rPr>
          <w:t xml:space="preserve"> </w:t>
        </w:r>
        <w:r w:rsidR="006D4A87" w:rsidRPr="006D4A87">
          <w:rPr>
            <w:rFonts w:ascii="Times New Roman"/>
            <w:sz w:val="22"/>
            <w:szCs w:val="22"/>
          </w:rPr>
          <w:t>따라</w:t>
        </w:r>
        <w:r w:rsidR="006D4A87" w:rsidRPr="006D4A87">
          <w:rPr>
            <w:rFonts w:ascii="Times New Roman"/>
            <w:sz w:val="22"/>
            <w:szCs w:val="22"/>
          </w:rPr>
          <w:t xml:space="preserve"> </w:t>
        </w:r>
        <w:r w:rsidR="006D4A87" w:rsidRPr="006D4A87">
          <w:rPr>
            <w:rFonts w:ascii="Times New Roman"/>
            <w:sz w:val="22"/>
            <w:szCs w:val="22"/>
          </w:rPr>
          <w:t>기한이익이</w:t>
        </w:r>
        <w:r w:rsidR="006D4A87" w:rsidRPr="006D4A87">
          <w:rPr>
            <w:rFonts w:ascii="Times New Roman"/>
            <w:sz w:val="22"/>
            <w:szCs w:val="22"/>
          </w:rPr>
          <w:t xml:space="preserve"> </w:t>
        </w:r>
        <w:r w:rsidR="006D4A87" w:rsidRPr="006D4A87">
          <w:rPr>
            <w:rFonts w:ascii="Times New Roman"/>
            <w:sz w:val="22"/>
            <w:szCs w:val="22"/>
          </w:rPr>
          <w:t>상실된</w:t>
        </w:r>
        <w:r w:rsidR="006D4A87" w:rsidRPr="006D4A87">
          <w:rPr>
            <w:rFonts w:ascii="Times New Roman"/>
            <w:sz w:val="22"/>
            <w:szCs w:val="22"/>
          </w:rPr>
          <w:t xml:space="preserve"> </w:t>
        </w:r>
        <w:r w:rsidR="006D4A87" w:rsidRPr="006D4A87">
          <w:rPr>
            <w:rFonts w:ascii="Times New Roman"/>
            <w:sz w:val="22"/>
            <w:szCs w:val="22"/>
          </w:rPr>
          <w:t>경우에</w:t>
        </w:r>
        <w:r w:rsidR="006D4A87" w:rsidRPr="006D4A87">
          <w:rPr>
            <w:rFonts w:ascii="Times New Roman"/>
            <w:sz w:val="22"/>
            <w:szCs w:val="22"/>
          </w:rPr>
          <w:t xml:space="preserve"> </w:t>
        </w:r>
        <w:r w:rsidR="006D4A87" w:rsidRPr="006D4A87">
          <w:rPr>
            <w:rFonts w:ascii="Times New Roman"/>
            <w:sz w:val="22"/>
            <w:szCs w:val="22"/>
          </w:rPr>
          <w:t>한함</w:t>
        </w:r>
      </w:ins>
      <w:ins w:id="885" w:author="BKL" w:date="2026-10-12T19:58:00Z" w16du:dateUtc="2026-10-12T10:58:00Z">
        <w:r w:rsidR="006D4A87">
          <w:rPr>
            <w:rFonts w:ascii="Times New Roman" w:hint="eastAsia"/>
            <w:sz w:val="22"/>
            <w:szCs w:val="22"/>
          </w:rPr>
          <w:t>)</w:t>
        </w:r>
      </w:ins>
      <w:r w:rsidRPr="00042DB9">
        <w:rPr>
          <w:rFonts w:ascii="Times New Roman"/>
          <w:sz w:val="22"/>
          <w:szCs w:val="22"/>
        </w:rPr>
        <w:t>,</w:t>
      </w:r>
      <w:r w:rsidR="00CB6D18">
        <w:rPr>
          <w:rFonts w:ascii="Times New Roman" w:hint="eastAsia"/>
          <w:sz w:val="22"/>
          <w:szCs w:val="22"/>
        </w:rPr>
        <w:t xml:space="preserve"> </w:t>
      </w:r>
      <w:r w:rsidR="00CB6D18">
        <w:rPr>
          <w:rFonts w:ascii="Times New Roman" w:hint="eastAsia"/>
          <w:sz w:val="22"/>
          <w:szCs w:val="22"/>
        </w:rPr>
        <w:t>기한이익의</w:t>
      </w:r>
      <w:r w:rsidR="00CB6D18">
        <w:rPr>
          <w:rFonts w:ascii="Times New Roman" w:hint="eastAsia"/>
          <w:sz w:val="22"/>
          <w:szCs w:val="22"/>
        </w:rPr>
        <w:t xml:space="preserve"> </w:t>
      </w:r>
      <w:r w:rsidR="00CB6D18">
        <w:rPr>
          <w:rFonts w:ascii="Times New Roman" w:hint="eastAsia"/>
          <w:sz w:val="22"/>
          <w:szCs w:val="22"/>
        </w:rPr>
        <w:t>상실의</w:t>
      </w:r>
      <w:r w:rsidR="00CB6D18">
        <w:rPr>
          <w:rFonts w:ascii="Times New Roman" w:hint="eastAsia"/>
          <w:sz w:val="22"/>
          <w:szCs w:val="22"/>
        </w:rPr>
        <w:t xml:space="preserve"> </w:t>
      </w:r>
      <w:r w:rsidR="00CB6D18">
        <w:rPr>
          <w:rFonts w:ascii="Times New Roman" w:hint="eastAsia"/>
          <w:sz w:val="22"/>
          <w:szCs w:val="22"/>
        </w:rPr>
        <w:t>부활선언</w:t>
      </w:r>
      <w:r w:rsidR="00CB6D18">
        <w:rPr>
          <w:rFonts w:ascii="Times New Roman" w:hint="eastAsia"/>
          <w:sz w:val="22"/>
          <w:szCs w:val="22"/>
        </w:rPr>
        <w:t xml:space="preserve">, </w:t>
      </w:r>
      <w:r w:rsidR="00CB6D18">
        <w:rPr>
          <w:rFonts w:ascii="Times New Roman" w:hint="eastAsia"/>
          <w:sz w:val="22"/>
          <w:szCs w:val="22"/>
        </w:rPr>
        <w:t>치유기간의</w:t>
      </w:r>
      <w:r w:rsidR="00CB6D18">
        <w:rPr>
          <w:rFonts w:ascii="Times New Roman" w:hint="eastAsia"/>
          <w:sz w:val="22"/>
          <w:szCs w:val="22"/>
        </w:rPr>
        <w:t xml:space="preserve"> </w:t>
      </w:r>
      <w:r w:rsidR="00CB6D18">
        <w:rPr>
          <w:rFonts w:ascii="Times New Roman" w:hint="eastAsia"/>
          <w:sz w:val="22"/>
          <w:szCs w:val="22"/>
        </w:rPr>
        <w:t>부여</w:t>
      </w:r>
      <w:r w:rsidR="00CB6D18">
        <w:rPr>
          <w:rFonts w:ascii="Times New Roman" w:hint="eastAsia"/>
          <w:sz w:val="22"/>
          <w:szCs w:val="22"/>
        </w:rPr>
        <w:t xml:space="preserve">, </w:t>
      </w:r>
      <w:r w:rsidR="00CB6D18">
        <w:rPr>
          <w:rFonts w:ascii="Times New Roman" w:hint="eastAsia"/>
          <w:sz w:val="22"/>
          <w:szCs w:val="22"/>
        </w:rPr>
        <w:t>담보권의</w:t>
      </w:r>
      <w:r w:rsidR="00CB6D18">
        <w:rPr>
          <w:rFonts w:ascii="Times New Roman" w:hint="eastAsia"/>
          <w:sz w:val="22"/>
          <w:szCs w:val="22"/>
        </w:rPr>
        <w:t xml:space="preserve"> </w:t>
      </w:r>
      <w:r w:rsidR="00CB6D18">
        <w:rPr>
          <w:rFonts w:ascii="Times New Roman" w:hint="eastAsia"/>
          <w:sz w:val="22"/>
          <w:szCs w:val="22"/>
        </w:rPr>
        <w:t>전부</w:t>
      </w:r>
      <w:r w:rsidR="00CB6D18">
        <w:rPr>
          <w:rFonts w:ascii="Times New Roman" w:hint="eastAsia"/>
          <w:sz w:val="22"/>
          <w:szCs w:val="22"/>
        </w:rPr>
        <w:t xml:space="preserve"> </w:t>
      </w:r>
      <w:r w:rsidR="00CB6D18">
        <w:rPr>
          <w:rFonts w:ascii="Times New Roman" w:hint="eastAsia"/>
          <w:sz w:val="22"/>
          <w:szCs w:val="22"/>
        </w:rPr>
        <w:t>또는</w:t>
      </w:r>
      <w:r w:rsidR="00CB6D18">
        <w:rPr>
          <w:rFonts w:ascii="Times New Roman" w:hint="eastAsia"/>
          <w:sz w:val="22"/>
          <w:szCs w:val="22"/>
        </w:rPr>
        <w:t xml:space="preserve"> </w:t>
      </w:r>
      <w:r w:rsidR="00CB6D18">
        <w:rPr>
          <w:rFonts w:ascii="Times New Roman" w:hint="eastAsia"/>
          <w:sz w:val="22"/>
          <w:szCs w:val="22"/>
        </w:rPr>
        <w:t>일부의</w:t>
      </w:r>
      <w:r w:rsidR="00CB6D18">
        <w:rPr>
          <w:rFonts w:ascii="Times New Roman" w:hint="eastAsia"/>
          <w:sz w:val="22"/>
          <w:szCs w:val="22"/>
        </w:rPr>
        <w:t xml:space="preserve"> </w:t>
      </w:r>
      <w:r w:rsidR="00CB6D18">
        <w:rPr>
          <w:rFonts w:ascii="Times New Roman" w:hint="eastAsia"/>
          <w:sz w:val="22"/>
          <w:szCs w:val="22"/>
        </w:rPr>
        <w:t>해지</w:t>
      </w:r>
      <w:r w:rsidR="00CB6D18">
        <w:rPr>
          <w:rFonts w:ascii="Times New Roman" w:hint="eastAsia"/>
          <w:sz w:val="22"/>
          <w:szCs w:val="22"/>
        </w:rPr>
        <w:t xml:space="preserve">, </w:t>
      </w:r>
      <w:r w:rsidR="00CB6D18">
        <w:rPr>
          <w:rFonts w:ascii="Times New Roman" w:hint="eastAsia"/>
          <w:sz w:val="22"/>
          <w:szCs w:val="22"/>
        </w:rPr>
        <w:t>금융계약의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F4492B" w:rsidRPr="00435AEA">
        <w:rPr>
          <w:rFonts w:ascii="Times New Roman" w:hint="eastAsia"/>
          <w:sz w:val="22"/>
          <w:szCs w:val="22"/>
        </w:rPr>
        <w:t>대출</w:t>
      </w:r>
      <w:r w:rsidR="00CB6D18">
        <w:rPr>
          <w:rFonts w:ascii="Times New Roman" w:hint="eastAsia"/>
          <w:sz w:val="22"/>
          <w:szCs w:val="22"/>
        </w:rPr>
        <w:t>기간</w:t>
      </w:r>
      <w:r w:rsidR="00F4492B" w:rsidRPr="00435AEA">
        <w:rPr>
          <w:rFonts w:ascii="Times New Roman" w:hint="eastAsia"/>
          <w:sz w:val="22"/>
          <w:szCs w:val="22"/>
        </w:rPr>
        <w:t>의</w:t>
      </w:r>
      <w:r w:rsidR="00F4492B" w:rsidRPr="00435AEA">
        <w:rPr>
          <w:rFonts w:ascii="Times New Roman"/>
          <w:sz w:val="22"/>
          <w:szCs w:val="22"/>
        </w:rPr>
        <w:t xml:space="preserve"> </w:t>
      </w:r>
      <w:r w:rsidR="00F4492B" w:rsidRPr="00435AEA">
        <w:rPr>
          <w:rFonts w:ascii="Times New Roman" w:hint="eastAsia"/>
          <w:sz w:val="22"/>
          <w:szCs w:val="22"/>
        </w:rPr>
        <w:t>연장</w:t>
      </w:r>
      <w:r w:rsidR="00CB6D18">
        <w:rPr>
          <w:rFonts w:ascii="Times New Roman" w:hint="eastAsia"/>
          <w:sz w:val="22"/>
          <w:szCs w:val="22"/>
        </w:rPr>
        <w:t xml:space="preserve"> </w:t>
      </w:r>
      <w:r w:rsidR="00CB6D18">
        <w:rPr>
          <w:rFonts w:ascii="Times New Roman" w:hint="eastAsia"/>
          <w:sz w:val="22"/>
          <w:szCs w:val="22"/>
        </w:rPr>
        <w:t>및</w:t>
      </w:r>
      <w:r w:rsidR="00F4492B" w:rsidRPr="00435AEA">
        <w:rPr>
          <w:rFonts w:ascii="Times New Roman"/>
          <w:sz w:val="22"/>
          <w:szCs w:val="22"/>
        </w:rPr>
        <w:t xml:space="preserve"> </w:t>
      </w:r>
      <w:r w:rsidR="00F4492B" w:rsidRPr="00435AEA">
        <w:rPr>
          <w:rFonts w:ascii="Times New Roman" w:hint="eastAsia"/>
          <w:sz w:val="22"/>
          <w:szCs w:val="22"/>
        </w:rPr>
        <w:t>대출</w:t>
      </w:r>
      <w:r w:rsidR="00F4492B" w:rsidRPr="006F2E8B">
        <w:rPr>
          <w:rFonts w:ascii="Times New Roman" w:hint="eastAsia"/>
          <w:sz w:val="22"/>
          <w:szCs w:val="22"/>
        </w:rPr>
        <w:t>금리</w:t>
      </w:r>
      <w:r w:rsidR="004F11F2" w:rsidRPr="006F2E8B">
        <w:rPr>
          <w:rFonts w:ascii="Times New Roman" w:hint="eastAsia"/>
          <w:sz w:val="22"/>
          <w:szCs w:val="22"/>
        </w:rPr>
        <w:t>의</w:t>
      </w:r>
      <w:r w:rsidR="004F11F2" w:rsidRPr="006F2E8B">
        <w:rPr>
          <w:rFonts w:ascii="Times New Roman"/>
          <w:sz w:val="22"/>
          <w:szCs w:val="22"/>
        </w:rPr>
        <w:t xml:space="preserve"> </w:t>
      </w:r>
      <w:r w:rsidR="004F11F2" w:rsidRPr="006F2E8B">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등</w:t>
      </w:r>
      <w:r w:rsidR="00CB6D18">
        <w:rPr>
          <w:rFonts w:ascii="Times New Roman" w:hint="eastAsia"/>
          <w:sz w:val="22"/>
          <w:szCs w:val="22"/>
        </w:rPr>
        <w:t xml:space="preserve"> </w:t>
      </w:r>
      <w:r w:rsidR="00CB6D18">
        <w:rPr>
          <w:rFonts w:ascii="Times New Roman" w:hint="eastAsia"/>
          <w:sz w:val="22"/>
          <w:szCs w:val="22"/>
        </w:rPr>
        <w:t>대출조건의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자산관리회사</w:t>
      </w:r>
      <w:r w:rsidR="00CB6D18">
        <w:rPr>
          <w:rFonts w:ascii="Times New Roman" w:hint="eastAsia"/>
          <w:sz w:val="22"/>
          <w:szCs w:val="22"/>
        </w:rPr>
        <w:t xml:space="preserve"> </w:t>
      </w:r>
      <w:r w:rsidR="00CB6D18">
        <w:rPr>
          <w:rFonts w:ascii="Times New Roman" w:hint="eastAsia"/>
          <w:sz w:val="22"/>
          <w:szCs w:val="22"/>
        </w:rPr>
        <w:t>및</w:t>
      </w:r>
      <w:r w:rsidR="00CB6D18">
        <w:rPr>
          <w:rFonts w:ascii="Times New Roman" w:hint="eastAsia"/>
          <w:sz w:val="22"/>
          <w:szCs w:val="22"/>
        </w:rPr>
        <w:t xml:space="preserve"> </w:t>
      </w:r>
      <w:r w:rsidR="00CB6D18">
        <w:rPr>
          <w:rFonts w:ascii="Times New Roman" w:hint="eastAsia"/>
          <w:sz w:val="22"/>
          <w:szCs w:val="22"/>
        </w:rPr>
        <w:t>자산보관계약의</w:t>
      </w:r>
      <w:r w:rsidR="00CB6D18">
        <w:rPr>
          <w:rFonts w:ascii="Times New Roman" w:hint="eastAsia"/>
          <w:sz w:val="22"/>
          <w:szCs w:val="22"/>
        </w:rPr>
        <w:t xml:space="preserve"> </w:t>
      </w:r>
      <w:r w:rsidR="00CB6D18">
        <w:rPr>
          <w:rFonts w:ascii="Times New Roman" w:hint="eastAsia"/>
          <w:sz w:val="22"/>
          <w:szCs w:val="22"/>
        </w:rPr>
        <w:t>수탁자</w:t>
      </w:r>
      <w:r w:rsidR="00CB6D18">
        <w:rPr>
          <w:rFonts w:ascii="Times New Roman" w:hint="eastAsia"/>
          <w:sz w:val="22"/>
          <w:szCs w:val="22"/>
        </w:rPr>
        <w:t xml:space="preserve"> </w:t>
      </w:r>
      <w:r w:rsidR="00CB6D18">
        <w:rPr>
          <w:rFonts w:ascii="Times New Roman" w:hint="eastAsia"/>
          <w:sz w:val="22"/>
          <w:szCs w:val="22"/>
        </w:rPr>
        <w:t>변경</w:t>
      </w:r>
      <w:r w:rsidR="000F50EC" w:rsidRPr="00435AEA">
        <w:rPr>
          <w:rFonts w:ascii="Times New Roman" w:hint="eastAsia"/>
          <w:sz w:val="22"/>
          <w:szCs w:val="22"/>
        </w:rPr>
        <w:t xml:space="preserve"> </w:t>
      </w:r>
      <w:r w:rsidR="000F50EC" w:rsidRPr="00435AEA">
        <w:rPr>
          <w:rFonts w:ascii="Times New Roman" w:hint="eastAsia"/>
          <w:sz w:val="22"/>
          <w:szCs w:val="22"/>
        </w:rPr>
        <w:t>및</w:t>
      </w:r>
      <w:r w:rsidR="000F50EC" w:rsidRPr="00435AEA">
        <w:rPr>
          <w:rFonts w:ascii="Times New Roman" w:hint="eastAsia"/>
          <w:sz w:val="22"/>
          <w:szCs w:val="22"/>
        </w:rPr>
        <w:t xml:space="preserve"> </w:t>
      </w:r>
      <w:r w:rsidRPr="00042DB9">
        <w:rPr>
          <w:rFonts w:ascii="Times New Roman"/>
          <w:sz w:val="22"/>
          <w:szCs w:val="22"/>
        </w:rPr>
        <w:t>관련</w:t>
      </w:r>
      <w:r w:rsidRPr="00042DB9">
        <w:rPr>
          <w:rFonts w:ascii="Times New Roman"/>
          <w:sz w:val="22"/>
          <w:szCs w:val="22"/>
        </w:rPr>
        <w:t xml:space="preserve"> </w:t>
      </w:r>
      <w:r w:rsidRPr="00042DB9">
        <w:rPr>
          <w:rFonts w:ascii="Times New Roman"/>
          <w:sz w:val="22"/>
          <w:szCs w:val="22"/>
        </w:rPr>
        <w:t>법령이</w:t>
      </w:r>
      <w:r w:rsidRPr="00042DB9">
        <w:rPr>
          <w:rFonts w:ascii="Times New Roman"/>
          <w:sz w:val="22"/>
          <w:szCs w:val="22"/>
        </w:rPr>
        <w:t xml:space="preserve"> </w:t>
      </w:r>
      <w:r w:rsidRPr="00042DB9">
        <w:rPr>
          <w:rFonts w:ascii="Times New Roman"/>
          <w:sz w:val="22"/>
          <w:szCs w:val="22"/>
        </w:rPr>
        <w:t>허용하는</w:t>
      </w:r>
      <w:r w:rsidRPr="00042DB9">
        <w:rPr>
          <w:rFonts w:ascii="Times New Roman"/>
          <w:sz w:val="22"/>
          <w:szCs w:val="22"/>
        </w:rPr>
        <w:t xml:space="preserve"> </w:t>
      </w:r>
      <w:r w:rsidRPr="00042DB9">
        <w:rPr>
          <w:rFonts w:ascii="Times New Roman"/>
          <w:sz w:val="22"/>
          <w:szCs w:val="22"/>
        </w:rPr>
        <w:t>범위</w:t>
      </w:r>
      <w:r w:rsidRPr="00042DB9">
        <w:rPr>
          <w:rFonts w:ascii="Times New Roman"/>
          <w:sz w:val="22"/>
          <w:szCs w:val="22"/>
        </w:rPr>
        <w:t xml:space="preserve"> </w:t>
      </w:r>
      <w:r w:rsidRPr="00042DB9">
        <w:rPr>
          <w:rFonts w:ascii="Times New Roman"/>
          <w:sz w:val="22"/>
          <w:szCs w:val="22"/>
        </w:rPr>
        <w:t>내에서</w:t>
      </w:r>
      <w:r w:rsidRPr="00042DB9">
        <w:rPr>
          <w:rFonts w:ascii="Times New Roman"/>
          <w:sz w:val="22"/>
          <w:szCs w:val="22"/>
        </w:rPr>
        <w:t xml:space="preserve"> </w:t>
      </w:r>
      <w:r w:rsidRPr="00042DB9">
        <w:rPr>
          <w:rFonts w:ascii="Times New Roman"/>
          <w:sz w:val="22"/>
          <w:szCs w:val="22"/>
        </w:rPr>
        <w:t>대주가</w:t>
      </w:r>
      <w:r w:rsidRPr="00042DB9">
        <w:rPr>
          <w:rFonts w:ascii="Times New Roman"/>
          <w:sz w:val="22"/>
          <w:szCs w:val="22"/>
        </w:rPr>
        <w:t xml:space="preserve"> </w:t>
      </w:r>
      <w:r w:rsidRPr="00042DB9">
        <w:rPr>
          <w:rFonts w:ascii="Times New Roman"/>
          <w:sz w:val="22"/>
          <w:szCs w:val="22"/>
        </w:rPr>
        <w:t>합리적으로</w:t>
      </w:r>
      <w:r w:rsidRPr="00042DB9">
        <w:rPr>
          <w:rFonts w:ascii="Times New Roman"/>
          <w:sz w:val="22"/>
          <w:szCs w:val="22"/>
        </w:rPr>
        <w:t xml:space="preserve"> </w:t>
      </w:r>
      <w:r w:rsidRPr="00042DB9">
        <w:rPr>
          <w:rFonts w:ascii="Times New Roman"/>
          <w:sz w:val="22"/>
          <w:szCs w:val="22"/>
        </w:rPr>
        <w:t>요청하는</w:t>
      </w:r>
      <w:r w:rsidRPr="00042DB9">
        <w:rPr>
          <w:rFonts w:ascii="Times New Roman"/>
          <w:sz w:val="22"/>
          <w:szCs w:val="22"/>
        </w:rPr>
        <w:t xml:space="preserve"> </w:t>
      </w:r>
      <w:r w:rsidRPr="00042DB9">
        <w:rPr>
          <w:rFonts w:ascii="Times New Roman"/>
          <w:sz w:val="22"/>
          <w:szCs w:val="22"/>
        </w:rPr>
        <w:t>사항은</w:t>
      </w:r>
      <w:r w:rsidRPr="00042DB9">
        <w:rPr>
          <w:rFonts w:ascii="Times New Roman"/>
          <w:sz w:val="22"/>
          <w:szCs w:val="22"/>
        </w:rPr>
        <w:t xml:space="preserve"> </w:t>
      </w:r>
      <w:r w:rsidRPr="00042DB9">
        <w:rPr>
          <w:rFonts w:ascii="Times New Roman"/>
          <w:sz w:val="22"/>
          <w:szCs w:val="22"/>
        </w:rPr>
        <w:t>대주</w:t>
      </w:r>
      <w:r w:rsidRPr="00042DB9">
        <w:rPr>
          <w:rFonts w:ascii="Times New Roman"/>
          <w:sz w:val="22"/>
          <w:szCs w:val="22"/>
        </w:rPr>
        <w:t xml:space="preserve"> </w:t>
      </w:r>
      <w:r w:rsidRPr="00042DB9">
        <w:rPr>
          <w:rFonts w:ascii="Times New Roman"/>
          <w:sz w:val="22"/>
          <w:szCs w:val="22"/>
        </w:rPr>
        <w:t>전원의</w:t>
      </w:r>
      <w:r w:rsidRPr="00042DB9">
        <w:rPr>
          <w:rFonts w:ascii="Times New Roman"/>
          <w:sz w:val="22"/>
          <w:szCs w:val="22"/>
        </w:rPr>
        <w:t xml:space="preserve"> </w:t>
      </w:r>
      <w:r w:rsidRPr="00042DB9">
        <w:rPr>
          <w:rFonts w:ascii="Times New Roman"/>
          <w:sz w:val="22"/>
          <w:szCs w:val="22"/>
        </w:rPr>
        <w:t>찬성으로</w:t>
      </w:r>
      <w:r w:rsidRPr="00042DB9">
        <w:rPr>
          <w:rFonts w:ascii="Times New Roman"/>
          <w:sz w:val="22"/>
          <w:szCs w:val="22"/>
        </w:rPr>
        <w:t xml:space="preserve"> </w:t>
      </w:r>
      <w:r w:rsidRPr="00042DB9">
        <w:rPr>
          <w:rFonts w:ascii="Times New Roman"/>
          <w:sz w:val="22"/>
          <w:szCs w:val="22"/>
        </w:rPr>
        <w:t>한다</w:t>
      </w:r>
      <w:r w:rsidRPr="00042DB9">
        <w:rPr>
          <w:rFonts w:ascii="Times New Roman"/>
          <w:sz w:val="22"/>
          <w:szCs w:val="22"/>
        </w:rPr>
        <w:t>.</w:t>
      </w:r>
    </w:p>
    <w:p w14:paraId="4F09CF12" w14:textId="427F993A" w:rsidR="000A3D58" w:rsidRPr="006F2E8B" w:rsidRDefault="00F4492B" w:rsidP="00126DD8">
      <w:pPr>
        <w:numPr>
          <w:ilvl w:val="0"/>
          <w:numId w:val="46"/>
        </w:numPr>
        <w:adjustRightInd w:val="0"/>
        <w:snapToGrid w:val="0"/>
        <w:spacing w:line="400" w:lineRule="exact"/>
        <w:rPr>
          <w:rFonts w:ascii="Times New Roman"/>
          <w:sz w:val="22"/>
          <w:szCs w:val="22"/>
        </w:rPr>
      </w:pPr>
      <w:r w:rsidRPr="000F50EC">
        <w:rPr>
          <w:rFonts w:ascii="Times New Roman" w:hint="eastAsia"/>
          <w:sz w:val="22"/>
          <w:szCs w:val="22"/>
        </w:rPr>
        <w:t>위</w:t>
      </w:r>
      <w:r w:rsidR="00343681" w:rsidRPr="000F50EC">
        <w:rPr>
          <w:rFonts w:ascii="Times New Roman"/>
          <w:sz w:val="22"/>
          <w:szCs w:val="22"/>
        </w:rPr>
        <w:t xml:space="preserve"> 1</w:t>
      </w:r>
      <w:r w:rsidR="001F44EF" w:rsidRPr="000F50EC">
        <w:rPr>
          <w:rFonts w:ascii="Times New Roman" w:hint="eastAsia"/>
          <w:sz w:val="22"/>
          <w:szCs w:val="22"/>
        </w:rPr>
        <w:t>호의</w:t>
      </w:r>
      <w:r w:rsidRPr="000F50EC">
        <w:rPr>
          <w:rFonts w:ascii="Times New Roman"/>
          <w:sz w:val="22"/>
          <w:szCs w:val="22"/>
        </w:rPr>
        <w:t xml:space="preserve"> </w:t>
      </w:r>
      <w:r w:rsidRPr="000F50EC">
        <w:rPr>
          <w:rFonts w:ascii="Times New Roman" w:hint="eastAsia"/>
          <w:sz w:val="22"/>
          <w:szCs w:val="22"/>
        </w:rPr>
        <w:t>사유를</w:t>
      </w:r>
      <w:r w:rsidRPr="000F50EC">
        <w:rPr>
          <w:rFonts w:ascii="Times New Roman"/>
          <w:sz w:val="22"/>
          <w:szCs w:val="22"/>
        </w:rPr>
        <w:t xml:space="preserve"> </w:t>
      </w:r>
      <w:r w:rsidRPr="000F50EC">
        <w:rPr>
          <w:rFonts w:ascii="Times New Roman" w:hint="eastAsia"/>
          <w:sz w:val="22"/>
          <w:szCs w:val="22"/>
        </w:rPr>
        <w:t>제외하고</w:t>
      </w:r>
      <w:r w:rsidRPr="000F50EC">
        <w:rPr>
          <w:rFonts w:ascii="Times New Roman"/>
          <w:sz w:val="22"/>
          <w:szCs w:val="22"/>
        </w:rPr>
        <w:t xml:space="preserve">, </w:t>
      </w:r>
      <w:r w:rsidR="00CB6D18">
        <w:rPr>
          <w:rFonts w:ascii="Times New Roman" w:hint="eastAsia"/>
          <w:sz w:val="22"/>
          <w:szCs w:val="22"/>
        </w:rPr>
        <w:t>금융계약상</w:t>
      </w:r>
      <w:r w:rsidR="00CB6D18">
        <w:rPr>
          <w:rFonts w:ascii="Times New Roman" w:hint="eastAsia"/>
          <w:sz w:val="22"/>
          <w:szCs w:val="22"/>
        </w:rPr>
        <w:t xml:space="preserve"> </w:t>
      </w:r>
      <w:r w:rsidR="00CB6D18">
        <w:rPr>
          <w:rFonts w:ascii="Times New Roman" w:hint="eastAsia"/>
          <w:sz w:val="22"/>
          <w:szCs w:val="22"/>
        </w:rPr>
        <w:t>대주의</w:t>
      </w:r>
      <w:r w:rsidR="00CB6D18">
        <w:rPr>
          <w:rFonts w:ascii="Times New Roman" w:hint="eastAsia"/>
          <w:sz w:val="22"/>
          <w:szCs w:val="22"/>
        </w:rPr>
        <w:t xml:space="preserve"> </w:t>
      </w:r>
      <w:r w:rsidR="00CB6D18">
        <w:rPr>
          <w:rFonts w:ascii="Times New Roman" w:hint="eastAsia"/>
          <w:sz w:val="22"/>
          <w:szCs w:val="22"/>
        </w:rPr>
        <w:t>동의에</w:t>
      </w:r>
      <w:r w:rsidR="00CB6D18">
        <w:rPr>
          <w:rFonts w:ascii="Times New Roman" w:hint="eastAsia"/>
          <w:sz w:val="22"/>
          <w:szCs w:val="22"/>
        </w:rPr>
        <w:t xml:space="preserve"> </w:t>
      </w:r>
      <w:r w:rsidR="00CB6D18">
        <w:rPr>
          <w:rFonts w:ascii="Times New Roman" w:hint="eastAsia"/>
          <w:sz w:val="22"/>
          <w:szCs w:val="22"/>
        </w:rPr>
        <w:t>따르기로</w:t>
      </w:r>
      <w:r w:rsidR="00CB6D18">
        <w:rPr>
          <w:rFonts w:ascii="Times New Roman" w:hint="eastAsia"/>
          <w:sz w:val="22"/>
          <w:szCs w:val="22"/>
        </w:rPr>
        <w:t xml:space="preserve"> </w:t>
      </w:r>
      <w:r w:rsidR="00CB6D18">
        <w:rPr>
          <w:rFonts w:ascii="Times New Roman" w:hint="eastAsia"/>
          <w:sz w:val="22"/>
          <w:szCs w:val="22"/>
        </w:rPr>
        <w:t>한</w:t>
      </w:r>
      <w:r w:rsidR="00CB6D18">
        <w:rPr>
          <w:rFonts w:ascii="Times New Roman" w:hint="eastAsia"/>
          <w:sz w:val="22"/>
          <w:szCs w:val="22"/>
        </w:rPr>
        <w:t xml:space="preserve"> </w:t>
      </w:r>
      <w:r w:rsidR="00CB6D18">
        <w:rPr>
          <w:rFonts w:ascii="Times New Roman" w:hint="eastAsia"/>
          <w:sz w:val="22"/>
          <w:szCs w:val="22"/>
        </w:rPr>
        <w:t>사항과</w:t>
      </w:r>
      <w:r w:rsidR="00CB6D18">
        <w:rPr>
          <w:rFonts w:ascii="Times New Roman" w:hint="eastAsia"/>
          <w:sz w:val="22"/>
          <w:szCs w:val="22"/>
        </w:rPr>
        <w:t xml:space="preserve"> </w:t>
      </w:r>
      <w:r w:rsidR="00CB6D18">
        <w:rPr>
          <w:rFonts w:ascii="Times New Roman" w:hint="eastAsia"/>
          <w:sz w:val="22"/>
          <w:szCs w:val="22"/>
        </w:rPr>
        <w:t>금융계약에서</w:t>
      </w:r>
      <w:r w:rsidR="00CB6D18">
        <w:rPr>
          <w:rFonts w:ascii="Times New Roman" w:hint="eastAsia"/>
          <w:sz w:val="22"/>
          <w:szCs w:val="22"/>
        </w:rPr>
        <w:t xml:space="preserve"> </w:t>
      </w:r>
      <w:r w:rsidR="00CB6D18">
        <w:rPr>
          <w:rFonts w:ascii="Times New Roman" w:hint="eastAsia"/>
          <w:sz w:val="22"/>
          <w:szCs w:val="22"/>
        </w:rPr>
        <w:t>정하지</w:t>
      </w:r>
      <w:r w:rsidR="00CB6D18">
        <w:rPr>
          <w:rFonts w:ascii="Times New Roman" w:hint="eastAsia"/>
          <w:sz w:val="22"/>
          <w:szCs w:val="22"/>
        </w:rPr>
        <w:t xml:space="preserve"> </w:t>
      </w:r>
      <w:r w:rsidR="00CB6D18">
        <w:rPr>
          <w:rFonts w:ascii="Times New Roman" w:hint="eastAsia"/>
          <w:sz w:val="22"/>
          <w:szCs w:val="22"/>
        </w:rPr>
        <w:t>아니한</w:t>
      </w:r>
      <w:r w:rsidR="00CB6D18">
        <w:rPr>
          <w:rFonts w:ascii="Times New Roman" w:hint="eastAsia"/>
          <w:sz w:val="22"/>
          <w:szCs w:val="22"/>
        </w:rPr>
        <w:t xml:space="preserve"> </w:t>
      </w:r>
      <w:r w:rsidR="00CB6D18">
        <w:rPr>
          <w:rFonts w:ascii="Times New Roman" w:hint="eastAsia"/>
          <w:sz w:val="22"/>
          <w:szCs w:val="22"/>
        </w:rPr>
        <w:t>대주들의</w:t>
      </w:r>
      <w:r w:rsidR="00CB6D18">
        <w:rPr>
          <w:rFonts w:ascii="Times New Roman" w:hint="eastAsia"/>
          <w:sz w:val="22"/>
          <w:szCs w:val="22"/>
        </w:rPr>
        <w:t xml:space="preserve"> </w:t>
      </w:r>
      <w:r w:rsidR="00CB6D18">
        <w:rPr>
          <w:rFonts w:ascii="Times New Roman" w:hint="eastAsia"/>
          <w:sz w:val="22"/>
          <w:szCs w:val="22"/>
        </w:rPr>
        <w:t>의사</w:t>
      </w:r>
      <w:r w:rsidR="00CB6D18">
        <w:rPr>
          <w:rFonts w:ascii="Times New Roman" w:hint="eastAsia"/>
          <w:sz w:val="22"/>
          <w:szCs w:val="22"/>
        </w:rPr>
        <w:t xml:space="preserve"> </w:t>
      </w:r>
      <w:r w:rsidR="00CB6D18">
        <w:rPr>
          <w:rFonts w:ascii="Times New Roman" w:hint="eastAsia"/>
          <w:sz w:val="22"/>
          <w:szCs w:val="22"/>
        </w:rPr>
        <w:t>결정에</w:t>
      </w:r>
      <w:r w:rsidR="00CB6D18">
        <w:rPr>
          <w:rFonts w:ascii="Times New Roman" w:hint="eastAsia"/>
          <w:sz w:val="22"/>
          <w:szCs w:val="22"/>
        </w:rPr>
        <w:t xml:space="preserve"> </w:t>
      </w:r>
      <w:r w:rsidR="00CB6D18">
        <w:rPr>
          <w:rFonts w:ascii="Times New Roman" w:hint="eastAsia"/>
          <w:sz w:val="22"/>
          <w:szCs w:val="22"/>
        </w:rPr>
        <w:t>관한</w:t>
      </w:r>
      <w:r w:rsidR="00CB6D18">
        <w:rPr>
          <w:rFonts w:ascii="Times New Roman" w:hint="eastAsia"/>
          <w:sz w:val="22"/>
          <w:szCs w:val="22"/>
        </w:rPr>
        <w:t xml:space="preserve"> </w:t>
      </w:r>
      <w:r w:rsidR="00CB6D18">
        <w:rPr>
          <w:rFonts w:ascii="Times New Roman" w:hint="eastAsia"/>
          <w:sz w:val="22"/>
          <w:szCs w:val="22"/>
        </w:rPr>
        <w:t>사항은</w:t>
      </w:r>
      <w:r w:rsidRPr="000F50EC">
        <w:rPr>
          <w:rFonts w:ascii="Times New Roman"/>
          <w:sz w:val="22"/>
          <w:szCs w:val="22"/>
        </w:rPr>
        <w:t xml:space="preserve"> </w:t>
      </w:r>
      <w:r w:rsidRPr="000F50EC">
        <w:rPr>
          <w:rFonts w:ascii="Times New Roman" w:hint="eastAsia"/>
          <w:sz w:val="22"/>
          <w:szCs w:val="22"/>
        </w:rPr>
        <w:t>금융계약에서</w:t>
      </w:r>
      <w:r w:rsidRPr="000F50EC">
        <w:rPr>
          <w:rFonts w:ascii="Times New Roman"/>
          <w:sz w:val="22"/>
          <w:szCs w:val="22"/>
        </w:rPr>
        <w:t xml:space="preserve"> </w:t>
      </w:r>
      <w:r w:rsidRPr="000F50EC">
        <w:rPr>
          <w:rFonts w:ascii="Times New Roman" w:hint="eastAsia"/>
          <w:sz w:val="22"/>
          <w:szCs w:val="22"/>
        </w:rPr>
        <w:t>명시적으로</w:t>
      </w:r>
      <w:r w:rsidRPr="000F50EC">
        <w:rPr>
          <w:rFonts w:ascii="Times New Roman"/>
          <w:sz w:val="22"/>
          <w:szCs w:val="22"/>
        </w:rPr>
        <w:t xml:space="preserve"> </w:t>
      </w:r>
      <w:r w:rsidRPr="000F50EC">
        <w:rPr>
          <w:rFonts w:ascii="Times New Roman" w:hint="eastAsia"/>
          <w:sz w:val="22"/>
          <w:szCs w:val="22"/>
        </w:rPr>
        <w:t>달리</w:t>
      </w:r>
      <w:r w:rsidRPr="000F50EC">
        <w:rPr>
          <w:rFonts w:ascii="Times New Roman"/>
          <w:sz w:val="22"/>
          <w:szCs w:val="22"/>
        </w:rPr>
        <w:t xml:space="preserve"> </w:t>
      </w:r>
      <w:r w:rsidRPr="000F50EC">
        <w:rPr>
          <w:rFonts w:ascii="Times New Roman" w:hint="eastAsia"/>
          <w:sz w:val="22"/>
          <w:szCs w:val="22"/>
        </w:rPr>
        <w:t>정하지</w:t>
      </w:r>
      <w:r w:rsidRPr="000F50EC">
        <w:rPr>
          <w:rFonts w:ascii="Times New Roman"/>
          <w:sz w:val="22"/>
          <w:szCs w:val="22"/>
        </w:rPr>
        <w:t xml:space="preserve"> </w:t>
      </w:r>
      <w:r w:rsidRPr="000F50EC">
        <w:rPr>
          <w:rFonts w:ascii="Times New Roman" w:hint="eastAsia"/>
          <w:sz w:val="22"/>
          <w:szCs w:val="22"/>
        </w:rPr>
        <w:t>아니하는</w:t>
      </w:r>
      <w:r w:rsidRPr="000F50EC">
        <w:rPr>
          <w:rFonts w:ascii="Times New Roman"/>
          <w:sz w:val="22"/>
          <w:szCs w:val="22"/>
        </w:rPr>
        <w:t xml:space="preserve"> </w:t>
      </w:r>
      <w:r w:rsidRPr="000F50EC">
        <w:rPr>
          <w:rFonts w:ascii="Times New Roman" w:hint="eastAsia"/>
          <w:sz w:val="22"/>
          <w:szCs w:val="22"/>
        </w:rPr>
        <w:t>한</w:t>
      </w:r>
      <w:r w:rsidRPr="000F50EC">
        <w:rPr>
          <w:rFonts w:ascii="Times New Roman"/>
          <w:sz w:val="22"/>
          <w:szCs w:val="22"/>
        </w:rPr>
        <w:t>,</w:t>
      </w:r>
      <w:r w:rsidR="001F44EF" w:rsidRPr="000F50EC">
        <w:rPr>
          <w:rFonts w:ascii="Times New Roman"/>
          <w:sz w:val="22"/>
          <w:szCs w:val="22"/>
        </w:rPr>
        <w:t xml:space="preserve"> </w:t>
      </w:r>
      <w:r w:rsidR="00EB13FD" w:rsidRPr="000F50EC">
        <w:rPr>
          <w:rFonts w:ascii="Times New Roman" w:hint="eastAsia"/>
          <w:sz w:val="22"/>
          <w:szCs w:val="22"/>
        </w:rPr>
        <w:t>다수대주의</w:t>
      </w:r>
      <w:r w:rsidRPr="000F50EC">
        <w:rPr>
          <w:rFonts w:ascii="Times New Roman"/>
          <w:sz w:val="22"/>
          <w:szCs w:val="22"/>
        </w:rPr>
        <w:t xml:space="preserve"> </w:t>
      </w:r>
      <w:r w:rsidRPr="000F50EC">
        <w:rPr>
          <w:rFonts w:ascii="Times New Roman" w:hint="eastAsia"/>
          <w:sz w:val="22"/>
          <w:szCs w:val="22"/>
        </w:rPr>
        <w:t>찬성으로</w:t>
      </w:r>
      <w:r w:rsidRPr="000F50EC">
        <w:rPr>
          <w:rFonts w:ascii="Times New Roman"/>
          <w:sz w:val="22"/>
          <w:szCs w:val="22"/>
        </w:rPr>
        <w:t xml:space="preserve"> </w:t>
      </w:r>
      <w:r w:rsidRPr="000F50EC">
        <w:rPr>
          <w:rFonts w:ascii="Times New Roman" w:hint="eastAsia"/>
          <w:sz w:val="22"/>
          <w:szCs w:val="22"/>
        </w:rPr>
        <w:t>결정한다</w:t>
      </w:r>
      <w:r w:rsidRPr="000F50EC">
        <w:rPr>
          <w:rFonts w:ascii="Times New Roman"/>
          <w:sz w:val="22"/>
          <w:szCs w:val="22"/>
        </w:rPr>
        <w:t>.</w:t>
      </w:r>
      <w:r w:rsidR="004D71C2" w:rsidRPr="000F50EC">
        <w:rPr>
          <w:rFonts w:ascii="Times New Roman"/>
          <w:sz w:val="22"/>
          <w:szCs w:val="22"/>
        </w:rPr>
        <w:t xml:space="preserve"> </w:t>
      </w:r>
    </w:p>
    <w:p w14:paraId="7F01DC3F" w14:textId="49BD53DB" w:rsidR="00A65649" w:rsidRDefault="00A65649" w:rsidP="008B24EF">
      <w:pPr>
        <w:adjustRightInd w:val="0"/>
        <w:snapToGrid w:val="0"/>
        <w:spacing w:line="400" w:lineRule="exact"/>
        <w:ind w:left="426"/>
        <w:rPr>
          <w:rFonts w:ascii="Times New Roman"/>
          <w:snapToGrid w:val="0"/>
          <w:kern w:val="0"/>
          <w:sz w:val="22"/>
          <w:szCs w:val="22"/>
        </w:rPr>
      </w:pPr>
    </w:p>
    <w:p w14:paraId="7F46D8C3" w14:textId="77777777" w:rsidR="000D110F" w:rsidRPr="00413874" w:rsidRDefault="000D110F" w:rsidP="008B24EF">
      <w:pPr>
        <w:adjustRightInd w:val="0"/>
        <w:snapToGrid w:val="0"/>
        <w:spacing w:line="400" w:lineRule="exact"/>
        <w:ind w:left="426"/>
        <w:rPr>
          <w:rFonts w:ascii="Times New Roman"/>
          <w:snapToGrid w:val="0"/>
          <w:kern w:val="0"/>
          <w:sz w:val="22"/>
          <w:szCs w:val="22"/>
        </w:rPr>
      </w:pPr>
    </w:p>
    <w:p w14:paraId="1306594C" w14:textId="63544719"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886" w:name="_Toc191645688"/>
      <w:bookmarkStart w:id="887" w:name="_Toc240898110"/>
      <w:bookmarkStart w:id="888" w:name="_Toc242777996"/>
      <w:r w:rsidRPr="00413874">
        <w:rPr>
          <w:rFonts w:eastAsia="바탕"/>
          <w:kern w:val="0"/>
          <w:szCs w:val="22"/>
        </w:rPr>
        <w:t>통</w:t>
      </w:r>
      <w:r w:rsidRPr="00413874">
        <w:rPr>
          <w:rFonts w:eastAsia="바탕"/>
          <w:kern w:val="0"/>
          <w:szCs w:val="22"/>
        </w:rPr>
        <w:t xml:space="preserve">   </w:t>
      </w:r>
      <w:r w:rsidRPr="00413874">
        <w:rPr>
          <w:rFonts w:eastAsia="바탕"/>
          <w:kern w:val="0"/>
          <w:szCs w:val="22"/>
        </w:rPr>
        <w:t>지</w:t>
      </w:r>
      <w:bookmarkEnd w:id="886"/>
      <w:bookmarkEnd w:id="887"/>
      <w:bookmarkEnd w:id="888"/>
    </w:p>
    <w:p w14:paraId="759C6EA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D4D1545" w14:textId="34261B0A" w:rsidR="00937486" w:rsidRPr="00413874" w:rsidRDefault="00FE56CC" w:rsidP="008B24EF">
      <w:pPr>
        <w:adjustRightInd w:val="0"/>
        <w:snapToGrid w:val="0"/>
        <w:spacing w:line="400" w:lineRule="exact"/>
        <w:rPr>
          <w:rFonts w:ascii="Times New Roman"/>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최고</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u w:val="single"/>
        </w:rPr>
        <w:t>부록</w:t>
      </w:r>
      <w:r w:rsidR="005B6265" w:rsidRPr="00413874">
        <w:rPr>
          <w:rFonts w:ascii="Times New Roman"/>
          <w:snapToGrid w:val="0"/>
          <w:kern w:val="0"/>
          <w:sz w:val="22"/>
          <w:szCs w:val="22"/>
          <w:u w:val="single"/>
        </w:rPr>
        <w:t xml:space="preserve"> </w:t>
      </w:r>
      <w:r w:rsidR="003F466A">
        <w:rPr>
          <w:rFonts w:ascii="Times New Roman" w:hint="eastAsia"/>
          <w:snapToGrid w:val="0"/>
          <w:kern w:val="0"/>
          <w:sz w:val="22"/>
          <w:szCs w:val="22"/>
          <w:u w:val="single"/>
        </w:rPr>
        <w:t>5</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당사자가</w:t>
      </w:r>
      <w:r w:rsidRPr="00413874">
        <w:rPr>
          <w:rFonts w:ascii="Times New Roman"/>
          <w:snapToGrid w:val="0"/>
          <w:kern w:val="0"/>
          <w:sz w:val="22"/>
          <w:szCs w:val="22"/>
        </w:rPr>
        <w:t xml:space="preserve"> </w:t>
      </w:r>
      <w:r w:rsidRPr="00413874">
        <w:rPr>
          <w:rFonts w:ascii="Times New Roman"/>
          <w:snapToGrid w:val="0"/>
          <w:kern w:val="0"/>
          <w:sz w:val="22"/>
          <w:szCs w:val="22"/>
        </w:rPr>
        <w:t>상대방에게</w:t>
      </w:r>
      <w:r w:rsidRPr="00413874">
        <w:rPr>
          <w:rFonts w:ascii="Times New Roman"/>
          <w:snapToGrid w:val="0"/>
          <w:kern w:val="0"/>
          <w:sz w:val="22"/>
          <w:szCs w:val="22"/>
        </w:rPr>
        <w:t xml:space="preserve"> </w:t>
      </w:r>
      <w:r w:rsidRPr="00413874">
        <w:rPr>
          <w:rFonts w:ascii="Times New Roman"/>
          <w:snapToGrid w:val="0"/>
          <w:kern w:val="0"/>
          <w:sz w:val="22"/>
          <w:szCs w:val="22"/>
        </w:rPr>
        <w:t>서면</w:t>
      </w:r>
      <w:r w:rsidRPr="00413874">
        <w:rPr>
          <w:rFonts w:ascii="Times New Roman"/>
          <w:snapToGrid w:val="0"/>
          <w:kern w:val="0"/>
          <w:sz w:val="22"/>
          <w:szCs w:val="22"/>
        </w:rPr>
        <w:t xml:space="preserve"> </w:t>
      </w:r>
      <w:r w:rsidRPr="00413874">
        <w:rPr>
          <w:rFonts w:ascii="Times New Roman"/>
          <w:snapToGrid w:val="0"/>
          <w:kern w:val="0"/>
          <w:sz w:val="22"/>
          <w:szCs w:val="22"/>
        </w:rPr>
        <w:t>통지로써</w:t>
      </w:r>
      <w:r w:rsidRPr="00413874">
        <w:rPr>
          <w:rFonts w:ascii="Times New Roman"/>
          <w:snapToGrid w:val="0"/>
          <w:kern w:val="0"/>
          <w:sz w:val="22"/>
          <w:szCs w:val="22"/>
        </w:rPr>
        <w:t xml:space="preserve"> </w:t>
      </w:r>
      <w:r w:rsidRPr="00413874">
        <w:rPr>
          <w:rFonts w:ascii="Times New Roman"/>
          <w:snapToGrid w:val="0"/>
          <w:kern w:val="0"/>
          <w:sz w:val="22"/>
          <w:szCs w:val="22"/>
        </w:rPr>
        <w:t>지정하는</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연락처로</w:t>
      </w:r>
      <w:r w:rsidRPr="00413874">
        <w:rPr>
          <w:rFonts w:ascii="Times New Roman"/>
          <w:snapToGrid w:val="0"/>
          <w:kern w:val="0"/>
          <w:sz w:val="22"/>
          <w:szCs w:val="22"/>
        </w:rPr>
        <w:t xml:space="preserve"> </w:t>
      </w:r>
      <w:r w:rsidRPr="00413874">
        <w:rPr>
          <w:rFonts w:ascii="Times New Roman"/>
          <w:snapToGrid w:val="0"/>
          <w:kern w:val="0"/>
          <w:sz w:val="22"/>
          <w:szCs w:val="22"/>
        </w:rPr>
        <w:t>인편</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우편에</w:t>
      </w:r>
      <w:r w:rsidRPr="00413874">
        <w:rPr>
          <w:rFonts w:ascii="Times New Roman"/>
          <w:snapToGrid w:val="0"/>
          <w:kern w:val="0"/>
          <w:sz w:val="22"/>
          <w:szCs w:val="22"/>
        </w:rPr>
        <w:t xml:space="preserve"> </w:t>
      </w:r>
      <w:r w:rsidRPr="00413874">
        <w:rPr>
          <w:rFonts w:ascii="Times New Roman"/>
          <w:snapToGrid w:val="0"/>
          <w:kern w:val="0"/>
          <w:sz w:val="22"/>
          <w:szCs w:val="22"/>
        </w:rPr>
        <w:t>의</w:t>
      </w:r>
      <w:r w:rsidRPr="00413874">
        <w:rPr>
          <w:rFonts w:ascii="Times New Roman"/>
          <w:snapToGrid w:val="0"/>
          <w:kern w:val="0"/>
          <w:sz w:val="22"/>
          <w:szCs w:val="22"/>
        </w:rPr>
        <w:lastRenderedPageBreak/>
        <w:t>하여</w:t>
      </w:r>
      <w:r w:rsidRPr="00413874">
        <w:rPr>
          <w:rFonts w:ascii="Times New Roman"/>
          <w:snapToGrid w:val="0"/>
          <w:kern w:val="0"/>
          <w:sz w:val="22"/>
          <w:szCs w:val="22"/>
        </w:rPr>
        <w:t xml:space="preserve"> </w:t>
      </w:r>
      <w:r w:rsidRPr="00413874">
        <w:rPr>
          <w:rFonts w:ascii="Times New Roman"/>
          <w:snapToGrid w:val="0"/>
          <w:kern w:val="0"/>
          <w:sz w:val="22"/>
          <w:szCs w:val="22"/>
        </w:rPr>
        <w:t>교부하거나</w:t>
      </w:r>
      <w:r w:rsidRPr="00413874">
        <w:rPr>
          <w:rFonts w:ascii="Times New Roman"/>
          <w:snapToGrid w:val="0"/>
          <w:kern w:val="0"/>
          <w:sz w:val="22"/>
          <w:szCs w:val="22"/>
        </w:rPr>
        <w:t xml:space="preserve"> </w:t>
      </w:r>
      <w:r w:rsidRPr="00413874">
        <w:rPr>
          <w:rFonts w:ascii="Times New Roman"/>
          <w:snapToGrid w:val="0"/>
          <w:kern w:val="0"/>
          <w:sz w:val="22"/>
          <w:szCs w:val="22"/>
        </w:rPr>
        <w:t>전화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w:t>
      </w:r>
      <w:r w:rsidRPr="00413874">
        <w:rPr>
          <w:rFonts w:ascii="Times New Roman"/>
          <w:snapToGrid w:val="0"/>
          <w:kern w:val="0"/>
          <w:sz w:val="22"/>
          <w:szCs w:val="22"/>
        </w:rPr>
        <w:t>로</w:t>
      </w:r>
      <w:r w:rsidRPr="00413874">
        <w:rPr>
          <w:rFonts w:ascii="Times New Roman"/>
          <w:snapToGrid w:val="0"/>
          <w:kern w:val="0"/>
          <w:sz w:val="22"/>
          <w:szCs w:val="22"/>
        </w:rPr>
        <w:t xml:space="preserve"> </w:t>
      </w:r>
      <w:r w:rsidRPr="00413874">
        <w:rPr>
          <w:rFonts w:ascii="Times New Roman"/>
          <w:snapToGrid w:val="0"/>
          <w:kern w:val="0"/>
          <w:sz w:val="22"/>
          <w:szCs w:val="22"/>
        </w:rPr>
        <w:t>발송한다</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인편으로</w:t>
      </w:r>
      <w:r w:rsidRPr="00413874">
        <w:rPr>
          <w:rFonts w:ascii="Times New Roman"/>
          <w:snapToGrid w:val="0"/>
          <w:kern w:val="0"/>
          <w:sz w:val="22"/>
          <w:szCs w:val="22"/>
        </w:rPr>
        <w:t xml:space="preserve"> </w:t>
      </w:r>
      <w:r w:rsidRPr="00413874">
        <w:rPr>
          <w:rFonts w:ascii="Times New Roman"/>
          <w:snapToGrid w:val="0"/>
          <w:kern w:val="0"/>
          <w:sz w:val="22"/>
          <w:szCs w:val="22"/>
        </w:rPr>
        <w:t>교부될</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교부일에</w:t>
      </w:r>
      <w:r w:rsidRPr="00413874">
        <w:rPr>
          <w:rFonts w:ascii="Times New Roman"/>
          <w:snapToGrid w:val="0"/>
          <w:kern w:val="0"/>
          <w:sz w:val="22"/>
          <w:szCs w:val="22"/>
        </w:rPr>
        <w:t xml:space="preserve">, </w:t>
      </w:r>
      <w:r w:rsidRPr="00413874">
        <w:rPr>
          <w:rFonts w:ascii="Times New Roman"/>
          <w:snapToGrid w:val="0"/>
          <w:kern w:val="0"/>
          <w:sz w:val="22"/>
          <w:szCs w:val="22"/>
        </w:rPr>
        <w:t>등기우편으로</w:t>
      </w:r>
      <w:r w:rsidRPr="00413874">
        <w:rPr>
          <w:rFonts w:ascii="Times New Roman"/>
          <w:snapToGrid w:val="0"/>
          <w:kern w:val="0"/>
          <w:sz w:val="22"/>
          <w:szCs w:val="22"/>
        </w:rPr>
        <w:t xml:space="preserve"> </w:t>
      </w:r>
      <w:r w:rsidRPr="00413874">
        <w:rPr>
          <w:rFonts w:ascii="Times New Roman"/>
          <w:snapToGrid w:val="0"/>
          <w:kern w:val="0"/>
          <w:sz w:val="22"/>
          <w:szCs w:val="22"/>
        </w:rPr>
        <w:t>발송하는</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00861291" w:rsidRPr="00413874">
        <w:rPr>
          <w:rFonts w:ascii="Times New Roman"/>
          <w:snapToGrid w:val="0"/>
          <w:kern w:val="0"/>
          <w:sz w:val="22"/>
          <w:szCs w:val="22"/>
        </w:rPr>
        <w:t>도달</w:t>
      </w:r>
      <w:r w:rsidRPr="00413874">
        <w:rPr>
          <w:rFonts w:ascii="Times New Roman"/>
          <w:snapToGrid w:val="0"/>
          <w:kern w:val="0"/>
          <w:sz w:val="22"/>
          <w:szCs w:val="22"/>
        </w:rPr>
        <w:t>일에</w:t>
      </w:r>
      <w:r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전자우편으로</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발송하는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경우에는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수신확인일</w:t>
      </w:r>
      <w:r w:rsidRPr="00413874">
        <w:rPr>
          <w:rFonts w:ascii="Times New Roman"/>
          <w:snapToGrid w:val="0"/>
          <w:kern w:val="0"/>
          <w:sz w:val="22"/>
          <w:szCs w:val="22"/>
        </w:rPr>
        <w:t>에</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수령된</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Pr="00413874">
        <w:rPr>
          <w:rFonts w:ascii="Times New Roman"/>
          <w:snapToGrid w:val="0"/>
          <w:kern w:val="0"/>
          <w:sz w:val="22"/>
          <w:szCs w:val="22"/>
        </w:rPr>
        <w:t>본다</w:t>
      </w:r>
      <w:r w:rsidRPr="00413874">
        <w:rPr>
          <w:rFonts w:ascii="Times New Roman"/>
          <w:snapToGrid w:val="0"/>
          <w:kern w:val="0"/>
          <w:sz w:val="22"/>
          <w:szCs w:val="22"/>
        </w:rPr>
        <w:t xml:space="preserve">. </w:t>
      </w:r>
    </w:p>
    <w:p w14:paraId="6135B86E"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64F12EE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3A20135"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889" w:name="_Toc191645689"/>
      <w:bookmarkStart w:id="890" w:name="_Toc240898111"/>
      <w:bookmarkStart w:id="891" w:name="_Toc242777997"/>
      <w:r w:rsidRPr="00413874">
        <w:rPr>
          <w:rFonts w:eastAsia="바탕"/>
          <w:kern w:val="0"/>
          <w:szCs w:val="22"/>
        </w:rPr>
        <w:t>기</w:t>
      </w:r>
      <w:r w:rsidRPr="00413874">
        <w:rPr>
          <w:rFonts w:eastAsia="바탕"/>
          <w:kern w:val="0"/>
          <w:szCs w:val="22"/>
        </w:rPr>
        <w:t xml:space="preserve">   </w:t>
      </w:r>
      <w:r w:rsidRPr="00413874">
        <w:rPr>
          <w:rFonts w:eastAsia="바탕"/>
          <w:kern w:val="0"/>
          <w:szCs w:val="22"/>
        </w:rPr>
        <w:t>타</w:t>
      </w:r>
      <w:bookmarkEnd w:id="889"/>
      <w:bookmarkEnd w:id="890"/>
      <w:bookmarkEnd w:id="891"/>
    </w:p>
    <w:p w14:paraId="4915103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481AFBA5"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892" w:name="_Toc191645690"/>
      <w:bookmarkStart w:id="893" w:name="_Toc240898112"/>
      <w:bookmarkStart w:id="894" w:name="_Toc242777998"/>
      <w:r w:rsidRPr="00413874">
        <w:rPr>
          <w:rFonts w:ascii="Times New Roman" w:eastAsia="바탕" w:hAnsi="Times New Roman"/>
          <w:kern w:val="0"/>
          <w:sz w:val="22"/>
          <w:szCs w:val="22"/>
        </w:rPr>
        <w:t>완전합의</w:t>
      </w:r>
      <w:bookmarkEnd w:id="892"/>
      <w:bookmarkEnd w:id="893"/>
      <w:bookmarkEnd w:id="894"/>
    </w:p>
    <w:p w14:paraId="4E34CC98"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5A99D363" w14:textId="0C229F44" w:rsidR="005C29AF" w:rsidRPr="00413874" w:rsidRDefault="009A467E" w:rsidP="008B24EF">
      <w:pPr>
        <w:adjustRightInd w:val="0"/>
        <w:snapToGrid w:val="0"/>
        <w:spacing w:line="400" w:lineRule="exac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언급된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서류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및</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내용들은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당사자들의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완전한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구성하고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거래와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관련하여</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이전에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이루어진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모든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의사표시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또는</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우선한다</w:t>
      </w:r>
      <w:r w:rsidR="005C29AF" w:rsidRPr="00413874">
        <w:rPr>
          <w:rFonts w:ascii="Times New Roman"/>
          <w:snapToGrid w:val="0"/>
          <w:kern w:val="0"/>
          <w:sz w:val="22"/>
          <w:szCs w:val="22"/>
        </w:rPr>
        <w:t>.</w:t>
      </w:r>
    </w:p>
    <w:p w14:paraId="5A4F5395"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30465412"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895" w:name="_Toc191645691"/>
      <w:bookmarkStart w:id="896" w:name="_Toc240898113"/>
      <w:bookmarkStart w:id="897" w:name="_Toc242777999"/>
      <w:r w:rsidRPr="00413874">
        <w:rPr>
          <w:rFonts w:ascii="Times New Roman" w:eastAsia="바탕" w:hAnsi="Times New Roman"/>
          <w:kern w:val="0"/>
          <w:sz w:val="22"/>
          <w:szCs w:val="22"/>
        </w:rPr>
        <w:t>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w:t>
      </w:r>
      <w:bookmarkEnd w:id="895"/>
      <w:bookmarkEnd w:id="896"/>
      <w:bookmarkEnd w:id="897"/>
    </w:p>
    <w:p w14:paraId="15140152"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B8364E8"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수정이나</w:t>
      </w:r>
      <w:r w:rsidR="00FE56CC" w:rsidRPr="00413874">
        <w:rPr>
          <w:rFonts w:ascii="Times New Roman"/>
          <w:kern w:val="0"/>
          <w:sz w:val="22"/>
          <w:szCs w:val="22"/>
        </w:rPr>
        <w:t xml:space="preserve"> </w:t>
      </w:r>
      <w:r w:rsidR="00FE56CC" w:rsidRPr="00413874">
        <w:rPr>
          <w:rFonts w:ascii="Times New Roman"/>
          <w:kern w:val="0"/>
          <w:sz w:val="22"/>
          <w:szCs w:val="22"/>
        </w:rPr>
        <w:t>조건의</w:t>
      </w:r>
      <w:r w:rsidR="00FE56CC" w:rsidRPr="00413874">
        <w:rPr>
          <w:rFonts w:ascii="Times New Roman"/>
          <w:kern w:val="0"/>
          <w:sz w:val="22"/>
          <w:szCs w:val="22"/>
        </w:rPr>
        <w:t xml:space="preserve"> </w:t>
      </w:r>
      <w:r w:rsidR="00FE56CC" w:rsidRPr="00413874">
        <w:rPr>
          <w:rFonts w:ascii="Times New Roman"/>
          <w:kern w:val="0"/>
          <w:sz w:val="22"/>
          <w:szCs w:val="22"/>
        </w:rPr>
        <w:t>포기는</w:t>
      </w:r>
      <w:r w:rsidR="00FE56CC" w:rsidRPr="00413874">
        <w:rPr>
          <w:rFonts w:ascii="Times New Roman"/>
          <w:kern w:val="0"/>
          <w:sz w:val="22"/>
          <w:szCs w:val="22"/>
        </w:rPr>
        <w:t xml:space="preserve"> </w:t>
      </w:r>
      <w:r w:rsidR="00FE56CC" w:rsidRPr="00413874">
        <w:rPr>
          <w:rFonts w:ascii="Times New Roman"/>
          <w:kern w:val="0"/>
          <w:sz w:val="22"/>
          <w:szCs w:val="22"/>
        </w:rPr>
        <w:t>관련</w:t>
      </w:r>
      <w:r w:rsidR="00FE56CC" w:rsidRPr="00413874">
        <w:rPr>
          <w:rFonts w:ascii="Times New Roman"/>
          <w:kern w:val="0"/>
          <w:sz w:val="22"/>
          <w:szCs w:val="22"/>
        </w:rPr>
        <w:t xml:space="preserve"> </w:t>
      </w:r>
      <w:r w:rsidR="00FE56CC" w:rsidRPr="00413874">
        <w:rPr>
          <w:rFonts w:ascii="Times New Roman"/>
          <w:kern w:val="0"/>
          <w:sz w:val="22"/>
          <w:szCs w:val="22"/>
        </w:rPr>
        <w:t>당사자들의</w:t>
      </w:r>
      <w:r w:rsidR="00FE56CC" w:rsidRPr="00413874">
        <w:rPr>
          <w:rFonts w:ascii="Times New Roman"/>
          <w:kern w:val="0"/>
          <w:sz w:val="22"/>
          <w:szCs w:val="22"/>
        </w:rPr>
        <w:t xml:space="preserve"> </w:t>
      </w:r>
      <w:r w:rsidR="00FE56CC" w:rsidRPr="00413874">
        <w:rPr>
          <w:rFonts w:ascii="Times New Roman"/>
          <w:kern w:val="0"/>
          <w:sz w:val="22"/>
          <w:szCs w:val="22"/>
        </w:rPr>
        <w:t>서면동의</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서면계약에</w:t>
      </w:r>
      <w:r w:rsidR="00FE56CC" w:rsidRPr="00413874">
        <w:rPr>
          <w:rFonts w:ascii="Times New Roman"/>
          <w:kern w:val="0"/>
          <w:sz w:val="22"/>
          <w:szCs w:val="22"/>
        </w:rPr>
        <w:t xml:space="preserve"> </w:t>
      </w:r>
      <w:r w:rsidR="00FE56CC" w:rsidRPr="00413874">
        <w:rPr>
          <w:rFonts w:ascii="Times New Roman"/>
          <w:kern w:val="0"/>
          <w:sz w:val="22"/>
          <w:szCs w:val="22"/>
        </w:rPr>
        <w:t>의하여만</w:t>
      </w:r>
      <w:r w:rsidR="00FE56CC" w:rsidRPr="00413874">
        <w:rPr>
          <w:rFonts w:ascii="Times New Roman"/>
          <w:kern w:val="0"/>
          <w:sz w:val="22"/>
          <w:szCs w:val="22"/>
        </w:rPr>
        <w:t xml:space="preserve"> </w:t>
      </w:r>
      <w:r w:rsidR="00FE56CC" w:rsidRPr="00413874">
        <w:rPr>
          <w:rFonts w:ascii="Times New Roman"/>
          <w:kern w:val="0"/>
          <w:sz w:val="22"/>
          <w:szCs w:val="22"/>
        </w:rPr>
        <w:t>효력이</w:t>
      </w:r>
      <w:r w:rsidR="00FE56CC" w:rsidRPr="00413874">
        <w:rPr>
          <w:rFonts w:ascii="Times New Roman"/>
          <w:kern w:val="0"/>
          <w:sz w:val="22"/>
          <w:szCs w:val="22"/>
        </w:rPr>
        <w:t xml:space="preserve"> </w:t>
      </w:r>
      <w:r w:rsidR="00FE56CC" w:rsidRPr="00413874">
        <w:rPr>
          <w:rFonts w:ascii="Times New Roman"/>
          <w:kern w:val="0"/>
          <w:sz w:val="22"/>
          <w:szCs w:val="22"/>
        </w:rPr>
        <w:t>발생한다</w:t>
      </w:r>
      <w:r w:rsidR="00FE56CC" w:rsidRPr="00413874">
        <w:rPr>
          <w:rFonts w:ascii="Times New Roman"/>
          <w:kern w:val="0"/>
          <w:sz w:val="22"/>
          <w:szCs w:val="22"/>
        </w:rPr>
        <w:t>.</w:t>
      </w:r>
    </w:p>
    <w:p w14:paraId="3AC2E20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1655CB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898" w:name="_Toc191645692"/>
      <w:bookmarkStart w:id="899" w:name="_Toc240898114"/>
      <w:bookmarkStart w:id="900" w:name="_Toc242778000"/>
      <w:r w:rsidRPr="00413874">
        <w:rPr>
          <w:rFonts w:ascii="Times New Roman" w:eastAsia="바탕" w:hAnsi="Times New Roman"/>
          <w:kern w:val="0"/>
          <w:sz w:val="22"/>
          <w:szCs w:val="22"/>
        </w:rPr>
        <w:t>개별성</w:t>
      </w:r>
      <w:bookmarkEnd w:id="898"/>
      <w:bookmarkEnd w:id="899"/>
      <w:bookmarkEnd w:id="900"/>
    </w:p>
    <w:p w14:paraId="08A39BBA"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799D29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작성된</w:t>
      </w:r>
      <w:r w:rsidR="00FE56CC" w:rsidRPr="00413874">
        <w:rPr>
          <w:rFonts w:ascii="Times New Roman"/>
          <w:kern w:val="0"/>
          <w:sz w:val="22"/>
          <w:szCs w:val="22"/>
        </w:rPr>
        <w:t xml:space="preserve"> </w:t>
      </w:r>
      <w:r w:rsidR="00FE56CC" w:rsidRPr="00413874">
        <w:rPr>
          <w:rFonts w:ascii="Times New Roman"/>
          <w:kern w:val="0"/>
          <w:sz w:val="22"/>
          <w:szCs w:val="22"/>
        </w:rPr>
        <w:t>서류에</w:t>
      </w:r>
      <w:r w:rsidR="00FE56CC" w:rsidRPr="00413874">
        <w:rPr>
          <w:rFonts w:ascii="Times New Roman"/>
          <w:kern w:val="0"/>
          <w:sz w:val="22"/>
          <w:szCs w:val="22"/>
        </w:rPr>
        <w:t xml:space="preserve"> </w:t>
      </w:r>
      <w:r w:rsidR="00FE56CC" w:rsidRPr="00413874">
        <w:rPr>
          <w:rFonts w:ascii="Times New Roman"/>
          <w:kern w:val="0"/>
          <w:sz w:val="22"/>
          <w:szCs w:val="22"/>
        </w:rPr>
        <w:t>포함된</w:t>
      </w:r>
      <w:r w:rsidR="00FE56CC" w:rsidRPr="00413874">
        <w:rPr>
          <w:rFonts w:ascii="Times New Roman"/>
          <w:kern w:val="0"/>
          <w:sz w:val="22"/>
          <w:szCs w:val="22"/>
        </w:rPr>
        <w:t xml:space="preserve"> </w:t>
      </w:r>
      <w:r w:rsidR="00FE56CC" w:rsidRPr="00413874">
        <w:rPr>
          <w:rFonts w:ascii="Times New Roman"/>
          <w:kern w:val="0"/>
          <w:sz w:val="22"/>
          <w:szCs w:val="22"/>
        </w:rPr>
        <w:t>특정</w:t>
      </w:r>
      <w:r w:rsidR="00FE56CC" w:rsidRPr="00413874">
        <w:rPr>
          <w:rFonts w:ascii="Times New Roman"/>
          <w:kern w:val="0"/>
          <w:sz w:val="22"/>
          <w:szCs w:val="22"/>
        </w:rPr>
        <w:t xml:space="preserve"> </w:t>
      </w:r>
      <w:r w:rsidR="00FE56CC" w:rsidRPr="00413874">
        <w:rPr>
          <w:rFonts w:ascii="Times New Roman"/>
          <w:kern w:val="0"/>
          <w:sz w:val="22"/>
          <w:szCs w:val="22"/>
        </w:rPr>
        <w:t>규정이</w:t>
      </w:r>
      <w:r w:rsidR="00FE56CC" w:rsidRPr="00413874">
        <w:rPr>
          <w:rFonts w:ascii="Times New Roman"/>
          <w:kern w:val="0"/>
          <w:sz w:val="22"/>
          <w:szCs w:val="22"/>
        </w:rPr>
        <w:t xml:space="preserve"> </w:t>
      </w:r>
      <w:r w:rsidR="00FE56CC" w:rsidRPr="00413874">
        <w:rPr>
          <w:rFonts w:ascii="Times New Roman"/>
          <w:kern w:val="0"/>
          <w:sz w:val="22"/>
          <w:szCs w:val="22"/>
        </w:rPr>
        <w:t>관련법에</w:t>
      </w:r>
      <w:r w:rsidR="00FE56CC" w:rsidRPr="00413874">
        <w:rPr>
          <w:rFonts w:ascii="Times New Roman"/>
          <w:kern w:val="0"/>
          <w:sz w:val="22"/>
          <w:szCs w:val="22"/>
        </w:rPr>
        <w:t xml:space="preserve"> </w:t>
      </w:r>
      <w:r w:rsidR="00FE56CC" w:rsidRPr="00413874">
        <w:rPr>
          <w:rFonts w:ascii="Times New Roman"/>
          <w:kern w:val="0"/>
          <w:sz w:val="22"/>
          <w:szCs w:val="22"/>
        </w:rPr>
        <w:t>의해</w:t>
      </w:r>
      <w:r w:rsidR="00FE56CC" w:rsidRPr="00413874">
        <w:rPr>
          <w:rFonts w:ascii="Times New Roman"/>
          <w:kern w:val="0"/>
          <w:sz w:val="22"/>
          <w:szCs w:val="22"/>
        </w:rPr>
        <w:t xml:space="preserve"> </w:t>
      </w:r>
      <w:r w:rsidR="00FE56CC" w:rsidRPr="00413874">
        <w:rPr>
          <w:rFonts w:ascii="Times New Roman"/>
          <w:kern w:val="0"/>
          <w:sz w:val="22"/>
          <w:szCs w:val="22"/>
        </w:rPr>
        <w:t>무효</w:t>
      </w:r>
      <w:r w:rsidR="00FE56CC" w:rsidRPr="00413874">
        <w:rPr>
          <w:rFonts w:ascii="Times New Roman"/>
          <w:kern w:val="0"/>
          <w:sz w:val="22"/>
          <w:szCs w:val="22"/>
        </w:rPr>
        <w:t xml:space="preserve">, </w:t>
      </w:r>
      <w:r w:rsidR="00FE56CC" w:rsidRPr="00413874">
        <w:rPr>
          <w:rFonts w:ascii="Times New Roman"/>
          <w:kern w:val="0"/>
          <w:sz w:val="22"/>
          <w:szCs w:val="22"/>
        </w:rPr>
        <w:t>불법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집행할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없게</w:t>
      </w:r>
      <w:r w:rsidR="00FE56CC" w:rsidRPr="00413874">
        <w:rPr>
          <w:rFonts w:ascii="Times New Roman"/>
          <w:kern w:val="0"/>
          <w:sz w:val="22"/>
          <w:szCs w:val="22"/>
        </w:rPr>
        <w:t xml:space="preserve"> </w:t>
      </w:r>
      <w:r w:rsidR="00FE56CC" w:rsidRPr="00413874">
        <w:rPr>
          <w:rFonts w:ascii="Times New Roman"/>
          <w:kern w:val="0"/>
          <w:sz w:val="22"/>
          <w:szCs w:val="22"/>
        </w:rPr>
        <w:t>된</w:t>
      </w:r>
      <w:r w:rsidR="00FE56CC" w:rsidRPr="00413874">
        <w:rPr>
          <w:rFonts w:ascii="Times New Roman"/>
          <w:kern w:val="0"/>
          <w:sz w:val="22"/>
          <w:szCs w:val="22"/>
        </w:rPr>
        <w:t xml:space="preserve"> </w:t>
      </w:r>
      <w:r w:rsidR="00FE56CC" w:rsidRPr="00413874">
        <w:rPr>
          <w:rFonts w:ascii="Times New Roman"/>
          <w:kern w:val="0"/>
          <w:sz w:val="22"/>
          <w:szCs w:val="22"/>
        </w:rPr>
        <w:t>경우에도</w:t>
      </w:r>
      <w:r w:rsidR="00FE56CC" w:rsidRPr="00413874">
        <w:rPr>
          <w:rFonts w:ascii="Times New Roman"/>
          <w:kern w:val="0"/>
          <w:sz w:val="22"/>
          <w:szCs w:val="22"/>
        </w:rPr>
        <w:t xml:space="preserve">, </w:t>
      </w:r>
      <w:r w:rsidR="00FE56CC" w:rsidRPr="00413874">
        <w:rPr>
          <w:rFonts w:ascii="Times New Roman"/>
          <w:kern w:val="0"/>
          <w:sz w:val="22"/>
          <w:szCs w:val="22"/>
        </w:rPr>
        <w:t>그로</w:t>
      </w:r>
      <w:r w:rsidR="00FE56CC" w:rsidRPr="00413874">
        <w:rPr>
          <w:rFonts w:ascii="Times New Roman"/>
          <w:kern w:val="0"/>
          <w:sz w:val="22"/>
          <w:szCs w:val="22"/>
        </w:rPr>
        <w:t xml:space="preserve"> </w:t>
      </w:r>
      <w:r w:rsidR="00FE56CC" w:rsidRPr="00413874">
        <w:rPr>
          <w:rFonts w:ascii="Times New Roman"/>
          <w:kern w:val="0"/>
          <w:sz w:val="22"/>
          <w:szCs w:val="22"/>
        </w:rPr>
        <w:t>인하여</w:t>
      </w:r>
      <w:r w:rsidR="00FE56CC" w:rsidRPr="00413874">
        <w:rPr>
          <w:rFonts w:ascii="Times New Roman"/>
          <w:kern w:val="0"/>
          <w:sz w:val="22"/>
          <w:szCs w:val="22"/>
        </w:rPr>
        <w:t xml:space="preserve"> </w:t>
      </w:r>
      <w:r w:rsidR="00FE56CC" w:rsidRPr="00413874">
        <w:rPr>
          <w:rFonts w:ascii="Times New Roman"/>
          <w:kern w:val="0"/>
          <w:sz w:val="22"/>
          <w:szCs w:val="22"/>
        </w:rPr>
        <w:t>나머지</w:t>
      </w:r>
      <w:r w:rsidR="00FE56CC" w:rsidRPr="00413874">
        <w:rPr>
          <w:rFonts w:ascii="Times New Roman"/>
          <w:kern w:val="0"/>
          <w:sz w:val="22"/>
          <w:szCs w:val="22"/>
        </w:rPr>
        <w:t xml:space="preserve"> </w:t>
      </w:r>
      <w:r w:rsidR="00FE56CC" w:rsidRPr="00413874">
        <w:rPr>
          <w:rFonts w:ascii="Times New Roman"/>
          <w:kern w:val="0"/>
          <w:sz w:val="22"/>
          <w:szCs w:val="22"/>
        </w:rPr>
        <w:t>규정의</w:t>
      </w:r>
      <w:r w:rsidR="00FE56CC" w:rsidRPr="00413874">
        <w:rPr>
          <w:rFonts w:ascii="Times New Roman"/>
          <w:kern w:val="0"/>
          <w:sz w:val="22"/>
          <w:szCs w:val="22"/>
        </w:rPr>
        <w:t xml:space="preserve"> </w:t>
      </w:r>
      <w:r w:rsidR="00FE56CC" w:rsidRPr="00413874">
        <w:rPr>
          <w:rFonts w:ascii="Times New Roman"/>
          <w:kern w:val="0"/>
          <w:sz w:val="22"/>
          <w:szCs w:val="22"/>
        </w:rPr>
        <w:t>유효성</w:t>
      </w:r>
      <w:r w:rsidR="00FE56CC" w:rsidRPr="00413874">
        <w:rPr>
          <w:rFonts w:ascii="Times New Roman"/>
          <w:kern w:val="0"/>
          <w:sz w:val="22"/>
          <w:szCs w:val="22"/>
        </w:rPr>
        <w:t xml:space="preserve">, </w:t>
      </w:r>
      <w:r w:rsidR="00FE56CC" w:rsidRPr="00413874">
        <w:rPr>
          <w:rFonts w:ascii="Times New Roman"/>
          <w:kern w:val="0"/>
          <w:sz w:val="22"/>
          <w:szCs w:val="22"/>
        </w:rPr>
        <w:t>적법성</w:t>
      </w:r>
      <w:r w:rsidR="00FE56CC" w:rsidRPr="00413874">
        <w:rPr>
          <w:rFonts w:ascii="Times New Roman"/>
          <w:kern w:val="0"/>
          <w:sz w:val="22"/>
          <w:szCs w:val="22"/>
        </w:rPr>
        <w:t xml:space="preserve"> </w:t>
      </w:r>
      <w:r w:rsidR="00FE56CC" w:rsidRPr="00413874">
        <w:rPr>
          <w:rFonts w:ascii="Times New Roman"/>
          <w:kern w:val="0"/>
          <w:sz w:val="22"/>
          <w:szCs w:val="22"/>
        </w:rPr>
        <w:t>및</w:t>
      </w:r>
      <w:r w:rsidR="00FE56CC" w:rsidRPr="00413874">
        <w:rPr>
          <w:rFonts w:ascii="Times New Roman"/>
          <w:kern w:val="0"/>
          <w:sz w:val="22"/>
          <w:szCs w:val="22"/>
        </w:rPr>
        <w:t xml:space="preserve"> </w:t>
      </w:r>
      <w:r w:rsidR="00FE56CC" w:rsidRPr="00413874">
        <w:rPr>
          <w:rFonts w:ascii="Times New Roman"/>
          <w:kern w:val="0"/>
          <w:sz w:val="22"/>
          <w:szCs w:val="22"/>
        </w:rPr>
        <w:t>집행가능성이</w:t>
      </w:r>
      <w:r w:rsidR="00FE56CC" w:rsidRPr="00413874">
        <w:rPr>
          <w:rFonts w:ascii="Times New Roman"/>
          <w:kern w:val="0"/>
          <w:sz w:val="22"/>
          <w:szCs w:val="22"/>
        </w:rPr>
        <w:t xml:space="preserve"> </w:t>
      </w:r>
      <w:r w:rsidR="00FE56CC" w:rsidRPr="00413874">
        <w:rPr>
          <w:rFonts w:ascii="Times New Roman"/>
          <w:kern w:val="0"/>
          <w:sz w:val="22"/>
          <w:szCs w:val="22"/>
        </w:rPr>
        <w:t>어떠한</w:t>
      </w:r>
      <w:r w:rsidR="00FE56CC" w:rsidRPr="00413874">
        <w:rPr>
          <w:rFonts w:ascii="Times New Roman"/>
          <w:kern w:val="0"/>
          <w:sz w:val="22"/>
          <w:szCs w:val="22"/>
        </w:rPr>
        <w:t xml:space="preserve"> </w:t>
      </w:r>
      <w:r w:rsidR="00FE56CC" w:rsidRPr="00413874">
        <w:rPr>
          <w:rFonts w:ascii="Times New Roman"/>
          <w:kern w:val="0"/>
          <w:sz w:val="22"/>
          <w:szCs w:val="22"/>
        </w:rPr>
        <w:t>형태로든</w:t>
      </w:r>
      <w:r w:rsidR="00FE56CC" w:rsidRPr="00413874">
        <w:rPr>
          <w:rFonts w:ascii="Times New Roman"/>
          <w:kern w:val="0"/>
          <w:sz w:val="22"/>
          <w:szCs w:val="22"/>
        </w:rPr>
        <w:t xml:space="preserve"> </w:t>
      </w:r>
      <w:r w:rsidR="00FE56CC" w:rsidRPr="00413874">
        <w:rPr>
          <w:rFonts w:ascii="Times New Roman"/>
          <w:kern w:val="0"/>
          <w:sz w:val="22"/>
          <w:szCs w:val="22"/>
        </w:rPr>
        <w:t>영향을</w:t>
      </w:r>
      <w:r w:rsidR="00FE56CC" w:rsidRPr="00413874">
        <w:rPr>
          <w:rFonts w:ascii="Times New Roman"/>
          <w:kern w:val="0"/>
          <w:sz w:val="22"/>
          <w:szCs w:val="22"/>
        </w:rPr>
        <w:t xml:space="preserve"> </w:t>
      </w:r>
      <w:r w:rsidR="00FE56CC" w:rsidRPr="00413874">
        <w:rPr>
          <w:rFonts w:ascii="Times New Roman"/>
          <w:kern w:val="0"/>
          <w:sz w:val="22"/>
          <w:szCs w:val="22"/>
        </w:rPr>
        <w:t>받거나</w:t>
      </w:r>
      <w:r w:rsidR="00FE56CC" w:rsidRPr="00413874">
        <w:rPr>
          <w:rFonts w:ascii="Times New Roman"/>
          <w:kern w:val="0"/>
          <w:sz w:val="22"/>
          <w:szCs w:val="22"/>
        </w:rPr>
        <w:t xml:space="preserve"> </w:t>
      </w:r>
      <w:r w:rsidR="00FE56CC" w:rsidRPr="00413874">
        <w:rPr>
          <w:rFonts w:ascii="Times New Roman"/>
          <w:kern w:val="0"/>
          <w:sz w:val="22"/>
          <w:szCs w:val="22"/>
        </w:rPr>
        <w:t>침해되지</w:t>
      </w:r>
      <w:r w:rsidR="00FE56CC" w:rsidRPr="00413874">
        <w:rPr>
          <w:rFonts w:ascii="Times New Roman"/>
          <w:kern w:val="0"/>
          <w:sz w:val="22"/>
          <w:szCs w:val="22"/>
        </w:rPr>
        <w:t xml:space="preserve"> </w:t>
      </w:r>
      <w:r w:rsidR="00FE56CC" w:rsidRPr="00413874">
        <w:rPr>
          <w:rFonts w:ascii="Times New Roman"/>
          <w:kern w:val="0"/>
          <w:sz w:val="22"/>
          <w:szCs w:val="22"/>
        </w:rPr>
        <w:t>아니한다</w:t>
      </w:r>
      <w:r w:rsidR="00FE56CC" w:rsidRPr="00413874">
        <w:rPr>
          <w:rFonts w:ascii="Times New Roman"/>
          <w:kern w:val="0"/>
          <w:sz w:val="22"/>
          <w:szCs w:val="22"/>
        </w:rPr>
        <w:t>.</w:t>
      </w:r>
    </w:p>
    <w:p w14:paraId="333192A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FD4AED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901" w:name="_Toc286964676"/>
      <w:bookmarkStart w:id="902" w:name="_Toc286964677"/>
      <w:bookmarkStart w:id="903" w:name="_Toc286964678"/>
      <w:bookmarkStart w:id="904" w:name="_Toc286964679"/>
      <w:bookmarkStart w:id="905" w:name="_Toc286964680"/>
      <w:bookmarkStart w:id="906" w:name="_Toc286964681"/>
      <w:bookmarkStart w:id="907" w:name="_Toc286964683"/>
      <w:bookmarkStart w:id="908" w:name="_Toc191645693"/>
      <w:bookmarkStart w:id="909" w:name="_Toc240898115"/>
      <w:bookmarkStart w:id="910" w:name="_Toc242778001"/>
      <w:bookmarkEnd w:id="901"/>
      <w:bookmarkEnd w:id="902"/>
      <w:bookmarkEnd w:id="903"/>
      <w:bookmarkEnd w:id="904"/>
      <w:bookmarkEnd w:id="905"/>
      <w:bookmarkEnd w:id="906"/>
      <w:bookmarkEnd w:id="907"/>
      <w:r w:rsidRPr="00413874">
        <w:rPr>
          <w:rFonts w:ascii="Times New Roman" w:eastAsia="바탕" w:hAnsi="Times New Roman"/>
          <w:kern w:val="0"/>
          <w:sz w:val="22"/>
          <w:szCs w:val="22"/>
        </w:rPr>
        <w:t>양</w:t>
      </w:r>
      <w:r w:rsidR="00B21C2F"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도</w:t>
      </w:r>
      <w:bookmarkEnd w:id="908"/>
      <w:bookmarkEnd w:id="909"/>
      <w:bookmarkEnd w:id="910"/>
    </w:p>
    <w:p w14:paraId="6D437C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0FB607B" w14:textId="77777777" w:rsidR="0069644C" w:rsidRPr="00413874" w:rsidRDefault="00FF1A18"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006C6C9F" w:rsidRPr="00413874">
        <w:rPr>
          <w:rFonts w:ascii="Times New Roman"/>
          <w:kern w:val="0"/>
          <w:sz w:val="22"/>
          <w:szCs w:val="22"/>
        </w:rPr>
        <w:t>본</w:t>
      </w:r>
      <w:r w:rsidR="006C6C9F" w:rsidRPr="00413874">
        <w:rPr>
          <w:rFonts w:ascii="Times New Roman"/>
          <w:kern w:val="0"/>
          <w:sz w:val="22"/>
          <w:szCs w:val="22"/>
        </w:rPr>
        <w:t xml:space="preserve"> </w:t>
      </w:r>
      <w:r w:rsidR="006C6C9F" w:rsidRPr="00413874">
        <w:rPr>
          <w:rFonts w:ascii="Times New Roman"/>
          <w:kern w:val="0"/>
          <w:sz w:val="22"/>
          <w:szCs w:val="22"/>
        </w:rPr>
        <w:t>약정에서</w:t>
      </w:r>
      <w:r w:rsidR="006C6C9F" w:rsidRPr="00413874">
        <w:rPr>
          <w:rFonts w:ascii="Times New Roman"/>
          <w:kern w:val="0"/>
          <w:sz w:val="22"/>
          <w:szCs w:val="22"/>
        </w:rPr>
        <w:t xml:space="preserve"> </w:t>
      </w:r>
      <w:r w:rsidR="006C6C9F" w:rsidRPr="00413874">
        <w:rPr>
          <w:rFonts w:ascii="Times New Roman"/>
          <w:kern w:val="0"/>
          <w:sz w:val="22"/>
          <w:szCs w:val="22"/>
        </w:rPr>
        <w:t>명시적으로</w:t>
      </w:r>
      <w:r w:rsidR="006C6C9F" w:rsidRPr="00413874">
        <w:rPr>
          <w:rFonts w:ascii="Times New Roman"/>
          <w:kern w:val="0"/>
          <w:sz w:val="22"/>
          <w:szCs w:val="22"/>
        </w:rPr>
        <w:t xml:space="preserve"> </w:t>
      </w:r>
      <w:r w:rsidR="006C6C9F" w:rsidRPr="00413874">
        <w:rPr>
          <w:rFonts w:ascii="Times New Roman"/>
          <w:kern w:val="0"/>
          <w:sz w:val="22"/>
          <w:szCs w:val="22"/>
        </w:rPr>
        <w:t>정한</w:t>
      </w:r>
      <w:r w:rsidR="006C6C9F" w:rsidRPr="00413874">
        <w:rPr>
          <w:rFonts w:ascii="Times New Roman"/>
          <w:kern w:val="0"/>
          <w:sz w:val="22"/>
          <w:szCs w:val="22"/>
        </w:rPr>
        <w:t xml:space="preserve"> </w:t>
      </w:r>
      <w:r w:rsidR="006C6C9F" w:rsidRPr="00413874">
        <w:rPr>
          <w:rFonts w:ascii="Times New Roman"/>
          <w:kern w:val="0"/>
          <w:sz w:val="22"/>
          <w:szCs w:val="22"/>
        </w:rPr>
        <w:t>경우를</w:t>
      </w:r>
      <w:r w:rsidR="006C6C9F" w:rsidRPr="00413874">
        <w:rPr>
          <w:rFonts w:ascii="Times New Roman"/>
          <w:kern w:val="0"/>
          <w:sz w:val="22"/>
          <w:szCs w:val="22"/>
        </w:rPr>
        <w:t xml:space="preserve"> </w:t>
      </w:r>
      <w:r w:rsidR="006C6C9F" w:rsidRPr="00413874">
        <w:rPr>
          <w:rFonts w:ascii="Times New Roman"/>
          <w:kern w:val="0"/>
          <w:sz w:val="22"/>
          <w:szCs w:val="22"/>
        </w:rPr>
        <w:t>제외하고</w:t>
      </w:r>
      <w:r w:rsidR="006C6C9F" w:rsidRPr="00413874">
        <w:rPr>
          <w:rFonts w:ascii="Times New Roman"/>
          <w:kern w:val="0"/>
          <w:sz w:val="22"/>
          <w:szCs w:val="22"/>
        </w:rPr>
        <w:t xml:space="preserve"> </w:t>
      </w:r>
      <w:r w:rsidRPr="00413874">
        <w:rPr>
          <w:rFonts w:ascii="Times New Roman"/>
          <w:kern w:val="0"/>
          <w:sz w:val="22"/>
          <w:szCs w:val="22"/>
        </w:rPr>
        <w:t>대출원리금</w:t>
      </w:r>
      <w:r w:rsidRPr="00413874">
        <w:rPr>
          <w:rFonts w:ascii="Times New Roman"/>
          <w:kern w:val="0"/>
          <w:sz w:val="22"/>
          <w:szCs w:val="22"/>
        </w:rPr>
        <w:t xml:space="preserve"> </w:t>
      </w:r>
      <w:r w:rsidRPr="00413874">
        <w:rPr>
          <w:rFonts w:ascii="Times New Roman"/>
          <w:kern w:val="0"/>
          <w:sz w:val="22"/>
          <w:szCs w:val="22"/>
        </w:rPr>
        <w:t>상환채권을</w:t>
      </w:r>
      <w:r w:rsidRPr="00413874">
        <w:rPr>
          <w:rFonts w:ascii="Times New Roman"/>
          <w:kern w:val="0"/>
          <w:sz w:val="22"/>
          <w:szCs w:val="22"/>
        </w:rPr>
        <w:t xml:space="preserve"> </w:t>
      </w:r>
      <w:r w:rsidRPr="00413874">
        <w:rPr>
          <w:rFonts w:ascii="Times New Roman"/>
          <w:kern w:val="0"/>
          <w:sz w:val="22"/>
          <w:szCs w:val="22"/>
        </w:rPr>
        <w:t>포함한</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 xml:space="preserve">(Participation </w:t>
      </w:r>
      <w:r w:rsidRPr="00413874">
        <w:rPr>
          <w:rFonts w:ascii="Times New Roman"/>
          <w:kern w:val="0"/>
          <w:sz w:val="22"/>
          <w:szCs w:val="22"/>
        </w:rPr>
        <w:t>포함</w:t>
      </w:r>
      <w:r w:rsidRPr="00413874">
        <w:rPr>
          <w:rFonts w:ascii="Times New Roman"/>
          <w:kern w:val="0"/>
          <w:sz w:val="22"/>
          <w:szCs w:val="22"/>
        </w:rPr>
        <w:t>)</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있으며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양도</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이전은</w:t>
      </w:r>
      <w:r w:rsidRPr="00413874">
        <w:rPr>
          <w:rFonts w:ascii="Times New Roman"/>
          <w:kern w:val="0"/>
          <w:sz w:val="22"/>
          <w:szCs w:val="22"/>
        </w:rPr>
        <w:t xml:space="preserve"> </w:t>
      </w:r>
      <w:r w:rsidR="00D81810"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사실을</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통지함으로써</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효력이</w:t>
      </w:r>
      <w:r w:rsidRPr="00413874">
        <w:rPr>
          <w:rFonts w:ascii="Times New Roman"/>
          <w:kern w:val="0"/>
          <w:sz w:val="22"/>
          <w:szCs w:val="22"/>
        </w:rPr>
        <w:t xml:space="preserve"> </w:t>
      </w:r>
      <w:r w:rsidRPr="00413874">
        <w:rPr>
          <w:rFonts w:ascii="Times New Roman"/>
          <w:kern w:val="0"/>
          <w:sz w:val="22"/>
          <w:szCs w:val="22"/>
        </w:rPr>
        <w:t>발생한다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Pr="00413874">
        <w:rPr>
          <w:rFonts w:ascii="Times New Roman"/>
          <w:kern w:val="0"/>
          <w:sz w:val="22"/>
          <w:szCs w:val="22"/>
        </w:rPr>
        <w:t xml:space="preserve"> </w:t>
      </w:r>
      <w:r w:rsidR="00D81810" w:rsidRPr="00413874">
        <w:rPr>
          <w:rFonts w:ascii="Times New Roman"/>
          <w:kern w:val="0"/>
          <w:sz w:val="22"/>
          <w:szCs w:val="22"/>
        </w:rPr>
        <w:t>당해</w:t>
      </w:r>
      <w:r w:rsidR="00D81810"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양수인에</w:t>
      </w:r>
      <w:r w:rsidRPr="00413874">
        <w:rPr>
          <w:rFonts w:ascii="Times New Roman"/>
          <w:kern w:val="0"/>
          <w:sz w:val="22"/>
          <w:szCs w:val="22"/>
        </w:rPr>
        <w:t xml:space="preserve"> </w:t>
      </w:r>
      <w:r w:rsidRPr="00413874">
        <w:rPr>
          <w:rFonts w:ascii="Times New Roman"/>
          <w:kern w:val="0"/>
          <w:sz w:val="22"/>
          <w:szCs w:val="22"/>
        </w:rPr>
        <w:t>대하여도</w:t>
      </w:r>
      <w:r w:rsidRPr="00413874">
        <w:rPr>
          <w:rFonts w:ascii="Times New Roman"/>
          <w:kern w:val="0"/>
          <w:sz w:val="22"/>
          <w:szCs w:val="22"/>
        </w:rPr>
        <w:t xml:space="preserve"> </w:t>
      </w:r>
      <w:r w:rsidRPr="00413874">
        <w:rPr>
          <w:rFonts w:ascii="Times New Roman"/>
          <w:kern w:val="0"/>
          <w:sz w:val="22"/>
          <w:szCs w:val="22"/>
        </w:rPr>
        <w:t>구속력이</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법적으로</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대주</w:t>
      </w:r>
      <w:r w:rsidR="00433A2B" w:rsidRPr="00413874">
        <w:rPr>
          <w:rFonts w:ascii="Times New Roman"/>
          <w:kern w:val="0"/>
          <w:sz w:val="22"/>
          <w:szCs w:val="22"/>
        </w:rPr>
        <w:t>가</w:t>
      </w:r>
      <w:r w:rsidR="00433A2B" w:rsidRPr="00413874">
        <w:rPr>
          <w:rFonts w:ascii="Times New Roman"/>
          <w:kern w:val="0"/>
          <w:sz w:val="22"/>
          <w:szCs w:val="22"/>
        </w:rPr>
        <w:t xml:space="preserve"> </w:t>
      </w:r>
      <w:r w:rsidRPr="00413874">
        <w:rPr>
          <w:rFonts w:ascii="Times New Roman"/>
          <w:kern w:val="0"/>
          <w:sz w:val="22"/>
          <w:szCs w:val="22"/>
        </w:rPr>
        <w:t>동의하는</w:t>
      </w:r>
      <w:r w:rsidRPr="00413874">
        <w:rPr>
          <w:rFonts w:ascii="Times New Roman"/>
          <w:kern w:val="0"/>
          <w:sz w:val="22"/>
          <w:szCs w:val="22"/>
        </w:rPr>
        <w:t xml:space="preserve"> </w:t>
      </w:r>
      <w:r w:rsidRPr="00413874">
        <w:rPr>
          <w:rFonts w:ascii="Times New Roman"/>
          <w:kern w:val="0"/>
          <w:sz w:val="22"/>
          <w:szCs w:val="22"/>
        </w:rPr>
        <w:t>경우에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56B13376"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7101B78"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911" w:name="_Toc191645694"/>
      <w:bookmarkStart w:id="912" w:name="_Toc240898116"/>
      <w:bookmarkStart w:id="913" w:name="_Toc242778002"/>
      <w:r w:rsidRPr="00413874">
        <w:rPr>
          <w:rFonts w:ascii="Times New Roman" w:eastAsia="바탕" w:hAnsi="Times New Roman"/>
          <w:kern w:val="0"/>
          <w:sz w:val="22"/>
          <w:szCs w:val="22"/>
        </w:rPr>
        <w:t>비밀유지</w:t>
      </w:r>
      <w:bookmarkEnd w:id="911"/>
      <w:bookmarkEnd w:id="912"/>
      <w:bookmarkEnd w:id="913"/>
    </w:p>
    <w:p w14:paraId="6FFAB01E"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7F4373D1" w14:textId="780E581E" w:rsidR="005C29AF" w:rsidRPr="00413874" w:rsidRDefault="00715FB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의</w:t>
      </w:r>
      <w:r w:rsidR="005C29AF" w:rsidRPr="00413874">
        <w:rPr>
          <w:rFonts w:ascii="Times New Roman"/>
          <w:kern w:val="0"/>
          <w:sz w:val="22"/>
          <w:szCs w:val="22"/>
        </w:rPr>
        <w:t xml:space="preserve"> </w:t>
      </w:r>
      <w:r w:rsidR="005C29AF" w:rsidRPr="00413874">
        <w:rPr>
          <w:rFonts w:ascii="Times New Roman"/>
          <w:kern w:val="0"/>
          <w:sz w:val="22"/>
          <w:szCs w:val="22"/>
        </w:rPr>
        <w:t>당사자들은</w:t>
      </w:r>
      <w:r w:rsidR="005C29AF" w:rsidRPr="00413874">
        <w:rPr>
          <w:rFonts w:ascii="Times New Roman"/>
          <w:kern w:val="0"/>
          <w:sz w:val="22"/>
          <w:szCs w:val="22"/>
        </w:rPr>
        <w:t xml:space="preserve">, </w:t>
      </w:r>
      <w:r w:rsidR="005C29AF" w:rsidRPr="00413874">
        <w:rPr>
          <w:rFonts w:ascii="Times New Roman"/>
          <w:kern w:val="0"/>
          <w:sz w:val="22"/>
          <w:szCs w:val="22"/>
        </w:rPr>
        <w:t>상대방의</w:t>
      </w:r>
      <w:r w:rsidR="005C29AF" w:rsidRPr="00413874">
        <w:rPr>
          <w:rFonts w:ascii="Times New Roman"/>
          <w:kern w:val="0"/>
          <w:sz w:val="22"/>
          <w:szCs w:val="22"/>
        </w:rPr>
        <w:t xml:space="preserve"> </w:t>
      </w:r>
      <w:r w:rsidR="005C29AF" w:rsidRPr="00413874">
        <w:rPr>
          <w:rFonts w:ascii="Times New Roman"/>
          <w:kern w:val="0"/>
          <w:sz w:val="22"/>
          <w:szCs w:val="22"/>
        </w:rPr>
        <w:t>사전</w:t>
      </w:r>
      <w:r w:rsidR="005C29AF" w:rsidRPr="00413874">
        <w:rPr>
          <w:rFonts w:ascii="Times New Roman"/>
          <w:kern w:val="0"/>
          <w:sz w:val="22"/>
          <w:szCs w:val="22"/>
        </w:rPr>
        <w:t xml:space="preserve"> </w:t>
      </w:r>
      <w:r w:rsidR="005C29AF" w:rsidRPr="00413874">
        <w:rPr>
          <w:rFonts w:ascii="Times New Roman"/>
          <w:kern w:val="0"/>
          <w:sz w:val="22"/>
          <w:szCs w:val="22"/>
        </w:rPr>
        <w:t>서면동의를</w:t>
      </w:r>
      <w:r w:rsidR="005C29AF" w:rsidRPr="00413874">
        <w:rPr>
          <w:rFonts w:ascii="Times New Roman"/>
          <w:kern w:val="0"/>
          <w:sz w:val="22"/>
          <w:szCs w:val="22"/>
        </w:rPr>
        <w:t xml:space="preserve"> </w:t>
      </w:r>
      <w:r w:rsidR="005C29AF" w:rsidRPr="00413874">
        <w:rPr>
          <w:rFonts w:ascii="Times New Roman"/>
          <w:kern w:val="0"/>
          <w:sz w:val="22"/>
          <w:szCs w:val="22"/>
        </w:rPr>
        <w:t>받은</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법령에</w:t>
      </w:r>
      <w:r w:rsidR="005C29AF" w:rsidRPr="00413874">
        <w:rPr>
          <w:rFonts w:ascii="Times New Roman"/>
          <w:kern w:val="0"/>
          <w:sz w:val="22"/>
          <w:szCs w:val="22"/>
        </w:rPr>
        <w:t xml:space="preserve"> </w:t>
      </w:r>
      <w:r w:rsidR="005C29AF" w:rsidRPr="00413874">
        <w:rPr>
          <w:rFonts w:ascii="Times New Roman"/>
          <w:kern w:val="0"/>
          <w:sz w:val="22"/>
          <w:szCs w:val="22"/>
        </w:rPr>
        <w:t>의하여</w:t>
      </w:r>
      <w:r w:rsidR="005C29AF" w:rsidRPr="00413874">
        <w:rPr>
          <w:rFonts w:ascii="Times New Roman"/>
          <w:kern w:val="0"/>
          <w:sz w:val="22"/>
          <w:szCs w:val="22"/>
        </w:rPr>
        <w:t xml:space="preserve"> </w:t>
      </w:r>
      <w:r w:rsidR="005C29AF" w:rsidRPr="00413874">
        <w:rPr>
          <w:rFonts w:ascii="Times New Roman"/>
          <w:kern w:val="0"/>
          <w:sz w:val="22"/>
          <w:szCs w:val="22"/>
        </w:rPr>
        <w:t>강제되는</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과</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법률고문</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회계사</w:t>
      </w:r>
      <w:r w:rsidR="005C29AF" w:rsidRPr="00413874">
        <w:rPr>
          <w:rFonts w:ascii="Times New Roman"/>
          <w:kern w:val="0"/>
          <w:sz w:val="22"/>
          <w:szCs w:val="22"/>
        </w:rPr>
        <w:t xml:space="preserve"> </w:t>
      </w:r>
      <w:r w:rsidR="005C29AF" w:rsidRPr="00413874">
        <w:rPr>
          <w:rFonts w:ascii="Times New Roman"/>
          <w:kern w:val="0"/>
          <w:sz w:val="22"/>
          <w:szCs w:val="22"/>
        </w:rPr>
        <w:t>기타</w:t>
      </w:r>
      <w:r w:rsidR="005C29AF" w:rsidRPr="00413874">
        <w:rPr>
          <w:rFonts w:ascii="Times New Roman"/>
          <w:kern w:val="0"/>
          <w:sz w:val="22"/>
          <w:szCs w:val="22"/>
        </w:rPr>
        <w:t xml:space="preserve"> </w:t>
      </w:r>
      <w:r w:rsidR="005C29AF" w:rsidRPr="00413874">
        <w:rPr>
          <w:rFonts w:ascii="Times New Roman"/>
          <w:kern w:val="0"/>
          <w:sz w:val="22"/>
          <w:szCs w:val="22"/>
        </w:rPr>
        <w:t>전문가로부터</w:t>
      </w:r>
      <w:r w:rsidR="005C29AF" w:rsidRPr="00413874">
        <w:rPr>
          <w:rFonts w:ascii="Times New Roman"/>
          <w:kern w:val="0"/>
          <w:sz w:val="22"/>
          <w:szCs w:val="22"/>
        </w:rPr>
        <w:t xml:space="preserve"> </w:t>
      </w:r>
      <w:r w:rsidR="005C29AF" w:rsidRPr="00413874">
        <w:rPr>
          <w:rFonts w:ascii="Times New Roman"/>
          <w:kern w:val="0"/>
          <w:sz w:val="22"/>
          <w:szCs w:val="22"/>
        </w:rPr>
        <w:t>조언을</w:t>
      </w:r>
      <w:r w:rsidR="005C29AF" w:rsidRPr="00413874">
        <w:rPr>
          <w:rFonts w:ascii="Times New Roman"/>
          <w:kern w:val="0"/>
          <w:sz w:val="22"/>
          <w:szCs w:val="22"/>
        </w:rPr>
        <w:t xml:space="preserve"> </w:t>
      </w:r>
      <w:r w:rsidR="005C29AF" w:rsidRPr="00413874">
        <w:rPr>
          <w:rFonts w:ascii="Times New Roman"/>
          <w:kern w:val="0"/>
          <w:sz w:val="22"/>
          <w:szCs w:val="22"/>
        </w:rPr>
        <w:t>받기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상의</w:t>
      </w:r>
      <w:r w:rsidR="005C29AF" w:rsidRPr="00413874">
        <w:rPr>
          <w:rFonts w:ascii="Times New Roman"/>
          <w:kern w:val="0"/>
          <w:sz w:val="22"/>
          <w:szCs w:val="22"/>
        </w:rPr>
        <w:t xml:space="preserve"> </w:t>
      </w:r>
      <w:r w:rsidR="005C29AF" w:rsidRPr="00413874">
        <w:rPr>
          <w:rFonts w:ascii="Times New Roman"/>
          <w:kern w:val="0"/>
          <w:sz w:val="22"/>
          <w:szCs w:val="22"/>
        </w:rPr>
        <w:t>권리를</w:t>
      </w:r>
      <w:r w:rsidR="005C29AF" w:rsidRPr="00413874">
        <w:rPr>
          <w:rFonts w:ascii="Times New Roman"/>
          <w:kern w:val="0"/>
          <w:sz w:val="22"/>
          <w:szCs w:val="22"/>
        </w:rPr>
        <w:t xml:space="preserve"> </w:t>
      </w:r>
      <w:r w:rsidR="005C29AF" w:rsidRPr="00413874">
        <w:rPr>
          <w:rFonts w:ascii="Times New Roman"/>
          <w:kern w:val="0"/>
          <w:sz w:val="22"/>
          <w:szCs w:val="22"/>
        </w:rPr>
        <w:t>행사하기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경우를</w:t>
      </w:r>
      <w:r w:rsidR="005C29AF" w:rsidRPr="00413874">
        <w:rPr>
          <w:rFonts w:ascii="Times New Roman"/>
          <w:kern w:val="0"/>
          <w:sz w:val="22"/>
          <w:szCs w:val="22"/>
        </w:rPr>
        <w:t xml:space="preserve"> </w:t>
      </w:r>
      <w:r w:rsidR="005C29AF" w:rsidRPr="00413874">
        <w:rPr>
          <w:rFonts w:ascii="Times New Roman"/>
          <w:kern w:val="0"/>
          <w:sz w:val="22"/>
          <w:szCs w:val="22"/>
        </w:rPr>
        <w:t>제외하고는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이와</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작성된</w:t>
      </w:r>
      <w:r w:rsidR="005C29AF" w:rsidRPr="00413874">
        <w:rPr>
          <w:rFonts w:ascii="Times New Roman"/>
          <w:kern w:val="0"/>
          <w:sz w:val="22"/>
          <w:szCs w:val="22"/>
        </w:rPr>
        <w:t xml:space="preserve"> </w:t>
      </w:r>
      <w:r w:rsidR="005C29AF" w:rsidRPr="00413874">
        <w:rPr>
          <w:rFonts w:ascii="Times New Roman"/>
          <w:kern w:val="0"/>
          <w:sz w:val="22"/>
          <w:szCs w:val="22"/>
        </w:rPr>
        <w:t>서류의</w:t>
      </w:r>
      <w:r w:rsidR="005C29AF" w:rsidRPr="00413874">
        <w:rPr>
          <w:rFonts w:ascii="Times New Roman"/>
          <w:kern w:val="0"/>
          <w:sz w:val="22"/>
          <w:szCs w:val="22"/>
        </w:rPr>
        <w:t xml:space="preserve"> </w:t>
      </w:r>
      <w:r w:rsidR="005C29AF" w:rsidRPr="00413874">
        <w:rPr>
          <w:rFonts w:ascii="Times New Roman"/>
          <w:kern w:val="0"/>
          <w:sz w:val="22"/>
          <w:szCs w:val="22"/>
        </w:rPr>
        <w:t>내용을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공개하거나</w:t>
      </w:r>
      <w:r w:rsidR="005C29AF" w:rsidRPr="00413874">
        <w:rPr>
          <w:rFonts w:ascii="Times New Roman"/>
          <w:kern w:val="0"/>
          <w:sz w:val="22"/>
          <w:szCs w:val="22"/>
        </w:rPr>
        <w:t xml:space="preserve"> </w:t>
      </w:r>
      <w:r w:rsidR="005C29AF" w:rsidRPr="00413874">
        <w:rPr>
          <w:rFonts w:ascii="Times New Roman"/>
          <w:kern w:val="0"/>
          <w:sz w:val="22"/>
          <w:szCs w:val="22"/>
        </w:rPr>
        <w:t>그</w:t>
      </w:r>
      <w:r w:rsidR="005C29AF" w:rsidRPr="00413874">
        <w:rPr>
          <w:rFonts w:ascii="Times New Roman"/>
          <w:kern w:val="0"/>
          <w:sz w:val="22"/>
          <w:szCs w:val="22"/>
        </w:rPr>
        <w:t xml:space="preserve"> </w:t>
      </w:r>
      <w:r w:rsidR="005C29AF" w:rsidRPr="00413874">
        <w:rPr>
          <w:rFonts w:ascii="Times New Roman"/>
          <w:kern w:val="0"/>
          <w:sz w:val="22"/>
          <w:szCs w:val="22"/>
        </w:rPr>
        <w:t>원본</w:t>
      </w:r>
      <w:r w:rsidR="005C29AF" w:rsidRPr="00413874">
        <w:rPr>
          <w:rFonts w:ascii="Times New Roman"/>
          <w:kern w:val="0"/>
          <w:sz w:val="22"/>
          <w:szCs w:val="22"/>
        </w:rPr>
        <w:t xml:space="preserve"> </w:t>
      </w:r>
      <w:r w:rsidR="005C29AF" w:rsidRPr="00413874">
        <w:rPr>
          <w:rFonts w:ascii="Times New Roman"/>
          <w:kern w:val="0"/>
          <w:sz w:val="22"/>
          <w:szCs w:val="22"/>
        </w:rPr>
        <w:t>및</w:t>
      </w:r>
      <w:r w:rsidR="005C29AF" w:rsidRPr="00413874">
        <w:rPr>
          <w:rFonts w:ascii="Times New Roman"/>
          <w:kern w:val="0"/>
          <w:sz w:val="22"/>
          <w:szCs w:val="22"/>
        </w:rPr>
        <w:t xml:space="preserve"> </w:t>
      </w:r>
      <w:r w:rsidR="005C29AF" w:rsidRPr="00413874">
        <w:rPr>
          <w:rFonts w:ascii="Times New Roman"/>
          <w:kern w:val="0"/>
          <w:sz w:val="22"/>
          <w:szCs w:val="22"/>
        </w:rPr>
        <w:t>사본을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배포할</w:t>
      </w:r>
      <w:r w:rsidR="005C29AF" w:rsidRPr="00413874">
        <w:rPr>
          <w:rFonts w:ascii="Times New Roman"/>
          <w:kern w:val="0"/>
          <w:sz w:val="22"/>
          <w:szCs w:val="22"/>
        </w:rPr>
        <w:t xml:space="preserve"> </w:t>
      </w:r>
      <w:r w:rsidR="005C29AF" w:rsidRPr="00413874">
        <w:rPr>
          <w:rFonts w:ascii="Times New Roman"/>
          <w:kern w:val="0"/>
          <w:sz w:val="22"/>
          <w:szCs w:val="22"/>
        </w:rPr>
        <w:t>수</w:t>
      </w:r>
      <w:r w:rsidR="005C29AF" w:rsidRPr="00413874">
        <w:rPr>
          <w:rFonts w:ascii="Times New Roman"/>
          <w:kern w:val="0"/>
          <w:sz w:val="22"/>
          <w:szCs w:val="22"/>
        </w:rPr>
        <w:t xml:space="preserve"> </w:t>
      </w:r>
      <w:r w:rsidR="005C29AF" w:rsidRPr="00413874">
        <w:rPr>
          <w:rFonts w:ascii="Times New Roman"/>
          <w:kern w:val="0"/>
          <w:sz w:val="22"/>
          <w:szCs w:val="22"/>
        </w:rPr>
        <w:t>없다</w:t>
      </w:r>
      <w:r w:rsidR="005C29AF" w:rsidRPr="00413874">
        <w:rPr>
          <w:rFonts w:ascii="Times New Roman"/>
          <w:kern w:val="0"/>
          <w:sz w:val="22"/>
          <w:szCs w:val="22"/>
        </w:rPr>
        <w:t xml:space="preserve">. </w:t>
      </w:r>
      <w:r w:rsidR="005C29AF" w:rsidRPr="00413874">
        <w:rPr>
          <w:rFonts w:ascii="Times New Roman"/>
          <w:kern w:val="0"/>
          <w:sz w:val="22"/>
          <w:szCs w:val="22"/>
        </w:rPr>
        <w:t>명확하게</w:t>
      </w:r>
      <w:r w:rsidR="005C29AF" w:rsidRPr="00413874">
        <w:rPr>
          <w:rFonts w:ascii="Times New Roman"/>
          <w:kern w:val="0"/>
          <w:sz w:val="22"/>
          <w:szCs w:val="22"/>
        </w:rPr>
        <w:t xml:space="preserve"> </w:t>
      </w:r>
      <w:r w:rsidR="005C29AF" w:rsidRPr="00413874">
        <w:rPr>
          <w:rFonts w:ascii="Times New Roman"/>
          <w:kern w:val="0"/>
          <w:sz w:val="22"/>
          <w:szCs w:val="22"/>
        </w:rPr>
        <w:t>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본</w:t>
      </w:r>
      <w:r w:rsidR="00CA0F13" w:rsidRPr="00413874">
        <w:rPr>
          <w:rFonts w:ascii="Times New Roman"/>
          <w:kern w:val="0"/>
          <w:sz w:val="22"/>
          <w:szCs w:val="22"/>
        </w:rPr>
        <w:t>항은</w:t>
      </w:r>
      <w:r w:rsidR="005C29AF" w:rsidRPr="00413874">
        <w:rPr>
          <w:rFonts w:ascii="Times New Roman"/>
          <w:kern w:val="0"/>
          <w:sz w:val="22"/>
          <w:szCs w:val="22"/>
        </w:rPr>
        <w:t xml:space="preserve"> </w:t>
      </w:r>
      <w:r w:rsidR="005C29AF" w:rsidRPr="00413874">
        <w:rPr>
          <w:rFonts w:ascii="Times New Roman"/>
          <w:kern w:val="0"/>
          <w:sz w:val="22"/>
          <w:szCs w:val="22"/>
        </w:rPr>
        <w:t>차주가</w:t>
      </w:r>
      <w:r w:rsidR="005C29AF" w:rsidRPr="00413874">
        <w:rPr>
          <w:rFonts w:ascii="Times New Roman"/>
          <w:kern w:val="0"/>
          <w:sz w:val="22"/>
          <w:szCs w:val="22"/>
        </w:rPr>
        <w:t xml:space="preserve"> </w:t>
      </w:r>
      <w:r w:rsidR="001603B5" w:rsidRPr="001603B5">
        <w:rPr>
          <w:rFonts w:ascii="Times New Roman"/>
          <w:kern w:val="0"/>
          <w:sz w:val="22"/>
          <w:szCs w:val="22"/>
        </w:rPr>
        <w:t>그</w:t>
      </w:r>
      <w:r w:rsidR="001603B5" w:rsidRPr="001603B5">
        <w:rPr>
          <w:rFonts w:ascii="Times New Roman"/>
          <w:kern w:val="0"/>
          <w:sz w:val="22"/>
          <w:szCs w:val="22"/>
        </w:rPr>
        <w:t xml:space="preserve"> </w:t>
      </w:r>
      <w:r w:rsidR="001603B5" w:rsidRPr="001603B5">
        <w:rPr>
          <w:rFonts w:ascii="Times New Roman"/>
          <w:kern w:val="0"/>
          <w:sz w:val="22"/>
          <w:szCs w:val="22"/>
        </w:rPr>
        <w:t>주주</w:t>
      </w:r>
      <w:r w:rsidR="001603B5" w:rsidRPr="001603B5">
        <w:rPr>
          <w:rFonts w:ascii="Times New Roman"/>
          <w:kern w:val="0"/>
          <w:sz w:val="22"/>
          <w:szCs w:val="22"/>
        </w:rPr>
        <w:t xml:space="preserve">, </w:t>
      </w:r>
      <w:r w:rsidR="001603B5" w:rsidRPr="001603B5">
        <w:rPr>
          <w:rFonts w:ascii="Times New Roman"/>
          <w:kern w:val="0"/>
          <w:sz w:val="22"/>
          <w:szCs w:val="22"/>
        </w:rPr>
        <w:t>투자자</w:t>
      </w:r>
      <w:r w:rsidR="001603B5" w:rsidRPr="001603B5">
        <w:rPr>
          <w:rFonts w:ascii="Times New Roman"/>
          <w:kern w:val="0"/>
          <w:sz w:val="22"/>
          <w:szCs w:val="22"/>
        </w:rPr>
        <w:t xml:space="preserve">, </w:t>
      </w:r>
      <w:r w:rsidR="001603B5" w:rsidRPr="001603B5">
        <w:rPr>
          <w:rFonts w:ascii="Times New Roman"/>
          <w:kern w:val="0"/>
          <w:sz w:val="22"/>
          <w:szCs w:val="22"/>
        </w:rPr>
        <w:t>자산관리회사</w:t>
      </w:r>
      <w:r w:rsidR="001603B5" w:rsidRPr="001603B5">
        <w:rPr>
          <w:rFonts w:ascii="Times New Roman"/>
          <w:kern w:val="0"/>
          <w:sz w:val="22"/>
          <w:szCs w:val="22"/>
        </w:rPr>
        <w:t xml:space="preserve">, </w:t>
      </w:r>
      <w:r w:rsidR="001603B5" w:rsidRPr="001603B5">
        <w:rPr>
          <w:rFonts w:ascii="Times New Roman"/>
          <w:kern w:val="0"/>
          <w:sz w:val="22"/>
          <w:szCs w:val="22"/>
        </w:rPr>
        <w:t>자산보관회사</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일반사무수탁회사에게</w:t>
      </w:r>
      <w:r w:rsidR="001603B5" w:rsidRPr="001603B5">
        <w:rPr>
          <w:rFonts w:ascii="Times New Roman"/>
          <w:kern w:val="0"/>
          <w:sz w:val="22"/>
          <w:szCs w:val="22"/>
        </w:rPr>
        <w:t xml:space="preserve"> </w:t>
      </w:r>
      <w:r w:rsidR="001603B5" w:rsidRPr="001603B5">
        <w:rPr>
          <w:rFonts w:ascii="Times New Roman"/>
          <w:kern w:val="0"/>
          <w:sz w:val="22"/>
          <w:szCs w:val="22"/>
        </w:rPr>
        <w:t>제공하는</w:t>
      </w:r>
      <w:r w:rsidR="001603B5" w:rsidRPr="001603B5">
        <w:rPr>
          <w:rFonts w:ascii="Times New Roman"/>
          <w:kern w:val="0"/>
          <w:sz w:val="22"/>
          <w:szCs w:val="22"/>
        </w:rPr>
        <w:t xml:space="preserve"> </w:t>
      </w:r>
      <w:r w:rsidR="001603B5" w:rsidRPr="001603B5">
        <w:rPr>
          <w:rFonts w:ascii="Times New Roman"/>
          <w:kern w:val="0"/>
          <w:sz w:val="22"/>
          <w:szCs w:val="22"/>
        </w:rPr>
        <w:t>정보</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관련</w:t>
      </w:r>
      <w:r w:rsidR="001603B5" w:rsidRPr="001603B5">
        <w:rPr>
          <w:rFonts w:ascii="Times New Roman"/>
          <w:kern w:val="0"/>
          <w:sz w:val="22"/>
          <w:szCs w:val="22"/>
        </w:rPr>
        <w:t xml:space="preserve"> </w:t>
      </w:r>
      <w:r w:rsidR="001603B5" w:rsidRPr="001603B5">
        <w:rPr>
          <w:rFonts w:ascii="Times New Roman"/>
          <w:kern w:val="0"/>
          <w:sz w:val="22"/>
          <w:szCs w:val="22"/>
        </w:rPr>
        <w:t>법령</w:t>
      </w:r>
      <w:r w:rsidR="001603B5" w:rsidRPr="001603B5">
        <w:rPr>
          <w:rFonts w:ascii="Times New Roman"/>
          <w:kern w:val="0"/>
          <w:sz w:val="22"/>
          <w:szCs w:val="22"/>
        </w:rPr>
        <w:t>·</w:t>
      </w:r>
      <w:r w:rsidR="001603B5" w:rsidRPr="001603B5">
        <w:rPr>
          <w:rFonts w:ascii="Times New Roman"/>
          <w:kern w:val="0"/>
          <w:sz w:val="22"/>
          <w:szCs w:val="22"/>
        </w:rPr>
        <w:t>공시규정</w:t>
      </w:r>
      <w:r w:rsidR="001603B5" w:rsidRPr="001603B5">
        <w:rPr>
          <w:rFonts w:ascii="Times New Roman"/>
          <w:kern w:val="0"/>
          <w:sz w:val="22"/>
          <w:szCs w:val="22"/>
        </w:rPr>
        <w:t>(</w:t>
      </w:r>
      <w:r w:rsidR="001603B5" w:rsidRPr="001603B5">
        <w:rPr>
          <w:rFonts w:ascii="Times New Roman"/>
          <w:kern w:val="0"/>
          <w:sz w:val="22"/>
          <w:szCs w:val="22"/>
        </w:rPr>
        <w:t>코람코라이프인프라리츠의</w:t>
      </w:r>
      <w:r w:rsidR="001603B5" w:rsidRPr="001603B5">
        <w:rPr>
          <w:rFonts w:ascii="Times New Roman"/>
          <w:kern w:val="0"/>
          <w:sz w:val="22"/>
          <w:szCs w:val="22"/>
        </w:rPr>
        <w:t xml:space="preserve"> </w:t>
      </w:r>
      <w:r w:rsidR="001603B5" w:rsidRPr="001603B5">
        <w:rPr>
          <w:rFonts w:ascii="Times New Roman"/>
          <w:kern w:val="0"/>
          <w:sz w:val="22"/>
          <w:szCs w:val="22"/>
        </w:rPr>
        <w:t>유가증권시장</w:t>
      </w:r>
      <w:r w:rsidR="001603B5" w:rsidRPr="001603B5">
        <w:rPr>
          <w:rFonts w:ascii="Times New Roman"/>
          <w:kern w:val="0"/>
          <w:sz w:val="22"/>
          <w:szCs w:val="22"/>
        </w:rPr>
        <w:t xml:space="preserve"> </w:t>
      </w:r>
      <w:r w:rsidR="001603B5" w:rsidRPr="001603B5">
        <w:rPr>
          <w:rFonts w:ascii="Times New Roman"/>
          <w:kern w:val="0"/>
          <w:sz w:val="22"/>
          <w:szCs w:val="22"/>
        </w:rPr>
        <w:t>공시를</w:t>
      </w:r>
      <w:r w:rsidR="001603B5" w:rsidRPr="001603B5">
        <w:rPr>
          <w:rFonts w:ascii="Times New Roman"/>
          <w:kern w:val="0"/>
          <w:sz w:val="22"/>
          <w:szCs w:val="22"/>
        </w:rPr>
        <w:t xml:space="preserve"> </w:t>
      </w:r>
      <w:r w:rsidR="001603B5" w:rsidRPr="001603B5">
        <w:rPr>
          <w:rFonts w:ascii="Times New Roman"/>
          <w:kern w:val="0"/>
          <w:sz w:val="22"/>
          <w:szCs w:val="22"/>
        </w:rPr>
        <w:t>포함한다</w:t>
      </w:r>
      <w:r w:rsidR="001603B5" w:rsidRPr="001603B5">
        <w:rPr>
          <w:rFonts w:ascii="Times New Roman"/>
          <w:kern w:val="0"/>
          <w:sz w:val="22"/>
          <w:szCs w:val="22"/>
        </w:rPr>
        <w:t>)</w:t>
      </w:r>
      <w:r w:rsidR="001603B5" w:rsidRPr="001603B5">
        <w:rPr>
          <w:rFonts w:ascii="Times New Roman"/>
          <w:kern w:val="0"/>
          <w:sz w:val="22"/>
          <w:szCs w:val="22"/>
        </w:rPr>
        <w:t>에</w:t>
      </w:r>
      <w:r w:rsidR="001603B5" w:rsidRPr="001603B5">
        <w:rPr>
          <w:rFonts w:ascii="Times New Roman"/>
          <w:kern w:val="0"/>
          <w:sz w:val="22"/>
          <w:szCs w:val="22"/>
        </w:rPr>
        <w:t xml:space="preserve"> </w:t>
      </w:r>
      <w:r w:rsidR="001603B5" w:rsidRPr="001603B5">
        <w:rPr>
          <w:rFonts w:ascii="Times New Roman"/>
          <w:kern w:val="0"/>
          <w:sz w:val="22"/>
          <w:szCs w:val="22"/>
        </w:rPr>
        <w:t>따라</w:t>
      </w:r>
      <w:r w:rsidR="001603B5" w:rsidRPr="001603B5">
        <w:rPr>
          <w:rFonts w:ascii="Times New Roman"/>
          <w:kern w:val="0"/>
          <w:sz w:val="22"/>
          <w:szCs w:val="22"/>
        </w:rPr>
        <w:t xml:space="preserve"> </w:t>
      </w:r>
      <w:r w:rsidR="001603B5" w:rsidRPr="001603B5">
        <w:rPr>
          <w:rFonts w:ascii="Times New Roman"/>
          <w:kern w:val="0"/>
          <w:sz w:val="22"/>
          <w:szCs w:val="22"/>
        </w:rPr>
        <w:t>공개되는</w:t>
      </w:r>
      <w:r w:rsidR="001603B5" w:rsidRPr="001603B5">
        <w:rPr>
          <w:rFonts w:ascii="Times New Roman"/>
          <w:kern w:val="0"/>
          <w:sz w:val="22"/>
          <w:szCs w:val="22"/>
        </w:rPr>
        <w:t xml:space="preserve"> </w:t>
      </w:r>
      <w:r w:rsidR="001603B5" w:rsidRPr="001603B5">
        <w:rPr>
          <w:rFonts w:ascii="Times New Roman"/>
          <w:kern w:val="0"/>
          <w:sz w:val="22"/>
          <w:szCs w:val="22"/>
        </w:rPr>
        <w:t>정보에는</w:t>
      </w:r>
      <w:r w:rsidR="001603B5" w:rsidRPr="001603B5">
        <w:rPr>
          <w:rFonts w:ascii="Times New Roman"/>
          <w:kern w:val="0"/>
          <w:sz w:val="22"/>
          <w:szCs w:val="22"/>
        </w:rPr>
        <w:t xml:space="preserve"> </w:t>
      </w:r>
      <w:r w:rsidR="001603B5" w:rsidRPr="001603B5">
        <w:rPr>
          <w:rFonts w:ascii="Times New Roman"/>
          <w:kern w:val="0"/>
          <w:sz w:val="22"/>
          <w:szCs w:val="22"/>
        </w:rPr>
        <w:t>적용되지</w:t>
      </w:r>
      <w:r w:rsidR="001603B5" w:rsidRPr="001603B5">
        <w:rPr>
          <w:rFonts w:ascii="Times New Roman"/>
          <w:kern w:val="0"/>
          <w:sz w:val="22"/>
          <w:szCs w:val="22"/>
        </w:rPr>
        <w:t xml:space="preserve"> </w:t>
      </w:r>
      <w:r w:rsidR="001603B5" w:rsidRPr="001603B5">
        <w:rPr>
          <w:rFonts w:ascii="Times New Roman"/>
          <w:kern w:val="0"/>
          <w:sz w:val="22"/>
          <w:szCs w:val="22"/>
        </w:rPr>
        <w:t>않는다</w:t>
      </w:r>
      <w:r w:rsidR="001603B5" w:rsidRPr="001603B5">
        <w:rPr>
          <w:rFonts w:ascii="Times New Roman"/>
          <w:kern w:val="0"/>
          <w:sz w:val="22"/>
          <w:szCs w:val="22"/>
        </w:rPr>
        <w:t>.</w:t>
      </w:r>
    </w:p>
    <w:p w14:paraId="754FA638" w14:textId="77777777" w:rsidR="009A6A96" w:rsidRPr="00413874" w:rsidRDefault="009A6A96" w:rsidP="008B24EF">
      <w:pPr>
        <w:tabs>
          <w:tab w:val="left" w:pos="400"/>
        </w:tabs>
        <w:adjustRightInd w:val="0"/>
        <w:snapToGrid w:val="0"/>
        <w:spacing w:line="400" w:lineRule="exact"/>
        <w:rPr>
          <w:rFonts w:ascii="Times New Roman"/>
          <w:kern w:val="0"/>
          <w:sz w:val="22"/>
          <w:szCs w:val="22"/>
        </w:rPr>
      </w:pPr>
    </w:p>
    <w:p w14:paraId="1487097A"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914" w:name="_Toc191645695"/>
      <w:bookmarkStart w:id="915" w:name="_Toc240898117"/>
      <w:bookmarkStart w:id="916" w:name="_Toc242778003"/>
      <w:r w:rsidRPr="00413874">
        <w:rPr>
          <w:rFonts w:ascii="Times New Roman" w:eastAsia="바탕" w:hAnsi="Times New Roman"/>
          <w:kern w:val="0"/>
          <w:sz w:val="22"/>
          <w:szCs w:val="22"/>
        </w:rPr>
        <w:t>개별적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누적적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권리</w:t>
      </w:r>
      <w:bookmarkEnd w:id="914"/>
      <w:bookmarkEnd w:id="915"/>
      <w:bookmarkEnd w:id="916"/>
    </w:p>
    <w:p w14:paraId="1B8353C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1830E31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상</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조항에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청구하지</w:t>
      </w:r>
      <w:r w:rsidRPr="00413874">
        <w:rPr>
          <w:rFonts w:ascii="Times New Roman"/>
          <w:kern w:val="0"/>
          <w:sz w:val="22"/>
          <w:szCs w:val="22"/>
        </w:rPr>
        <w:t xml:space="preserve"> </w:t>
      </w:r>
      <w:r w:rsidRPr="00413874">
        <w:rPr>
          <w:rFonts w:ascii="Times New Roman"/>
          <w:kern w:val="0"/>
          <w:sz w:val="22"/>
          <w:szCs w:val="22"/>
        </w:rPr>
        <w:t>않거나</w:t>
      </w:r>
      <w:r w:rsidRPr="00413874">
        <w:rPr>
          <w:rFonts w:ascii="Times New Roman"/>
          <w:kern w:val="0"/>
          <w:sz w:val="22"/>
          <w:szCs w:val="22"/>
        </w:rPr>
        <w:t xml:space="preserve"> </w:t>
      </w:r>
      <w:r w:rsidRPr="00413874">
        <w:rPr>
          <w:rFonts w:ascii="Times New Roman"/>
          <w:kern w:val="0"/>
          <w:sz w:val="22"/>
          <w:szCs w:val="22"/>
        </w:rPr>
        <w:t>늦게</w:t>
      </w:r>
      <w:r w:rsidRPr="00413874">
        <w:rPr>
          <w:rFonts w:ascii="Times New Roman"/>
          <w:kern w:val="0"/>
          <w:sz w:val="22"/>
          <w:szCs w:val="22"/>
        </w:rPr>
        <w:t xml:space="preserve"> </w:t>
      </w:r>
      <w:r w:rsidRPr="00413874">
        <w:rPr>
          <w:rFonts w:ascii="Times New Roman"/>
          <w:kern w:val="0"/>
          <w:sz w:val="22"/>
          <w:szCs w:val="22"/>
        </w:rPr>
        <w:t>청구하여도</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미청구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청구의</w:t>
      </w:r>
      <w:r w:rsidRPr="00413874">
        <w:rPr>
          <w:rFonts w:ascii="Times New Roman"/>
          <w:kern w:val="0"/>
          <w:sz w:val="22"/>
          <w:szCs w:val="22"/>
        </w:rPr>
        <w:t xml:space="preserve"> </w:t>
      </w:r>
      <w:r w:rsidRPr="00413874">
        <w:rPr>
          <w:rFonts w:ascii="Times New Roman"/>
          <w:kern w:val="0"/>
          <w:sz w:val="22"/>
          <w:szCs w:val="22"/>
        </w:rPr>
        <w:t>지연에</w:t>
      </w:r>
      <w:r w:rsidRPr="00413874">
        <w:rPr>
          <w:rFonts w:ascii="Times New Roman"/>
          <w:kern w:val="0"/>
          <w:sz w:val="22"/>
          <w:szCs w:val="22"/>
        </w:rPr>
        <w:t xml:space="preserve"> </w:t>
      </w:r>
      <w:r w:rsidRPr="00413874">
        <w:rPr>
          <w:rFonts w:ascii="Times New Roman"/>
          <w:kern w:val="0"/>
          <w:sz w:val="22"/>
          <w:szCs w:val="22"/>
        </w:rPr>
        <w:t>영향</w:t>
      </w:r>
      <w:r w:rsidR="00EB53A2" w:rsidRPr="00413874">
        <w:rPr>
          <w:rFonts w:ascii="Times New Roman"/>
          <w:kern w:val="0"/>
          <w:sz w:val="22"/>
          <w:szCs w:val="22"/>
        </w:rPr>
        <w:t>을</w:t>
      </w:r>
      <w:r w:rsidR="00EB53A2"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특정한</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포기하거나</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권리행사를</w:t>
      </w:r>
      <w:r w:rsidRPr="00413874">
        <w:rPr>
          <w:rFonts w:ascii="Times New Roman"/>
          <w:kern w:val="0"/>
          <w:sz w:val="22"/>
          <w:szCs w:val="22"/>
        </w:rPr>
        <w:t xml:space="preserve"> </w:t>
      </w:r>
      <w:r w:rsidRPr="00413874">
        <w:rPr>
          <w:rFonts w:ascii="Times New Roman"/>
          <w:kern w:val="0"/>
          <w:sz w:val="22"/>
          <w:szCs w:val="22"/>
        </w:rPr>
        <w:t>유예하였다</w:t>
      </w:r>
      <w:r w:rsidRPr="00413874">
        <w:rPr>
          <w:rFonts w:ascii="Times New Roman"/>
          <w:kern w:val="0"/>
          <w:sz w:val="22"/>
          <w:szCs w:val="22"/>
        </w:rPr>
        <w:t xml:space="preserve"> </w:t>
      </w:r>
      <w:r w:rsidRPr="00413874">
        <w:rPr>
          <w:rFonts w:ascii="Times New Roman"/>
          <w:kern w:val="0"/>
          <w:sz w:val="22"/>
          <w:szCs w:val="22"/>
        </w:rPr>
        <w:t>하더라도</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포기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유예에</w:t>
      </w:r>
      <w:r w:rsidRPr="00413874">
        <w:rPr>
          <w:rFonts w:ascii="Times New Roman"/>
          <w:kern w:val="0"/>
          <w:sz w:val="22"/>
          <w:szCs w:val="22"/>
        </w:rPr>
        <w:t xml:space="preserve"> </w:t>
      </w:r>
      <w:r w:rsidRPr="00413874">
        <w:rPr>
          <w:rFonts w:ascii="Times New Roman"/>
          <w:kern w:val="0"/>
          <w:sz w:val="22"/>
          <w:szCs w:val="22"/>
        </w:rPr>
        <w:t>아무런</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아니하고</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의거하여</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다른</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구제수단을</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같이</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부여된</w:t>
      </w:r>
      <w:r w:rsidRPr="00413874">
        <w:rPr>
          <w:rFonts w:ascii="Times New Roman"/>
          <w:kern w:val="0"/>
          <w:sz w:val="22"/>
          <w:szCs w:val="22"/>
        </w:rPr>
        <w:t xml:space="preserve"> </w:t>
      </w:r>
      <w:r w:rsidRPr="00413874">
        <w:rPr>
          <w:rFonts w:ascii="Times New Roman"/>
          <w:kern w:val="0"/>
          <w:sz w:val="22"/>
          <w:szCs w:val="22"/>
        </w:rPr>
        <w:t>각각의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구제수단은</w:t>
      </w:r>
      <w:r w:rsidRPr="00413874">
        <w:rPr>
          <w:rFonts w:ascii="Times New Roman"/>
          <w:kern w:val="0"/>
          <w:sz w:val="22"/>
          <w:szCs w:val="22"/>
        </w:rPr>
        <w:t xml:space="preserve"> </w:t>
      </w:r>
      <w:r w:rsidRPr="00413874">
        <w:rPr>
          <w:rFonts w:ascii="Times New Roman"/>
          <w:kern w:val="0"/>
          <w:sz w:val="22"/>
          <w:szCs w:val="22"/>
        </w:rPr>
        <w:t>개별적이고</w:t>
      </w:r>
      <w:r w:rsidRPr="00413874">
        <w:rPr>
          <w:rFonts w:ascii="Times New Roman"/>
          <w:kern w:val="0"/>
          <w:sz w:val="22"/>
          <w:szCs w:val="22"/>
        </w:rPr>
        <w:t xml:space="preserve"> </w:t>
      </w:r>
      <w:r w:rsidRPr="00413874">
        <w:rPr>
          <w:rFonts w:ascii="Times New Roman"/>
          <w:kern w:val="0"/>
          <w:sz w:val="22"/>
          <w:szCs w:val="22"/>
        </w:rPr>
        <w:t>누적적이며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수시로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권리의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683AF63"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24EC22E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917" w:name="_Toc191645696"/>
      <w:bookmarkStart w:id="918" w:name="_Toc240898118"/>
      <w:bookmarkStart w:id="919" w:name="_Toc242778004"/>
      <w:r w:rsidRPr="00413874">
        <w:rPr>
          <w:rFonts w:ascii="Times New Roman" w:eastAsia="바탕" w:hAnsi="Times New Roman"/>
          <w:kern w:val="0"/>
          <w:sz w:val="22"/>
          <w:szCs w:val="22"/>
        </w:rPr>
        <w:t>준거법</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관할법원</w:t>
      </w:r>
      <w:bookmarkEnd w:id="917"/>
      <w:bookmarkEnd w:id="918"/>
      <w:bookmarkEnd w:id="919"/>
    </w:p>
    <w:p w14:paraId="1203219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D2CE132"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 xml:space="preserve"> </w:t>
      </w:r>
      <w:r w:rsidR="00FE56CC" w:rsidRPr="00413874">
        <w:rPr>
          <w:rFonts w:ascii="Times New Roman"/>
          <w:sz w:val="22"/>
          <w:szCs w:val="22"/>
        </w:rPr>
        <w:t>및</w:t>
      </w:r>
      <w:r w:rsidR="00FE56CC" w:rsidRPr="00413874">
        <w:rPr>
          <w:rFonts w:ascii="Times New Roman"/>
          <w:sz w:val="22"/>
          <w:szCs w:val="22"/>
        </w:rPr>
        <w:t xml:space="preserve"> </w:t>
      </w:r>
      <w:r w:rsidR="00FE56CC" w:rsidRPr="00413874">
        <w:rPr>
          <w:rFonts w:ascii="Times New Roman"/>
          <w:sz w:val="22"/>
          <w:szCs w:val="22"/>
        </w:rPr>
        <w:t>그에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체결되거나</w:t>
      </w:r>
      <w:r w:rsidR="00FE56CC" w:rsidRPr="00413874">
        <w:rPr>
          <w:rFonts w:ascii="Times New Roman"/>
          <w:sz w:val="22"/>
          <w:szCs w:val="22"/>
        </w:rPr>
        <w:t xml:space="preserve"> </w:t>
      </w:r>
      <w:r w:rsidR="00FE56CC" w:rsidRPr="00413874">
        <w:rPr>
          <w:rFonts w:ascii="Times New Roman"/>
          <w:sz w:val="22"/>
          <w:szCs w:val="22"/>
        </w:rPr>
        <w:t>작성되는</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계약서와</w:t>
      </w:r>
      <w:r w:rsidR="00FE56CC" w:rsidRPr="00413874">
        <w:rPr>
          <w:rFonts w:ascii="Times New Roman"/>
          <w:sz w:val="22"/>
          <w:szCs w:val="22"/>
        </w:rPr>
        <w:t xml:space="preserve"> </w:t>
      </w:r>
      <w:r w:rsidR="00FE56CC" w:rsidRPr="00413874">
        <w:rPr>
          <w:rFonts w:ascii="Times New Roman"/>
          <w:sz w:val="22"/>
          <w:szCs w:val="22"/>
        </w:rPr>
        <w:t>서류</w:t>
      </w:r>
      <w:r w:rsidR="00FE56CC" w:rsidRPr="00413874">
        <w:rPr>
          <w:rFonts w:ascii="Times New Roman"/>
          <w:sz w:val="22"/>
          <w:szCs w:val="22"/>
        </w:rPr>
        <w:t xml:space="preserve">, </w:t>
      </w:r>
      <w:r w:rsidR="00FE56CC" w:rsidRPr="00413874">
        <w:rPr>
          <w:rFonts w:ascii="Times New Roman"/>
          <w:sz w:val="22"/>
          <w:szCs w:val="22"/>
        </w:rPr>
        <w:t>당사자들의</w:t>
      </w:r>
      <w:r w:rsidR="00FE56CC" w:rsidRPr="00413874">
        <w:rPr>
          <w:rFonts w:ascii="Times New Roman"/>
          <w:sz w:val="22"/>
          <w:szCs w:val="22"/>
        </w:rPr>
        <w:t xml:space="preserve"> </w:t>
      </w:r>
      <w:r w:rsidR="00FE56CC" w:rsidRPr="00413874">
        <w:rPr>
          <w:rFonts w:ascii="Times New Roman"/>
          <w:sz w:val="22"/>
          <w:szCs w:val="22"/>
        </w:rPr>
        <w:t>권리와</w:t>
      </w:r>
      <w:r w:rsidR="00FE56CC" w:rsidRPr="00413874">
        <w:rPr>
          <w:rFonts w:ascii="Times New Roman"/>
          <w:sz w:val="22"/>
          <w:szCs w:val="22"/>
        </w:rPr>
        <w:t xml:space="preserve"> </w:t>
      </w:r>
      <w:r w:rsidR="00FE56CC" w:rsidRPr="00413874">
        <w:rPr>
          <w:rFonts w:ascii="Times New Roman"/>
          <w:sz w:val="22"/>
          <w:szCs w:val="22"/>
        </w:rPr>
        <w:t>의무는</w:t>
      </w:r>
      <w:r w:rsidR="00FE56CC" w:rsidRPr="00413874">
        <w:rPr>
          <w:rFonts w:ascii="Times New Roman"/>
          <w:sz w:val="22"/>
          <w:szCs w:val="22"/>
        </w:rPr>
        <w:t xml:space="preserve"> </w:t>
      </w:r>
      <w:r w:rsidR="00FE56CC" w:rsidRPr="00413874">
        <w:rPr>
          <w:rFonts w:ascii="Times New Roman"/>
          <w:sz w:val="22"/>
          <w:szCs w:val="22"/>
        </w:rPr>
        <w:t>대한민국</w:t>
      </w:r>
      <w:r w:rsidR="00FE56CC" w:rsidRPr="00413874">
        <w:rPr>
          <w:rFonts w:ascii="Times New Roman"/>
          <w:sz w:val="22"/>
          <w:szCs w:val="22"/>
        </w:rPr>
        <w:t xml:space="preserve"> </w:t>
      </w:r>
      <w:r w:rsidR="00FE56CC" w:rsidRPr="00413874">
        <w:rPr>
          <w:rFonts w:ascii="Times New Roman"/>
          <w:sz w:val="22"/>
          <w:szCs w:val="22"/>
        </w:rPr>
        <w:t>법에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규율되고</w:t>
      </w:r>
      <w:r w:rsidR="00FE56CC" w:rsidRPr="00413874">
        <w:rPr>
          <w:rFonts w:ascii="Times New Roman"/>
          <w:sz w:val="22"/>
          <w:szCs w:val="22"/>
        </w:rPr>
        <w:t xml:space="preserve"> </w:t>
      </w:r>
      <w:r w:rsidR="00FE56CC" w:rsidRPr="00413874">
        <w:rPr>
          <w:rFonts w:ascii="Times New Roman"/>
          <w:sz w:val="22"/>
          <w:szCs w:val="22"/>
        </w:rPr>
        <w:t>해석된다</w:t>
      </w:r>
      <w:r w:rsidR="00FE56CC" w:rsidRPr="00413874">
        <w:rPr>
          <w:rFonts w:ascii="Times New Roman"/>
          <w:sz w:val="22"/>
          <w:szCs w:val="22"/>
        </w:rPr>
        <w:t xml:space="preserve">. </w:t>
      </w:r>
    </w:p>
    <w:p w14:paraId="5DC8033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D3157AF"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약정과</w:t>
      </w:r>
      <w:r w:rsidR="00FE56CC" w:rsidRPr="00413874">
        <w:rPr>
          <w:rFonts w:ascii="Times New Roman"/>
          <w:sz w:val="22"/>
          <w:szCs w:val="22"/>
        </w:rPr>
        <w:t xml:space="preserve"> </w:t>
      </w:r>
      <w:r w:rsidR="00FE56CC" w:rsidRPr="00413874">
        <w:rPr>
          <w:rFonts w:ascii="Times New Roman"/>
          <w:sz w:val="22"/>
          <w:szCs w:val="22"/>
        </w:rPr>
        <w:t>관련하여</w:t>
      </w:r>
      <w:r w:rsidR="00FE56CC" w:rsidRPr="00413874">
        <w:rPr>
          <w:rFonts w:ascii="Times New Roman"/>
          <w:sz w:val="22"/>
          <w:szCs w:val="22"/>
        </w:rPr>
        <w:t xml:space="preserve"> </w:t>
      </w:r>
      <w:r w:rsidR="00FE56CC" w:rsidRPr="00413874">
        <w:rPr>
          <w:rFonts w:ascii="Times New Roman"/>
          <w:sz w:val="22"/>
          <w:szCs w:val="22"/>
        </w:rPr>
        <w:t>발생된</w:t>
      </w:r>
      <w:r w:rsidR="00FE56CC" w:rsidRPr="00413874">
        <w:rPr>
          <w:rFonts w:ascii="Times New Roman"/>
          <w:sz w:val="22"/>
          <w:szCs w:val="22"/>
        </w:rPr>
        <w:t xml:space="preserve"> </w:t>
      </w:r>
      <w:r w:rsidR="00FE56CC" w:rsidRPr="00413874">
        <w:rPr>
          <w:rFonts w:ascii="Times New Roman"/>
          <w:sz w:val="22"/>
          <w:szCs w:val="22"/>
        </w:rPr>
        <w:t>분쟁에</w:t>
      </w:r>
      <w:r w:rsidR="00FE56CC" w:rsidRPr="00413874">
        <w:rPr>
          <w:rFonts w:ascii="Times New Roman"/>
          <w:sz w:val="22"/>
          <w:szCs w:val="22"/>
        </w:rPr>
        <w:t xml:space="preserve"> </w:t>
      </w:r>
      <w:r w:rsidR="00FE56CC" w:rsidRPr="00413874">
        <w:rPr>
          <w:rFonts w:ascii="Times New Roman"/>
          <w:sz w:val="22"/>
          <w:szCs w:val="22"/>
        </w:rPr>
        <w:t>관하여는</w:t>
      </w:r>
      <w:r w:rsidR="00FE56CC" w:rsidRPr="00413874">
        <w:rPr>
          <w:rFonts w:ascii="Times New Roman"/>
          <w:sz w:val="22"/>
          <w:szCs w:val="22"/>
        </w:rPr>
        <w:t xml:space="preserve"> </w:t>
      </w:r>
      <w:r w:rsidR="00FE56CC" w:rsidRPr="00413874">
        <w:rPr>
          <w:rFonts w:ascii="Times New Roman"/>
          <w:sz w:val="22"/>
          <w:szCs w:val="22"/>
        </w:rPr>
        <w:t>서울중앙지방법원을</w:t>
      </w:r>
      <w:r w:rsidR="00FE56CC" w:rsidRPr="00413874">
        <w:rPr>
          <w:rFonts w:ascii="Times New Roman"/>
          <w:sz w:val="22"/>
          <w:szCs w:val="22"/>
        </w:rPr>
        <w:t xml:space="preserve"> </w:t>
      </w:r>
      <w:r w:rsidR="00FE56CC" w:rsidRPr="00413874">
        <w:rPr>
          <w:rFonts w:ascii="Times New Roman"/>
          <w:sz w:val="22"/>
          <w:szCs w:val="22"/>
        </w:rPr>
        <w:t>제</w:t>
      </w:r>
      <w:r w:rsidR="00FE56CC" w:rsidRPr="00413874">
        <w:rPr>
          <w:rFonts w:ascii="Times New Roman"/>
          <w:sz w:val="22"/>
          <w:szCs w:val="22"/>
        </w:rPr>
        <w:t>1</w:t>
      </w:r>
      <w:r w:rsidR="00FE56CC" w:rsidRPr="00413874">
        <w:rPr>
          <w:rFonts w:ascii="Times New Roman"/>
          <w:sz w:val="22"/>
          <w:szCs w:val="22"/>
        </w:rPr>
        <w:t>심</w:t>
      </w:r>
      <w:r w:rsidR="00FE56CC" w:rsidRPr="00413874">
        <w:rPr>
          <w:rFonts w:ascii="Times New Roman"/>
          <w:sz w:val="22"/>
          <w:szCs w:val="22"/>
        </w:rPr>
        <w:t xml:space="preserve"> </w:t>
      </w:r>
      <w:r w:rsidR="00FE56CC" w:rsidRPr="00413874">
        <w:rPr>
          <w:rFonts w:ascii="Times New Roman"/>
          <w:sz w:val="22"/>
          <w:szCs w:val="22"/>
        </w:rPr>
        <w:t>관할법원으로</w:t>
      </w:r>
      <w:r w:rsidR="00FE56CC" w:rsidRPr="00413874">
        <w:rPr>
          <w:rFonts w:ascii="Times New Roman"/>
          <w:sz w:val="22"/>
          <w:szCs w:val="22"/>
        </w:rPr>
        <w:t xml:space="preserve"> </w:t>
      </w:r>
      <w:r w:rsidR="00FE56CC" w:rsidRPr="00413874">
        <w:rPr>
          <w:rFonts w:ascii="Times New Roman"/>
          <w:sz w:val="22"/>
          <w:szCs w:val="22"/>
        </w:rPr>
        <w:t>합의한다</w:t>
      </w:r>
      <w:r w:rsidR="00FE56CC" w:rsidRPr="00413874">
        <w:rPr>
          <w:rFonts w:ascii="Times New Roman"/>
          <w:sz w:val="22"/>
          <w:szCs w:val="22"/>
        </w:rPr>
        <w:t xml:space="preserve">. </w:t>
      </w:r>
    </w:p>
    <w:p w14:paraId="48FDBF92" w14:textId="77777777" w:rsidR="00FE56CC" w:rsidRPr="00413874" w:rsidRDefault="00FE56CC" w:rsidP="008B24EF">
      <w:pPr>
        <w:tabs>
          <w:tab w:val="left" w:pos="400"/>
        </w:tabs>
        <w:adjustRightInd w:val="0"/>
        <w:snapToGrid w:val="0"/>
        <w:spacing w:line="400" w:lineRule="exact"/>
        <w:rPr>
          <w:rFonts w:ascii="Times New Roman"/>
          <w:b/>
          <w:kern w:val="0"/>
          <w:sz w:val="22"/>
          <w:szCs w:val="22"/>
        </w:rPr>
      </w:pPr>
    </w:p>
    <w:p w14:paraId="49AB2C90" w14:textId="77777777" w:rsidR="00FE56CC" w:rsidRPr="00413874" w:rsidRDefault="00CF4D89"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920" w:name="_Toc191645697"/>
      <w:bookmarkStart w:id="921" w:name="_Toc240898119"/>
      <w:bookmarkStart w:id="922" w:name="_Toc242778005"/>
      <w:r w:rsidRPr="00413874">
        <w:rPr>
          <w:rFonts w:ascii="Times New Roman" w:eastAsia="바탕" w:hAnsi="Times New Roman"/>
          <w:kern w:val="0"/>
          <w:sz w:val="22"/>
          <w:szCs w:val="22"/>
        </w:rPr>
        <w:t>기타계약과의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관계</w:t>
      </w:r>
      <w:bookmarkEnd w:id="920"/>
      <w:bookmarkEnd w:id="921"/>
      <w:bookmarkEnd w:id="922"/>
    </w:p>
    <w:p w14:paraId="46D979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006321B" w14:textId="45DFDF86" w:rsidR="00CF4D89" w:rsidRPr="00413874" w:rsidRDefault="00CF4D89"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lastRenderedPageBreak/>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담보계약서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기타계약의</w:t>
      </w:r>
      <w:r w:rsidRPr="00413874">
        <w:rPr>
          <w:rFonts w:ascii="Times New Roman"/>
          <w:sz w:val="22"/>
          <w:szCs w:val="22"/>
        </w:rPr>
        <w:t xml:space="preserve"> </w:t>
      </w:r>
      <w:r w:rsidRPr="00413874">
        <w:rPr>
          <w:rFonts w:ascii="Times New Roman"/>
          <w:sz w:val="22"/>
          <w:szCs w:val="22"/>
        </w:rPr>
        <w:t>내용</w:t>
      </w:r>
      <w:r w:rsidRPr="00413874">
        <w:rPr>
          <w:rFonts w:ascii="Times New Roman"/>
          <w:sz w:val="22"/>
          <w:szCs w:val="22"/>
        </w:rPr>
        <w:t xml:space="preserve"> </w:t>
      </w:r>
      <w:r w:rsidRPr="00413874">
        <w:rPr>
          <w:rFonts w:ascii="Times New Roman"/>
          <w:sz w:val="22"/>
          <w:szCs w:val="22"/>
        </w:rPr>
        <w:t>사이에</w:t>
      </w:r>
      <w:r w:rsidRPr="00413874">
        <w:rPr>
          <w:rFonts w:ascii="Times New Roman"/>
          <w:sz w:val="22"/>
          <w:szCs w:val="22"/>
        </w:rPr>
        <w:t xml:space="preserve"> </w:t>
      </w:r>
      <w:r w:rsidRPr="00413874">
        <w:rPr>
          <w:rFonts w:ascii="Times New Roman"/>
          <w:sz w:val="22"/>
          <w:szCs w:val="22"/>
        </w:rPr>
        <w:t>충돌이</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담보계약서</w:t>
      </w:r>
      <w:r w:rsidR="00896C51" w:rsidRPr="00413874">
        <w:rPr>
          <w:rFonts w:ascii="Times New Roman"/>
          <w:sz w:val="22"/>
          <w:szCs w:val="22"/>
        </w:rPr>
        <w:t xml:space="preserve">, </w:t>
      </w:r>
      <w:r w:rsidR="00896C51"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w:t>
      </w:r>
      <w:r w:rsidRPr="00413874">
        <w:rPr>
          <w:rFonts w:ascii="Times New Roman"/>
          <w:sz w:val="22"/>
          <w:szCs w:val="22"/>
        </w:rPr>
        <w:t xml:space="preserve"> </w:t>
      </w:r>
      <w:r w:rsidRPr="00413874">
        <w:rPr>
          <w:rFonts w:ascii="Times New Roman"/>
          <w:sz w:val="22"/>
          <w:szCs w:val="22"/>
        </w:rPr>
        <w:t>순으로</w:t>
      </w:r>
      <w:r w:rsidRPr="00413874">
        <w:rPr>
          <w:rFonts w:ascii="Times New Roman"/>
          <w:sz w:val="22"/>
          <w:szCs w:val="22"/>
        </w:rPr>
        <w:t xml:space="preserve"> </w:t>
      </w:r>
      <w:r w:rsidRPr="00413874">
        <w:rPr>
          <w:rFonts w:ascii="Times New Roman"/>
          <w:sz w:val="22"/>
          <w:szCs w:val="22"/>
        </w:rPr>
        <w:t>해석</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적용하기로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p>
    <w:p w14:paraId="28BD00BD" w14:textId="77777777" w:rsidR="00CF4D89" w:rsidRPr="00413874" w:rsidRDefault="00CF4D89" w:rsidP="008B24EF">
      <w:pPr>
        <w:tabs>
          <w:tab w:val="left" w:pos="567"/>
          <w:tab w:val="left" w:pos="2835"/>
        </w:tabs>
        <w:adjustRightInd w:val="0"/>
        <w:snapToGrid w:val="0"/>
        <w:spacing w:line="400" w:lineRule="exact"/>
        <w:ind w:left="567"/>
        <w:rPr>
          <w:rFonts w:ascii="Times New Roman"/>
          <w:sz w:val="22"/>
          <w:szCs w:val="22"/>
        </w:rPr>
      </w:pPr>
    </w:p>
    <w:p w14:paraId="75D21EB6" w14:textId="77777777" w:rsidR="00FE56CC" w:rsidRPr="00413874" w:rsidRDefault="009C1B55"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에서</w:t>
      </w:r>
      <w:r w:rsidR="00FE56CC" w:rsidRPr="00413874">
        <w:rPr>
          <w:rFonts w:ascii="Times New Roman"/>
          <w:sz w:val="22"/>
          <w:szCs w:val="22"/>
        </w:rPr>
        <w:t xml:space="preserve"> </w:t>
      </w:r>
      <w:r w:rsidR="00FE56CC" w:rsidRPr="00413874">
        <w:rPr>
          <w:rFonts w:ascii="Times New Roman"/>
          <w:sz w:val="22"/>
          <w:szCs w:val="22"/>
        </w:rPr>
        <w:t>달리</w:t>
      </w:r>
      <w:r w:rsidR="00FE56CC" w:rsidRPr="00413874">
        <w:rPr>
          <w:rFonts w:ascii="Times New Roman"/>
          <w:sz w:val="22"/>
          <w:szCs w:val="22"/>
        </w:rPr>
        <w:t xml:space="preserve"> </w:t>
      </w:r>
      <w:r w:rsidR="00FE56CC" w:rsidRPr="00413874">
        <w:rPr>
          <w:rFonts w:ascii="Times New Roman"/>
          <w:sz w:val="22"/>
          <w:szCs w:val="22"/>
        </w:rPr>
        <w:t>정하지</w:t>
      </w:r>
      <w:r w:rsidR="00FE56CC" w:rsidRPr="00413874">
        <w:rPr>
          <w:rFonts w:ascii="Times New Roman"/>
          <w:sz w:val="22"/>
          <w:szCs w:val="22"/>
        </w:rPr>
        <w:t xml:space="preserve"> </w:t>
      </w:r>
      <w:r w:rsidR="00FE56CC" w:rsidRPr="00413874">
        <w:rPr>
          <w:rFonts w:ascii="Times New Roman"/>
          <w:sz w:val="22"/>
          <w:szCs w:val="22"/>
        </w:rPr>
        <w:t>아니하는</w:t>
      </w:r>
      <w:r w:rsidR="00FE56CC" w:rsidRPr="00413874">
        <w:rPr>
          <w:rFonts w:ascii="Times New Roman"/>
          <w:sz w:val="22"/>
          <w:szCs w:val="22"/>
        </w:rPr>
        <w:t xml:space="preserve"> </w:t>
      </w:r>
      <w:r w:rsidR="00FE56CC" w:rsidRPr="00413874">
        <w:rPr>
          <w:rFonts w:ascii="Times New Roman"/>
          <w:sz w:val="22"/>
          <w:szCs w:val="22"/>
        </w:rPr>
        <w:t>사항에</w:t>
      </w:r>
      <w:r w:rsidR="00FE56CC" w:rsidRPr="00413874">
        <w:rPr>
          <w:rFonts w:ascii="Times New Roman"/>
          <w:sz w:val="22"/>
          <w:szCs w:val="22"/>
        </w:rPr>
        <w:t xml:space="preserve"> </w:t>
      </w:r>
      <w:r w:rsidR="00FE56CC" w:rsidRPr="00413874">
        <w:rPr>
          <w:rFonts w:ascii="Times New Roman"/>
          <w:sz w:val="22"/>
          <w:szCs w:val="22"/>
        </w:rPr>
        <w:t>대하여는</w:t>
      </w:r>
      <w:r w:rsidR="00FE56CC" w:rsidRPr="00413874">
        <w:rPr>
          <w:rFonts w:ascii="Times New Roman"/>
          <w:sz w:val="22"/>
          <w:szCs w:val="22"/>
        </w:rPr>
        <w:t xml:space="preserve"> </w:t>
      </w:r>
      <w:r w:rsidR="00FE56CC" w:rsidRPr="00413874">
        <w:rPr>
          <w:rFonts w:ascii="Times New Roman"/>
          <w:sz w:val="22"/>
          <w:szCs w:val="22"/>
        </w:rPr>
        <w:t>여신거래기본약관을</w:t>
      </w:r>
      <w:r w:rsidR="00FE56CC" w:rsidRPr="00413874">
        <w:rPr>
          <w:rFonts w:ascii="Times New Roman"/>
          <w:sz w:val="22"/>
          <w:szCs w:val="22"/>
        </w:rPr>
        <w:t xml:space="preserve"> </w:t>
      </w:r>
      <w:r w:rsidR="00FE56CC" w:rsidRPr="00413874">
        <w:rPr>
          <w:rFonts w:ascii="Times New Roman"/>
          <w:sz w:val="22"/>
          <w:szCs w:val="22"/>
        </w:rPr>
        <w:t>적용한다</w:t>
      </w:r>
      <w:r w:rsidR="00FE56CC" w:rsidRPr="00413874">
        <w:rPr>
          <w:rFonts w:ascii="Times New Roman"/>
          <w:sz w:val="22"/>
          <w:szCs w:val="22"/>
        </w:rPr>
        <w:t>.</w:t>
      </w:r>
    </w:p>
    <w:p w14:paraId="18F113F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397E17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923" w:name="_Toc191645698"/>
      <w:bookmarkStart w:id="924" w:name="_Toc240898120"/>
      <w:bookmarkStart w:id="925" w:name="_Toc242778006"/>
      <w:r w:rsidRPr="00413874">
        <w:rPr>
          <w:rFonts w:ascii="Times New Roman" w:eastAsia="바탕" w:hAnsi="Times New Roman"/>
          <w:kern w:val="0"/>
          <w:sz w:val="22"/>
          <w:szCs w:val="22"/>
        </w:rPr>
        <w:t>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본</w:t>
      </w:r>
      <w:bookmarkEnd w:id="923"/>
      <w:bookmarkEnd w:id="924"/>
      <w:bookmarkEnd w:id="925"/>
    </w:p>
    <w:p w14:paraId="24B274C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D37574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00FE56CC" w:rsidRPr="00413874">
        <w:rPr>
          <w:rFonts w:ascii="Times New Roman"/>
          <w:kern w:val="0"/>
          <w:sz w:val="22"/>
          <w:szCs w:val="22"/>
        </w:rPr>
        <w:t xml:space="preserve"> </w:t>
      </w:r>
      <w:r w:rsidR="00FE56CC" w:rsidRPr="00413874">
        <w:rPr>
          <w:rFonts w:ascii="Times New Roman"/>
          <w:kern w:val="0"/>
          <w:sz w:val="22"/>
          <w:szCs w:val="22"/>
        </w:rPr>
        <w:t>수통의</w:t>
      </w:r>
      <w:r w:rsidR="00FE56CC" w:rsidRPr="00413874">
        <w:rPr>
          <w:rFonts w:ascii="Times New Roman"/>
          <w:kern w:val="0"/>
          <w:sz w:val="22"/>
          <w:szCs w:val="22"/>
        </w:rPr>
        <w:t xml:space="preserve"> </w:t>
      </w:r>
      <w:r w:rsidR="00FE56CC" w:rsidRPr="00413874">
        <w:rPr>
          <w:rFonts w:ascii="Times New Roman"/>
          <w:kern w:val="0"/>
          <w:sz w:val="22"/>
          <w:szCs w:val="22"/>
        </w:rPr>
        <w:t>부본으로</w:t>
      </w:r>
      <w:r w:rsidR="00FE56CC" w:rsidRPr="00413874">
        <w:rPr>
          <w:rFonts w:ascii="Times New Roman"/>
          <w:kern w:val="0"/>
          <w:sz w:val="22"/>
          <w:szCs w:val="22"/>
        </w:rPr>
        <w:t xml:space="preserve"> </w:t>
      </w:r>
      <w:r w:rsidR="00FE56CC" w:rsidRPr="00413874">
        <w:rPr>
          <w:rFonts w:ascii="Times New Roman"/>
          <w:kern w:val="0"/>
          <w:sz w:val="22"/>
          <w:szCs w:val="22"/>
        </w:rPr>
        <w:t>작성될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있다</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당사자들이</w:t>
      </w:r>
      <w:r w:rsidR="00FE56CC" w:rsidRPr="00413874">
        <w:rPr>
          <w:rFonts w:ascii="Times New Roman"/>
          <w:kern w:val="0"/>
          <w:sz w:val="22"/>
          <w:szCs w:val="22"/>
        </w:rPr>
        <w:t xml:space="preserve"> </w:t>
      </w:r>
      <w:r w:rsidR="00FE56CC" w:rsidRPr="00413874">
        <w:rPr>
          <w:rFonts w:ascii="Times New Roman"/>
          <w:kern w:val="0"/>
          <w:sz w:val="22"/>
          <w:szCs w:val="22"/>
        </w:rPr>
        <w:t>서명한</w:t>
      </w:r>
      <w:r w:rsidR="00FE56CC" w:rsidRPr="00413874">
        <w:rPr>
          <w:rFonts w:ascii="Times New Roman"/>
          <w:kern w:val="0"/>
          <w:sz w:val="22"/>
          <w:szCs w:val="22"/>
        </w:rPr>
        <w:t xml:space="preserve"> </w:t>
      </w:r>
      <w:r w:rsidR="00FE56CC" w:rsidRPr="00413874">
        <w:rPr>
          <w:rFonts w:ascii="Times New Roman"/>
          <w:kern w:val="0"/>
          <w:sz w:val="22"/>
          <w:szCs w:val="22"/>
        </w:rPr>
        <w:t>개개의</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세트는</w:t>
      </w:r>
      <w:r w:rsidR="00FE56CC" w:rsidRPr="00413874">
        <w:rPr>
          <w:rFonts w:ascii="Times New Roman"/>
          <w:kern w:val="0"/>
          <w:sz w:val="22"/>
          <w:szCs w:val="22"/>
        </w:rPr>
        <w:t xml:space="preserve">, </w:t>
      </w:r>
      <w:r w:rsidR="00FE56CC"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경우에</w:t>
      </w:r>
      <w:r w:rsidR="00FE56CC" w:rsidRPr="00413874">
        <w:rPr>
          <w:rFonts w:ascii="Times New Roman"/>
          <w:kern w:val="0"/>
          <w:sz w:val="22"/>
          <w:szCs w:val="22"/>
        </w:rPr>
        <w:t xml:space="preserve"> </w:t>
      </w:r>
      <w:r w:rsidR="00FE56CC" w:rsidRPr="00413874">
        <w:rPr>
          <w:rFonts w:ascii="Times New Roman"/>
          <w:kern w:val="0"/>
          <w:sz w:val="22"/>
          <w:szCs w:val="22"/>
        </w:rPr>
        <w:t>있어서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목적을</w:t>
      </w:r>
      <w:r w:rsidR="00FE56CC" w:rsidRPr="00413874">
        <w:rPr>
          <w:rFonts w:ascii="Times New Roman"/>
          <w:kern w:val="0"/>
          <w:sz w:val="22"/>
          <w:szCs w:val="22"/>
        </w:rPr>
        <w:t xml:space="preserve"> </w:t>
      </w:r>
      <w:r w:rsidR="00FE56CC" w:rsidRPr="00413874">
        <w:rPr>
          <w:rFonts w:ascii="Times New Roman"/>
          <w:kern w:val="0"/>
          <w:sz w:val="22"/>
          <w:szCs w:val="22"/>
        </w:rPr>
        <w:t>위한</w:t>
      </w:r>
      <w:r w:rsidR="00FE56CC" w:rsidRPr="00413874">
        <w:rPr>
          <w:rFonts w:ascii="Times New Roman"/>
          <w:kern w:val="0"/>
          <w:sz w:val="22"/>
          <w:szCs w:val="22"/>
        </w:rPr>
        <w:t xml:space="preserve"> </w:t>
      </w:r>
      <w:r w:rsidR="00FE56CC" w:rsidRPr="00413874">
        <w:rPr>
          <w:rFonts w:ascii="Times New Roman"/>
          <w:kern w:val="0"/>
          <w:sz w:val="22"/>
          <w:szCs w:val="22"/>
        </w:rPr>
        <w:t>완전한</w:t>
      </w:r>
      <w:r w:rsidR="00FE56CC" w:rsidRPr="00413874">
        <w:rPr>
          <w:rFonts w:ascii="Times New Roman"/>
          <w:kern w:val="0"/>
          <w:sz w:val="22"/>
          <w:szCs w:val="22"/>
        </w:rPr>
        <w:t xml:space="preserve"> </w:t>
      </w:r>
      <w:r w:rsidR="00FE56CC" w:rsidRPr="00413874">
        <w:rPr>
          <w:rFonts w:ascii="Times New Roman"/>
          <w:kern w:val="0"/>
          <w:sz w:val="22"/>
          <w:szCs w:val="22"/>
        </w:rPr>
        <w:t>원</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약정이</w:t>
      </w:r>
      <w:r w:rsidR="00FE56CC" w:rsidRPr="00413874">
        <w:rPr>
          <w:rFonts w:ascii="Times New Roman"/>
          <w:kern w:val="0"/>
          <w:sz w:val="22"/>
          <w:szCs w:val="22"/>
        </w:rPr>
        <w:t xml:space="preserve"> </w:t>
      </w:r>
      <w:r w:rsidR="00FE56CC" w:rsidRPr="00413874">
        <w:rPr>
          <w:rFonts w:ascii="Times New Roman"/>
          <w:kern w:val="0"/>
          <w:sz w:val="22"/>
          <w:szCs w:val="22"/>
        </w:rPr>
        <w:t>된다</w:t>
      </w:r>
      <w:r w:rsidR="00FE56CC" w:rsidRPr="00413874">
        <w:rPr>
          <w:rFonts w:ascii="Times New Roman"/>
          <w:kern w:val="0"/>
          <w:sz w:val="22"/>
          <w:szCs w:val="22"/>
        </w:rPr>
        <w:t xml:space="preserve">. </w:t>
      </w:r>
    </w:p>
    <w:p w14:paraId="518279E8" w14:textId="77777777" w:rsidR="00455680" w:rsidRDefault="00455680" w:rsidP="00455680">
      <w:pPr>
        <w:tabs>
          <w:tab w:val="left" w:pos="400"/>
        </w:tabs>
        <w:adjustRightInd w:val="0"/>
        <w:snapToGrid w:val="0"/>
        <w:spacing w:line="400" w:lineRule="exact"/>
        <w:rPr>
          <w:rFonts w:ascii="Times New Roman"/>
          <w:kern w:val="0"/>
          <w:sz w:val="22"/>
          <w:szCs w:val="22"/>
        </w:rPr>
      </w:pPr>
    </w:p>
    <w:p w14:paraId="2168CF00" w14:textId="359522AA" w:rsidR="009A6A96" w:rsidRPr="009A6A96" w:rsidRDefault="009A6A96" w:rsidP="009A6A96">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926" w:name="_Toc242778007"/>
      <w:r w:rsidRPr="009A6A96">
        <w:rPr>
          <w:rFonts w:ascii="Times New Roman" w:eastAsia="바탕" w:hAnsi="Times New Roman" w:hint="eastAsia"/>
          <w:kern w:val="0"/>
          <w:sz w:val="22"/>
          <w:szCs w:val="22"/>
        </w:rPr>
        <w:t>금융소비자보호법</w:t>
      </w:r>
      <w:r w:rsidRPr="009A6A96">
        <w:rPr>
          <w:rFonts w:ascii="Times New Roman" w:eastAsia="바탕" w:hAnsi="Times New Roman" w:hint="eastAsia"/>
          <w:kern w:val="0"/>
          <w:sz w:val="22"/>
          <w:szCs w:val="22"/>
        </w:rPr>
        <w:t xml:space="preserve"> </w:t>
      </w:r>
      <w:r w:rsidRPr="009A6A96">
        <w:rPr>
          <w:rFonts w:ascii="Times New Roman" w:eastAsia="바탕" w:hAnsi="Times New Roman" w:hint="eastAsia"/>
          <w:kern w:val="0"/>
          <w:sz w:val="22"/>
          <w:szCs w:val="22"/>
        </w:rPr>
        <w:t>관련</w:t>
      </w:r>
      <w:r w:rsidRPr="009A6A96">
        <w:rPr>
          <w:rFonts w:ascii="Times New Roman" w:eastAsia="바탕" w:hAnsi="Times New Roman" w:hint="eastAsia"/>
          <w:kern w:val="0"/>
          <w:sz w:val="22"/>
          <w:szCs w:val="22"/>
        </w:rPr>
        <w:t xml:space="preserve"> </w:t>
      </w:r>
      <w:r w:rsidRPr="009A6A96">
        <w:rPr>
          <w:rFonts w:ascii="Times New Roman" w:eastAsia="바탕" w:hAnsi="Times New Roman" w:hint="eastAsia"/>
          <w:kern w:val="0"/>
          <w:sz w:val="22"/>
          <w:szCs w:val="22"/>
        </w:rPr>
        <w:t>사항</w:t>
      </w:r>
      <w:bookmarkEnd w:id="926"/>
    </w:p>
    <w:p w14:paraId="67A19720" w14:textId="77777777" w:rsidR="00455680" w:rsidRDefault="00455680" w:rsidP="008B24EF">
      <w:pPr>
        <w:tabs>
          <w:tab w:val="left" w:pos="400"/>
        </w:tabs>
        <w:adjustRightInd w:val="0"/>
        <w:snapToGrid w:val="0"/>
        <w:spacing w:line="400" w:lineRule="exact"/>
        <w:rPr>
          <w:rFonts w:ascii="Times New Roman"/>
          <w:kern w:val="0"/>
          <w:sz w:val="22"/>
          <w:szCs w:val="22"/>
        </w:rPr>
      </w:pPr>
    </w:p>
    <w:p w14:paraId="1F499D60" w14:textId="5A52D453"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t>대주</w:t>
      </w:r>
      <w:r w:rsidRPr="009A6A96">
        <w:rPr>
          <w:rFonts w:ascii="Times New Roman"/>
          <w:kern w:val="0"/>
          <w:sz w:val="22"/>
          <w:szCs w:val="22"/>
        </w:rPr>
        <w:t xml:space="preserve"> </w:t>
      </w:r>
      <w:r w:rsidRPr="009A6A96">
        <w:rPr>
          <w:rFonts w:ascii="Times New Roman"/>
          <w:kern w:val="0"/>
          <w:sz w:val="22"/>
          <w:szCs w:val="22"/>
        </w:rPr>
        <w:t>중</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법률」의</w:t>
      </w:r>
      <w:r w:rsidRPr="009A6A96">
        <w:rPr>
          <w:rFonts w:ascii="Times New Roman"/>
          <w:kern w:val="0"/>
          <w:sz w:val="22"/>
          <w:szCs w:val="22"/>
        </w:rPr>
        <w:t xml:space="preserve"> </w:t>
      </w:r>
      <w:r w:rsidRPr="009A6A96">
        <w:rPr>
          <w:rFonts w:ascii="Times New Roman"/>
          <w:kern w:val="0"/>
          <w:sz w:val="22"/>
          <w:szCs w:val="22"/>
        </w:rPr>
        <w:t>적용을</w:t>
      </w:r>
      <w:r w:rsidRPr="009A6A96">
        <w:rPr>
          <w:rFonts w:ascii="Times New Roman"/>
          <w:kern w:val="0"/>
          <w:sz w:val="22"/>
          <w:szCs w:val="22"/>
        </w:rPr>
        <w:t xml:space="preserve"> </w:t>
      </w:r>
      <w:r w:rsidRPr="009A6A96">
        <w:rPr>
          <w:rFonts w:ascii="Times New Roman"/>
          <w:kern w:val="0"/>
          <w:sz w:val="22"/>
          <w:szCs w:val="22"/>
        </w:rPr>
        <w:t>받는</w:t>
      </w:r>
      <w:r w:rsidRPr="009A6A96">
        <w:rPr>
          <w:rFonts w:ascii="Times New Roman"/>
          <w:kern w:val="0"/>
          <w:sz w:val="22"/>
          <w:szCs w:val="22"/>
        </w:rPr>
        <w:t xml:space="preserve"> </w:t>
      </w:r>
      <w:r w:rsidRPr="009A6A96">
        <w:rPr>
          <w:rFonts w:ascii="Times New Roman"/>
          <w:kern w:val="0"/>
          <w:sz w:val="22"/>
          <w:szCs w:val="22"/>
        </w:rPr>
        <w:t>금융기관에</w:t>
      </w:r>
      <w:r w:rsidRPr="009A6A96">
        <w:rPr>
          <w:rFonts w:ascii="Times New Roman"/>
          <w:kern w:val="0"/>
          <w:sz w:val="22"/>
          <w:szCs w:val="22"/>
        </w:rPr>
        <w:t xml:space="preserve"> </w:t>
      </w:r>
      <w:r w:rsidRPr="009A6A96">
        <w:rPr>
          <w:rFonts w:ascii="Times New Roman"/>
          <w:kern w:val="0"/>
          <w:sz w:val="22"/>
          <w:szCs w:val="22"/>
        </w:rPr>
        <w:t>한하여</w:t>
      </w:r>
      <w:r w:rsidRPr="009A6A96">
        <w:rPr>
          <w:rFonts w:ascii="Times New Roman"/>
          <w:kern w:val="0"/>
          <w:sz w:val="22"/>
          <w:szCs w:val="22"/>
        </w:rPr>
        <w:t xml:space="preserve"> </w:t>
      </w:r>
      <w:r w:rsidRPr="009A6A96">
        <w:rPr>
          <w:rFonts w:ascii="Times New Roman"/>
          <w:kern w:val="0"/>
          <w:sz w:val="22"/>
          <w:szCs w:val="22"/>
        </w:rPr>
        <w:t>동</w:t>
      </w:r>
      <w:r w:rsidRPr="009A6A96">
        <w:rPr>
          <w:rFonts w:ascii="Times New Roman"/>
          <w:kern w:val="0"/>
          <w:sz w:val="22"/>
          <w:szCs w:val="22"/>
        </w:rPr>
        <w:t xml:space="preserve"> </w:t>
      </w:r>
      <w:r w:rsidRPr="009A6A96">
        <w:rPr>
          <w:rFonts w:ascii="Times New Roman"/>
          <w:kern w:val="0"/>
          <w:sz w:val="22"/>
          <w:szCs w:val="22"/>
        </w:rPr>
        <w:t>법이</w:t>
      </w:r>
      <w:r w:rsidRPr="009A6A96">
        <w:rPr>
          <w:rFonts w:ascii="Times New Roman"/>
          <w:kern w:val="0"/>
          <w:sz w:val="22"/>
          <w:szCs w:val="22"/>
        </w:rPr>
        <w:t xml:space="preserve"> </w:t>
      </w:r>
      <w:r w:rsidRPr="009A6A96">
        <w:rPr>
          <w:rFonts w:ascii="Times New Roman"/>
          <w:kern w:val="0"/>
          <w:sz w:val="22"/>
          <w:szCs w:val="22"/>
        </w:rPr>
        <w:t>적용된다</w:t>
      </w:r>
      <w:r w:rsidRPr="009A6A96">
        <w:rPr>
          <w:rFonts w:ascii="Times New Roman"/>
          <w:kern w:val="0"/>
          <w:sz w:val="22"/>
          <w:szCs w:val="22"/>
        </w:rPr>
        <w:t>.</w:t>
      </w:r>
    </w:p>
    <w:p w14:paraId="1342A311" w14:textId="77777777" w:rsidR="009A6A96" w:rsidRDefault="009A6A96" w:rsidP="008B24EF">
      <w:pPr>
        <w:tabs>
          <w:tab w:val="left" w:pos="400"/>
        </w:tabs>
        <w:adjustRightInd w:val="0"/>
        <w:snapToGrid w:val="0"/>
        <w:spacing w:line="400" w:lineRule="exact"/>
        <w:rPr>
          <w:rFonts w:ascii="Times New Roman"/>
          <w:kern w:val="0"/>
          <w:sz w:val="22"/>
          <w:szCs w:val="22"/>
        </w:rPr>
      </w:pPr>
    </w:p>
    <w:p w14:paraId="563E9307" w14:textId="2C2D6E16"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약정을</w:t>
      </w:r>
      <w:r w:rsidRPr="009A6A96">
        <w:rPr>
          <w:rFonts w:ascii="Times New Roman"/>
          <w:kern w:val="0"/>
          <w:sz w:val="22"/>
          <w:szCs w:val="22"/>
        </w:rPr>
        <w:t xml:space="preserve"> </w:t>
      </w:r>
      <w:r w:rsidRPr="009A6A96">
        <w:rPr>
          <w:rFonts w:ascii="Times New Roman"/>
          <w:kern w:val="0"/>
          <w:sz w:val="22"/>
          <w:szCs w:val="22"/>
        </w:rPr>
        <w:t>비롯한</w:t>
      </w:r>
      <w:r w:rsidRPr="009A6A96">
        <w:rPr>
          <w:rFonts w:ascii="Times New Roman"/>
          <w:kern w:val="0"/>
          <w:sz w:val="22"/>
          <w:szCs w:val="22"/>
        </w:rPr>
        <w:t xml:space="preserve"> </w:t>
      </w:r>
      <w:r w:rsidRPr="009A6A96">
        <w:rPr>
          <w:rFonts w:ascii="Times New Roman"/>
          <w:kern w:val="0"/>
          <w:sz w:val="22"/>
          <w:szCs w:val="22"/>
        </w:rPr>
        <w:t>금융계약은</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w:t>
      </w:r>
      <w:r w:rsidRPr="009A6A96">
        <w:rPr>
          <w:rFonts w:ascii="Times New Roman"/>
          <w:kern w:val="0"/>
          <w:sz w:val="22"/>
          <w:szCs w:val="22"/>
        </w:rPr>
        <w:t xml:space="preserve"> </w:t>
      </w:r>
      <w:r w:rsidRPr="009A6A96">
        <w:rPr>
          <w:rFonts w:ascii="Times New Roman"/>
          <w:kern w:val="0"/>
          <w:sz w:val="22"/>
          <w:szCs w:val="22"/>
        </w:rPr>
        <w:t>등</w:t>
      </w:r>
      <w:r w:rsidRPr="009A6A96">
        <w:rPr>
          <w:rFonts w:ascii="Times New Roman"/>
          <w:kern w:val="0"/>
          <w:sz w:val="22"/>
          <w:szCs w:val="22"/>
        </w:rPr>
        <w:t xml:space="preserve"> </w:t>
      </w:r>
      <w:r w:rsidRPr="009A6A96">
        <w:rPr>
          <w:rFonts w:ascii="Times New Roman"/>
          <w:kern w:val="0"/>
          <w:sz w:val="22"/>
          <w:szCs w:val="22"/>
        </w:rPr>
        <w:t>관련</w:t>
      </w:r>
      <w:r w:rsidRPr="009A6A96">
        <w:rPr>
          <w:rFonts w:ascii="Times New Roman"/>
          <w:kern w:val="0"/>
          <w:sz w:val="22"/>
          <w:szCs w:val="22"/>
        </w:rPr>
        <w:t xml:space="preserve"> </w:t>
      </w:r>
      <w:r w:rsidRPr="009A6A96">
        <w:rPr>
          <w:rFonts w:ascii="Times New Roman"/>
          <w:kern w:val="0"/>
          <w:sz w:val="22"/>
          <w:szCs w:val="22"/>
        </w:rPr>
        <w:t>법령</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각</w:t>
      </w:r>
      <w:r w:rsidRPr="009A6A96">
        <w:rPr>
          <w:rFonts w:ascii="Times New Roman"/>
          <w:kern w:val="0"/>
          <w:sz w:val="22"/>
          <w:szCs w:val="22"/>
        </w:rPr>
        <w:t xml:space="preserve"> </w:t>
      </w:r>
      <w:r w:rsidRPr="009A6A96">
        <w:rPr>
          <w:rFonts w:ascii="Times New Roman"/>
          <w:kern w:val="0"/>
          <w:sz w:val="22"/>
          <w:szCs w:val="22"/>
        </w:rPr>
        <w:t>대주의</w:t>
      </w:r>
      <w:r w:rsidRPr="009A6A96">
        <w:rPr>
          <w:rFonts w:ascii="Times New Roman"/>
          <w:kern w:val="0"/>
          <w:sz w:val="22"/>
          <w:szCs w:val="22"/>
        </w:rPr>
        <w:t xml:space="preserve"> </w:t>
      </w:r>
      <w:r w:rsidRPr="009A6A96">
        <w:rPr>
          <w:rFonts w:ascii="Times New Roman"/>
          <w:kern w:val="0"/>
          <w:sz w:val="22"/>
          <w:szCs w:val="22"/>
        </w:rPr>
        <w:t>내부통제기준에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절차를</w:t>
      </w:r>
      <w:r w:rsidRPr="009A6A96">
        <w:rPr>
          <w:rFonts w:ascii="Times New Roman"/>
          <w:kern w:val="0"/>
          <w:sz w:val="22"/>
          <w:szCs w:val="22"/>
        </w:rPr>
        <w:t xml:space="preserve"> </w:t>
      </w:r>
      <w:r w:rsidRPr="009A6A96">
        <w:rPr>
          <w:rFonts w:ascii="Times New Roman"/>
          <w:kern w:val="0"/>
          <w:sz w:val="22"/>
          <w:szCs w:val="22"/>
        </w:rPr>
        <w:t>거쳐</w:t>
      </w:r>
      <w:r w:rsidRPr="009A6A96">
        <w:rPr>
          <w:rFonts w:ascii="Times New Roman"/>
          <w:kern w:val="0"/>
          <w:sz w:val="22"/>
          <w:szCs w:val="22"/>
        </w:rPr>
        <w:t xml:space="preserve"> </w:t>
      </w:r>
      <w:r w:rsidRPr="009A6A96">
        <w:rPr>
          <w:rFonts w:ascii="Times New Roman"/>
          <w:kern w:val="0"/>
          <w:sz w:val="22"/>
          <w:szCs w:val="22"/>
        </w:rPr>
        <w:t>제공되는</w:t>
      </w:r>
      <w:r w:rsidRPr="009A6A96">
        <w:rPr>
          <w:rFonts w:ascii="Times New Roman"/>
          <w:kern w:val="0"/>
          <w:sz w:val="22"/>
          <w:szCs w:val="22"/>
        </w:rPr>
        <w:t xml:space="preserve"> </w:t>
      </w:r>
      <w:r w:rsidRPr="009A6A96">
        <w:rPr>
          <w:rFonts w:ascii="Times New Roman"/>
          <w:kern w:val="0"/>
          <w:sz w:val="22"/>
          <w:szCs w:val="22"/>
        </w:rPr>
        <w:t>것이다</w:t>
      </w:r>
      <w:r w:rsidRPr="009A6A96">
        <w:rPr>
          <w:rFonts w:ascii="Times New Roman"/>
          <w:kern w:val="0"/>
          <w:sz w:val="22"/>
          <w:szCs w:val="22"/>
        </w:rPr>
        <w:t>.</w:t>
      </w:r>
    </w:p>
    <w:p w14:paraId="694B6117" w14:textId="77777777" w:rsidR="009A6A96" w:rsidRDefault="009A6A96" w:rsidP="008B24EF">
      <w:pPr>
        <w:tabs>
          <w:tab w:val="left" w:pos="400"/>
        </w:tabs>
        <w:adjustRightInd w:val="0"/>
        <w:snapToGrid w:val="0"/>
        <w:spacing w:line="400" w:lineRule="exact"/>
        <w:rPr>
          <w:rFonts w:ascii="Times New Roman"/>
          <w:kern w:val="0"/>
          <w:sz w:val="22"/>
          <w:szCs w:val="22"/>
        </w:rPr>
      </w:pPr>
    </w:p>
    <w:p w14:paraId="5016579F" w14:textId="78DF094B"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이에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제반</w:t>
      </w:r>
      <w:r w:rsidRPr="009A6A96">
        <w:rPr>
          <w:rFonts w:ascii="Times New Roman"/>
          <w:kern w:val="0"/>
          <w:sz w:val="22"/>
          <w:szCs w:val="22"/>
        </w:rPr>
        <w:t xml:space="preserve"> </w:t>
      </w:r>
      <w:r w:rsidRPr="009A6A96">
        <w:rPr>
          <w:rFonts w:ascii="Times New Roman"/>
          <w:kern w:val="0"/>
          <w:sz w:val="22"/>
          <w:szCs w:val="22"/>
        </w:rPr>
        <w:t>서류는</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w:t>
      </w:r>
      <w:r w:rsidRPr="009A6A96">
        <w:rPr>
          <w:rFonts w:ascii="Times New Roman"/>
          <w:kern w:val="0"/>
          <w:sz w:val="22"/>
          <w:szCs w:val="22"/>
        </w:rPr>
        <w:t xml:space="preserve"> </w:t>
      </w:r>
      <w:r w:rsidRPr="009A6A96">
        <w:rPr>
          <w:rFonts w:ascii="Times New Roman"/>
          <w:kern w:val="0"/>
          <w:sz w:val="22"/>
          <w:szCs w:val="22"/>
        </w:rPr>
        <w:t>제</w:t>
      </w:r>
      <w:r w:rsidRPr="009A6A96">
        <w:rPr>
          <w:rFonts w:ascii="Times New Roman"/>
          <w:kern w:val="0"/>
          <w:sz w:val="22"/>
          <w:szCs w:val="22"/>
        </w:rPr>
        <w:t>23</w:t>
      </w:r>
      <w:r w:rsidRPr="009A6A96">
        <w:rPr>
          <w:rFonts w:ascii="Times New Roman"/>
          <w:kern w:val="0"/>
          <w:sz w:val="22"/>
          <w:szCs w:val="22"/>
        </w:rPr>
        <w:t>조</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동법</w:t>
      </w:r>
      <w:r w:rsidRPr="009A6A96">
        <w:rPr>
          <w:rFonts w:ascii="Times New Roman"/>
          <w:kern w:val="0"/>
          <w:sz w:val="22"/>
          <w:szCs w:val="22"/>
        </w:rPr>
        <w:t xml:space="preserve"> </w:t>
      </w:r>
      <w:r w:rsidRPr="009A6A96">
        <w:rPr>
          <w:rFonts w:ascii="Times New Roman"/>
          <w:kern w:val="0"/>
          <w:sz w:val="22"/>
          <w:szCs w:val="22"/>
        </w:rPr>
        <w:t>시행령</w:t>
      </w:r>
      <w:r w:rsidRPr="009A6A96">
        <w:rPr>
          <w:rFonts w:ascii="Times New Roman"/>
          <w:kern w:val="0"/>
          <w:sz w:val="22"/>
          <w:szCs w:val="22"/>
        </w:rPr>
        <w:t xml:space="preserve"> </w:t>
      </w:r>
      <w:r w:rsidRPr="009A6A96">
        <w:rPr>
          <w:rFonts w:ascii="Times New Roman"/>
          <w:kern w:val="0"/>
          <w:sz w:val="22"/>
          <w:szCs w:val="22"/>
        </w:rPr>
        <w:t>제</w:t>
      </w:r>
      <w:r w:rsidRPr="009A6A96">
        <w:rPr>
          <w:rFonts w:ascii="Times New Roman"/>
          <w:kern w:val="0"/>
          <w:sz w:val="22"/>
          <w:szCs w:val="22"/>
        </w:rPr>
        <w:t>22</w:t>
      </w:r>
      <w:r w:rsidRPr="009A6A96">
        <w:rPr>
          <w:rFonts w:ascii="Times New Roman"/>
          <w:kern w:val="0"/>
          <w:sz w:val="22"/>
          <w:szCs w:val="22"/>
        </w:rPr>
        <w:t>조에</w:t>
      </w:r>
      <w:r w:rsidRPr="009A6A96">
        <w:rPr>
          <w:rFonts w:ascii="Times New Roman"/>
          <w:kern w:val="0"/>
          <w:sz w:val="22"/>
          <w:szCs w:val="22"/>
        </w:rPr>
        <w:t xml:space="preserve"> </w:t>
      </w:r>
      <w:r w:rsidRPr="009A6A96">
        <w:rPr>
          <w:rFonts w:ascii="Times New Roman"/>
          <w:kern w:val="0"/>
          <w:sz w:val="22"/>
          <w:szCs w:val="22"/>
        </w:rPr>
        <w:t>따라</w:t>
      </w:r>
      <w:r w:rsidRPr="009A6A96">
        <w:rPr>
          <w:rFonts w:ascii="Times New Roman"/>
          <w:kern w:val="0"/>
          <w:sz w:val="22"/>
          <w:szCs w:val="22"/>
        </w:rPr>
        <w:t xml:space="preserve"> </w:t>
      </w:r>
      <w:r w:rsidRPr="009A6A96">
        <w:rPr>
          <w:rFonts w:ascii="Times New Roman"/>
          <w:kern w:val="0"/>
          <w:sz w:val="22"/>
          <w:szCs w:val="22"/>
        </w:rPr>
        <w:t>작성</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제공되었으며</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약정의</w:t>
      </w:r>
      <w:r w:rsidRPr="009A6A96">
        <w:rPr>
          <w:rFonts w:ascii="Times New Roman"/>
          <w:kern w:val="0"/>
          <w:sz w:val="22"/>
          <w:szCs w:val="22"/>
        </w:rPr>
        <w:t xml:space="preserve"> </w:t>
      </w:r>
      <w:r w:rsidRPr="009A6A96">
        <w:rPr>
          <w:rFonts w:ascii="Times New Roman"/>
          <w:kern w:val="0"/>
          <w:sz w:val="22"/>
          <w:szCs w:val="22"/>
        </w:rPr>
        <w:t>당사자들은</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약정에</w:t>
      </w:r>
      <w:r w:rsidRPr="009A6A96">
        <w:rPr>
          <w:rFonts w:ascii="Times New Roman"/>
          <w:kern w:val="0"/>
          <w:sz w:val="22"/>
          <w:szCs w:val="22"/>
        </w:rPr>
        <w:t xml:space="preserve"> </w:t>
      </w:r>
      <w:r w:rsidRPr="009A6A96">
        <w:rPr>
          <w:rFonts w:ascii="Times New Roman"/>
          <w:kern w:val="0"/>
          <w:sz w:val="22"/>
          <w:szCs w:val="22"/>
        </w:rPr>
        <w:t>서명</w:t>
      </w:r>
      <w:r w:rsidRPr="009A6A96">
        <w:rPr>
          <w:rFonts w:ascii="Times New Roman"/>
          <w:kern w:val="0"/>
          <w:sz w:val="22"/>
          <w:szCs w:val="22"/>
        </w:rPr>
        <w:t xml:space="preserve"> </w:t>
      </w:r>
      <w:r w:rsidRPr="009A6A96">
        <w:rPr>
          <w:rFonts w:ascii="Times New Roman"/>
          <w:kern w:val="0"/>
          <w:sz w:val="22"/>
          <w:szCs w:val="22"/>
        </w:rPr>
        <w:t>또는</w:t>
      </w:r>
      <w:r w:rsidRPr="009A6A96">
        <w:rPr>
          <w:rFonts w:ascii="Times New Roman"/>
          <w:kern w:val="0"/>
          <w:sz w:val="22"/>
          <w:szCs w:val="22"/>
        </w:rPr>
        <w:t xml:space="preserve"> </w:t>
      </w:r>
      <w:r w:rsidRPr="009A6A96">
        <w:rPr>
          <w:rFonts w:ascii="Times New Roman"/>
          <w:kern w:val="0"/>
          <w:sz w:val="22"/>
          <w:szCs w:val="22"/>
        </w:rPr>
        <w:t>기명날인함으로써</w:t>
      </w:r>
      <w:r w:rsidRPr="009A6A96">
        <w:rPr>
          <w:rFonts w:ascii="Times New Roman"/>
          <w:kern w:val="0"/>
          <w:sz w:val="22"/>
          <w:szCs w:val="22"/>
        </w:rPr>
        <w:t xml:space="preserve"> </w:t>
      </w:r>
      <w:r w:rsidRPr="009A6A96">
        <w:rPr>
          <w:rFonts w:ascii="Times New Roman"/>
          <w:kern w:val="0"/>
          <w:sz w:val="22"/>
          <w:szCs w:val="22"/>
        </w:rPr>
        <w:t>이를</w:t>
      </w:r>
      <w:r w:rsidRPr="009A6A96">
        <w:rPr>
          <w:rFonts w:ascii="Times New Roman"/>
          <w:kern w:val="0"/>
          <w:sz w:val="22"/>
          <w:szCs w:val="22"/>
        </w:rPr>
        <w:t xml:space="preserve"> </w:t>
      </w:r>
      <w:r w:rsidRPr="009A6A96">
        <w:rPr>
          <w:rFonts w:ascii="Times New Roman"/>
          <w:kern w:val="0"/>
          <w:sz w:val="22"/>
          <w:szCs w:val="22"/>
        </w:rPr>
        <w:t>확인한</w:t>
      </w:r>
      <w:r w:rsidRPr="009A6A96">
        <w:rPr>
          <w:rFonts w:ascii="Times New Roman"/>
          <w:kern w:val="0"/>
          <w:sz w:val="22"/>
          <w:szCs w:val="22"/>
        </w:rPr>
        <w:t xml:space="preserve"> </w:t>
      </w:r>
      <w:r w:rsidRPr="009A6A96">
        <w:rPr>
          <w:rFonts w:ascii="Times New Roman"/>
          <w:kern w:val="0"/>
          <w:sz w:val="22"/>
          <w:szCs w:val="22"/>
        </w:rPr>
        <w:t>것으로</w:t>
      </w:r>
      <w:r w:rsidRPr="009A6A96">
        <w:rPr>
          <w:rFonts w:ascii="Times New Roman"/>
          <w:kern w:val="0"/>
          <w:sz w:val="22"/>
          <w:szCs w:val="22"/>
        </w:rPr>
        <w:t xml:space="preserve"> </w:t>
      </w:r>
      <w:r w:rsidRPr="009A6A96">
        <w:rPr>
          <w:rFonts w:ascii="Times New Roman"/>
          <w:kern w:val="0"/>
          <w:sz w:val="22"/>
          <w:szCs w:val="22"/>
        </w:rPr>
        <w:t>본다</w:t>
      </w:r>
      <w:r w:rsidRPr="009A6A96">
        <w:rPr>
          <w:rFonts w:ascii="Times New Roman"/>
          <w:kern w:val="0"/>
          <w:sz w:val="22"/>
          <w:szCs w:val="22"/>
        </w:rPr>
        <w:t>.</w:t>
      </w:r>
    </w:p>
    <w:p w14:paraId="2A8647DA" w14:textId="77777777" w:rsidR="009A6A96" w:rsidRDefault="009A6A96" w:rsidP="008B24EF">
      <w:pPr>
        <w:tabs>
          <w:tab w:val="left" w:pos="400"/>
        </w:tabs>
        <w:adjustRightInd w:val="0"/>
        <w:snapToGrid w:val="0"/>
        <w:spacing w:line="400" w:lineRule="exact"/>
        <w:rPr>
          <w:rFonts w:ascii="Times New Roman"/>
          <w:kern w:val="0"/>
          <w:sz w:val="22"/>
          <w:szCs w:val="22"/>
        </w:rPr>
      </w:pPr>
    </w:p>
    <w:p w14:paraId="72D9679F" w14:textId="731BD8FC"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t>차주는</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전문금융소비자에</w:t>
      </w:r>
      <w:r w:rsidRPr="009A6A96">
        <w:rPr>
          <w:rFonts w:ascii="Times New Roman"/>
          <w:kern w:val="0"/>
          <w:sz w:val="22"/>
          <w:szCs w:val="22"/>
        </w:rPr>
        <w:t xml:space="preserve"> </w:t>
      </w:r>
      <w:r w:rsidRPr="009A6A96">
        <w:rPr>
          <w:rFonts w:ascii="Times New Roman"/>
          <w:kern w:val="0"/>
          <w:sz w:val="22"/>
          <w:szCs w:val="22"/>
        </w:rPr>
        <w:t>해당하며</w:t>
      </w:r>
      <w:r w:rsidRPr="009A6A96">
        <w:rPr>
          <w:rFonts w:ascii="Times New Roman"/>
          <w:kern w:val="0"/>
          <w:sz w:val="22"/>
          <w:szCs w:val="22"/>
        </w:rPr>
        <w:t xml:space="preserve">, </w:t>
      </w:r>
      <w:r w:rsidRPr="009A6A96">
        <w:rPr>
          <w:rFonts w:ascii="Times New Roman"/>
          <w:kern w:val="0"/>
          <w:sz w:val="22"/>
          <w:szCs w:val="22"/>
        </w:rPr>
        <w:t>이에</w:t>
      </w:r>
      <w:r w:rsidRPr="009A6A96">
        <w:rPr>
          <w:rFonts w:ascii="Times New Roman"/>
          <w:kern w:val="0"/>
          <w:sz w:val="22"/>
          <w:szCs w:val="22"/>
        </w:rPr>
        <w:t xml:space="preserve"> </w:t>
      </w:r>
      <w:r w:rsidRPr="009A6A96">
        <w:rPr>
          <w:rFonts w:ascii="Times New Roman"/>
          <w:kern w:val="0"/>
          <w:sz w:val="22"/>
          <w:szCs w:val="22"/>
        </w:rPr>
        <w:t>따라</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약정을</w:t>
      </w:r>
      <w:r w:rsidRPr="009A6A96">
        <w:rPr>
          <w:rFonts w:ascii="Times New Roman"/>
          <w:kern w:val="0"/>
          <w:sz w:val="22"/>
          <w:szCs w:val="22"/>
        </w:rPr>
        <w:t xml:space="preserve"> </w:t>
      </w:r>
      <w:r w:rsidRPr="009A6A96">
        <w:rPr>
          <w:rFonts w:ascii="Times New Roman"/>
          <w:kern w:val="0"/>
          <w:sz w:val="22"/>
          <w:szCs w:val="22"/>
        </w:rPr>
        <w:t>비롯한</w:t>
      </w:r>
      <w:r w:rsidRPr="009A6A96">
        <w:rPr>
          <w:rFonts w:ascii="Times New Roman"/>
          <w:kern w:val="0"/>
          <w:sz w:val="22"/>
          <w:szCs w:val="22"/>
        </w:rPr>
        <w:t xml:space="preserve"> </w:t>
      </w:r>
      <w:r w:rsidRPr="009A6A96">
        <w:rPr>
          <w:rFonts w:ascii="Times New Roman"/>
          <w:kern w:val="0"/>
          <w:sz w:val="22"/>
          <w:szCs w:val="22"/>
        </w:rPr>
        <w:t>금융계약상</w:t>
      </w:r>
      <w:r w:rsidRPr="009A6A96">
        <w:rPr>
          <w:rFonts w:ascii="Times New Roman"/>
          <w:kern w:val="0"/>
          <w:sz w:val="22"/>
          <w:szCs w:val="22"/>
        </w:rPr>
        <w:t xml:space="preserve"> </w:t>
      </w:r>
      <w:r w:rsidRPr="009A6A96">
        <w:rPr>
          <w:rFonts w:ascii="Times New Roman"/>
          <w:kern w:val="0"/>
          <w:sz w:val="22"/>
          <w:szCs w:val="22"/>
        </w:rPr>
        <w:t>차주가</w:t>
      </w:r>
      <w:r w:rsidRPr="009A6A96">
        <w:rPr>
          <w:rFonts w:ascii="Times New Roman"/>
          <w:kern w:val="0"/>
          <w:sz w:val="22"/>
          <w:szCs w:val="22"/>
        </w:rPr>
        <w:t xml:space="preserve"> </w:t>
      </w:r>
      <w:r w:rsidRPr="009A6A96">
        <w:rPr>
          <w:rFonts w:ascii="Times New Roman"/>
          <w:kern w:val="0"/>
          <w:sz w:val="22"/>
          <w:szCs w:val="22"/>
        </w:rPr>
        <w:t>동법에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전문금융소비자로</w:t>
      </w:r>
      <w:r w:rsidRPr="009A6A96">
        <w:rPr>
          <w:rFonts w:ascii="Times New Roman"/>
          <w:kern w:val="0"/>
          <w:sz w:val="22"/>
          <w:szCs w:val="22"/>
        </w:rPr>
        <w:t xml:space="preserve"> </w:t>
      </w:r>
      <w:r w:rsidRPr="009A6A96">
        <w:rPr>
          <w:rFonts w:ascii="Times New Roman"/>
          <w:kern w:val="0"/>
          <w:sz w:val="22"/>
          <w:szCs w:val="22"/>
        </w:rPr>
        <w:t>취급되는</w:t>
      </w:r>
      <w:r w:rsidRPr="009A6A96">
        <w:rPr>
          <w:rFonts w:ascii="Times New Roman"/>
          <w:kern w:val="0"/>
          <w:sz w:val="22"/>
          <w:szCs w:val="22"/>
        </w:rPr>
        <w:t xml:space="preserve"> </w:t>
      </w:r>
      <w:r w:rsidRPr="009A6A96">
        <w:rPr>
          <w:rFonts w:ascii="Times New Roman"/>
          <w:kern w:val="0"/>
          <w:sz w:val="22"/>
          <w:szCs w:val="22"/>
        </w:rPr>
        <w:t>것에</w:t>
      </w:r>
      <w:r w:rsidRPr="009A6A96">
        <w:rPr>
          <w:rFonts w:ascii="Times New Roman"/>
          <w:kern w:val="0"/>
          <w:sz w:val="22"/>
          <w:szCs w:val="22"/>
        </w:rPr>
        <w:t xml:space="preserve"> </w:t>
      </w:r>
      <w:r w:rsidRPr="009A6A96">
        <w:rPr>
          <w:rFonts w:ascii="Times New Roman"/>
          <w:kern w:val="0"/>
          <w:sz w:val="22"/>
          <w:szCs w:val="22"/>
        </w:rPr>
        <w:t>대하여</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약정을</w:t>
      </w:r>
      <w:r w:rsidRPr="009A6A96">
        <w:rPr>
          <w:rFonts w:ascii="Times New Roman"/>
          <w:kern w:val="0"/>
          <w:sz w:val="22"/>
          <w:szCs w:val="22"/>
        </w:rPr>
        <w:t xml:space="preserve"> </w:t>
      </w:r>
      <w:r w:rsidRPr="009A6A96">
        <w:rPr>
          <w:rFonts w:ascii="Times New Roman"/>
          <w:kern w:val="0"/>
          <w:sz w:val="22"/>
          <w:szCs w:val="22"/>
        </w:rPr>
        <w:t>체결함으로써</w:t>
      </w:r>
      <w:r w:rsidRPr="009A6A96">
        <w:rPr>
          <w:rFonts w:ascii="Times New Roman"/>
          <w:kern w:val="0"/>
          <w:sz w:val="22"/>
          <w:szCs w:val="22"/>
        </w:rPr>
        <w:t xml:space="preserve"> </w:t>
      </w:r>
      <w:r w:rsidRPr="009A6A96">
        <w:rPr>
          <w:rFonts w:ascii="Times New Roman"/>
          <w:kern w:val="0"/>
          <w:sz w:val="22"/>
          <w:szCs w:val="22"/>
        </w:rPr>
        <w:t>동의한다</w:t>
      </w:r>
      <w:r w:rsidRPr="009A6A96">
        <w:rPr>
          <w:rFonts w:ascii="Times New Roman"/>
          <w:kern w:val="0"/>
          <w:sz w:val="22"/>
          <w:szCs w:val="22"/>
        </w:rPr>
        <w:t>.</w:t>
      </w:r>
    </w:p>
    <w:p w14:paraId="50757EDE" w14:textId="77777777" w:rsidR="009A6A96" w:rsidRPr="00413874" w:rsidRDefault="009A6A96" w:rsidP="008B24EF">
      <w:pPr>
        <w:tabs>
          <w:tab w:val="left" w:pos="400"/>
        </w:tabs>
        <w:adjustRightInd w:val="0"/>
        <w:snapToGrid w:val="0"/>
        <w:spacing w:line="400" w:lineRule="exact"/>
        <w:rPr>
          <w:rFonts w:ascii="Times New Roman"/>
          <w:kern w:val="0"/>
          <w:sz w:val="22"/>
          <w:szCs w:val="22"/>
        </w:rPr>
      </w:pPr>
    </w:p>
    <w:p w14:paraId="7F1D10B7" w14:textId="2744BD49" w:rsidR="00FE56CC" w:rsidRPr="00413874" w:rsidRDefault="0010746F" w:rsidP="008B24EF">
      <w:pPr>
        <w:tabs>
          <w:tab w:val="left" w:pos="400"/>
        </w:tabs>
        <w:adjustRightInd w:val="0"/>
        <w:snapToGrid w:val="0"/>
        <w:spacing w:line="400" w:lineRule="exact"/>
        <w:jc w:val="center"/>
        <w:rPr>
          <w:rFonts w:ascii="Times New Roman"/>
          <w:i/>
          <w:kern w:val="0"/>
          <w:sz w:val="22"/>
          <w:szCs w:val="22"/>
        </w:rPr>
      </w:pPr>
      <w:r w:rsidRPr="00413874">
        <w:rPr>
          <w:rFonts w:ascii="Times New Roman"/>
          <w:i/>
          <w:kern w:val="0"/>
          <w:sz w:val="22"/>
          <w:szCs w:val="22"/>
        </w:rPr>
        <w:t>(</w:t>
      </w:r>
      <w:r w:rsidR="00FE56CC" w:rsidRPr="00413874">
        <w:rPr>
          <w:rFonts w:ascii="Times New Roman"/>
          <w:i/>
          <w:kern w:val="0"/>
          <w:sz w:val="22"/>
          <w:szCs w:val="22"/>
        </w:rPr>
        <w:t>다음</w:t>
      </w:r>
      <w:r w:rsidR="00FE56CC" w:rsidRPr="00413874">
        <w:rPr>
          <w:rFonts w:ascii="Times New Roman"/>
          <w:i/>
          <w:kern w:val="0"/>
          <w:sz w:val="22"/>
          <w:szCs w:val="22"/>
        </w:rPr>
        <w:t xml:space="preserve"> </w:t>
      </w:r>
      <w:r w:rsidR="00FE56CC" w:rsidRPr="00413874">
        <w:rPr>
          <w:rFonts w:ascii="Times New Roman"/>
          <w:i/>
          <w:kern w:val="0"/>
          <w:sz w:val="22"/>
          <w:szCs w:val="22"/>
        </w:rPr>
        <w:t>페이지</w:t>
      </w:r>
      <w:r w:rsidR="00F7244E" w:rsidRPr="00413874">
        <w:rPr>
          <w:rFonts w:ascii="Times New Roman"/>
          <w:i/>
          <w:kern w:val="0"/>
          <w:sz w:val="22"/>
          <w:szCs w:val="22"/>
        </w:rPr>
        <w:t>의</w:t>
      </w:r>
      <w:r w:rsidR="00F7244E" w:rsidRPr="00413874">
        <w:rPr>
          <w:rFonts w:ascii="Times New Roman"/>
          <w:i/>
          <w:kern w:val="0"/>
          <w:sz w:val="22"/>
          <w:szCs w:val="22"/>
        </w:rPr>
        <w:t xml:space="preserve"> </w:t>
      </w:r>
      <w:r w:rsidR="00FE56CC" w:rsidRPr="00413874">
        <w:rPr>
          <w:rFonts w:ascii="Times New Roman"/>
          <w:i/>
          <w:kern w:val="0"/>
          <w:sz w:val="22"/>
          <w:szCs w:val="22"/>
        </w:rPr>
        <w:t>기명날인</w:t>
      </w:r>
      <w:r w:rsidR="00FE56CC" w:rsidRPr="00413874">
        <w:rPr>
          <w:rFonts w:ascii="Times New Roman"/>
          <w:i/>
          <w:kern w:val="0"/>
          <w:sz w:val="22"/>
          <w:szCs w:val="22"/>
        </w:rPr>
        <w:t xml:space="preserve"> </w:t>
      </w:r>
      <w:r w:rsidR="00FE56CC" w:rsidRPr="00413874">
        <w:rPr>
          <w:rFonts w:ascii="Times New Roman"/>
          <w:i/>
          <w:kern w:val="0"/>
          <w:sz w:val="22"/>
          <w:szCs w:val="22"/>
        </w:rPr>
        <w:t>또는</w:t>
      </w:r>
      <w:r w:rsidR="00FE56CC" w:rsidRPr="00413874">
        <w:rPr>
          <w:rFonts w:ascii="Times New Roman"/>
          <w:i/>
          <w:kern w:val="0"/>
          <w:sz w:val="22"/>
          <w:szCs w:val="22"/>
        </w:rPr>
        <w:t xml:space="preserve"> </w:t>
      </w:r>
      <w:r w:rsidR="00FE56CC" w:rsidRPr="00413874">
        <w:rPr>
          <w:rFonts w:ascii="Times New Roman"/>
          <w:i/>
          <w:kern w:val="0"/>
          <w:sz w:val="22"/>
          <w:szCs w:val="22"/>
        </w:rPr>
        <w:t>서명을</w:t>
      </w:r>
      <w:r w:rsidR="00FE56CC" w:rsidRPr="00413874">
        <w:rPr>
          <w:rFonts w:ascii="Times New Roman"/>
          <w:i/>
          <w:kern w:val="0"/>
          <w:sz w:val="22"/>
          <w:szCs w:val="22"/>
        </w:rPr>
        <w:t xml:space="preserve"> </w:t>
      </w:r>
      <w:r w:rsidR="00FE56CC" w:rsidRPr="00413874">
        <w:rPr>
          <w:rFonts w:ascii="Times New Roman"/>
          <w:i/>
          <w:kern w:val="0"/>
          <w:sz w:val="22"/>
          <w:szCs w:val="22"/>
        </w:rPr>
        <w:t>위하여</w:t>
      </w:r>
      <w:r w:rsidR="00FE56CC" w:rsidRPr="00413874">
        <w:rPr>
          <w:rFonts w:ascii="Times New Roman"/>
          <w:i/>
          <w:kern w:val="0"/>
          <w:sz w:val="22"/>
          <w:szCs w:val="22"/>
        </w:rPr>
        <w:t xml:space="preserve"> </w:t>
      </w:r>
      <w:r w:rsidR="00FE56CC" w:rsidRPr="00413874">
        <w:rPr>
          <w:rFonts w:ascii="Times New Roman"/>
          <w:i/>
          <w:kern w:val="0"/>
          <w:sz w:val="22"/>
          <w:szCs w:val="22"/>
        </w:rPr>
        <w:t>이하</w:t>
      </w:r>
      <w:r w:rsidR="00FE56CC" w:rsidRPr="00413874">
        <w:rPr>
          <w:rFonts w:ascii="Times New Roman"/>
          <w:i/>
          <w:kern w:val="0"/>
          <w:sz w:val="22"/>
          <w:szCs w:val="22"/>
        </w:rPr>
        <w:t xml:space="preserve"> </w:t>
      </w:r>
      <w:r w:rsidR="00FE56CC" w:rsidRPr="00413874">
        <w:rPr>
          <w:rFonts w:ascii="Times New Roman"/>
          <w:i/>
          <w:kern w:val="0"/>
          <w:sz w:val="22"/>
          <w:szCs w:val="22"/>
        </w:rPr>
        <w:t>여백</w:t>
      </w:r>
      <w:r w:rsidRPr="00413874">
        <w:rPr>
          <w:rFonts w:ascii="Times New Roman"/>
          <w:i/>
          <w:kern w:val="0"/>
          <w:sz w:val="22"/>
          <w:szCs w:val="22"/>
        </w:rPr>
        <w:t>)</w:t>
      </w:r>
    </w:p>
    <w:p w14:paraId="19174454" w14:textId="7CFADB50" w:rsidR="00FE56CC" w:rsidRPr="00413874" w:rsidRDefault="00C27B16"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br w:type="page"/>
      </w:r>
      <w:r w:rsidR="005F42F0" w:rsidRPr="00413874">
        <w:rPr>
          <w:rFonts w:ascii="Times New Roman"/>
          <w:kern w:val="0"/>
          <w:sz w:val="22"/>
          <w:szCs w:val="22"/>
        </w:rPr>
        <w:lastRenderedPageBreak/>
        <w:t>위</w:t>
      </w:r>
      <w:r w:rsidR="005F42F0" w:rsidRPr="00413874">
        <w:rPr>
          <w:rFonts w:ascii="Times New Roman"/>
          <w:kern w:val="0"/>
          <w:sz w:val="22"/>
          <w:szCs w:val="22"/>
        </w:rPr>
        <w:t xml:space="preserve"> </w:t>
      </w:r>
      <w:r w:rsidR="005F42F0" w:rsidRPr="00413874">
        <w:rPr>
          <w:rFonts w:ascii="Times New Roman"/>
          <w:kern w:val="0"/>
          <w:sz w:val="22"/>
          <w:szCs w:val="22"/>
        </w:rPr>
        <w:t>합의사항을</w:t>
      </w:r>
      <w:r w:rsidR="005F42F0" w:rsidRPr="00413874">
        <w:rPr>
          <w:rFonts w:ascii="Times New Roman"/>
          <w:kern w:val="0"/>
          <w:sz w:val="22"/>
          <w:szCs w:val="22"/>
        </w:rPr>
        <w:t xml:space="preserve"> </w:t>
      </w:r>
      <w:r w:rsidR="005F42F0" w:rsidRPr="00413874">
        <w:rPr>
          <w:rFonts w:ascii="Times New Roman"/>
          <w:kern w:val="0"/>
          <w:sz w:val="22"/>
          <w:szCs w:val="22"/>
        </w:rPr>
        <w:t>증명하기</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당사자들은</w:t>
      </w:r>
      <w:r w:rsidR="005F42F0"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5F42F0" w:rsidRPr="00413874">
        <w:rPr>
          <w:rFonts w:ascii="Times New Roman"/>
          <w:kern w:val="0"/>
          <w:sz w:val="22"/>
          <w:szCs w:val="22"/>
        </w:rPr>
        <w:t xml:space="preserve"> </w:t>
      </w:r>
      <w:r w:rsidR="00CF4D89" w:rsidRPr="00413874">
        <w:rPr>
          <w:rFonts w:ascii="Times New Roman"/>
          <w:kern w:val="0"/>
          <w:sz w:val="22"/>
          <w:szCs w:val="22"/>
        </w:rPr>
        <w:t>1</w:t>
      </w:r>
      <w:r w:rsidR="005F42F0" w:rsidRPr="00413874">
        <w:rPr>
          <w:rFonts w:ascii="Times New Roman"/>
          <w:kern w:val="0"/>
          <w:sz w:val="22"/>
          <w:szCs w:val="22"/>
        </w:rPr>
        <w:t>부를</w:t>
      </w:r>
      <w:r w:rsidR="005F42F0" w:rsidRPr="00413874">
        <w:rPr>
          <w:rFonts w:ascii="Times New Roman"/>
          <w:kern w:val="0"/>
          <w:sz w:val="22"/>
          <w:szCs w:val="22"/>
        </w:rPr>
        <w:t xml:space="preserve"> </w:t>
      </w:r>
      <w:r w:rsidR="005F42F0" w:rsidRPr="00413874">
        <w:rPr>
          <w:rFonts w:ascii="Times New Roman"/>
          <w:kern w:val="0"/>
          <w:sz w:val="22"/>
          <w:szCs w:val="22"/>
        </w:rPr>
        <w:t>작성하여</w:t>
      </w:r>
      <w:r w:rsidR="005F42F0" w:rsidRPr="00413874">
        <w:rPr>
          <w:rFonts w:ascii="Times New Roman"/>
          <w:kern w:val="0"/>
          <w:sz w:val="22"/>
          <w:szCs w:val="22"/>
        </w:rPr>
        <w:t xml:space="preserve">, </w:t>
      </w:r>
      <w:r w:rsidR="005F42F0" w:rsidRPr="00413874">
        <w:rPr>
          <w:rFonts w:ascii="Times New Roman"/>
          <w:kern w:val="0"/>
          <w:sz w:val="22"/>
          <w:szCs w:val="22"/>
        </w:rPr>
        <w:t>차주가</w:t>
      </w:r>
      <w:r w:rsidR="005F42F0" w:rsidRPr="00413874">
        <w:rPr>
          <w:rFonts w:ascii="Times New Roman"/>
          <w:kern w:val="0"/>
          <w:sz w:val="22"/>
          <w:szCs w:val="22"/>
        </w:rPr>
        <w:t xml:space="preserve"> </w:t>
      </w:r>
      <w:r w:rsidR="005F42F0" w:rsidRPr="00413874">
        <w:rPr>
          <w:rFonts w:ascii="Times New Roman"/>
          <w:kern w:val="0"/>
          <w:sz w:val="22"/>
          <w:szCs w:val="22"/>
        </w:rPr>
        <w:t>원본을</w:t>
      </w:r>
      <w:r w:rsidR="005F42F0" w:rsidRPr="00413874">
        <w:rPr>
          <w:rFonts w:ascii="Times New Roman"/>
          <w:kern w:val="0"/>
          <w:sz w:val="22"/>
          <w:szCs w:val="22"/>
        </w:rPr>
        <w:t xml:space="preserve"> </w:t>
      </w:r>
      <w:r w:rsidR="005F42F0" w:rsidRPr="00413874">
        <w:rPr>
          <w:rFonts w:ascii="Times New Roman"/>
          <w:kern w:val="0"/>
          <w:sz w:val="22"/>
          <w:szCs w:val="22"/>
        </w:rPr>
        <w:t>보관하고</w:t>
      </w:r>
      <w:r w:rsidR="005F42F0" w:rsidRPr="00413874">
        <w:rPr>
          <w:rFonts w:ascii="Times New Roman"/>
          <w:kern w:val="0"/>
          <w:sz w:val="22"/>
          <w:szCs w:val="22"/>
        </w:rPr>
        <w:t xml:space="preserve">, </w:t>
      </w:r>
      <w:r w:rsidR="005F42F0" w:rsidRPr="00413874">
        <w:rPr>
          <w:rFonts w:ascii="Times New Roman"/>
          <w:kern w:val="0"/>
          <w:sz w:val="22"/>
          <w:szCs w:val="22"/>
        </w:rPr>
        <w:t>나머지</w:t>
      </w:r>
      <w:r w:rsidR="005F42F0" w:rsidRPr="00413874">
        <w:rPr>
          <w:rFonts w:ascii="Times New Roman"/>
          <w:kern w:val="0"/>
          <w:sz w:val="22"/>
          <w:szCs w:val="22"/>
        </w:rPr>
        <w:t xml:space="preserve"> </w:t>
      </w:r>
      <w:r w:rsidR="005F42F0" w:rsidRPr="00413874">
        <w:rPr>
          <w:rFonts w:ascii="Times New Roman"/>
          <w:kern w:val="0"/>
          <w:sz w:val="22"/>
          <w:szCs w:val="22"/>
        </w:rPr>
        <w:t>당사자는</w:t>
      </w:r>
      <w:r w:rsidR="005F42F0" w:rsidRPr="00413874">
        <w:rPr>
          <w:rFonts w:ascii="Times New Roman"/>
          <w:kern w:val="0"/>
          <w:sz w:val="22"/>
          <w:szCs w:val="22"/>
        </w:rPr>
        <w:t xml:space="preserve"> </w:t>
      </w:r>
      <w:r w:rsidR="005F42F0" w:rsidRPr="00413874">
        <w:rPr>
          <w:rFonts w:ascii="Times New Roman"/>
          <w:kern w:val="0"/>
          <w:sz w:val="22"/>
          <w:szCs w:val="22"/>
        </w:rPr>
        <w:t>그</w:t>
      </w:r>
      <w:r w:rsidR="005F42F0" w:rsidRPr="00413874">
        <w:rPr>
          <w:rFonts w:ascii="Times New Roman"/>
          <w:kern w:val="0"/>
          <w:sz w:val="22"/>
          <w:szCs w:val="22"/>
        </w:rPr>
        <w:t xml:space="preserve"> </w:t>
      </w:r>
      <w:r w:rsidR="005F42F0" w:rsidRPr="00413874">
        <w:rPr>
          <w:rFonts w:ascii="Times New Roman"/>
          <w:kern w:val="0"/>
          <w:sz w:val="22"/>
          <w:szCs w:val="22"/>
        </w:rPr>
        <w:t>사본을</w:t>
      </w:r>
      <w:r w:rsidR="005F42F0" w:rsidRPr="00413874">
        <w:rPr>
          <w:rFonts w:ascii="Times New Roman"/>
          <w:kern w:val="0"/>
          <w:sz w:val="22"/>
          <w:szCs w:val="22"/>
        </w:rPr>
        <w:t xml:space="preserve"> </w:t>
      </w:r>
      <w:r w:rsidR="005F42F0" w:rsidRPr="00413874">
        <w:rPr>
          <w:rFonts w:ascii="Times New Roman"/>
          <w:kern w:val="0"/>
          <w:sz w:val="22"/>
          <w:szCs w:val="22"/>
        </w:rPr>
        <w:t>보관한다</w:t>
      </w:r>
      <w:r w:rsidR="005F42F0" w:rsidRPr="00413874">
        <w:rPr>
          <w:rFonts w:ascii="Times New Roman"/>
          <w:kern w:val="0"/>
          <w:sz w:val="22"/>
          <w:szCs w:val="22"/>
        </w:rPr>
        <w:t xml:space="preserve">. </w:t>
      </w:r>
      <w:r w:rsidR="005F42F0" w:rsidRPr="00413874">
        <w:rPr>
          <w:rFonts w:ascii="Times New Roman"/>
          <w:kern w:val="0"/>
          <w:sz w:val="22"/>
          <w:szCs w:val="22"/>
        </w:rPr>
        <w:t>편의를</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본</w:t>
      </w:r>
      <w:r w:rsidR="005F42F0" w:rsidRPr="00413874">
        <w:rPr>
          <w:rFonts w:ascii="Times New Roman"/>
          <w:kern w:val="0"/>
          <w:sz w:val="22"/>
          <w:szCs w:val="22"/>
        </w:rPr>
        <w:t xml:space="preserve"> </w:t>
      </w:r>
      <w:r w:rsidR="005F42F0" w:rsidRPr="00413874">
        <w:rPr>
          <w:rFonts w:ascii="Times New Roman"/>
          <w:kern w:val="0"/>
          <w:sz w:val="22"/>
          <w:szCs w:val="22"/>
        </w:rPr>
        <w:t>약정의</w:t>
      </w:r>
      <w:r w:rsidR="005F42F0" w:rsidRPr="00413874">
        <w:rPr>
          <w:rFonts w:ascii="Times New Roman"/>
          <w:kern w:val="0"/>
          <w:sz w:val="22"/>
          <w:szCs w:val="22"/>
        </w:rPr>
        <w:t xml:space="preserve"> </w:t>
      </w:r>
      <w:r w:rsidR="005F42F0" w:rsidRPr="00413874">
        <w:rPr>
          <w:rFonts w:ascii="Times New Roman"/>
          <w:kern w:val="0"/>
          <w:sz w:val="22"/>
          <w:szCs w:val="22"/>
        </w:rPr>
        <w:t>간인은</w:t>
      </w:r>
      <w:r w:rsidR="005F42F0" w:rsidRPr="00413874">
        <w:rPr>
          <w:rFonts w:ascii="Times New Roman"/>
          <w:kern w:val="0"/>
          <w:sz w:val="22"/>
          <w:szCs w:val="22"/>
        </w:rPr>
        <w:t xml:space="preserve"> </w:t>
      </w:r>
      <w:r w:rsidR="005F42F0" w:rsidRPr="00413874">
        <w:rPr>
          <w:rFonts w:ascii="Times New Roman"/>
          <w:kern w:val="0"/>
          <w:sz w:val="22"/>
          <w:szCs w:val="22"/>
        </w:rPr>
        <w:t>법무법인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당사자들이</w:t>
      </w:r>
      <w:r w:rsidR="005F42F0" w:rsidRPr="00413874">
        <w:rPr>
          <w:rFonts w:ascii="Times New Roman"/>
          <w:kern w:val="0"/>
          <w:sz w:val="22"/>
          <w:szCs w:val="22"/>
        </w:rPr>
        <w:t xml:space="preserve"> </w:t>
      </w:r>
      <w:r w:rsidR="005F42F0" w:rsidRPr="00413874">
        <w:rPr>
          <w:rFonts w:ascii="Times New Roman"/>
          <w:kern w:val="0"/>
          <w:sz w:val="22"/>
          <w:szCs w:val="22"/>
        </w:rPr>
        <w:t>합의하여</w:t>
      </w:r>
      <w:r w:rsidR="005F42F0" w:rsidRPr="00413874">
        <w:rPr>
          <w:rFonts w:ascii="Times New Roman"/>
          <w:kern w:val="0"/>
          <w:sz w:val="22"/>
          <w:szCs w:val="22"/>
        </w:rPr>
        <w:t xml:space="preserve"> </w:t>
      </w:r>
      <w:r w:rsidR="005F42F0" w:rsidRPr="00413874">
        <w:rPr>
          <w:rFonts w:ascii="Times New Roman"/>
          <w:kern w:val="0"/>
          <w:sz w:val="22"/>
          <w:szCs w:val="22"/>
        </w:rPr>
        <w:t>지정하는</w:t>
      </w:r>
      <w:r w:rsidR="005F42F0" w:rsidRPr="00413874">
        <w:rPr>
          <w:rFonts w:ascii="Times New Roman"/>
          <w:kern w:val="0"/>
          <w:sz w:val="22"/>
          <w:szCs w:val="22"/>
        </w:rPr>
        <w:t xml:space="preserve"> </w:t>
      </w:r>
      <w:r w:rsidR="005F42F0" w:rsidRPr="00413874">
        <w:rPr>
          <w:rFonts w:ascii="Times New Roman"/>
          <w:kern w:val="0"/>
          <w:sz w:val="22"/>
          <w:szCs w:val="22"/>
        </w:rPr>
        <w:t>자의</w:t>
      </w:r>
      <w:r w:rsidR="005F42F0" w:rsidRPr="00413874">
        <w:rPr>
          <w:rFonts w:ascii="Times New Roman"/>
          <w:kern w:val="0"/>
          <w:sz w:val="22"/>
          <w:szCs w:val="22"/>
        </w:rPr>
        <w:t xml:space="preserve"> </w:t>
      </w:r>
      <w:r w:rsidR="005F42F0" w:rsidRPr="00413874">
        <w:rPr>
          <w:rFonts w:ascii="Times New Roman"/>
          <w:kern w:val="0"/>
          <w:sz w:val="22"/>
          <w:szCs w:val="22"/>
        </w:rPr>
        <w:t>날인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철인으로</w:t>
      </w:r>
      <w:r w:rsidR="005F42F0" w:rsidRPr="00413874">
        <w:rPr>
          <w:rFonts w:ascii="Times New Roman"/>
          <w:kern w:val="0"/>
          <w:sz w:val="22"/>
          <w:szCs w:val="22"/>
        </w:rPr>
        <w:t xml:space="preserve"> </w:t>
      </w:r>
      <w:r w:rsidR="005F42F0" w:rsidRPr="00413874">
        <w:rPr>
          <w:rFonts w:ascii="Times New Roman"/>
          <w:kern w:val="0"/>
          <w:sz w:val="22"/>
          <w:szCs w:val="22"/>
        </w:rPr>
        <w:t>갈음할</w:t>
      </w:r>
      <w:r w:rsidR="005F42F0" w:rsidRPr="00413874">
        <w:rPr>
          <w:rFonts w:ascii="Times New Roman"/>
          <w:kern w:val="0"/>
          <w:sz w:val="22"/>
          <w:szCs w:val="22"/>
        </w:rPr>
        <w:t xml:space="preserve"> </w:t>
      </w:r>
      <w:r w:rsidR="005F42F0" w:rsidRPr="00413874">
        <w:rPr>
          <w:rFonts w:ascii="Times New Roman"/>
          <w:kern w:val="0"/>
          <w:sz w:val="22"/>
          <w:szCs w:val="22"/>
        </w:rPr>
        <w:t>수</w:t>
      </w:r>
      <w:r w:rsidR="005F42F0" w:rsidRPr="00413874">
        <w:rPr>
          <w:rFonts w:ascii="Times New Roman"/>
          <w:kern w:val="0"/>
          <w:sz w:val="22"/>
          <w:szCs w:val="22"/>
        </w:rPr>
        <w:t xml:space="preserve"> </w:t>
      </w:r>
      <w:r w:rsidR="005F42F0" w:rsidRPr="00413874">
        <w:rPr>
          <w:rFonts w:ascii="Times New Roman"/>
          <w:kern w:val="0"/>
          <w:sz w:val="22"/>
          <w:szCs w:val="22"/>
        </w:rPr>
        <w:t>있다</w:t>
      </w:r>
      <w:r w:rsidR="005F42F0" w:rsidRPr="00413874">
        <w:rPr>
          <w:rFonts w:ascii="Times New Roman"/>
          <w:kern w:val="0"/>
          <w:sz w:val="22"/>
          <w:szCs w:val="22"/>
        </w:rPr>
        <w:t>.</w:t>
      </w:r>
      <w:r w:rsidR="005F42F0" w:rsidRPr="00413874" w:rsidDel="005F42F0">
        <w:rPr>
          <w:rFonts w:ascii="Times New Roman"/>
          <w:kern w:val="0"/>
          <w:sz w:val="22"/>
          <w:szCs w:val="22"/>
        </w:rPr>
        <w:t xml:space="preserve"> </w:t>
      </w:r>
    </w:p>
    <w:p w14:paraId="2CA50A22" w14:textId="77777777" w:rsidR="00E02522" w:rsidRPr="00413874" w:rsidRDefault="00E02522" w:rsidP="008B24EF">
      <w:pPr>
        <w:tabs>
          <w:tab w:val="left" w:pos="400"/>
        </w:tabs>
        <w:adjustRightInd w:val="0"/>
        <w:snapToGrid w:val="0"/>
        <w:spacing w:line="400" w:lineRule="exact"/>
        <w:rPr>
          <w:rFonts w:ascii="Times New Roman"/>
          <w:kern w:val="0"/>
          <w:sz w:val="22"/>
          <w:szCs w:val="22"/>
        </w:rPr>
      </w:pPr>
    </w:p>
    <w:p w14:paraId="0948F859" w14:textId="77777777" w:rsidR="00CF4C06" w:rsidRPr="00D21655" w:rsidRDefault="00CF4C06" w:rsidP="008B24EF">
      <w:pPr>
        <w:tabs>
          <w:tab w:val="left" w:pos="400"/>
        </w:tabs>
        <w:adjustRightInd w:val="0"/>
        <w:snapToGrid w:val="0"/>
        <w:spacing w:line="400" w:lineRule="exact"/>
        <w:rPr>
          <w:rFonts w:ascii="Times New Roman"/>
          <w:kern w:val="0"/>
          <w:sz w:val="22"/>
          <w:szCs w:val="22"/>
        </w:rPr>
      </w:pPr>
    </w:p>
    <w:p w14:paraId="528275FE" w14:textId="77777777" w:rsidR="00C20191" w:rsidRPr="00413874" w:rsidRDefault="00C20191" w:rsidP="008B24EF">
      <w:pPr>
        <w:tabs>
          <w:tab w:val="left" w:pos="400"/>
        </w:tabs>
        <w:adjustRightInd w:val="0"/>
        <w:snapToGrid w:val="0"/>
        <w:spacing w:line="400" w:lineRule="exact"/>
        <w:rPr>
          <w:rFonts w:ascii="Times New Roman"/>
          <w:kern w:val="0"/>
          <w:sz w:val="22"/>
          <w:szCs w:val="22"/>
        </w:rPr>
      </w:pPr>
    </w:p>
    <w:p w14:paraId="71F58197" w14:textId="34E827B9" w:rsidR="00EF4A3E" w:rsidRPr="00413874" w:rsidRDefault="00EF4A3E"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차주</w:t>
      </w:r>
      <w:r w:rsidR="00FD72EB" w:rsidRPr="00413874">
        <w:rPr>
          <w:rFonts w:ascii="Times New Roman"/>
          <w:b/>
          <w:kern w:val="0"/>
          <w:sz w:val="22"/>
          <w:szCs w:val="22"/>
        </w:rPr>
        <w:tab/>
      </w:r>
      <w:r w:rsidR="00FD72EB"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A70E12"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72796268" w14:textId="02927ED3" w:rsidR="00B32195" w:rsidRPr="00413874" w:rsidRDefault="00FD72E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00A70E12" w:rsidRPr="00413874">
        <w:rPr>
          <w:rFonts w:ascii="Times New Roman"/>
          <w:kern w:val="0"/>
          <w:sz w:val="22"/>
          <w:szCs w:val="22"/>
        </w:rPr>
        <w:t>서울</w:t>
      </w:r>
      <w:r w:rsidR="00A70E12" w:rsidRPr="00413874">
        <w:rPr>
          <w:rFonts w:ascii="Times New Roman"/>
          <w:kern w:val="0"/>
          <w:sz w:val="22"/>
          <w:szCs w:val="22"/>
        </w:rPr>
        <w:t xml:space="preserve"> </w:t>
      </w:r>
      <w:r w:rsidR="00A70E12" w:rsidRPr="00413874">
        <w:rPr>
          <w:rFonts w:ascii="Times New Roman"/>
          <w:kern w:val="0"/>
          <w:sz w:val="22"/>
          <w:szCs w:val="22"/>
        </w:rPr>
        <w:t>강남구</w:t>
      </w:r>
      <w:r w:rsidR="00A70E12" w:rsidRPr="00413874">
        <w:rPr>
          <w:rFonts w:ascii="Times New Roman"/>
          <w:kern w:val="0"/>
          <w:sz w:val="22"/>
          <w:szCs w:val="22"/>
        </w:rPr>
        <w:t xml:space="preserve"> </w:t>
      </w:r>
      <w:r w:rsidR="00A70E12" w:rsidRPr="00413874">
        <w:rPr>
          <w:rFonts w:ascii="Times New Roman"/>
          <w:kern w:val="0"/>
          <w:sz w:val="22"/>
          <w:szCs w:val="22"/>
        </w:rPr>
        <w:t>삼성로</w:t>
      </w:r>
      <w:r w:rsidR="00A70E12" w:rsidRPr="00413874">
        <w:rPr>
          <w:rFonts w:ascii="Times New Roman"/>
          <w:kern w:val="0"/>
          <w:sz w:val="22"/>
          <w:szCs w:val="22"/>
        </w:rPr>
        <w:t xml:space="preserve"> 511</w:t>
      </w:r>
      <w:r w:rsidR="00A316C4" w:rsidRPr="00413874">
        <w:rPr>
          <w:rFonts w:ascii="Times New Roman"/>
          <w:kern w:val="0"/>
          <w:sz w:val="22"/>
          <w:szCs w:val="22"/>
        </w:rPr>
        <w:t xml:space="preserve"> </w:t>
      </w:r>
      <w:r w:rsidR="00A70E12" w:rsidRPr="00413874">
        <w:rPr>
          <w:rFonts w:ascii="Times New Roman"/>
          <w:kern w:val="0"/>
          <w:sz w:val="22"/>
          <w:szCs w:val="22"/>
        </w:rPr>
        <w:t>(</w:t>
      </w:r>
      <w:r w:rsidR="00A70E12" w:rsidRPr="00413874">
        <w:rPr>
          <w:rFonts w:ascii="Times New Roman"/>
          <w:kern w:val="0"/>
          <w:sz w:val="22"/>
          <w:szCs w:val="22"/>
        </w:rPr>
        <w:t>삼성동</w:t>
      </w:r>
      <w:r w:rsidR="00A70E12" w:rsidRPr="00413874">
        <w:rPr>
          <w:rFonts w:ascii="Times New Roman"/>
          <w:kern w:val="0"/>
          <w:sz w:val="22"/>
          <w:szCs w:val="22"/>
        </w:rPr>
        <w:t>)</w:t>
      </w:r>
    </w:p>
    <w:p w14:paraId="35C126D8" w14:textId="3BB22896" w:rsidR="00EF4A3E" w:rsidRPr="00413874" w:rsidRDefault="00F7244E" w:rsidP="008B24EF">
      <w:pPr>
        <w:tabs>
          <w:tab w:val="left" w:pos="400"/>
        </w:tabs>
        <w:adjustRightInd w:val="0"/>
        <w:snapToGrid w:val="0"/>
        <w:spacing w:line="400" w:lineRule="exact"/>
        <w:ind w:leftChars="600" w:left="1200"/>
        <w:rPr>
          <w:rFonts w:ascii="Times New Roman"/>
          <w:kern w:val="0"/>
          <w:sz w:val="22"/>
          <w:szCs w:val="22"/>
        </w:rPr>
      </w:pPr>
      <w:r w:rsidRPr="00413874">
        <w:rPr>
          <w:rFonts w:ascii="Times New Roman"/>
          <w:kern w:val="0"/>
          <w:sz w:val="22"/>
          <w:szCs w:val="22"/>
        </w:rPr>
        <w:t>대표이사</w:t>
      </w:r>
      <w:r w:rsidR="00045057" w:rsidRPr="00413874">
        <w:rPr>
          <w:rFonts w:ascii="Times New Roman"/>
          <w:kern w:val="0"/>
          <w:sz w:val="22"/>
          <w:szCs w:val="22"/>
        </w:rPr>
        <w:tab/>
      </w:r>
      <w:ins w:id="927" w:author="BKL" w:date="2026-10-12T22:47:00Z" w16du:dateUtc="2026-10-12T13:47:00Z">
        <w:r w:rsidR="00DB4032">
          <w:rPr>
            <w:rFonts w:ascii="Times New Roman" w:hint="eastAsia"/>
            <w:kern w:val="0"/>
            <w:sz w:val="22"/>
            <w:szCs w:val="22"/>
          </w:rPr>
          <w:t>원</w:t>
        </w:r>
        <w:r w:rsidR="00DB4032">
          <w:rPr>
            <w:rFonts w:ascii="Times New Roman" w:hint="eastAsia"/>
            <w:kern w:val="0"/>
            <w:sz w:val="22"/>
            <w:szCs w:val="22"/>
          </w:rPr>
          <w:t xml:space="preserve"> </w:t>
        </w:r>
        <w:r w:rsidR="00DB4032">
          <w:rPr>
            <w:rFonts w:ascii="Times New Roman" w:hint="eastAsia"/>
            <w:kern w:val="0"/>
            <w:sz w:val="22"/>
            <w:szCs w:val="22"/>
          </w:rPr>
          <w:t>재</w:t>
        </w:r>
        <w:r w:rsidR="00DB4032">
          <w:rPr>
            <w:rFonts w:ascii="Times New Roman" w:hint="eastAsia"/>
            <w:kern w:val="0"/>
            <w:sz w:val="22"/>
            <w:szCs w:val="22"/>
          </w:rPr>
          <w:t xml:space="preserve"> </w:t>
        </w:r>
        <w:r w:rsidR="00DB4032">
          <w:rPr>
            <w:rFonts w:ascii="Times New Roman" w:hint="eastAsia"/>
            <w:kern w:val="0"/>
            <w:sz w:val="22"/>
            <w:szCs w:val="22"/>
          </w:rPr>
          <w:t>이</w:t>
        </w:r>
      </w:ins>
      <w:r w:rsidR="00A70E12"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p>
    <w:p w14:paraId="4DFBF812"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5668AEF1"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090C3CAE" w14:textId="7DE7E779" w:rsidR="00C20191" w:rsidRPr="00413874" w:rsidRDefault="00C20191"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br w:type="page"/>
      </w:r>
      <w:r w:rsidR="00AD37EB" w:rsidRPr="00413874">
        <w:rPr>
          <w:rFonts w:ascii="Times New Roman"/>
          <w:kern w:val="0"/>
          <w:sz w:val="22"/>
          <w:szCs w:val="22"/>
        </w:rPr>
        <w:lastRenderedPageBreak/>
        <w:t>위</w:t>
      </w:r>
      <w:r w:rsidR="00AD37EB" w:rsidRPr="00413874">
        <w:rPr>
          <w:rFonts w:ascii="Times New Roman"/>
          <w:kern w:val="0"/>
          <w:sz w:val="22"/>
          <w:szCs w:val="22"/>
        </w:rPr>
        <w:t xml:space="preserve"> </w:t>
      </w:r>
      <w:r w:rsidR="00AD37EB" w:rsidRPr="00413874">
        <w:rPr>
          <w:rFonts w:ascii="Times New Roman"/>
          <w:kern w:val="0"/>
          <w:sz w:val="22"/>
          <w:szCs w:val="22"/>
        </w:rPr>
        <w:t>합의사항을</w:t>
      </w:r>
      <w:r w:rsidR="00AD37EB" w:rsidRPr="00413874">
        <w:rPr>
          <w:rFonts w:ascii="Times New Roman"/>
          <w:kern w:val="0"/>
          <w:sz w:val="22"/>
          <w:szCs w:val="22"/>
        </w:rPr>
        <w:t xml:space="preserve"> </w:t>
      </w:r>
      <w:r w:rsidR="00AD37EB" w:rsidRPr="00413874">
        <w:rPr>
          <w:rFonts w:ascii="Times New Roman"/>
          <w:kern w:val="0"/>
          <w:sz w:val="22"/>
          <w:szCs w:val="22"/>
        </w:rPr>
        <w:t>증명하기</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당사자들은</w:t>
      </w:r>
      <w:r w:rsidR="00AD37EB"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AD37EB" w:rsidRPr="00413874">
        <w:rPr>
          <w:rFonts w:ascii="Times New Roman"/>
          <w:kern w:val="0"/>
          <w:sz w:val="22"/>
          <w:szCs w:val="22"/>
        </w:rPr>
        <w:t xml:space="preserve"> 1</w:t>
      </w:r>
      <w:r w:rsidR="00AD37EB" w:rsidRPr="00413874">
        <w:rPr>
          <w:rFonts w:ascii="Times New Roman"/>
          <w:kern w:val="0"/>
          <w:sz w:val="22"/>
          <w:szCs w:val="22"/>
        </w:rPr>
        <w:t>부를</w:t>
      </w:r>
      <w:r w:rsidR="00AD37EB" w:rsidRPr="00413874">
        <w:rPr>
          <w:rFonts w:ascii="Times New Roman"/>
          <w:kern w:val="0"/>
          <w:sz w:val="22"/>
          <w:szCs w:val="22"/>
        </w:rPr>
        <w:t xml:space="preserve"> </w:t>
      </w:r>
      <w:r w:rsidR="00AD37EB" w:rsidRPr="00413874">
        <w:rPr>
          <w:rFonts w:ascii="Times New Roman"/>
          <w:kern w:val="0"/>
          <w:sz w:val="22"/>
          <w:szCs w:val="22"/>
        </w:rPr>
        <w:t>작성하여</w:t>
      </w:r>
      <w:r w:rsidR="00AD37EB" w:rsidRPr="00413874">
        <w:rPr>
          <w:rFonts w:ascii="Times New Roman"/>
          <w:kern w:val="0"/>
          <w:sz w:val="22"/>
          <w:szCs w:val="22"/>
        </w:rPr>
        <w:t xml:space="preserve">, </w:t>
      </w:r>
      <w:r w:rsidR="00AD37EB" w:rsidRPr="00413874">
        <w:rPr>
          <w:rFonts w:ascii="Times New Roman"/>
          <w:kern w:val="0"/>
          <w:sz w:val="22"/>
          <w:szCs w:val="22"/>
        </w:rPr>
        <w:t>차주가</w:t>
      </w:r>
      <w:r w:rsidR="00AD37EB" w:rsidRPr="00413874">
        <w:rPr>
          <w:rFonts w:ascii="Times New Roman"/>
          <w:kern w:val="0"/>
          <w:sz w:val="22"/>
          <w:szCs w:val="22"/>
        </w:rPr>
        <w:t xml:space="preserve"> </w:t>
      </w:r>
      <w:r w:rsidR="00AD37EB" w:rsidRPr="00413874">
        <w:rPr>
          <w:rFonts w:ascii="Times New Roman"/>
          <w:kern w:val="0"/>
          <w:sz w:val="22"/>
          <w:szCs w:val="22"/>
        </w:rPr>
        <w:t>원본을</w:t>
      </w:r>
      <w:r w:rsidR="00AD37EB" w:rsidRPr="00413874">
        <w:rPr>
          <w:rFonts w:ascii="Times New Roman"/>
          <w:kern w:val="0"/>
          <w:sz w:val="22"/>
          <w:szCs w:val="22"/>
        </w:rPr>
        <w:t xml:space="preserve"> </w:t>
      </w:r>
      <w:r w:rsidR="00AD37EB" w:rsidRPr="00413874">
        <w:rPr>
          <w:rFonts w:ascii="Times New Roman"/>
          <w:kern w:val="0"/>
          <w:sz w:val="22"/>
          <w:szCs w:val="22"/>
        </w:rPr>
        <w:t>보관하고</w:t>
      </w:r>
      <w:r w:rsidR="00AD37EB" w:rsidRPr="00413874">
        <w:rPr>
          <w:rFonts w:ascii="Times New Roman"/>
          <w:kern w:val="0"/>
          <w:sz w:val="22"/>
          <w:szCs w:val="22"/>
        </w:rPr>
        <w:t xml:space="preserve">, </w:t>
      </w:r>
      <w:r w:rsidR="00AD37EB" w:rsidRPr="00413874">
        <w:rPr>
          <w:rFonts w:ascii="Times New Roman"/>
          <w:kern w:val="0"/>
          <w:sz w:val="22"/>
          <w:szCs w:val="22"/>
        </w:rPr>
        <w:t>나머지</w:t>
      </w:r>
      <w:r w:rsidR="00AD37EB" w:rsidRPr="00413874">
        <w:rPr>
          <w:rFonts w:ascii="Times New Roman"/>
          <w:kern w:val="0"/>
          <w:sz w:val="22"/>
          <w:szCs w:val="22"/>
        </w:rPr>
        <w:t xml:space="preserve"> </w:t>
      </w:r>
      <w:r w:rsidR="00AD37EB" w:rsidRPr="00413874">
        <w:rPr>
          <w:rFonts w:ascii="Times New Roman"/>
          <w:kern w:val="0"/>
          <w:sz w:val="22"/>
          <w:szCs w:val="22"/>
        </w:rPr>
        <w:t>당사자는</w:t>
      </w:r>
      <w:r w:rsidR="00AD37EB" w:rsidRPr="00413874">
        <w:rPr>
          <w:rFonts w:ascii="Times New Roman"/>
          <w:kern w:val="0"/>
          <w:sz w:val="22"/>
          <w:szCs w:val="22"/>
        </w:rPr>
        <w:t xml:space="preserve"> </w:t>
      </w:r>
      <w:r w:rsidR="00AD37EB" w:rsidRPr="00413874">
        <w:rPr>
          <w:rFonts w:ascii="Times New Roman"/>
          <w:kern w:val="0"/>
          <w:sz w:val="22"/>
          <w:szCs w:val="22"/>
        </w:rPr>
        <w:t>그</w:t>
      </w:r>
      <w:r w:rsidR="00AD37EB" w:rsidRPr="00413874">
        <w:rPr>
          <w:rFonts w:ascii="Times New Roman"/>
          <w:kern w:val="0"/>
          <w:sz w:val="22"/>
          <w:szCs w:val="22"/>
        </w:rPr>
        <w:t xml:space="preserve"> </w:t>
      </w:r>
      <w:r w:rsidR="00AD37EB" w:rsidRPr="00413874">
        <w:rPr>
          <w:rFonts w:ascii="Times New Roman"/>
          <w:kern w:val="0"/>
          <w:sz w:val="22"/>
          <w:szCs w:val="22"/>
        </w:rPr>
        <w:t>사본을</w:t>
      </w:r>
      <w:r w:rsidR="00AD37EB" w:rsidRPr="00413874">
        <w:rPr>
          <w:rFonts w:ascii="Times New Roman"/>
          <w:kern w:val="0"/>
          <w:sz w:val="22"/>
          <w:szCs w:val="22"/>
        </w:rPr>
        <w:t xml:space="preserve"> </w:t>
      </w:r>
      <w:r w:rsidR="00AD37EB" w:rsidRPr="00413874">
        <w:rPr>
          <w:rFonts w:ascii="Times New Roman"/>
          <w:kern w:val="0"/>
          <w:sz w:val="22"/>
          <w:szCs w:val="22"/>
        </w:rPr>
        <w:t>보관한다</w:t>
      </w:r>
      <w:r w:rsidR="00AD37EB" w:rsidRPr="00413874">
        <w:rPr>
          <w:rFonts w:ascii="Times New Roman"/>
          <w:kern w:val="0"/>
          <w:sz w:val="22"/>
          <w:szCs w:val="22"/>
        </w:rPr>
        <w:t xml:space="preserve">. </w:t>
      </w:r>
      <w:r w:rsidR="00AD37EB" w:rsidRPr="00413874">
        <w:rPr>
          <w:rFonts w:ascii="Times New Roman"/>
          <w:kern w:val="0"/>
          <w:sz w:val="22"/>
          <w:szCs w:val="22"/>
        </w:rPr>
        <w:t>편의를</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본</w:t>
      </w:r>
      <w:r w:rsidR="00AD37EB" w:rsidRPr="00413874">
        <w:rPr>
          <w:rFonts w:ascii="Times New Roman"/>
          <w:kern w:val="0"/>
          <w:sz w:val="22"/>
          <w:szCs w:val="22"/>
        </w:rPr>
        <w:t xml:space="preserve"> </w:t>
      </w:r>
      <w:r w:rsidR="00AD37EB" w:rsidRPr="00413874">
        <w:rPr>
          <w:rFonts w:ascii="Times New Roman"/>
          <w:kern w:val="0"/>
          <w:sz w:val="22"/>
          <w:szCs w:val="22"/>
        </w:rPr>
        <w:t>약정의</w:t>
      </w:r>
      <w:r w:rsidR="00AD37EB" w:rsidRPr="00413874">
        <w:rPr>
          <w:rFonts w:ascii="Times New Roman"/>
          <w:kern w:val="0"/>
          <w:sz w:val="22"/>
          <w:szCs w:val="22"/>
        </w:rPr>
        <w:t xml:space="preserve"> </w:t>
      </w:r>
      <w:r w:rsidR="00AD37EB" w:rsidRPr="00413874">
        <w:rPr>
          <w:rFonts w:ascii="Times New Roman"/>
          <w:kern w:val="0"/>
          <w:sz w:val="22"/>
          <w:szCs w:val="22"/>
        </w:rPr>
        <w:t>간인은</w:t>
      </w:r>
      <w:r w:rsidR="00AD37EB" w:rsidRPr="00413874">
        <w:rPr>
          <w:rFonts w:ascii="Times New Roman"/>
          <w:kern w:val="0"/>
          <w:sz w:val="22"/>
          <w:szCs w:val="22"/>
        </w:rPr>
        <w:t xml:space="preserve"> </w:t>
      </w:r>
      <w:r w:rsidR="00AD37EB" w:rsidRPr="00413874">
        <w:rPr>
          <w:rFonts w:ascii="Times New Roman"/>
          <w:kern w:val="0"/>
          <w:sz w:val="22"/>
          <w:szCs w:val="22"/>
        </w:rPr>
        <w:t>법무법인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당사자들이</w:t>
      </w:r>
      <w:r w:rsidR="00AD37EB" w:rsidRPr="00413874">
        <w:rPr>
          <w:rFonts w:ascii="Times New Roman"/>
          <w:kern w:val="0"/>
          <w:sz w:val="22"/>
          <w:szCs w:val="22"/>
        </w:rPr>
        <w:t xml:space="preserve"> </w:t>
      </w:r>
      <w:r w:rsidR="00AD37EB" w:rsidRPr="00413874">
        <w:rPr>
          <w:rFonts w:ascii="Times New Roman"/>
          <w:kern w:val="0"/>
          <w:sz w:val="22"/>
          <w:szCs w:val="22"/>
        </w:rPr>
        <w:t>합의하여</w:t>
      </w:r>
      <w:r w:rsidR="00AD37EB" w:rsidRPr="00413874">
        <w:rPr>
          <w:rFonts w:ascii="Times New Roman"/>
          <w:kern w:val="0"/>
          <w:sz w:val="22"/>
          <w:szCs w:val="22"/>
        </w:rPr>
        <w:t xml:space="preserve"> </w:t>
      </w:r>
      <w:r w:rsidR="00AD37EB" w:rsidRPr="00413874">
        <w:rPr>
          <w:rFonts w:ascii="Times New Roman"/>
          <w:kern w:val="0"/>
          <w:sz w:val="22"/>
          <w:szCs w:val="22"/>
        </w:rPr>
        <w:t>지정하는</w:t>
      </w:r>
      <w:r w:rsidR="00AD37EB" w:rsidRPr="00413874">
        <w:rPr>
          <w:rFonts w:ascii="Times New Roman"/>
          <w:kern w:val="0"/>
          <w:sz w:val="22"/>
          <w:szCs w:val="22"/>
        </w:rPr>
        <w:t xml:space="preserve"> </w:t>
      </w:r>
      <w:r w:rsidR="00AD37EB" w:rsidRPr="00413874">
        <w:rPr>
          <w:rFonts w:ascii="Times New Roman"/>
          <w:kern w:val="0"/>
          <w:sz w:val="22"/>
          <w:szCs w:val="22"/>
        </w:rPr>
        <w:t>자의</w:t>
      </w:r>
      <w:r w:rsidR="00AD37EB" w:rsidRPr="00413874">
        <w:rPr>
          <w:rFonts w:ascii="Times New Roman"/>
          <w:kern w:val="0"/>
          <w:sz w:val="22"/>
          <w:szCs w:val="22"/>
        </w:rPr>
        <w:t xml:space="preserve"> </w:t>
      </w:r>
      <w:r w:rsidR="00AD37EB" w:rsidRPr="00413874">
        <w:rPr>
          <w:rFonts w:ascii="Times New Roman"/>
          <w:kern w:val="0"/>
          <w:sz w:val="22"/>
          <w:szCs w:val="22"/>
        </w:rPr>
        <w:t>날인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철인으로</w:t>
      </w:r>
      <w:r w:rsidR="00AD37EB" w:rsidRPr="00413874">
        <w:rPr>
          <w:rFonts w:ascii="Times New Roman"/>
          <w:kern w:val="0"/>
          <w:sz w:val="22"/>
          <w:szCs w:val="22"/>
        </w:rPr>
        <w:t xml:space="preserve"> </w:t>
      </w:r>
      <w:r w:rsidR="00AD37EB" w:rsidRPr="00413874">
        <w:rPr>
          <w:rFonts w:ascii="Times New Roman"/>
          <w:kern w:val="0"/>
          <w:sz w:val="22"/>
          <w:szCs w:val="22"/>
        </w:rPr>
        <w:t>갈음할</w:t>
      </w:r>
      <w:r w:rsidR="00AD37EB" w:rsidRPr="00413874">
        <w:rPr>
          <w:rFonts w:ascii="Times New Roman"/>
          <w:kern w:val="0"/>
          <w:sz w:val="22"/>
          <w:szCs w:val="22"/>
        </w:rPr>
        <w:t xml:space="preserve"> </w:t>
      </w:r>
      <w:r w:rsidR="00AD37EB" w:rsidRPr="00413874">
        <w:rPr>
          <w:rFonts w:ascii="Times New Roman"/>
          <w:kern w:val="0"/>
          <w:sz w:val="22"/>
          <w:szCs w:val="22"/>
        </w:rPr>
        <w:t>수</w:t>
      </w:r>
      <w:r w:rsidR="00AD37EB" w:rsidRPr="00413874">
        <w:rPr>
          <w:rFonts w:ascii="Times New Roman"/>
          <w:kern w:val="0"/>
          <w:sz w:val="22"/>
          <w:szCs w:val="22"/>
        </w:rPr>
        <w:t xml:space="preserve"> </w:t>
      </w:r>
      <w:r w:rsidR="00AD37EB" w:rsidRPr="00413874">
        <w:rPr>
          <w:rFonts w:ascii="Times New Roman"/>
          <w:kern w:val="0"/>
          <w:sz w:val="22"/>
          <w:szCs w:val="22"/>
        </w:rPr>
        <w:t>있다</w:t>
      </w:r>
      <w:r w:rsidR="00AD37EB" w:rsidRPr="00413874">
        <w:rPr>
          <w:rFonts w:ascii="Times New Roman"/>
          <w:kern w:val="0"/>
          <w:sz w:val="22"/>
          <w:szCs w:val="22"/>
        </w:rPr>
        <w:t>.</w:t>
      </w:r>
    </w:p>
    <w:p w14:paraId="09284723" w14:textId="77777777" w:rsidR="00AD37EB" w:rsidRPr="00413874" w:rsidRDefault="00AD37EB" w:rsidP="008B24EF">
      <w:pPr>
        <w:tabs>
          <w:tab w:val="left" w:pos="400"/>
        </w:tabs>
        <w:adjustRightInd w:val="0"/>
        <w:snapToGrid w:val="0"/>
        <w:spacing w:line="400" w:lineRule="exact"/>
        <w:rPr>
          <w:rFonts w:ascii="Times New Roman"/>
          <w:kern w:val="0"/>
          <w:sz w:val="22"/>
          <w:szCs w:val="22"/>
        </w:rPr>
      </w:pPr>
    </w:p>
    <w:p w14:paraId="283E9B3F" w14:textId="77777777" w:rsidR="00CF4C06" w:rsidRPr="00413874" w:rsidRDefault="00CF4C06" w:rsidP="008B24EF">
      <w:pPr>
        <w:tabs>
          <w:tab w:val="left" w:pos="400"/>
        </w:tabs>
        <w:adjustRightInd w:val="0"/>
        <w:snapToGrid w:val="0"/>
        <w:spacing w:line="400" w:lineRule="exact"/>
        <w:rPr>
          <w:rFonts w:ascii="Times New Roman"/>
          <w:b/>
          <w:kern w:val="0"/>
          <w:sz w:val="22"/>
          <w:szCs w:val="22"/>
        </w:rPr>
      </w:pPr>
    </w:p>
    <w:p w14:paraId="35808C9E" w14:textId="77777777" w:rsidR="00C20191" w:rsidRPr="00413874" w:rsidRDefault="00C20191" w:rsidP="008B24EF">
      <w:pPr>
        <w:tabs>
          <w:tab w:val="left" w:pos="400"/>
        </w:tabs>
        <w:adjustRightInd w:val="0"/>
        <w:snapToGrid w:val="0"/>
        <w:spacing w:line="400" w:lineRule="exact"/>
        <w:rPr>
          <w:rFonts w:ascii="Times New Roman"/>
          <w:b/>
          <w:kern w:val="0"/>
          <w:sz w:val="22"/>
          <w:szCs w:val="22"/>
        </w:rPr>
      </w:pPr>
    </w:p>
    <w:p w14:paraId="01458894" w14:textId="77777777" w:rsidR="00AD7574" w:rsidRDefault="004B4C70">
      <w:pPr>
        <w:widowControl/>
        <w:wordWrap/>
        <w:autoSpaceDE/>
        <w:autoSpaceDN/>
        <w:jc w:val="left"/>
        <w:rPr>
          <w:ins w:id="928" w:author="BKL" w:date="2026-10-08T12:04:00Z" w16du:dateUtc="2026-10-08T03:04:00Z"/>
          <w:rFonts w:ascii="Times New Roman"/>
          <w:b/>
          <w:kern w:val="0"/>
          <w:sz w:val="22"/>
          <w:szCs w:val="22"/>
        </w:rPr>
      </w:pPr>
      <w:r w:rsidRPr="00413874">
        <w:rPr>
          <w:rFonts w:ascii="Times New Roman"/>
          <w:b/>
          <w:kern w:val="0"/>
          <w:sz w:val="22"/>
          <w:szCs w:val="22"/>
        </w:rPr>
        <w:t xml:space="preserve">Tranche </w:t>
      </w:r>
      <w:r w:rsidR="00E51988" w:rsidRPr="00413874">
        <w:rPr>
          <w:rFonts w:ascii="Times New Roman"/>
          <w:b/>
          <w:kern w:val="0"/>
          <w:sz w:val="22"/>
          <w:szCs w:val="22"/>
        </w:rPr>
        <w:t>A</w:t>
      </w:r>
      <w:r w:rsidR="00FC43C9" w:rsidRPr="00413874">
        <w:rPr>
          <w:rFonts w:ascii="Times New Roman"/>
          <w:b/>
          <w:kern w:val="0"/>
          <w:sz w:val="22"/>
          <w:szCs w:val="22"/>
        </w:rPr>
        <w:t>-1</w:t>
      </w:r>
      <w:r w:rsidR="00E51988" w:rsidRPr="00413874">
        <w:rPr>
          <w:rFonts w:ascii="Times New Roman"/>
          <w:b/>
          <w:kern w:val="0"/>
          <w:sz w:val="22"/>
          <w:szCs w:val="22"/>
        </w:rPr>
        <w:t xml:space="preserve"> </w:t>
      </w:r>
      <w:r w:rsidR="00E51988" w:rsidRPr="00413874">
        <w:rPr>
          <w:rFonts w:ascii="Times New Roman"/>
          <w:b/>
          <w:kern w:val="0"/>
          <w:sz w:val="22"/>
          <w:szCs w:val="22"/>
        </w:rPr>
        <w:t>대주</w:t>
      </w:r>
      <w:r w:rsidR="00EF4A3E" w:rsidRPr="00413874">
        <w:rPr>
          <w:rFonts w:ascii="Times New Roman"/>
          <w:b/>
          <w:kern w:val="0"/>
          <w:sz w:val="22"/>
          <w:szCs w:val="22"/>
        </w:rPr>
        <w:tab/>
      </w:r>
      <w:r w:rsidR="00E3477C" w:rsidRPr="00413874">
        <w:rPr>
          <w:rFonts w:ascii="Times New Roman"/>
          <w:b/>
          <w:kern w:val="0"/>
          <w:sz w:val="22"/>
          <w:szCs w:val="22"/>
        </w:rPr>
        <w:tab/>
      </w:r>
      <w:ins w:id="929" w:author="BKL" w:date="2026-10-08T12:04:00Z">
        <w:r w:rsidR="00AD7574" w:rsidRPr="00AD7574">
          <w:rPr>
            <w:rFonts w:ascii="Times New Roman"/>
            <w:b/>
            <w:kern w:val="0"/>
            <w:sz w:val="22"/>
            <w:szCs w:val="22"/>
          </w:rPr>
          <w:t>롯데캐피탈</w:t>
        </w:r>
        <w:r w:rsidR="00AD7574" w:rsidRPr="00AD7574">
          <w:rPr>
            <w:rFonts w:ascii="Times New Roman"/>
            <w:b/>
            <w:kern w:val="0"/>
            <w:sz w:val="22"/>
            <w:szCs w:val="22"/>
          </w:rPr>
          <w:t xml:space="preserve"> </w:t>
        </w:r>
        <w:r w:rsidR="00AD7574" w:rsidRPr="00AD7574">
          <w:rPr>
            <w:rFonts w:ascii="Times New Roman"/>
            <w:b/>
            <w:kern w:val="0"/>
            <w:sz w:val="22"/>
            <w:szCs w:val="22"/>
          </w:rPr>
          <w:t>주식회사</w:t>
        </w:r>
      </w:ins>
    </w:p>
    <w:p w14:paraId="69A8BF8F" w14:textId="77777777" w:rsidR="00AD7574" w:rsidRDefault="00AD7574">
      <w:pPr>
        <w:widowControl/>
        <w:wordWrap/>
        <w:autoSpaceDE/>
        <w:autoSpaceDN/>
        <w:jc w:val="left"/>
        <w:rPr>
          <w:ins w:id="930" w:author="BKL" w:date="2026-10-08T12:04:00Z" w16du:dateUtc="2026-10-08T03:04:00Z"/>
          <w:rFonts w:ascii="Times New Roman"/>
          <w:bCs/>
          <w:kern w:val="0"/>
          <w:sz w:val="22"/>
          <w:szCs w:val="22"/>
        </w:rPr>
      </w:pPr>
      <w:ins w:id="931" w:author="BKL" w:date="2026-10-08T12:04:00Z" w16du:dateUtc="2026-10-08T03:04:00Z">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ins>
      <w:ins w:id="932" w:author="BKL" w:date="2026-10-08T12:04:00Z">
        <w:r w:rsidRPr="00AD7574">
          <w:rPr>
            <w:rFonts w:ascii="Times New Roman"/>
            <w:bCs/>
            <w:kern w:val="0"/>
            <w:sz w:val="22"/>
            <w:szCs w:val="22"/>
          </w:rPr>
          <w:t>서울특별시</w:t>
        </w:r>
        <w:r w:rsidRPr="00AD7574">
          <w:rPr>
            <w:rFonts w:ascii="Times New Roman"/>
            <w:bCs/>
            <w:kern w:val="0"/>
            <w:sz w:val="22"/>
            <w:szCs w:val="22"/>
          </w:rPr>
          <w:t xml:space="preserve"> </w:t>
        </w:r>
        <w:r w:rsidRPr="00AD7574">
          <w:rPr>
            <w:rFonts w:ascii="Times New Roman"/>
            <w:bCs/>
            <w:kern w:val="0"/>
            <w:sz w:val="22"/>
            <w:szCs w:val="22"/>
          </w:rPr>
          <w:t>강남구</w:t>
        </w:r>
        <w:r w:rsidRPr="00AD7574">
          <w:rPr>
            <w:rFonts w:ascii="Times New Roman"/>
            <w:bCs/>
            <w:kern w:val="0"/>
            <w:sz w:val="22"/>
            <w:szCs w:val="22"/>
          </w:rPr>
          <w:t xml:space="preserve"> </w:t>
        </w:r>
        <w:r w:rsidRPr="00AD7574">
          <w:rPr>
            <w:rFonts w:ascii="Times New Roman"/>
            <w:bCs/>
            <w:kern w:val="0"/>
            <w:sz w:val="22"/>
            <w:szCs w:val="22"/>
          </w:rPr>
          <w:t>테헤란로</w:t>
        </w:r>
        <w:r w:rsidRPr="00AD7574">
          <w:rPr>
            <w:rFonts w:ascii="Times New Roman"/>
            <w:bCs/>
            <w:kern w:val="0"/>
            <w:sz w:val="22"/>
            <w:szCs w:val="22"/>
          </w:rPr>
          <w:t xml:space="preserve"> 142(</w:t>
        </w:r>
        <w:r w:rsidRPr="00AD7574">
          <w:rPr>
            <w:rFonts w:ascii="Times New Roman"/>
            <w:bCs/>
            <w:kern w:val="0"/>
            <w:sz w:val="22"/>
            <w:szCs w:val="22"/>
          </w:rPr>
          <w:t>역삼동</w:t>
        </w:r>
        <w:r w:rsidRPr="00AD7574">
          <w:rPr>
            <w:rFonts w:ascii="Times New Roman"/>
            <w:bCs/>
            <w:kern w:val="0"/>
            <w:sz w:val="22"/>
            <w:szCs w:val="22"/>
          </w:rPr>
          <w:t>)</w:t>
        </w:r>
      </w:ins>
    </w:p>
    <w:p w14:paraId="4906E89D" w14:textId="77777777" w:rsidR="007B3813" w:rsidRDefault="00AD7574">
      <w:pPr>
        <w:widowControl/>
        <w:wordWrap/>
        <w:autoSpaceDE/>
        <w:autoSpaceDN/>
        <w:jc w:val="left"/>
        <w:rPr>
          <w:ins w:id="933" w:author="BKL" w:date="2026-10-08T12:05:00Z" w16du:dateUtc="2026-10-08T03:05:00Z"/>
          <w:rFonts w:ascii="Times New Roman"/>
          <w:bCs/>
          <w:kern w:val="0"/>
          <w:sz w:val="22"/>
          <w:szCs w:val="22"/>
        </w:rPr>
      </w:pPr>
      <w:ins w:id="934" w:author="BKL" w:date="2026-10-08T12:04:00Z" w16du:dateUtc="2026-10-08T03:04:00Z">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ins>
      <w:ins w:id="935" w:author="BKL" w:date="2026-10-08T12:04:00Z">
        <w:r w:rsidRPr="00AD7574">
          <w:rPr>
            <w:rFonts w:ascii="Times New Roman"/>
            <w:bCs/>
            <w:kern w:val="0"/>
            <w:sz w:val="22"/>
            <w:szCs w:val="22"/>
          </w:rPr>
          <w:t>대표이사</w:t>
        </w:r>
      </w:ins>
      <w:ins w:id="936" w:author="BKL" w:date="2026-10-08T12:05:00Z" w16du:dateUtc="2026-10-08T03:05:00Z">
        <w:r>
          <w:rPr>
            <w:rFonts w:ascii="Times New Roman"/>
            <w:bCs/>
            <w:kern w:val="0"/>
            <w:sz w:val="22"/>
            <w:szCs w:val="22"/>
          </w:rPr>
          <w:tab/>
        </w:r>
      </w:ins>
      <w:ins w:id="937" w:author="BKL" w:date="2026-10-08T12:04:00Z">
        <w:r w:rsidRPr="00AD7574">
          <w:rPr>
            <w:rFonts w:ascii="Times New Roman"/>
            <w:bCs/>
            <w:kern w:val="0"/>
            <w:sz w:val="22"/>
            <w:szCs w:val="22"/>
          </w:rPr>
          <w:t>추</w:t>
        </w:r>
      </w:ins>
      <w:ins w:id="938" w:author="BKL" w:date="2026-10-08T12:05:00Z" w16du:dateUtc="2026-10-08T03:05:00Z">
        <w:r>
          <w:rPr>
            <w:rFonts w:ascii="Times New Roman" w:hint="eastAsia"/>
            <w:bCs/>
            <w:kern w:val="0"/>
            <w:sz w:val="22"/>
            <w:szCs w:val="22"/>
          </w:rPr>
          <w:t xml:space="preserve"> </w:t>
        </w:r>
      </w:ins>
      <w:ins w:id="939" w:author="BKL" w:date="2026-10-08T12:04:00Z">
        <w:r w:rsidRPr="00AD7574">
          <w:rPr>
            <w:rFonts w:ascii="Times New Roman"/>
            <w:bCs/>
            <w:kern w:val="0"/>
            <w:sz w:val="22"/>
            <w:szCs w:val="22"/>
          </w:rPr>
          <w:t>광</w:t>
        </w:r>
      </w:ins>
      <w:ins w:id="940" w:author="BKL" w:date="2026-10-08T12:05:00Z" w16du:dateUtc="2026-10-08T03:05:00Z">
        <w:r>
          <w:rPr>
            <w:rFonts w:ascii="Times New Roman" w:hint="eastAsia"/>
            <w:bCs/>
            <w:kern w:val="0"/>
            <w:sz w:val="22"/>
            <w:szCs w:val="22"/>
          </w:rPr>
          <w:t xml:space="preserve"> </w:t>
        </w:r>
      </w:ins>
      <w:ins w:id="941" w:author="BKL" w:date="2026-10-08T12:04:00Z">
        <w:r w:rsidRPr="00AD7574">
          <w:rPr>
            <w:rFonts w:ascii="Times New Roman"/>
            <w:bCs/>
            <w:kern w:val="0"/>
            <w:sz w:val="22"/>
            <w:szCs w:val="22"/>
          </w:rPr>
          <w:t>식</w:t>
        </w:r>
        <w:r w:rsidRPr="00AD7574">
          <w:rPr>
            <w:rFonts w:ascii="Times New Roman"/>
            <w:bCs/>
            <w:kern w:val="0"/>
            <w:sz w:val="22"/>
            <w:szCs w:val="22"/>
          </w:rPr>
          <w:t xml:space="preserve"> </w:t>
        </w:r>
      </w:ins>
      <w:ins w:id="942" w:author="BKL" w:date="2026-10-08T12:05:00Z" w16du:dateUtc="2026-10-08T03:05:00Z">
        <w:r>
          <w:rPr>
            <w:rFonts w:ascii="Times New Roman"/>
            <w:bCs/>
            <w:kern w:val="0"/>
            <w:sz w:val="22"/>
            <w:szCs w:val="22"/>
          </w:rPr>
          <w:tab/>
        </w:r>
        <w:r>
          <w:rPr>
            <w:rFonts w:ascii="Times New Roman"/>
            <w:bCs/>
            <w:kern w:val="0"/>
            <w:sz w:val="22"/>
            <w:szCs w:val="22"/>
          </w:rPr>
          <w:tab/>
        </w:r>
        <w:r>
          <w:rPr>
            <w:rFonts w:ascii="Times New Roman"/>
            <w:bCs/>
            <w:kern w:val="0"/>
            <w:sz w:val="22"/>
            <w:szCs w:val="22"/>
          </w:rPr>
          <w:tab/>
        </w:r>
      </w:ins>
      <w:ins w:id="943" w:author="BKL" w:date="2026-10-08T12:04:00Z">
        <w:r w:rsidRPr="00AD7574">
          <w:rPr>
            <w:rFonts w:ascii="Times New Roman"/>
            <w:bCs/>
            <w:kern w:val="0"/>
            <w:sz w:val="22"/>
            <w:szCs w:val="22"/>
          </w:rPr>
          <w:t>(</w:t>
        </w:r>
        <w:r w:rsidRPr="00AD7574">
          <w:rPr>
            <w:rFonts w:ascii="Times New Roman"/>
            <w:bCs/>
            <w:kern w:val="0"/>
            <w:sz w:val="22"/>
            <w:szCs w:val="22"/>
          </w:rPr>
          <w:t>인</w:t>
        </w:r>
        <w:r w:rsidRPr="00AD7574">
          <w:rPr>
            <w:rFonts w:ascii="Times New Roman"/>
            <w:bCs/>
            <w:kern w:val="0"/>
            <w:sz w:val="22"/>
            <w:szCs w:val="22"/>
          </w:rPr>
          <w:t>)</w:t>
        </w:r>
      </w:ins>
    </w:p>
    <w:p w14:paraId="634882D7" w14:textId="77777777" w:rsidR="007B3813" w:rsidRDefault="007B3813">
      <w:pPr>
        <w:widowControl/>
        <w:wordWrap/>
        <w:autoSpaceDE/>
        <w:autoSpaceDN/>
        <w:jc w:val="left"/>
        <w:rPr>
          <w:ins w:id="944" w:author="BKL" w:date="2026-10-08T12:05:00Z" w16du:dateUtc="2026-10-08T03:05:00Z"/>
          <w:rFonts w:ascii="Times New Roman"/>
          <w:bCs/>
          <w:kern w:val="0"/>
          <w:sz w:val="22"/>
          <w:szCs w:val="22"/>
        </w:rPr>
      </w:pPr>
      <w:ins w:id="945" w:author="BKL" w:date="2026-10-08T12:05:00Z" w16du:dateUtc="2026-10-08T03:05:00Z">
        <w:r>
          <w:rPr>
            <w:rFonts w:ascii="Times New Roman"/>
            <w:bCs/>
            <w:kern w:val="0"/>
            <w:sz w:val="22"/>
            <w:szCs w:val="22"/>
          </w:rPr>
          <w:br w:type="page"/>
        </w:r>
      </w:ins>
    </w:p>
    <w:p w14:paraId="71533594" w14:textId="77777777" w:rsidR="007B3813" w:rsidRPr="00413874" w:rsidRDefault="007B3813" w:rsidP="007B3813">
      <w:pPr>
        <w:tabs>
          <w:tab w:val="left" w:pos="400"/>
        </w:tabs>
        <w:adjustRightInd w:val="0"/>
        <w:snapToGrid w:val="0"/>
        <w:spacing w:line="400" w:lineRule="exact"/>
        <w:rPr>
          <w:ins w:id="946" w:author="BKL" w:date="2026-10-08T12:05:00Z" w16du:dateUtc="2026-10-08T03:05:00Z"/>
          <w:rFonts w:ascii="Times New Roman"/>
          <w:kern w:val="0"/>
          <w:sz w:val="22"/>
          <w:szCs w:val="22"/>
        </w:rPr>
      </w:pPr>
      <w:ins w:id="947" w:author="BKL" w:date="2026-10-08T12:05:00Z" w16du:dateUtc="2026-10-08T03:05:00Z">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ins>
    </w:p>
    <w:p w14:paraId="203B695A" w14:textId="77777777" w:rsidR="007B3813" w:rsidRPr="00413874" w:rsidRDefault="007B3813" w:rsidP="007B3813">
      <w:pPr>
        <w:tabs>
          <w:tab w:val="left" w:pos="400"/>
        </w:tabs>
        <w:adjustRightInd w:val="0"/>
        <w:snapToGrid w:val="0"/>
        <w:spacing w:line="400" w:lineRule="exact"/>
        <w:rPr>
          <w:ins w:id="948" w:author="BKL" w:date="2026-10-08T12:05:00Z" w16du:dateUtc="2026-10-08T03:05:00Z"/>
          <w:rFonts w:ascii="Times New Roman"/>
          <w:kern w:val="0"/>
          <w:sz w:val="22"/>
          <w:szCs w:val="22"/>
        </w:rPr>
      </w:pPr>
    </w:p>
    <w:p w14:paraId="22455B78" w14:textId="77777777" w:rsidR="007B3813" w:rsidRPr="00413874" w:rsidRDefault="007B3813" w:rsidP="007B3813">
      <w:pPr>
        <w:tabs>
          <w:tab w:val="left" w:pos="400"/>
        </w:tabs>
        <w:adjustRightInd w:val="0"/>
        <w:snapToGrid w:val="0"/>
        <w:spacing w:line="400" w:lineRule="exact"/>
        <w:rPr>
          <w:ins w:id="949" w:author="BKL" w:date="2026-10-08T12:05:00Z" w16du:dateUtc="2026-10-08T03:05:00Z"/>
          <w:rFonts w:ascii="Times New Roman"/>
          <w:b/>
          <w:kern w:val="0"/>
          <w:sz w:val="22"/>
          <w:szCs w:val="22"/>
        </w:rPr>
      </w:pPr>
    </w:p>
    <w:p w14:paraId="59D2BFCB" w14:textId="77777777" w:rsidR="007B3813" w:rsidRPr="00413874" w:rsidRDefault="007B3813" w:rsidP="007B3813">
      <w:pPr>
        <w:tabs>
          <w:tab w:val="left" w:pos="400"/>
        </w:tabs>
        <w:adjustRightInd w:val="0"/>
        <w:snapToGrid w:val="0"/>
        <w:spacing w:line="400" w:lineRule="exact"/>
        <w:rPr>
          <w:ins w:id="950" w:author="BKL" w:date="2026-10-08T12:05:00Z" w16du:dateUtc="2026-10-08T03:05:00Z"/>
          <w:rFonts w:ascii="Times New Roman"/>
          <w:b/>
          <w:kern w:val="0"/>
          <w:sz w:val="22"/>
          <w:szCs w:val="22"/>
        </w:rPr>
      </w:pPr>
    </w:p>
    <w:p w14:paraId="0514A73E" w14:textId="68BB255A" w:rsidR="007B3813" w:rsidRDefault="007B3813" w:rsidP="007B3813">
      <w:pPr>
        <w:widowControl/>
        <w:wordWrap/>
        <w:autoSpaceDE/>
        <w:autoSpaceDN/>
        <w:jc w:val="left"/>
        <w:rPr>
          <w:ins w:id="951" w:author="BKL" w:date="2026-10-08T12:05:00Z" w16du:dateUtc="2026-10-08T03:05:00Z"/>
          <w:rFonts w:ascii="Times New Roman"/>
          <w:b/>
          <w:kern w:val="0"/>
          <w:sz w:val="22"/>
          <w:szCs w:val="22"/>
        </w:rPr>
      </w:pPr>
      <w:ins w:id="952" w:author="BKL" w:date="2026-10-08T12:05:00Z" w16du:dateUtc="2026-10-08T03:05:00Z">
        <w:r w:rsidRPr="00413874">
          <w:rPr>
            <w:rFonts w:ascii="Times New Roman"/>
            <w:b/>
            <w:kern w:val="0"/>
            <w:sz w:val="22"/>
            <w:szCs w:val="22"/>
          </w:rPr>
          <w:t xml:space="preserve">Tranche A-1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ins>
      <w:ins w:id="953" w:author="BKL" w:date="2026-10-08T12:05:00Z">
        <w:r w:rsidRPr="007B3813">
          <w:rPr>
            <w:rFonts w:ascii="Times New Roman"/>
            <w:b/>
            <w:kern w:val="0"/>
            <w:sz w:val="22"/>
            <w:szCs w:val="22"/>
          </w:rPr>
          <w:t>주식회사</w:t>
        </w:r>
        <w:r w:rsidRPr="007B3813">
          <w:rPr>
            <w:rFonts w:ascii="Times New Roman"/>
            <w:b/>
            <w:kern w:val="0"/>
            <w:sz w:val="22"/>
            <w:szCs w:val="22"/>
          </w:rPr>
          <w:t xml:space="preserve"> </w:t>
        </w:r>
        <w:r w:rsidRPr="007B3813">
          <w:rPr>
            <w:rFonts w:ascii="Times New Roman"/>
            <w:b/>
            <w:kern w:val="0"/>
            <w:sz w:val="22"/>
            <w:szCs w:val="22"/>
          </w:rPr>
          <w:t>우리카드</w:t>
        </w:r>
      </w:ins>
    </w:p>
    <w:p w14:paraId="0460967F" w14:textId="76CB52E9" w:rsidR="007B3813" w:rsidRPr="007B3813" w:rsidRDefault="007B3813" w:rsidP="007B3813">
      <w:pPr>
        <w:widowControl/>
        <w:wordWrap/>
        <w:autoSpaceDE/>
        <w:autoSpaceDN/>
        <w:jc w:val="left"/>
        <w:rPr>
          <w:ins w:id="954" w:author="BKL" w:date="2026-10-08T12:05:00Z" w16du:dateUtc="2026-10-08T03:05:00Z"/>
          <w:rFonts w:ascii="Times New Roman"/>
          <w:bCs/>
          <w:kern w:val="0"/>
          <w:sz w:val="22"/>
          <w:szCs w:val="22"/>
        </w:rPr>
      </w:pPr>
      <w:ins w:id="955" w:author="BKL" w:date="2026-10-08T12:05:00Z" w16du:dateUtc="2026-10-08T03:05:00Z">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sidRPr="007B3813">
          <w:rPr>
            <w:rFonts w:ascii="Times New Roman"/>
            <w:bCs/>
            <w:kern w:val="0"/>
            <w:sz w:val="22"/>
            <w:szCs w:val="22"/>
          </w:rPr>
          <w:t>서울특별시</w:t>
        </w:r>
        <w:r w:rsidRPr="007B3813">
          <w:rPr>
            <w:rFonts w:ascii="Times New Roman"/>
            <w:bCs/>
            <w:kern w:val="0"/>
            <w:sz w:val="22"/>
            <w:szCs w:val="22"/>
          </w:rPr>
          <w:t xml:space="preserve"> </w:t>
        </w:r>
        <w:r w:rsidRPr="007B3813">
          <w:rPr>
            <w:rFonts w:ascii="Times New Roman"/>
            <w:bCs/>
            <w:kern w:val="0"/>
            <w:sz w:val="22"/>
            <w:szCs w:val="22"/>
          </w:rPr>
          <w:t>종로구</w:t>
        </w:r>
        <w:r w:rsidRPr="007B3813">
          <w:rPr>
            <w:rFonts w:ascii="Times New Roman"/>
            <w:bCs/>
            <w:kern w:val="0"/>
            <w:sz w:val="22"/>
            <w:szCs w:val="22"/>
          </w:rPr>
          <w:t xml:space="preserve"> </w:t>
        </w:r>
        <w:r w:rsidRPr="007B3813">
          <w:rPr>
            <w:rFonts w:ascii="Times New Roman"/>
            <w:bCs/>
            <w:kern w:val="0"/>
            <w:sz w:val="22"/>
            <w:szCs w:val="22"/>
          </w:rPr>
          <w:t>종로</w:t>
        </w:r>
        <w:r w:rsidRPr="007B3813">
          <w:rPr>
            <w:rFonts w:ascii="Times New Roman"/>
            <w:bCs/>
            <w:kern w:val="0"/>
            <w:sz w:val="22"/>
            <w:szCs w:val="22"/>
          </w:rPr>
          <w:t>1</w:t>
        </w:r>
        <w:r w:rsidRPr="007B3813">
          <w:rPr>
            <w:rFonts w:ascii="Times New Roman"/>
            <w:bCs/>
            <w:kern w:val="0"/>
            <w:sz w:val="22"/>
            <w:szCs w:val="22"/>
          </w:rPr>
          <w:t>길</w:t>
        </w:r>
        <w:r w:rsidRPr="007B3813">
          <w:rPr>
            <w:rFonts w:ascii="Times New Roman"/>
            <w:bCs/>
            <w:kern w:val="0"/>
            <w:sz w:val="22"/>
            <w:szCs w:val="22"/>
          </w:rPr>
          <w:t xml:space="preserve"> 50(</w:t>
        </w:r>
        <w:r w:rsidRPr="007B3813">
          <w:rPr>
            <w:rFonts w:ascii="Times New Roman"/>
            <w:bCs/>
            <w:kern w:val="0"/>
            <w:sz w:val="22"/>
            <w:szCs w:val="22"/>
          </w:rPr>
          <w:t>중학동</w:t>
        </w:r>
        <w:r w:rsidRPr="007B3813">
          <w:rPr>
            <w:rFonts w:ascii="Times New Roman"/>
            <w:bCs/>
            <w:kern w:val="0"/>
            <w:sz w:val="22"/>
            <w:szCs w:val="22"/>
          </w:rPr>
          <w:t xml:space="preserve">, </w:t>
        </w:r>
        <w:r w:rsidRPr="007B3813">
          <w:rPr>
            <w:rFonts w:ascii="Times New Roman"/>
            <w:bCs/>
            <w:kern w:val="0"/>
            <w:sz w:val="22"/>
            <w:szCs w:val="22"/>
          </w:rPr>
          <w:t>더케이트윈타워</w:t>
        </w:r>
        <w:r w:rsidRPr="007B3813">
          <w:rPr>
            <w:rFonts w:ascii="Times New Roman"/>
            <w:bCs/>
            <w:kern w:val="0"/>
            <w:sz w:val="22"/>
            <w:szCs w:val="22"/>
          </w:rPr>
          <w:t>)</w:t>
        </w:r>
      </w:ins>
    </w:p>
    <w:p w14:paraId="70CF4DBE" w14:textId="77777777" w:rsidR="00CC34C7" w:rsidRDefault="007B3813" w:rsidP="007B3813">
      <w:pPr>
        <w:widowControl/>
        <w:wordWrap/>
        <w:autoSpaceDE/>
        <w:autoSpaceDN/>
        <w:jc w:val="left"/>
        <w:rPr>
          <w:ins w:id="956" w:author="BKL" w:date="2026-10-08T12:05:00Z" w16du:dateUtc="2026-10-08T03:05:00Z"/>
          <w:rFonts w:ascii="Times New Roman"/>
          <w:bCs/>
          <w:kern w:val="0"/>
          <w:sz w:val="22"/>
          <w:szCs w:val="22"/>
        </w:rPr>
      </w:pPr>
      <w:ins w:id="957" w:author="BKL" w:date="2026-10-08T12:05:00Z" w16du:dateUtc="2026-10-08T03:05:00Z">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대표이사</w:t>
        </w:r>
        <w:r>
          <w:rPr>
            <w:rFonts w:ascii="Times New Roman"/>
            <w:bCs/>
            <w:kern w:val="0"/>
            <w:sz w:val="22"/>
            <w:szCs w:val="22"/>
          </w:rPr>
          <w:tab/>
        </w:r>
        <w:r>
          <w:rPr>
            <w:rFonts w:ascii="Times New Roman" w:hint="eastAsia"/>
            <w:bCs/>
            <w:kern w:val="0"/>
            <w:sz w:val="22"/>
            <w:szCs w:val="22"/>
          </w:rPr>
          <w:t>진</w:t>
        </w:r>
        <w:r>
          <w:rPr>
            <w:rFonts w:ascii="Times New Roman" w:hint="eastAsia"/>
            <w:bCs/>
            <w:kern w:val="0"/>
            <w:sz w:val="22"/>
            <w:szCs w:val="22"/>
          </w:rPr>
          <w:t xml:space="preserve"> </w:t>
        </w:r>
        <w:r>
          <w:rPr>
            <w:rFonts w:ascii="Times New Roman" w:hint="eastAsia"/>
            <w:bCs/>
            <w:kern w:val="0"/>
            <w:sz w:val="22"/>
            <w:szCs w:val="22"/>
          </w:rPr>
          <w:t>성</w:t>
        </w:r>
        <w:r>
          <w:rPr>
            <w:rFonts w:ascii="Times New Roman" w:hint="eastAsia"/>
            <w:bCs/>
            <w:kern w:val="0"/>
            <w:sz w:val="22"/>
            <w:szCs w:val="22"/>
          </w:rPr>
          <w:t xml:space="preserve"> </w:t>
        </w:r>
        <w:r>
          <w:rPr>
            <w:rFonts w:ascii="Times New Roman" w:hint="eastAsia"/>
            <w:bCs/>
            <w:kern w:val="0"/>
            <w:sz w:val="22"/>
            <w:szCs w:val="22"/>
          </w:rPr>
          <w:t>원</w:t>
        </w:r>
        <w:r w:rsidRPr="00AD7574">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w:t>
        </w:r>
        <w:r w:rsidRPr="00AD7574">
          <w:rPr>
            <w:rFonts w:ascii="Times New Roman"/>
            <w:bCs/>
            <w:kern w:val="0"/>
            <w:sz w:val="22"/>
            <w:szCs w:val="22"/>
          </w:rPr>
          <w:t>인</w:t>
        </w:r>
        <w:r w:rsidRPr="00AD7574">
          <w:rPr>
            <w:rFonts w:ascii="Times New Roman"/>
            <w:bCs/>
            <w:kern w:val="0"/>
            <w:sz w:val="22"/>
            <w:szCs w:val="22"/>
          </w:rPr>
          <w:t>)</w:t>
        </w:r>
      </w:ins>
    </w:p>
    <w:p w14:paraId="3009EBA7" w14:textId="77777777" w:rsidR="00CC34C7" w:rsidRDefault="00CC34C7">
      <w:pPr>
        <w:widowControl/>
        <w:wordWrap/>
        <w:autoSpaceDE/>
        <w:autoSpaceDN/>
        <w:jc w:val="left"/>
        <w:rPr>
          <w:ins w:id="958" w:author="BKL" w:date="2026-10-08T12:05:00Z" w16du:dateUtc="2026-10-08T03:05:00Z"/>
          <w:rFonts w:ascii="Times New Roman"/>
          <w:bCs/>
          <w:kern w:val="0"/>
          <w:sz w:val="22"/>
          <w:szCs w:val="22"/>
        </w:rPr>
      </w:pPr>
      <w:ins w:id="959" w:author="BKL" w:date="2026-10-08T12:05:00Z" w16du:dateUtc="2026-10-08T03:05:00Z">
        <w:r>
          <w:rPr>
            <w:rFonts w:ascii="Times New Roman"/>
            <w:bCs/>
            <w:kern w:val="0"/>
            <w:sz w:val="22"/>
            <w:szCs w:val="22"/>
          </w:rPr>
          <w:br w:type="page"/>
        </w:r>
      </w:ins>
    </w:p>
    <w:p w14:paraId="1937E211" w14:textId="77777777" w:rsidR="00CC34C7" w:rsidRPr="00413874" w:rsidRDefault="00CC34C7" w:rsidP="00CC34C7">
      <w:pPr>
        <w:tabs>
          <w:tab w:val="left" w:pos="400"/>
        </w:tabs>
        <w:adjustRightInd w:val="0"/>
        <w:snapToGrid w:val="0"/>
        <w:spacing w:line="400" w:lineRule="exact"/>
        <w:rPr>
          <w:ins w:id="960" w:author="BKL" w:date="2026-10-08T12:05:00Z" w16du:dateUtc="2026-10-08T03:05:00Z"/>
          <w:rFonts w:ascii="Times New Roman"/>
          <w:kern w:val="0"/>
          <w:sz w:val="22"/>
          <w:szCs w:val="22"/>
        </w:rPr>
      </w:pPr>
      <w:ins w:id="961" w:author="BKL" w:date="2026-10-08T12:05:00Z" w16du:dateUtc="2026-10-08T03:05:00Z">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ins>
    </w:p>
    <w:p w14:paraId="0FE8620C" w14:textId="77777777" w:rsidR="00CC34C7" w:rsidRPr="00413874" w:rsidRDefault="00CC34C7" w:rsidP="00CC34C7">
      <w:pPr>
        <w:tabs>
          <w:tab w:val="left" w:pos="400"/>
        </w:tabs>
        <w:adjustRightInd w:val="0"/>
        <w:snapToGrid w:val="0"/>
        <w:spacing w:line="400" w:lineRule="exact"/>
        <w:rPr>
          <w:ins w:id="962" w:author="BKL" w:date="2026-10-08T12:05:00Z" w16du:dateUtc="2026-10-08T03:05:00Z"/>
          <w:rFonts w:ascii="Times New Roman"/>
          <w:kern w:val="0"/>
          <w:sz w:val="22"/>
          <w:szCs w:val="22"/>
        </w:rPr>
      </w:pPr>
    </w:p>
    <w:p w14:paraId="61061EDB" w14:textId="77777777" w:rsidR="00CC34C7" w:rsidRPr="00413874" w:rsidRDefault="00CC34C7" w:rsidP="00CC34C7">
      <w:pPr>
        <w:tabs>
          <w:tab w:val="left" w:pos="400"/>
        </w:tabs>
        <w:adjustRightInd w:val="0"/>
        <w:snapToGrid w:val="0"/>
        <w:spacing w:line="400" w:lineRule="exact"/>
        <w:rPr>
          <w:ins w:id="963" w:author="BKL" w:date="2026-10-08T12:05:00Z" w16du:dateUtc="2026-10-08T03:05:00Z"/>
          <w:rFonts w:ascii="Times New Roman"/>
          <w:b/>
          <w:kern w:val="0"/>
          <w:sz w:val="22"/>
          <w:szCs w:val="22"/>
        </w:rPr>
      </w:pPr>
    </w:p>
    <w:p w14:paraId="42DA8FC0" w14:textId="77777777" w:rsidR="00CC34C7" w:rsidRPr="00413874" w:rsidRDefault="00CC34C7" w:rsidP="00CC34C7">
      <w:pPr>
        <w:tabs>
          <w:tab w:val="left" w:pos="400"/>
        </w:tabs>
        <w:adjustRightInd w:val="0"/>
        <w:snapToGrid w:val="0"/>
        <w:spacing w:line="400" w:lineRule="exact"/>
        <w:rPr>
          <w:ins w:id="964" w:author="BKL" w:date="2026-10-08T12:05:00Z" w16du:dateUtc="2026-10-08T03:05:00Z"/>
          <w:rFonts w:ascii="Times New Roman"/>
          <w:b/>
          <w:kern w:val="0"/>
          <w:sz w:val="22"/>
          <w:szCs w:val="22"/>
        </w:rPr>
      </w:pPr>
    </w:p>
    <w:p w14:paraId="55C98A92" w14:textId="155939BF" w:rsidR="00CC34C7" w:rsidRDefault="00CC34C7" w:rsidP="00CC34C7">
      <w:pPr>
        <w:widowControl/>
        <w:wordWrap/>
        <w:autoSpaceDE/>
        <w:autoSpaceDN/>
        <w:jc w:val="left"/>
        <w:rPr>
          <w:ins w:id="965" w:author="BKL" w:date="2026-10-08T12:05:00Z" w16du:dateUtc="2026-10-08T03:05:00Z"/>
          <w:rFonts w:ascii="Times New Roman"/>
          <w:b/>
          <w:kern w:val="0"/>
          <w:sz w:val="22"/>
          <w:szCs w:val="22"/>
        </w:rPr>
      </w:pPr>
      <w:ins w:id="966" w:author="BKL" w:date="2026-10-08T12:05:00Z" w16du:dateUtc="2026-10-08T03:05:00Z">
        <w:r w:rsidRPr="00413874">
          <w:rPr>
            <w:rFonts w:ascii="Times New Roman"/>
            <w:b/>
            <w:kern w:val="0"/>
            <w:sz w:val="22"/>
            <w:szCs w:val="22"/>
          </w:rPr>
          <w:t xml:space="preserve">Tranche A-1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ins>
      <w:ins w:id="967" w:author="BKL" w:date="2026-10-08T12:06:00Z" w16du:dateUtc="2026-10-08T03:06:00Z">
        <w:r>
          <w:rPr>
            <w:rFonts w:ascii="Times New Roman" w:hint="eastAsia"/>
            <w:b/>
            <w:kern w:val="0"/>
            <w:sz w:val="22"/>
            <w:szCs w:val="22"/>
          </w:rPr>
          <w:t>신용협동조합중앙회</w:t>
        </w:r>
      </w:ins>
    </w:p>
    <w:p w14:paraId="2FD5EA5E" w14:textId="27179D34" w:rsidR="00CC34C7" w:rsidRPr="007B3813" w:rsidRDefault="00CC34C7" w:rsidP="00CC34C7">
      <w:pPr>
        <w:widowControl/>
        <w:wordWrap/>
        <w:autoSpaceDE/>
        <w:autoSpaceDN/>
        <w:jc w:val="left"/>
        <w:rPr>
          <w:ins w:id="968" w:author="BKL" w:date="2026-10-08T12:05:00Z" w16du:dateUtc="2026-10-08T03:05:00Z"/>
          <w:rFonts w:ascii="Times New Roman"/>
          <w:bCs/>
          <w:kern w:val="0"/>
          <w:sz w:val="22"/>
          <w:szCs w:val="22"/>
        </w:rPr>
      </w:pPr>
      <w:ins w:id="969" w:author="BKL" w:date="2026-10-08T12:05:00Z" w16du:dateUtc="2026-10-08T03:05:00Z">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ins>
      <w:ins w:id="970" w:author="BKL" w:date="2026-10-08T12:06:00Z">
        <w:r w:rsidRPr="00CC34C7">
          <w:rPr>
            <w:rFonts w:ascii="Times New Roman"/>
            <w:bCs/>
            <w:kern w:val="0"/>
            <w:sz w:val="22"/>
            <w:szCs w:val="22"/>
          </w:rPr>
          <w:t>대전광역시</w:t>
        </w:r>
        <w:r w:rsidRPr="00CC34C7">
          <w:rPr>
            <w:rFonts w:ascii="Times New Roman"/>
            <w:bCs/>
            <w:kern w:val="0"/>
            <w:sz w:val="22"/>
            <w:szCs w:val="22"/>
          </w:rPr>
          <w:t xml:space="preserve"> </w:t>
        </w:r>
        <w:r w:rsidRPr="00CC34C7">
          <w:rPr>
            <w:rFonts w:ascii="Times New Roman"/>
            <w:bCs/>
            <w:kern w:val="0"/>
            <w:sz w:val="22"/>
            <w:szCs w:val="22"/>
          </w:rPr>
          <w:t>서구</w:t>
        </w:r>
        <w:r w:rsidRPr="00CC34C7">
          <w:rPr>
            <w:rFonts w:ascii="Times New Roman"/>
            <w:bCs/>
            <w:kern w:val="0"/>
            <w:sz w:val="22"/>
            <w:szCs w:val="22"/>
          </w:rPr>
          <w:t xml:space="preserve"> </w:t>
        </w:r>
        <w:r w:rsidRPr="00CC34C7">
          <w:rPr>
            <w:rFonts w:ascii="Times New Roman"/>
            <w:bCs/>
            <w:kern w:val="0"/>
            <w:sz w:val="22"/>
            <w:szCs w:val="22"/>
          </w:rPr>
          <w:t>한밭대로</w:t>
        </w:r>
        <w:r w:rsidRPr="00CC34C7">
          <w:rPr>
            <w:rFonts w:ascii="Times New Roman"/>
            <w:bCs/>
            <w:kern w:val="0"/>
            <w:sz w:val="22"/>
            <w:szCs w:val="22"/>
          </w:rPr>
          <w:t xml:space="preserve"> 745(</w:t>
        </w:r>
        <w:r w:rsidRPr="00CC34C7">
          <w:rPr>
            <w:rFonts w:ascii="Times New Roman"/>
            <w:bCs/>
            <w:kern w:val="0"/>
            <w:sz w:val="22"/>
            <w:szCs w:val="22"/>
          </w:rPr>
          <w:t>둔산동</w:t>
        </w:r>
        <w:r w:rsidRPr="00CC34C7">
          <w:rPr>
            <w:rFonts w:ascii="Times New Roman"/>
            <w:bCs/>
            <w:kern w:val="0"/>
            <w:sz w:val="22"/>
            <w:szCs w:val="22"/>
          </w:rPr>
          <w:t>)</w:t>
        </w:r>
      </w:ins>
    </w:p>
    <w:p w14:paraId="33082493" w14:textId="77777777" w:rsidR="00FF3AEC" w:rsidRDefault="00CC34C7" w:rsidP="00CC34C7">
      <w:pPr>
        <w:widowControl/>
        <w:wordWrap/>
        <w:autoSpaceDE/>
        <w:autoSpaceDN/>
        <w:jc w:val="left"/>
        <w:rPr>
          <w:ins w:id="971" w:author="BKL" w:date="2026-10-08T12:06:00Z" w16du:dateUtc="2026-10-08T03:06:00Z"/>
          <w:rFonts w:ascii="Times New Roman"/>
          <w:bCs/>
          <w:kern w:val="0"/>
          <w:sz w:val="22"/>
          <w:szCs w:val="22"/>
        </w:rPr>
      </w:pPr>
      <w:ins w:id="972" w:author="BKL" w:date="2026-10-08T12:05:00Z" w16du:dateUtc="2026-10-08T03:05:00Z">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ins>
      <w:ins w:id="973" w:author="BKL" w:date="2026-10-08T12:06:00Z">
        <w:r w:rsidRPr="00CC34C7">
          <w:rPr>
            <w:rFonts w:ascii="Times New Roman"/>
            <w:bCs/>
            <w:kern w:val="0"/>
            <w:sz w:val="22"/>
            <w:szCs w:val="22"/>
          </w:rPr>
          <w:t>신용</w:t>
        </w:r>
        <w:r w:rsidRPr="00CC34C7">
          <w:rPr>
            <w:rFonts w:ascii="Times New Roman"/>
            <w:bCs/>
            <w:kern w:val="0"/>
            <w:sz w:val="22"/>
            <w:szCs w:val="22"/>
          </w:rPr>
          <w:t>·</w:t>
        </w:r>
        <w:r w:rsidRPr="00CC34C7">
          <w:rPr>
            <w:rFonts w:ascii="Times New Roman"/>
            <w:bCs/>
            <w:kern w:val="0"/>
            <w:sz w:val="22"/>
            <w:szCs w:val="22"/>
          </w:rPr>
          <w:t>공제사업대표이사</w:t>
        </w:r>
      </w:ins>
      <w:ins w:id="974" w:author="BKL" w:date="2026-10-08T12:05:00Z" w16du:dateUtc="2026-10-08T03:05:00Z">
        <w:r>
          <w:rPr>
            <w:rFonts w:ascii="Times New Roman"/>
            <w:bCs/>
            <w:kern w:val="0"/>
            <w:sz w:val="22"/>
            <w:szCs w:val="22"/>
          </w:rPr>
          <w:tab/>
        </w:r>
      </w:ins>
      <w:ins w:id="975" w:author="BKL" w:date="2026-10-08T12:06:00Z" w16du:dateUtc="2026-10-08T03:06:00Z">
        <w:r>
          <w:rPr>
            <w:rFonts w:ascii="Times New Roman" w:hint="eastAsia"/>
            <w:bCs/>
            <w:kern w:val="0"/>
            <w:sz w:val="22"/>
            <w:szCs w:val="22"/>
          </w:rPr>
          <w:t>손</w:t>
        </w:r>
        <w:r>
          <w:rPr>
            <w:rFonts w:ascii="Times New Roman" w:hint="eastAsia"/>
            <w:bCs/>
            <w:kern w:val="0"/>
            <w:sz w:val="22"/>
            <w:szCs w:val="22"/>
          </w:rPr>
          <w:t xml:space="preserve"> </w:t>
        </w:r>
      </w:ins>
      <w:ins w:id="976" w:author="BKL" w:date="2026-10-08T12:05:00Z" w16du:dateUtc="2026-10-08T03:05:00Z">
        <w:r>
          <w:rPr>
            <w:rFonts w:ascii="Times New Roman" w:hint="eastAsia"/>
            <w:bCs/>
            <w:kern w:val="0"/>
            <w:sz w:val="22"/>
            <w:szCs w:val="22"/>
          </w:rPr>
          <w:t>성</w:t>
        </w:r>
        <w:r>
          <w:rPr>
            <w:rFonts w:ascii="Times New Roman" w:hint="eastAsia"/>
            <w:bCs/>
            <w:kern w:val="0"/>
            <w:sz w:val="22"/>
            <w:szCs w:val="22"/>
          </w:rPr>
          <w:t xml:space="preserve"> </w:t>
        </w:r>
      </w:ins>
      <w:ins w:id="977" w:author="BKL" w:date="2026-10-08T12:06:00Z" w16du:dateUtc="2026-10-08T03:06:00Z">
        <w:r>
          <w:rPr>
            <w:rFonts w:ascii="Times New Roman" w:hint="eastAsia"/>
            <w:bCs/>
            <w:kern w:val="0"/>
            <w:sz w:val="22"/>
            <w:szCs w:val="22"/>
          </w:rPr>
          <w:t>은</w:t>
        </w:r>
      </w:ins>
      <w:ins w:id="978" w:author="BKL" w:date="2026-10-08T12:05:00Z" w16du:dateUtc="2026-10-08T03:05:00Z">
        <w:r w:rsidRPr="00AD7574">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w:t>
        </w:r>
        <w:r w:rsidRPr="00AD7574">
          <w:rPr>
            <w:rFonts w:ascii="Times New Roman"/>
            <w:bCs/>
            <w:kern w:val="0"/>
            <w:sz w:val="22"/>
            <w:szCs w:val="22"/>
          </w:rPr>
          <w:t>인</w:t>
        </w:r>
        <w:r w:rsidRPr="00AD7574">
          <w:rPr>
            <w:rFonts w:ascii="Times New Roman"/>
            <w:bCs/>
            <w:kern w:val="0"/>
            <w:sz w:val="22"/>
            <w:szCs w:val="22"/>
          </w:rPr>
          <w:t>)</w:t>
        </w:r>
      </w:ins>
    </w:p>
    <w:p w14:paraId="10A7E529" w14:textId="77777777" w:rsidR="00FF3AEC" w:rsidRDefault="00FF3AEC">
      <w:pPr>
        <w:widowControl/>
        <w:wordWrap/>
        <w:autoSpaceDE/>
        <w:autoSpaceDN/>
        <w:jc w:val="left"/>
        <w:rPr>
          <w:ins w:id="979" w:author="BKL" w:date="2026-10-08T12:06:00Z" w16du:dateUtc="2026-10-08T03:06:00Z"/>
          <w:rFonts w:ascii="Times New Roman"/>
          <w:bCs/>
          <w:kern w:val="0"/>
          <w:sz w:val="22"/>
          <w:szCs w:val="22"/>
        </w:rPr>
      </w:pPr>
      <w:ins w:id="980" w:author="BKL" w:date="2026-10-08T12:06:00Z" w16du:dateUtc="2026-10-08T03:06:00Z">
        <w:r>
          <w:rPr>
            <w:rFonts w:ascii="Times New Roman"/>
            <w:bCs/>
            <w:kern w:val="0"/>
            <w:sz w:val="22"/>
            <w:szCs w:val="22"/>
          </w:rPr>
          <w:br w:type="page"/>
        </w:r>
      </w:ins>
    </w:p>
    <w:p w14:paraId="28D297C7" w14:textId="77777777" w:rsidR="00FF3AEC" w:rsidRPr="00413874" w:rsidRDefault="00FF3AEC" w:rsidP="00FF3AEC">
      <w:pPr>
        <w:tabs>
          <w:tab w:val="left" w:pos="400"/>
        </w:tabs>
        <w:adjustRightInd w:val="0"/>
        <w:snapToGrid w:val="0"/>
        <w:spacing w:line="400" w:lineRule="exact"/>
        <w:rPr>
          <w:ins w:id="981" w:author="BKL" w:date="2026-10-08T12:06:00Z" w16du:dateUtc="2026-10-08T03:06:00Z"/>
          <w:rFonts w:ascii="Times New Roman"/>
          <w:kern w:val="0"/>
          <w:sz w:val="22"/>
          <w:szCs w:val="22"/>
        </w:rPr>
      </w:pPr>
      <w:ins w:id="982" w:author="BKL" w:date="2026-10-08T12:06:00Z" w16du:dateUtc="2026-10-08T03:06:00Z">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ins>
    </w:p>
    <w:p w14:paraId="321570BB" w14:textId="77777777" w:rsidR="00FF3AEC" w:rsidRPr="00413874" w:rsidRDefault="00FF3AEC" w:rsidP="00FF3AEC">
      <w:pPr>
        <w:tabs>
          <w:tab w:val="left" w:pos="400"/>
        </w:tabs>
        <w:adjustRightInd w:val="0"/>
        <w:snapToGrid w:val="0"/>
        <w:spacing w:line="400" w:lineRule="exact"/>
        <w:rPr>
          <w:ins w:id="983" w:author="BKL" w:date="2026-10-08T12:06:00Z" w16du:dateUtc="2026-10-08T03:06:00Z"/>
          <w:rFonts w:ascii="Times New Roman"/>
          <w:kern w:val="0"/>
          <w:sz w:val="22"/>
          <w:szCs w:val="22"/>
        </w:rPr>
      </w:pPr>
    </w:p>
    <w:p w14:paraId="7B927BB0" w14:textId="77777777" w:rsidR="00FF3AEC" w:rsidRPr="00413874" w:rsidRDefault="00FF3AEC" w:rsidP="00FF3AEC">
      <w:pPr>
        <w:tabs>
          <w:tab w:val="left" w:pos="400"/>
        </w:tabs>
        <w:adjustRightInd w:val="0"/>
        <w:snapToGrid w:val="0"/>
        <w:spacing w:line="400" w:lineRule="exact"/>
        <w:rPr>
          <w:ins w:id="984" w:author="BKL" w:date="2026-10-08T12:06:00Z" w16du:dateUtc="2026-10-08T03:06:00Z"/>
          <w:rFonts w:ascii="Times New Roman"/>
          <w:b/>
          <w:kern w:val="0"/>
          <w:sz w:val="22"/>
          <w:szCs w:val="22"/>
        </w:rPr>
      </w:pPr>
    </w:p>
    <w:p w14:paraId="3DA01343" w14:textId="77777777" w:rsidR="00FF3AEC" w:rsidRPr="00413874" w:rsidRDefault="00FF3AEC" w:rsidP="00FF3AEC">
      <w:pPr>
        <w:tabs>
          <w:tab w:val="left" w:pos="400"/>
        </w:tabs>
        <w:adjustRightInd w:val="0"/>
        <w:snapToGrid w:val="0"/>
        <w:spacing w:line="400" w:lineRule="exact"/>
        <w:rPr>
          <w:ins w:id="985" w:author="BKL" w:date="2026-10-08T12:06:00Z" w16du:dateUtc="2026-10-08T03:06:00Z"/>
          <w:rFonts w:ascii="Times New Roman"/>
          <w:b/>
          <w:kern w:val="0"/>
          <w:sz w:val="22"/>
          <w:szCs w:val="22"/>
        </w:rPr>
      </w:pPr>
    </w:p>
    <w:p w14:paraId="410FC2CA" w14:textId="503E8C3D" w:rsidR="00FF3AEC" w:rsidRDefault="00FF3AEC" w:rsidP="00FF3AEC">
      <w:pPr>
        <w:widowControl/>
        <w:wordWrap/>
        <w:autoSpaceDE/>
        <w:autoSpaceDN/>
        <w:jc w:val="left"/>
        <w:rPr>
          <w:ins w:id="986" w:author="BKL" w:date="2026-10-08T12:06:00Z" w16du:dateUtc="2026-10-08T03:06:00Z"/>
          <w:rFonts w:ascii="Times New Roman"/>
          <w:b/>
          <w:kern w:val="0"/>
          <w:sz w:val="22"/>
          <w:szCs w:val="22"/>
        </w:rPr>
      </w:pPr>
      <w:ins w:id="987" w:author="BKL" w:date="2026-10-08T12:06:00Z" w16du:dateUtc="2026-10-08T03:06:00Z">
        <w:r w:rsidRPr="00413874">
          <w:rPr>
            <w:rFonts w:ascii="Times New Roman"/>
            <w:b/>
            <w:kern w:val="0"/>
            <w:sz w:val="22"/>
            <w:szCs w:val="22"/>
          </w:rPr>
          <w:t xml:space="preserve">Tranche A-1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ins>
      <w:ins w:id="988" w:author="BKL" w:date="2026-10-08T12:06:00Z">
        <w:r w:rsidR="006B5012" w:rsidRPr="006B5012">
          <w:rPr>
            <w:rFonts w:ascii="Times New Roman"/>
            <w:b/>
            <w:kern w:val="0"/>
            <w:sz w:val="22"/>
            <w:szCs w:val="22"/>
          </w:rPr>
          <w:t>수협은행</w:t>
        </w:r>
      </w:ins>
    </w:p>
    <w:p w14:paraId="14B083DF" w14:textId="043044CA" w:rsidR="00FF3AEC" w:rsidRPr="007B3813" w:rsidRDefault="00FF3AEC" w:rsidP="00FF3AEC">
      <w:pPr>
        <w:widowControl/>
        <w:wordWrap/>
        <w:autoSpaceDE/>
        <w:autoSpaceDN/>
        <w:jc w:val="left"/>
        <w:rPr>
          <w:ins w:id="989" w:author="BKL" w:date="2026-10-08T12:06:00Z" w16du:dateUtc="2026-10-08T03:06:00Z"/>
          <w:rFonts w:ascii="Times New Roman"/>
          <w:bCs/>
          <w:kern w:val="0"/>
          <w:sz w:val="22"/>
          <w:szCs w:val="22"/>
        </w:rPr>
      </w:pPr>
      <w:ins w:id="990" w:author="BKL" w:date="2026-10-08T12:06:00Z" w16du:dateUtc="2026-10-08T03:06:00Z">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ins>
      <w:ins w:id="991" w:author="BKL" w:date="2026-10-08T12:06:00Z">
        <w:r w:rsidR="006B5012" w:rsidRPr="006B5012">
          <w:rPr>
            <w:rFonts w:ascii="Times New Roman"/>
            <w:bCs/>
            <w:kern w:val="0"/>
            <w:sz w:val="22"/>
            <w:szCs w:val="22"/>
          </w:rPr>
          <w:t>서울특별시</w:t>
        </w:r>
        <w:r w:rsidR="006B5012" w:rsidRPr="006B5012">
          <w:rPr>
            <w:rFonts w:ascii="Times New Roman"/>
            <w:bCs/>
            <w:kern w:val="0"/>
            <w:sz w:val="22"/>
            <w:szCs w:val="22"/>
          </w:rPr>
          <w:t xml:space="preserve"> </w:t>
        </w:r>
        <w:r w:rsidR="006B5012" w:rsidRPr="006B5012">
          <w:rPr>
            <w:rFonts w:ascii="Times New Roman"/>
            <w:bCs/>
            <w:kern w:val="0"/>
            <w:sz w:val="22"/>
            <w:szCs w:val="22"/>
          </w:rPr>
          <w:t>송파구</w:t>
        </w:r>
        <w:r w:rsidR="006B5012" w:rsidRPr="006B5012">
          <w:rPr>
            <w:rFonts w:ascii="Times New Roman"/>
            <w:bCs/>
            <w:kern w:val="0"/>
            <w:sz w:val="22"/>
            <w:szCs w:val="22"/>
          </w:rPr>
          <w:t xml:space="preserve"> </w:t>
        </w:r>
        <w:r w:rsidR="006B5012" w:rsidRPr="006B5012">
          <w:rPr>
            <w:rFonts w:ascii="Times New Roman"/>
            <w:bCs/>
            <w:kern w:val="0"/>
            <w:sz w:val="22"/>
            <w:szCs w:val="22"/>
          </w:rPr>
          <w:t>오금로</w:t>
        </w:r>
        <w:r w:rsidR="006B5012" w:rsidRPr="006B5012">
          <w:rPr>
            <w:rFonts w:ascii="Times New Roman"/>
            <w:bCs/>
            <w:kern w:val="0"/>
            <w:sz w:val="22"/>
            <w:szCs w:val="22"/>
          </w:rPr>
          <w:t xml:space="preserve"> 62(</w:t>
        </w:r>
        <w:r w:rsidR="006B5012" w:rsidRPr="006B5012">
          <w:rPr>
            <w:rFonts w:ascii="Times New Roman"/>
            <w:bCs/>
            <w:kern w:val="0"/>
            <w:sz w:val="22"/>
            <w:szCs w:val="22"/>
          </w:rPr>
          <w:t>신천동</w:t>
        </w:r>
        <w:r w:rsidR="006B5012" w:rsidRPr="006B5012">
          <w:rPr>
            <w:rFonts w:ascii="Times New Roman"/>
            <w:bCs/>
            <w:kern w:val="0"/>
            <w:sz w:val="22"/>
            <w:szCs w:val="22"/>
          </w:rPr>
          <w:t>)</w:t>
        </w:r>
      </w:ins>
    </w:p>
    <w:p w14:paraId="18EA6B66" w14:textId="77777777" w:rsidR="00B943CB" w:rsidRDefault="00FF3AEC" w:rsidP="00FF3AEC">
      <w:pPr>
        <w:widowControl/>
        <w:wordWrap/>
        <w:autoSpaceDE/>
        <w:autoSpaceDN/>
        <w:jc w:val="left"/>
        <w:rPr>
          <w:ins w:id="992" w:author="BKL" w:date="2026-10-08T12:07:00Z" w16du:dateUtc="2026-10-08T03:07:00Z"/>
          <w:rFonts w:ascii="Times New Roman"/>
          <w:bCs/>
          <w:kern w:val="0"/>
          <w:sz w:val="22"/>
          <w:szCs w:val="22"/>
        </w:rPr>
      </w:pPr>
      <w:ins w:id="993" w:author="BKL" w:date="2026-10-08T12:06:00Z" w16du:dateUtc="2026-10-08T03:06:00Z">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ins>
      <w:ins w:id="994" w:author="BKL" w:date="2026-10-08T12:07:00Z" w16du:dateUtc="2026-10-08T03:07:00Z">
        <w:r w:rsidR="006B5012">
          <w:rPr>
            <w:rFonts w:ascii="Times New Roman" w:hint="eastAsia"/>
            <w:bCs/>
            <w:kern w:val="0"/>
            <w:sz w:val="22"/>
            <w:szCs w:val="22"/>
          </w:rPr>
          <w:t>은행장</w:t>
        </w:r>
      </w:ins>
      <w:ins w:id="995" w:author="BKL" w:date="2026-10-08T12:06:00Z" w16du:dateUtc="2026-10-08T03:06:00Z">
        <w:r>
          <w:rPr>
            <w:rFonts w:ascii="Times New Roman"/>
            <w:bCs/>
            <w:kern w:val="0"/>
            <w:sz w:val="22"/>
            <w:szCs w:val="22"/>
          </w:rPr>
          <w:tab/>
        </w:r>
      </w:ins>
      <w:ins w:id="996" w:author="BKL" w:date="2026-10-08T12:07:00Z" w16du:dateUtc="2026-10-08T03:07:00Z">
        <w:r w:rsidR="006B5012">
          <w:rPr>
            <w:rFonts w:ascii="Times New Roman" w:hint="eastAsia"/>
            <w:bCs/>
            <w:kern w:val="0"/>
            <w:sz w:val="22"/>
            <w:szCs w:val="22"/>
          </w:rPr>
          <w:t>신</w:t>
        </w:r>
      </w:ins>
      <w:ins w:id="997" w:author="BKL" w:date="2026-10-08T12:06:00Z" w16du:dateUtc="2026-10-08T03:06:00Z">
        <w:r>
          <w:rPr>
            <w:rFonts w:ascii="Times New Roman" w:hint="eastAsia"/>
            <w:bCs/>
            <w:kern w:val="0"/>
            <w:sz w:val="22"/>
            <w:szCs w:val="22"/>
          </w:rPr>
          <w:t xml:space="preserve"> </w:t>
        </w:r>
      </w:ins>
      <w:ins w:id="998" w:author="BKL" w:date="2026-10-08T12:07:00Z" w16du:dateUtc="2026-10-08T03:07:00Z">
        <w:r w:rsidR="006B5012">
          <w:rPr>
            <w:rFonts w:ascii="Times New Roman" w:hint="eastAsia"/>
            <w:bCs/>
            <w:kern w:val="0"/>
            <w:sz w:val="22"/>
            <w:szCs w:val="22"/>
          </w:rPr>
          <w:t>학</w:t>
        </w:r>
      </w:ins>
      <w:ins w:id="999" w:author="BKL" w:date="2026-10-08T12:06:00Z" w16du:dateUtc="2026-10-08T03:06:00Z">
        <w:r>
          <w:rPr>
            <w:rFonts w:ascii="Times New Roman" w:hint="eastAsia"/>
            <w:bCs/>
            <w:kern w:val="0"/>
            <w:sz w:val="22"/>
            <w:szCs w:val="22"/>
          </w:rPr>
          <w:t xml:space="preserve"> </w:t>
        </w:r>
      </w:ins>
      <w:ins w:id="1000" w:author="BKL" w:date="2026-10-08T12:07:00Z" w16du:dateUtc="2026-10-08T03:07:00Z">
        <w:r w:rsidR="006B5012">
          <w:rPr>
            <w:rFonts w:ascii="Times New Roman" w:hint="eastAsia"/>
            <w:bCs/>
            <w:kern w:val="0"/>
            <w:sz w:val="22"/>
            <w:szCs w:val="22"/>
          </w:rPr>
          <w:t>기</w:t>
        </w:r>
      </w:ins>
      <w:ins w:id="1001" w:author="BKL" w:date="2026-10-08T12:06:00Z" w16du:dateUtc="2026-10-08T03:06:00Z">
        <w:r w:rsidRPr="00AD7574">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w:t>
        </w:r>
        <w:r w:rsidRPr="00AD7574">
          <w:rPr>
            <w:rFonts w:ascii="Times New Roman"/>
            <w:bCs/>
            <w:kern w:val="0"/>
            <w:sz w:val="22"/>
            <w:szCs w:val="22"/>
          </w:rPr>
          <w:t>인</w:t>
        </w:r>
        <w:r w:rsidRPr="00AD7574">
          <w:rPr>
            <w:rFonts w:ascii="Times New Roman"/>
            <w:bCs/>
            <w:kern w:val="0"/>
            <w:sz w:val="22"/>
            <w:szCs w:val="22"/>
          </w:rPr>
          <w:t>)</w:t>
        </w:r>
      </w:ins>
    </w:p>
    <w:p w14:paraId="131112F3" w14:textId="77777777" w:rsidR="00B943CB" w:rsidRDefault="00B943CB">
      <w:pPr>
        <w:widowControl/>
        <w:wordWrap/>
        <w:autoSpaceDE/>
        <w:autoSpaceDN/>
        <w:jc w:val="left"/>
        <w:rPr>
          <w:ins w:id="1002" w:author="BKL" w:date="2026-10-08T12:07:00Z" w16du:dateUtc="2026-10-08T03:07:00Z"/>
          <w:rFonts w:ascii="Times New Roman"/>
          <w:bCs/>
          <w:kern w:val="0"/>
          <w:sz w:val="22"/>
          <w:szCs w:val="22"/>
        </w:rPr>
      </w:pPr>
      <w:ins w:id="1003" w:author="BKL" w:date="2026-10-08T12:07:00Z" w16du:dateUtc="2026-10-08T03:07:00Z">
        <w:r>
          <w:rPr>
            <w:rFonts w:ascii="Times New Roman"/>
            <w:bCs/>
            <w:kern w:val="0"/>
            <w:sz w:val="22"/>
            <w:szCs w:val="22"/>
          </w:rPr>
          <w:br w:type="page"/>
        </w:r>
      </w:ins>
    </w:p>
    <w:p w14:paraId="624168E3" w14:textId="77777777" w:rsidR="00B943CB" w:rsidRPr="00413874" w:rsidRDefault="00B943CB" w:rsidP="00B943CB">
      <w:pPr>
        <w:tabs>
          <w:tab w:val="left" w:pos="400"/>
        </w:tabs>
        <w:adjustRightInd w:val="0"/>
        <w:snapToGrid w:val="0"/>
        <w:spacing w:line="400" w:lineRule="exact"/>
        <w:rPr>
          <w:ins w:id="1004" w:author="BKL" w:date="2026-10-08T12:07:00Z" w16du:dateUtc="2026-10-08T03:07:00Z"/>
          <w:rFonts w:ascii="Times New Roman"/>
          <w:kern w:val="0"/>
          <w:sz w:val="22"/>
          <w:szCs w:val="22"/>
        </w:rPr>
      </w:pPr>
      <w:ins w:id="1005" w:author="BKL" w:date="2026-10-08T12:07:00Z" w16du:dateUtc="2026-10-08T03:07:00Z">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ins>
    </w:p>
    <w:p w14:paraId="0261B944" w14:textId="77777777" w:rsidR="00B943CB" w:rsidRPr="00413874" w:rsidRDefault="00B943CB" w:rsidP="00B943CB">
      <w:pPr>
        <w:tabs>
          <w:tab w:val="left" w:pos="400"/>
        </w:tabs>
        <w:adjustRightInd w:val="0"/>
        <w:snapToGrid w:val="0"/>
        <w:spacing w:line="400" w:lineRule="exact"/>
        <w:rPr>
          <w:ins w:id="1006" w:author="BKL" w:date="2026-10-08T12:07:00Z" w16du:dateUtc="2026-10-08T03:07:00Z"/>
          <w:rFonts w:ascii="Times New Roman"/>
          <w:kern w:val="0"/>
          <w:sz w:val="22"/>
          <w:szCs w:val="22"/>
        </w:rPr>
      </w:pPr>
    </w:p>
    <w:p w14:paraId="7A0D0F49" w14:textId="77777777" w:rsidR="00B943CB" w:rsidRPr="00413874" w:rsidRDefault="00B943CB" w:rsidP="00B943CB">
      <w:pPr>
        <w:tabs>
          <w:tab w:val="left" w:pos="400"/>
        </w:tabs>
        <w:adjustRightInd w:val="0"/>
        <w:snapToGrid w:val="0"/>
        <w:spacing w:line="400" w:lineRule="exact"/>
        <w:rPr>
          <w:ins w:id="1007" w:author="BKL" w:date="2026-10-08T12:07:00Z" w16du:dateUtc="2026-10-08T03:07:00Z"/>
          <w:rFonts w:ascii="Times New Roman"/>
          <w:b/>
          <w:kern w:val="0"/>
          <w:sz w:val="22"/>
          <w:szCs w:val="22"/>
        </w:rPr>
      </w:pPr>
    </w:p>
    <w:p w14:paraId="62105C74" w14:textId="77777777" w:rsidR="00B943CB" w:rsidRPr="00413874" w:rsidRDefault="00B943CB" w:rsidP="00B943CB">
      <w:pPr>
        <w:tabs>
          <w:tab w:val="left" w:pos="400"/>
        </w:tabs>
        <w:adjustRightInd w:val="0"/>
        <w:snapToGrid w:val="0"/>
        <w:spacing w:line="400" w:lineRule="exact"/>
        <w:rPr>
          <w:ins w:id="1008" w:author="BKL" w:date="2026-10-08T12:07:00Z" w16du:dateUtc="2026-10-08T03:07:00Z"/>
          <w:rFonts w:ascii="Times New Roman"/>
          <w:b/>
          <w:kern w:val="0"/>
          <w:sz w:val="22"/>
          <w:szCs w:val="22"/>
        </w:rPr>
      </w:pPr>
    </w:p>
    <w:p w14:paraId="28B7C581" w14:textId="32A90540" w:rsidR="00B943CB" w:rsidRDefault="00B943CB" w:rsidP="00B943CB">
      <w:pPr>
        <w:widowControl/>
        <w:wordWrap/>
        <w:autoSpaceDE/>
        <w:autoSpaceDN/>
        <w:jc w:val="left"/>
        <w:rPr>
          <w:ins w:id="1009" w:author="BKL" w:date="2026-10-08T12:07:00Z" w16du:dateUtc="2026-10-08T03:07:00Z"/>
          <w:rFonts w:ascii="Times New Roman"/>
          <w:b/>
          <w:kern w:val="0"/>
          <w:sz w:val="22"/>
          <w:szCs w:val="22"/>
        </w:rPr>
      </w:pPr>
      <w:ins w:id="1010" w:author="BKL" w:date="2026-10-08T12:07:00Z" w16du:dateUtc="2026-10-08T03:07:00Z">
        <w:r w:rsidRPr="00413874">
          <w:rPr>
            <w:rFonts w:ascii="Times New Roman"/>
            <w:b/>
            <w:kern w:val="0"/>
            <w:sz w:val="22"/>
            <w:szCs w:val="22"/>
          </w:rPr>
          <w:t xml:space="preserve">Tranche A-1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ins>
      <w:ins w:id="1011" w:author="BKL" w:date="2026-10-08T12:07:00Z">
        <w:r w:rsidRPr="00B943CB">
          <w:rPr>
            <w:rFonts w:ascii="Times New Roman"/>
            <w:b/>
            <w:kern w:val="0"/>
            <w:sz w:val="22"/>
            <w:szCs w:val="22"/>
          </w:rPr>
          <w:t>주식회사</w:t>
        </w:r>
        <w:r w:rsidRPr="00B943CB">
          <w:rPr>
            <w:rFonts w:ascii="Times New Roman"/>
            <w:b/>
            <w:kern w:val="0"/>
            <w:sz w:val="22"/>
            <w:szCs w:val="22"/>
          </w:rPr>
          <w:t xml:space="preserve"> </w:t>
        </w:r>
        <w:r w:rsidRPr="00B943CB">
          <w:rPr>
            <w:rFonts w:ascii="Times New Roman"/>
            <w:b/>
            <w:kern w:val="0"/>
            <w:sz w:val="22"/>
            <w:szCs w:val="22"/>
          </w:rPr>
          <w:t>에스비아이저축은행</w:t>
        </w:r>
      </w:ins>
    </w:p>
    <w:p w14:paraId="2D20A6E7" w14:textId="2791E604" w:rsidR="00B943CB" w:rsidRPr="00B943CB" w:rsidRDefault="00B943CB" w:rsidP="00B943CB">
      <w:pPr>
        <w:widowControl/>
        <w:wordWrap/>
        <w:autoSpaceDE/>
        <w:autoSpaceDN/>
        <w:ind w:left="2400"/>
        <w:jc w:val="left"/>
        <w:rPr>
          <w:ins w:id="1012" w:author="BKL" w:date="2026-10-08T12:07:00Z" w16du:dateUtc="2026-10-08T03:07:00Z"/>
          <w:rFonts w:ascii="Times New Roman"/>
          <w:bCs/>
          <w:kern w:val="0"/>
          <w:sz w:val="22"/>
          <w:szCs w:val="22"/>
        </w:rPr>
      </w:pPr>
      <w:ins w:id="1013" w:author="BKL" w:date="2026-10-08T12:08:00Z">
        <w:r w:rsidRPr="00B943CB">
          <w:rPr>
            <w:rFonts w:ascii="Times New Roman"/>
            <w:bCs/>
            <w:kern w:val="0"/>
            <w:sz w:val="22"/>
            <w:szCs w:val="22"/>
          </w:rPr>
          <w:t>서울특별시</w:t>
        </w:r>
        <w:r w:rsidRPr="00B943CB">
          <w:rPr>
            <w:rFonts w:ascii="Times New Roman"/>
            <w:bCs/>
            <w:kern w:val="0"/>
            <w:sz w:val="22"/>
            <w:szCs w:val="22"/>
          </w:rPr>
          <w:t xml:space="preserve"> </w:t>
        </w:r>
        <w:r w:rsidRPr="00B943CB">
          <w:rPr>
            <w:rFonts w:ascii="Times New Roman"/>
            <w:bCs/>
            <w:kern w:val="0"/>
            <w:sz w:val="22"/>
            <w:szCs w:val="22"/>
          </w:rPr>
          <w:t>중구</w:t>
        </w:r>
        <w:r w:rsidRPr="00B943CB">
          <w:rPr>
            <w:rFonts w:ascii="Times New Roman"/>
            <w:bCs/>
            <w:kern w:val="0"/>
            <w:sz w:val="22"/>
            <w:szCs w:val="22"/>
          </w:rPr>
          <w:t xml:space="preserve"> </w:t>
        </w:r>
        <w:r w:rsidRPr="00B943CB">
          <w:rPr>
            <w:rFonts w:ascii="Times New Roman"/>
            <w:bCs/>
            <w:kern w:val="0"/>
            <w:sz w:val="22"/>
            <w:szCs w:val="22"/>
          </w:rPr>
          <w:t>을지로</w:t>
        </w:r>
        <w:r w:rsidRPr="00B943CB">
          <w:rPr>
            <w:rFonts w:ascii="Times New Roman"/>
            <w:bCs/>
            <w:kern w:val="0"/>
            <w:sz w:val="22"/>
            <w:szCs w:val="22"/>
          </w:rPr>
          <w:t>5</w:t>
        </w:r>
        <w:r w:rsidRPr="00B943CB">
          <w:rPr>
            <w:rFonts w:ascii="Times New Roman"/>
            <w:bCs/>
            <w:kern w:val="0"/>
            <w:sz w:val="22"/>
            <w:szCs w:val="22"/>
          </w:rPr>
          <w:t>길</w:t>
        </w:r>
        <w:r w:rsidRPr="00B943CB">
          <w:rPr>
            <w:rFonts w:ascii="Times New Roman"/>
            <w:bCs/>
            <w:kern w:val="0"/>
            <w:sz w:val="22"/>
            <w:szCs w:val="22"/>
          </w:rPr>
          <w:t xml:space="preserve"> 26, </w:t>
        </w:r>
        <w:r w:rsidRPr="00B943CB">
          <w:rPr>
            <w:rFonts w:ascii="Times New Roman"/>
            <w:bCs/>
            <w:kern w:val="0"/>
            <w:sz w:val="22"/>
            <w:szCs w:val="22"/>
          </w:rPr>
          <w:t>동관</w:t>
        </w:r>
        <w:r w:rsidRPr="00B943CB">
          <w:rPr>
            <w:rFonts w:ascii="Times New Roman"/>
            <w:bCs/>
            <w:kern w:val="0"/>
            <w:sz w:val="22"/>
            <w:szCs w:val="22"/>
          </w:rPr>
          <w:t xml:space="preserve"> 9</w:t>
        </w:r>
        <w:r w:rsidRPr="00B943CB">
          <w:rPr>
            <w:rFonts w:ascii="Times New Roman"/>
            <w:bCs/>
            <w:kern w:val="0"/>
            <w:sz w:val="22"/>
            <w:szCs w:val="22"/>
          </w:rPr>
          <w:t>층</w:t>
        </w:r>
        <w:r w:rsidRPr="00B943CB">
          <w:rPr>
            <w:rFonts w:ascii="Times New Roman"/>
            <w:bCs/>
            <w:kern w:val="0"/>
            <w:sz w:val="22"/>
            <w:szCs w:val="22"/>
          </w:rPr>
          <w:t>, 10</w:t>
        </w:r>
        <w:r w:rsidRPr="00B943CB">
          <w:rPr>
            <w:rFonts w:ascii="Times New Roman"/>
            <w:bCs/>
            <w:kern w:val="0"/>
            <w:sz w:val="22"/>
            <w:szCs w:val="22"/>
          </w:rPr>
          <w:t>층</w:t>
        </w:r>
        <w:r w:rsidRPr="00B943CB">
          <w:rPr>
            <w:rFonts w:ascii="Times New Roman"/>
            <w:bCs/>
            <w:kern w:val="0"/>
            <w:sz w:val="22"/>
            <w:szCs w:val="22"/>
          </w:rPr>
          <w:t>, 11</w:t>
        </w:r>
        <w:r w:rsidRPr="00B943CB">
          <w:rPr>
            <w:rFonts w:ascii="Times New Roman"/>
            <w:bCs/>
            <w:kern w:val="0"/>
            <w:sz w:val="22"/>
            <w:szCs w:val="22"/>
          </w:rPr>
          <w:t>층</w:t>
        </w:r>
        <w:r w:rsidRPr="00B943CB">
          <w:rPr>
            <w:rFonts w:ascii="Times New Roman"/>
            <w:bCs/>
            <w:kern w:val="0"/>
            <w:sz w:val="22"/>
            <w:szCs w:val="22"/>
          </w:rPr>
          <w:t>(</w:t>
        </w:r>
        <w:r w:rsidRPr="00B943CB">
          <w:rPr>
            <w:rFonts w:ascii="Times New Roman"/>
            <w:bCs/>
            <w:kern w:val="0"/>
            <w:sz w:val="22"/>
            <w:szCs w:val="22"/>
          </w:rPr>
          <w:t>수하동</w:t>
        </w:r>
        <w:r w:rsidRPr="00B943CB">
          <w:rPr>
            <w:rFonts w:ascii="Times New Roman"/>
            <w:bCs/>
            <w:kern w:val="0"/>
            <w:sz w:val="22"/>
            <w:szCs w:val="22"/>
          </w:rPr>
          <w:t xml:space="preserve">, </w:t>
        </w:r>
        <w:r w:rsidRPr="00B943CB">
          <w:rPr>
            <w:rFonts w:ascii="Times New Roman"/>
            <w:bCs/>
            <w:kern w:val="0"/>
            <w:sz w:val="22"/>
            <w:szCs w:val="22"/>
          </w:rPr>
          <w:t>미래에셋센터원빌딩</w:t>
        </w:r>
        <w:r w:rsidRPr="00B943CB">
          <w:rPr>
            <w:rFonts w:ascii="Times New Roman"/>
            <w:bCs/>
            <w:kern w:val="0"/>
            <w:sz w:val="22"/>
            <w:szCs w:val="22"/>
          </w:rPr>
          <w:t>)</w:t>
        </w:r>
      </w:ins>
    </w:p>
    <w:p w14:paraId="5489A109" w14:textId="5DF87EF0" w:rsidR="00A8500E" w:rsidRPr="00AD7574" w:rsidRDefault="00B943CB" w:rsidP="00B943CB">
      <w:pPr>
        <w:widowControl/>
        <w:wordWrap/>
        <w:autoSpaceDE/>
        <w:autoSpaceDN/>
        <w:jc w:val="left"/>
        <w:rPr>
          <w:rFonts w:ascii="Times New Roman"/>
          <w:bCs/>
          <w:kern w:val="0"/>
          <w:sz w:val="22"/>
          <w:szCs w:val="22"/>
        </w:rPr>
      </w:pPr>
      <w:ins w:id="1014" w:author="BKL" w:date="2026-10-08T12:07:00Z" w16du:dateUtc="2026-10-08T03:07:00Z">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ins>
      <w:ins w:id="1015" w:author="BKL" w:date="2026-10-08T12:08:00Z" w16du:dateUtc="2026-10-08T03:08:00Z">
        <w:r>
          <w:rPr>
            <w:rFonts w:ascii="Times New Roman" w:hint="eastAsia"/>
            <w:bCs/>
            <w:kern w:val="0"/>
            <w:sz w:val="22"/>
            <w:szCs w:val="22"/>
          </w:rPr>
          <w:t>대표이사</w:t>
        </w:r>
      </w:ins>
      <w:ins w:id="1016" w:author="BKL" w:date="2026-10-08T12:07:00Z" w16du:dateUtc="2026-10-08T03:07:00Z">
        <w:r>
          <w:rPr>
            <w:rFonts w:ascii="Times New Roman"/>
            <w:bCs/>
            <w:kern w:val="0"/>
            <w:sz w:val="22"/>
            <w:szCs w:val="22"/>
          </w:rPr>
          <w:tab/>
        </w:r>
      </w:ins>
      <w:ins w:id="1017" w:author="BKL" w:date="2026-10-08T12:08:00Z" w16du:dateUtc="2026-10-08T03:08:00Z">
        <w:r>
          <w:rPr>
            <w:rFonts w:ascii="Times New Roman" w:hint="eastAsia"/>
            <w:bCs/>
            <w:kern w:val="0"/>
            <w:sz w:val="22"/>
            <w:szCs w:val="22"/>
          </w:rPr>
          <w:t>김</w:t>
        </w:r>
      </w:ins>
      <w:ins w:id="1018" w:author="BKL" w:date="2026-10-08T12:07:00Z" w16du:dateUtc="2026-10-08T03:07:00Z">
        <w:r>
          <w:rPr>
            <w:rFonts w:ascii="Times New Roman" w:hint="eastAsia"/>
            <w:bCs/>
            <w:kern w:val="0"/>
            <w:sz w:val="22"/>
            <w:szCs w:val="22"/>
          </w:rPr>
          <w:t xml:space="preserve"> </w:t>
        </w:r>
      </w:ins>
      <w:ins w:id="1019" w:author="BKL" w:date="2026-10-08T12:08:00Z" w16du:dateUtc="2026-10-08T03:08:00Z">
        <w:r>
          <w:rPr>
            <w:rFonts w:ascii="Times New Roman" w:hint="eastAsia"/>
            <w:bCs/>
            <w:kern w:val="0"/>
            <w:sz w:val="22"/>
            <w:szCs w:val="22"/>
          </w:rPr>
          <w:t>문</w:t>
        </w:r>
      </w:ins>
      <w:ins w:id="1020" w:author="BKL" w:date="2026-10-08T12:07:00Z" w16du:dateUtc="2026-10-08T03:07:00Z">
        <w:r>
          <w:rPr>
            <w:rFonts w:ascii="Times New Roman" w:hint="eastAsia"/>
            <w:bCs/>
            <w:kern w:val="0"/>
            <w:sz w:val="22"/>
            <w:szCs w:val="22"/>
          </w:rPr>
          <w:t xml:space="preserve"> </w:t>
        </w:r>
      </w:ins>
      <w:ins w:id="1021" w:author="BKL" w:date="2026-10-08T12:08:00Z" w16du:dateUtc="2026-10-08T03:08:00Z">
        <w:r>
          <w:rPr>
            <w:rFonts w:ascii="Times New Roman" w:hint="eastAsia"/>
            <w:bCs/>
            <w:kern w:val="0"/>
            <w:sz w:val="22"/>
            <w:szCs w:val="22"/>
          </w:rPr>
          <w:t>석</w:t>
        </w:r>
      </w:ins>
      <w:ins w:id="1022" w:author="BKL" w:date="2026-10-08T12:07:00Z" w16du:dateUtc="2026-10-08T03:07:00Z">
        <w:r w:rsidRPr="00AD7574">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w:t>
        </w:r>
        <w:r w:rsidRPr="00AD7574">
          <w:rPr>
            <w:rFonts w:ascii="Times New Roman"/>
            <w:bCs/>
            <w:kern w:val="0"/>
            <w:sz w:val="22"/>
            <w:szCs w:val="22"/>
          </w:rPr>
          <w:t>인</w:t>
        </w:r>
        <w:r w:rsidRPr="00AD7574">
          <w:rPr>
            <w:rFonts w:ascii="Times New Roman"/>
            <w:bCs/>
            <w:kern w:val="0"/>
            <w:sz w:val="22"/>
            <w:szCs w:val="22"/>
          </w:rPr>
          <w:t>)</w:t>
        </w:r>
      </w:ins>
      <w:r w:rsidR="00A8500E" w:rsidRPr="00AD7574">
        <w:rPr>
          <w:rFonts w:ascii="Times New Roman"/>
          <w:bCs/>
          <w:kern w:val="0"/>
          <w:sz w:val="22"/>
          <w:szCs w:val="22"/>
        </w:rPr>
        <w:br w:type="page"/>
      </w:r>
    </w:p>
    <w:p w14:paraId="694FE5D6"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39312E6A"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p>
    <w:p w14:paraId="2ECE7306"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411F70D7"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7A0B7C13" w14:textId="77777777" w:rsidR="001A5C76" w:rsidRDefault="0044712E">
      <w:pPr>
        <w:widowControl/>
        <w:wordWrap/>
        <w:autoSpaceDE/>
        <w:autoSpaceDN/>
        <w:jc w:val="left"/>
        <w:rPr>
          <w:ins w:id="1023" w:author="BKL" w:date="2026-10-08T12:03:00Z" w16du:dateUtc="2026-10-08T03:03:00Z"/>
          <w:rFonts w:ascii="Times New Roman"/>
          <w:b/>
          <w:kern w:val="0"/>
          <w:sz w:val="22"/>
          <w:szCs w:val="22"/>
        </w:rPr>
      </w:pPr>
      <w:r w:rsidRPr="00413874">
        <w:rPr>
          <w:rFonts w:ascii="Times New Roman"/>
          <w:b/>
          <w:kern w:val="0"/>
          <w:sz w:val="22"/>
          <w:szCs w:val="22"/>
        </w:rPr>
        <w:t>Tranche A-</w:t>
      </w:r>
      <w:r>
        <w:rPr>
          <w:rFonts w:ascii="Times New Roman" w:hint="eastAsia"/>
          <w:b/>
          <w:kern w:val="0"/>
          <w:sz w:val="22"/>
          <w:szCs w:val="22"/>
        </w:rPr>
        <w:t>2</w:t>
      </w:r>
      <w:r w:rsidRPr="00413874">
        <w:rPr>
          <w:rFonts w:ascii="Times New Roman"/>
          <w:b/>
          <w:kern w:val="0"/>
          <w:sz w:val="22"/>
          <w:szCs w:val="22"/>
        </w:rPr>
        <w:t xml:space="preserve">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ins w:id="1024" w:author="BKL" w:date="2026-10-08T12:03:00Z" w16du:dateUtc="2026-10-08T03:03:00Z">
        <w:r w:rsidR="001A5C76">
          <w:rPr>
            <w:rFonts w:ascii="Times New Roman" w:hint="eastAsia"/>
            <w:b/>
            <w:kern w:val="0"/>
            <w:sz w:val="22"/>
            <w:szCs w:val="22"/>
          </w:rPr>
          <w:t>주식회사</w:t>
        </w:r>
        <w:r w:rsidR="001A5C76">
          <w:rPr>
            <w:rFonts w:ascii="Times New Roman" w:hint="eastAsia"/>
            <w:b/>
            <w:kern w:val="0"/>
            <w:sz w:val="22"/>
            <w:szCs w:val="22"/>
          </w:rPr>
          <w:t xml:space="preserve"> </w:t>
        </w:r>
        <w:r w:rsidR="001A5C76">
          <w:rPr>
            <w:rFonts w:ascii="Times New Roman" w:hint="eastAsia"/>
            <w:b/>
            <w:kern w:val="0"/>
            <w:sz w:val="22"/>
            <w:szCs w:val="22"/>
          </w:rPr>
          <w:t>우리은행</w:t>
        </w:r>
      </w:ins>
    </w:p>
    <w:p w14:paraId="0E773205" w14:textId="77777777" w:rsidR="001A5C76" w:rsidRDefault="001A5C76">
      <w:pPr>
        <w:widowControl/>
        <w:wordWrap/>
        <w:autoSpaceDE/>
        <w:autoSpaceDN/>
        <w:jc w:val="left"/>
        <w:rPr>
          <w:ins w:id="1025" w:author="BKL" w:date="2026-10-08T12:03:00Z" w16du:dateUtc="2026-10-08T03:03:00Z"/>
          <w:rFonts w:ascii="Times New Roman"/>
          <w:bCs/>
          <w:kern w:val="0"/>
          <w:sz w:val="22"/>
          <w:szCs w:val="22"/>
        </w:rPr>
      </w:pPr>
      <w:ins w:id="1026" w:author="BKL" w:date="2026-10-08T12:03:00Z" w16du:dateUtc="2026-10-08T03:03:00Z">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hint="eastAsia"/>
            <w:bCs/>
            <w:kern w:val="0"/>
            <w:sz w:val="22"/>
            <w:szCs w:val="22"/>
          </w:rPr>
          <w:t>서울특별시</w:t>
        </w:r>
        <w:r>
          <w:rPr>
            <w:rFonts w:ascii="Times New Roman" w:hint="eastAsia"/>
            <w:bCs/>
            <w:kern w:val="0"/>
            <w:sz w:val="22"/>
            <w:szCs w:val="22"/>
          </w:rPr>
          <w:t xml:space="preserve"> </w:t>
        </w:r>
        <w:r>
          <w:rPr>
            <w:rFonts w:ascii="Times New Roman" w:hint="eastAsia"/>
            <w:bCs/>
            <w:kern w:val="0"/>
            <w:sz w:val="22"/>
            <w:szCs w:val="22"/>
          </w:rPr>
          <w:t>중구</w:t>
        </w:r>
        <w:r>
          <w:rPr>
            <w:rFonts w:ascii="Times New Roman" w:hint="eastAsia"/>
            <w:bCs/>
            <w:kern w:val="0"/>
            <w:sz w:val="22"/>
            <w:szCs w:val="22"/>
          </w:rPr>
          <w:t xml:space="preserve"> </w:t>
        </w:r>
        <w:r>
          <w:rPr>
            <w:rFonts w:ascii="Times New Roman" w:hint="eastAsia"/>
            <w:bCs/>
            <w:kern w:val="0"/>
            <w:sz w:val="22"/>
            <w:szCs w:val="22"/>
          </w:rPr>
          <w:t>소공로</w:t>
        </w:r>
        <w:r>
          <w:rPr>
            <w:rFonts w:ascii="Times New Roman" w:hint="eastAsia"/>
            <w:bCs/>
            <w:kern w:val="0"/>
            <w:sz w:val="22"/>
            <w:szCs w:val="22"/>
          </w:rPr>
          <w:t xml:space="preserve"> 51(</w:t>
        </w:r>
        <w:r>
          <w:rPr>
            <w:rFonts w:ascii="Times New Roman" w:hint="eastAsia"/>
            <w:bCs/>
            <w:kern w:val="0"/>
            <w:sz w:val="22"/>
            <w:szCs w:val="22"/>
          </w:rPr>
          <w:t>회현동</w:t>
        </w:r>
        <w:r>
          <w:rPr>
            <w:rFonts w:ascii="Times New Roman" w:hint="eastAsia"/>
            <w:bCs/>
            <w:kern w:val="0"/>
            <w:sz w:val="22"/>
            <w:szCs w:val="22"/>
          </w:rPr>
          <w:t>1</w:t>
        </w:r>
        <w:r>
          <w:rPr>
            <w:rFonts w:ascii="Times New Roman" w:hint="eastAsia"/>
            <w:bCs/>
            <w:kern w:val="0"/>
            <w:sz w:val="22"/>
            <w:szCs w:val="22"/>
          </w:rPr>
          <w:t>가</w:t>
        </w:r>
        <w:r>
          <w:rPr>
            <w:rFonts w:ascii="Times New Roman" w:hint="eastAsia"/>
            <w:bCs/>
            <w:kern w:val="0"/>
            <w:sz w:val="22"/>
            <w:szCs w:val="22"/>
          </w:rPr>
          <w:t>)</w:t>
        </w:r>
      </w:ins>
    </w:p>
    <w:p w14:paraId="7A826A37" w14:textId="6FC0AF66" w:rsidR="00A8500E" w:rsidRDefault="001A5C76">
      <w:pPr>
        <w:widowControl/>
        <w:wordWrap/>
        <w:autoSpaceDE/>
        <w:autoSpaceDN/>
        <w:jc w:val="left"/>
        <w:rPr>
          <w:rFonts w:ascii="Times New Roman"/>
          <w:kern w:val="0"/>
          <w:sz w:val="22"/>
          <w:szCs w:val="22"/>
        </w:rPr>
      </w:pPr>
      <w:ins w:id="1027" w:author="BKL" w:date="2026-10-08T12:03:00Z" w16du:dateUtc="2026-10-08T03:03:00Z">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hint="eastAsia"/>
            <w:bCs/>
            <w:kern w:val="0"/>
            <w:sz w:val="22"/>
            <w:szCs w:val="22"/>
          </w:rPr>
          <w:t>대표이사</w:t>
        </w:r>
        <w:r>
          <w:rPr>
            <w:rFonts w:ascii="Times New Roman"/>
            <w:bCs/>
            <w:kern w:val="0"/>
            <w:sz w:val="22"/>
            <w:szCs w:val="22"/>
          </w:rPr>
          <w:tab/>
        </w:r>
      </w:ins>
      <w:ins w:id="1028" w:author="BKL" w:date="2026-10-08T12:04:00Z" w16du:dateUtc="2026-10-08T03:04:00Z">
        <w:r>
          <w:rPr>
            <w:rFonts w:ascii="Times New Roman" w:hint="eastAsia"/>
            <w:bCs/>
            <w:kern w:val="0"/>
            <w:sz w:val="22"/>
            <w:szCs w:val="22"/>
          </w:rPr>
          <w:t>정</w:t>
        </w:r>
        <w:r>
          <w:rPr>
            <w:rFonts w:ascii="Times New Roman" w:hint="eastAsia"/>
            <w:bCs/>
            <w:kern w:val="0"/>
            <w:sz w:val="22"/>
            <w:szCs w:val="22"/>
          </w:rPr>
          <w:t xml:space="preserve"> </w:t>
        </w:r>
        <w:r>
          <w:rPr>
            <w:rFonts w:ascii="Times New Roman" w:hint="eastAsia"/>
            <w:bCs/>
            <w:kern w:val="0"/>
            <w:sz w:val="22"/>
            <w:szCs w:val="22"/>
          </w:rPr>
          <w:t>진</w:t>
        </w:r>
        <w:r>
          <w:rPr>
            <w:rFonts w:ascii="Times New Roman" w:hint="eastAsia"/>
            <w:bCs/>
            <w:kern w:val="0"/>
            <w:sz w:val="22"/>
            <w:szCs w:val="22"/>
          </w:rPr>
          <w:t xml:space="preserve"> </w:t>
        </w:r>
        <w:r>
          <w:rPr>
            <w:rFonts w:ascii="Times New Roman" w:hint="eastAsia"/>
            <w:bCs/>
            <w:kern w:val="0"/>
            <w:sz w:val="22"/>
            <w:szCs w:val="22"/>
          </w:rPr>
          <w:t>완</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hint="eastAsia"/>
            <w:bCs/>
            <w:kern w:val="0"/>
            <w:sz w:val="22"/>
            <w:szCs w:val="22"/>
          </w:rPr>
          <w:t>(</w:t>
        </w:r>
        <w:r>
          <w:rPr>
            <w:rFonts w:ascii="Times New Roman" w:hint="eastAsia"/>
            <w:bCs/>
            <w:kern w:val="0"/>
            <w:sz w:val="22"/>
            <w:szCs w:val="22"/>
          </w:rPr>
          <w:t>인</w:t>
        </w:r>
        <w:r>
          <w:rPr>
            <w:rFonts w:ascii="Times New Roman" w:hint="eastAsia"/>
            <w:bCs/>
            <w:kern w:val="0"/>
            <w:sz w:val="22"/>
            <w:szCs w:val="22"/>
          </w:rPr>
          <w:t>)</w:t>
        </w:r>
      </w:ins>
      <w:r w:rsidR="00A8500E">
        <w:rPr>
          <w:rFonts w:ascii="Times New Roman"/>
          <w:kern w:val="0"/>
          <w:sz w:val="22"/>
          <w:szCs w:val="22"/>
        </w:rPr>
        <w:br w:type="page"/>
      </w:r>
    </w:p>
    <w:p w14:paraId="343AC88B" w14:textId="77777777" w:rsidR="0044712E" w:rsidRDefault="0044712E" w:rsidP="001E61DB">
      <w:pPr>
        <w:tabs>
          <w:tab w:val="left" w:pos="400"/>
        </w:tabs>
        <w:adjustRightInd w:val="0"/>
        <w:snapToGrid w:val="0"/>
        <w:spacing w:line="400" w:lineRule="exact"/>
        <w:rPr>
          <w:rFonts w:ascii="Times New Roman"/>
          <w:kern w:val="0"/>
          <w:sz w:val="22"/>
          <w:szCs w:val="22"/>
        </w:rPr>
      </w:pPr>
    </w:p>
    <w:p w14:paraId="6313C846" w14:textId="34745ED3" w:rsidR="002478FF" w:rsidRPr="00413874" w:rsidRDefault="002478FF" w:rsidP="002478F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08F714ED"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9EA865E"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5317575" w14:textId="77777777" w:rsidR="002478FF" w:rsidRPr="00413874" w:rsidRDefault="002478FF" w:rsidP="002478FF">
      <w:pPr>
        <w:tabs>
          <w:tab w:val="left" w:pos="400"/>
        </w:tabs>
        <w:adjustRightInd w:val="0"/>
        <w:snapToGrid w:val="0"/>
        <w:spacing w:line="400" w:lineRule="exact"/>
        <w:rPr>
          <w:rFonts w:ascii="Times New Roman"/>
          <w:b/>
          <w:snapToGrid w:val="0"/>
          <w:kern w:val="0"/>
          <w:sz w:val="22"/>
          <w:szCs w:val="22"/>
        </w:rPr>
      </w:pPr>
    </w:p>
    <w:p w14:paraId="133601EC" w14:textId="0DA15736" w:rsidR="001D6EE4" w:rsidRPr="00413874" w:rsidRDefault="00B918F0" w:rsidP="00381D55">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Tranche B</w:t>
      </w:r>
      <w:r w:rsidR="002478FF" w:rsidRPr="00413874">
        <w:rPr>
          <w:rFonts w:ascii="Times New Roman"/>
          <w:b/>
          <w:kern w:val="0"/>
          <w:sz w:val="22"/>
          <w:szCs w:val="22"/>
        </w:rPr>
        <w:t xml:space="preserve"> </w:t>
      </w:r>
      <w:r w:rsidR="002478FF" w:rsidRPr="00413874">
        <w:rPr>
          <w:rFonts w:ascii="Times New Roman"/>
          <w:b/>
          <w:kern w:val="0"/>
          <w:sz w:val="22"/>
          <w:szCs w:val="22"/>
        </w:rPr>
        <w:t>대주</w:t>
      </w:r>
      <w:r w:rsidR="001D6EE4" w:rsidRPr="001D6EE4">
        <w:rPr>
          <w:rFonts w:ascii="Times New Roman"/>
          <w:b/>
          <w:kern w:val="0"/>
          <w:sz w:val="22"/>
          <w:szCs w:val="22"/>
        </w:rPr>
        <w:t xml:space="preserve"> </w:t>
      </w:r>
      <w:r w:rsidR="001D6EE4">
        <w:rPr>
          <w:rFonts w:ascii="Times New Roman"/>
          <w:b/>
          <w:kern w:val="0"/>
          <w:sz w:val="22"/>
          <w:szCs w:val="22"/>
        </w:rPr>
        <w:tab/>
      </w:r>
      <w:r w:rsidR="001D6EE4">
        <w:rPr>
          <w:rFonts w:ascii="Times New Roman" w:hint="eastAsia"/>
          <w:b/>
          <w:kern w:val="0"/>
          <w:sz w:val="22"/>
          <w:szCs w:val="22"/>
        </w:rPr>
        <w:t>키움캐피탈</w:t>
      </w:r>
      <w:r w:rsidR="001D6EE4">
        <w:rPr>
          <w:rFonts w:ascii="Times New Roman" w:hint="eastAsia"/>
          <w:b/>
          <w:kern w:val="0"/>
          <w:sz w:val="22"/>
          <w:szCs w:val="22"/>
        </w:rPr>
        <w:t xml:space="preserve"> </w:t>
      </w:r>
      <w:r w:rsidR="001D6EE4">
        <w:rPr>
          <w:rFonts w:ascii="Times New Roman" w:hint="eastAsia"/>
          <w:b/>
          <w:kern w:val="0"/>
          <w:sz w:val="22"/>
          <w:szCs w:val="22"/>
        </w:rPr>
        <w:t>주식회사</w:t>
      </w:r>
    </w:p>
    <w:p w14:paraId="19F48823" w14:textId="4A5F8EC2" w:rsidR="001D6EE4" w:rsidRPr="00413874" w:rsidRDefault="001D6EE4" w:rsidP="001D6EE4">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영등포구</w:t>
      </w:r>
      <w:r>
        <w:rPr>
          <w:rFonts w:ascii="Times New Roman" w:hint="eastAsia"/>
          <w:kern w:val="0"/>
          <w:sz w:val="22"/>
          <w:szCs w:val="22"/>
        </w:rPr>
        <w:t xml:space="preserve"> </w:t>
      </w:r>
      <w:r>
        <w:rPr>
          <w:rFonts w:ascii="Times New Roman" w:hint="eastAsia"/>
          <w:kern w:val="0"/>
          <w:sz w:val="22"/>
          <w:szCs w:val="22"/>
        </w:rPr>
        <w:t>여의대로</w:t>
      </w:r>
      <w:r>
        <w:rPr>
          <w:rFonts w:ascii="Times New Roman" w:hint="eastAsia"/>
          <w:kern w:val="0"/>
          <w:sz w:val="22"/>
          <w:szCs w:val="22"/>
        </w:rPr>
        <w:t xml:space="preserve"> 66, 17</w:t>
      </w:r>
      <w:r>
        <w:rPr>
          <w:rFonts w:ascii="Times New Roman" w:hint="eastAsia"/>
          <w:kern w:val="0"/>
          <w:sz w:val="22"/>
          <w:szCs w:val="22"/>
        </w:rPr>
        <w:t>층</w:t>
      </w:r>
      <w:r>
        <w:rPr>
          <w:rFonts w:ascii="Times New Roman" w:hint="eastAsia"/>
          <w:kern w:val="0"/>
          <w:sz w:val="22"/>
          <w:szCs w:val="22"/>
        </w:rPr>
        <w:t>(</w:t>
      </w:r>
      <w:r>
        <w:rPr>
          <w:rFonts w:ascii="Times New Roman" w:hint="eastAsia"/>
          <w:kern w:val="0"/>
          <w:sz w:val="22"/>
          <w:szCs w:val="22"/>
        </w:rPr>
        <w:t>여의도동</w:t>
      </w:r>
      <w:r>
        <w:rPr>
          <w:rFonts w:ascii="Times New Roman" w:hint="eastAsia"/>
          <w:kern w:val="0"/>
          <w:sz w:val="22"/>
          <w:szCs w:val="22"/>
        </w:rPr>
        <w:t>)</w:t>
      </w:r>
    </w:p>
    <w:p w14:paraId="5517728B" w14:textId="63455BE4" w:rsidR="001D6EE4" w:rsidRPr="00413874" w:rsidRDefault="001D6EE4" w:rsidP="001D6EE4">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최</w:t>
      </w:r>
      <w:r>
        <w:rPr>
          <w:rFonts w:ascii="Times New Roman" w:hint="eastAsia"/>
          <w:kern w:val="0"/>
          <w:sz w:val="22"/>
          <w:szCs w:val="22"/>
        </w:rPr>
        <w:t xml:space="preserve"> </w:t>
      </w:r>
      <w:r>
        <w:rPr>
          <w:rFonts w:ascii="Times New Roman" w:hint="eastAsia"/>
          <w:kern w:val="0"/>
          <w:sz w:val="22"/>
          <w:szCs w:val="22"/>
        </w:rPr>
        <w:t>창</w:t>
      </w:r>
      <w:r>
        <w:rPr>
          <w:rFonts w:ascii="Times New Roman" w:hint="eastAsia"/>
          <w:kern w:val="0"/>
          <w:sz w:val="22"/>
          <w:szCs w:val="22"/>
        </w:rPr>
        <w:t xml:space="preserve"> </w:t>
      </w:r>
      <w:r>
        <w:rPr>
          <w:rFonts w:ascii="Times New Roman" w:hint="eastAsia"/>
          <w:kern w:val="0"/>
          <w:sz w:val="22"/>
          <w:szCs w:val="22"/>
        </w:rPr>
        <w:t>민</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8B0B0E2" w14:textId="7F921170" w:rsidR="001D6EE4" w:rsidRDefault="001D6EE4">
      <w:pPr>
        <w:widowControl/>
        <w:wordWrap/>
        <w:autoSpaceDE/>
        <w:autoSpaceDN/>
        <w:jc w:val="left"/>
        <w:rPr>
          <w:rFonts w:ascii="Times New Roman"/>
          <w:b/>
          <w:kern w:val="0"/>
          <w:sz w:val="22"/>
          <w:szCs w:val="22"/>
        </w:rPr>
      </w:pPr>
    </w:p>
    <w:p w14:paraId="7AEA6CE6" w14:textId="45604957" w:rsidR="00CF2D66" w:rsidRDefault="002478FF">
      <w:pPr>
        <w:widowControl/>
        <w:wordWrap/>
        <w:autoSpaceDE/>
        <w:autoSpaceDN/>
        <w:jc w:val="left"/>
        <w:rPr>
          <w:rFonts w:ascii="Times New Roman"/>
          <w:b/>
          <w:snapToGrid w:val="0"/>
          <w:kern w:val="0"/>
          <w:sz w:val="22"/>
          <w:szCs w:val="22"/>
        </w:rPr>
      </w:pPr>
      <w:r w:rsidRPr="00413874">
        <w:rPr>
          <w:rFonts w:ascii="Times New Roman"/>
          <w:b/>
          <w:kern w:val="0"/>
          <w:sz w:val="22"/>
          <w:szCs w:val="22"/>
        </w:rPr>
        <w:tab/>
      </w:r>
      <w:r w:rsidRPr="00413874">
        <w:rPr>
          <w:rFonts w:ascii="Times New Roman"/>
          <w:b/>
          <w:kern w:val="0"/>
          <w:sz w:val="22"/>
          <w:szCs w:val="22"/>
        </w:rPr>
        <w:tab/>
      </w:r>
      <w:r w:rsidR="00A8500E">
        <w:rPr>
          <w:rFonts w:ascii="Times New Roman"/>
          <w:b/>
          <w:snapToGrid w:val="0"/>
          <w:kern w:val="0"/>
          <w:sz w:val="22"/>
          <w:szCs w:val="22"/>
        </w:rPr>
        <w:br w:type="page"/>
      </w:r>
    </w:p>
    <w:p w14:paraId="5F9C8CC9"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3D1F6E1"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8F8D2E0"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CBEE3F7" w14:textId="77777777" w:rsidR="00CF2D66" w:rsidRPr="00413874" w:rsidRDefault="00CF2D66" w:rsidP="00CF2D66">
      <w:pPr>
        <w:tabs>
          <w:tab w:val="left" w:pos="400"/>
        </w:tabs>
        <w:adjustRightInd w:val="0"/>
        <w:snapToGrid w:val="0"/>
        <w:spacing w:line="400" w:lineRule="exact"/>
        <w:rPr>
          <w:rFonts w:ascii="Times New Roman"/>
          <w:b/>
          <w:snapToGrid w:val="0"/>
          <w:kern w:val="0"/>
          <w:sz w:val="22"/>
          <w:szCs w:val="22"/>
        </w:rPr>
      </w:pPr>
    </w:p>
    <w:p w14:paraId="423C8007" w14:textId="78AC35B5" w:rsidR="00CF2D66" w:rsidRPr="00413874" w:rsidRDefault="00CF2D66" w:rsidP="00CF2D66">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대주</w:t>
      </w:r>
      <w:r w:rsidRPr="001D6EE4">
        <w:rPr>
          <w:rFonts w:ascii="Times New Roman"/>
          <w:b/>
          <w:kern w:val="0"/>
          <w:sz w:val="22"/>
          <w:szCs w:val="22"/>
        </w:rPr>
        <w:t xml:space="preserve"> </w:t>
      </w:r>
      <w:r>
        <w:rPr>
          <w:rFonts w:ascii="Times New Roman"/>
          <w:b/>
          <w:kern w:val="0"/>
          <w:sz w:val="22"/>
          <w:szCs w:val="22"/>
        </w:rPr>
        <w:tab/>
      </w:r>
      <w:r>
        <w:rPr>
          <w:rFonts w:ascii="Times New Roman" w:hint="eastAsia"/>
          <w:b/>
          <w:kern w:val="0"/>
          <w:sz w:val="22"/>
          <w:szCs w:val="22"/>
        </w:rPr>
        <w:t>엠지캐피탈</w:t>
      </w:r>
      <w:r>
        <w:rPr>
          <w:rFonts w:ascii="Times New Roman" w:hint="eastAsia"/>
          <w:b/>
          <w:kern w:val="0"/>
          <w:sz w:val="22"/>
          <w:szCs w:val="22"/>
        </w:rPr>
        <w:t xml:space="preserve"> </w:t>
      </w:r>
      <w:r>
        <w:rPr>
          <w:rFonts w:ascii="Times New Roman" w:hint="eastAsia"/>
          <w:b/>
          <w:kern w:val="0"/>
          <w:sz w:val="22"/>
          <w:szCs w:val="22"/>
        </w:rPr>
        <w:t>주식회사</w:t>
      </w:r>
    </w:p>
    <w:p w14:paraId="26086BC7" w14:textId="4A07BE84"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중구</w:t>
      </w:r>
      <w:r>
        <w:rPr>
          <w:rFonts w:ascii="Times New Roman" w:hint="eastAsia"/>
          <w:kern w:val="0"/>
          <w:sz w:val="22"/>
          <w:szCs w:val="22"/>
        </w:rPr>
        <w:t xml:space="preserve"> </w:t>
      </w:r>
      <w:r>
        <w:rPr>
          <w:rFonts w:ascii="Times New Roman" w:hint="eastAsia"/>
          <w:kern w:val="0"/>
          <w:sz w:val="22"/>
          <w:szCs w:val="22"/>
        </w:rPr>
        <w:t>남대문로</w:t>
      </w:r>
      <w:r>
        <w:rPr>
          <w:rFonts w:ascii="Times New Roman" w:hint="eastAsia"/>
          <w:kern w:val="0"/>
          <w:sz w:val="22"/>
          <w:szCs w:val="22"/>
        </w:rPr>
        <w:t xml:space="preserve"> 55(</w:t>
      </w:r>
      <w:r>
        <w:rPr>
          <w:rFonts w:ascii="Times New Roman" w:hint="eastAsia"/>
          <w:kern w:val="0"/>
          <w:sz w:val="22"/>
          <w:szCs w:val="22"/>
        </w:rPr>
        <w:t>남대문로</w:t>
      </w:r>
      <w:r>
        <w:rPr>
          <w:rFonts w:ascii="Times New Roman" w:hint="eastAsia"/>
          <w:kern w:val="0"/>
          <w:sz w:val="22"/>
          <w:szCs w:val="22"/>
        </w:rPr>
        <w:t>2</w:t>
      </w:r>
      <w:r>
        <w:rPr>
          <w:rFonts w:ascii="Times New Roman" w:hint="eastAsia"/>
          <w:kern w:val="0"/>
          <w:sz w:val="22"/>
          <w:szCs w:val="22"/>
        </w:rPr>
        <w:t>가</w:t>
      </w:r>
      <w:r>
        <w:rPr>
          <w:rFonts w:ascii="Times New Roman" w:hint="eastAsia"/>
          <w:kern w:val="0"/>
          <w:sz w:val="22"/>
          <w:szCs w:val="22"/>
        </w:rPr>
        <w:t>)</w:t>
      </w:r>
    </w:p>
    <w:p w14:paraId="2C1B85F7" w14:textId="3F7CFE29" w:rsidR="00CF2D66" w:rsidRPr="00413874" w:rsidRDefault="00CF2D66" w:rsidP="00CF2D66">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김</w:t>
      </w:r>
      <w:r>
        <w:rPr>
          <w:rFonts w:ascii="Times New Roman" w:hint="eastAsia"/>
          <w:kern w:val="0"/>
          <w:sz w:val="22"/>
          <w:szCs w:val="22"/>
        </w:rPr>
        <w:t xml:space="preserve"> </w:t>
      </w:r>
      <w:r>
        <w:rPr>
          <w:rFonts w:ascii="Times New Roman" w:hint="eastAsia"/>
          <w:kern w:val="0"/>
          <w:sz w:val="22"/>
          <w:szCs w:val="22"/>
        </w:rPr>
        <w:t>병</w:t>
      </w:r>
      <w:r>
        <w:rPr>
          <w:rFonts w:ascii="Times New Roman" w:hint="eastAsia"/>
          <w:kern w:val="0"/>
          <w:sz w:val="22"/>
          <w:szCs w:val="22"/>
        </w:rPr>
        <w:t xml:space="preserve"> </w:t>
      </w:r>
      <w:r>
        <w:rPr>
          <w:rFonts w:ascii="Times New Roman" w:hint="eastAsia"/>
          <w:kern w:val="0"/>
          <w:sz w:val="22"/>
          <w:szCs w:val="22"/>
        </w:rPr>
        <w:t>국</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443A4BD2" w14:textId="77777777" w:rsidR="00A8500E" w:rsidRDefault="00A8500E">
      <w:pPr>
        <w:widowControl/>
        <w:wordWrap/>
        <w:autoSpaceDE/>
        <w:autoSpaceDN/>
        <w:jc w:val="left"/>
        <w:rPr>
          <w:rFonts w:ascii="Times New Roman"/>
          <w:b/>
          <w:snapToGrid w:val="0"/>
          <w:kern w:val="0"/>
          <w:sz w:val="22"/>
          <w:szCs w:val="22"/>
        </w:rPr>
      </w:pPr>
    </w:p>
    <w:p w14:paraId="332C4576" w14:textId="77777777" w:rsidR="00CC1220" w:rsidRDefault="00CC1220">
      <w:pPr>
        <w:widowControl/>
        <w:wordWrap/>
        <w:autoSpaceDE/>
        <w:autoSpaceDN/>
        <w:jc w:val="left"/>
        <w:rPr>
          <w:rFonts w:ascii="Times New Roman"/>
          <w:kern w:val="0"/>
          <w:sz w:val="22"/>
          <w:szCs w:val="22"/>
        </w:rPr>
      </w:pPr>
      <w:r>
        <w:rPr>
          <w:rFonts w:ascii="Times New Roman"/>
          <w:kern w:val="0"/>
          <w:sz w:val="22"/>
          <w:szCs w:val="22"/>
        </w:rPr>
        <w:br w:type="page"/>
      </w:r>
    </w:p>
    <w:p w14:paraId="7EC68236" w14:textId="4B87C8B9" w:rsidR="00CC1220" w:rsidRPr="00413874"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07E4070"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267AD50B"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514BBDFE" w14:textId="77777777" w:rsidR="00CC1220" w:rsidRPr="00413874" w:rsidRDefault="00CC1220" w:rsidP="00CC1220">
      <w:pPr>
        <w:tabs>
          <w:tab w:val="left" w:pos="400"/>
        </w:tabs>
        <w:adjustRightInd w:val="0"/>
        <w:snapToGrid w:val="0"/>
        <w:spacing w:line="400" w:lineRule="exact"/>
        <w:rPr>
          <w:rFonts w:ascii="Times New Roman"/>
          <w:b/>
          <w:snapToGrid w:val="0"/>
          <w:kern w:val="0"/>
          <w:sz w:val="22"/>
          <w:szCs w:val="22"/>
        </w:rPr>
      </w:pPr>
    </w:p>
    <w:p w14:paraId="61C49F8C" w14:textId="203446DE" w:rsidR="00CC1220" w:rsidRPr="00413874" w:rsidRDefault="00CC1220" w:rsidP="00CC1220">
      <w:pPr>
        <w:tabs>
          <w:tab w:val="left" w:pos="400"/>
        </w:tabs>
        <w:adjustRightInd w:val="0"/>
        <w:snapToGrid w:val="0"/>
        <w:spacing w:line="400" w:lineRule="exact"/>
        <w:ind w:left="1796" w:hanging="1796"/>
        <w:rPr>
          <w:rFonts w:ascii="Times New Roman"/>
          <w:b/>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대주</w:t>
      </w:r>
      <w:r w:rsidRPr="001D6EE4">
        <w:rPr>
          <w:rFonts w:ascii="Times New Roman"/>
          <w:b/>
          <w:kern w:val="0"/>
          <w:sz w:val="22"/>
          <w:szCs w:val="22"/>
        </w:rPr>
        <w:t xml:space="preserve"> </w:t>
      </w:r>
      <w:r>
        <w:rPr>
          <w:rFonts w:ascii="Times New Roman"/>
          <w:b/>
          <w:kern w:val="0"/>
          <w:sz w:val="22"/>
          <w:szCs w:val="22"/>
        </w:rPr>
        <w:tab/>
      </w:r>
      <w:r w:rsidR="00A2093A">
        <w:rPr>
          <w:rFonts w:ascii="Times New Roman" w:hint="eastAsia"/>
          <w:b/>
          <w:kern w:val="0"/>
          <w:sz w:val="22"/>
          <w:szCs w:val="22"/>
        </w:rPr>
        <w:t>주식회사</w:t>
      </w:r>
      <w:r w:rsidR="00A2093A">
        <w:rPr>
          <w:rFonts w:ascii="Times New Roman" w:hint="eastAsia"/>
          <w:b/>
          <w:kern w:val="0"/>
          <w:sz w:val="22"/>
          <w:szCs w:val="22"/>
        </w:rPr>
        <w:t xml:space="preserve"> </w:t>
      </w:r>
      <w:r w:rsidR="00A2093A">
        <w:rPr>
          <w:rFonts w:ascii="Times New Roman" w:hint="eastAsia"/>
          <w:b/>
          <w:kern w:val="0"/>
          <w:sz w:val="22"/>
          <w:szCs w:val="22"/>
        </w:rPr>
        <w:t>디비</w:t>
      </w:r>
      <w:r w:rsidR="00E15808">
        <w:rPr>
          <w:rFonts w:ascii="Times New Roman" w:hint="eastAsia"/>
          <w:b/>
          <w:kern w:val="0"/>
          <w:sz w:val="22"/>
          <w:szCs w:val="22"/>
        </w:rPr>
        <w:t>저축은행</w:t>
      </w:r>
      <w:r w:rsidR="00E15808">
        <w:rPr>
          <w:rFonts w:ascii="Times New Roman" w:hint="eastAsia"/>
          <w:b/>
          <w:kern w:val="0"/>
          <w:sz w:val="22"/>
          <w:szCs w:val="22"/>
        </w:rPr>
        <w:t xml:space="preserve"> </w:t>
      </w:r>
    </w:p>
    <w:p w14:paraId="4F29BBBD" w14:textId="6C2EAF93" w:rsidR="00CC1220"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sidRPr="00CC1220">
        <w:rPr>
          <w:rFonts w:ascii="Times New Roman"/>
          <w:kern w:val="0"/>
          <w:sz w:val="22"/>
          <w:szCs w:val="22"/>
        </w:rPr>
        <w:t>서울특별시</w:t>
      </w:r>
      <w:r w:rsidRPr="00CC1220">
        <w:rPr>
          <w:rFonts w:ascii="Times New Roman"/>
          <w:kern w:val="0"/>
          <w:sz w:val="22"/>
          <w:szCs w:val="22"/>
        </w:rPr>
        <w:t xml:space="preserve"> </w:t>
      </w:r>
      <w:r w:rsidRPr="00CC1220">
        <w:rPr>
          <w:rFonts w:ascii="Times New Roman"/>
          <w:kern w:val="0"/>
          <w:sz w:val="22"/>
          <w:szCs w:val="22"/>
        </w:rPr>
        <w:t>중구</w:t>
      </w:r>
      <w:r w:rsidRPr="00CC1220">
        <w:rPr>
          <w:rFonts w:ascii="Times New Roman"/>
          <w:kern w:val="0"/>
          <w:sz w:val="22"/>
          <w:szCs w:val="22"/>
        </w:rPr>
        <w:t xml:space="preserve"> </w:t>
      </w:r>
      <w:r w:rsidR="00E15808">
        <w:rPr>
          <w:rFonts w:ascii="Times New Roman" w:hint="eastAsia"/>
          <w:kern w:val="0"/>
          <w:sz w:val="22"/>
          <w:szCs w:val="22"/>
        </w:rPr>
        <w:t>남대문로</w:t>
      </w:r>
      <w:r w:rsidR="00E15808">
        <w:rPr>
          <w:rFonts w:ascii="Times New Roman" w:hint="eastAsia"/>
          <w:kern w:val="0"/>
          <w:sz w:val="22"/>
          <w:szCs w:val="22"/>
        </w:rPr>
        <w:t xml:space="preserve"> 113, </w:t>
      </w:r>
      <w:r w:rsidR="00E15808">
        <w:rPr>
          <w:rFonts w:ascii="Times New Roman" w:hint="eastAsia"/>
          <w:kern w:val="0"/>
          <w:sz w:val="22"/>
          <w:szCs w:val="22"/>
        </w:rPr>
        <w:t>다동</w:t>
      </w:r>
    </w:p>
    <w:p w14:paraId="0F14217F" w14:textId="75179BD6" w:rsidR="00CC1220" w:rsidRPr="00413874" w:rsidRDefault="00CC1220" w:rsidP="00E15808">
      <w:pPr>
        <w:tabs>
          <w:tab w:val="left" w:pos="400"/>
        </w:tabs>
        <w:adjustRightInd w:val="0"/>
        <w:snapToGrid w:val="0"/>
        <w:spacing w:line="400" w:lineRule="exact"/>
        <w:rPr>
          <w:rFonts w:ascii="Times New Roman"/>
          <w:kern w:val="0"/>
          <w:sz w:val="22"/>
          <w:szCs w:val="22"/>
        </w:rPr>
      </w:pPr>
      <w:r>
        <w:rPr>
          <w:rFonts w:ascii="Times New Roman"/>
          <w:kern w:val="0"/>
          <w:sz w:val="22"/>
          <w:szCs w:val="22"/>
        </w:rPr>
        <w:tab/>
      </w:r>
      <w:r>
        <w:rPr>
          <w:rFonts w:ascii="Times New Roman"/>
          <w:kern w:val="0"/>
          <w:sz w:val="22"/>
          <w:szCs w:val="22"/>
        </w:rPr>
        <w:tab/>
      </w:r>
      <w:r>
        <w:rPr>
          <w:rFonts w:ascii="Times New Roman"/>
          <w:kern w:val="0"/>
          <w:sz w:val="22"/>
          <w:szCs w:val="22"/>
        </w:rPr>
        <w:tab/>
      </w:r>
      <w:r>
        <w:rPr>
          <w:rFonts w:ascii="Times New Roman"/>
          <w:kern w:val="0"/>
          <w:sz w:val="22"/>
          <w:szCs w:val="22"/>
        </w:rPr>
        <w:tab/>
      </w:r>
      <w:r w:rsidR="00E15808">
        <w:rPr>
          <w:rFonts w:ascii="Times New Roman" w:hint="eastAsia"/>
          <w:kern w:val="0"/>
          <w:sz w:val="22"/>
          <w:szCs w:val="22"/>
        </w:rPr>
        <w:t>대표이사</w:t>
      </w:r>
      <w:r w:rsidR="00E15808">
        <w:rPr>
          <w:rFonts w:ascii="Times New Roman" w:hint="eastAsia"/>
          <w:kern w:val="0"/>
          <w:sz w:val="22"/>
          <w:szCs w:val="22"/>
        </w:rPr>
        <w:t xml:space="preserve"> </w:t>
      </w:r>
      <w:r w:rsidR="00E15808">
        <w:rPr>
          <w:rFonts w:ascii="Times New Roman" w:hint="eastAsia"/>
          <w:kern w:val="0"/>
          <w:sz w:val="22"/>
          <w:szCs w:val="22"/>
        </w:rPr>
        <w:t>윤</w:t>
      </w:r>
      <w:r w:rsidR="00E15808">
        <w:rPr>
          <w:rFonts w:ascii="Times New Roman" w:hint="eastAsia"/>
          <w:kern w:val="0"/>
          <w:sz w:val="22"/>
          <w:szCs w:val="22"/>
        </w:rPr>
        <w:t xml:space="preserve"> </w:t>
      </w:r>
      <w:r w:rsidR="00E15808">
        <w:rPr>
          <w:rFonts w:ascii="Times New Roman" w:hint="eastAsia"/>
          <w:kern w:val="0"/>
          <w:sz w:val="22"/>
          <w:szCs w:val="22"/>
        </w:rPr>
        <w:t>재</w:t>
      </w:r>
      <w:r w:rsidR="00E15808">
        <w:rPr>
          <w:rFonts w:ascii="Times New Roman" w:hint="eastAsia"/>
          <w:kern w:val="0"/>
          <w:sz w:val="22"/>
          <w:szCs w:val="22"/>
        </w:rPr>
        <w:t xml:space="preserve"> </w:t>
      </w:r>
      <w:r w:rsidR="00E15808">
        <w:rPr>
          <w:rFonts w:ascii="Times New Roman" w:hint="eastAsia"/>
          <w:kern w:val="0"/>
          <w:sz w:val="22"/>
          <w:szCs w:val="22"/>
        </w:rPr>
        <w:t>인</w:t>
      </w:r>
      <w:r w:rsidR="00E15808">
        <w:rPr>
          <w:rFonts w:ascii="Times New Roman" w:hint="eastAsia"/>
          <w:kern w:val="0"/>
          <w:sz w:val="22"/>
          <w:szCs w:val="22"/>
        </w:rPr>
        <w:t xml:space="preserve">                (</w:t>
      </w:r>
      <w:r w:rsidR="00E15808">
        <w:rPr>
          <w:rFonts w:ascii="Times New Roman" w:hint="eastAsia"/>
          <w:kern w:val="0"/>
          <w:sz w:val="22"/>
          <w:szCs w:val="22"/>
        </w:rPr>
        <w:t>인</w:t>
      </w:r>
      <w:r w:rsidR="00E15808">
        <w:rPr>
          <w:rFonts w:ascii="Times New Roman" w:hint="eastAsia"/>
          <w:kern w:val="0"/>
          <w:sz w:val="22"/>
          <w:szCs w:val="22"/>
        </w:rPr>
        <w:t>)</w:t>
      </w:r>
    </w:p>
    <w:p w14:paraId="6752C52D" w14:textId="77777777" w:rsidR="00DE6145" w:rsidDel="00012C5C" w:rsidRDefault="00DE6145">
      <w:pPr>
        <w:widowControl/>
        <w:wordWrap/>
        <w:autoSpaceDE/>
        <w:autoSpaceDN/>
        <w:jc w:val="left"/>
        <w:rPr>
          <w:del w:id="1029" w:author="BKL" w:date="2026-10-08T12:08:00Z" w16du:dateUtc="2026-10-08T03:08:00Z"/>
          <w:rFonts w:ascii="Times New Roman"/>
          <w:kern w:val="0"/>
          <w:sz w:val="22"/>
          <w:szCs w:val="22"/>
        </w:rPr>
      </w:pPr>
      <w:del w:id="1030" w:author="BKL" w:date="2026-10-08T12:08:00Z" w16du:dateUtc="2026-10-08T03:08:00Z">
        <w:r w:rsidDel="00012C5C">
          <w:rPr>
            <w:rFonts w:ascii="Times New Roman"/>
            <w:kern w:val="0"/>
            <w:sz w:val="22"/>
            <w:szCs w:val="22"/>
          </w:rPr>
          <w:br w:type="page"/>
        </w:r>
      </w:del>
    </w:p>
    <w:p w14:paraId="4CF2904A" w14:textId="77777777" w:rsidR="00E2029D" w:rsidRPr="00DE6145" w:rsidRDefault="00E2029D" w:rsidP="00012C5C">
      <w:pPr>
        <w:widowControl/>
        <w:wordWrap/>
        <w:autoSpaceDE/>
        <w:autoSpaceDN/>
        <w:jc w:val="left"/>
        <w:rPr>
          <w:rFonts w:ascii="Times New Roman"/>
          <w:bCs/>
          <w:szCs w:val="22"/>
        </w:rPr>
      </w:pPr>
    </w:p>
    <w:p w14:paraId="04A60ECC" w14:textId="77777777" w:rsidR="00CF2D66" w:rsidRPr="00381D55" w:rsidRDefault="00CF2D66" w:rsidP="00381D55">
      <w:pPr>
        <w:widowControl/>
        <w:wordWrap/>
        <w:autoSpaceDE/>
        <w:autoSpaceDN/>
        <w:jc w:val="left"/>
        <w:rPr>
          <w:rFonts w:ascii="Times New Roman"/>
          <w:b/>
          <w:sz w:val="22"/>
        </w:rPr>
      </w:pPr>
      <w:bookmarkStart w:id="1031" w:name="_Toc191645699"/>
      <w:r>
        <w:rPr>
          <w:bCs/>
          <w:szCs w:val="22"/>
        </w:rPr>
        <w:br w:type="page"/>
      </w:r>
    </w:p>
    <w:p w14:paraId="45E2AB75" w14:textId="3ED8223B" w:rsidR="00D237BF" w:rsidRPr="00413874" w:rsidRDefault="00D237BF" w:rsidP="00D237BF">
      <w:pPr>
        <w:pStyle w:val="1"/>
        <w:keepNext w:val="0"/>
        <w:autoSpaceDE w:val="0"/>
        <w:autoSpaceDN w:val="0"/>
        <w:adjustRightInd w:val="0"/>
        <w:snapToGrid w:val="0"/>
        <w:spacing w:line="400" w:lineRule="exact"/>
        <w:jc w:val="left"/>
        <w:rPr>
          <w:rFonts w:eastAsia="바탕"/>
          <w:bCs/>
          <w:szCs w:val="22"/>
        </w:rPr>
      </w:pPr>
      <w:bookmarkStart w:id="1032" w:name="_Toc240898121"/>
      <w:bookmarkStart w:id="1033" w:name="_Toc242778008"/>
      <w:r>
        <w:rPr>
          <w:rFonts w:eastAsia="바탕" w:hint="eastAsia"/>
          <w:bCs/>
          <w:szCs w:val="22"/>
        </w:rPr>
        <w:lastRenderedPageBreak/>
        <w:t>별지</w:t>
      </w:r>
      <w:bookmarkEnd w:id="1032"/>
      <w:bookmarkEnd w:id="1033"/>
    </w:p>
    <w:p w14:paraId="11ED86AB" w14:textId="19DC685B" w:rsidR="00D237BF" w:rsidRDefault="00D237BF" w:rsidP="00D237BF">
      <w:pPr>
        <w:pStyle w:val="1"/>
        <w:keepNext w:val="0"/>
        <w:autoSpaceDE w:val="0"/>
        <w:autoSpaceDN w:val="0"/>
        <w:adjustRightInd w:val="0"/>
        <w:snapToGrid w:val="0"/>
        <w:spacing w:line="400" w:lineRule="exact"/>
        <w:rPr>
          <w:rFonts w:eastAsia="바탕"/>
          <w:bCs/>
          <w:sz w:val="28"/>
          <w:szCs w:val="28"/>
        </w:rPr>
      </w:pPr>
      <w:bookmarkStart w:id="1034" w:name="_Toc240898122"/>
      <w:bookmarkStart w:id="1035" w:name="_Toc242778009"/>
      <w:r>
        <w:rPr>
          <w:rFonts w:eastAsia="바탕" w:hint="eastAsia"/>
          <w:bCs/>
          <w:sz w:val="28"/>
          <w:szCs w:val="28"/>
        </w:rPr>
        <w:t>대주목록</w:t>
      </w:r>
      <w:r>
        <w:rPr>
          <w:rFonts w:eastAsia="바탕" w:hint="eastAsia"/>
          <w:bCs/>
          <w:sz w:val="28"/>
          <w:szCs w:val="28"/>
        </w:rPr>
        <w:t xml:space="preserve"> </w:t>
      </w:r>
      <w:r>
        <w:rPr>
          <w:rFonts w:eastAsia="바탕" w:hint="eastAsia"/>
          <w:bCs/>
          <w:sz w:val="28"/>
          <w:szCs w:val="28"/>
        </w:rPr>
        <w:t>및</w:t>
      </w:r>
      <w:r>
        <w:rPr>
          <w:rFonts w:eastAsia="바탕" w:hint="eastAsia"/>
          <w:bCs/>
          <w:sz w:val="28"/>
          <w:szCs w:val="28"/>
        </w:rPr>
        <w:t xml:space="preserve"> </w:t>
      </w:r>
      <w:r>
        <w:rPr>
          <w:rFonts w:eastAsia="바탕" w:hint="eastAsia"/>
          <w:bCs/>
          <w:sz w:val="28"/>
          <w:szCs w:val="28"/>
        </w:rPr>
        <w:t>대주별</w:t>
      </w:r>
      <w:r>
        <w:rPr>
          <w:rFonts w:eastAsia="바탕" w:hint="eastAsia"/>
          <w:bCs/>
          <w:sz w:val="28"/>
          <w:szCs w:val="28"/>
        </w:rPr>
        <w:t xml:space="preserve"> </w:t>
      </w:r>
      <w:r>
        <w:rPr>
          <w:rFonts w:eastAsia="바탕" w:hint="eastAsia"/>
          <w:bCs/>
          <w:sz w:val="28"/>
          <w:szCs w:val="28"/>
        </w:rPr>
        <w:t>대출약정금</w:t>
      </w:r>
      <w:bookmarkEnd w:id="1034"/>
      <w:bookmarkEnd w:id="1035"/>
    </w:p>
    <w:p w14:paraId="4EFB9EC2" w14:textId="77777777" w:rsidR="00A31642" w:rsidRPr="00AE1032" w:rsidRDefault="00A31642" w:rsidP="00AE2BBA">
      <w:pPr>
        <w:adjustRightInd w:val="0"/>
        <w:snapToGrid w:val="0"/>
        <w:spacing w:line="400" w:lineRule="exact"/>
        <w:ind w:left="567"/>
      </w:pPr>
    </w:p>
    <w:p w14:paraId="5B44E5EF" w14:textId="4EA4CBB4" w:rsidR="00D237BF" w:rsidRPr="00AE2BBA" w:rsidRDefault="00D237BF" w:rsidP="006F2E8B">
      <w:pPr>
        <w:adjustRightInd w:val="0"/>
        <w:snapToGrid w:val="0"/>
        <w:spacing w:line="400" w:lineRule="exact"/>
        <w:ind w:left="567"/>
      </w:pPr>
    </w:p>
    <w:tbl>
      <w:tblPr>
        <w:tblStyle w:val="ae"/>
        <w:tblW w:w="0" w:type="auto"/>
        <w:tblLook w:val="04A0" w:firstRow="1" w:lastRow="0" w:firstColumn="1" w:lastColumn="0" w:noHBand="0" w:noVBand="1"/>
      </w:tblPr>
      <w:tblGrid>
        <w:gridCol w:w="1159"/>
        <w:gridCol w:w="806"/>
        <w:gridCol w:w="2094"/>
        <w:gridCol w:w="3553"/>
        <w:gridCol w:w="882"/>
      </w:tblGrid>
      <w:tr w:rsidR="00A31642" w:rsidRPr="00A31642" w14:paraId="08C2BB40" w14:textId="77777777" w:rsidTr="00381D55">
        <w:tc>
          <w:tcPr>
            <w:tcW w:w="1159" w:type="dxa"/>
            <w:shd w:val="clear" w:color="auto" w:fill="D9D9D9" w:themeFill="background1" w:themeFillShade="D9"/>
            <w:vAlign w:val="center"/>
          </w:tcPr>
          <w:p w14:paraId="2FEF7441" w14:textId="77777777" w:rsidR="00D237BF" w:rsidRPr="00AE2BBA" w:rsidRDefault="00D237BF" w:rsidP="005F72BA">
            <w:pPr>
              <w:adjustRightInd w:val="0"/>
              <w:snapToGrid w:val="0"/>
              <w:spacing w:line="400" w:lineRule="exact"/>
              <w:jc w:val="center"/>
              <w:rPr>
                <w:rFonts w:ascii="Times New Roman"/>
                <w:b/>
                <w:bCs/>
                <w:kern w:val="0"/>
                <w:sz w:val="18"/>
                <w:szCs w:val="18"/>
              </w:rPr>
            </w:pPr>
            <w:bookmarkStart w:id="1036" w:name="_Hlk198326137"/>
            <w:r w:rsidRPr="00AE2BBA">
              <w:rPr>
                <w:rFonts w:ascii="Times New Roman" w:hint="eastAsia"/>
                <w:b/>
                <w:bCs/>
                <w:kern w:val="0"/>
                <w:sz w:val="18"/>
                <w:szCs w:val="18"/>
              </w:rPr>
              <w:t>구분</w:t>
            </w:r>
          </w:p>
        </w:tc>
        <w:tc>
          <w:tcPr>
            <w:tcW w:w="2900" w:type="dxa"/>
            <w:gridSpan w:val="2"/>
            <w:shd w:val="clear" w:color="auto" w:fill="D9D9D9" w:themeFill="background1" w:themeFillShade="D9"/>
            <w:vAlign w:val="center"/>
          </w:tcPr>
          <w:p w14:paraId="104BB875"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대주명</w:t>
            </w:r>
          </w:p>
        </w:tc>
        <w:tc>
          <w:tcPr>
            <w:tcW w:w="3553" w:type="dxa"/>
            <w:shd w:val="clear" w:color="auto" w:fill="D9D9D9" w:themeFill="background1" w:themeFillShade="D9"/>
            <w:vAlign w:val="center"/>
          </w:tcPr>
          <w:p w14:paraId="43F027FC"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대출약정금</w:t>
            </w:r>
          </w:p>
        </w:tc>
        <w:tc>
          <w:tcPr>
            <w:tcW w:w="882" w:type="dxa"/>
            <w:shd w:val="clear" w:color="auto" w:fill="D9D9D9" w:themeFill="background1" w:themeFillShade="D9"/>
            <w:vAlign w:val="center"/>
          </w:tcPr>
          <w:p w14:paraId="6F3AD353"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인출방식</w:t>
            </w:r>
          </w:p>
        </w:tc>
      </w:tr>
      <w:tr w:rsidR="00A31642" w:rsidRPr="00A31642" w14:paraId="398D6000" w14:textId="77777777" w:rsidTr="00381D55">
        <w:tc>
          <w:tcPr>
            <w:tcW w:w="1159" w:type="dxa"/>
            <w:vMerge w:val="restart"/>
            <w:vAlign w:val="center"/>
          </w:tcPr>
          <w:p w14:paraId="65F25DA4"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r w:rsidRPr="00AE2BBA">
              <w:rPr>
                <w:rFonts w:ascii="Times New Roman"/>
                <w:kern w:val="0"/>
                <w:sz w:val="18"/>
                <w:szCs w:val="18"/>
              </w:rPr>
              <w:t xml:space="preserve">Tranche A </w:t>
            </w:r>
            <w:r w:rsidRPr="00AE2BBA">
              <w:rPr>
                <w:rFonts w:ascii="Times New Roman" w:hint="eastAsia"/>
                <w:kern w:val="0"/>
                <w:sz w:val="18"/>
                <w:szCs w:val="18"/>
              </w:rPr>
              <w:t>대주</w:t>
            </w:r>
          </w:p>
        </w:tc>
        <w:tc>
          <w:tcPr>
            <w:tcW w:w="806" w:type="dxa"/>
            <w:vMerge w:val="restart"/>
            <w:vAlign w:val="center"/>
          </w:tcPr>
          <w:p w14:paraId="1DFF3B24" w14:textId="77777777" w:rsidR="00A26F20" w:rsidRPr="00AE2BBA" w:rsidRDefault="00A26F20" w:rsidP="005F72BA">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A-1 </w:t>
            </w:r>
            <w:r w:rsidRPr="00AE2BBA">
              <w:rPr>
                <w:rFonts w:ascii="Times New Roman" w:hint="eastAsia"/>
                <w:kern w:val="0"/>
                <w:sz w:val="18"/>
                <w:szCs w:val="18"/>
              </w:rPr>
              <w:t>대주</w:t>
            </w:r>
          </w:p>
        </w:tc>
        <w:tc>
          <w:tcPr>
            <w:tcW w:w="2094" w:type="dxa"/>
            <w:vAlign w:val="center"/>
          </w:tcPr>
          <w:p w14:paraId="638C9065" w14:textId="72448DFC" w:rsidR="00A26F20" w:rsidRPr="00AE2BBA" w:rsidRDefault="00C67D16" w:rsidP="00A31642">
            <w:pPr>
              <w:adjustRightInd w:val="0"/>
              <w:snapToGrid w:val="0"/>
              <w:spacing w:line="400" w:lineRule="exact"/>
              <w:jc w:val="center"/>
              <w:rPr>
                <w:rFonts w:ascii="Times New Roman"/>
                <w:kern w:val="0"/>
                <w:sz w:val="18"/>
                <w:szCs w:val="18"/>
              </w:rPr>
            </w:pPr>
            <w:ins w:id="1037" w:author="BKL" w:date="2026-10-08T11:58:00Z" w16du:dateUtc="2026-10-08T02:58:00Z">
              <w:r w:rsidRPr="00C67D16">
                <w:rPr>
                  <w:rFonts w:ascii="Times New Roman"/>
                  <w:kern w:val="0"/>
                  <w:sz w:val="18"/>
                  <w:szCs w:val="18"/>
                </w:rPr>
                <w:t>롯데캐피탈</w:t>
              </w:r>
              <w:r w:rsidRPr="00C67D16">
                <w:rPr>
                  <w:rFonts w:ascii="Times New Roman"/>
                  <w:kern w:val="0"/>
                  <w:sz w:val="18"/>
                  <w:szCs w:val="18"/>
                </w:rPr>
                <w:t xml:space="preserve"> </w:t>
              </w:r>
              <w:r w:rsidRPr="00C67D16">
                <w:rPr>
                  <w:rFonts w:ascii="Times New Roman"/>
                  <w:kern w:val="0"/>
                  <w:sz w:val="18"/>
                  <w:szCs w:val="18"/>
                </w:rPr>
                <w:t>주식회사</w:t>
              </w:r>
            </w:ins>
          </w:p>
        </w:tc>
        <w:tc>
          <w:tcPr>
            <w:tcW w:w="3553" w:type="dxa"/>
            <w:vAlign w:val="center"/>
          </w:tcPr>
          <w:p w14:paraId="7CA5A076" w14:textId="55B9621B" w:rsidR="00A26F20" w:rsidRPr="00AE2BBA" w:rsidRDefault="00C67D16" w:rsidP="00A31642">
            <w:pPr>
              <w:adjustRightInd w:val="0"/>
              <w:snapToGrid w:val="0"/>
              <w:spacing w:line="400" w:lineRule="exact"/>
              <w:jc w:val="right"/>
              <w:rPr>
                <w:rFonts w:ascii="Times New Roman"/>
                <w:kern w:val="0"/>
                <w:sz w:val="18"/>
                <w:szCs w:val="18"/>
              </w:rPr>
            </w:pPr>
            <w:ins w:id="1038" w:author="BKL" w:date="2026-10-08T12:01:00Z">
              <w:r w:rsidRPr="00C67D16">
                <w:rPr>
                  <w:rFonts w:ascii="Times New Roman"/>
                  <w:kern w:val="0"/>
                  <w:sz w:val="18"/>
                  <w:szCs w:val="18"/>
                </w:rPr>
                <w:t>금</w:t>
              </w:r>
              <w:r w:rsidRPr="00C67D16">
                <w:rPr>
                  <w:rFonts w:ascii="Times New Roman"/>
                  <w:kern w:val="0"/>
                  <w:sz w:val="18"/>
                  <w:szCs w:val="18"/>
                </w:rPr>
                <w:t xml:space="preserve"> </w:t>
              </w:r>
              <w:r w:rsidRPr="00C67D16">
                <w:rPr>
                  <w:rFonts w:ascii="Times New Roman"/>
                  <w:kern w:val="0"/>
                  <w:sz w:val="18"/>
                  <w:szCs w:val="18"/>
                </w:rPr>
                <w:t>삼백억원</w:t>
              </w:r>
              <w:r w:rsidRPr="00C67D16">
                <w:rPr>
                  <w:rFonts w:ascii="Times New Roman"/>
                  <w:kern w:val="0"/>
                  <w:sz w:val="18"/>
                  <w:szCs w:val="18"/>
                </w:rPr>
                <w:t>(</w:t>
              </w:r>
              <w:r w:rsidRPr="00C67D16">
                <w:rPr>
                  <w:rFonts w:ascii="Times New Roman"/>
                  <w:kern w:val="0"/>
                  <w:sz w:val="18"/>
                  <w:szCs w:val="18"/>
                </w:rPr>
                <w:t>￦</w:t>
              </w:r>
              <w:r w:rsidRPr="00C67D16">
                <w:rPr>
                  <w:rFonts w:ascii="Times New Roman"/>
                  <w:kern w:val="0"/>
                  <w:sz w:val="18"/>
                  <w:szCs w:val="18"/>
                </w:rPr>
                <w:t>30,000,000,000)</w:t>
              </w:r>
            </w:ins>
          </w:p>
        </w:tc>
        <w:tc>
          <w:tcPr>
            <w:tcW w:w="882" w:type="dxa"/>
            <w:vMerge w:val="restart"/>
            <w:vAlign w:val="center"/>
          </w:tcPr>
          <w:p w14:paraId="7909C94C" w14:textId="2D583DEA" w:rsidR="00A26F20" w:rsidRPr="00AE2BBA" w:rsidRDefault="00A26F20" w:rsidP="00AE2BBA">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일시대출</w:t>
            </w:r>
          </w:p>
        </w:tc>
      </w:tr>
      <w:tr w:rsidR="00A31642" w:rsidRPr="00A31642" w14:paraId="2A3E7DDB" w14:textId="77777777" w:rsidTr="00381D55">
        <w:tc>
          <w:tcPr>
            <w:tcW w:w="1159" w:type="dxa"/>
            <w:vMerge/>
            <w:vAlign w:val="center"/>
          </w:tcPr>
          <w:p w14:paraId="49AE523E"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3F95EAFE" w14:textId="77777777" w:rsidR="00A26F20" w:rsidRPr="00AE2BBA" w:rsidRDefault="00A26F20" w:rsidP="005F72BA">
            <w:pPr>
              <w:adjustRightInd w:val="0"/>
              <w:snapToGrid w:val="0"/>
              <w:spacing w:line="400" w:lineRule="exact"/>
              <w:jc w:val="center"/>
              <w:rPr>
                <w:rFonts w:ascii="Times New Roman"/>
                <w:kern w:val="0"/>
                <w:sz w:val="18"/>
                <w:szCs w:val="18"/>
              </w:rPr>
            </w:pPr>
          </w:p>
        </w:tc>
        <w:tc>
          <w:tcPr>
            <w:tcW w:w="2094" w:type="dxa"/>
            <w:vAlign w:val="center"/>
          </w:tcPr>
          <w:p w14:paraId="7564DD46" w14:textId="5070297F" w:rsidR="00A26F20" w:rsidRPr="00AE2BBA" w:rsidRDefault="00C67D16" w:rsidP="005F72BA">
            <w:pPr>
              <w:adjustRightInd w:val="0"/>
              <w:snapToGrid w:val="0"/>
              <w:spacing w:line="400" w:lineRule="exact"/>
              <w:jc w:val="center"/>
              <w:rPr>
                <w:rFonts w:ascii="Times New Roman"/>
                <w:kern w:val="0"/>
                <w:sz w:val="18"/>
                <w:szCs w:val="18"/>
              </w:rPr>
            </w:pPr>
            <w:ins w:id="1039" w:author="BKL" w:date="2026-10-08T12:01:00Z">
              <w:r w:rsidRPr="00C67D16">
                <w:rPr>
                  <w:rFonts w:ascii="Times New Roman"/>
                  <w:kern w:val="0"/>
                  <w:sz w:val="18"/>
                  <w:szCs w:val="18"/>
                </w:rPr>
                <w:t>주식회사</w:t>
              </w:r>
              <w:r w:rsidRPr="00C67D16">
                <w:rPr>
                  <w:rFonts w:ascii="Times New Roman"/>
                  <w:kern w:val="0"/>
                  <w:sz w:val="18"/>
                  <w:szCs w:val="18"/>
                </w:rPr>
                <w:t xml:space="preserve"> </w:t>
              </w:r>
              <w:r w:rsidRPr="00C67D16">
                <w:rPr>
                  <w:rFonts w:ascii="Times New Roman"/>
                  <w:kern w:val="0"/>
                  <w:sz w:val="18"/>
                  <w:szCs w:val="18"/>
                </w:rPr>
                <w:t>우리카드</w:t>
              </w:r>
            </w:ins>
          </w:p>
        </w:tc>
        <w:tc>
          <w:tcPr>
            <w:tcW w:w="3553" w:type="dxa"/>
            <w:vAlign w:val="center"/>
          </w:tcPr>
          <w:p w14:paraId="7490724A" w14:textId="78B42080" w:rsidR="00A26F20" w:rsidRPr="00AE2BBA" w:rsidRDefault="00C67D16" w:rsidP="00A31642">
            <w:pPr>
              <w:adjustRightInd w:val="0"/>
              <w:snapToGrid w:val="0"/>
              <w:spacing w:line="400" w:lineRule="exact"/>
              <w:jc w:val="right"/>
              <w:rPr>
                <w:rFonts w:ascii="Times New Roman"/>
                <w:kern w:val="0"/>
                <w:sz w:val="18"/>
                <w:szCs w:val="18"/>
              </w:rPr>
            </w:pPr>
            <w:ins w:id="1040" w:author="BKL" w:date="2026-10-08T12:01:00Z">
              <w:r w:rsidRPr="00C67D16">
                <w:rPr>
                  <w:rFonts w:ascii="Times New Roman"/>
                  <w:kern w:val="0"/>
                  <w:sz w:val="18"/>
                  <w:szCs w:val="18"/>
                </w:rPr>
                <w:t>금</w:t>
              </w:r>
              <w:r w:rsidRPr="00C67D16">
                <w:rPr>
                  <w:rFonts w:ascii="Times New Roman"/>
                  <w:kern w:val="0"/>
                  <w:sz w:val="18"/>
                  <w:szCs w:val="18"/>
                </w:rPr>
                <w:t xml:space="preserve"> </w:t>
              </w:r>
              <w:r w:rsidRPr="00C67D16">
                <w:rPr>
                  <w:rFonts w:ascii="Times New Roman"/>
                  <w:kern w:val="0"/>
                  <w:sz w:val="18"/>
                  <w:szCs w:val="18"/>
                </w:rPr>
                <w:t>일백억원</w:t>
              </w:r>
              <w:r w:rsidRPr="00C67D16">
                <w:rPr>
                  <w:rFonts w:ascii="Times New Roman"/>
                  <w:kern w:val="0"/>
                  <w:sz w:val="18"/>
                  <w:szCs w:val="18"/>
                </w:rPr>
                <w:t>(</w:t>
              </w:r>
              <w:r w:rsidRPr="00C67D16">
                <w:rPr>
                  <w:rFonts w:ascii="Times New Roman"/>
                  <w:kern w:val="0"/>
                  <w:sz w:val="18"/>
                  <w:szCs w:val="18"/>
                </w:rPr>
                <w:t>￦</w:t>
              </w:r>
              <w:r w:rsidRPr="00C67D16">
                <w:rPr>
                  <w:rFonts w:ascii="Times New Roman"/>
                  <w:kern w:val="0"/>
                  <w:sz w:val="18"/>
                  <w:szCs w:val="18"/>
                </w:rPr>
                <w:t>10,000,000,000)</w:t>
              </w:r>
            </w:ins>
          </w:p>
        </w:tc>
        <w:tc>
          <w:tcPr>
            <w:tcW w:w="882" w:type="dxa"/>
            <w:vMerge/>
            <w:vAlign w:val="center"/>
          </w:tcPr>
          <w:p w14:paraId="647D7804" w14:textId="2F3123C4" w:rsidR="00A26F20" w:rsidRPr="00AE2BBA" w:rsidRDefault="00A26F20" w:rsidP="005F72BA">
            <w:pPr>
              <w:adjustRightInd w:val="0"/>
              <w:snapToGrid w:val="0"/>
              <w:spacing w:line="400" w:lineRule="exact"/>
              <w:rPr>
                <w:rFonts w:ascii="Times New Roman"/>
                <w:kern w:val="0"/>
                <w:sz w:val="18"/>
                <w:szCs w:val="18"/>
              </w:rPr>
            </w:pPr>
          </w:p>
        </w:tc>
      </w:tr>
      <w:tr w:rsidR="00A31642" w:rsidRPr="00A31642" w14:paraId="26BDA4DA" w14:textId="77777777" w:rsidTr="00381D55">
        <w:tc>
          <w:tcPr>
            <w:tcW w:w="1159" w:type="dxa"/>
            <w:vMerge/>
            <w:vAlign w:val="center"/>
          </w:tcPr>
          <w:p w14:paraId="14CC5E61"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7F4D7332" w14:textId="77777777" w:rsidR="00A26F20" w:rsidRPr="00AE2BBA" w:rsidRDefault="00A26F20" w:rsidP="005F72BA">
            <w:pPr>
              <w:adjustRightInd w:val="0"/>
              <w:snapToGrid w:val="0"/>
              <w:spacing w:line="400" w:lineRule="exact"/>
              <w:jc w:val="center"/>
              <w:rPr>
                <w:rFonts w:ascii="Times New Roman"/>
                <w:kern w:val="0"/>
                <w:sz w:val="18"/>
                <w:szCs w:val="18"/>
              </w:rPr>
            </w:pPr>
          </w:p>
        </w:tc>
        <w:tc>
          <w:tcPr>
            <w:tcW w:w="2094" w:type="dxa"/>
            <w:vAlign w:val="center"/>
          </w:tcPr>
          <w:p w14:paraId="59493BB3" w14:textId="5D661C8E" w:rsidR="00A26F20" w:rsidRPr="00AE2BBA" w:rsidRDefault="00C67D16" w:rsidP="005F72BA">
            <w:pPr>
              <w:adjustRightInd w:val="0"/>
              <w:snapToGrid w:val="0"/>
              <w:spacing w:line="400" w:lineRule="exact"/>
              <w:jc w:val="center"/>
              <w:rPr>
                <w:rFonts w:ascii="Times New Roman"/>
                <w:kern w:val="0"/>
                <w:sz w:val="18"/>
                <w:szCs w:val="18"/>
              </w:rPr>
            </w:pPr>
            <w:ins w:id="1041" w:author="BKL" w:date="2026-10-08T12:01:00Z">
              <w:r w:rsidRPr="00C67D16">
                <w:rPr>
                  <w:rFonts w:ascii="Times New Roman"/>
                  <w:kern w:val="0"/>
                  <w:sz w:val="18"/>
                  <w:szCs w:val="18"/>
                </w:rPr>
                <w:t>신용협동조합중앙회</w:t>
              </w:r>
            </w:ins>
          </w:p>
        </w:tc>
        <w:tc>
          <w:tcPr>
            <w:tcW w:w="3553" w:type="dxa"/>
            <w:vAlign w:val="center"/>
          </w:tcPr>
          <w:p w14:paraId="698429A7" w14:textId="08B1014A" w:rsidR="00A31642" w:rsidRPr="00AE2BBA" w:rsidRDefault="00C67D16" w:rsidP="00A31642">
            <w:pPr>
              <w:adjustRightInd w:val="0"/>
              <w:snapToGrid w:val="0"/>
              <w:spacing w:line="400" w:lineRule="exact"/>
              <w:jc w:val="right"/>
              <w:rPr>
                <w:rFonts w:ascii="Times New Roman"/>
                <w:bCs/>
                <w:sz w:val="18"/>
                <w:szCs w:val="18"/>
              </w:rPr>
            </w:pPr>
            <w:ins w:id="1042" w:author="BKL" w:date="2026-10-08T12:01:00Z">
              <w:r w:rsidRPr="00C67D16">
                <w:rPr>
                  <w:rFonts w:ascii="Times New Roman"/>
                  <w:bCs/>
                  <w:sz w:val="18"/>
                  <w:szCs w:val="18"/>
                </w:rPr>
                <w:t>금</w:t>
              </w:r>
              <w:r w:rsidRPr="00C67D16">
                <w:rPr>
                  <w:rFonts w:ascii="Times New Roman"/>
                  <w:bCs/>
                  <w:sz w:val="18"/>
                  <w:szCs w:val="18"/>
                </w:rPr>
                <w:t xml:space="preserve"> </w:t>
              </w:r>
              <w:r w:rsidRPr="00C67D16">
                <w:rPr>
                  <w:rFonts w:ascii="Times New Roman"/>
                  <w:bCs/>
                  <w:sz w:val="18"/>
                  <w:szCs w:val="18"/>
                </w:rPr>
                <w:t>삼백억원</w:t>
              </w:r>
              <w:r w:rsidRPr="00C67D16">
                <w:rPr>
                  <w:rFonts w:ascii="Times New Roman"/>
                  <w:bCs/>
                  <w:sz w:val="18"/>
                  <w:szCs w:val="18"/>
                </w:rPr>
                <w:t>(</w:t>
              </w:r>
              <w:r w:rsidRPr="00C67D16">
                <w:rPr>
                  <w:rFonts w:ascii="Times New Roman"/>
                  <w:bCs/>
                  <w:sz w:val="18"/>
                  <w:szCs w:val="18"/>
                </w:rPr>
                <w:t>￦</w:t>
              </w:r>
              <w:r w:rsidRPr="00C67D16">
                <w:rPr>
                  <w:rFonts w:ascii="Times New Roman"/>
                  <w:bCs/>
                  <w:sz w:val="18"/>
                  <w:szCs w:val="18"/>
                </w:rPr>
                <w:t>30,000,000,000)</w:t>
              </w:r>
            </w:ins>
          </w:p>
        </w:tc>
        <w:tc>
          <w:tcPr>
            <w:tcW w:w="882" w:type="dxa"/>
            <w:vMerge/>
            <w:vAlign w:val="center"/>
          </w:tcPr>
          <w:p w14:paraId="0E3ECD87" w14:textId="77777777" w:rsidR="00A26F20" w:rsidRPr="00AE2BBA" w:rsidRDefault="00A26F20" w:rsidP="005F72BA">
            <w:pPr>
              <w:adjustRightInd w:val="0"/>
              <w:snapToGrid w:val="0"/>
              <w:spacing w:line="400" w:lineRule="exact"/>
              <w:rPr>
                <w:rFonts w:ascii="Times New Roman"/>
                <w:kern w:val="0"/>
                <w:sz w:val="18"/>
                <w:szCs w:val="18"/>
              </w:rPr>
            </w:pPr>
          </w:p>
        </w:tc>
      </w:tr>
      <w:tr w:rsidR="002F58C5" w:rsidRPr="00A31642" w14:paraId="6CDE472C" w14:textId="77777777" w:rsidTr="00381D55">
        <w:tc>
          <w:tcPr>
            <w:tcW w:w="1159" w:type="dxa"/>
            <w:vMerge/>
            <w:vAlign w:val="center"/>
          </w:tcPr>
          <w:p w14:paraId="325D4524" w14:textId="77777777" w:rsidR="002F58C5" w:rsidRPr="00AE2BBA" w:rsidRDefault="002F58C5"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3F324E6B" w14:textId="77777777" w:rsidR="002F58C5" w:rsidRPr="00AE2BBA" w:rsidRDefault="002F58C5" w:rsidP="005F72BA">
            <w:pPr>
              <w:adjustRightInd w:val="0"/>
              <w:snapToGrid w:val="0"/>
              <w:spacing w:line="400" w:lineRule="exact"/>
              <w:jc w:val="center"/>
              <w:rPr>
                <w:rFonts w:ascii="Times New Roman"/>
                <w:kern w:val="0"/>
                <w:sz w:val="18"/>
                <w:szCs w:val="18"/>
              </w:rPr>
            </w:pPr>
          </w:p>
        </w:tc>
        <w:tc>
          <w:tcPr>
            <w:tcW w:w="2094" w:type="dxa"/>
            <w:vAlign w:val="center"/>
          </w:tcPr>
          <w:p w14:paraId="07F73EA2" w14:textId="2E5448E9" w:rsidR="002F58C5" w:rsidRPr="00AE2BBA" w:rsidRDefault="00C67D16" w:rsidP="005F72BA">
            <w:pPr>
              <w:adjustRightInd w:val="0"/>
              <w:snapToGrid w:val="0"/>
              <w:spacing w:line="400" w:lineRule="exact"/>
              <w:jc w:val="center"/>
              <w:rPr>
                <w:rFonts w:ascii="Times New Roman"/>
                <w:kern w:val="0"/>
                <w:sz w:val="18"/>
                <w:szCs w:val="18"/>
              </w:rPr>
            </w:pPr>
            <w:ins w:id="1043" w:author="BKL" w:date="2026-10-08T12:01:00Z">
              <w:r w:rsidRPr="00C67D16">
                <w:rPr>
                  <w:rFonts w:ascii="Times New Roman"/>
                  <w:kern w:val="0"/>
                  <w:sz w:val="18"/>
                  <w:szCs w:val="18"/>
                </w:rPr>
                <w:t>수협은행</w:t>
              </w:r>
            </w:ins>
          </w:p>
        </w:tc>
        <w:tc>
          <w:tcPr>
            <w:tcW w:w="3553" w:type="dxa"/>
            <w:vAlign w:val="center"/>
          </w:tcPr>
          <w:p w14:paraId="332A8593" w14:textId="4733F2BC" w:rsidR="002F58C5" w:rsidRPr="00AE2BBA" w:rsidDel="00123038" w:rsidRDefault="00C67D16" w:rsidP="00A31642">
            <w:pPr>
              <w:adjustRightInd w:val="0"/>
              <w:snapToGrid w:val="0"/>
              <w:spacing w:line="400" w:lineRule="exact"/>
              <w:jc w:val="right"/>
              <w:rPr>
                <w:rFonts w:ascii="Times New Roman"/>
                <w:bCs/>
                <w:sz w:val="18"/>
                <w:szCs w:val="18"/>
              </w:rPr>
            </w:pPr>
            <w:ins w:id="1044" w:author="BKL" w:date="2026-10-08T12:02:00Z">
              <w:r w:rsidRPr="00C67D16">
                <w:rPr>
                  <w:rFonts w:ascii="Times New Roman"/>
                  <w:bCs/>
                  <w:sz w:val="18"/>
                  <w:szCs w:val="18"/>
                </w:rPr>
                <w:t>금</w:t>
              </w:r>
              <w:r w:rsidRPr="00C67D16">
                <w:rPr>
                  <w:rFonts w:ascii="Times New Roman"/>
                  <w:bCs/>
                  <w:sz w:val="18"/>
                  <w:szCs w:val="18"/>
                </w:rPr>
                <w:t xml:space="preserve"> </w:t>
              </w:r>
              <w:r w:rsidRPr="00C67D16">
                <w:rPr>
                  <w:rFonts w:ascii="Times New Roman"/>
                  <w:bCs/>
                  <w:sz w:val="18"/>
                  <w:szCs w:val="18"/>
                </w:rPr>
                <w:t>일백억원</w:t>
              </w:r>
              <w:r w:rsidRPr="00C67D16">
                <w:rPr>
                  <w:rFonts w:ascii="Times New Roman"/>
                  <w:bCs/>
                  <w:sz w:val="18"/>
                  <w:szCs w:val="18"/>
                </w:rPr>
                <w:t>(</w:t>
              </w:r>
              <w:r w:rsidRPr="00C67D16">
                <w:rPr>
                  <w:rFonts w:ascii="Times New Roman"/>
                  <w:bCs/>
                  <w:sz w:val="18"/>
                  <w:szCs w:val="18"/>
                </w:rPr>
                <w:t>￦</w:t>
              </w:r>
              <w:r w:rsidRPr="00C67D16">
                <w:rPr>
                  <w:rFonts w:ascii="Times New Roman"/>
                  <w:bCs/>
                  <w:sz w:val="18"/>
                  <w:szCs w:val="18"/>
                </w:rPr>
                <w:t>10,000,000,000)</w:t>
              </w:r>
            </w:ins>
          </w:p>
        </w:tc>
        <w:tc>
          <w:tcPr>
            <w:tcW w:w="882" w:type="dxa"/>
            <w:vMerge/>
            <w:vAlign w:val="center"/>
          </w:tcPr>
          <w:p w14:paraId="01531F24" w14:textId="77777777" w:rsidR="002F58C5" w:rsidRPr="00AE2BBA" w:rsidRDefault="002F58C5" w:rsidP="005F72BA">
            <w:pPr>
              <w:adjustRightInd w:val="0"/>
              <w:snapToGrid w:val="0"/>
              <w:spacing w:line="400" w:lineRule="exact"/>
              <w:rPr>
                <w:rFonts w:ascii="Times New Roman"/>
                <w:kern w:val="0"/>
                <w:sz w:val="18"/>
                <w:szCs w:val="18"/>
              </w:rPr>
            </w:pPr>
          </w:p>
        </w:tc>
      </w:tr>
      <w:tr w:rsidR="00C67D16" w:rsidRPr="00A31642" w14:paraId="5DC17A63" w14:textId="77777777" w:rsidTr="00615A53">
        <w:trPr>
          <w:trHeight w:val="810"/>
        </w:trPr>
        <w:tc>
          <w:tcPr>
            <w:tcW w:w="1159" w:type="dxa"/>
            <w:vMerge/>
            <w:vAlign w:val="center"/>
          </w:tcPr>
          <w:p w14:paraId="5904C2A0" w14:textId="77777777" w:rsidR="00C67D16" w:rsidRPr="00AE2BBA" w:rsidRDefault="00C67D16" w:rsidP="00A26F20">
            <w:pPr>
              <w:adjustRightInd w:val="0"/>
              <w:snapToGrid w:val="0"/>
              <w:spacing w:line="400" w:lineRule="exact"/>
              <w:jc w:val="center"/>
              <w:rPr>
                <w:rFonts w:ascii="Times New Roman"/>
                <w:kern w:val="0"/>
                <w:sz w:val="18"/>
                <w:szCs w:val="18"/>
                <w:highlight w:val="cyan"/>
              </w:rPr>
            </w:pPr>
          </w:p>
        </w:tc>
        <w:tc>
          <w:tcPr>
            <w:tcW w:w="806" w:type="dxa"/>
            <w:vMerge/>
            <w:vAlign w:val="center"/>
          </w:tcPr>
          <w:p w14:paraId="26AB510A" w14:textId="77777777" w:rsidR="00C67D16" w:rsidRPr="00AE2BBA" w:rsidRDefault="00C67D16" w:rsidP="00A26F20">
            <w:pPr>
              <w:adjustRightInd w:val="0"/>
              <w:snapToGrid w:val="0"/>
              <w:spacing w:line="400" w:lineRule="exact"/>
              <w:jc w:val="center"/>
              <w:rPr>
                <w:rFonts w:ascii="Times New Roman"/>
                <w:kern w:val="0"/>
                <w:sz w:val="18"/>
                <w:szCs w:val="18"/>
              </w:rPr>
            </w:pPr>
          </w:p>
        </w:tc>
        <w:tc>
          <w:tcPr>
            <w:tcW w:w="2094" w:type="dxa"/>
            <w:vAlign w:val="center"/>
          </w:tcPr>
          <w:p w14:paraId="1550A91A" w14:textId="43B12C77" w:rsidR="00C67D16" w:rsidRPr="00AE2BBA" w:rsidRDefault="00C67D16" w:rsidP="00A26F20">
            <w:pPr>
              <w:adjustRightInd w:val="0"/>
              <w:snapToGrid w:val="0"/>
              <w:spacing w:line="400" w:lineRule="exact"/>
              <w:jc w:val="center"/>
              <w:rPr>
                <w:rFonts w:ascii="Times New Roman"/>
                <w:kern w:val="0"/>
                <w:sz w:val="18"/>
                <w:szCs w:val="18"/>
              </w:rPr>
            </w:pPr>
            <w:ins w:id="1045" w:author="BKL" w:date="2026-10-08T12:02:00Z">
              <w:r w:rsidRPr="00C67D16">
                <w:rPr>
                  <w:rFonts w:ascii="Times New Roman"/>
                  <w:kern w:val="0"/>
                  <w:sz w:val="18"/>
                  <w:szCs w:val="18"/>
                </w:rPr>
                <w:t>주식회사</w:t>
              </w:r>
              <w:r w:rsidRPr="00C67D16">
                <w:rPr>
                  <w:rFonts w:ascii="Times New Roman"/>
                  <w:kern w:val="0"/>
                  <w:sz w:val="18"/>
                  <w:szCs w:val="18"/>
                </w:rPr>
                <w:t xml:space="preserve"> </w:t>
              </w:r>
              <w:r w:rsidRPr="00C67D16">
                <w:rPr>
                  <w:rFonts w:ascii="Times New Roman"/>
                  <w:kern w:val="0"/>
                  <w:sz w:val="18"/>
                  <w:szCs w:val="18"/>
                </w:rPr>
                <w:t>에스비아이저축은행</w:t>
              </w:r>
            </w:ins>
          </w:p>
        </w:tc>
        <w:tc>
          <w:tcPr>
            <w:tcW w:w="3553" w:type="dxa"/>
            <w:vAlign w:val="center"/>
          </w:tcPr>
          <w:p w14:paraId="52741453" w14:textId="1595DB94" w:rsidR="00C67D16" w:rsidRPr="00AE2BBA" w:rsidRDefault="00C67D16" w:rsidP="00A31642">
            <w:pPr>
              <w:adjustRightInd w:val="0"/>
              <w:snapToGrid w:val="0"/>
              <w:spacing w:line="400" w:lineRule="exact"/>
              <w:jc w:val="right"/>
              <w:rPr>
                <w:rFonts w:ascii="Times New Roman"/>
                <w:bCs/>
                <w:sz w:val="18"/>
                <w:szCs w:val="18"/>
              </w:rPr>
            </w:pPr>
            <w:ins w:id="1046" w:author="BKL" w:date="2026-10-08T12:02:00Z">
              <w:r w:rsidRPr="00C67D16">
                <w:rPr>
                  <w:rFonts w:ascii="Times New Roman"/>
                  <w:bCs/>
                  <w:sz w:val="18"/>
                  <w:szCs w:val="18"/>
                </w:rPr>
                <w:t>금</w:t>
              </w:r>
              <w:r w:rsidRPr="00C67D16">
                <w:rPr>
                  <w:rFonts w:ascii="Times New Roman"/>
                  <w:bCs/>
                  <w:sz w:val="18"/>
                  <w:szCs w:val="18"/>
                </w:rPr>
                <w:t xml:space="preserve"> </w:t>
              </w:r>
              <w:r w:rsidRPr="00C67D16">
                <w:rPr>
                  <w:rFonts w:ascii="Times New Roman"/>
                  <w:bCs/>
                  <w:sz w:val="18"/>
                  <w:szCs w:val="18"/>
                </w:rPr>
                <w:t>일백억원</w:t>
              </w:r>
              <w:r w:rsidRPr="00C67D16">
                <w:rPr>
                  <w:rFonts w:ascii="Times New Roman"/>
                  <w:bCs/>
                  <w:sz w:val="18"/>
                  <w:szCs w:val="18"/>
                </w:rPr>
                <w:t>(</w:t>
              </w:r>
              <w:r w:rsidRPr="00C67D16">
                <w:rPr>
                  <w:rFonts w:ascii="Times New Roman"/>
                  <w:bCs/>
                  <w:sz w:val="18"/>
                  <w:szCs w:val="18"/>
                </w:rPr>
                <w:t>￦</w:t>
              </w:r>
              <w:r w:rsidRPr="00C67D16">
                <w:rPr>
                  <w:rFonts w:ascii="Times New Roman"/>
                  <w:bCs/>
                  <w:sz w:val="18"/>
                  <w:szCs w:val="18"/>
                </w:rPr>
                <w:t>10,000,000,000)</w:t>
              </w:r>
            </w:ins>
          </w:p>
        </w:tc>
        <w:tc>
          <w:tcPr>
            <w:tcW w:w="882" w:type="dxa"/>
            <w:vMerge/>
            <w:vAlign w:val="center"/>
          </w:tcPr>
          <w:p w14:paraId="4A3C91BD" w14:textId="77777777" w:rsidR="00C67D16" w:rsidRPr="00AE2BBA" w:rsidRDefault="00C67D16" w:rsidP="00A26F20">
            <w:pPr>
              <w:adjustRightInd w:val="0"/>
              <w:snapToGrid w:val="0"/>
              <w:spacing w:line="400" w:lineRule="exact"/>
              <w:rPr>
                <w:rFonts w:ascii="Times New Roman"/>
                <w:kern w:val="0"/>
                <w:sz w:val="18"/>
                <w:szCs w:val="18"/>
              </w:rPr>
            </w:pPr>
          </w:p>
        </w:tc>
      </w:tr>
      <w:tr w:rsidR="00A31642" w:rsidRPr="00A31642" w14:paraId="3838C46F" w14:textId="77777777" w:rsidTr="00381D55">
        <w:tc>
          <w:tcPr>
            <w:tcW w:w="1159" w:type="dxa"/>
            <w:vMerge/>
            <w:vAlign w:val="center"/>
          </w:tcPr>
          <w:p w14:paraId="02D3D81F" w14:textId="77777777" w:rsidR="00D237BF" w:rsidRPr="00AE2BBA" w:rsidRDefault="00D237BF" w:rsidP="005F72BA">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1416DC48" w14:textId="77777777" w:rsidR="00D237BF" w:rsidRPr="00AE2BBA" w:rsidRDefault="00D237BF" w:rsidP="005F72BA">
            <w:pPr>
              <w:adjustRightInd w:val="0"/>
              <w:snapToGrid w:val="0"/>
              <w:spacing w:line="400" w:lineRule="exact"/>
              <w:jc w:val="center"/>
              <w:rPr>
                <w:rFonts w:ascii="Times New Roman"/>
                <w:kern w:val="0"/>
                <w:sz w:val="18"/>
                <w:szCs w:val="18"/>
              </w:rPr>
            </w:pPr>
            <w:r w:rsidRPr="00AE2BBA">
              <w:rPr>
                <w:rFonts w:ascii="Times New Roman"/>
                <w:bCs/>
                <w:sz w:val="18"/>
                <w:szCs w:val="18"/>
              </w:rPr>
              <w:t xml:space="preserve">Tranche A-1 </w:t>
            </w:r>
            <w:r w:rsidRPr="00AE2BBA">
              <w:rPr>
                <w:rFonts w:ascii="Times New Roman" w:hint="eastAsia"/>
                <w:bCs/>
                <w:sz w:val="18"/>
                <w:szCs w:val="18"/>
              </w:rPr>
              <w:t>합계</w:t>
            </w:r>
          </w:p>
        </w:tc>
        <w:tc>
          <w:tcPr>
            <w:tcW w:w="4435" w:type="dxa"/>
            <w:gridSpan w:val="2"/>
            <w:vAlign w:val="center"/>
          </w:tcPr>
          <w:p w14:paraId="4C0D606B" w14:textId="1CAE2D79" w:rsidR="00D237BF" w:rsidRPr="00AE2BBA" w:rsidRDefault="00C67D16" w:rsidP="005F72BA">
            <w:pPr>
              <w:adjustRightInd w:val="0"/>
              <w:snapToGrid w:val="0"/>
              <w:spacing w:line="400" w:lineRule="exact"/>
              <w:jc w:val="right"/>
              <w:rPr>
                <w:rFonts w:ascii="Times New Roman"/>
                <w:kern w:val="0"/>
                <w:sz w:val="18"/>
                <w:szCs w:val="18"/>
              </w:rPr>
            </w:pPr>
            <w:ins w:id="1047" w:author="BKL" w:date="2026-10-08T12:02:00Z">
              <w:r w:rsidRPr="00C67D16">
                <w:rPr>
                  <w:rFonts w:ascii="Times New Roman"/>
                  <w:kern w:val="0"/>
                  <w:sz w:val="18"/>
                  <w:szCs w:val="18"/>
                </w:rPr>
                <w:t>금</w:t>
              </w:r>
              <w:r w:rsidRPr="00C67D16">
                <w:rPr>
                  <w:rFonts w:ascii="Times New Roman"/>
                  <w:kern w:val="0"/>
                  <w:sz w:val="18"/>
                  <w:szCs w:val="18"/>
                </w:rPr>
                <w:t xml:space="preserve"> </w:t>
              </w:r>
              <w:r w:rsidRPr="00C67D16">
                <w:rPr>
                  <w:rFonts w:ascii="Times New Roman"/>
                  <w:kern w:val="0"/>
                  <w:sz w:val="18"/>
                  <w:szCs w:val="18"/>
                </w:rPr>
                <w:t>구백억원</w:t>
              </w:r>
              <w:r w:rsidRPr="00C67D16">
                <w:rPr>
                  <w:rFonts w:ascii="Times New Roman"/>
                  <w:kern w:val="0"/>
                  <w:sz w:val="18"/>
                  <w:szCs w:val="18"/>
                </w:rPr>
                <w:t>(</w:t>
              </w:r>
              <w:r w:rsidRPr="00C67D16">
                <w:rPr>
                  <w:rFonts w:ascii="Times New Roman"/>
                  <w:kern w:val="0"/>
                  <w:sz w:val="18"/>
                  <w:szCs w:val="18"/>
                </w:rPr>
                <w:t>￦</w:t>
              </w:r>
              <w:r w:rsidRPr="00C67D16">
                <w:rPr>
                  <w:rFonts w:ascii="Times New Roman"/>
                  <w:kern w:val="0"/>
                  <w:sz w:val="18"/>
                  <w:szCs w:val="18"/>
                </w:rPr>
                <w:t>90,000,000,000)</w:t>
              </w:r>
            </w:ins>
          </w:p>
        </w:tc>
      </w:tr>
      <w:tr w:rsidR="00C67D16" w:rsidRPr="00A31642" w14:paraId="26775BBD" w14:textId="77777777" w:rsidTr="00C67D16">
        <w:trPr>
          <w:trHeight w:val="107"/>
        </w:trPr>
        <w:tc>
          <w:tcPr>
            <w:tcW w:w="1159" w:type="dxa"/>
            <w:vMerge/>
            <w:vAlign w:val="center"/>
          </w:tcPr>
          <w:p w14:paraId="74D4AED0" w14:textId="77777777" w:rsidR="00C67D16" w:rsidRPr="00AE2BBA" w:rsidRDefault="00C67D16" w:rsidP="00A31642">
            <w:pPr>
              <w:adjustRightInd w:val="0"/>
              <w:snapToGrid w:val="0"/>
              <w:spacing w:line="400" w:lineRule="exact"/>
              <w:jc w:val="center"/>
              <w:rPr>
                <w:rFonts w:ascii="Times New Roman"/>
                <w:kern w:val="0"/>
                <w:sz w:val="18"/>
                <w:szCs w:val="18"/>
                <w:highlight w:val="cyan"/>
              </w:rPr>
            </w:pPr>
          </w:p>
        </w:tc>
        <w:tc>
          <w:tcPr>
            <w:tcW w:w="806" w:type="dxa"/>
            <w:vAlign w:val="center"/>
          </w:tcPr>
          <w:p w14:paraId="1E434F43" w14:textId="77777777" w:rsidR="00C67D16" w:rsidRPr="00AE2BBA" w:rsidRDefault="00C67D16"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A-2 </w:t>
            </w:r>
            <w:r w:rsidRPr="00AE2BBA">
              <w:rPr>
                <w:rFonts w:ascii="Times New Roman" w:hint="eastAsia"/>
                <w:kern w:val="0"/>
                <w:sz w:val="18"/>
                <w:szCs w:val="18"/>
              </w:rPr>
              <w:t>대주</w:t>
            </w:r>
          </w:p>
        </w:tc>
        <w:tc>
          <w:tcPr>
            <w:tcW w:w="2094" w:type="dxa"/>
            <w:vAlign w:val="center"/>
          </w:tcPr>
          <w:p w14:paraId="17446DD2" w14:textId="78C3DA59" w:rsidR="00C67D16" w:rsidRPr="00AE2BBA" w:rsidRDefault="00C67D16" w:rsidP="00A31642">
            <w:pPr>
              <w:adjustRightInd w:val="0"/>
              <w:snapToGrid w:val="0"/>
              <w:spacing w:line="400" w:lineRule="exact"/>
              <w:jc w:val="center"/>
              <w:rPr>
                <w:rFonts w:ascii="Times New Roman"/>
                <w:kern w:val="0"/>
                <w:sz w:val="18"/>
                <w:szCs w:val="18"/>
              </w:rPr>
            </w:pPr>
            <w:ins w:id="1048" w:author="BKL" w:date="2026-10-08T12:02:00Z">
              <w:r w:rsidRPr="00C67D16">
                <w:rPr>
                  <w:rFonts w:ascii="Times New Roman"/>
                  <w:kern w:val="0"/>
                  <w:sz w:val="18"/>
                  <w:szCs w:val="18"/>
                </w:rPr>
                <w:t>주식회사</w:t>
              </w:r>
              <w:r w:rsidRPr="00C67D16">
                <w:rPr>
                  <w:rFonts w:ascii="Times New Roman"/>
                  <w:kern w:val="0"/>
                  <w:sz w:val="18"/>
                  <w:szCs w:val="18"/>
                </w:rPr>
                <w:t xml:space="preserve"> </w:t>
              </w:r>
              <w:r w:rsidRPr="00C67D16">
                <w:rPr>
                  <w:rFonts w:ascii="Times New Roman"/>
                  <w:kern w:val="0"/>
                  <w:sz w:val="18"/>
                  <w:szCs w:val="18"/>
                </w:rPr>
                <w:t>우리은행</w:t>
              </w:r>
            </w:ins>
          </w:p>
        </w:tc>
        <w:tc>
          <w:tcPr>
            <w:tcW w:w="3553" w:type="dxa"/>
            <w:vAlign w:val="center"/>
          </w:tcPr>
          <w:p w14:paraId="27C9E259" w14:textId="47889116" w:rsidR="00C67D16" w:rsidRPr="00AE2BBA" w:rsidRDefault="00C67D16" w:rsidP="00A31642">
            <w:pPr>
              <w:adjustRightInd w:val="0"/>
              <w:snapToGrid w:val="0"/>
              <w:spacing w:line="400" w:lineRule="exact"/>
              <w:jc w:val="right"/>
              <w:rPr>
                <w:rFonts w:ascii="Times New Roman"/>
                <w:kern w:val="0"/>
                <w:sz w:val="18"/>
                <w:szCs w:val="18"/>
              </w:rPr>
            </w:pPr>
            <w:ins w:id="1049" w:author="BKL" w:date="2026-10-08T12:02:00Z">
              <w:r w:rsidRPr="00C67D16">
                <w:rPr>
                  <w:rFonts w:ascii="Times New Roman"/>
                  <w:kern w:val="0"/>
                  <w:sz w:val="18"/>
                  <w:szCs w:val="18"/>
                </w:rPr>
                <w:t>금</w:t>
              </w:r>
              <w:r w:rsidRPr="00C67D16">
                <w:rPr>
                  <w:rFonts w:ascii="Times New Roman"/>
                  <w:kern w:val="0"/>
                  <w:sz w:val="18"/>
                  <w:szCs w:val="18"/>
                </w:rPr>
                <w:t xml:space="preserve"> </w:t>
              </w:r>
              <w:r w:rsidRPr="00C67D16">
                <w:rPr>
                  <w:rFonts w:ascii="Times New Roman"/>
                  <w:kern w:val="0"/>
                  <w:sz w:val="18"/>
                  <w:szCs w:val="18"/>
                </w:rPr>
                <w:t>칠백억원</w:t>
              </w:r>
              <w:r w:rsidRPr="00C67D16">
                <w:rPr>
                  <w:rFonts w:ascii="Times New Roman"/>
                  <w:kern w:val="0"/>
                  <w:sz w:val="18"/>
                  <w:szCs w:val="18"/>
                </w:rPr>
                <w:t>(</w:t>
              </w:r>
              <w:r w:rsidRPr="00C67D16">
                <w:rPr>
                  <w:rFonts w:ascii="Times New Roman"/>
                  <w:kern w:val="0"/>
                  <w:sz w:val="18"/>
                  <w:szCs w:val="18"/>
                </w:rPr>
                <w:t>￦</w:t>
              </w:r>
              <w:r w:rsidRPr="00C67D16">
                <w:rPr>
                  <w:rFonts w:ascii="Times New Roman"/>
                  <w:kern w:val="0"/>
                  <w:sz w:val="18"/>
                  <w:szCs w:val="18"/>
                </w:rPr>
                <w:t>70,000,000,000)</w:t>
              </w:r>
            </w:ins>
          </w:p>
        </w:tc>
        <w:tc>
          <w:tcPr>
            <w:tcW w:w="882" w:type="dxa"/>
            <w:vAlign w:val="center"/>
          </w:tcPr>
          <w:p w14:paraId="06FD2F93" w14:textId="77777777" w:rsidR="00C67D16" w:rsidRPr="00AE2BBA" w:rsidRDefault="00C67D16" w:rsidP="00AE2BBA">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일시대출</w:t>
            </w:r>
          </w:p>
        </w:tc>
      </w:tr>
      <w:tr w:rsidR="00A31642" w:rsidRPr="00A31642" w14:paraId="3E690698" w14:textId="77777777" w:rsidTr="00381D55">
        <w:tc>
          <w:tcPr>
            <w:tcW w:w="1159" w:type="dxa"/>
            <w:vMerge/>
            <w:vAlign w:val="center"/>
          </w:tcPr>
          <w:p w14:paraId="3CD85A35"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2CCC0202" w14:textId="7142A124"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bCs/>
                <w:sz w:val="18"/>
                <w:szCs w:val="18"/>
              </w:rPr>
              <w:t xml:space="preserve">Tranche A-2 </w:t>
            </w:r>
            <w:r w:rsidRPr="00AE2BBA">
              <w:rPr>
                <w:rFonts w:ascii="Times New Roman" w:hint="eastAsia"/>
                <w:bCs/>
                <w:sz w:val="18"/>
                <w:szCs w:val="18"/>
              </w:rPr>
              <w:t>합계</w:t>
            </w:r>
          </w:p>
        </w:tc>
        <w:tc>
          <w:tcPr>
            <w:tcW w:w="4435" w:type="dxa"/>
            <w:gridSpan w:val="2"/>
            <w:vAlign w:val="center"/>
          </w:tcPr>
          <w:p w14:paraId="25300629" w14:textId="1A20C6FB" w:rsidR="00A31642" w:rsidRPr="00AE2BBA" w:rsidRDefault="00C67D16" w:rsidP="00AE2BBA">
            <w:pPr>
              <w:adjustRightInd w:val="0"/>
              <w:snapToGrid w:val="0"/>
              <w:spacing w:line="400" w:lineRule="exact"/>
              <w:jc w:val="right"/>
              <w:rPr>
                <w:rFonts w:ascii="Times New Roman"/>
                <w:kern w:val="0"/>
                <w:sz w:val="18"/>
                <w:szCs w:val="18"/>
              </w:rPr>
            </w:pPr>
            <w:ins w:id="1050" w:author="BKL" w:date="2026-10-08T12:03:00Z">
              <w:r w:rsidRPr="00C67D16">
                <w:rPr>
                  <w:rFonts w:ascii="Times New Roman"/>
                  <w:kern w:val="0"/>
                  <w:sz w:val="18"/>
                  <w:szCs w:val="18"/>
                </w:rPr>
                <w:t>금</w:t>
              </w:r>
              <w:r w:rsidRPr="00C67D16">
                <w:rPr>
                  <w:rFonts w:ascii="Times New Roman"/>
                  <w:kern w:val="0"/>
                  <w:sz w:val="18"/>
                  <w:szCs w:val="18"/>
                </w:rPr>
                <w:t xml:space="preserve"> </w:t>
              </w:r>
              <w:r w:rsidRPr="00C67D16">
                <w:rPr>
                  <w:rFonts w:ascii="Times New Roman"/>
                  <w:kern w:val="0"/>
                  <w:sz w:val="18"/>
                  <w:szCs w:val="18"/>
                </w:rPr>
                <w:t>칠백억원</w:t>
              </w:r>
              <w:r w:rsidRPr="00C67D16">
                <w:rPr>
                  <w:rFonts w:ascii="Times New Roman"/>
                  <w:kern w:val="0"/>
                  <w:sz w:val="18"/>
                  <w:szCs w:val="18"/>
                </w:rPr>
                <w:t>(</w:t>
              </w:r>
              <w:r w:rsidRPr="00C67D16">
                <w:rPr>
                  <w:rFonts w:ascii="Times New Roman"/>
                  <w:kern w:val="0"/>
                  <w:sz w:val="18"/>
                  <w:szCs w:val="18"/>
                </w:rPr>
                <w:t>￦</w:t>
              </w:r>
              <w:r w:rsidRPr="00C67D16">
                <w:rPr>
                  <w:rFonts w:ascii="Times New Roman"/>
                  <w:kern w:val="0"/>
                  <w:sz w:val="18"/>
                  <w:szCs w:val="18"/>
                </w:rPr>
                <w:t>70,000,000,000)</w:t>
              </w:r>
            </w:ins>
          </w:p>
        </w:tc>
      </w:tr>
      <w:tr w:rsidR="00A31642" w:rsidRPr="00A31642" w14:paraId="086B27F5" w14:textId="77777777" w:rsidTr="00381D55">
        <w:tc>
          <w:tcPr>
            <w:tcW w:w="1159" w:type="dxa"/>
            <w:vMerge/>
            <w:vAlign w:val="center"/>
          </w:tcPr>
          <w:p w14:paraId="19A56E3D"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7A82D679"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 </w:t>
            </w:r>
            <w:r w:rsidRPr="00AE2BBA">
              <w:rPr>
                <w:rFonts w:ascii="Times New Roman" w:hint="eastAsia"/>
                <w:kern w:val="0"/>
                <w:sz w:val="18"/>
                <w:szCs w:val="18"/>
              </w:rPr>
              <w:t>합계</w:t>
            </w:r>
          </w:p>
        </w:tc>
        <w:tc>
          <w:tcPr>
            <w:tcW w:w="4435" w:type="dxa"/>
            <w:gridSpan w:val="2"/>
            <w:vAlign w:val="center"/>
          </w:tcPr>
          <w:p w14:paraId="086AE8A1" w14:textId="1F393863" w:rsidR="00A31642" w:rsidRPr="00AE2BBA" w:rsidRDefault="00A31642" w:rsidP="00A31642">
            <w:pPr>
              <w:adjustRightInd w:val="0"/>
              <w:snapToGrid w:val="0"/>
              <w:spacing w:line="400" w:lineRule="exact"/>
              <w:jc w:val="right"/>
              <w:rPr>
                <w:rFonts w:ascii="Times New Roman"/>
                <w:kern w:val="0"/>
                <w:sz w:val="18"/>
                <w:szCs w:val="18"/>
              </w:rPr>
            </w:pPr>
            <w:r w:rsidRPr="00AE2BBA">
              <w:rPr>
                <w:rFonts w:ascii="Times New Roman" w:hint="eastAsia"/>
                <w:bCs/>
                <w:sz w:val="18"/>
                <w:szCs w:val="18"/>
              </w:rPr>
              <w:t>금</w:t>
            </w:r>
            <w:r w:rsidR="00B45E89">
              <w:rPr>
                <w:rFonts w:ascii="Times New Roman" w:hint="eastAsia"/>
                <w:bCs/>
                <w:sz w:val="18"/>
                <w:szCs w:val="18"/>
              </w:rPr>
              <w:t>일천육백</w:t>
            </w:r>
            <w:r w:rsidRPr="00AE2BBA">
              <w:rPr>
                <w:rFonts w:ascii="Times New Roman" w:hint="eastAsia"/>
                <w:bCs/>
                <w:sz w:val="18"/>
                <w:szCs w:val="18"/>
              </w:rPr>
              <w:t>억원</w:t>
            </w:r>
            <w:r w:rsidRPr="00AE2BBA">
              <w:rPr>
                <w:rFonts w:ascii="Times New Roman"/>
                <w:bCs/>
                <w:sz w:val="18"/>
                <w:szCs w:val="18"/>
              </w:rPr>
              <w:t>(</w:t>
            </w:r>
            <w:r w:rsidRPr="00AE2BBA">
              <w:rPr>
                <w:rFonts w:ascii="Times New Roman" w:hint="eastAsia"/>
                <w:bCs/>
                <w:sz w:val="18"/>
                <w:szCs w:val="18"/>
              </w:rPr>
              <w:t>￦</w:t>
            </w:r>
            <w:r w:rsidR="00B45E89">
              <w:rPr>
                <w:rFonts w:ascii="Times New Roman" w:hint="eastAsia"/>
                <w:bCs/>
                <w:sz w:val="18"/>
                <w:szCs w:val="18"/>
              </w:rPr>
              <w:t>160</w:t>
            </w:r>
            <w:r w:rsidRPr="00AE2BBA">
              <w:rPr>
                <w:rFonts w:ascii="Times New Roman"/>
                <w:bCs/>
                <w:sz w:val="18"/>
                <w:szCs w:val="18"/>
              </w:rPr>
              <w:t>,000,000,000)</w:t>
            </w:r>
          </w:p>
        </w:tc>
      </w:tr>
      <w:tr w:rsidR="004400B8" w:rsidRPr="00A31642" w14:paraId="5A81DE06" w14:textId="77777777" w:rsidTr="00381D55">
        <w:tc>
          <w:tcPr>
            <w:tcW w:w="1159" w:type="dxa"/>
            <w:vMerge w:val="restart"/>
            <w:vAlign w:val="center"/>
          </w:tcPr>
          <w:p w14:paraId="11E88FB7" w14:textId="77777777" w:rsidR="004400B8" w:rsidRPr="00AE2BBA" w:rsidRDefault="004400B8"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B </w:t>
            </w:r>
            <w:r w:rsidRPr="00AE2BBA">
              <w:rPr>
                <w:rFonts w:ascii="Times New Roman" w:hint="eastAsia"/>
                <w:kern w:val="0"/>
                <w:sz w:val="18"/>
                <w:szCs w:val="18"/>
              </w:rPr>
              <w:t>대주</w:t>
            </w:r>
          </w:p>
        </w:tc>
        <w:tc>
          <w:tcPr>
            <w:tcW w:w="2900" w:type="dxa"/>
            <w:gridSpan w:val="2"/>
            <w:vAlign w:val="center"/>
          </w:tcPr>
          <w:p w14:paraId="21DE0B51" w14:textId="2E62E582" w:rsidR="004400B8" w:rsidRPr="00AE2BBA" w:rsidRDefault="004400B8" w:rsidP="00A31642">
            <w:pPr>
              <w:adjustRightInd w:val="0"/>
              <w:snapToGrid w:val="0"/>
              <w:spacing w:line="400" w:lineRule="exact"/>
              <w:jc w:val="center"/>
              <w:rPr>
                <w:rFonts w:ascii="Times New Roman"/>
                <w:kern w:val="0"/>
                <w:sz w:val="18"/>
                <w:szCs w:val="18"/>
              </w:rPr>
            </w:pPr>
            <w:r>
              <w:rPr>
                <w:rFonts w:ascii="Times New Roman" w:hint="eastAsia"/>
                <w:kern w:val="0"/>
                <w:sz w:val="18"/>
                <w:szCs w:val="18"/>
              </w:rPr>
              <w:t>키움캐피탈</w:t>
            </w:r>
            <w:r>
              <w:rPr>
                <w:rFonts w:ascii="Times New Roman" w:hint="eastAsia"/>
                <w:kern w:val="0"/>
                <w:sz w:val="18"/>
                <w:szCs w:val="18"/>
              </w:rPr>
              <w:t xml:space="preserve"> </w:t>
            </w:r>
            <w:r>
              <w:rPr>
                <w:rFonts w:ascii="Times New Roman" w:hint="eastAsia"/>
                <w:kern w:val="0"/>
                <w:sz w:val="18"/>
                <w:szCs w:val="18"/>
              </w:rPr>
              <w:t>주식회사</w:t>
            </w:r>
          </w:p>
        </w:tc>
        <w:tc>
          <w:tcPr>
            <w:tcW w:w="3553" w:type="dxa"/>
            <w:vAlign w:val="center"/>
          </w:tcPr>
          <w:p w14:paraId="5EED1F63" w14:textId="5D433855" w:rsidR="004400B8" w:rsidRPr="00AE2BBA" w:rsidRDefault="000A53A1" w:rsidP="00A31642">
            <w:pPr>
              <w:adjustRightInd w:val="0"/>
              <w:snapToGrid w:val="0"/>
              <w:spacing w:line="400" w:lineRule="exact"/>
              <w:jc w:val="right"/>
              <w:rPr>
                <w:rFonts w:ascii="Times New Roman"/>
                <w:kern w:val="0"/>
                <w:sz w:val="18"/>
                <w:szCs w:val="18"/>
              </w:rPr>
            </w:pPr>
            <w:r>
              <w:rPr>
                <w:rFonts w:ascii="Times New Roman" w:hint="eastAsia"/>
                <w:bCs/>
                <w:sz w:val="18"/>
                <w:szCs w:val="18"/>
              </w:rPr>
              <w:t>금</w:t>
            </w:r>
            <w:r w:rsidR="002E40F8">
              <w:rPr>
                <w:rFonts w:ascii="Times New Roman" w:hint="eastAsia"/>
                <w:bCs/>
                <w:sz w:val="18"/>
                <w:szCs w:val="18"/>
              </w:rPr>
              <w:t>이백</w:t>
            </w:r>
            <w:r>
              <w:rPr>
                <w:rFonts w:ascii="Times New Roman" w:hint="eastAsia"/>
                <w:bCs/>
                <w:sz w:val="18"/>
                <w:szCs w:val="18"/>
              </w:rPr>
              <w:t>억원</w:t>
            </w:r>
            <w:r w:rsidRPr="00AE2BBA">
              <w:rPr>
                <w:rFonts w:ascii="Times New Roman"/>
                <w:bCs/>
                <w:sz w:val="18"/>
                <w:szCs w:val="18"/>
              </w:rPr>
              <w:t>(</w:t>
            </w:r>
            <w:r w:rsidRPr="00AE2BBA">
              <w:rPr>
                <w:rFonts w:ascii="Times New Roman" w:hint="eastAsia"/>
                <w:bCs/>
                <w:sz w:val="18"/>
                <w:szCs w:val="18"/>
              </w:rPr>
              <w:t>￦</w:t>
            </w:r>
            <w:r w:rsidR="002E40F8">
              <w:rPr>
                <w:rFonts w:ascii="Times New Roman" w:hint="eastAsia"/>
                <w:bCs/>
                <w:sz w:val="18"/>
                <w:szCs w:val="18"/>
              </w:rPr>
              <w:t>20</w:t>
            </w:r>
            <w:r>
              <w:rPr>
                <w:rFonts w:ascii="Times New Roman" w:hint="eastAsia"/>
                <w:bCs/>
                <w:sz w:val="18"/>
                <w:szCs w:val="18"/>
              </w:rPr>
              <w:t>,000,000,000</w:t>
            </w:r>
            <w:r w:rsidRPr="00AE2BBA">
              <w:rPr>
                <w:rFonts w:ascii="Times New Roman"/>
                <w:bCs/>
                <w:sz w:val="18"/>
                <w:szCs w:val="18"/>
              </w:rPr>
              <w:t>)</w:t>
            </w:r>
          </w:p>
        </w:tc>
        <w:tc>
          <w:tcPr>
            <w:tcW w:w="882" w:type="dxa"/>
            <w:vMerge w:val="restart"/>
            <w:vAlign w:val="center"/>
          </w:tcPr>
          <w:p w14:paraId="49DA0DB4" w14:textId="47D468BC" w:rsidR="004400B8" w:rsidRPr="00AE2BBA" w:rsidRDefault="004400B8" w:rsidP="00AE2BBA">
            <w:pPr>
              <w:adjustRightInd w:val="0"/>
              <w:snapToGrid w:val="0"/>
              <w:spacing w:line="400" w:lineRule="exact"/>
              <w:jc w:val="center"/>
              <w:rPr>
                <w:rFonts w:ascii="Times New Roman"/>
                <w:kern w:val="0"/>
                <w:sz w:val="18"/>
                <w:szCs w:val="18"/>
              </w:rPr>
            </w:pPr>
            <w:r>
              <w:rPr>
                <w:rFonts w:ascii="Times New Roman" w:hint="eastAsia"/>
                <w:kern w:val="0"/>
                <w:sz w:val="18"/>
                <w:szCs w:val="18"/>
              </w:rPr>
              <w:t>일시</w:t>
            </w:r>
            <w:r w:rsidRPr="00AE2BBA">
              <w:rPr>
                <w:rFonts w:ascii="Times New Roman" w:hint="eastAsia"/>
                <w:kern w:val="0"/>
                <w:sz w:val="18"/>
                <w:szCs w:val="18"/>
              </w:rPr>
              <w:t>대출</w:t>
            </w:r>
          </w:p>
        </w:tc>
      </w:tr>
      <w:tr w:rsidR="004400B8" w:rsidRPr="00A31642" w14:paraId="25ED7671" w14:textId="77777777" w:rsidTr="00381D55">
        <w:tc>
          <w:tcPr>
            <w:tcW w:w="1159" w:type="dxa"/>
            <w:vMerge/>
            <w:vAlign w:val="center"/>
          </w:tcPr>
          <w:p w14:paraId="07205752" w14:textId="77777777" w:rsidR="004400B8" w:rsidRPr="00AE2BBA" w:rsidRDefault="004400B8" w:rsidP="00A31642">
            <w:pPr>
              <w:adjustRightInd w:val="0"/>
              <w:snapToGrid w:val="0"/>
              <w:spacing w:line="400" w:lineRule="exact"/>
              <w:jc w:val="center"/>
              <w:rPr>
                <w:rFonts w:ascii="Times New Roman"/>
                <w:kern w:val="0"/>
                <w:sz w:val="18"/>
                <w:szCs w:val="18"/>
              </w:rPr>
            </w:pPr>
          </w:p>
        </w:tc>
        <w:tc>
          <w:tcPr>
            <w:tcW w:w="2900" w:type="dxa"/>
            <w:gridSpan w:val="2"/>
            <w:vAlign w:val="center"/>
          </w:tcPr>
          <w:p w14:paraId="7EC29EC8" w14:textId="3359B402" w:rsidR="004400B8" w:rsidRPr="00AE2BBA" w:rsidRDefault="004400B8" w:rsidP="00A31642">
            <w:pPr>
              <w:adjustRightInd w:val="0"/>
              <w:snapToGrid w:val="0"/>
              <w:spacing w:line="400" w:lineRule="exact"/>
              <w:jc w:val="center"/>
              <w:rPr>
                <w:rFonts w:ascii="Times New Roman"/>
                <w:kern w:val="0"/>
                <w:sz w:val="18"/>
                <w:szCs w:val="18"/>
              </w:rPr>
            </w:pPr>
            <w:r>
              <w:rPr>
                <w:rFonts w:ascii="Times New Roman" w:hint="eastAsia"/>
                <w:kern w:val="0"/>
                <w:sz w:val="18"/>
                <w:szCs w:val="18"/>
              </w:rPr>
              <w:t>엠지캐피탈</w:t>
            </w:r>
            <w:r>
              <w:rPr>
                <w:rFonts w:ascii="Times New Roman" w:hint="eastAsia"/>
                <w:kern w:val="0"/>
                <w:sz w:val="18"/>
                <w:szCs w:val="18"/>
              </w:rPr>
              <w:t xml:space="preserve"> </w:t>
            </w:r>
            <w:r>
              <w:rPr>
                <w:rFonts w:ascii="Times New Roman" w:hint="eastAsia"/>
                <w:kern w:val="0"/>
                <w:sz w:val="18"/>
                <w:szCs w:val="18"/>
              </w:rPr>
              <w:t>주식회사</w:t>
            </w:r>
          </w:p>
        </w:tc>
        <w:tc>
          <w:tcPr>
            <w:tcW w:w="3553" w:type="dxa"/>
            <w:vAlign w:val="center"/>
          </w:tcPr>
          <w:p w14:paraId="0B524F21" w14:textId="64214022" w:rsidR="004400B8" w:rsidRDefault="000A53A1" w:rsidP="00A31642">
            <w:pPr>
              <w:adjustRightInd w:val="0"/>
              <w:snapToGrid w:val="0"/>
              <w:spacing w:line="400" w:lineRule="exact"/>
              <w:jc w:val="right"/>
              <w:rPr>
                <w:rFonts w:ascii="Times New Roman"/>
                <w:bCs/>
                <w:sz w:val="18"/>
                <w:szCs w:val="18"/>
              </w:rPr>
            </w:pPr>
            <w:r>
              <w:rPr>
                <w:rFonts w:ascii="Times New Roman" w:hint="eastAsia"/>
                <w:bCs/>
                <w:sz w:val="18"/>
                <w:szCs w:val="18"/>
              </w:rPr>
              <w:t>금</w:t>
            </w:r>
            <w:r w:rsidR="002E40F8">
              <w:rPr>
                <w:rFonts w:ascii="Times New Roman" w:hint="eastAsia"/>
                <w:bCs/>
                <w:sz w:val="18"/>
                <w:szCs w:val="18"/>
              </w:rPr>
              <w:t>일백</w:t>
            </w:r>
            <w:r>
              <w:rPr>
                <w:rFonts w:ascii="Times New Roman" w:hint="eastAsia"/>
                <w:bCs/>
                <w:sz w:val="18"/>
                <w:szCs w:val="18"/>
              </w:rPr>
              <w:t>억원</w:t>
            </w:r>
            <w:r>
              <w:rPr>
                <w:rFonts w:ascii="Times New Roman" w:hint="eastAsia"/>
                <w:bCs/>
                <w:sz w:val="18"/>
                <w:szCs w:val="18"/>
              </w:rPr>
              <w:t>(</w:t>
            </w:r>
            <w:r w:rsidRPr="00AE2BBA">
              <w:rPr>
                <w:rFonts w:ascii="Times New Roman" w:hint="eastAsia"/>
                <w:bCs/>
                <w:sz w:val="18"/>
                <w:szCs w:val="18"/>
              </w:rPr>
              <w:t>￦</w:t>
            </w:r>
            <w:r w:rsidR="002E40F8">
              <w:rPr>
                <w:rFonts w:ascii="Times New Roman" w:hint="eastAsia"/>
                <w:bCs/>
                <w:sz w:val="18"/>
                <w:szCs w:val="18"/>
              </w:rPr>
              <w:t>10</w:t>
            </w:r>
            <w:r>
              <w:rPr>
                <w:rFonts w:ascii="Times New Roman" w:hint="eastAsia"/>
                <w:bCs/>
                <w:sz w:val="18"/>
                <w:szCs w:val="18"/>
              </w:rPr>
              <w:t>,000,000,000)</w:t>
            </w:r>
          </w:p>
        </w:tc>
        <w:tc>
          <w:tcPr>
            <w:tcW w:w="882" w:type="dxa"/>
            <w:vMerge/>
            <w:vAlign w:val="center"/>
          </w:tcPr>
          <w:p w14:paraId="6FB24AD3" w14:textId="77777777" w:rsidR="004400B8" w:rsidRDefault="004400B8" w:rsidP="00AE2BBA">
            <w:pPr>
              <w:adjustRightInd w:val="0"/>
              <w:snapToGrid w:val="0"/>
              <w:spacing w:line="400" w:lineRule="exact"/>
              <w:jc w:val="center"/>
              <w:rPr>
                <w:rFonts w:ascii="Times New Roman"/>
                <w:kern w:val="0"/>
                <w:sz w:val="18"/>
                <w:szCs w:val="18"/>
              </w:rPr>
            </w:pPr>
          </w:p>
        </w:tc>
      </w:tr>
      <w:tr w:rsidR="004400B8" w:rsidRPr="00A31642" w14:paraId="69595417" w14:textId="77777777" w:rsidTr="00381D55">
        <w:tc>
          <w:tcPr>
            <w:tcW w:w="1159" w:type="dxa"/>
            <w:vMerge/>
            <w:vAlign w:val="center"/>
          </w:tcPr>
          <w:p w14:paraId="4B8F07DD" w14:textId="77777777" w:rsidR="004400B8" w:rsidRPr="00AE2BBA" w:rsidRDefault="004400B8" w:rsidP="00A31642">
            <w:pPr>
              <w:adjustRightInd w:val="0"/>
              <w:snapToGrid w:val="0"/>
              <w:spacing w:line="400" w:lineRule="exact"/>
              <w:jc w:val="center"/>
              <w:rPr>
                <w:rFonts w:ascii="Times New Roman"/>
                <w:kern w:val="0"/>
                <w:sz w:val="18"/>
                <w:szCs w:val="18"/>
              </w:rPr>
            </w:pPr>
          </w:p>
        </w:tc>
        <w:tc>
          <w:tcPr>
            <w:tcW w:w="2900" w:type="dxa"/>
            <w:gridSpan w:val="2"/>
            <w:vAlign w:val="center"/>
          </w:tcPr>
          <w:p w14:paraId="492D74AA" w14:textId="20694091" w:rsidR="004400B8" w:rsidRPr="00AE2BBA" w:rsidRDefault="002E40F8" w:rsidP="00A31642">
            <w:pPr>
              <w:adjustRightInd w:val="0"/>
              <w:snapToGrid w:val="0"/>
              <w:spacing w:line="400" w:lineRule="exact"/>
              <w:jc w:val="center"/>
              <w:rPr>
                <w:rFonts w:ascii="Times New Roman"/>
                <w:kern w:val="0"/>
                <w:sz w:val="18"/>
                <w:szCs w:val="18"/>
              </w:rPr>
            </w:pPr>
            <w:r>
              <w:rPr>
                <w:rFonts w:ascii="Times New Roman" w:hint="eastAsia"/>
                <w:kern w:val="0"/>
                <w:sz w:val="18"/>
                <w:szCs w:val="18"/>
              </w:rPr>
              <w:t>주식회사</w:t>
            </w:r>
            <w:r>
              <w:rPr>
                <w:rFonts w:ascii="Times New Roman" w:hint="eastAsia"/>
                <w:kern w:val="0"/>
                <w:sz w:val="18"/>
                <w:szCs w:val="18"/>
              </w:rPr>
              <w:t xml:space="preserve"> </w:t>
            </w:r>
            <w:r>
              <w:rPr>
                <w:rFonts w:ascii="Times New Roman" w:hint="eastAsia"/>
                <w:kern w:val="0"/>
                <w:sz w:val="18"/>
                <w:szCs w:val="18"/>
              </w:rPr>
              <w:t>디비저축은행</w:t>
            </w:r>
          </w:p>
        </w:tc>
        <w:tc>
          <w:tcPr>
            <w:tcW w:w="3553" w:type="dxa"/>
            <w:vAlign w:val="center"/>
          </w:tcPr>
          <w:p w14:paraId="6FE16D41" w14:textId="7C416384" w:rsidR="004400B8" w:rsidRDefault="000A53A1" w:rsidP="00A31642">
            <w:pPr>
              <w:adjustRightInd w:val="0"/>
              <w:snapToGrid w:val="0"/>
              <w:spacing w:line="400" w:lineRule="exact"/>
              <w:jc w:val="right"/>
              <w:rPr>
                <w:rFonts w:ascii="Times New Roman"/>
                <w:bCs/>
                <w:sz w:val="18"/>
                <w:szCs w:val="18"/>
              </w:rPr>
            </w:pPr>
            <w:r>
              <w:rPr>
                <w:rFonts w:ascii="Times New Roman" w:hint="eastAsia"/>
                <w:bCs/>
                <w:sz w:val="18"/>
                <w:szCs w:val="18"/>
              </w:rPr>
              <w:t>금</w:t>
            </w:r>
            <w:r w:rsidR="002E40F8">
              <w:rPr>
                <w:rFonts w:ascii="Times New Roman" w:hint="eastAsia"/>
                <w:bCs/>
                <w:sz w:val="18"/>
                <w:szCs w:val="18"/>
              </w:rPr>
              <w:t>팔십</w:t>
            </w:r>
            <w:r>
              <w:rPr>
                <w:rFonts w:ascii="Times New Roman" w:hint="eastAsia"/>
                <w:bCs/>
                <w:sz w:val="18"/>
                <w:szCs w:val="18"/>
              </w:rPr>
              <w:t>억원</w:t>
            </w:r>
            <w:r>
              <w:rPr>
                <w:rFonts w:ascii="Times New Roman" w:hint="eastAsia"/>
                <w:bCs/>
                <w:sz w:val="18"/>
                <w:szCs w:val="18"/>
              </w:rPr>
              <w:t>(</w:t>
            </w:r>
            <w:r w:rsidRPr="00AE2BBA">
              <w:rPr>
                <w:rFonts w:ascii="Times New Roman" w:hint="eastAsia"/>
                <w:bCs/>
                <w:sz w:val="18"/>
                <w:szCs w:val="18"/>
              </w:rPr>
              <w:t>￦</w:t>
            </w:r>
            <w:r w:rsidR="002E40F8">
              <w:rPr>
                <w:rFonts w:ascii="Times New Roman" w:hint="eastAsia"/>
                <w:bCs/>
                <w:sz w:val="18"/>
                <w:szCs w:val="18"/>
              </w:rPr>
              <w:t>8</w:t>
            </w:r>
            <w:r>
              <w:rPr>
                <w:rFonts w:ascii="Times New Roman" w:hint="eastAsia"/>
                <w:bCs/>
                <w:sz w:val="18"/>
                <w:szCs w:val="18"/>
              </w:rPr>
              <w:t>,000,000,000)</w:t>
            </w:r>
          </w:p>
        </w:tc>
        <w:tc>
          <w:tcPr>
            <w:tcW w:w="882" w:type="dxa"/>
            <w:vMerge/>
            <w:vAlign w:val="center"/>
          </w:tcPr>
          <w:p w14:paraId="36294C1A" w14:textId="77777777" w:rsidR="004400B8" w:rsidRDefault="004400B8" w:rsidP="00AE2BBA">
            <w:pPr>
              <w:adjustRightInd w:val="0"/>
              <w:snapToGrid w:val="0"/>
              <w:spacing w:line="400" w:lineRule="exact"/>
              <w:jc w:val="center"/>
              <w:rPr>
                <w:rFonts w:ascii="Times New Roman"/>
                <w:kern w:val="0"/>
                <w:sz w:val="18"/>
                <w:szCs w:val="18"/>
              </w:rPr>
            </w:pPr>
          </w:p>
        </w:tc>
      </w:tr>
      <w:tr w:rsidR="00381D55" w:rsidRPr="00A31642" w14:paraId="33534FD4" w14:textId="77777777" w:rsidTr="00381D55">
        <w:tc>
          <w:tcPr>
            <w:tcW w:w="1159" w:type="dxa"/>
            <w:vMerge/>
            <w:vAlign w:val="center"/>
          </w:tcPr>
          <w:p w14:paraId="6C7D28DC" w14:textId="77777777" w:rsidR="00381D55" w:rsidRPr="00AE2BBA" w:rsidRDefault="00381D55" w:rsidP="00A31642">
            <w:pPr>
              <w:adjustRightInd w:val="0"/>
              <w:snapToGrid w:val="0"/>
              <w:spacing w:line="400" w:lineRule="exact"/>
              <w:jc w:val="center"/>
              <w:rPr>
                <w:rFonts w:ascii="Times New Roman"/>
                <w:kern w:val="0"/>
                <w:sz w:val="18"/>
                <w:szCs w:val="18"/>
              </w:rPr>
            </w:pPr>
          </w:p>
        </w:tc>
        <w:tc>
          <w:tcPr>
            <w:tcW w:w="2900" w:type="dxa"/>
            <w:gridSpan w:val="2"/>
            <w:vAlign w:val="center"/>
          </w:tcPr>
          <w:p w14:paraId="18956B99" w14:textId="77777777" w:rsidR="00381D55" w:rsidRPr="00AE2BBA" w:rsidRDefault="00381D55"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w:t>
            </w:r>
            <w:r>
              <w:rPr>
                <w:rFonts w:ascii="Times New Roman" w:hint="eastAsia"/>
                <w:kern w:val="0"/>
                <w:sz w:val="18"/>
                <w:szCs w:val="18"/>
              </w:rPr>
              <w:t>B</w:t>
            </w:r>
            <w:r w:rsidRPr="00AE2BBA">
              <w:rPr>
                <w:rFonts w:ascii="Times New Roman"/>
                <w:kern w:val="0"/>
                <w:sz w:val="18"/>
                <w:szCs w:val="18"/>
              </w:rPr>
              <w:t xml:space="preserve"> </w:t>
            </w:r>
            <w:r w:rsidRPr="00AE2BBA">
              <w:rPr>
                <w:rFonts w:ascii="Times New Roman" w:hint="eastAsia"/>
                <w:kern w:val="0"/>
                <w:sz w:val="18"/>
                <w:szCs w:val="18"/>
              </w:rPr>
              <w:t>합계</w:t>
            </w:r>
          </w:p>
        </w:tc>
        <w:tc>
          <w:tcPr>
            <w:tcW w:w="4435" w:type="dxa"/>
            <w:gridSpan w:val="2"/>
            <w:vAlign w:val="center"/>
          </w:tcPr>
          <w:p w14:paraId="374D80CF" w14:textId="77777777" w:rsidR="00381D55" w:rsidRDefault="00381D55" w:rsidP="004400B8">
            <w:pPr>
              <w:adjustRightInd w:val="0"/>
              <w:snapToGrid w:val="0"/>
              <w:spacing w:line="400" w:lineRule="exact"/>
              <w:jc w:val="right"/>
              <w:rPr>
                <w:rFonts w:ascii="Times New Roman"/>
                <w:kern w:val="0"/>
                <w:sz w:val="18"/>
                <w:szCs w:val="18"/>
              </w:rPr>
            </w:pPr>
            <w:r>
              <w:rPr>
                <w:rFonts w:ascii="Times New Roman" w:hint="eastAsia"/>
                <w:bCs/>
                <w:sz w:val="18"/>
                <w:szCs w:val="18"/>
              </w:rPr>
              <w:t>금삼</w:t>
            </w:r>
            <w:r w:rsidRPr="00AE2BBA">
              <w:rPr>
                <w:rFonts w:ascii="Times New Roman" w:hint="eastAsia"/>
                <w:bCs/>
                <w:sz w:val="18"/>
                <w:szCs w:val="18"/>
              </w:rPr>
              <w:t>백팔십억원</w:t>
            </w:r>
            <w:r w:rsidRPr="00AE2BBA">
              <w:rPr>
                <w:rFonts w:ascii="Times New Roman"/>
                <w:bCs/>
                <w:sz w:val="18"/>
                <w:szCs w:val="18"/>
              </w:rPr>
              <w:t>(</w:t>
            </w:r>
            <w:r w:rsidRPr="00AE2BBA">
              <w:rPr>
                <w:rFonts w:ascii="Times New Roman" w:hint="eastAsia"/>
                <w:bCs/>
                <w:sz w:val="18"/>
                <w:szCs w:val="18"/>
              </w:rPr>
              <w:t>￦</w:t>
            </w:r>
            <w:r>
              <w:rPr>
                <w:rFonts w:ascii="Times New Roman" w:hint="eastAsia"/>
                <w:bCs/>
                <w:sz w:val="18"/>
                <w:szCs w:val="18"/>
              </w:rPr>
              <w:t>3</w:t>
            </w:r>
            <w:r w:rsidRPr="00AE2BBA">
              <w:rPr>
                <w:rFonts w:ascii="Times New Roman"/>
                <w:bCs/>
                <w:sz w:val="18"/>
                <w:szCs w:val="18"/>
              </w:rPr>
              <w:t>8,000,000,000)</w:t>
            </w:r>
          </w:p>
        </w:tc>
      </w:tr>
      <w:tr w:rsidR="00A31642" w:rsidRPr="00A31642" w14:paraId="7918AB03" w14:textId="77777777" w:rsidTr="00381D55">
        <w:tc>
          <w:tcPr>
            <w:tcW w:w="4059" w:type="dxa"/>
            <w:gridSpan w:val="3"/>
            <w:vAlign w:val="center"/>
          </w:tcPr>
          <w:p w14:paraId="0CA6C55E"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총</w:t>
            </w:r>
            <w:r w:rsidRPr="00AE2BBA">
              <w:rPr>
                <w:rFonts w:ascii="Times New Roman"/>
                <w:kern w:val="0"/>
                <w:sz w:val="18"/>
                <w:szCs w:val="18"/>
              </w:rPr>
              <w:t xml:space="preserve"> </w:t>
            </w:r>
            <w:r w:rsidRPr="00AE2BBA">
              <w:rPr>
                <w:rFonts w:ascii="Times New Roman" w:hint="eastAsia"/>
                <w:kern w:val="0"/>
                <w:sz w:val="18"/>
                <w:szCs w:val="18"/>
              </w:rPr>
              <w:t>계</w:t>
            </w:r>
          </w:p>
        </w:tc>
        <w:tc>
          <w:tcPr>
            <w:tcW w:w="4435" w:type="dxa"/>
            <w:gridSpan w:val="2"/>
            <w:vAlign w:val="center"/>
          </w:tcPr>
          <w:p w14:paraId="74EE626A" w14:textId="5ED261BB" w:rsidR="00A31642" w:rsidRPr="00AE2BBA" w:rsidRDefault="00A31642" w:rsidP="00A31642">
            <w:pPr>
              <w:adjustRightInd w:val="0"/>
              <w:snapToGrid w:val="0"/>
              <w:spacing w:line="400" w:lineRule="exact"/>
              <w:jc w:val="right"/>
              <w:rPr>
                <w:rFonts w:ascii="Times New Roman"/>
                <w:kern w:val="0"/>
                <w:sz w:val="18"/>
                <w:szCs w:val="18"/>
              </w:rPr>
            </w:pPr>
            <w:r w:rsidRPr="00AE2BBA">
              <w:rPr>
                <w:rFonts w:ascii="Times New Roman" w:hint="eastAsia"/>
                <w:spacing w:val="-2"/>
                <w:kern w:val="0"/>
                <w:sz w:val="18"/>
                <w:szCs w:val="18"/>
              </w:rPr>
              <w:t>금</w:t>
            </w:r>
            <w:r w:rsidR="00B45E89">
              <w:rPr>
                <w:rFonts w:ascii="Times New Roman" w:hint="eastAsia"/>
                <w:spacing w:val="-2"/>
                <w:kern w:val="0"/>
                <w:sz w:val="18"/>
                <w:szCs w:val="18"/>
              </w:rPr>
              <w:t>일천구백팔십</w:t>
            </w:r>
            <w:r w:rsidRPr="00AE2BBA">
              <w:rPr>
                <w:rFonts w:ascii="Times New Roman" w:hint="eastAsia"/>
                <w:spacing w:val="-2"/>
                <w:kern w:val="0"/>
                <w:sz w:val="18"/>
                <w:szCs w:val="18"/>
              </w:rPr>
              <w:t>억원</w:t>
            </w:r>
            <w:r w:rsidRPr="00AE2BBA">
              <w:rPr>
                <w:rFonts w:ascii="Times New Roman"/>
                <w:spacing w:val="-2"/>
                <w:kern w:val="0"/>
                <w:sz w:val="18"/>
                <w:szCs w:val="18"/>
              </w:rPr>
              <w:t>(</w:t>
            </w:r>
            <w:r w:rsidRPr="00AE2BBA">
              <w:rPr>
                <w:rFonts w:ascii="Times New Roman" w:hint="eastAsia"/>
                <w:spacing w:val="-2"/>
                <w:kern w:val="0"/>
                <w:sz w:val="18"/>
                <w:szCs w:val="18"/>
              </w:rPr>
              <w:t>￦</w:t>
            </w:r>
            <w:r w:rsidR="00B45E89">
              <w:rPr>
                <w:rFonts w:ascii="Times New Roman" w:hint="eastAsia"/>
                <w:spacing w:val="-2"/>
                <w:kern w:val="0"/>
                <w:sz w:val="18"/>
                <w:szCs w:val="18"/>
              </w:rPr>
              <w:t>198</w:t>
            </w:r>
            <w:r w:rsidRPr="00AE2BBA">
              <w:rPr>
                <w:rFonts w:ascii="Times New Roman"/>
                <w:spacing w:val="-2"/>
                <w:kern w:val="0"/>
                <w:sz w:val="18"/>
                <w:szCs w:val="18"/>
              </w:rPr>
              <w:t>,000,000,000)</w:t>
            </w:r>
          </w:p>
        </w:tc>
      </w:tr>
      <w:bookmarkEnd w:id="1036"/>
    </w:tbl>
    <w:p w14:paraId="781EB245" w14:textId="23106C86" w:rsidR="00123038" w:rsidRDefault="00123038" w:rsidP="00797B55">
      <w:pPr>
        <w:pStyle w:val="1"/>
        <w:keepNext w:val="0"/>
        <w:autoSpaceDE w:val="0"/>
        <w:autoSpaceDN w:val="0"/>
        <w:adjustRightInd w:val="0"/>
        <w:snapToGrid w:val="0"/>
        <w:spacing w:line="400" w:lineRule="exact"/>
        <w:jc w:val="left"/>
        <w:rPr>
          <w:bCs/>
          <w:szCs w:val="22"/>
        </w:rPr>
      </w:pPr>
    </w:p>
    <w:p w14:paraId="48200A99" w14:textId="77777777" w:rsidR="00123038" w:rsidRDefault="00123038" w:rsidP="00790DFF">
      <w:pPr>
        <w:adjustRightInd w:val="0"/>
        <w:snapToGrid w:val="0"/>
        <w:spacing w:line="400" w:lineRule="exact"/>
        <w:ind w:left="567"/>
        <w:rPr>
          <w:rFonts w:ascii="Times New Roman" w:eastAsia="바탕체"/>
          <w:b/>
          <w:bCs/>
          <w:sz w:val="22"/>
          <w:szCs w:val="22"/>
        </w:rPr>
      </w:pPr>
      <w:r>
        <w:rPr>
          <w:bCs/>
          <w:szCs w:val="22"/>
        </w:rPr>
        <w:br w:type="page"/>
      </w:r>
    </w:p>
    <w:p w14:paraId="7A70EBD7" w14:textId="7E31BBD7" w:rsidR="00FE56CC" w:rsidRPr="00413874" w:rsidRDefault="00FE56CC" w:rsidP="00797B55">
      <w:pPr>
        <w:pStyle w:val="1"/>
        <w:keepNext w:val="0"/>
        <w:autoSpaceDE w:val="0"/>
        <w:autoSpaceDN w:val="0"/>
        <w:adjustRightInd w:val="0"/>
        <w:snapToGrid w:val="0"/>
        <w:spacing w:line="400" w:lineRule="exact"/>
        <w:jc w:val="left"/>
        <w:rPr>
          <w:rFonts w:eastAsia="바탕"/>
          <w:bCs/>
          <w:szCs w:val="22"/>
        </w:rPr>
      </w:pPr>
      <w:bookmarkStart w:id="1051" w:name="_Toc240898123"/>
      <w:bookmarkStart w:id="1052" w:name="_Toc242778010"/>
      <w:r w:rsidRPr="00413874">
        <w:rPr>
          <w:rFonts w:eastAsia="바탕"/>
          <w:bCs/>
          <w:szCs w:val="22"/>
        </w:rPr>
        <w:lastRenderedPageBreak/>
        <w:t>부록</w:t>
      </w:r>
      <w:r w:rsidRPr="00413874">
        <w:rPr>
          <w:rFonts w:eastAsia="바탕"/>
          <w:bCs/>
          <w:szCs w:val="22"/>
        </w:rPr>
        <w:t xml:space="preserve"> 1</w:t>
      </w:r>
      <w:bookmarkEnd w:id="1031"/>
      <w:bookmarkEnd w:id="1051"/>
      <w:bookmarkEnd w:id="1052"/>
    </w:p>
    <w:p w14:paraId="5914A039" w14:textId="77777777" w:rsidR="00FE56CC" w:rsidRPr="00413874" w:rsidRDefault="00FE56CC" w:rsidP="00797B55">
      <w:pPr>
        <w:tabs>
          <w:tab w:val="left" w:pos="400"/>
        </w:tabs>
        <w:adjustRightInd w:val="0"/>
        <w:snapToGrid w:val="0"/>
        <w:spacing w:line="400" w:lineRule="exact"/>
        <w:rPr>
          <w:rFonts w:ascii="Times New Roman"/>
          <w:bCs/>
          <w:sz w:val="22"/>
          <w:szCs w:val="22"/>
        </w:rPr>
      </w:pPr>
    </w:p>
    <w:p w14:paraId="075393FC" w14:textId="0041E80B" w:rsidR="00FE56CC" w:rsidRPr="00413874" w:rsidRDefault="00B06BF8" w:rsidP="00797B55">
      <w:pPr>
        <w:pStyle w:val="1"/>
        <w:keepNext w:val="0"/>
        <w:autoSpaceDE w:val="0"/>
        <w:autoSpaceDN w:val="0"/>
        <w:adjustRightInd w:val="0"/>
        <w:snapToGrid w:val="0"/>
        <w:spacing w:line="400" w:lineRule="exact"/>
        <w:rPr>
          <w:rFonts w:eastAsia="바탕"/>
          <w:bCs/>
          <w:sz w:val="28"/>
          <w:szCs w:val="28"/>
        </w:rPr>
      </w:pPr>
      <w:bookmarkStart w:id="1053" w:name="_Toc191645700"/>
      <w:bookmarkStart w:id="1054" w:name="_Toc240898124"/>
      <w:bookmarkStart w:id="1055" w:name="_Toc242778011"/>
      <w:r w:rsidRPr="00413874">
        <w:rPr>
          <w:rFonts w:eastAsia="바탕"/>
          <w:bCs/>
          <w:sz w:val="28"/>
          <w:szCs w:val="28"/>
        </w:rPr>
        <w:t>인출</w:t>
      </w:r>
      <w:r w:rsidR="00D36105" w:rsidRPr="006F2E8B">
        <w:rPr>
          <w:rFonts w:eastAsia="바탕" w:hint="eastAsia"/>
          <w:bCs/>
          <w:sz w:val="28"/>
          <w:szCs w:val="28"/>
        </w:rPr>
        <w:t>선행</w:t>
      </w:r>
      <w:r w:rsidR="00D36105" w:rsidRPr="00413874">
        <w:rPr>
          <w:rFonts w:eastAsia="바탕"/>
          <w:bCs/>
          <w:sz w:val="28"/>
          <w:szCs w:val="28"/>
        </w:rPr>
        <w:t>조건서류</w:t>
      </w:r>
      <w:bookmarkEnd w:id="1053"/>
      <w:bookmarkEnd w:id="1054"/>
      <w:bookmarkEnd w:id="1055"/>
    </w:p>
    <w:p w14:paraId="2C60E5E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BAA19BB" w14:textId="77777777" w:rsidR="00840324" w:rsidRPr="00413874" w:rsidRDefault="00840324" w:rsidP="00840324">
      <w:pPr>
        <w:numPr>
          <w:ilvl w:val="0"/>
          <w:numId w:val="93"/>
        </w:numPr>
        <w:adjustRightInd w:val="0"/>
        <w:snapToGrid w:val="0"/>
        <w:spacing w:line="400" w:lineRule="exact"/>
        <w:rPr>
          <w:rFonts w:ascii="Times New Roman"/>
          <w:kern w:val="0"/>
          <w:sz w:val="22"/>
          <w:szCs w:val="22"/>
        </w:rPr>
      </w:pPr>
      <w:commentRangeStart w:id="1056"/>
      <w:commentRangeStart w:id="1057"/>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commentRangeEnd w:id="1056"/>
      <w:r w:rsidRPr="00413874">
        <w:rPr>
          <w:rStyle w:val="afe"/>
          <w:rFonts w:ascii="Times New Roman"/>
          <w:kern w:val="0"/>
          <w:sz w:val="22"/>
          <w:szCs w:val="22"/>
        </w:rPr>
        <w:commentReference w:id="1056"/>
      </w:r>
      <w:commentRangeEnd w:id="1057"/>
      <w:r w:rsidRPr="00413874">
        <w:rPr>
          <w:rStyle w:val="afe"/>
          <w:rFonts w:ascii="Times New Roman"/>
          <w:kern w:val="0"/>
          <w:sz w:val="22"/>
          <w:szCs w:val="22"/>
        </w:rPr>
        <w:commentReference w:id="1057"/>
      </w:r>
    </w:p>
    <w:p w14:paraId="3128BC1B"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2C52703" w14:textId="77777777" w:rsidR="00174016"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법인등기</w:t>
      </w:r>
      <w:r w:rsidR="004649DA" w:rsidRPr="00413874">
        <w:rPr>
          <w:rFonts w:ascii="Times New Roman"/>
          <w:kern w:val="0"/>
          <w:sz w:val="22"/>
          <w:szCs w:val="22"/>
        </w:rPr>
        <w:t>사항전부증명서</w:t>
      </w:r>
    </w:p>
    <w:p w14:paraId="60765157"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법인인감증명서</w:t>
      </w:r>
    </w:p>
    <w:p w14:paraId="361B59BD"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정관</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524E7E0D" w14:textId="77777777" w:rsidR="00FE56CC"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사업자등록증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6930958B" w14:textId="70DC3B17" w:rsidR="006B475F"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체결</w:t>
      </w:r>
      <w:r w:rsidR="00042DB9">
        <w:rPr>
          <w:rFonts w:ascii="Times New Roman" w:hint="eastAsia"/>
          <w:kern w:val="0"/>
          <w:sz w:val="22"/>
          <w:szCs w:val="22"/>
        </w:rPr>
        <w:t xml:space="preserve"> </w:t>
      </w:r>
      <w:r w:rsidR="00042DB9">
        <w:rPr>
          <w:rFonts w:ascii="Times New Roman" w:hint="eastAsia"/>
          <w:kern w:val="0"/>
          <w:sz w:val="22"/>
          <w:szCs w:val="22"/>
        </w:rPr>
        <w:t>및</w:t>
      </w:r>
      <w:r w:rsidR="00042DB9">
        <w:rPr>
          <w:rFonts w:ascii="Times New Roman" w:hint="eastAsia"/>
          <w:kern w:val="0"/>
          <w:sz w:val="22"/>
          <w:szCs w:val="22"/>
        </w:rPr>
        <w:t xml:space="preserve"> </w:t>
      </w:r>
      <w:r w:rsidR="00042DB9">
        <w:rPr>
          <w:rFonts w:ascii="Times New Roman" w:hint="eastAsia"/>
          <w:kern w:val="0"/>
          <w:sz w:val="22"/>
          <w:szCs w:val="22"/>
        </w:rPr>
        <w:t>이행</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승인하는</w:t>
      </w:r>
      <w:r w:rsidRPr="00413874">
        <w:rPr>
          <w:rFonts w:ascii="Times New Roman"/>
          <w:kern w:val="0"/>
          <w:sz w:val="22"/>
          <w:szCs w:val="22"/>
        </w:rPr>
        <w:t xml:space="preserve"> </w:t>
      </w:r>
      <w:r w:rsidRPr="00413874">
        <w:rPr>
          <w:rFonts w:ascii="Times New Roman"/>
          <w:kern w:val="0"/>
          <w:sz w:val="22"/>
          <w:szCs w:val="22"/>
        </w:rPr>
        <w:t>이사회의사록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39C3D2E2" w14:textId="77777777" w:rsidR="00C40257"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대표이사가</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자가</w:t>
      </w:r>
      <w:r w:rsidRPr="00413874">
        <w:rPr>
          <w:rFonts w:ascii="Times New Roman"/>
          <w:kern w:val="0"/>
          <w:sz w:val="22"/>
          <w:szCs w:val="22"/>
        </w:rPr>
        <w:t xml:space="preserve"> </w:t>
      </w:r>
      <w:r w:rsidRPr="00413874">
        <w:rPr>
          <w:rFonts w:ascii="Times New Roman"/>
          <w:kern w:val="0"/>
          <w:sz w:val="22"/>
          <w:szCs w:val="22"/>
        </w:rPr>
        <w:t>금융계약을</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대리권을</w:t>
      </w:r>
      <w:r w:rsidRPr="00413874">
        <w:rPr>
          <w:rFonts w:ascii="Times New Roman"/>
          <w:kern w:val="0"/>
          <w:sz w:val="22"/>
          <w:szCs w:val="22"/>
        </w:rPr>
        <w:t xml:space="preserve"> </w:t>
      </w:r>
      <w:r w:rsidRPr="00413874">
        <w:rPr>
          <w:rFonts w:ascii="Times New Roman"/>
          <w:kern w:val="0"/>
          <w:sz w:val="22"/>
          <w:szCs w:val="22"/>
        </w:rPr>
        <w:t>입증할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위임장</w:t>
      </w:r>
      <w:r w:rsidRPr="00413874">
        <w:rPr>
          <w:rFonts w:ascii="Times New Roman"/>
          <w:kern w:val="0"/>
          <w:sz w:val="22"/>
          <w:szCs w:val="22"/>
        </w:rPr>
        <w:t>(</w:t>
      </w:r>
      <w:r w:rsidRPr="00413874">
        <w:rPr>
          <w:rFonts w:ascii="Times New Roman"/>
          <w:kern w:val="0"/>
          <w:sz w:val="22"/>
          <w:szCs w:val="22"/>
        </w:rPr>
        <w:t>법인인감증명서</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신분증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w:t>
      </w:r>
    </w:p>
    <w:p w14:paraId="156DB350" w14:textId="7837B143" w:rsidR="00042DB9"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인출요청서</w:t>
      </w:r>
    </w:p>
    <w:p w14:paraId="01AF443F" w14:textId="06303141" w:rsidR="00840324" w:rsidRDefault="00840324" w:rsidP="00126DD8">
      <w:pPr>
        <w:numPr>
          <w:ilvl w:val="0"/>
          <w:numId w:val="6"/>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국세</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지방세</w:t>
      </w:r>
      <w:r>
        <w:rPr>
          <w:rFonts w:ascii="Times New Roman" w:hint="eastAsia"/>
          <w:kern w:val="0"/>
          <w:sz w:val="22"/>
          <w:szCs w:val="22"/>
        </w:rPr>
        <w:t xml:space="preserve"> </w:t>
      </w:r>
      <w:r>
        <w:rPr>
          <w:rFonts w:ascii="Times New Roman" w:hint="eastAsia"/>
          <w:kern w:val="0"/>
          <w:sz w:val="22"/>
          <w:szCs w:val="22"/>
        </w:rPr>
        <w:t>완납</w:t>
      </w:r>
      <w:r>
        <w:rPr>
          <w:rFonts w:ascii="Times New Roman" w:hint="eastAsia"/>
          <w:kern w:val="0"/>
          <w:sz w:val="22"/>
          <w:szCs w:val="22"/>
        </w:rPr>
        <w:t xml:space="preserve"> </w:t>
      </w:r>
      <w:r>
        <w:rPr>
          <w:rFonts w:ascii="Times New Roman" w:hint="eastAsia"/>
          <w:kern w:val="0"/>
          <w:sz w:val="22"/>
          <w:szCs w:val="22"/>
        </w:rPr>
        <w:t>증명서</w:t>
      </w:r>
    </w:p>
    <w:p w14:paraId="43CD6360" w14:textId="77777777" w:rsidR="00840324" w:rsidRPr="00413874" w:rsidRDefault="00840324" w:rsidP="00840324">
      <w:pPr>
        <w:tabs>
          <w:tab w:val="left" w:pos="400"/>
        </w:tabs>
        <w:adjustRightInd w:val="0"/>
        <w:snapToGrid w:val="0"/>
        <w:spacing w:line="400" w:lineRule="exact"/>
        <w:ind w:left="1134"/>
        <w:rPr>
          <w:rFonts w:ascii="Times New Roman" w:hint="eastAsia"/>
          <w:kern w:val="0"/>
          <w:sz w:val="22"/>
          <w:szCs w:val="22"/>
        </w:rPr>
      </w:pPr>
    </w:p>
    <w:p w14:paraId="05CCA456" w14:textId="77777777" w:rsidR="00FE56CC" w:rsidRPr="00413874" w:rsidRDefault="00FE56CC" w:rsidP="00797B55">
      <w:pPr>
        <w:tabs>
          <w:tab w:val="left" w:pos="400"/>
        </w:tabs>
        <w:adjustRightInd w:val="0"/>
        <w:snapToGrid w:val="0"/>
        <w:spacing w:line="400" w:lineRule="exact"/>
        <w:ind w:left="800"/>
        <w:rPr>
          <w:rFonts w:ascii="Times New Roman"/>
          <w:kern w:val="0"/>
          <w:sz w:val="22"/>
          <w:szCs w:val="22"/>
        </w:rPr>
      </w:pPr>
    </w:p>
    <w:p w14:paraId="16C93B6E"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40F9A9A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8A1102D" w14:textId="757BC3B1" w:rsidR="00FB1B89" w:rsidRPr="00413874" w:rsidRDefault="0000502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자산보관위탁계약</w:t>
      </w:r>
      <w:r w:rsidR="00FE56CC" w:rsidRPr="00413874">
        <w:rPr>
          <w:rFonts w:ascii="Times New Roman"/>
          <w:kern w:val="0"/>
          <w:sz w:val="22"/>
          <w:szCs w:val="22"/>
        </w:rPr>
        <w:t>서</w:t>
      </w:r>
      <w:r w:rsidR="00FB1B89" w:rsidRPr="00413874">
        <w:rPr>
          <w:rFonts w:ascii="Times New Roman"/>
          <w:kern w:val="0"/>
          <w:sz w:val="22"/>
          <w:szCs w:val="22"/>
        </w:rPr>
        <w:t>(</w:t>
      </w:r>
      <w:r w:rsidR="00FB1B89" w:rsidRPr="00413874">
        <w:rPr>
          <w:rFonts w:ascii="Times New Roman"/>
          <w:kern w:val="0"/>
          <w:sz w:val="22"/>
          <w:szCs w:val="22"/>
        </w:rPr>
        <w:t>부동산</w:t>
      </w:r>
      <w:r w:rsidR="00FB1B89" w:rsidRPr="00413874">
        <w:rPr>
          <w:rFonts w:ascii="Times New Roman"/>
          <w:kern w:val="0"/>
          <w:sz w:val="22"/>
          <w:szCs w:val="22"/>
        </w:rPr>
        <w:t>)</w:t>
      </w:r>
      <w:r w:rsidR="00A90588" w:rsidRPr="00413874">
        <w:rPr>
          <w:rFonts w:ascii="Times New Roman"/>
          <w:kern w:val="0"/>
          <w:sz w:val="22"/>
          <w:szCs w:val="22"/>
        </w:rPr>
        <w:t xml:space="preserve">, </w:t>
      </w:r>
      <w:r w:rsidR="00A90588" w:rsidRPr="00413874">
        <w:rPr>
          <w:rFonts w:ascii="Times New Roman"/>
          <w:kern w:val="0"/>
          <w:sz w:val="22"/>
          <w:szCs w:val="22"/>
        </w:rPr>
        <w:t>자산보관위탁계약서</w:t>
      </w:r>
      <w:r w:rsidR="00A90588" w:rsidRPr="00413874">
        <w:rPr>
          <w:rFonts w:ascii="Times New Roman"/>
          <w:kern w:val="0"/>
          <w:sz w:val="22"/>
          <w:szCs w:val="22"/>
        </w:rPr>
        <w:t>(</w:t>
      </w:r>
      <w:r w:rsidR="00A90588" w:rsidRPr="00413874">
        <w:rPr>
          <w:rFonts w:ascii="Times New Roman"/>
          <w:kern w:val="0"/>
          <w:sz w:val="22"/>
          <w:szCs w:val="22"/>
        </w:rPr>
        <w:t>현금등</w:t>
      </w:r>
      <w:r w:rsidR="00A90588" w:rsidRPr="00413874">
        <w:rPr>
          <w:rFonts w:ascii="Times New Roman"/>
          <w:kern w:val="0"/>
          <w:sz w:val="22"/>
          <w:szCs w:val="22"/>
        </w:rPr>
        <w:t xml:space="preserve">) </w:t>
      </w:r>
      <w:r w:rsidR="00A90588"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461C0F7D" w14:textId="043C3484" w:rsidR="00FB1B89" w:rsidRPr="00413874" w:rsidRDefault="00FB1B8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부동산담보신탁계약서</w:t>
      </w:r>
      <w:r w:rsidRPr="00413874">
        <w:rPr>
          <w:rFonts w:ascii="Times New Roman"/>
          <w:kern w:val="0"/>
          <w:sz w:val="22"/>
          <w:szCs w:val="22"/>
        </w:rPr>
        <w:t xml:space="preserve"> </w:t>
      </w:r>
      <w:r w:rsidRPr="00413874">
        <w:rPr>
          <w:rFonts w:ascii="Times New Roman"/>
          <w:kern w:val="0"/>
          <w:sz w:val="22"/>
          <w:szCs w:val="22"/>
        </w:rPr>
        <w:t>서명본</w:t>
      </w:r>
    </w:p>
    <w:p w14:paraId="63DBD233" w14:textId="1AD8C8FE" w:rsidR="00FE56CC" w:rsidRPr="00413874" w:rsidRDefault="00EF4A3E"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보험근질권설정계약서</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09A37438" w14:textId="566E5BC2" w:rsidR="00AA135C" w:rsidRDefault="00AA135C"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hint="eastAsia"/>
          <w:kern w:val="0"/>
          <w:sz w:val="22"/>
          <w:szCs w:val="22"/>
        </w:rPr>
        <w:t>예금채권근질권설정계약서</w:t>
      </w:r>
      <w:r w:rsidRPr="00413874">
        <w:rPr>
          <w:rFonts w:ascii="Times New Roman"/>
          <w:kern w:val="0"/>
          <w:sz w:val="22"/>
          <w:szCs w:val="22"/>
        </w:rPr>
        <w:t xml:space="preserve"> </w:t>
      </w:r>
      <w:r w:rsidRPr="00413874">
        <w:rPr>
          <w:rFonts w:ascii="Times New Roman" w:hint="eastAsia"/>
          <w:kern w:val="0"/>
          <w:sz w:val="22"/>
          <w:szCs w:val="22"/>
        </w:rPr>
        <w:t>서명본</w:t>
      </w:r>
    </w:p>
    <w:p w14:paraId="031BE97D" w14:textId="77777777" w:rsidR="00EF4A3E" w:rsidRPr="00413874" w:rsidRDefault="00EF4A3E" w:rsidP="00797B55">
      <w:pPr>
        <w:tabs>
          <w:tab w:val="left" w:pos="400"/>
        </w:tabs>
        <w:adjustRightInd w:val="0"/>
        <w:snapToGrid w:val="0"/>
        <w:spacing w:line="400" w:lineRule="exact"/>
        <w:ind w:left="851"/>
        <w:rPr>
          <w:rFonts w:ascii="Times New Roman"/>
          <w:kern w:val="0"/>
          <w:sz w:val="22"/>
          <w:szCs w:val="22"/>
        </w:rPr>
      </w:pPr>
    </w:p>
    <w:p w14:paraId="60D916A8"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사업</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0347185C"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21E141C" w14:textId="0951E250" w:rsidR="00A4099C" w:rsidRPr="00413874" w:rsidRDefault="009B1620"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00A358CA" w:rsidRPr="00413874">
        <w:rPr>
          <w:rFonts w:ascii="Times New Roman" w:hint="eastAsia"/>
          <w:kern w:val="0"/>
          <w:sz w:val="22"/>
          <w:szCs w:val="22"/>
        </w:rPr>
        <w:t>등기부</w:t>
      </w:r>
      <w:r w:rsidRPr="00413874">
        <w:rPr>
          <w:rFonts w:ascii="Times New Roman"/>
          <w:kern w:val="0"/>
          <w:sz w:val="22"/>
          <w:szCs w:val="22"/>
        </w:rPr>
        <w:t xml:space="preserve"> </w:t>
      </w:r>
      <w:r w:rsidRPr="00413874">
        <w:rPr>
          <w:rFonts w:ascii="Times New Roman"/>
          <w:kern w:val="0"/>
          <w:sz w:val="22"/>
          <w:szCs w:val="22"/>
        </w:rPr>
        <w:t>등본</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소프트</w:t>
      </w:r>
      <w:r w:rsidRPr="00413874">
        <w:rPr>
          <w:rFonts w:ascii="Times New Roman"/>
          <w:kern w:val="0"/>
          <w:sz w:val="22"/>
          <w:szCs w:val="22"/>
        </w:rPr>
        <w:t xml:space="preserve"> </w:t>
      </w:r>
      <w:r w:rsidRPr="00413874">
        <w:rPr>
          <w:rFonts w:ascii="Times New Roman"/>
          <w:kern w:val="0"/>
          <w:sz w:val="22"/>
          <w:szCs w:val="22"/>
        </w:rPr>
        <w:t>카피</w:t>
      </w:r>
      <w:r w:rsidRPr="00413874">
        <w:rPr>
          <w:rFonts w:ascii="Times New Roman"/>
          <w:kern w:val="0"/>
          <w:sz w:val="22"/>
          <w:szCs w:val="22"/>
        </w:rPr>
        <w:t xml:space="preserve"> </w:t>
      </w:r>
      <w:r w:rsidRPr="00413874">
        <w:rPr>
          <w:rFonts w:ascii="Times New Roman"/>
          <w:kern w:val="0"/>
          <w:sz w:val="22"/>
          <w:szCs w:val="22"/>
        </w:rPr>
        <w:t>형태로</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p>
    <w:p w14:paraId="06F6643F" w14:textId="71395FEE" w:rsidR="003D5825" w:rsidRPr="00413874" w:rsidRDefault="00504081"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임대차</w:t>
      </w:r>
      <w:r w:rsidR="003D5825" w:rsidRPr="00413874">
        <w:rPr>
          <w:rFonts w:ascii="Times New Roman"/>
          <w:kern w:val="0"/>
          <w:sz w:val="22"/>
          <w:szCs w:val="22"/>
        </w:rPr>
        <w:t>계약서</w:t>
      </w:r>
      <w:r w:rsidR="003D5825" w:rsidRPr="00413874">
        <w:rPr>
          <w:rFonts w:ascii="Times New Roman"/>
          <w:kern w:val="0"/>
          <w:sz w:val="22"/>
          <w:szCs w:val="22"/>
        </w:rPr>
        <w:t xml:space="preserve"> </w:t>
      </w:r>
      <w:r w:rsidR="003D5825" w:rsidRPr="00413874">
        <w:rPr>
          <w:rFonts w:ascii="Times New Roman"/>
          <w:kern w:val="0"/>
          <w:sz w:val="22"/>
          <w:szCs w:val="22"/>
        </w:rPr>
        <w:t>사본</w:t>
      </w:r>
    </w:p>
    <w:p w14:paraId="7BD52AAD" w14:textId="1E2A4E8F" w:rsidR="00E04305" w:rsidRDefault="00C070A4"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각</w:t>
      </w:r>
      <w:r w:rsidRPr="00F23A35">
        <w:rPr>
          <w:rFonts w:ascii="Times New Roman"/>
          <w:kern w:val="0"/>
          <w:sz w:val="22"/>
          <w:szCs w:val="22"/>
        </w:rPr>
        <w:t xml:space="preserve"> </w:t>
      </w:r>
      <w:r w:rsidR="006D25FD" w:rsidRPr="00F23A35">
        <w:rPr>
          <w:rFonts w:ascii="Times New Roman"/>
          <w:kern w:val="0"/>
          <w:sz w:val="22"/>
          <w:szCs w:val="22"/>
        </w:rPr>
        <w:t>프로젝트계좌의</w:t>
      </w:r>
      <w:r w:rsidR="006D25FD" w:rsidRPr="00F23A35">
        <w:rPr>
          <w:rFonts w:ascii="Times New Roman"/>
          <w:kern w:val="0"/>
          <w:sz w:val="22"/>
          <w:szCs w:val="22"/>
        </w:rPr>
        <w:t xml:space="preserve"> </w:t>
      </w:r>
      <w:r w:rsidR="00CA6D57" w:rsidRPr="00F23A35">
        <w:rPr>
          <w:rFonts w:ascii="Times New Roman"/>
          <w:kern w:val="0"/>
          <w:sz w:val="22"/>
          <w:szCs w:val="22"/>
        </w:rPr>
        <w:t>통장</w:t>
      </w:r>
      <w:r w:rsidR="00CA6D57" w:rsidRPr="00F23A35">
        <w:rPr>
          <w:rFonts w:ascii="Times New Roman"/>
          <w:kern w:val="0"/>
          <w:sz w:val="22"/>
          <w:szCs w:val="22"/>
        </w:rPr>
        <w:t xml:space="preserve"> </w:t>
      </w:r>
      <w:r w:rsidR="00CA6D57" w:rsidRPr="00F23A35">
        <w:rPr>
          <w:rFonts w:ascii="Times New Roman"/>
          <w:kern w:val="0"/>
          <w:sz w:val="22"/>
          <w:szCs w:val="22"/>
        </w:rPr>
        <w:t>사본</w:t>
      </w:r>
      <w:r w:rsidR="00F23A35" w:rsidRPr="00F23A35">
        <w:rPr>
          <w:rFonts w:ascii="Times New Roman" w:hint="eastAsia"/>
          <w:kern w:val="0"/>
          <w:sz w:val="22"/>
          <w:szCs w:val="22"/>
        </w:rPr>
        <w:t>(</w:t>
      </w:r>
      <w:r w:rsidR="00F23A35" w:rsidRPr="00F23A35">
        <w:rPr>
          <w:rFonts w:ascii="Times New Roman" w:hint="eastAsia"/>
          <w:kern w:val="0"/>
          <w:sz w:val="22"/>
          <w:szCs w:val="22"/>
        </w:rPr>
        <w:t>원본대조필</w:t>
      </w:r>
      <w:r w:rsidR="00F23A35" w:rsidRPr="00F23A35">
        <w:rPr>
          <w:rFonts w:ascii="Times New Roman" w:hint="eastAsia"/>
          <w:kern w:val="0"/>
          <w:sz w:val="22"/>
          <w:szCs w:val="22"/>
        </w:rPr>
        <w:t>)</w:t>
      </w:r>
    </w:p>
    <w:p w14:paraId="4C49F645" w14:textId="50E8536C" w:rsidR="00740958" w:rsidRDefault="009B386F" w:rsidP="00F23A35">
      <w:pPr>
        <w:numPr>
          <w:ilvl w:val="0"/>
          <w:numId w:val="41"/>
        </w:numPr>
        <w:tabs>
          <w:tab w:val="left" w:pos="400"/>
        </w:tabs>
        <w:adjustRightInd w:val="0"/>
        <w:snapToGrid w:val="0"/>
        <w:spacing w:line="400" w:lineRule="exact"/>
        <w:rPr>
          <w:ins w:id="1058" w:author="BKL" w:date="2026-10-12T19:51:00Z" w16du:dateUtc="2026-10-12T10:51:00Z"/>
          <w:rFonts w:ascii="Times New Roman"/>
          <w:kern w:val="0"/>
          <w:sz w:val="22"/>
          <w:szCs w:val="22"/>
        </w:rPr>
      </w:pPr>
      <w:r w:rsidRPr="00F23A35">
        <w:rPr>
          <w:rFonts w:ascii="Times New Roman"/>
          <w:kern w:val="0"/>
          <w:sz w:val="22"/>
          <w:szCs w:val="22"/>
        </w:rPr>
        <w:t>감정평가법인이</w:t>
      </w:r>
      <w:r w:rsidRPr="00F23A35">
        <w:rPr>
          <w:rFonts w:ascii="Times New Roman"/>
          <w:kern w:val="0"/>
          <w:sz w:val="22"/>
          <w:szCs w:val="22"/>
        </w:rPr>
        <w:t xml:space="preserve"> </w:t>
      </w:r>
      <w:r w:rsidRPr="00F23A35">
        <w:rPr>
          <w:rFonts w:ascii="Times New Roman"/>
          <w:kern w:val="0"/>
          <w:sz w:val="22"/>
          <w:szCs w:val="22"/>
        </w:rPr>
        <w:t>작성한</w:t>
      </w:r>
      <w:r w:rsidRPr="00F23A35">
        <w:rPr>
          <w:rFonts w:ascii="Times New Roman"/>
          <w:kern w:val="0"/>
          <w:sz w:val="22"/>
          <w:szCs w:val="22"/>
        </w:rPr>
        <w:t xml:space="preserve"> </w:t>
      </w:r>
      <w:r w:rsidR="007F762A" w:rsidRPr="00F23A35">
        <w:rPr>
          <w:rFonts w:ascii="Times New Roman"/>
          <w:kern w:val="0"/>
          <w:sz w:val="22"/>
          <w:szCs w:val="22"/>
        </w:rPr>
        <w:t>본건</w:t>
      </w:r>
      <w:r w:rsidR="007F762A" w:rsidRPr="00F23A35">
        <w:rPr>
          <w:rFonts w:ascii="Times New Roman"/>
          <w:kern w:val="0"/>
          <w:sz w:val="22"/>
          <w:szCs w:val="22"/>
        </w:rPr>
        <w:t xml:space="preserve"> </w:t>
      </w:r>
      <w:r w:rsidR="007F762A" w:rsidRPr="00F23A35">
        <w:rPr>
          <w:rFonts w:ascii="Times New Roman"/>
          <w:kern w:val="0"/>
          <w:sz w:val="22"/>
          <w:szCs w:val="22"/>
        </w:rPr>
        <w:t>부동산에</w:t>
      </w:r>
      <w:r w:rsidR="007F762A" w:rsidRPr="00F23A35">
        <w:rPr>
          <w:rFonts w:ascii="Times New Roman"/>
          <w:kern w:val="0"/>
          <w:sz w:val="22"/>
          <w:szCs w:val="22"/>
        </w:rPr>
        <w:t xml:space="preserve"> </w:t>
      </w:r>
      <w:r w:rsidR="007F762A" w:rsidRPr="00F23A35">
        <w:rPr>
          <w:rFonts w:ascii="Times New Roman"/>
          <w:kern w:val="0"/>
          <w:sz w:val="22"/>
          <w:szCs w:val="22"/>
        </w:rPr>
        <w:t>대한</w:t>
      </w:r>
      <w:r w:rsidRPr="00F23A35">
        <w:rPr>
          <w:rFonts w:ascii="Times New Roman"/>
          <w:kern w:val="0"/>
          <w:sz w:val="22"/>
          <w:szCs w:val="22"/>
        </w:rPr>
        <w:t xml:space="preserve"> </w:t>
      </w:r>
      <w:r w:rsidRPr="00F23A35">
        <w:rPr>
          <w:rFonts w:ascii="Times New Roman"/>
          <w:kern w:val="0"/>
          <w:sz w:val="22"/>
          <w:szCs w:val="22"/>
        </w:rPr>
        <w:t>담보목적</w:t>
      </w:r>
      <w:r w:rsidR="007F762A" w:rsidRPr="00F23A35">
        <w:rPr>
          <w:rFonts w:ascii="Times New Roman"/>
          <w:kern w:val="0"/>
          <w:sz w:val="22"/>
          <w:szCs w:val="22"/>
        </w:rPr>
        <w:t xml:space="preserve"> </w:t>
      </w:r>
      <w:r w:rsidR="007F762A" w:rsidRPr="00F23A35">
        <w:rPr>
          <w:rFonts w:ascii="Times New Roman"/>
          <w:kern w:val="0"/>
          <w:sz w:val="22"/>
          <w:szCs w:val="22"/>
        </w:rPr>
        <w:t>감정평가</w:t>
      </w:r>
      <w:r w:rsidRPr="00F23A35">
        <w:rPr>
          <w:rFonts w:ascii="Times New Roman"/>
          <w:kern w:val="0"/>
          <w:sz w:val="22"/>
          <w:szCs w:val="22"/>
        </w:rPr>
        <w:t>보고</w:t>
      </w:r>
      <w:r w:rsidR="007F762A" w:rsidRPr="00F23A35">
        <w:rPr>
          <w:rFonts w:ascii="Times New Roman"/>
          <w:kern w:val="0"/>
          <w:sz w:val="22"/>
          <w:szCs w:val="22"/>
        </w:rPr>
        <w:t>서</w:t>
      </w:r>
    </w:p>
    <w:p w14:paraId="7C0CB56A" w14:textId="6FA7F27E" w:rsidR="002F4FBF" w:rsidRDefault="002F4FBF" w:rsidP="002F4FBF">
      <w:pPr>
        <w:numPr>
          <w:ilvl w:val="0"/>
          <w:numId w:val="41"/>
        </w:numPr>
        <w:tabs>
          <w:tab w:val="left" w:pos="400"/>
        </w:tabs>
        <w:adjustRightInd w:val="0"/>
        <w:snapToGrid w:val="0"/>
        <w:spacing w:line="400" w:lineRule="exact"/>
        <w:rPr>
          <w:ins w:id="1059" w:author="BKL" w:date="2026-10-12T19:51:00Z" w16du:dateUtc="2026-10-12T10:51:00Z"/>
          <w:rFonts w:ascii="Times New Roman"/>
          <w:kern w:val="0"/>
          <w:sz w:val="22"/>
          <w:szCs w:val="22"/>
        </w:rPr>
      </w:pPr>
      <w:ins w:id="1060" w:author="BKL" w:date="2026-10-12T19:51:00Z" w16du:dateUtc="2026-10-12T10:51:00Z">
        <w:r w:rsidRPr="002F4FBF">
          <w:rPr>
            <w:rFonts w:ascii="Times New Roman" w:hint="eastAsia"/>
            <w:kern w:val="0"/>
            <w:sz w:val="22"/>
            <w:szCs w:val="22"/>
          </w:rPr>
          <w:t>차주</w:t>
        </w:r>
        <w:r w:rsidRPr="002F4FBF">
          <w:rPr>
            <w:rFonts w:ascii="Times New Roman" w:hint="eastAsia"/>
            <w:kern w:val="0"/>
            <w:sz w:val="22"/>
            <w:szCs w:val="22"/>
          </w:rPr>
          <w:t xml:space="preserve"> </w:t>
        </w:r>
        <w:r w:rsidRPr="002F4FBF">
          <w:rPr>
            <w:rFonts w:ascii="Times New Roman" w:hint="eastAsia"/>
            <w:kern w:val="0"/>
            <w:sz w:val="22"/>
            <w:szCs w:val="22"/>
          </w:rPr>
          <w:t>발행</w:t>
        </w:r>
        <w:r w:rsidRPr="002F4FBF">
          <w:rPr>
            <w:rFonts w:ascii="Times New Roman" w:hint="eastAsia"/>
            <w:kern w:val="0"/>
            <w:sz w:val="22"/>
            <w:szCs w:val="22"/>
          </w:rPr>
          <w:t xml:space="preserve"> </w:t>
        </w:r>
        <w:r w:rsidRPr="002F4FBF">
          <w:rPr>
            <w:rFonts w:ascii="Times New Roman" w:hint="eastAsia"/>
            <w:kern w:val="0"/>
            <w:sz w:val="22"/>
            <w:szCs w:val="22"/>
          </w:rPr>
          <w:t>주식에</w:t>
        </w:r>
        <w:r w:rsidRPr="002F4FBF">
          <w:rPr>
            <w:rFonts w:ascii="Times New Roman" w:hint="eastAsia"/>
            <w:kern w:val="0"/>
            <w:sz w:val="22"/>
            <w:szCs w:val="22"/>
          </w:rPr>
          <w:t xml:space="preserve"> </w:t>
        </w:r>
        <w:r w:rsidRPr="002F4FBF">
          <w:rPr>
            <w:rFonts w:ascii="Times New Roman" w:hint="eastAsia"/>
            <w:kern w:val="0"/>
            <w:sz w:val="22"/>
            <w:szCs w:val="22"/>
          </w:rPr>
          <w:t>관한</w:t>
        </w:r>
        <w:r w:rsidRPr="002F4FBF">
          <w:rPr>
            <w:rFonts w:ascii="Times New Roman" w:hint="eastAsia"/>
            <w:kern w:val="0"/>
            <w:sz w:val="22"/>
            <w:szCs w:val="22"/>
          </w:rPr>
          <w:t xml:space="preserve"> </w:t>
        </w:r>
        <w:r w:rsidRPr="002F4FBF">
          <w:rPr>
            <w:rFonts w:ascii="Times New Roman" w:hint="eastAsia"/>
            <w:kern w:val="0"/>
            <w:sz w:val="22"/>
            <w:szCs w:val="22"/>
          </w:rPr>
          <w:t>주금납입을</w:t>
        </w:r>
        <w:r w:rsidRPr="002F4FBF">
          <w:rPr>
            <w:rFonts w:ascii="Times New Roman" w:hint="eastAsia"/>
            <w:kern w:val="0"/>
            <w:sz w:val="22"/>
            <w:szCs w:val="22"/>
          </w:rPr>
          <w:t xml:space="preserve"> </w:t>
        </w:r>
        <w:r w:rsidRPr="002F4FBF">
          <w:rPr>
            <w:rFonts w:ascii="Times New Roman" w:hint="eastAsia"/>
            <w:kern w:val="0"/>
            <w:sz w:val="22"/>
            <w:szCs w:val="22"/>
          </w:rPr>
          <w:t>증빙하는</w:t>
        </w:r>
        <w:r w:rsidRPr="002F4FBF">
          <w:rPr>
            <w:rFonts w:ascii="Times New Roman" w:hint="eastAsia"/>
            <w:kern w:val="0"/>
            <w:sz w:val="22"/>
            <w:szCs w:val="22"/>
          </w:rPr>
          <w:t xml:space="preserve"> </w:t>
        </w:r>
        <w:r w:rsidRPr="002F4FBF">
          <w:rPr>
            <w:rFonts w:ascii="Times New Roman" w:hint="eastAsia"/>
            <w:kern w:val="0"/>
            <w:sz w:val="22"/>
            <w:szCs w:val="22"/>
          </w:rPr>
          <w:t>서류</w:t>
        </w:r>
      </w:ins>
      <w:ins w:id="1061" w:author="BKL" w:date="2026-10-12T22:44:00Z" w16du:dateUtc="2026-10-12T13:44:00Z">
        <w:r w:rsidR="00DB4032" w:rsidRPr="00DB4032">
          <w:rPr>
            <w:rFonts w:ascii="Times New Roman"/>
            <w:kern w:val="0"/>
            <w:sz w:val="22"/>
            <w:szCs w:val="22"/>
          </w:rPr>
          <w:t>(</w:t>
        </w:r>
        <w:r w:rsidR="00DB4032" w:rsidRPr="00DB4032">
          <w:rPr>
            <w:rFonts w:ascii="Times New Roman"/>
            <w:kern w:val="0"/>
            <w:sz w:val="22"/>
            <w:szCs w:val="22"/>
          </w:rPr>
          <w:t>제</w:t>
        </w:r>
        <w:r w:rsidR="00DB4032" w:rsidRPr="00DB4032">
          <w:rPr>
            <w:rFonts w:ascii="Times New Roman"/>
            <w:kern w:val="0"/>
            <w:sz w:val="22"/>
            <w:szCs w:val="22"/>
          </w:rPr>
          <w:t>3</w:t>
        </w:r>
        <w:r w:rsidR="00DB4032" w:rsidRPr="00DB4032">
          <w:rPr>
            <w:rFonts w:ascii="Times New Roman"/>
            <w:kern w:val="0"/>
            <w:sz w:val="22"/>
            <w:szCs w:val="22"/>
          </w:rPr>
          <w:t>종</w:t>
        </w:r>
        <w:r w:rsidR="00DB4032" w:rsidRPr="00DB4032">
          <w:rPr>
            <w:rFonts w:ascii="Times New Roman"/>
            <w:kern w:val="0"/>
            <w:sz w:val="22"/>
            <w:szCs w:val="22"/>
          </w:rPr>
          <w:t xml:space="preserve"> </w:t>
        </w:r>
        <w:r w:rsidR="00DB4032" w:rsidRPr="00DB4032">
          <w:rPr>
            <w:rFonts w:ascii="Times New Roman"/>
            <w:kern w:val="0"/>
            <w:sz w:val="22"/>
            <w:szCs w:val="22"/>
          </w:rPr>
          <w:t>종류주식에</w:t>
        </w:r>
        <w:r w:rsidR="00DB4032" w:rsidRPr="00DB4032">
          <w:rPr>
            <w:rFonts w:ascii="Times New Roman"/>
            <w:kern w:val="0"/>
            <w:sz w:val="22"/>
            <w:szCs w:val="22"/>
          </w:rPr>
          <w:t xml:space="preserve"> </w:t>
        </w:r>
        <w:r w:rsidR="00DB4032" w:rsidRPr="00DB4032">
          <w:rPr>
            <w:rFonts w:ascii="Times New Roman"/>
            <w:kern w:val="0"/>
            <w:sz w:val="22"/>
            <w:szCs w:val="22"/>
          </w:rPr>
          <w:t>관하여는</w:t>
        </w:r>
        <w:r w:rsidR="00DB4032" w:rsidRPr="00DB4032">
          <w:rPr>
            <w:rFonts w:ascii="Times New Roman"/>
            <w:kern w:val="0"/>
            <w:sz w:val="22"/>
            <w:szCs w:val="22"/>
          </w:rPr>
          <w:t xml:space="preserve"> </w:t>
        </w:r>
        <w:r w:rsidR="00DB4032" w:rsidRPr="00DB4032">
          <w:rPr>
            <w:rFonts w:ascii="Times New Roman"/>
            <w:kern w:val="0"/>
            <w:sz w:val="22"/>
            <w:szCs w:val="22"/>
          </w:rPr>
          <w:t>제</w:t>
        </w:r>
        <w:r w:rsidR="00DB4032" w:rsidRPr="00DB4032">
          <w:rPr>
            <w:rFonts w:ascii="Times New Roman"/>
            <w:kern w:val="0"/>
            <w:sz w:val="22"/>
            <w:szCs w:val="22"/>
          </w:rPr>
          <w:t>(6)</w:t>
        </w:r>
        <w:r w:rsidR="00DB4032" w:rsidRPr="00DB4032">
          <w:rPr>
            <w:rFonts w:ascii="Times New Roman"/>
            <w:kern w:val="0"/>
            <w:sz w:val="22"/>
            <w:szCs w:val="22"/>
          </w:rPr>
          <w:t>호의</w:t>
        </w:r>
        <w:r w:rsidR="00DB4032" w:rsidRPr="00DB4032">
          <w:rPr>
            <w:rFonts w:ascii="Times New Roman"/>
            <w:kern w:val="0"/>
            <w:sz w:val="22"/>
            <w:szCs w:val="22"/>
          </w:rPr>
          <w:t xml:space="preserve"> </w:t>
        </w:r>
        <w:r w:rsidR="00DB4032" w:rsidRPr="00DB4032">
          <w:rPr>
            <w:rFonts w:ascii="Times New Roman"/>
            <w:kern w:val="0"/>
            <w:sz w:val="22"/>
            <w:szCs w:val="22"/>
          </w:rPr>
          <w:t>서류로</w:t>
        </w:r>
        <w:r w:rsidR="00DB4032" w:rsidRPr="00DB4032">
          <w:rPr>
            <w:rFonts w:ascii="Times New Roman"/>
            <w:kern w:val="0"/>
            <w:sz w:val="22"/>
            <w:szCs w:val="22"/>
          </w:rPr>
          <w:t xml:space="preserve"> </w:t>
        </w:r>
        <w:r w:rsidR="00DB4032" w:rsidRPr="00DB4032">
          <w:rPr>
            <w:rFonts w:ascii="Times New Roman"/>
            <w:kern w:val="0"/>
            <w:sz w:val="22"/>
            <w:szCs w:val="22"/>
          </w:rPr>
          <w:t>갈음한다</w:t>
        </w:r>
        <w:r w:rsidR="00DB4032" w:rsidRPr="00DB4032">
          <w:rPr>
            <w:rFonts w:ascii="Times New Roman"/>
            <w:kern w:val="0"/>
            <w:sz w:val="22"/>
            <w:szCs w:val="22"/>
          </w:rPr>
          <w:t>)</w:t>
        </w:r>
      </w:ins>
    </w:p>
    <w:p w14:paraId="725B72C2" w14:textId="22E84DCA" w:rsidR="002F4FBF" w:rsidRPr="002F4FBF" w:rsidRDefault="00DB4032" w:rsidP="002F4FBF">
      <w:pPr>
        <w:numPr>
          <w:ilvl w:val="0"/>
          <w:numId w:val="41"/>
        </w:numPr>
        <w:tabs>
          <w:tab w:val="left" w:pos="400"/>
        </w:tabs>
        <w:adjustRightInd w:val="0"/>
        <w:snapToGrid w:val="0"/>
        <w:spacing w:line="400" w:lineRule="exact"/>
        <w:rPr>
          <w:rFonts w:ascii="Times New Roman"/>
          <w:kern w:val="0"/>
          <w:sz w:val="22"/>
          <w:szCs w:val="22"/>
        </w:rPr>
      </w:pPr>
      <w:ins w:id="1062" w:author="BKL" w:date="2026-10-12T22:45:00Z" w16du:dateUtc="2026-10-12T13:45:00Z">
        <w:r w:rsidRPr="00DB4032">
          <w:rPr>
            <w:rFonts w:ascii="Times New Roman"/>
            <w:kern w:val="0"/>
            <w:sz w:val="22"/>
            <w:szCs w:val="22"/>
          </w:rPr>
          <w:lastRenderedPageBreak/>
          <w:t>제</w:t>
        </w:r>
        <w:r w:rsidRPr="00DB4032">
          <w:rPr>
            <w:rFonts w:ascii="Times New Roman"/>
            <w:kern w:val="0"/>
            <w:sz w:val="22"/>
            <w:szCs w:val="22"/>
          </w:rPr>
          <w:t>3</w:t>
        </w:r>
        <w:r w:rsidRPr="00DB4032">
          <w:rPr>
            <w:rFonts w:ascii="Times New Roman"/>
            <w:kern w:val="0"/>
            <w:sz w:val="22"/>
            <w:szCs w:val="22"/>
          </w:rPr>
          <w:t>종</w:t>
        </w:r>
        <w:r w:rsidRPr="00DB4032">
          <w:rPr>
            <w:rFonts w:ascii="Times New Roman"/>
            <w:kern w:val="0"/>
            <w:sz w:val="22"/>
            <w:szCs w:val="22"/>
          </w:rPr>
          <w:t xml:space="preserve"> </w:t>
        </w:r>
        <w:r w:rsidRPr="00DB4032">
          <w:rPr>
            <w:rFonts w:ascii="Times New Roman"/>
            <w:kern w:val="0"/>
            <w:sz w:val="22"/>
            <w:szCs w:val="22"/>
          </w:rPr>
          <w:t>종류주식의</w:t>
        </w:r>
        <w:r w:rsidRPr="00DB4032">
          <w:rPr>
            <w:rFonts w:ascii="Times New Roman"/>
            <w:kern w:val="0"/>
            <w:sz w:val="22"/>
            <w:szCs w:val="22"/>
          </w:rPr>
          <w:t xml:space="preserve"> </w:t>
        </w:r>
        <w:r w:rsidRPr="00DB4032">
          <w:rPr>
            <w:rFonts w:ascii="Times New Roman"/>
            <w:kern w:val="0"/>
            <w:sz w:val="22"/>
            <w:szCs w:val="22"/>
          </w:rPr>
          <w:t>주금납입과</w:t>
        </w:r>
        <w:r w:rsidRPr="00DB4032">
          <w:rPr>
            <w:rFonts w:ascii="Times New Roman"/>
            <w:kern w:val="0"/>
            <w:sz w:val="22"/>
            <w:szCs w:val="22"/>
          </w:rPr>
          <w:t xml:space="preserve"> </w:t>
        </w:r>
        <w:r w:rsidRPr="00DB4032">
          <w:rPr>
            <w:rFonts w:ascii="Times New Roman"/>
            <w:kern w:val="0"/>
            <w:sz w:val="22"/>
            <w:szCs w:val="22"/>
          </w:rPr>
          <w:t>관련하여</w:t>
        </w:r>
      </w:ins>
      <w:ins w:id="1063" w:author="BKL" w:date="2026-10-12T19:51:00Z" w16du:dateUtc="2026-10-12T10:51:00Z">
        <w:r w:rsidR="002F4FBF" w:rsidRPr="002F4FBF">
          <w:rPr>
            <w:rFonts w:ascii="Times New Roman" w:hint="eastAsia"/>
            <w:kern w:val="0"/>
            <w:sz w:val="22"/>
            <w:szCs w:val="22"/>
          </w:rPr>
          <w:t xml:space="preserve"> </w:t>
        </w:r>
      </w:ins>
      <w:ins w:id="1064" w:author="BKL" w:date="2026-10-12T22:46:00Z" w16du:dateUtc="2026-10-12T13:46:00Z">
        <w:r>
          <w:rPr>
            <w:rFonts w:ascii="Times New Roman" w:hint="eastAsia"/>
            <w:kern w:val="0"/>
            <w:sz w:val="22"/>
            <w:szCs w:val="22"/>
          </w:rPr>
          <w:t xml:space="preserve">(i) </w:t>
        </w:r>
      </w:ins>
      <w:ins w:id="1065" w:author="BKL" w:date="2026-10-12T22:45:00Z" w16du:dateUtc="2026-10-12T13:45:00Z">
        <w:r w:rsidRPr="00DB4032">
          <w:rPr>
            <w:rFonts w:ascii="Times New Roman"/>
            <w:kern w:val="0"/>
            <w:sz w:val="22"/>
            <w:szCs w:val="22"/>
          </w:rPr>
          <w:t>본건</w:t>
        </w:r>
        <w:r w:rsidRPr="00DB4032">
          <w:rPr>
            <w:rFonts w:ascii="Times New Roman"/>
            <w:kern w:val="0"/>
            <w:sz w:val="22"/>
            <w:szCs w:val="22"/>
          </w:rPr>
          <w:t xml:space="preserve"> </w:t>
        </w:r>
        <w:r w:rsidRPr="00DB4032">
          <w:rPr>
            <w:rFonts w:ascii="Times New Roman"/>
            <w:kern w:val="0"/>
            <w:sz w:val="22"/>
            <w:szCs w:val="22"/>
          </w:rPr>
          <w:t>매매계약에</w:t>
        </w:r>
        <w:r w:rsidRPr="00DB4032">
          <w:rPr>
            <w:rFonts w:ascii="Times New Roman"/>
            <w:kern w:val="0"/>
            <w:sz w:val="22"/>
            <w:szCs w:val="22"/>
          </w:rPr>
          <w:t xml:space="preserve"> </w:t>
        </w:r>
        <w:r w:rsidRPr="00DB4032">
          <w:rPr>
            <w:rFonts w:ascii="Times New Roman"/>
            <w:kern w:val="0"/>
            <w:sz w:val="22"/>
            <w:szCs w:val="22"/>
          </w:rPr>
          <w:t>따른</w:t>
        </w:r>
        <w:r w:rsidRPr="00DB4032">
          <w:rPr>
            <w:rFonts w:ascii="Times New Roman"/>
            <w:kern w:val="0"/>
            <w:sz w:val="22"/>
            <w:szCs w:val="22"/>
          </w:rPr>
          <w:t xml:space="preserve"> </w:t>
        </w:r>
        <w:r w:rsidRPr="00DB4032">
          <w:rPr>
            <w:rFonts w:ascii="Times New Roman"/>
            <w:kern w:val="0"/>
            <w:sz w:val="22"/>
            <w:szCs w:val="22"/>
          </w:rPr>
          <w:t>계약금</w:t>
        </w:r>
        <w:r w:rsidRPr="00DB4032">
          <w:rPr>
            <w:rFonts w:ascii="Times New Roman"/>
            <w:kern w:val="0"/>
            <w:sz w:val="22"/>
            <w:szCs w:val="22"/>
          </w:rPr>
          <w:t xml:space="preserve"> </w:t>
        </w:r>
        <w:r w:rsidRPr="00DB4032">
          <w:rPr>
            <w:rFonts w:ascii="Times New Roman"/>
            <w:kern w:val="0"/>
            <w:sz w:val="22"/>
            <w:szCs w:val="22"/>
          </w:rPr>
          <w:t>채권과</w:t>
        </w:r>
        <w:r w:rsidRPr="00DB4032">
          <w:rPr>
            <w:rFonts w:ascii="Times New Roman"/>
            <w:kern w:val="0"/>
            <w:sz w:val="22"/>
            <w:szCs w:val="22"/>
          </w:rPr>
          <w:t xml:space="preserve"> </w:t>
        </w:r>
        <w:r w:rsidRPr="00DB4032">
          <w:rPr>
            <w:rFonts w:ascii="Times New Roman"/>
            <w:kern w:val="0"/>
            <w:sz w:val="22"/>
            <w:szCs w:val="22"/>
          </w:rPr>
          <w:t>제</w:t>
        </w:r>
        <w:r w:rsidRPr="00DB4032">
          <w:rPr>
            <w:rFonts w:ascii="Times New Roman"/>
            <w:kern w:val="0"/>
            <w:sz w:val="22"/>
            <w:szCs w:val="22"/>
          </w:rPr>
          <w:t>3</w:t>
        </w:r>
        <w:r w:rsidRPr="00DB4032">
          <w:rPr>
            <w:rFonts w:ascii="Times New Roman"/>
            <w:kern w:val="0"/>
            <w:sz w:val="22"/>
            <w:szCs w:val="22"/>
          </w:rPr>
          <w:t>종</w:t>
        </w:r>
        <w:r w:rsidRPr="00DB4032">
          <w:rPr>
            <w:rFonts w:ascii="Times New Roman"/>
            <w:kern w:val="0"/>
            <w:sz w:val="22"/>
            <w:szCs w:val="22"/>
          </w:rPr>
          <w:t xml:space="preserve"> </w:t>
        </w:r>
        <w:r w:rsidRPr="00DB4032">
          <w:rPr>
            <w:rFonts w:ascii="Times New Roman"/>
            <w:kern w:val="0"/>
            <w:sz w:val="22"/>
            <w:szCs w:val="22"/>
          </w:rPr>
          <w:t>종류주식의</w:t>
        </w:r>
        <w:r w:rsidRPr="00DB4032">
          <w:rPr>
            <w:rFonts w:ascii="Times New Roman"/>
            <w:kern w:val="0"/>
            <w:sz w:val="22"/>
            <w:szCs w:val="22"/>
          </w:rPr>
          <w:t xml:space="preserve"> </w:t>
        </w:r>
        <w:r w:rsidRPr="00DB4032">
          <w:rPr>
            <w:rFonts w:ascii="Times New Roman"/>
            <w:kern w:val="0"/>
            <w:sz w:val="22"/>
            <w:szCs w:val="22"/>
          </w:rPr>
          <w:t>주금납입채무의</w:t>
        </w:r>
        <w:r w:rsidRPr="00DB4032">
          <w:rPr>
            <w:rFonts w:ascii="Times New Roman"/>
            <w:kern w:val="0"/>
            <w:sz w:val="22"/>
            <w:szCs w:val="22"/>
          </w:rPr>
          <w:t xml:space="preserve"> </w:t>
        </w:r>
      </w:ins>
      <w:ins w:id="1066" w:author="BKL" w:date="2026-10-12T19:51:00Z" w16du:dateUtc="2026-10-12T10:51:00Z">
        <w:r w:rsidR="002F4FBF" w:rsidRPr="002F4FBF">
          <w:rPr>
            <w:rFonts w:ascii="Times New Roman" w:hint="eastAsia"/>
            <w:kern w:val="0"/>
            <w:sz w:val="22"/>
            <w:szCs w:val="22"/>
          </w:rPr>
          <w:t>상계합의</w:t>
        </w:r>
      </w:ins>
      <w:ins w:id="1067" w:author="BKL" w:date="2026-10-12T22:46:00Z" w16du:dateUtc="2026-10-12T13:46:00Z">
        <w:r>
          <w:rPr>
            <w:rFonts w:ascii="Times New Roman" w:hint="eastAsia"/>
            <w:kern w:val="0"/>
            <w:sz w:val="22"/>
            <w:szCs w:val="22"/>
          </w:rPr>
          <w:t>에</w:t>
        </w:r>
        <w:r>
          <w:rPr>
            <w:rFonts w:ascii="Times New Roman" w:hint="eastAsia"/>
            <w:kern w:val="0"/>
            <w:sz w:val="22"/>
            <w:szCs w:val="22"/>
          </w:rPr>
          <w:t xml:space="preserve"> </w:t>
        </w:r>
        <w:r>
          <w:rPr>
            <w:rFonts w:ascii="Times New Roman" w:hint="eastAsia"/>
            <w:kern w:val="0"/>
            <w:sz w:val="22"/>
            <w:szCs w:val="22"/>
          </w:rPr>
          <w:t>관한</w:t>
        </w:r>
        <w:r>
          <w:rPr>
            <w:rFonts w:ascii="Times New Roman" w:hint="eastAsia"/>
            <w:kern w:val="0"/>
            <w:sz w:val="22"/>
            <w:szCs w:val="22"/>
          </w:rPr>
          <w:t xml:space="preserve"> </w:t>
        </w:r>
        <w:r>
          <w:rPr>
            <w:rFonts w:ascii="Times New Roman" w:hint="eastAsia"/>
            <w:kern w:val="0"/>
            <w:sz w:val="22"/>
            <w:szCs w:val="22"/>
          </w:rPr>
          <w:t>서류</w:t>
        </w:r>
      </w:ins>
      <w:ins w:id="1068" w:author="BKL" w:date="2026-10-12T19:51:00Z" w16du:dateUtc="2026-10-12T10:51:00Z">
        <w:r w:rsidR="002F4FBF" w:rsidRPr="002F4FBF">
          <w:rPr>
            <w:rFonts w:ascii="Times New Roman" w:hint="eastAsia"/>
            <w:kern w:val="0"/>
            <w:sz w:val="22"/>
            <w:szCs w:val="22"/>
          </w:rPr>
          <w:t xml:space="preserve"> </w:t>
        </w:r>
        <w:r w:rsidR="002F4FBF" w:rsidRPr="002F4FBF">
          <w:rPr>
            <w:rFonts w:ascii="Times New Roman" w:hint="eastAsia"/>
            <w:kern w:val="0"/>
            <w:sz w:val="22"/>
            <w:szCs w:val="22"/>
          </w:rPr>
          <w:t>및</w:t>
        </w:r>
        <w:r w:rsidR="002F4FBF" w:rsidRPr="002F4FBF">
          <w:rPr>
            <w:rFonts w:ascii="Times New Roman" w:hint="eastAsia"/>
            <w:kern w:val="0"/>
            <w:sz w:val="22"/>
            <w:szCs w:val="22"/>
          </w:rPr>
          <w:t xml:space="preserve"> </w:t>
        </w:r>
      </w:ins>
      <w:ins w:id="1069" w:author="BKL" w:date="2026-10-12T22:46:00Z" w16du:dateUtc="2026-10-12T13:46:00Z">
        <w:r>
          <w:rPr>
            <w:rFonts w:ascii="Times New Roman" w:hint="eastAsia"/>
            <w:kern w:val="0"/>
            <w:sz w:val="22"/>
            <w:szCs w:val="22"/>
          </w:rPr>
          <w:t xml:space="preserve">(ii) </w:t>
        </w:r>
      </w:ins>
      <w:ins w:id="1070" w:author="BKL" w:date="2026-10-12T22:44:00Z" w16du:dateUtc="2026-10-12T13:44:00Z">
        <w:r>
          <w:rPr>
            <w:rFonts w:ascii="Times New Roman" w:hint="eastAsia"/>
            <w:kern w:val="0"/>
            <w:sz w:val="22"/>
            <w:szCs w:val="22"/>
          </w:rPr>
          <w:t>차주의</w:t>
        </w:r>
        <w:r>
          <w:rPr>
            <w:rFonts w:ascii="Times New Roman" w:hint="eastAsia"/>
            <w:kern w:val="0"/>
            <w:sz w:val="22"/>
            <w:szCs w:val="22"/>
          </w:rPr>
          <w:t xml:space="preserve"> </w:t>
        </w:r>
      </w:ins>
      <w:ins w:id="1071" w:author="BKL" w:date="2026-10-12T19:51:00Z" w16du:dateUtc="2026-10-12T10:51:00Z">
        <w:r w:rsidR="002F4FBF" w:rsidRPr="002F4FBF">
          <w:rPr>
            <w:rFonts w:ascii="Times New Roman" w:hint="eastAsia"/>
            <w:kern w:val="0"/>
            <w:sz w:val="22"/>
            <w:szCs w:val="22"/>
          </w:rPr>
          <w:t>동의서</w:t>
        </w:r>
      </w:ins>
      <w:ins w:id="1072" w:author="BKL" w:date="2026-10-12T22:44:00Z" w16du:dateUtc="2026-10-12T13:44:00Z">
        <w:r>
          <w:rPr>
            <w:rFonts w:ascii="Times New Roman" w:hint="eastAsia"/>
            <w:kern w:val="0"/>
            <w:sz w:val="22"/>
            <w:szCs w:val="22"/>
          </w:rPr>
          <w:t xml:space="preserve"> </w:t>
        </w:r>
        <w:r>
          <w:rPr>
            <w:rFonts w:ascii="Times New Roman" w:hint="eastAsia"/>
            <w:kern w:val="0"/>
            <w:sz w:val="22"/>
            <w:szCs w:val="22"/>
          </w:rPr>
          <w:t>각</w:t>
        </w:r>
        <w:r>
          <w:rPr>
            <w:rFonts w:ascii="Times New Roman" w:hint="eastAsia"/>
            <w:kern w:val="0"/>
            <w:sz w:val="22"/>
            <w:szCs w:val="22"/>
          </w:rPr>
          <w:t xml:space="preserve"> </w:t>
        </w:r>
        <w:r>
          <w:rPr>
            <w:rFonts w:ascii="Times New Roman" w:hint="eastAsia"/>
            <w:kern w:val="0"/>
            <w:sz w:val="22"/>
            <w:szCs w:val="22"/>
          </w:rPr>
          <w:t>사본</w:t>
        </w:r>
      </w:ins>
    </w:p>
    <w:p w14:paraId="3189B832" w14:textId="77777777" w:rsidR="003B3F2E" w:rsidRDefault="003B3F2E" w:rsidP="007169D4">
      <w:pPr>
        <w:tabs>
          <w:tab w:val="left" w:pos="400"/>
        </w:tabs>
        <w:adjustRightInd w:val="0"/>
        <w:snapToGrid w:val="0"/>
        <w:spacing w:line="400" w:lineRule="exact"/>
        <w:rPr>
          <w:rFonts w:ascii="Times New Roman"/>
          <w:kern w:val="0"/>
          <w:sz w:val="22"/>
          <w:szCs w:val="22"/>
        </w:rPr>
      </w:pPr>
    </w:p>
    <w:p w14:paraId="07682BC0" w14:textId="4356E207" w:rsidR="00280DD5" w:rsidRPr="00280DD5" w:rsidRDefault="00280DD5" w:rsidP="00280DD5">
      <w:pPr>
        <w:pStyle w:val="afd"/>
        <w:numPr>
          <w:ilvl w:val="0"/>
          <w:numId w:val="93"/>
        </w:numPr>
        <w:tabs>
          <w:tab w:val="left" w:pos="400"/>
        </w:tabs>
        <w:adjustRightInd w:val="0"/>
        <w:snapToGrid w:val="0"/>
        <w:spacing w:line="400" w:lineRule="exact"/>
        <w:ind w:leftChars="0"/>
        <w:rPr>
          <w:rFonts w:ascii="Times New Roman"/>
          <w:kern w:val="0"/>
          <w:sz w:val="22"/>
          <w:szCs w:val="22"/>
        </w:rPr>
      </w:pPr>
      <w:r>
        <w:rPr>
          <w:rFonts w:ascii="Times New Roman" w:hint="eastAsia"/>
          <w:kern w:val="0"/>
          <w:sz w:val="22"/>
          <w:szCs w:val="22"/>
        </w:rPr>
        <w:t>리파이낸싱</w:t>
      </w:r>
      <w:r>
        <w:rPr>
          <w:rFonts w:ascii="Times New Roman" w:hint="eastAsia"/>
          <w:kern w:val="0"/>
          <w:sz w:val="22"/>
          <w:szCs w:val="22"/>
        </w:rPr>
        <w:t xml:space="preserve"> </w:t>
      </w:r>
      <w:r>
        <w:rPr>
          <w:rFonts w:ascii="Times New Roman" w:hint="eastAsia"/>
          <w:kern w:val="0"/>
          <w:sz w:val="22"/>
          <w:szCs w:val="22"/>
        </w:rPr>
        <w:t>관련</w:t>
      </w:r>
      <w:r>
        <w:rPr>
          <w:rFonts w:ascii="Times New Roman" w:hint="eastAsia"/>
          <w:kern w:val="0"/>
          <w:sz w:val="22"/>
          <w:szCs w:val="22"/>
        </w:rPr>
        <w:t xml:space="preserve"> </w:t>
      </w:r>
      <w:r>
        <w:rPr>
          <w:rFonts w:ascii="Times New Roman" w:hint="eastAsia"/>
          <w:kern w:val="0"/>
          <w:sz w:val="22"/>
          <w:szCs w:val="22"/>
        </w:rPr>
        <w:t>서류</w:t>
      </w:r>
    </w:p>
    <w:p w14:paraId="1CD8B643" w14:textId="77777777" w:rsidR="00280DD5" w:rsidRDefault="00280DD5" w:rsidP="007169D4">
      <w:pPr>
        <w:tabs>
          <w:tab w:val="left" w:pos="400"/>
        </w:tabs>
        <w:adjustRightInd w:val="0"/>
        <w:snapToGrid w:val="0"/>
        <w:spacing w:line="400" w:lineRule="exact"/>
        <w:rPr>
          <w:rFonts w:ascii="Times New Roman"/>
          <w:kern w:val="0"/>
          <w:sz w:val="22"/>
          <w:szCs w:val="22"/>
        </w:rPr>
      </w:pPr>
    </w:p>
    <w:p w14:paraId="46EC58E7" w14:textId="0978883B" w:rsidR="00280DD5" w:rsidRPr="00280DD5" w:rsidRDefault="00280DD5" w:rsidP="00280DD5">
      <w:pPr>
        <w:numPr>
          <w:ilvl w:val="0"/>
          <w:numId w:val="153"/>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코람코라이프인프라리츠가</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11</w:t>
      </w:r>
      <w:r>
        <w:rPr>
          <w:rFonts w:ascii="Times New Roman" w:hint="eastAsia"/>
          <w:kern w:val="0"/>
          <w:sz w:val="22"/>
          <w:szCs w:val="22"/>
        </w:rPr>
        <w:t>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18</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피담보채무</w:t>
      </w:r>
      <w:r>
        <w:rPr>
          <w:rFonts w:ascii="Times New Roman" w:hint="eastAsia"/>
          <w:kern w:val="0"/>
          <w:sz w:val="22"/>
          <w:szCs w:val="22"/>
        </w:rPr>
        <w:t xml:space="preserve"> </w:t>
      </w:r>
      <w:r>
        <w:rPr>
          <w:rFonts w:ascii="Times New Roman" w:hint="eastAsia"/>
          <w:kern w:val="0"/>
          <w:sz w:val="22"/>
          <w:szCs w:val="22"/>
        </w:rPr>
        <w:t>전액</w:t>
      </w:r>
      <w:r>
        <w:rPr>
          <w:rFonts w:ascii="Times New Roman" w:hint="eastAsia"/>
          <w:kern w:val="0"/>
          <w:sz w:val="22"/>
          <w:szCs w:val="22"/>
        </w:rPr>
        <w:t xml:space="preserve"> </w:t>
      </w:r>
      <w:r>
        <w:rPr>
          <w:rFonts w:ascii="Times New Roman" w:hint="eastAsia"/>
          <w:kern w:val="0"/>
          <w:sz w:val="22"/>
          <w:szCs w:val="22"/>
        </w:rPr>
        <w:t>상환을</w:t>
      </w:r>
      <w:r>
        <w:rPr>
          <w:rFonts w:ascii="Times New Roman" w:hint="eastAsia"/>
          <w:kern w:val="0"/>
          <w:sz w:val="22"/>
          <w:szCs w:val="22"/>
        </w:rPr>
        <w:t xml:space="preserve"> </w:t>
      </w:r>
      <w:r>
        <w:rPr>
          <w:rFonts w:ascii="Times New Roman" w:hint="eastAsia"/>
          <w:kern w:val="0"/>
          <w:sz w:val="22"/>
          <w:szCs w:val="22"/>
        </w:rPr>
        <w:t>위한</w:t>
      </w:r>
      <w:r>
        <w:rPr>
          <w:rFonts w:ascii="Times New Roman" w:hint="eastAsia"/>
          <w:kern w:val="0"/>
          <w:sz w:val="22"/>
          <w:szCs w:val="22"/>
        </w:rPr>
        <w:t xml:space="preserve"> </w:t>
      </w:r>
      <w:r>
        <w:rPr>
          <w:rFonts w:ascii="Times New Roman" w:hint="eastAsia"/>
          <w:kern w:val="0"/>
          <w:sz w:val="22"/>
          <w:szCs w:val="22"/>
        </w:rPr>
        <w:t>리파이낸싱에</w:t>
      </w:r>
      <w:r>
        <w:rPr>
          <w:rFonts w:ascii="Times New Roman" w:hint="eastAsia"/>
          <w:kern w:val="0"/>
          <w:sz w:val="22"/>
          <w:szCs w:val="22"/>
        </w:rPr>
        <w:t xml:space="preserve"> </w:t>
      </w:r>
      <w:r>
        <w:rPr>
          <w:rFonts w:ascii="Times New Roman" w:hint="eastAsia"/>
          <w:kern w:val="0"/>
          <w:sz w:val="22"/>
          <w:szCs w:val="22"/>
        </w:rPr>
        <w:t>동의하고</w:t>
      </w:r>
      <w:r>
        <w:rPr>
          <w:rFonts w:ascii="Times New Roman" w:hint="eastAsia"/>
          <w:kern w:val="0"/>
          <w:sz w:val="22"/>
          <w:szCs w:val="22"/>
        </w:rPr>
        <w:t xml:space="preserve"> </w:t>
      </w:r>
      <w:r>
        <w:rPr>
          <w:rFonts w:ascii="Times New Roman" w:hint="eastAsia"/>
          <w:kern w:val="0"/>
          <w:sz w:val="22"/>
          <w:szCs w:val="22"/>
        </w:rPr>
        <w:t>이에</w:t>
      </w:r>
      <w:r>
        <w:rPr>
          <w:rFonts w:ascii="Times New Roman" w:hint="eastAsia"/>
          <w:kern w:val="0"/>
          <w:sz w:val="22"/>
          <w:szCs w:val="22"/>
        </w:rPr>
        <w:t xml:space="preserve"> </w:t>
      </w:r>
      <w:r>
        <w:rPr>
          <w:rFonts w:ascii="Times New Roman" w:hint="eastAsia"/>
          <w:kern w:val="0"/>
          <w:sz w:val="22"/>
          <w:szCs w:val="22"/>
        </w:rPr>
        <w:t>협조한다는</w:t>
      </w:r>
      <w:r>
        <w:rPr>
          <w:rFonts w:ascii="Times New Roman" w:hint="eastAsia"/>
          <w:kern w:val="0"/>
          <w:sz w:val="22"/>
          <w:szCs w:val="22"/>
        </w:rPr>
        <w:t xml:space="preserve"> </w:t>
      </w:r>
      <w:r>
        <w:rPr>
          <w:rFonts w:ascii="Times New Roman" w:hint="eastAsia"/>
          <w:kern w:val="0"/>
          <w:sz w:val="22"/>
          <w:szCs w:val="22"/>
        </w:rPr>
        <w:t>내용의</w:t>
      </w:r>
      <w:r>
        <w:rPr>
          <w:rFonts w:ascii="Times New Roman" w:hint="eastAsia"/>
          <w:kern w:val="0"/>
          <w:sz w:val="22"/>
          <w:szCs w:val="22"/>
        </w:rPr>
        <w:t xml:space="preserve"> </w:t>
      </w:r>
      <w:r>
        <w:rPr>
          <w:rFonts w:ascii="Times New Roman" w:hint="eastAsia"/>
          <w:kern w:val="0"/>
          <w:sz w:val="22"/>
          <w:szCs w:val="22"/>
        </w:rPr>
        <w:t>리파이낸싱</w:t>
      </w:r>
      <w:r>
        <w:rPr>
          <w:rFonts w:ascii="Times New Roman" w:hint="eastAsia"/>
          <w:kern w:val="0"/>
          <w:sz w:val="22"/>
          <w:szCs w:val="22"/>
        </w:rPr>
        <w:t xml:space="preserve"> </w:t>
      </w:r>
      <w:r>
        <w:rPr>
          <w:rFonts w:ascii="Times New Roman" w:hint="eastAsia"/>
          <w:kern w:val="0"/>
          <w:sz w:val="22"/>
          <w:szCs w:val="22"/>
        </w:rPr>
        <w:t>동의</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협조</w:t>
      </w:r>
      <w:r>
        <w:rPr>
          <w:rFonts w:ascii="Times New Roman" w:hint="eastAsia"/>
          <w:kern w:val="0"/>
          <w:sz w:val="22"/>
          <w:szCs w:val="22"/>
        </w:rPr>
        <w:t xml:space="preserve"> </w:t>
      </w:r>
      <w:r>
        <w:rPr>
          <w:rFonts w:ascii="Times New Roman" w:hint="eastAsia"/>
          <w:kern w:val="0"/>
          <w:sz w:val="22"/>
          <w:szCs w:val="22"/>
        </w:rPr>
        <w:t>공문</w:t>
      </w:r>
    </w:p>
    <w:p w14:paraId="25637804" w14:textId="77777777" w:rsidR="00280DD5" w:rsidRPr="00C624BD" w:rsidRDefault="00280DD5" w:rsidP="007169D4">
      <w:pPr>
        <w:tabs>
          <w:tab w:val="left" w:pos="400"/>
        </w:tabs>
        <w:adjustRightInd w:val="0"/>
        <w:snapToGrid w:val="0"/>
        <w:spacing w:line="400" w:lineRule="exact"/>
        <w:rPr>
          <w:rFonts w:ascii="Times New Roman"/>
          <w:kern w:val="0"/>
          <w:sz w:val="22"/>
          <w:szCs w:val="22"/>
        </w:rPr>
      </w:pPr>
    </w:p>
    <w:p w14:paraId="346C4BFB" w14:textId="28C84DA3" w:rsidR="00FE56CC" w:rsidRDefault="009B386F"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6E41E8" w:rsidRPr="00413874">
        <w:rPr>
          <w:rFonts w:ascii="Times New Roman"/>
          <w:kern w:val="0"/>
          <w:sz w:val="22"/>
          <w:szCs w:val="22"/>
        </w:rPr>
        <w:t>대주</w:t>
      </w:r>
      <w:r w:rsidR="006E41E8" w:rsidRPr="00413874">
        <w:rPr>
          <w:rFonts w:ascii="Times New Roman"/>
          <w:kern w:val="0"/>
          <w:sz w:val="22"/>
          <w:szCs w:val="22"/>
        </w:rPr>
        <w:t xml:space="preserve"> </w:t>
      </w:r>
      <w:r w:rsidR="006E41E8" w:rsidRPr="00413874">
        <w:rPr>
          <w:rFonts w:ascii="Times New Roman"/>
          <w:kern w:val="0"/>
          <w:sz w:val="22"/>
          <w:szCs w:val="22"/>
        </w:rPr>
        <w:t>측</w:t>
      </w:r>
      <w:r w:rsidR="006E41E8" w:rsidRPr="00413874">
        <w:rPr>
          <w:rFonts w:ascii="Times New Roman"/>
          <w:kern w:val="0"/>
          <w:sz w:val="22"/>
          <w:szCs w:val="22"/>
        </w:rPr>
        <w:t xml:space="preserve"> </w:t>
      </w:r>
      <w:r w:rsidR="00FE56CC" w:rsidRPr="00413874">
        <w:rPr>
          <w:rFonts w:ascii="Times New Roman"/>
          <w:kern w:val="0"/>
          <w:sz w:val="22"/>
          <w:szCs w:val="22"/>
        </w:rPr>
        <w:t>법무법인의</w:t>
      </w:r>
      <w:r w:rsidR="00FE56CC" w:rsidRPr="00413874">
        <w:rPr>
          <w:rFonts w:ascii="Times New Roman"/>
          <w:kern w:val="0"/>
          <w:sz w:val="22"/>
          <w:szCs w:val="22"/>
        </w:rPr>
        <w:t xml:space="preserve"> </w:t>
      </w:r>
      <w:r w:rsidR="00FE56CC" w:rsidRPr="00413874">
        <w:rPr>
          <w:rFonts w:ascii="Times New Roman"/>
          <w:kern w:val="0"/>
          <w:sz w:val="22"/>
          <w:szCs w:val="22"/>
        </w:rPr>
        <w:t>법률의견서</w:t>
      </w:r>
      <w:r w:rsidRPr="00413874">
        <w:rPr>
          <w:rFonts w:ascii="Times New Roman"/>
          <w:kern w:val="0"/>
          <w:sz w:val="22"/>
          <w:szCs w:val="22"/>
        </w:rPr>
        <w:t>(</w:t>
      </w:r>
      <w:r w:rsidRPr="00413874">
        <w:rPr>
          <w:rFonts w:ascii="Times New Roman"/>
          <w:kern w:val="0"/>
          <w:sz w:val="22"/>
          <w:szCs w:val="22"/>
        </w:rPr>
        <w:t>인출선행조건</w:t>
      </w:r>
      <w:r w:rsidRPr="00413874">
        <w:rPr>
          <w:rFonts w:ascii="Times New Roman"/>
          <w:kern w:val="0"/>
          <w:sz w:val="22"/>
          <w:szCs w:val="22"/>
        </w:rPr>
        <w:t xml:space="preserve"> </w:t>
      </w:r>
      <w:r w:rsidR="00254FB4" w:rsidRPr="00413874">
        <w:rPr>
          <w:rFonts w:ascii="Times New Roman"/>
          <w:kern w:val="0"/>
          <w:sz w:val="22"/>
          <w:szCs w:val="22"/>
        </w:rPr>
        <w:t>서류</w:t>
      </w:r>
      <w:r w:rsidR="00254FB4" w:rsidRPr="00413874">
        <w:rPr>
          <w:rFonts w:ascii="Times New Roman"/>
          <w:kern w:val="0"/>
          <w:sz w:val="22"/>
          <w:szCs w:val="22"/>
        </w:rPr>
        <w:t xml:space="preserve"> </w:t>
      </w:r>
      <w:r w:rsidR="00254FB4"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확인</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w:t>
      </w:r>
      <w:r w:rsidR="00042DB9">
        <w:rPr>
          <w:rFonts w:ascii="Times New Roman" w:hint="eastAsia"/>
          <w:kern w:val="0"/>
          <w:sz w:val="22"/>
          <w:szCs w:val="22"/>
        </w:rPr>
        <w:t xml:space="preserve"> </w:t>
      </w:r>
      <w:r w:rsidR="00042DB9" w:rsidRPr="00042DB9">
        <w:rPr>
          <w:rFonts w:ascii="Times New Roman"/>
          <w:kern w:val="0"/>
          <w:sz w:val="22"/>
          <w:szCs w:val="22"/>
        </w:rPr>
        <w:t>및</w:t>
      </w:r>
      <w:r w:rsidR="00042DB9" w:rsidRPr="00042DB9">
        <w:rPr>
          <w:rFonts w:ascii="Times New Roman"/>
          <w:kern w:val="0"/>
          <w:sz w:val="22"/>
          <w:szCs w:val="22"/>
        </w:rPr>
        <w:t xml:space="preserve"> </w:t>
      </w:r>
      <w:r w:rsidR="00042DB9">
        <w:rPr>
          <w:rFonts w:ascii="Times New Roman" w:hint="eastAsia"/>
          <w:kern w:val="0"/>
          <w:sz w:val="22"/>
          <w:szCs w:val="22"/>
        </w:rPr>
        <w:t>종류주식</w:t>
      </w:r>
      <w:r w:rsidR="00042DB9">
        <w:rPr>
          <w:rFonts w:ascii="Times New Roman" w:hint="eastAsia"/>
          <w:kern w:val="0"/>
          <w:sz w:val="22"/>
          <w:szCs w:val="22"/>
        </w:rPr>
        <w:t xml:space="preserve"> </w:t>
      </w:r>
      <w:r w:rsidR="00042DB9" w:rsidRPr="00042DB9">
        <w:rPr>
          <w:rFonts w:ascii="Times New Roman"/>
          <w:kern w:val="0"/>
          <w:sz w:val="22"/>
          <w:szCs w:val="22"/>
        </w:rPr>
        <w:t>매입확약서에</w:t>
      </w:r>
      <w:r w:rsidR="00042DB9" w:rsidRPr="00042DB9">
        <w:rPr>
          <w:rFonts w:ascii="Times New Roman"/>
          <w:kern w:val="0"/>
          <w:sz w:val="22"/>
          <w:szCs w:val="22"/>
        </w:rPr>
        <w:t xml:space="preserve"> </w:t>
      </w:r>
      <w:r w:rsidR="00042DB9" w:rsidRPr="00042DB9">
        <w:rPr>
          <w:rFonts w:ascii="Times New Roman"/>
          <w:kern w:val="0"/>
          <w:sz w:val="22"/>
          <w:szCs w:val="22"/>
        </w:rPr>
        <w:t>따른</w:t>
      </w:r>
      <w:r w:rsidR="00042DB9" w:rsidRPr="00042DB9">
        <w:rPr>
          <w:rFonts w:ascii="Times New Roman"/>
          <w:kern w:val="0"/>
          <w:sz w:val="22"/>
          <w:szCs w:val="22"/>
        </w:rPr>
        <w:t xml:space="preserve"> </w:t>
      </w:r>
      <w:r w:rsidR="00042DB9" w:rsidRPr="00042DB9">
        <w:rPr>
          <w:rFonts w:ascii="Times New Roman"/>
          <w:kern w:val="0"/>
          <w:sz w:val="22"/>
          <w:szCs w:val="22"/>
        </w:rPr>
        <w:t>코람코라이프인프라리츠의</w:t>
      </w:r>
      <w:r w:rsidR="00042DB9" w:rsidRPr="00042DB9">
        <w:rPr>
          <w:rFonts w:ascii="Times New Roman"/>
          <w:kern w:val="0"/>
          <w:sz w:val="22"/>
          <w:szCs w:val="22"/>
        </w:rPr>
        <w:t xml:space="preserve"> </w:t>
      </w:r>
      <w:r w:rsidR="00042DB9" w:rsidRPr="00042DB9">
        <w:rPr>
          <w:rFonts w:ascii="Times New Roman"/>
          <w:kern w:val="0"/>
          <w:sz w:val="22"/>
          <w:szCs w:val="22"/>
        </w:rPr>
        <w:t>매입의무</w:t>
      </w:r>
      <w:r w:rsidR="00042DB9" w:rsidRPr="00042DB9">
        <w:rPr>
          <w:rFonts w:ascii="Times New Roman"/>
          <w:kern w:val="0"/>
          <w:sz w:val="22"/>
          <w:szCs w:val="22"/>
        </w:rPr>
        <w:t xml:space="preserve"> </w:t>
      </w:r>
      <w:r w:rsidR="00042DB9" w:rsidRPr="00042DB9">
        <w:rPr>
          <w:rFonts w:ascii="Times New Roman"/>
          <w:kern w:val="0"/>
          <w:sz w:val="22"/>
          <w:szCs w:val="22"/>
        </w:rPr>
        <w:t>이행의</w:t>
      </w:r>
      <w:r w:rsidR="00042DB9" w:rsidRPr="00042DB9">
        <w:rPr>
          <w:rFonts w:ascii="Times New Roman"/>
          <w:kern w:val="0"/>
          <w:sz w:val="22"/>
          <w:szCs w:val="22"/>
        </w:rPr>
        <w:t xml:space="preserve"> </w:t>
      </w:r>
      <w:r w:rsidR="00042DB9" w:rsidRPr="00042DB9">
        <w:rPr>
          <w:rFonts w:ascii="Times New Roman"/>
          <w:kern w:val="0"/>
          <w:sz w:val="22"/>
          <w:szCs w:val="22"/>
        </w:rPr>
        <w:t>적법성에</w:t>
      </w:r>
      <w:r w:rsidR="00042DB9" w:rsidRPr="00042DB9">
        <w:rPr>
          <w:rFonts w:ascii="Times New Roman"/>
          <w:kern w:val="0"/>
          <w:sz w:val="22"/>
          <w:szCs w:val="22"/>
        </w:rPr>
        <w:t xml:space="preserve"> </w:t>
      </w:r>
      <w:r w:rsidR="00042DB9" w:rsidRPr="00042DB9">
        <w:rPr>
          <w:rFonts w:ascii="Times New Roman"/>
          <w:kern w:val="0"/>
          <w:sz w:val="22"/>
          <w:szCs w:val="22"/>
        </w:rPr>
        <w:t>관한</w:t>
      </w:r>
      <w:r w:rsidR="00042DB9" w:rsidRPr="00042DB9">
        <w:rPr>
          <w:rFonts w:ascii="Times New Roman"/>
          <w:kern w:val="0"/>
          <w:sz w:val="22"/>
          <w:szCs w:val="22"/>
        </w:rPr>
        <w:t xml:space="preserve"> </w:t>
      </w:r>
      <w:r w:rsidR="00042DB9" w:rsidRPr="00042DB9">
        <w:rPr>
          <w:rFonts w:ascii="Times New Roman"/>
          <w:kern w:val="0"/>
          <w:sz w:val="22"/>
          <w:szCs w:val="22"/>
        </w:rPr>
        <w:t>법률의견서</w:t>
      </w:r>
      <w:r w:rsidR="00F23A35">
        <w:rPr>
          <w:rFonts w:ascii="Times New Roman"/>
          <w:kern w:val="0"/>
          <w:sz w:val="22"/>
          <w:szCs w:val="22"/>
        </w:rPr>
        <w:br/>
      </w:r>
    </w:p>
    <w:p w14:paraId="14A71C1E" w14:textId="44E62DC2" w:rsidR="00EB7E91" w:rsidRDefault="00EB7E91" w:rsidP="00AE2BBA">
      <w:pPr>
        <w:numPr>
          <w:ilvl w:val="0"/>
          <w:numId w:val="93"/>
        </w:numPr>
        <w:adjustRightInd w:val="0"/>
        <w:snapToGrid w:val="0"/>
        <w:spacing w:line="400" w:lineRule="exact"/>
        <w:rPr>
          <w:rFonts w:ascii="Times New Roman"/>
          <w:kern w:val="0"/>
          <w:sz w:val="22"/>
          <w:szCs w:val="22"/>
        </w:rPr>
      </w:pPr>
      <w:r>
        <w:rPr>
          <w:rFonts w:ascii="Times New Roman" w:hint="eastAsia"/>
          <w:kern w:val="0"/>
          <w:sz w:val="22"/>
          <w:szCs w:val="22"/>
        </w:rPr>
        <w:t>대주가</w:t>
      </w:r>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r>
        <w:rPr>
          <w:rFonts w:ascii="Times New Roman" w:hint="eastAsia"/>
          <w:kern w:val="0"/>
          <w:sz w:val="22"/>
          <w:szCs w:val="22"/>
        </w:rPr>
        <w:t>코람코라이프인프라리츠의</w:t>
      </w:r>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종</w:t>
      </w:r>
      <w:r>
        <w:rPr>
          <w:rFonts w:ascii="Times New Roman" w:hint="eastAsia"/>
          <w:kern w:val="0"/>
          <w:sz w:val="22"/>
          <w:szCs w:val="22"/>
        </w:rPr>
        <w:t xml:space="preserve"> </w:t>
      </w:r>
      <w:r>
        <w:rPr>
          <w:rFonts w:ascii="Times New Roman" w:hint="eastAsia"/>
          <w:kern w:val="0"/>
          <w:sz w:val="22"/>
          <w:szCs w:val="22"/>
        </w:rPr>
        <w:t>종류주식</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2</w:t>
      </w:r>
      <w:r>
        <w:rPr>
          <w:rFonts w:ascii="Times New Roman" w:hint="eastAsia"/>
          <w:kern w:val="0"/>
          <w:sz w:val="22"/>
          <w:szCs w:val="22"/>
        </w:rPr>
        <w:t>종</w:t>
      </w:r>
      <w:r>
        <w:rPr>
          <w:rFonts w:ascii="Times New Roman" w:hint="eastAsia"/>
          <w:kern w:val="0"/>
          <w:sz w:val="22"/>
          <w:szCs w:val="22"/>
        </w:rPr>
        <w:t xml:space="preserve"> </w:t>
      </w:r>
      <w:r>
        <w:rPr>
          <w:rFonts w:ascii="Times New Roman" w:hint="eastAsia"/>
          <w:kern w:val="0"/>
          <w:sz w:val="22"/>
          <w:szCs w:val="22"/>
        </w:rPr>
        <w:t>종류주식에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각</w:t>
      </w:r>
      <w:r>
        <w:rPr>
          <w:rFonts w:ascii="Times New Roman" w:hint="eastAsia"/>
          <w:kern w:val="0"/>
          <w:sz w:val="22"/>
          <w:szCs w:val="22"/>
        </w:rPr>
        <w:t xml:space="preserve"> </w:t>
      </w:r>
      <w:r>
        <w:rPr>
          <w:rFonts w:ascii="Times New Roman" w:hint="eastAsia"/>
          <w:kern w:val="0"/>
          <w:sz w:val="22"/>
          <w:szCs w:val="22"/>
        </w:rPr>
        <w:t>종류주식</w:t>
      </w:r>
      <w:r>
        <w:rPr>
          <w:rFonts w:ascii="Times New Roman" w:hint="eastAsia"/>
          <w:kern w:val="0"/>
          <w:sz w:val="22"/>
          <w:szCs w:val="22"/>
        </w:rPr>
        <w:t xml:space="preserve"> </w:t>
      </w:r>
      <w:r>
        <w:rPr>
          <w:rFonts w:ascii="Times New Roman" w:hint="eastAsia"/>
          <w:kern w:val="0"/>
          <w:sz w:val="22"/>
          <w:szCs w:val="22"/>
        </w:rPr>
        <w:t>매입확약서</w:t>
      </w:r>
      <w:r>
        <w:rPr>
          <w:rFonts w:ascii="Times New Roman" w:hint="eastAsia"/>
          <w:kern w:val="0"/>
          <w:sz w:val="22"/>
          <w:szCs w:val="22"/>
        </w:rPr>
        <w:t xml:space="preserve"> </w:t>
      </w:r>
    </w:p>
    <w:p w14:paraId="69670A0E" w14:textId="77777777" w:rsidR="00EB7E91" w:rsidRPr="00413874" w:rsidRDefault="00EB7E91" w:rsidP="00EB7E91">
      <w:pPr>
        <w:adjustRightInd w:val="0"/>
        <w:snapToGrid w:val="0"/>
        <w:spacing w:line="400" w:lineRule="exact"/>
        <w:ind w:left="567"/>
        <w:rPr>
          <w:rFonts w:ascii="Times New Roman"/>
          <w:kern w:val="0"/>
          <w:sz w:val="22"/>
          <w:szCs w:val="22"/>
        </w:rPr>
      </w:pPr>
    </w:p>
    <w:p w14:paraId="08BB3527"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ED6C62"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요청하는</w:t>
      </w:r>
      <w:r w:rsidRPr="00413874">
        <w:rPr>
          <w:rFonts w:ascii="Times New Roman"/>
          <w:kern w:val="0"/>
          <w:sz w:val="22"/>
          <w:szCs w:val="22"/>
        </w:rPr>
        <w:t xml:space="preserve"> </w:t>
      </w:r>
      <w:r w:rsidRPr="00413874">
        <w:rPr>
          <w:rFonts w:ascii="Times New Roman"/>
          <w:kern w:val="0"/>
          <w:sz w:val="22"/>
          <w:szCs w:val="22"/>
        </w:rPr>
        <w:t>서류</w:t>
      </w:r>
    </w:p>
    <w:p w14:paraId="2A9B9D72" w14:textId="482A592D" w:rsidR="00011149" w:rsidRPr="00011149" w:rsidRDefault="00FE56CC">
      <w:pPr>
        <w:widowControl/>
        <w:wordWrap/>
        <w:autoSpaceDE/>
        <w:autoSpaceDN/>
        <w:jc w:val="left"/>
      </w:pPr>
      <w:r w:rsidRPr="00413874">
        <w:rPr>
          <w:szCs w:val="22"/>
        </w:rPr>
        <w:br w:type="page"/>
      </w:r>
      <w:bookmarkStart w:id="1073" w:name="_Toc191645703"/>
    </w:p>
    <w:p w14:paraId="51FCA5E9" w14:textId="1BABED7D" w:rsidR="00011149" w:rsidRPr="00F74E6B" w:rsidRDefault="00A402E6" w:rsidP="00011149">
      <w:pPr>
        <w:pStyle w:val="1"/>
        <w:keepNext w:val="0"/>
        <w:autoSpaceDE w:val="0"/>
        <w:autoSpaceDN w:val="0"/>
        <w:adjustRightInd w:val="0"/>
        <w:snapToGrid w:val="0"/>
        <w:spacing w:line="400" w:lineRule="exact"/>
        <w:jc w:val="left"/>
        <w:rPr>
          <w:rFonts w:eastAsia="바탕"/>
          <w:bCs/>
          <w:szCs w:val="22"/>
        </w:rPr>
      </w:pPr>
      <w:bookmarkStart w:id="1074" w:name="_Toc240898125"/>
      <w:bookmarkStart w:id="1075" w:name="_Toc242778012"/>
      <w:r w:rsidRPr="00413874">
        <w:rPr>
          <w:rFonts w:eastAsia="바탕"/>
          <w:bCs/>
          <w:szCs w:val="22"/>
        </w:rPr>
        <w:lastRenderedPageBreak/>
        <w:t>부록</w:t>
      </w:r>
      <w:r w:rsidRPr="00413874">
        <w:rPr>
          <w:rFonts w:eastAsia="바탕"/>
          <w:bCs/>
          <w:szCs w:val="22"/>
        </w:rPr>
        <w:t xml:space="preserve"> </w:t>
      </w:r>
      <w:r w:rsidR="00CE4470">
        <w:rPr>
          <w:rFonts w:eastAsia="바탕" w:hint="eastAsia"/>
          <w:bCs/>
          <w:szCs w:val="22"/>
        </w:rPr>
        <w:t>2</w:t>
      </w:r>
      <w:bookmarkEnd w:id="1073"/>
      <w:bookmarkEnd w:id="1074"/>
      <w:bookmarkEnd w:id="1075"/>
    </w:p>
    <w:p w14:paraId="66218A39" w14:textId="77777777" w:rsidR="00045057" w:rsidRPr="00413874" w:rsidRDefault="00045057" w:rsidP="00797B55">
      <w:pPr>
        <w:spacing w:line="400" w:lineRule="exact"/>
        <w:rPr>
          <w:rFonts w:ascii="Times New Roman"/>
        </w:rPr>
      </w:pPr>
    </w:p>
    <w:p w14:paraId="094B553F" w14:textId="77A65FD2" w:rsidR="00A402E6" w:rsidRPr="00413874" w:rsidRDefault="008641C2" w:rsidP="00797B55">
      <w:pPr>
        <w:pStyle w:val="1"/>
        <w:keepNext w:val="0"/>
        <w:autoSpaceDE w:val="0"/>
        <w:autoSpaceDN w:val="0"/>
        <w:adjustRightInd w:val="0"/>
        <w:snapToGrid w:val="0"/>
        <w:spacing w:line="400" w:lineRule="exact"/>
        <w:rPr>
          <w:rFonts w:eastAsia="바탕"/>
          <w:bCs/>
          <w:sz w:val="28"/>
          <w:szCs w:val="28"/>
        </w:rPr>
      </w:pPr>
      <w:bookmarkStart w:id="1076" w:name="_Toc191645704"/>
      <w:bookmarkStart w:id="1077" w:name="_Toc240898126"/>
      <w:bookmarkStart w:id="1078" w:name="_Toc242778013"/>
      <w:r w:rsidRPr="00413874">
        <w:rPr>
          <w:rFonts w:eastAsia="바탕"/>
          <w:bCs/>
          <w:sz w:val="28"/>
          <w:szCs w:val="28"/>
        </w:rPr>
        <w:t>인출</w:t>
      </w:r>
      <w:r>
        <w:rPr>
          <w:rFonts w:eastAsia="바탕" w:hint="eastAsia"/>
          <w:bCs/>
          <w:sz w:val="28"/>
          <w:szCs w:val="28"/>
        </w:rPr>
        <w:t>동시이행</w:t>
      </w:r>
      <w:r>
        <w:rPr>
          <w:rFonts w:eastAsia="바탕" w:hint="eastAsia"/>
          <w:bCs/>
          <w:sz w:val="28"/>
          <w:szCs w:val="28"/>
        </w:rPr>
        <w:t>/</w:t>
      </w:r>
      <w:r w:rsidRPr="00413874">
        <w:rPr>
          <w:rFonts w:eastAsia="바탕"/>
          <w:bCs/>
          <w:sz w:val="28"/>
          <w:szCs w:val="28"/>
        </w:rPr>
        <w:t>후행조건서류</w:t>
      </w:r>
      <w:bookmarkEnd w:id="1076"/>
      <w:bookmarkEnd w:id="1077"/>
      <w:bookmarkEnd w:id="1078"/>
    </w:p>
    <w:p w14:paraId="7378D646"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7DC12F57" w14:textId="7D979E58" w:rsidR="00E01346" w:rsidRPr="00413874" w:rsidRDefault="00E01346" w:rsidP="00F74E6B">
      <w:pPr>
        <w:numPr>
          <w:ilvl w:val="0"/>
          <w:numId w:val="91"/>
        </w:numPr>
        <w:tabs>
          <w:tab w:val="left" w:pos="400"/>
        </w:tabs>
        <w:adjustRightInd w:val="0"/>
        <w:snapToGrid w:val="0"/>
        <w:spacing w:line="400" w:lineRule="exact"/>
        <w:rPr>
          <w:rFonts w:ascii="Times New Roman"/>
          <w:sz w:val="22"/>
          <w:szCs w:val="22"/>
        </w:rPr>
      </w:pPr>
      <w:r w:rsidRPr="00413874">
        <w:rPr>
          <w:rFonts w:ascii="Times New Roman"/>
          <w:sz w:val="22"/>
          <w:szCs w:val="22"/>
        </w:rPr>
        <w:t>인출일</w:t>
      </w:r>
      <w:r w:rsidRPr="00413874">
        <w:rPr>
          <w:rFonts w:ascii="Times New Roman"/>
          <w:sz w:val="22"/>
          <w:szCs w:val="22"/>
        </w:rPr>
        <w:t xml:space="preserve"> </w:t>
      </w:r>
      <w:r w:rsidRPr="00413874">
        <w:rPr>
          <w:rFonts w:ascii="Times New Roman"/>
          <w:sz w:val="22"/>
          <w:szCs w:val="22"/>
        </w:rPr>
        <w:t>당일에</w:t>
      </w:r>
      <w:r w:rsidRPr="00413874">
        <w:rPr>
          <w:rFonts w:ascii="Times New Roman"/>
          <w:sz w:val="22"/>
          <w:szCs w:val="22"/>
        </w:rPr>
        <w:t xml:space="preserve"> </w:t>
      </w:r>
      <w:r w:rsidRPr="00413874">
        <w:rPr>
          <w:rFonts w:ascii="Times New Roman"/>
          <w:sz w:val="22"/>
          <w:szCs w:val="22"/>
        </w:rPr>
        <w:t>제공되어야</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서류</w:t>
      </w:r>
    </w:p>
    <w:p w14:paraId="77421CCE"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25CA2062" w14:textId="4A308FC1" w:rsidR="00F32B42" w:rsidRDefault="00F32B42" w:rsidP="00F74E6B">
      <w:pPr>
        <w:numPr>
          <w:ilvl w:val="0"/>
          <w:numId w:val="92"/>
        </w:numPr>
        <w:tabs>
          <w:tab w:val="left" w:pos="400"/>
        </w:tabs>
        <w:adjustRightInd w:val="0"/>
        <w:snapToGrid w:val="0"/>
        <w:spacing w:line="400" w:lineRule="exact"/>
        <w:rPr>
          <w:rFonts w:ascii="Times New Roman"/>
          <w:kern w:val="0"/>
          <w:sz w:val="22"/>
          <w:szCs w:val="22"/>
        </w:rPr>
      </w:pPr>
      <w:r w:rsidRPr="00F23A35">
        <w:rPr>
          <w:rFonts w:ascii="Times New Roman" w:hint="eastAsia"/>
          <w:kern w:val="0"/>
          <w:sz w:val="22"/>
          <w:szCs w:val="22"/>
        </w:rPr>
        <w:t>본건</w:t>
      </w:r>
      <w:r w:rsidRPr="00F23A35">
        <w:rPr>
          <w:rFonts w:ascii="Times New Roman"/>
          <w:kern w:val="0"/>
          <w:sz w:val="22"/>
          <w:szCs w:val="22"/>
        </w:rPr>
        <w:t xml:space="preserve"> </w:t>
      </w:r>
      <w:r w:rsidRPr="00F23A35">
        <w:rPr>
          <w:rFonts w:ascii="Times New Roman" w:hint="eastAsia"/>
          <w:kern w:val="0"/>
          <w:sz w:val="22"/>
          <w:szCs w:val="22"/>
        </w:rPr>
        <w:t>부동산에</w:t>
      </w:r>
      <w:r w:rsidRPr="00F23A35">
        <w:rPr>
          <w:rFonts w:ascii="Times New Roman"/>
          <w:kern w:val="0"/>
          <w:sz w:val="22"/>
          <w:szCs w:val="22"/>
        </w:rPr>
        <w:t xml:space="preserve"> </w:t>
      </w:r>
      <w:r w:rsidRPr="00F23A35">
        <w:rPr>
          <w:rFonts w:ascii="Times New Roman" w:hint="eastAsia"/>
          <w:kern w:val="0"/>
          <w:sz w:val="22"/>
          <w:szCs w:val="22"/>
        </w:rPr>
        <w:t>관한</w:t>
      </w:r>
      <w:r w:rsidRPr="00F23A35">
        <w:rPr>
          <w:rFonts w:ascii="Times New Roman"/>
          <w:kern w:val="0"/>
          <w:sz w:val="22"/>
          <w:szCs w:val="22"/>
        </w:rPr>
        <w:t xml:space="preserve"> </w:t>
      </w:r>
      <w:r w:rsidRPr="00F23A35">
        <w:rPr>
          <w:rFonts w:ascii="Times New Roman" w:hint="eastAsia"/>
          <w:kern w:val="0"/>
          <w:sz w:val="22"/>
          <w:szCs w:val="22"/>
        </w:rPr>
        <w:t>기존</w:t>
      </w:r>
      <w:r w:rsidRPr="00F23A35">
        <w:rPr>
          <w:rFonts w:ascii="Times New Roman"/>
          <w:kern w:val="0"/>
          <w:sz w:val="22"/>
          <w:szCs w:val="22"/>
        </w:rPr>
        <w:t xml:space="preserve"> </w:t>
      </w:r>
      <w:r w:rsidRPr="00F23A35">
        <w:rPr>
          <w:rFonts w:ascii="Times New Roman" w:hint="eastAsia"/>
          <w:kern w:val="0"/>
          <w:sz w:val="22"/>
          <w:szCs w:val="22"/>
        </w:rPr>
        <w:t>담보신탁에</w:t>
      </w:r>
      <w:r w:rsidRPr="00F23A35">
        <w:rPr>
          <w:rFonts w:ascii="Times New Roman"/>
          <w:kern w:val="0"/>
          <w:sz w:val="22"/>
          <w:szCs w:val="22"/>
        </w:rPr>
        <w:t xml:space="preserve"> </w:t>
      </w:r>
      <w:r w:rsidRPr="00F23A35">
        <w:rPr>
          <w:rFonts w:ascii="Times New Roman" w:hint="eastAsia"/>
          <w:kern w:val="0"/>
          <w:sz w:val="22"/>
          <w:szCs w:val="22"/>
        </w:rPr>
        <w:t>따른</w:t>
      </w:r>
      <w:r w:rsidRPr="00F23A35">
        <w:rPr>
          <w:rFonts w:ascii="Times New Roman"/>
          <w:kern w:val="0"/>
          <w:sz w:val="22"/>
          <w:szCs w:val="22"/>
        </w:rPr>
        <w:t xml:space="preserve"> </w:t>
      </w:r>
      <w:r w:rsidRPr="00F23A35">
        <w:rPr>
          <w:rFonts w:ascii="Times New Roman" w:hint="eastAsia"/>
          <w:kern w:val="0"/>
          <w:sz w:val="22"/>
          <w:szCs w:val="22"/>
        </w:rPr>
        <w:t>소유권이전등기</w:t>
      </w:r>
      <w:r w:rsidRPr="00F23A35">
        <w:rPr>
          <w:rFonts w:ascii="Times New Roman"/>
          <w:kern w:val="0"/>
          <w:sz w:val="22"/>
          <w:szCs w:val="22"/>
        </w:rPr>
        <w:t xml:space="preserve"> </w:t>
      </w:r>
      <w:r w:rsidRPr="00F23A35">
        <w:rPr>
          <w:rFonts w:ascii="Times New Roman" w:hint="eastAsia"/>
          <w:kern w:val="0"/>
          <w:sz w:val="22"/>
          <w:szCs w:val="22"/>
        </w:rPr>
        <w:t>및</w:t>
      </w:r>
      <w:r w:rsidRPr="00F23A35">
        <w:rPr>
          <w:rFonts w:ascii="Times New Roman"/>
          <w:kern w:val="0"/>
          <w:sz w:val="22"/>
          <w:szCs w:val="22"/>
        </w:rPr>
        <w:t xml:space="preserve"> </w:t>
      </w:r>
      <w:r w:rsidRPr="00F23A35">
        <w:rPr>
          <w:rFonts w:ascii="Times New Roman" w:hint="eastAsia"/>
          <w:kern w:val="0"/>
          <w:sz w:val="22"/>
          <w:szCs w:val="22"/>
        </w:rPr>
        <w:t>신탁등기의</w:t>
      </w:r>
      <w:r w:rsidRPr="00F23A35">
        <w:rPr>
          <w:rFonts w:ascii="Times New Roman"/>
          <w:kern w:val="0"/>
          <w:sz w:val="22"/>
          <w:szCs w:val="22"/>
        </w:rPr>
        <w:t xml:space="preserve"> </w:t>
      </w:r>
      <w:r w:rsidRPr="00F23A35">
        <w:rPr>
          <w:rFonts w:ascii="Times New Roman" w:hint="eastAsia"/>
          <w:kern w:val="0"/>
          <w:sz w:val="22"/>
          <w:szCs w:val="22"/>
        </w:rPr>
        <w:t>말소등기가</w:t>
      </w:r>
      <w:r w:rsidRPr="00F23A35">
        <w:rPr>
          <w:rFonts w:ascii="Times New Roman"/>
          <w:kern w:val="0"/>
          <w:sz w:val="22"/>
          <w:szCs w:val="22"/>
        </w:rPr>
        <w:t xml:space="preserve"> </w:t>
      </w:r>
      <w:r w:rsidRPr="00F23A35">
        <w:rPr>
          <w:rFonts w:ascii="Times New Roman" w:hint="eastAsia"/>
          <w:kern w:val="0"/>
          <w:sz w:val="22"/>
          <w:szCs w:val="22"/>
        </w:rPr>
        <w:t>신청되었음을</w:t>
      </w:r>
      <w:r w:rsidRPr="00F23A35">
        <w:rPr>
          <w:rFonts w:ascii="Times New Roman"/>
          <w:kern w:val="0"/>
          <w:sz w:val="22"/>
          <w:szCs w:val="22"/>
        </w:rPr>
        <w:t xml:space="preserve"> </w:t>
      </w:r>
      <w:r w:rsidRPr="00F23A35">
        <w:rPr>
          <w:rFonts w:ascii="Times New Roman" w:hint="eastAsia"/>
          <w:kern w:val="0"/>
          <w:sz w:val="22"/>
          <w:szCs w:val="22"/>
        </w:rPr>
        <w:t>증명하는</w:t>
      </w:r>
      <w:r w:rsidRPr="00F23A35">
        <w:rPr>
          <w:rFonts w:ascii="Times New Roman"/>
          <w:kern w:val="0"/>
          <w:sz w:val="22"/>
          <w:szCs w:val="22"/>
        </w:rPr>
        <w:t xml:space="preserve"> </w:t>
      </w:r>
      <w:r w:rsidRPr="00F23A35">
        <w:rPr>
          <w:rFonts w:ascii="Times New Roman" w:hint="eastAsia"/>
          <w:kern w:val="0"/>
          <w:sz w:val="22"/>
          <w:szCs w:val="22"/>
        </w:rPr>
        <w:t>등기접수증</w:t>
      </w:r>
      <w:r w:rsidRPr="00F23A35">
        <w:rPr>
          <w:rFonts w:ascii="Times New Roman"/>
          <w:kern w:val="0"/>
          <w:sz w:val="22"/>
          <w:szCs w:val="22"/>
        </w:rPr>
        <w:t xml:space="preserve"> </w:t>
      </w:r>
      <w:r w:rsidRPr="00F23A35">
        <w:rPr>
          <w:rFonts w:ascii="Times New Roman" w:hint="eastAsia"/>
          <w:kern w:val="0"/>
          <w:sz w:val="22"/>
          <w:szCs w:val="22"/>
        </w:rPr>
        <w:t>사본</w:t>
      </w:r>
    </w:p>
    <w:p w14:paraId="1C6E07F7" w14:textId="2BC58984" w:rsidR="001A061C" w:rsidRPr="001A061C" w:rsidRDefault="001A061C" w:rsidP="001A061C">
      <w:pPr>
        <w:numPr>
          <w:ilvl w:val="0"/>
          <w:numId w:val="92"/>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부담</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담보를</w:t>
      </w:r>
      <w:r>
        <w:rPr>
          <w:rFonts w:ascii="Times New Roman" w:hint="eastAsia"/>
          <w:kern w:val="0"/>
          <w:sz w:val="22"/>
          <w:szCs w:val="22"/>
        </w:rPr>
        <w:t xml:space="preserve"> </w:t>
      </w:r>
      <w:r>
        <w:rPr>
          <w:rFonts w:ascii="Times New Roman" w:hint="eastAsia"/>
          <w:kern w:val="0"/>
          <w:sz w:val="22"/>
          <w:szCs w:val="22"/>
        </w:rPr>
        <w:t>제외하고</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부동산에</w:t>
      </w:r>
      <w:r>
        <w:rPr>
          <w:rFonts w:ascii="Times New Roman" w:hint="eastAsia"/>
          <w:kern w:val="0"/>
          <w:sz w:val="22"/>
          <w:szCs w:val="22"/>
        </w:rPr>
        <w:t xml:space="preserve"> </w:t>
      </w:r>
      <w:r>
        <w:rPr>
          <w:rFonts w:ascii="Times New Roman" w:hint="eastAsia"/>
          <w:kern w:val="0"/>
          <w:sz w:val="22"/>
          <w:szCs w:val="22"/>
        </w:rPr>
        <w:t>기존에</w:t>
      </w:r>
      <w:r>
        <w:rPr>
          <w:rFonts w:ascii="Times New Roman" w:hint="eastAsia"/>
          <w:kern w:val="0"/>
          <w:sz w:val="22"/>
          <w:szCs w:val="22"/>
        </w:rPr>
        <w:t xml:space="preserve"> </w:t>
      </w:r>
      <w:r>
        <w:rPr>
          <w:rFonts w:ascii="Times New Roman" w:hint="eastAsia"/>
          <w:kern w:val="0"/>
          <w:sz w:val="22"/>
          <w:szCs w:val="22"/>
        </w:rPr>
        <w:t>설정되어</w:t>
      </w:r>
      <w:r>
        <w:rPr>
          <w:rFonts w:ascii="Times New Roman" w:hint="eastAsia"/>
          <w:kern w:val="0"/>
          <w:sz w:val="22"/>
          <w:szCs w:val="22"/>
        </w:rPr>
        <w:t xml:space="preserve"> </w:t>
      </w:r>
      <w:r>
        <w:rPr>
          <w:rFonts w:ascii="Times New Roman" w:hint="eastAsia"/>
          <w:kern w:val="0"/>
          <w:sz w:val="22"/>
          <w:szCs w:val="22"/>
        </w:rPr>
        <w:t>있는</w:t>
      </w:r>
      <w:r>
        <w:rPr>
          <w:rFonts w:ascii="Times New Roman" w:hint="eastAsia"/>
          <w:kern w:val="0"/>
          <w:sz w:val="22"/>
          <w:szCs w:val="22"/>
        </w:rPr>
        <w:t xml:space="preserve"> </w:t>
      </w:r>
      <w:r>
        <w:rPr>
          <w:rFonts w:ascii="Times New Roman" w:hint="eastAsia"/>
          <w:kern w:val="0"/>
          <w:sz w:val="22"/>
          <w:szCs w:val="22"/>
        </w:rPr>
        <w:t>제한물권</w:t>
      </w:r>
      <w:r>
        <w:rPr>
          <w:rFonts w:ascii="Times New Roman" w:hint="eastAsia"/>
          <w:kern w:val="0"/>
          <w:sz w:val="22"/>
          <w:szCs w:val="22"/>
        </w:rPr>
        <w:t xml:space="preserve"> </w:t>
      </w:r>
      <w:r>
        <w:rPr>
          <w:rFonts w:ascii="Times New Roman" w:hint="eastAsia"/>
          <w:kern w:val="0"/>
          <w:sz w:val="22"/>
          <w:szCs w:val="22"/>
        </w:rPr>
        <w:t>말소</w:t>
      </w:r>
      <w:r>
        <w:rPr>
          <w:rFonts w:ascii="Times New Roman" w:hint="eastAsia"/>
          <w:kern w:val="0"/>
          <w:sz w:val="22"/>
          <w:szCs w:val="22"/>
        </w:rPr>
        <w:t xml:space="preserve"> </w:t>
      </w:r>
      <w:r>
        <w:rPr>
          <w:rFonts w:ascii="Times New Roman" w:hint="eastAsia"/>
          <w:kern w:val="0"/>
          <w:sz w:val="22"/>
          <w:szCs w:val="22"/>
        </w:rPr>
        <w:t>접수증</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p>
    <w:p w14:paraId="447827CD" w14:textId="0B56EEE6" w:rsidR="00B62781" w:rsidRPr="00413874" w:rsidRDefault="00B62781"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hint="eastAsia"/>
          <w:kern w:val="0"/>
          <w:sz w:val="22"/>
          <w:szCs w:val="22"/>
        </w:rPr>
        <w:t>부동산담보신탁계약에</w:t>
      </w:r>
      <w:r w:rsidRPr="00413874">
        <w:rPr>
          <w:rFonts w:ascii="Times New Roman"/>
          <w:kern w:val="0"/>
          <w:sz w:val="22"/>
          <w:szCs w:val="22"/>
        </w:rPr>
        <w:t xml:space="preserve"> </w:t>
      </w:r>
      <w:r w:rsidRPr="00413874">
        <w:rPr>
          <w:rFonts w:ascii="Times New Roman" w:hint="eastAsia"/>
          <w:kern w:val="0"/>
          <w:sz w:val="22"/>
          <w:szCs w:val="22"/>
        </w:rPr>
        <w:t>따라</w:t>
      </w:r>
      <w:r w:rsidRPr="00413874">
        <w:rPr>
          <w:rFonts w:ascii="Times New Roman"/>
          <w:kern w:val="0"/>
          <w:sz w:val="22"/>
          <w:szCs w:val="22"/>
        </w:rPr>
        <w:t xml:space="preserve"> </w:t>
      </w:r>
      <w:r w:rsidRPr="00413874">
        <w:rPr>
          <w:rFonts w:ascii="Times New Roman" w:hint="eastAsia"/>
          <w:kern w:val="0"/>
          <w:sz w:val="22"/>
          <w:szCs w:val="22"/>
        </w:rPr>
        <w:t>본건</w:t>
      </w:r>
      <w:r w:rsidRPr="00413874">
        <w:rPr>
          <w:rFonts w:ascii="Times New Roman"/>
          <w:kern w:val="0"/>
          <w:sz w:val="22"/>
          <w:szCs w:val="22"/>
        </w:rPr>
        <w:t xml:space="preserve"> </w:t>
      </w:r>
      <w:r w:rsidRPr="00413874">
        <w:rPr>
          <w:rFonts w:ascii="Times New Roman" w:hint="eastAsia"/>
          <w:kern w:val="0"/>
          <w:sz w:val="22"/>
          <w:szCs w:val="22"/>
        </w:rPr>
        <w:t>부동산에</w:t>
      </w:r>
      <w:r w:rsidRPr="00413874">
        <w:rPr>
          <w:rFonts w:ascii="Times New Roman"/>
          <w:kern w:val="0"/>
          <w:sz w:val="22"/>
          <w:szCs w:val="22"/>
        </w:rPr>
        <w:t xml:space="preserve"> </w:t>
      </w:r>
      <w:r w:rsidRPr="00413874">
        <w:rPr>
          <w:rFonts w:ascii="Times New Roman" w:hint="eastAsia"/>
          <w:kern w:val="0"/>
          <w:sz w:val="22"/>
          <w:szCs w:val="22"/>
        </w:rPr>
        <w:t>대하여</w:t>
      </w:r>
      <w:r w:rsidRPr="00413874">
        <w:rPr>
          <w:rFonts w:ascii="Times New Roman"/>
          <w:kern w:val="0"/>
          <w:sz w:val="22"/>
          <w:szCs w:val="22"/>
        </w:rPr>
        <w:t xml:space="preserve"> </w:t>
      </w:r>
      <w:r w:rsidR="00F32B42">
        <w:rPr>
          <w:rFonts w:ascii="Times New Roman" w:hint="eastAsia"/>
          <w:kern w:val="0"/>
          <w:sz w:val="22"/>
          <w:szCs w:val="22"/>
        </w:rPr>
        <w:t>Tranche A</w:t>
      </w:r>
      <w:r w:rsidRPr="00413874">
        <w:rPr>
          <w:rFonts w:ascii="Times New Roman"/>
          <w:kern w:val="0"/>
          <w:sz w:val="22"/>
          <w:szCs w:val="22"/>
        </w:rPr>
        <w:t xml:space="preserve"> </w:t>
      </w:r>
      <w:r w:rsidRPr="00413874">
        <w:rPr>
          <w:rFonts w:ascii="Times New Roman" w:hint="eastAsia"/>
          <w:kern w:val="0"/>
          <w:sz w:val="22"/>
          <w:szCs w:val="22"/>
        </w:rPr>
        <w:t>대주를</w:t>
      </w:r>
      <w:r w:rsidRPr="00413874">
        <w:rPr>
          <w:rFonts w:ascii="Times New Roman"/>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2</w:t>
      </w:r>
      <w:r w:rsidRPr="00413874">
        <w:rPr>
          <w:rFonts w:ascii="Times New Roman" w:hint="eastAsia"/>
          <w:kern w:val="0"/>
          <w:sz w:val="22"/>
          <w:szCs w:val="22"/>
        </w:rPr>
        <w:t>순위</w:t>
      </w:r>
      <w:r w:rsidRPr="00413874">
        <w:rPr>
          <w:rFonts w:ascii="Times New Roman"/>
          <w:kern w:val="0"/>
          <w:sz w:val="22"/>
          <w:szCs w:val="22"/>
        </w:rPr>
        <w:t xml:space="preserve"> </w:t>
      </w:r>
      <w:r w:rsidRPr="00413874">
        <w:rPr>
          <w:rFonts w:ascii="Times New Roman" w:hint="eastAsia"/>
          <w:kern w:val="0"/>
          <w:sz w:val="22"/>
          <w:szCs w:val="22"/>
        </w:rPr>
        <w:t>우선수익권자</w:t>
      </w:r>
      <w:r w:rsidR="00F32B42">
        <w:rPr>
          <w:rFonts w:ascii="Times New Roman" w:hint="eastAsia"/>
          <w:kern w:val="0"/>
          <w:sz w:val="22"/>
          <w:szCs w:val="22"/>
        </w:rPr>
        <w:t xml:space="preserve"> </w:t>
      </w:r>
      <w:r w:rsidR="00F32B42">
        <w:rPr>
          <w:rFonts w:ascii="Times New Roman" w:hint="eastAsia"/>
          <w:kern w:val="0"/>
          <w:sz w:val="22"/>
          <w:szCs w:val="22"/>
        </w:rPr>
        <w:t>및</w:t>
      </w:r>
      <w:r w:rsidR="00F32B42">
        <w:rPr>
          <w:rFonts w:ascii="Times New Roman" w:hint="eastAsia"/>
          <w:kern w:val="0"/>
          <w:sz w:val="22"/>
          <w:szCs w:val="22"/>
        </w:rPr>
        <w:t xml:space="preserve"> Tranche B </w:t>
      </w:r>
      <w:r w:rsidR="00F32B42">
        <w:rPr>
          <w:rFonts w:ascii="Times New Roman" w:hint="eastAsia"/>
          <w:kern w:val="0"/>
          <w:sz w:val="22"/>
          <w:szCs w:val="22"/>
        </w:rPr>
        <w:t>대주를</w:t>
      </w:r>
      <w:r w:rsidR="00F32B42">
        <w:rPr>
          <w:rFonts w:ascii="Times New Roman" w:hint="eastAsia"/>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3</w:t>
      </w:r>
      <w:r w:rsidR="00F32B42">
        <w:rPr>
          <w:rFonts w:ascii="Times New Roman" w:hint="eastAsia"/>
          <w:kern w:val="0"/>
          <w:sz w:val="22"/>
          <w:szCs w:val="22"/>
        </w:rPr>
        <w:t>순위</w:t>
      </w:r>
      <w:r w:rsidR="00F32B42">
        <w:rPr>
          <w:rFonts w:ascii="Times New Roman" w:hint="eastAsia"/>
          <w:kern w:val="0"/>
          <w:sz w:val="22"/>
          <w:szCs w:val="22"/>
        </w:rPr>
        <w:t xml:space="preserve"> </w:t>
      </w:r>
      <w:r w:rsidR="00F32B42">
        <w:rPr>
          <w:rFonts w:ascii="Times New Roman" w:hint="eastAsia"/>
          <w:kern w:val="0"/>
          <w:sz w:val="22"/>
          <w:szCs w:val="22"/>
        </w:rPr>
        <w:t>우선수익</w:t>
      </w:r>
      <w:r w:rsidR="00C00A86">
        <w:rPr>
          <w:rFonts w:ascii="Times New Roman" w:hint="eastAsia"/>
          <w:kern w:val="0"/>
          <w:sz w:val="22"/>
          <w:szCs w:val="22"/>
        </w:rPr>
        <w:t>권</w:t>
      </w:r>
      <w:r w:rsidR="00F32B42">
        <w:rPr>
          <w:rFonts w:ascii="Times New Roman" w:hint="eastAsia"/>
          <w:kern w:val="0"/>
          <w:sz w:val="22"/>
          <w:szCs w:val="22"/>
        </w:rPr>
        <w:t>자</w:t>
      </w:r>
      <w:r w:rsidRPr="00413874">
        <w:rPr>
          <w:rFonts w:ascii="Times New Roman" w:hint="eastAsia"/>
          <w:kern w:val="0"/>
          <w:sz w:val="22"/>
          <w:szCs w:val="22"/>
        </w:rPr>
        <w:t>로</w:t>
      </w:r>
      <w:r w:rsidRPr="00413874">
        <w:rPr>
          <w:rFonts w:ascii="Times New Roman"/>
          <w:kern w:val="0"/>
          <w:sz w:val="22"/>
          <w:szCs w:val="22"/>
        </w:rPr>
        <w:t xml:space="preserve"> </w:t>
      </w:r>
      <w:r w:rsidRPr="00413874">
        <w:rPr>
          <w:rFonts w:ascii="Times New Roman" w:hint="eastAsia"/>
          <w:kern w:val="0"/>
          <w:sz w:val="22"/>
          <w:szCs w:val="22"/>
        </w:rPr>
        <w:t>하는</w:t>
      </w:r>
      <w:r w:rsidRPr="00413874">
        <w:rPr>
          <w:rFonts w:ascii="Times New Roman"/>
          <w:kern w:val="0"/>
          <w:sz w:val="22"/>
          <w:szCs w:val="22"/>
        </w:rPr>
        <w:t xml:space="preserve"> </w:t>
      </w:r>
      <w:r w:rsidRPr="00413874">
        <w:rPr>
          <w:rFonts w:ascii="Times New Roman" w:hint="eastAsia"/>
          <w:kern w:val="0"/>
          <w:sz w:val="22"/>
          <w:szCs w:val="22"/>
        </w:rPr>
        <w:t>내용의</w:t>
      </w:r>
      <w:r w:rsidRPr="00413874">
        <w:rPr>
          <w:rFonts w:ascii="Times New Roman"/>
          <w:kern w:val="0"/>
          <w:sz w:val="22"/>
          <w:szCs w:val="22"/>
        </w:rPr>
        <w:t xml:space="preserve"> </w:t>
      </w:r>
      <w:r w:rsidRPr="00413874">
        <w:rPr>
          <w:rFonts w:ascii="Times New Roman" w:hint="eastAsia"/>
          <w:kern w:val="0"/>
          <w:sz w:val="22"/>
          <w:szCs w:val="22"/>
        </w:rPr>
        <w:t>신탁등기가</w:t>
      </w:r>
      <w:r w:rsidRPr="00413874">
        <w:rPr>
          <w:rFonts w:ascii="Times New Roman"/>
          <w:kern w:val="0"/>
          <w:sz w:val="22"/>
          <w:szCs w:val="22"/>
        </w:rPr>
        <w:t xml:space="preserve"> </w:t>
      </w:r>
      <w:r w:rsidRPr="00413874">
        <w:rPr>
          <w:rFonts w:ascii="Times New Roman" w:hint="eastAsia"/>
          <w:kern w:val="0"/>
          <w:sz w:val="22"/>
          <w:szCs w:val="22"/>
        </w:rPr>
        <w:t>신청되었음을</w:t>
      </w:r>
      <w:r w:rsidRPr="00413874">
        <w:rPr>
          <w:rFonts w:ascii="Times New Roman"/>
          <w:kern w:val="0"/>
          <w:sz w:val="22"/>
          <w:szCs w:val="22"/>
        </w:rPr>
        <w:t xml:space="preserve"> </w:t>
      </w:r>
      <w:r w:rsidRPr="00413874">
        <w:rPr>
          <w:rFonts w:ascii="Times New Roman" w:hint="eastAsia"/>
          <w:kern w:val="0"/>
          <w:sz w:val="22"/>
          <w:szCs w:val="22"/>
        </w:rPr>
        <w:t>증명하는</w:t>
      </w:r>
      <w:r w:rsidRPr="00413874">
        <w:rPr>
          <w:rFonts w:ascii="Times New Roman"/>
          <w:kern w:val="0"/>
          <w:sz w:val="22"/>
          <w:szCs w:val="22"/>
        </w:rPr>
        <w:t xml:space="preserve"> </w:t>
      </w:r>
      <w:r w:rsidRPr="00413874">
        <w:rPr>
          <w:rFonts w:ascii="Times New Roman" w:hint="eastAsia"/>
          <w:kern w:val="0"/>
          <w:sz w:val="22"/>
          <w:szCs w:val="22"/>
        </w:rPr>
        <w:t>등기접수증</w:t>
      </w:r>
      <w:r w:rsidRPr="00413874">
        <w:rPr>
          <w:rFonts w:ascii="Times New Roman"/>
          <w:kern w:val="0"/>
          <w:sz w:val="22"/>
          <w:szCs w:val="22"/>
        </w:rPr>
        <w:t xml:space="preserve"> </w:t>
      </w:r>
      <w:r w:rsidRPr="00413874">
        <w:rPr>
          <w:rFonts w:ascii="Times New Roman" w:hint="eastAsia"/>
          <w:kern w:val="0"/>
          <w:sz w:val="22"/>
          <w:szCs w:val="22"/>
        </w:rPr>
        <w:t>사본</w:t>
      </w:r>
    </w:p>
    <w:p w14:paraId="2173B5E0" w14:textId="77777777" w:rsidR="00A2093A" w:rsidRDefault="00E01346"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관련</w:t>
      </w:r>
      <w:r w:rsidR="001B20C7">
        <w:rPr>
          <w:rFonts w:ascii="Times New Roman" w:hint="eastAsia"/>
          <w:kern w:val="0"/>
          <w:sz w:val="22"/>
          <w:szCs w:val="22"/>
        </w:rPr>
        <w:t xml:space="preserve"> </w:t>
      </w:r>
      <w:r w:rsidR="00A2093A">
        <w:rPr>
          <w:rFonts w:ascii="Times New Roman" w:hint="eastAsia"/>
          <w:kern w:val="0"/>
          <w:sz w:val="22"/>
          <w:szCs w:val="22"/>
        </w:rPr>
        <w:t>다음</w:t>
      </w:r>
      <w:r w:rsidR="00A2093A">
        <w:rPr>
          <w:rFonts w:ascii="Times New Roman" w:hint="eastAsia"/>
          <w:kern w:val="0"/>
          <w:sz w:val="22"/>
          <w:szCs w:val="22"/>
        </w:rPr>
        <w:t xml:space="preserve"> </w:t>
      </w:r>
      <w:r w:rsidR="00A2093A">
        <w:rPr>
          <w:rFonts w:ascii="Times New Roman" w:hint="eastAsia"/>
          <w:kern w:val="0"/>
          <w:sz w:val="22"/>
          <w:szCs w:val="22"/>
        </w:rPr>
        <w:t>각</w:t>
      </w:r>
      <w:r w:rsidR="00A2093A">
        <w:rPr>
          <w:rFonts w:ascii="Times New Roman" w:hint="eastAsia"/>
          <w:kern w:val="0"/>
          <w:sz w:val="22"/>
          <w:szCs w:val="22"/>
        </w:rPr>
        <w:t xml:space="preserve"> </w:t>
      </w:r>
      <w:r w:rsidR="00A2093A">
        <w:rPr>
          <w:rFonts w:ascii="Times New Roman" w:hint="eastAsia"/>
          <w:kern w:val="0"/>
          <w:sz w:val="22"/>
          <w:szCs w:val="22"/>
        </w:rPr>
        <w:t>목의</w:t>
      </w:r>
      <w:r w:rsidR="00A2093A">
        <w:rPr>
          <w:rFonts w:ascii="Times New Roman" w:hint="eastAsia"/>
          <w:kern w:val="0"/>
          <w:sz w:val="22"/>
          <w:szCs w:val="22"/>
        </w:rPr>
        <w:t xml:space="preserve"> </w:t>
      </w:r>
      <w:r w:rsidR="00A2093A">
        <w:rPr>
          <w:rFonts w:ascii="Times New Roman" w:hint="eastAsia"/>
          <w:kern w:val="0"/>
          <w:sz w:val="22"/>
          <w:szCs w:val="22"/>
        </w:rPr>
        <w:t>서류</w:t>
      </w:r>
    </w:p>
    <w:p w14:paraId="6818DFD8" w14:textId="7393AA8C" w:rsidR="00A2093A" w:rsidRDefault="001B20C7" w:rsidP="00A2093A">
      <w:pPr>
        <w:pStyle w:val="afd"/>
        <w:numPr>
          <w:ilvl w:val="3"/>
          <w:numId w:val="1"/>
        </w:numPr>
        <w:tabs>
          <w:tab w:val="clear" w:pos="2005"/>
          <w:tab w:val="left" w:pos="400"/>
          <w:tab w:val="num" w:pos="1701"/>
        </w:tabs>
        <w:adjustRightInd w:val="0"/>
        <w:snapToGrid w:val="0"/>
        <w:spacing w:line="400" w:lineRule="exact"/>
        <w:ind w:leftChars="0" w:left="1560"/>
        <w:rPr>
          <w:rFonts w:ascii="Times New Roman"/>
          <w:kern w:val="0"/>
          <w:sz w:val="22"/>
          <w:szCs w:val="22"/>
        </w:rPr>
      </w:pPr>
      <w:r w:rsidRPr="00A2093A">
        <w:rPr>
          <w:rFonts w:ascii="Times New Roman" w:hint="eastAsia"/>
          <w:kern w:val="0"/>
          <w:sz w:val="22"/>
          <w:szCs w:val="22"/>
        </w:rPr>
        <w:t>신규로</w:t>
      </w:r>
      <w:r w:rsidRPr="00A2093A">
        <w:rPr>
          <w:rFonts w:ascii="Times New Roman" w:hint="eastAsia"/>
          <w:kern w:val="0"/>
          <w:sz w:val="22"/>
          <w:szCs w:val="22"/>
        </w:rPr>
        <w:t xml:space="preserve"> </w:t>
      </w:r>
      <w:r w:rsidRPr="00A2093A">
        <w:rPr>
          <w:rFonts w:ascii="Times New Roman" w:hint="eastAsia"/>
          <w:kern w:val="0"/>
          <w:sz w:val="22"/>
          <w:szCs w:val="22"/>
        </w:rPr>
        <w:t>보험계약을</w:t>
      </w:r>
      <w:r w:rsidRPr="00A2093A">
        <w:rPr>
          <w:rFonts w:ascii="Times New Roman" w:hint="eastAsia"/>
          <w:kern w:val="0"/>
          <w:sz w:val="22"/>
          <w:szCs w:val="22"/>
        </w:rPr>
        <w:t xml:space="preserve"> </w:t>
      </w:r>
      <w:r w:rsidRPr="00A2093A">
        <w:rPr>
          <w:rFonts w:ascii="Times New Roman" w:hint="eastAsia"/>
          <w:kern w:val="0"/>
          <w:sz w:val="22"/>
          <w:szCs w:val="22"/>
        </w:rPr>
        <w:t>체결하는</w:t>
      </w:r>
      <w:r w:rsidRPr="00A2093A">
        <w:rPr>
          <w:rFonts w:ascii="Times New Roman" w:hint="eastAsia"/>
          <w:kern w:val="0"/>
          <w:sz w:val="22"/>
          <w:szCs w:val="22"/>
        </w:rPr>
        <w:t xml:space="preserve"> </w:t>
      </w:r>
      <w:r w:rsidRPr="00A2093A">
        <w:rPr>
          <w:rFonts w:ascii="Times New Roman" w:hint="eastAsia"/>
          <w:kern w:val="0"/>
          <w:sz w:val="22"/>
          <w:szCs w:val="22"/>
        </w:rPr>
        <w:t>경우</w:t>
      </w:r>
      <w:r w:rsidR="00A2093A">
        <w:rPr>
          <w:rFonts w:ascii="Times New Roman" w:hint="eastAsia"/>
          <w:kern w:val="0"/>
          <w:sz w:val="22"/>
          <w:szCs w:val="22"/>
        </w:rPr>
        <w:t>:</w:t>
      </w:r>
      <w:r w:rsidR="00E01346" w:rsidRPr="00A2093A">
        <w:rPr>
          <w:rFonts w:ascii="Times New Roman"/>
          <w:kern w:val="0"/>
          <w:sz w:val="22"/>
          <w:szCs w:val="22"/>
        </w:rPr>
        <w:t xml:space="preserve"> </w:t>
      </w:r>
      <w:r w:rsidR="00E01346" w:rsidRPr="00A2093A">
        <w:rPr>
          <w:rFonts w:ascii="Times New Roman"/>
          <w:kern w:val="0"/>
          <w:sz w:val="22"/>
          <w:szCs w:val="22"/>
        </w:rPr>
        <w:t>보험계약</w:t>
      </w:r>
      <w:r w:rsidR="00E01346" w:rsidRPr="00A2093A">
        <w:rPr>
          <w:rFonts w:ascii="Times New Roman"/>
          <w:kern w:val="0"/>
          <w:sz w:val="22"/>
          <w:szCs w:val="22"/>
        </w:rPr>
        <w:t xml:space="preserve"> </w:t>
      </w:r>
      <w:r w:rsidR="00E01346" w:rsidRPr="00A2093A">
        <w:rPr>
          <w:rFonts w:ascii="Times New Roman"/>
          <w:kern w:val="0"/>
          <w:sz w:val="22"/>
          <w:szCs w:val="22"/>
        </w:rPr>
        <w:t>체결을</w:t>
      </w:r>
      <w:r w:rsidR="00E01346" w:rsidRPr="00A2093A">
        <w:rPr>
          <w:rFonts w:ascii="Times New Roman"/>
          <w:kern w:val="0"/>
          <w:sz w:val="22"/>
          <w:szCs w:val="22"/>
        </w:rPr>
        <w:t xml:space="preserve"> </w:t>
      </w:r>
      <w:r w:rsidR="00E01346" w:rsidRPr="00A2093A">
        <w:rPr>
          <w:rFonts w:ascii="Times New Roman"/>
          <w:kern w:val="0"/>
          <w:sz w:val="22"/>
          <w:szCs w:val="22"/>
        </w:rPr>
        <w:t>증빙하는</w:t>
      </w:r>
      <w:r w:rsidR="00E01346" w:rsidRPr="00A2093A">
        <w:rPr>
          <w:rFonts w:ascii="Times New Roman"/>
          <w:kern w:val="0"/>
          <w:sz w:val="22"/>
          <w:szCs w:val="22"/>
        </w:rPr>
        <w:t xml:space="preserve"> </w:t>
      </w:r>
      <w:r w:rsidR="00E01346" w:rsidRPr="00A2093A">
        <w:rPr>
          <w:rFonts w:ascii="Times New Roman"/>
          <w:kern w:val="0"/>
          <w:sz w:val="22"/>
          <w:szCs w:val="22"/>
        </w:rPr>
        <w:t>자료</w:t>
      </w:r>
      <w:r w:rsidR="00E01346" w:rsidRPr="00A2093A">
        <w:rPr>
          <w:rFonts w:ascii="Times New Roman"/>
          <w:kern w:val="0"/>
          <w:sz w:val="22"/>
          <w:szCs w:val="22"/>
        </w:rPr>
        <w:t xml:space="preserve"> </w:t>
      </w:r>
      <w:r w:rsidR="00E01346" w:rsidRPr="00A2093A">
        <w:rPr>
          <w:rFonts w:ascii="Times New Roman"/>
          <w:kern w:val="0"/>
          <w:sz w:val="22"/>
          <w:szCs w:val="22"/>
        </w:rPr>
        <w:t>및</w:t>
      </w:r>
      <w:r w:rsidR="00E01346" w:rsidRPr="00A2093A">
        <w:rPr>
          <w:rFonts w:ascii="Times New Roman"/>
          <w:kern w:val="0"/>
          <w:sz w:val="22"/>
          <w:szCs w:val="22"/>
        </w:rPr>
        <w:t xml:space="preserve"> </w:t>
      </w:r>
      <w:r w:rsidR="00E01346" w:rsidRPr="00A2093A">
        <w:rPr>
          <w:rFonts w:ascii="Times New Roman"/>
          <w:kern w:val="0"/>
          <w:sz w:val="22"/>
          <w:szCs w:val="22"/>
        </w:rPr>
        <w:t>보험료</w:t>
      </w:r>
      <w:r w:rsidR="00E01346" w:rsidRPr="00A2093A">
        <w:rPr>
          <w:rFonts w:ascii="Times New Roman"/>
          <w:kern w:val="0"/>
          <w:sz w:val="22"/>
          <w:szCs w:val="22"/>
        </w:rPr>
        <w:t xml:space="preserve"> </w:t>
      </w:r>
      <w:r w:rsidR="00E01346" w:rsidRPr="00A2093A">
        <w:rPr>
          <w:rFonts w:ascii="Times New Roman"/>
          <w:kern w:val="0"/>
          <w:sz w:val="22"/>
          <w:szCs w:val="22"/>
        </w:rPr>
        <w:t>납입</w:t>
      </w:r>
      <w:r w:rsidR="00E01346" w:rsidRPr="00A2093A">
        <w:rPr>
          <w:rFonts w:ascii="Times New Roman"/>
          <w:kern w:val="0"/>
          <w:sz w:val="22"/>
          <w:szCs w:val="22"/>
        </w:rPr>
        <w:t xml:space="preserve"> </w:t>
      </w:r>
      <w:r w:rsidR="00E01346" w:rsidRPr="00A2093A">
        <w:rPr>
          <w:rFonts w:ascii="Times New Roman"/>
          <w:kern w:val="0"/>
          <w:sz w:val="22"/>
          <w:szCs w:val="22"/>
        </w:rPr>
        <w:t>영수증</w:t>
      </w:r>
      <w:r w:rsidR="00E01346" w:rsidRPr="00A2093A">
        <w:rPr>
          <w:rFonts w:ascii="Times New Roman"/>
          <w:kern w:val="0"/>
          <w:sz w:val="22"/>
          <w:szCs w:val="22"/>
        </w:rPr>
        <w:t>(</w:t>
      </w:r>
      <w:r w:rsidR="00E01346" w:rsidRPr="00A2093A">
        <w:rPr>
          <w:rFonts w:ascii="Times New Roman"/>
          <w:kern w:val="0"/>
          <w:sz w:val="22"/>
          <w:szCs w:val="22"/>
        </w:rPr>
        <w:t>또는</w:t>
      </w:r>
      <w:r w:rsidR="00E01346" w:rsidRPr="00A2093A">
        <w:rPr>
          <w:rFonts w:ascii="Times New Roman"/>
          <w:kern w:val="0"/>
          <w:sz w:val="22"/>
          <w:szCs w:val="22"/>
        </w:rPr>
        <w:t xml:space="preserve"> </w:t>
      </w:r>
      <w:r w:rsidR="00E01346" w:rsidRPr="00A2093A">
        <w:rPr>
          <w:rFonts w:ascii="Times New Roman"/>
          <w:kern w:val="0"/>
          <w:sz w:val="22"/>
          <w:szCs w:val="22"/>
        </w:rPr>
        <w:t>보험료</w:t>
      </w:r>
      <w:r w:rsidR="00E01346" w:rsidRPr="00A2093A">
        <w:rPr>
          <w:rFonts w:ascii="Times New Roman"/>
          <w:kern w:val="0"/>
          <w:sz w:val="22"/>
          <w:szCs w:val="22"/>
        </w:rPr>
        <w:t xml:space="preserve"> </w:t>
      </w:r>
      <w:r w:rsidR="00E01346" w:rsidRPr="00A2093A">
        <w:rPr>
          <w:rFonts w:ascii="Times New Roman"/>
          <w:kern w:val="0"/>
          <w:sz w:val="22"/>
          <w:szCs w:val="22"/>
        </w:rPr>
        <w:t>납입을</w:t>
      </w:r>
      <w:r w:rsidR="00E01346" w:rsidRPr="00A2093A">
        <w:rPr>
          <w:rFonts w:ascii="Times New Roman"/>
          <w:kern w:val="0"/>
          <w:sz w:val="22"/>
          <w:szCs w:val="22"/>
        </w:rPr>
        <w:t xml:space="preserve"> </w:t>
      </w:r>
      <w:r w:rsidR="00E01346" w:rsidRPr="00A2093A">
        <w:rPr>
          <w:rFonts w:ascii="Times New Roman"/>
          <w:kern w:val="0"/>
          <w:sz w:val="22"/>
          <w:szCs w:val="22"/>
        </w:rPr>
        <w:t>완료하였다는</w:t>
      </w:r>
      <w:r w:rsidR="00E01346" w:rsidRPr="00A2093A">
        <w:rPr>
          <w:rFonts w:ascii="Times New Roman"/>
          <w:kern w:val="0"/>
          <w:sz w:val="22"/>
          <w:szCs w:val="22"/>
        </w:rPr>
        <w:t xml:space="preserve"> </w:t>
      </w:r>
      <w:r w:rsidR="00E01346" w:rsidRPr="00A2093A">
        <w:rPr>
          <w:rFonts w:ascii="Times New Roman"/>
          <w:kern w:val="0"/>
          <w:sz w:val="22"/>
          <w:szCs w:val="22"/>
        </w:rPr>
        <w:t>것을</w:t>
      </w:r>
      <w:r w:rsidR="00E01346" w:rsidRPr="00A2093A">
        <w:rPr>
          <w:rFonts w:ascii="Times New Roman"/>
          <w:kern w:val="0"/>
          <w:sz w:val="22"/>
          <w:szCs w:val="22"/>
        </w:rPr>
        <w:t xml:space="preserve"> </w:t>
      </w:r>
      <w:r w:rsidR="00E01346" w:rsidRPr="00A2093A">
        <w:rPr>
          <w:rFonts w:ascii="Times New Roman"/>
          <w:kern w:val="0"/>
          <w:sz w:val="22"/>
          <w:szCs w:val="22"/>
        </w:rPr>
        <w:t>증명할</w:t>
      </w:r>
      <w:r w:rsidR="00E01346" w:rsidRPr="00A2093A">
        <w:rPr>
          <w:rFonts w:ascii="Times New Roman"/>
          <w:kern w:val="0"/>
          <w:sz w:val="22"/>
          <w:szCs w:val="22"/>
        </w:rPr>
        <w:t xml:space="preserve"> </w:t>
      </w:r>
      <w:r w:rsidR="00E01346" w:rsidRPr="00A2093A">
        <w:rPr>
          <w:rFonts w:ascii="Times New Roman"/>
          <w:kern w:val="0"/>
          <w:sz w:val="22"/>
          <w:szCs w:val="22"/>
        </w:rPr>
        <w:t>수</w:t>
      </w:r>
      <w:r w:rsidR="00E01346" w:rsidRPr="00A2093A">
        <w:rPr>
          <w:rFonts w:ascii="Times New Roman"/>
          <w:kern w:val="0"/>
          <w:sz w:val="22"/>
          <w:szCs w:val="22"/>
        </w:rPr>
        <w:t xml:space="preserve"> </w:t>
      </w:r>
      <w:r w:rsidR="00E01346" w:rsidRPr="00A2093A">
        <w:rPr>
          <w:rFonts w:ascii="Times New Roman"/>
          <w:kern w:val="0"/>
          <w:sz w:val="22"/>
          <w:szCs w:val="22"/>
        </w:rPr>
        <w:t>있는</w:t>
      </w:r>
      <w:r w:rsidR="00E01346" w:rsidRPr="00A2093A">
        <w:rPr>
          <w:rFonts w:ascii="Times New Roman"/>
          <w:kern w:val="0"/>
          <w:sz w:val="22"/>
          <w:szCs w:val="22"/>
        </w:rPr>
        <w:t xml:space="preserve"> </w:t>
      </w:r>
      <w:r w:rsidR="00E01346" w:rsidRPr="00A2093A">
        <w:rPr>
          <w:rFonts w:ascii="Times New Roman"/>
          <w:kern w:val="0"/>
          <w:sz w:val="22"/>
          <w:szCs w:val="22"/>
        </w:rPr>
        <w:t>서류로서</w:t>
      </w:r>
      <w:r w:rsidR="00E01346" w:rsidRPr="00A2093A">
        <w:rPr>
          <w:rFonts w:ascii="Times New Roman"/>
          <w:kern w:val="0"/>
          <w:sz w:val="22"/>
          <w:szCs w:val="22"/>
        </w:rPr>
        <w:t xml:space="preserve"> </w:t>
      </w:r>
      <w:r w:rsidR="00E01346" w:rsidRPr="00A2093A">
        <w:rPr>
          <w:rFonts w:ascii="Times New Roman"/>
          <w:kern w:val="0"/>
          <w:sz w:val="22"/>
          <w:szCs w:val="22"/>
        </w:rPr>
        <w:t>보험료납입</w:t>
      </w:r>
      <w:r w:rsidR="00E01346" w:rsidRPr="00A2093A">
        <w:rPr>
          <w:rFonts w:ascii="Times New Roman"/>
          <w:kern w:val="0"/>
          <w:sz w:val="22"/>
          <w:szCs w:val="22"/>
        </w:rPr>
        <w:t xml:space="preserve"> </w:t>
      </w:r>
      <w:r w:rsidR="00E01346" w:rsidRPr="00A2093A">
        <w:rPr>
          <w:rFonts w:ascii="Times New Roman"/>
          <w:kern w:val="0"/>
          <w:sz w:val="22"/>
          <w:szCs w:val="22"/>
        </w:rPr>
        <w:t>계좌이체내역</w:t>
      </w:r>
      <w:r w:rsidR="00E01346" w:rsidRPr="00A2093A">
        <w:rPr>
          <w:rFonts w:ascii="Times New Roman"/>
          <w:kern w:val="0"/>
          <w:sz w:val="22"/>
          <w:szCs w:val="22"/>
        </w:rPr>
        <w:t>)</w:t>
      </w:r>
    </w:p>
    <w:p w14:paraId="4F035547" w14:textId="6A2B1242" w:rsidR="00A2093A" w:rsidRDefault="001B20C7" w:rsidP="00A2093A">
      <w:pPr>
        <w:pStyle w:val="afd"/>
        <w:numPr>
          <w:ilvl w:val="3"/>
          <w:numId w:val="1"/>
        </w:numPr>
        <w:tabs>
          <w:tab w:val="clear" w:pos="2005"/>
          <w:tab w:val="left" w:pos="400"/>
          <w:tab w:val="num" w:pos="1701"/>
        </w:tabs>
        <w:adjustRightInd w:val="0"/>
        <w:snapToGrid w:val="0"/>
        <w:spacing w:line="400" w:lineRule="exact"/>
        <w:ind w:leftChars="0" w:left="1560"/>
        <w:rPr>
          <w:rFonts w:ascii="Times New Roman"/>
          <w:kern w:val="0"/>
          <w:sz w:val="22"/>
          <w:szCs w:val="22"/>
        </w:rPr>
      </w:pPr>
      <w:r w:rsidRPr="00A2093A">
        <w:rPr>
          <w:rFonts w:ascii="Times New Roman" w:hint="eastAsia"/>
          <w:kern w:val="0"/>
          <w:sz w:val="22"/>
          <w:szCs w:val="22"/>
        </w:rPr>
        <w:t>매도인으로부터</w:t>
      </w:r>
      <w:r w:rsidRPr="00A2093A">
        <w:rPr>
          <w:rFonts w:ascii="Times New Roman" w:hint="eastAsia"/>
          <w:kern w:val="0"/>
          <w:sz w:val="22"/>
          <w:szCs w:val="22"/>
        </w:rPr>
        <w:t xml:space="preserve"> </w:t>
      </w:r>
      <w:r w:rsidRPr="00A2093A">
        <w:rPr>
          <w:rFonts w:ascii="Times New Roman" w:hint="eastAsia"/>
          <w:kern w:val="0"/>
          <w:sz w:val="22"/>
          <w:szCs w:val="22"/>
        </w:rPr>
        <w:t>보험계약을</w:t>
      </w:r>
      <w:r w:rsidRPr="00A2093A">
        <w:rPr>
          <w:rFonts w:ascii="Times New Roman" w:hint="eastAsia"/>
          <w:kern w:val="0"/>
          <w:sz w:val="22"/>
          <w:szCs w:val="22"/>
        </w:rPr>
        <w:t xml:space="preserve"> </w:t>
      </w:r>
      <w:r w:rsidRPr="00A2093A">
        <w:rPr>
          <w:rFonts w:ascii="Times New Roman" w:hint="eastAsia"/>
          <w:kern w:val="0"/>
          <w:sz w:val="22"/>
          <w:szCs w:val="22"/>
        </w:rPr>
        <w:t>승계하는</w:t>
      </w:r>
      <w:r w:rsidRPr="00A2093A">
        <w:rPr>
          <w:rFonts w:ascii="Times New Roman" w:hint="eastAsia"/>
          <w:kern w:val="0"/>
          <w:sz w:val="22"/>
          <w:szCs w:val="22"/>
        </w:rPr>
        <w:t xml:space="preserve"> </w:t>
      </w:r>
      <w:r w:rsidRPr="00A2093A">
        <w:rPr>
          <w:rFonts w:ascii="Times New Roman" w:hint="eastAsia"/>
          <w:kern w:val="0"/>
          <w:sz w:val="22"/>
          <w:szCs w:val="22"/>
        </w:rPr>
        <w:t>경우</w:t>
      </w:r>
      <w:r w:rsidR="00A2093A">
        <w:rPr>
          <w:rFonts w:ascii="Times New Roman" w:hint="eastAsia"/>
          <w:kern w:val="0"/>
          <w:sz w:val="22"/>
          <w:szCs w:val="22"/>
        </w:rPr>
        <w:t>:</w:t>
      </w:r>
      <w:r w:rsidRPr="00A2093A">
        <w:rPr>
          <w:rFonts w:ascii="Times New Roman" w:hint="eastAsia"/>
          <w:kern w:val="0"/>
          <w:sz w:val="22"/>
          <w:szCs w:val="22"/>
        </w:rPr>
        <w:t xml:space="preserve"> </w:t>
      </w:r>
      <w:r w:rsidR="00D14DF7">
        <w:rPr>
          <w:rFonts w:ascii="Times New Roman" w:hint="eastAsia"/>
          <w:kern w:val="0"/>
          <w:sz w:val="22"/>
          <w:szCs w:val="22"/>
        </w:rPr>
        <w:t xml:space="preserve">(i) </w:t>
      </w:r>
      <w:r w:rsidR="00D14DF7" w:rsidRPr="00D14DF7">
        <w:rPr>
          <w:rFonts w:ascii="Times New Roman"/>
          <w:kern w:val="0"/>
          <w:sz w:val="22"/>
          <w:szCs w:val="22"/>
        </w:rPr>
        <w:t>보험계약자</w:t>
      </w:r>
      <w:r w:rsidR="00D14DF7" w:rsidRPr="00D14DF7">
        <w:rPr>
          <w:rFonts w:ascii="Times New Roman"/>
          <w:kern w:val="0"/>
          <w:sz w:val="22"/>
          <w:szCs w:val="22"/>
        </w:rPr>
        <w:t xml:space="preserve"> </w:t>
      </w:r>
      <w:r w:rsidR="00D14DF7" w:rsidRPr="00D14DF7">
        <w:rPr>
          <w:rFonts w:ascii="Times New Roman"/>
          <w:kern w:val="0"/>
          <w:sz w:val="22"/>
          <w:szCs w:val="22"/>
        </w:rPr>
        <w:t>및</w:t>
      </w:r>
      <w:r w:rsidR="00D14DF7" w:rsidRPr="00D14DF7">
        <w:rPr>
          <w:rFonts w:ascii="Times New Roman"/>
          <w:kern w:val="0"/>
          <w:sz w:val="22"/>
          <w:szCs w:val="22"/>
        </w:rPr>
        <w:t xml:space="preserve"> </w:t>
      </w:r>
      <w:r w:rsidR="00D14DF7" w:rsidRPr="00D14DF7">
        <w:rPr>
          <w:rFonts w:ascii="Times New Roman"/>
          <w:kern w:val="0"/>
          <w:sz w:val="22"/>
          <w:szCs w:val="22"/>
        </w:rPr>
        <w:t>피보험자가</w:t>
      </w:r>
      <w:r w:rsidR="00D14DF7" w:rsidRPr="00D14DF7">
        <w:rPr>
          <w:rFonts w:ascii="Times New Roman"/>
          <w:kern w:val="0"/>
          <w:sz w:val="22"/>
          <w:szCs w:val="22"/>
        </w:rPr>
        <w:t xml:space="preserve"> </w:t>
      </w:r>
      <w:r w:rsidR="00D14DF7" w:rsidRPr="00D14DF7">
        <w:rPr>
          <w:rFonts w:ascii="Times New Roman"/>
          <w:kern w:val="0"/>
          <w:sz w:val="22"/>
          <w:szCs w:val="22"/>
        </w:rPr>
        <w:t>차주로</w:t>
      </w:r>
      <w:r w:rsidR="00D14DF7" w:rsidRPr="00D14DF7">
        <w:rPr>
          <w:rFonts w:ascii="Times New Roman"/>
          <w:kern w:val="0"/>
          <w:sz w:val="22"/>
          <w:szCs w:val="22"/>
        </w:rPr>
        <w:t xml:space="preserve"> </w:t>
      </w:r>
      <w:r w:rsidR="00D14DF7" w:rsidRPr="00D14DF7">
        <w:rPr>
          <w:rFonts w:ascii="Times New Roman"/>
          <w:kern w:val="0"/>
          <w:sz w:val="22"/>
          <w:szCs w:val="22"/>
        </w:rPr>
        <w:t>변경된</w:t>
      </w:r>
      <w:r w:rsidR="00D14DF7" w:rsidRPr="00D14DF7">
        <w:rPr>
          <w:rFonts w:ascii="Times New Roman"/>
          <w:kern w:val="0"/>
          <w:sz w:val="22"/>
          <w:szCs w:val="22"/>
        </w:rPr>
        <w:t xml:space="preserve"> </w:t>
      </w:r>
      <w:r w:rsidR="00D14DF7" w:rsidRPr="00D14DF7">
        <w:rPr>
          <w:rFonts w:ascii="Times New Roman"/>
          <w:kern w:val="0"/>
          <w:sz w:val="22"/>
          <w:szCs w:val="22"/>
        </w:rPr>
        <w:t>보험증권</w:t>
      </w:r>
      <w:r w:rsidR="00D14DF7" w:rsidRPr="00D14DF7">
        <w:rPr>
          <w:rFonts w:ascii="Times New Roman"/>
          <w:kern w:val="0"/>
          <w:sz w:val="22"/>
          <w:szCs w:val="22"/>
        </w:rPr>
        <w:t xml:space="preserve"> </w:t>
      </w:r>
      <w:r w:rsidR="00D14DF7" w:rsidRPr="00D14DF7">
        <w:rPr>
          <w:rFonts w:ascii="Times New Roman"/>
          <w:kern w:val="0"/>
          <w:sz w:val="22"/>
          <w:szCs w:val="22"/>
        </w:rPr>
        <w:t>사본</w:t>
      </w:r>
      <w:r w:rsidR="00D14DF7" w:rsidRPr="00D14DF7">
        <w:rPr>
          <w:rFonts w:ascii="Times New Roman"/>
          <w:kern w:val="0"/>
          <w:sz w:val="22"/>
          <w:szCs w:val="22"/>
        </w:rPr>
        <w:t>(</w:t>
      </w:r>
      <w:r w:rsidR="00D14DF7" w:rsidRPr="00D14DF7">
        <w:rPr>
          <w:rFonts w:ascii="Times New Roman"/>
          <w:kern w:val="0"/>
          <w:sz w:val="22"/>
          <w:szCs w:val="22"/>
        </w:rPr>
        <w:t>인출일에</w:t>
      </w:r>
      <w:r w:rsidR="00D14DF7" w:rsidRPr="00D14DF7">
        <w:rPr>
          <w:rFonts w:ascii="Times New Roman"/>
          <w:kern w:val="0"/>
          <w:sz w:val="22"/>
          <w:szCs w:val="22"/>
        </w:rPr>
        <w:t xml:space="preserve"> </w:t>
      </w:r>
      <w:r w:rsidR="00D14DF7" w:rsidRPr="00D14DF7">
        <w:rPr>
          <w:rFonts w:ascii="Times New Roman"/>
          <w:kern w:val="0"/>
          <w:sz w:val="22"/>
          <w:szCs w:val="22"/>
        </w:rPr>
        <w:t>발급되지</w:t>
      </w:r>
      <w:r w:rsidR="00D14DF7" w:rsidRPr="00D14DF7">
        <w:rPr>
          <w:rFonts w:ascii="Times New Roman"/>
          <w:kern w:val="0"/>
          <w:sz w:val="22"/>
          <w:szCs w:val="22"/>
        </w:rPr>
        <w:t xml:space="preserve"> </w:t>
      </w:r>
      <w:r w:rsidR="00D14DF7" w:rsidRPr="00D14DF7">
        <w:rPr>
          <w:rFonts w:ascii="Times New Roman"/>
          <w:kern w:val="0"/>
          <w:sz w:val="22"/>
          <w:szCs w:val="22"/>
        </w:rPr>
        <w:t>아니한</w:t>
      </w:r>
      <w:r w:rsidR="00D14DF7" w:rsidRPr="00D14DF7">
        <w:rPr>
          <w:rFonts w:ascii="Times New Roman"/>
          <w:kern w:val="0"/>
          <w:sz w:val="22"/>
          <w:szCs w:val="22"/>
        </w:rPr>
        <w:t xml:space="preserve"> </w:t>
      </w:r>
      <w:r w:rsidR="00D14DF7" w:rsidRPr="00D14DF7">
        <w:rPr>
          <w:rFonts w:ascii="Times New Roman"/>
          <w:kern w:val="0"/>
          <w:sz w:val="22"/>
          <w:szCs w:val="22"/>
        </w:rPr>
        <w:t>경우에는</w:t>
      </w:r>
      <w:r w:rsidR="00D14DF7" w:rsidRPr="00D14DF7">
        <w:rPr>
          <w:rFonts w:ascii="Times New Roman"/>
          <w:kern w:val="0"/>
          <w:sz w:val="22"/>
          <w:szCs w:val="22"/>
        </w:rPr>
        <w:t xml:space="preserve"> </w:t>
      </w:r>
      <w:r w:rsidR="00D14DF7" w:rsidRPr="00D14DF7">
        <w:rPr>
          <w:rFonts w:ascii="Times New Roman"/>
          <w:kern w:val="0"/>
          <w:sz w:val="22"/>
          <w:szCs w:val="22"/>
        </w:rPr>
        <w:t>보험회사가</w:t>
      </w:r>
      <w:r w:rsidR="00D14DF7" w:rsidRPr="00D14DF7">
        <w:rPr>
          <w:rFonts w:ascii="Times New Roman"/>
          <w:kern w:val="0"/>
          <w:sz w:val="22"/>
          <w:szCs w:val="22"/>
        </w:rPr>
        <w:t xml:space="preserve"> </w:t>
      </w:r>
      <w:r w:rsidR="00D14DF7" w:rsidRPr="00D14DF7">
        <w:rPr>
          <w:rFonts w:ascii="Times New Roman"/>
          <w:kern w:val="0"/>
          <w:sz w:val="22"/>
          <w:szCs w:val="22"/>
        </w:rPr>
        <w:t>그</w:t>
      </w:r>
      <w:r w:rsidR="00D14DF7" w:rsidRPr="00D14DF7">
        <w:rPr>
          <w:rFonts w:ascii="Times New Roman"/>
          <w:kern w:val="0"/>
          <w:sz w:val="22"/>
          <w:szCs w:val="22"/>
        </w:rPr>
        <w:t xml:space="preserve"> </w:t>
      </w:r>
      <w:r w:rsidR="00D14DF7" w:rsidRPr="00D14DF7">
        <w:rPr>
          <w:rFonts w:ascii="Times New Roman"/>
          <w:kern w:val="0"/>
          <w:sz w:val="22"/>
          <w:szCs w:val="22"/>
        </w:rPr>
        <w:t>변경을</w:t>
      </w:r>
      <w:r w:rsidR="00D14DF7" w:rsidRPr="00D14DF7">
        <w:rPr>
          <w:rFonts w:ascii="Times New Roman"/>
          <w:kern w:val="0"/>
          <w:sz w:val="22"/>
          <w:szCs w:val="22"/>
        </w:rPr>
        <w:t xml:space="preserve"> </w:t>
      </w:r>
      <w:r w:rsidR="00D14DF7" w:rsidRPr="00D14DF7">
        <w:rPr>
          <w:rFonts w:ascii="Times New Roman"/>
          <w:kern w:val="0"/>
          <w:sz w:val="22"/>
          <w:szCs w:val="22"/>
        </w:rPr>
        <w:t>승인하였거나</w:t>
      </w:r>
      <w:r w:rsidR="00D14DF7" w:rsidRPr="00D14DF7">
        <w:rPr>
          <w:rFonts w:ascii="Times New Roman"/>
          <w:kern w:val="0"/>
          <w:sz w:val="22"/>
          <w:szCs w:val="22"/>
        </w:rPr>
        <w:t xml:space="preserve"> </w:t>
      </w:r>
      <w:r w:rsidR="00D14DF7" w:rsidRPr="00D14DF7">
        <w:rPr>
          <w:rFonts w:ascii="Times New Roman"/>
          <w:kern w:val="0"/>
          <w:sz w:val="22"/>
          <w:szCs w:val="22"/>
        </w:rPr>
        <w:t>변경</w:t>
      </w:r>
      <w:r w:rsidR="00D14DF7" w:rsidRPr="00D14DF7">
        <w:rPr>
          <w:rFonts w:ascii="Times New Roman"/>
          <w:kern w:val="0"/>
          <w:sz w:val="22"/>
          <w:szCs w:val="22"/>
        </w:rPr>
        <w:t xml:space="preserve"> </w:t>
      </w:r>
      <w:r w:rsidR="00D14DF7" w:rsidRPr="00D14DF7">
        <w:rPr>
          <w:rFonts w:ascii="Times New Roman"/>
          <w:kern w:val="0"/>
          <w:sz w:val="22"/>
          <w:szCs w:val="22"/>
        </w:rPr>
        <w:t>신청을</w:t>
      </w:r>
      <w:r w:rsidR="00D14DF7" w:rsidRPr="00D14DF7">
        <w:rPr>
          <w:rFonts w:ascii="Times New Roman"/>
          <w:kern w:val="0"/>
          <w:sz w:val="22"/>
          <w:szCs w:val="22"/>
        </w:rPr>
        <w:t xml:space="preserve"> </w:t>
      </w:r>
      <w:r w:rsidR="00D14DF7" w:rsidRPr="00D14DF7">
        <w:rPr>
          <w:rFonts w:ascii="Times New Roman"/>
          <w:kern w:val="0"/>
          <w:sz w:val="22"/>
          <w:szCs w:val="22"/>
        </w:rPr>
        <w:t>접수하였음을</w:t>
      </w:r>
      <w:r w:rsidR="00D14DF7" w:rsidRPr="00D14DF7">
        <w:rPr>
          <w:rFonts w:ascii="Times New Roman"/>
          <w:kern w:val="0"/>
          <w:sz w:val="22"/>
          <w:szCs w:val="22"/>
        </w:rPr>
        <w:t xml:space="preserve"> </w:t>
      </w:r>
      <w:r w:rsidR="00D14DF7" w:rsidRPr="00D14DF7">
        <w:rPr>
          <w:rFonts w:ascii="Times New Roman"/>
          <w:kern w:val="0"/>
          <w:sz w:val="22"/>
          <w:szCs w:val="22"/>
        </w:rPr>
        <w:t>확인할</w:t>
      </w:r>
      <w:r w:rsidR="00D14DF7" w:rsidRPr="00D14DF7">
        <w:rPr>
          <w:rFonts w:ascii="Times New Roman"/>
          <w:kern w:val="0"/>
          <w:sz w:val="22"/>
          <w:szCs w:val="22"/>
        </w:rPr>
        <w:t xml:space="preserve"> </w:t>
      </w:r>
      <w:r w:rsidR="00D14DF7" w:rsidRPr="00D14DF7">
        <w:rPr>
          <w:rFonts w:ascii="Times New Roman"/>
          <w:kern w:val="0"/>
          <w:sz w:val="22"/>
          <w:szCs w:val="22"/>
        </w:rPr>
        <w:t>수</w:t>
      </w:r>
      <w:r w:rsidR="00D14DF7" w:rsidRPr="00D14DF7">
        <w:rPr>
          <w:rFonts w:ascii="Times New Roman"/>
          <w:kern w:val="0"/>
          <w:sz w:val="22"/>
          <w:szCs w:val="22"/>
        </w:rPr>
        <w:t xml:space="preserve"> </w:t>
      </w:r>
      <w:r w:rsidR="00D14DF7" w:rsidRPr="00D14DF7">
        <w:rPr>
          <w:rFonts w:ascii="Times New Roman"/>
          <w:kern w:val="0"/>
          <w:sz w:val="22"/>
          <w:szCs w:val="22"/>
        </w:rPr>
        <w:t>있는</w:t>
      </w:r>
      <w:r w:rsidR="00D14DF7" w:rsidRPr="00D14DF7">
        <w:rPr>
          <w:rFonts w:ascii="Times New Roman"/>
          <w:kern w:val="0"/>
          <w:sz w:val="22"/>
          <w:szCs w:val="22"/>
        </w:rPr>
        <w:t xml:space="preserve"> </w:t>
      </w:r>
      <w:r w:rsidR="00D14DF7" w:rsidRPr="00D14DF7">
        <w:rPr>
          <w:rFonts w:ascii="Times New Roman"/>
          <w:kern w:val="0"/>
          <w:sz w:val="22"/>
          <w:szCs w:val="22"/>
        </w:rPr>
        <w:t>서류로</w:t>
      </w:r>
      <w:r w:rsidR="00D14DF7" w:rsidRPr="00D14DF7">
        <w:rPr>
          <w:rFonts w:ascii="Times New Roman"/>
          <w:kern w:val="0"/>
          <w:sz w:val="22"/>
          <w:szCs w:val="22"/>
        </w:rPr>
        <w:t xml:space="preserve"> </w:t>
      </w:r>
      <w:r w:rsidR="00D14DF7" w:rsidRPr="00D14DF7">
        <w:rPr>
          <w:rFonts w:ascii="Times New Roman"/>
          <w:kern w:val="0"/>
          <w:sz w:val="22"/>
          <w:szCs w:val="22"/>
        </w:rPr>
        <w:t>갈음하고</w:t>
      </w:r>
      <w:r w:rsidR="00D14DF7" w:rsidRPr="00D14DF7">
        <w:rPr>
          <w:rFonts w:ascii="Times New Roman"/>
          <w:kern w:val="0"/>
          <w:sz w:val="22"/>
          <w:szCs w:val="22"/>
        </w:rPr>
        <w:t xml:space="preserve">, </w:t>
      </w:r>
      <w:r w:rsidR="00D14DF7" w:rsidRPr="00D14DF7">
        <w:rPr>
          <w:rFonts w:ascii="Times New Roman"/>
          <w:kern w:val="0"/>
          <w:sz w:val="22"/>
          <w:szCs w:val="22"/>
        </w:rPr>
        <w:t>변경된</w:t>
      </w:r>
      <w:r w:rsidR="00D14DF7" w:rsidRPr="00D14DF7">
        <w:rPr>
          <w:rFonts w:ascii="Times New Roman"/>
          <w:kern w:val="0"/>
          <w:sz w:val="22"/>
          <w:szCs w:val="22"/>
        </w:rPr>
        <w:t xml:space="preserve"> </w:t>
      </w:r>
      <w:r w:rsidR="00D14DF7" w:rsidRPr="00D14DF7">
        <w:rPr>
          <w:rFonts w:ascii="Times New Roman"/>
          <w:kern w:val="0"/>
          <w:sz w:val="22"/>
          <w:szCs w:val="22"/>
        </w:rPr>
        <w:t>보험증권</w:t>
      </w:r>
      <w:r w:rsidR="00D14DF7" w:rsidRPr="00D14DF7">
        <w:rPr>
          <w:rFonts w:ascii="Times New Roman"/>
          <w:kern w:val="0"/>
          <w:sz w:val="22"/>
          <w:szCs w:val="22"/>
        </w:rPr>
        <w:t xml:space="preserve"> </w:t>
      </w:r>
      <w:r w:rsidR="00D14DF7" w:rsidRPr="00D14DF7">
        <w:rPr>
          <w:rFonts w:ascii="Times New Roman"/>
          <w:kern w:val="0"/>
          <w:sz w:val="22"/>
          <w:szCs w:val="22"/>
        </w:rPr>
        <w:t>사본은</w:t>
      </w:r>
      <w:r w:rsidR="00D14DF7" w:rsidRPr="00D14DF7">
        <w:rPr>
          <w:rFonts w:ascii="Times New Roman"/>
          <w:kern w:val="0"/>
          <w:sz w:val="22"/>
          <w:szCs w:val="22"/>
        </w:rPr>
        <w:t xml:space="preserve"> </w:t>
      </w:r>
      <w:r w:rsidR="00D14DF7" w:rsidRPr="00D14DF7">
        <w:rPr>
          <w:rFonts w:ascii="Times New Roman"/>
          <w:kern w:val="0"/>
          <w:sz w:val="22"/>
          <w:szCs w:val="22"/>
        </w:rPr>
        <w:t>발급</w:t>
      </w:r>
      <w:r w:rsidR="00D14DF7" w:rsidRPr="00D14DF7">
        <w:rPr>
          <w:rFonts w:ascii="Times New Roman"/>
          <w:kern w:val="0"/>
          <w:sz w:val="22"/>
          <w:szCs w:val="22"/>
        </w:rPr>
        <w:t xml:space="preserve"> </w:t>
      </w:r>
      <w:r w:rsidR="00D14DF7" w:rsidRPr="00D14DF7">
        <w:rPr>
          <w:rFonts w:ascii="Times New Roman"/>
          <w:kern w:val="0"/>
          <w:sz w:val="22"/>
          <w:szCs w:val="22"/>
        </w:rPr>
        <w:t>후</w:t>
      </w:r>
      <w:r w:rsidR="00D14DF7" w:rsidRPr="00D14DF7">
        <w:rPr>
          <w:rFonts w:ascii="Times New Roman"/>
          <w:kern w:val="0"/>
          <w:sz w:val="22"/>
          <w:szCs w:val="22"/>
        </w:rPr>
        <w:t xml:space="preserve"> </w:t>
      </w:r>
      <w:r w:rsidR="00D14DF7" w:rsidRPr="00D14DF7">
        <w:rPr>
          <w:rFonts w:ascii="Times New Roman"/>
          <w:kern w:val="0"/>
          <w:sz w:val="22"/>
          <w:szCs w:val="22"/>
        </w:rPr>
        <w:t>지체</w:t>
      </w:r>
      <w:r w:rsidR="00D14DF7" w:rsidRPr="00D14DF7">
        <w:rPr>
          <w:rFonts w:ascii="Times New Roman"/>
          <w:kern w:val="0"/>
          <w:sz w:val="22"/>
          <w:szCs w:val="22"/>
        </w:rPr>
        <w:t xml:space="preserve"> </w:t>
      </w:r>
      <w:r w:rsidR="00D14DF7" w:rsidRPr="00D14DF7">
        <w:rPr>
          <w:rFonts w:ascii="Times New Roman"/>
          <w:kern w:val="0"/>
          <w:sz w:val="22"/>
          <w:szCs w:val="22"/>
        </w:rPr>
        <w:t>없이</w:t>
      </w:r>
      <w:r w:rsidR="00D14DF7" w:rsidRPr="00D14DF7">
        <w:rPr>
          <w:rFonts w:ascii="Times New Roman"/>
          <w:kern w:val="0"/>
          <w:sz w:val="22"/>
          <w:szCs w:val="22"/>
        </w:rPr>
        <w:t xml:space="preserve"> </w:t>
      </w:r>
      <w:r w:rsidR="00D14DF7" w:rsidRPr="00D14DF7">
        <w:rPr>
          <w:rFonts w:ascii="Times New Roman"/>
          <w:kern w:val="0"/>
          <w:sz w:val="22"/>
          <w:szCs w:val="22"/>
        </w:rPr>
        <w:t>제출한다</w:t>
      </w:r>
      <w:r w:rsidR="00D14DF7" w:rsidRPr="00D14DF7">
        <w:rPr>
          <w:rFonts w:ascii="Times New Roman"/>
          <w:kern w:val="0"/>
          <w:sz w:val="22"/>
          <w:szCs w:val="22"/>
        </w:rPr>
        <w:t xml:space="preserve">) </w:t>
      </w:r>
      <w:r w:rsidR="00D14DF7" w:rsidRPr="00D14DF7">
        <w:rPr>
          <w:rFonts w:ascii="Times New Roman"/>
          <w:kern w:val="0"/>
          <w:sz w:val="22"/>
          <w:szCs w:val="22"/>
        </w:rPr>
        <w:t>및</w:t>
      </w:r>
      <w:r w:rsidR="00D14DF7" w:rsidRPr="00D14DF7">
        <w:rPr>
          <w:rFonts w:ascii="Times New Roman"/>
          <w:kern w:val="0"/>
          <w:sz w:val="22"/>
          <w:szCs w:val="22"/>
        </w:rPr>
        <w:t xml:space="preserve"> </w:t>
      </w:r>
      <w:r w:rsidR="00D14DF7">
        <w:rPr>
          <w:rFonts w:ascii="Times New Roman" w:hint="eastAsia"/>
          <w:kern w:val="0"/>
          <w:sz w:val="22"/>
          <w:szCs w:val="22"/>
        </w:rPr>
        <w:t>(</w:t>
      </w:r>
      <w:r w:rsidR="00D14DF7">
        <w:rPr>
          <w:rFonts w:ascii="Cambria Math" w:hAnsi="Cambria Math" w:cs="Cambria Math" w:hint="eastAsia"/>
          <w:kern w:val="0"/>
          <w:sz w:val="22"/>
          <w:szCs w:val="22"/>
        </w:rPr>
        <w:t>ii)</w:t>
      </w:r>
      <w:r w:rsidR="00D14DF7" w:rsidRPr="00D14DF7">
        <w:rPr>
          <w:rFonts w:ascii="Times New Roman"/>
          <w:kern w:val="0"/>
          <w:sz w:val="22"/>
          <w:szCs w:val="22"/>
        </w:rPr>
        <w:t xml:space="preserve"> </w:t>
      </w:r>
      <w:r w:rsidR="00D14DF7" w:rsidRPr="00D14DF7">
        <w:rPr>
          <w:rFonts w:ascii="Times New Roman"/>
          <w:kern w:val="0"/>
          <w:sz w:val="22"/>
          <w:szCs w:val="22"/>
        </w:rPr>
        <w:t>매도인이</w:t>
      </w:r>
      <w:r w:rsidR="00D14DF7" w:rsidRPr="00D14DF7">
        <w:rPr>
          <w:rFonts w:ascii="Times New Roman"/>
          <w:kern w:val="0"/>
          <w:sz w:val="22"/>
          <w:szCs w:val="22"/>
        </w:rPr>
        <w:t xml:space="preserve"> </w:t>
      </w:r>
      <w:r w:rsidR="00D14DF7" w:rsidRPr="00D14DF7">
        <w:rPr>
          <w:rFonts w:ascii="Times New Roman"/>
          <w:kern w:val="0"/>
          <w:sz w:val="22"/>
          <w:szCs w:val="22"/>
        </w:rPr>
        <w:t>체결한</w:t>
      </w:r>
      <w:r w:rsidR="00D14DF7" w:rsidRPr="00D14DF7">
        <w:rPr>
          <w:rFonts w:ascii="Times New Roman"/>
          <w:kern w:val="0"/>
          <w:sz w:val="22"/>
          <w:szCs w:val="22"/>
        </w:rPr>
        <w:t xml:space="preserve"> </w:t>
      </w:r>
      <w:r w:rsidR="00D14DF7" w:rsidRPr="00D14DF7">
        <w:rPr>
          <w:rFonts w:ascii="Times New Roman"/>
          <w:kern w:val="0"/>
          <w:sz w:val="22"/>
          <w:szCs w:val="22"/>
        </w:rPr>
        <w:t>보험계약의</w:t>
      </w:r>
      <w:r w:rsidR="00D14DF7" w:rsidRPr="00D14DF7">
        <w:rPr>
          <w:rFonts w:ascii="Times New Roman"/>
          <w:kern w:val="0"/>
          <w:sz w:val="22"/>
          <w:szCs w:val="22"/>
        </w:rPr>
        <w:t xml:space="preserve"> </w:t>
      </w:r>
      <w:r w:rsidR="00D14DF7" w:rsidRPr="00D14DF7">
        <w:rPr>
          <w:rFonts w:ascii="Times New Roman"/>
          <w:kern w:val="0"/>
          <w:sz w:val="22"/>
          <w:szCs w:val="22"/>
        </w:rPr>
        <w:t>보험금청구권에</w:t>
      </w:r>
      <w:r w:rsidR="00D14DF7" w:rsidRPr="00D14DF7">
        <w:rPr>
          <w:rFonts w:ascii="Times New Roman"/>
          <w:kern w:val="0"/>
          <w:sz w:val="22"/>
          <w:szCs w:val="22"/>
        </w:rPr>
        <w:t xml:space="preserve"> </w:t>
      </w:r>
      <w:r w:rsidR="00D14DF7" w:rsidRPr="00D14DF7">
        <w:rPr>
          <w:rFonts w:ascii="Times New Roman"/>
          <w:kern w:val="0"/>
          <w:sz w:val="22"/>
          <w:szCs w:val="22"/>
        </w:rPr>
        <w:t>설정된</w:t>
      </w:r>
      <w:r w:rsidR="00D14DF7" w:rsidRPr="00D14DF7">
        <w:rPr>
          <w:rFonts w:ascii="Times New Roman"/>
          <w:kern w:val="0"/>
          <w:sz w:val="22"/>
          <w:szCs w:val="22"/>
        </w:rPr>
        <w:t xml:space="preserve"> </w:t>
      </w:r>
      <w:r w:rsidR="00D14DF7" w:rsidRPr="00D14DF7">
        <w:rPr>
          <w:rFonts w:ascii="Times New Roman"/>
          <w:kern w:val="0"/>
          <w:sz w:val="22"/>
          <w:szCs w:val="22"/>
        </w:rPr>
        <w:t>근질권의</w:t>
      </w:r>
      <w:r w:rsidR="00D14DF7" w:rsidRPr="00D14DF7">
        <w:rPr>
          <w:rFonts w:ascii="Times New Roman"/>
          <w:kern w:val="0"/>
          <w:sz w:val="22"/>
          <w:szCs w:val="22"/>
        </w:rPr>
        <w:t xml:space="preserve"> </w:t>
      </w:r>
      <w:r w:rsidR="00D14DF7" w:rsidRPr="00D14DF7">
        <w:rPr>
          <w:rFonts w:ascii="Times New Roman"/>
          <w:kern w:val="0"/>
          <w:sz w:val="22"/>
          <w:szCs w:val="22"/>
        </w:rPr>
        <w:t>해지를</w:t>
      </w:r>
      <w:r w:rsidR="00D14DF7" w:rsidRPr="00D14DF7">
        <w:rPr>
          <w:rFonts w:ascii="Times New Roman"/>
          <w:kern w:val="0"/>
          <w:sz w:val="22"/>
          <w:szCs w:val="22"/>
        </w:rPr>
        <w:t xml:space="preserve"> </w:t>
      </w:r>
      <w:r w:rsidR="00D14DF7" w:rsidRPr="00D14DF7">
        <w:rPr>
          <w:rFonts w:ascii="Times New Roman"/>
          <w:kern w:val="0"/>
          <w:sz w:val="22"/>
          <w:szCs w:val="22"/>
        </w:rPr>
        <w:t>확인할</w:t>
      </w:r>
      <w:r w:rsidR="00D14DF7" w:rsidRPr="00D14DF7">
        <w:rPr>
          <w:rFonts w:ascii="Times New Roman"/>
          <w:kern w:val="0"/>
          <w:sz w:val="22"/>
          <w:szCs w:val="22"/>
        </w:rPr>
        <w:t xml:space="preserve"> </w:t>
      </w:r>
      <w:r w:rsidR="00D14DF7" w:rsidRPr="00D14DF7">
        <w:rPr>
          <w:rFonts w:ascii="Times New Roman"/>
          <w:kern w:val="0"/>
          <w:sz w:val="22"/>
          <w:szCs w:val="22"/>
        </w:rPr>
        <w:t>수</w:t>
      </w:r>
      <w:r w:rsidR="00D14DF7" w:rsidRPr="00D14DF7">
        <w:rPr>
          <w:rFonts w:ascii="Times New Roman"/>
          <w:kern w:val="0"/>
          <w:sz w:val="22"/>
          <w:szCs w:val="22"/>
        </w:rPr>
        <w:t xml:space="preserve"> </w:t>
      </w:r>
      <w:r w:rsidR="00D14DF7" w:rsidRPr="00D14DF7">
        <w:rPr>
          <w:rFonts w:ascii="Times New Roman"/>
          <w:kern w:val="0"/>
          <w:sz w:val="22"/>
          <w:szCs w:val="22"/>
        </w:rPr>
        <w:t>있는</w:t>
      </w:r>
      <w:r w:rsidR="00D14DF7" w:rsidRPr="00D14DF7">
        <w:rPr>
          <w:rFonts w:ascii="Times New Roman"/>
          <w:kern w:val="0"/>
          <w:sz w:val="22"/>
          <w:szCs w:val="22"/>
        </w:rPr>
        <w:t xml:space="preserve"> </w:t>
      </w:r>
      <w:r w:rsidR="00D14DF7" w:rsidRPr="00D14DF7">
        <w:rPr>
          <w:rFonts w:ascii="Times New Roman"/>
          <w:kern w:val="0"/>
          <w:sz w:val="22"/>
          <w:szCs w:val="22"/>
        </w:rPr>
        <w:t>서류</w:t>
      </w:r>
      <w:r w:rsidR="00D14DF7" w:rsidRPr="00D14DF7">
        <w:rPr>
          <w:rFonts w:ascii="Times New Roman"/>
          <w:kern w:val="0"/>
          <w:sz w:val="22"/>
          <w:szCs w:val="22"/>
        </w:rPr>
        <w:t>(</w:t>
      </w:r>
      <w:r w:rsidR="00D14DF7" w:rsidRPr="00D14DF7">
        <w:rPr>
          <w:rFonts w:ascii="Times New Roman"/>
          <w:kern w:val="0"/>
          <w:sz w:val="22"/>
          <w:szCs w:val="22"/>
        </w:rPr>
        <w:t>기존</w:t>
      </w:r>
      <w:r w:rsidR="00D14DF7" w:rsidRPr="00D14DF7">
        <w:rPr>
          <w:rFonts w:ascii="Times New Roman"/>
          <w:kern w:val="0"/>
          <w:sz w:val="22"/>
          <w:szCs w:val="22"/>
        </w:rPr>
        <w:t xml:space="preserve"> </w:t>
      </w:r>
      <w:r w:rsidR="00D14DF7" w:rsidRPr="00D14DF7">
        <w:rPr>
          <w:rFonts w:ascii="Times New Roman"/>
          <w:kern w:val="0"/>
          <w:sz w:val="22"/>
          <w:szCs w:val="22"/>
        </w:rPr>
        <w:t>근질권의</w:t>
      </w:r>
      <w:r w:rsidR="00D14DF7" w:rsidRPr="00D14DF7">
        <w:rPr>
          <w:rFonts w:ascii="Times New Roman"/>
          <w:kern w:val="0"/>
          <w:sz w:val="22"/>
          <w:szCs w:val="22"/>
        </w:rPr>
        <w:t xml:space="preserve"> </w:t>
      </w:r>
      <w:r w:rsidR="00D14DF7" w:rsidRPr="00D14DF7">
        <w:rPr>
          <w:rFonts w:ascii="Times New Roman"/>
          <w:kern w:val="0"/>
          <w:sz w:val="22"/>
          <w:szCs w:val="22"/>
        </w:rPr>
        <w:t>소멸을</w:t>
      </w:r>
      <w:r w:rsidR="00D14DF7" w:rsidRPr="00D14DF7">
        <w:rPr>
          <w:rFonts w:ascii="Times New Roman"/>
          <w:kern w:val="0"/>
          <w:sz w:val="22"/>
          <w:szCs w:val="22"/>
        </w:rPr>
        <w:t xml:space="preserve"> </w:t>
      </w:r>
      <w:r w:rsidR="00D14DF7" w:rsidRPr="00D14DF7">
        <w:rPr>
          <w:rFonts w:ascii="Times New Roman"/>
          <w:kern w:val="0"/>
          <w:sz w:val="22"/>
          <w:szCs w:val="22"/>
        </w:rPr>
        <w:t>확인하는</w:t>
      </w:r>
      <w:r w:rsidR="00D14DF7" w:rsidRPr="00D14DF7">
        <w:rPr>
          <w:rFonts w:ascii="Times New Roman"/>
          <w:kern w:val="0"/>
          <w:sz w:val="22"/>
          <w:szCs w:val="22"/>
        </w:rPr>
        <w:t xml:space="preserve"> </w:t>
      </w:r>
      <w:r w:rsidR="00D14DF7" w:rsidRPr="00D14DF7">
        <w:rPr>
          <w:rFonts w:ascii="Times New Roman"/>
          <w:kern w:val="0"/>
          <w:sz w:val="22"/>
          <w:szCs w:val="22"/>
        </w:rPr>
        <w:t>내용이</w:t>
      </w:r>
      <w:r w:rsidR="00D14DF7" w:rsidRPr="00D14DF7">
        <w:rPr>
          <w:rFonts w:ascii="Times New Roman"/>
          <w:kern w:val="0"/>
          <w:sz w:val="22"/>
          <w:szCs w:val="22"/>
        </w:rPr>
        <w:t xml:space="preserve"> </w:t>
      </w:r>
      <w:r w:rsidR="00D14DF7" w:rsidRPr="00D14DF7">
        <w:rPr>
          <w:rFonts w:ascii="Times New Roman"/>
          <w:kern w:val="0"/>
          <w:sz w:val="22"/>
          <w:szCs w:val="22"/>
        </w:rPr>
        <w:t>기재된</w:t>
      </w:r>
      <w:r w:rsidR="00D14DF7" w:rsidRPr="00D14DF7">
        <w:rPr>
          <w:rFonts w:ascii="Times New Roman"/>
          <w:kern w:val="0"/>
          <w:sz w:val="22"/>
          <w:szCs w:val="22"/>
        </w:rPr>
        <w:t xml:space="preserve"> </w:t>
      </w:r>
      <w:r w:rsidR="00D14DF7">
        <w:rPr>
          <w:rFonts w:ascii="Times New Roman" w:hint="eastAsia"/>
          <w:kern w:val="0"/>
          <w:sz w:val="22"/>
          <w:szCs w:val="22"/>
        </w:rPr>
        <w:t>아래</w:t>
      </w:r>
      <w:r w:rsidR="00D14DF7">
        <w:rPr>
          <w:rFonts w:ascii="Times New Roman" w:hint="eastAsia"/>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2</w:t>
      </w:r>
      <w:r w:rsidR="00D14DF7" w:rsidRPr="00D14DF7">
        <w:rPr>
          <w:rFonts w:ascii="Times New Roman"/>
          <w:kern w:val="0"/>
          <w:sz w:val="22"/>
          <w:szCs w:val="22"/>
        </w:rPr>
        <w:t>항</w:t>
      </w:r>
      <w:r w:rsidR="00D14DF7" w:rsidRPr="00D14DF7">
        <w:rPr>
          <w:rFonts w:ascii="Times New Roman"/>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(1)</w:t>
      </w:r>
      <w:r w:rsidR="00D14DF7" w:rsidRPr="00D14DF7">
        <w:rPr>
          <w:rFonts w:ascii="Times New Roman"/>
          <w:kern w:val="0"/>
          <w:sz w:val="22"/>
          <w:szCs w:val="22"/>
        </w:rPr>
        <w:t>호의</w:t>
      </w:r>
      <w:r w:rsidR="00D14DF7" w:rsidRPr="00D14DF7">
        <w:rPr>
          <w:rFonts w:ascii="Times New Roman"/>
          <w:kern w:val="0"/>
          <w:sz w:val="22"/>
          <w:szCs w:val="22"/>
        </w:rPr>
        <w:t xml:space="preserve"> </w:t>
      </w:r>
      <w:r w:rsidR="00D14DF7" w:rsidRPr="00D14DF7">
        <w:rPr>
          <w:rFonts w:ascii="Times New Roman"/>
          <w:kern w:val="0"/>
          <w:sz w:val="22"/>
          <w:szCs w:val="22"/>
        </w:rPr>
        <w:t>승낙서</w:t>
      </w:r>
      <w:r w:rsidR="00D14DF7" w:rsidRPr="00D14DF7">
        <w:rPr>
          <w:rFonts w:ascii="Times New Roman"/>
          <w:kern w:val="0"/>
          <w:sz w:val="22"/>
          <w:szCs w:val="22"/>
        </w:rPr>
        <w:t xml:space="preserve"> </w:t>
      </w:r>
      <w:r w:rsidR="00D14DF7" w:rsidRPr="00D14DF7">
        <w:rPr>
          <w:rFonts w:ascii="Times New Roman"/>
          <w:kern w:val="0"/>
          <w:sz w:val="22"/>
          <w:szCs w:val="22"/>
        </w:rPr>
        <w:t>또는</w:t>
      </w:r>
      <w:r w:rsidR="00D14DF7" w:rsidRPr="00D14DF7">
        <w:rPr>
          <w:rFonts w:ascii="Times New Roman"/>
          <w:kern w:val="0"/>
          <w:sz w:val="22"/>
          <w:szCs w:val="22"/>
        </w:rPr>
        <w:t xml:space="preserve"> </w:t>
      </w:r>
      <w:r w:rsidR="00D14DF7" w:rsidRPr="00D14DF7">
        <w:rPr>
          <w:rFonts w:ascii="Times New Roman"/>
          <w:kern w:val="0"/>
          <w:sz w:val="22"/>
          <w:szCs w:val="22"/>
        </w:rPr>
        <w:t>기존</w:t>
      </w:r>
      <w:r w:rsidR="00D14DF7" w:rsidRPr="00D14DF7">
        <w:rPr>
          <w:rFonts w:ascii="Times New Roman"/>
          <w:kern w:val="0"/>
          <w:sz w:val="22"/>
          <w:szCs w:val="22"/>
        </w:rPr>
        <w:t xml:space="preserve"> </w:t>
      </w:r>
      <w:r w:rsidR="00D14DF7" w:rsidRPr="00D14DF7">
        <w:rPr>
          <w:rFonts w:ascii="Times New Roman"/>
          <w:kern w:val="0"/>
          <w:sz w:val="22"/>
          <w:szCs w:val="22"/>
        </w:rPr>
        <w:t>근질권이</w:t>
      </w:r>
      <w:r w:rsidR="00D14DF7" w:rsidRPr="00D14DF7">
        <w:rPr>
          <w:rFonts w:ascii="Times New Roman"/>
          <w:kern w:val="0"/>
          <w:sz w:val="22"/>
          <w:szCs w:val="22"/>
        </w:rPr>
        <w:t xml:space="preserve"> </w:t>
      </w:r>
      <w:r w:rsidR="00D14DF7" w:rsidRPr="00D14DF7">
        <w:rPr>
          <w:rFonts w:ascii="Times New Roman"/>
          <w:kern w:val="0"/>
          <w:sz w:val="22"/>
          <w:szCs w:val="22"/>
        </w:rPr>
        <w:t>기재되지</w:t>
      </w:r>
      <w:r w:rsidR="00D14DF7" w:rsidRPr="00D14DF7">
        <w:rPr>
          <w:rFonts w:ascii="Times New Roman"/>
          <w:kern w:val="0"/>
          <w:sz w:val="22"/>
          <w:szCs w:val="22"/>
        </w:rPr>
        <w:t xml:space="preserve"> </w:t>
      </w:r>
      <w:r w:rsidR="00D14DF7" w:rsidRPr="00D14DF7">
        <w:rPr>
          <w:rFonts w:ascii="Times New Roman"/>
          <w:kern w:val="0"/>
          <w:sz w:val="22"/>
          <w:szCs w:val="22"/>
        </w:rPr>
        <w:t>아니한</w:t>
      </w:r>
      <w:r w:rsidR="00D14DF7" w:rsidRPr="00D14DF7">
        <w:rPr>
          <w:rFonts w:ascii="Times New Roman"/>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3</w:t>
      </w:r>
      <w:r w:rsidR="00D14DF7" w:rsidRPr="00D14DF7">
        <w:rPr>
          <w:rFonts w:ascii="Times New Roman"/>
          <w:kern w:val="0"/>
          <w:sz w:val="22"/>
          <w:szCs w:val="22"/>
        </w:rPr>
        <w:t>항</w:t>
      </w:r>
      <w:r w:rsidR="00D14DF7" w:rsidRPr="00D14DF7">
        <w:rPr>
          <w:rFonts w:ascii="Times New Roman"/>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(3)</w:t>
      </w:r>
      <w:r w:rsidR="00D14DF7" w:rsidRPr="00D14DF7">
        <w:rPr>
          <w:rFonts w:ascii="Times New Roman"/>
          <w:kern w:val="0"/>
          <w:sz w:val="22"/>
          <w:szCs w:val="22"/>
        </w:rPr>
        <w:t>호의</w:t>
      </w:r>
      <w:r w:rsidR="00D14DF7" w:rsidRPr="00D14DF7">
        <w:rPr>
          <w:rFonts w:ascii="Times New Roman"/>
          <w:kern w:val="0"/>
          <w:sz w:val="22"/>
          <w:szCs w:val="22"/>
        </w:rPr>
        <w:t xml:space="preserve"> </w:t>
      </w:r>
      <w:r w:rsidR="00D14DF7" w:rsidRPr="00D14DF7">
        <w:rPr>
          <w:rFonts w:ascii="Times New Roman"/>
          <w:kern w:val="0"/>
          <w:sz w:val="22"/>
          <w:szCs w:val="22"/>
        </w:rPr>
        <w:t>보험배서증권을</w:t>
      </w:r>
      <w:r w:rsidR="00D14DF7" w:rsidRPr="00D14DF7">
        <w:rPr>
          <w:rFonts w:ascii="Times New Roman"/>
          <w:kern w:val="0"/>
          <w:sz w:val="22"/>
          <w:szCs w:val="22"/>
        </w:rPr>
        <w:t xml:space="preserve"> </w:t>
      </w:r>
      <w:r w:rsidR="00D14DF7" w:rsidRPr="00D14DF7">
        <w:rPr>
          <w:rFonts w:ascii="Times New Roman"/>
          <w:kern w:val="0"/>
          <w:sz w:val="22"/>
          <w:szCs w:val="22"/>
        </w:rPr>
        <w:t>각</w:t>
      </w:r>
      <w:r w:rsidR="00D14DF7" w:rsidRPr="00D14DF7">
        <w:rPr>
          <w:rFonts w:ascii="Times New Roman"/>
          <w:kern w:val="0"/>
          <w:sz w:val="22"/>
          <w:szCs w:val="22"/>
        </w:rPr>
        <w:t xml:space="preserve"> </w:t>
      </w:r>
      <w:r w:rsidR="00D14DF7" w:rsidRPr="00D14DF7">
        <w:rPr>
          <w:rFonts w:ascii="Times New Roman"/>
          <w:kern w:val="0"/>
          <w:sz w:val="22"/>
          <w:szCs w:val="22"/>
        </w:rPr>
        <w:t>해당</w:t>
      </w:r>
      <w:r w:rsidR="00D14DF7" w:rsidRPr="00D14DF7">
        <w:rPr>
          <w:rFonts w:ascii="Times New Roman"/>
          <w:kern w:val="0"/>
          <w:sz w:val="22"/>
          <w:szCs w:val="22"/>
        </w:rPr>
        <w:t xml:space="preserve"> </w:t>
      </w:r>
      <w:r w:rsidR="00D14DF7" w:rsidRPr="00D14DF7">
        <w:rPr>
          <w:rFonts w:ascii="Times New Roman"/>
          <w:kern w:val="0"/>
          <w:sz w:val="22"/>
          <w:szCs w:val="22"/>
        </w:rPr>
        <w:t>기한</w:t>
      </w:r>
      <w:r w:rsidR="00D14DF7" w:rsidRPr="00D14DF7">
        <w:rPr>
          <w:rFonts w:ascii="Times New Roman"/>
          <w:kern w:val="0"/>
          <w:sz w:val="22"/>
          <w:szCs w:val="22"/>
        </w:rPr>
        <w:t xml:space="preserve"> </w:t>
      </w:r>
      <w:r w:rsidR="00D14DF7" w:rsidRPr="00D14DF7">
        <w:rPr>
          <w:rFonts w:ascii="Times New Roman"/>
          <w:kern w:val="0"/>
          <w:sz w:val="22"/>
          <w:szCs w:val="22"/>
        </w:rPr>
        <w:t>내에</w:t>
      </w:r>
      <w:r w:rsidR="00D14DF7" w:rsidRPr="00D14DF7">
        <w:rPr>
          <w:rFonts w:ascii="Times New Roman"/>
          <w:kern w:val="0"/>
          <w:sz w:val="22"/>
          <w:szCs w:val="22"/>
        </w:rPr>
        <w:t xml:space="preserve"> </w:t>
      </w:r>
      <w:r w:rsidR="00D14DF7" w:rsidRPr="00D14DF7">
        <w:rPr>
          <w:rFonts w:ascii="Times New Roman"/>
          <w:kern w:val="0"/>
          <w:sz w:val="22"/>
          <w:szCs w:val="22"/>
        </w:rPr>
        <w:t>제출하는</w:t>
      </w:r>
      <w:r w:rsidR="00D14DF7" w:rsidRPr="00D14DF7">
        <w:rPr>
          <w:rFonts w:ascii="Times New Roman"/>
          <w:kern w:val="0"/>
          <w:sz w:val="22"/>
          <w:szCs w:val="22"/>
        </w:rPr>
        <w:t xml:space="preserve"> </w:t>
      </w:r>
      <w:r w:rsidR="00D14DF7" w:rsidRPr="00D14DF7">
        <w:rPr>
          <w:rFonts w:ascii="Times New Roman"/>
          <w:kern w:val="0"/>
          <w:sz w:val="22"/>
          <w:szCs w:val="22"/>
        </w:rPr>
        <w:t>것으로</w:t>
      </w:r>
      <w:r w:rsidR="00D14DF7" w:rsidRPr="00D14DF7">
        <w:rPr>
          <w:rFonts w:ascii="Times New Roman"/>
          <w:kern w:val="0"/>
          <w:sz w:val="22"/>
          <w:szCs w:val="22"/>
        </w:rPr>
        <w:t xml:space="preserve"> </w:t>
      </w:r>
      <w:r w:rsidR="00D14DF7" w:rsidRPr="00D14DF7">
        <w:rPr>
          <w:rFonts w:ascii="Times New Roman"/>
          <w:kern w:val="0"/>
          <w:sz w:val="22"/>
          <w:szCs w:val="22"/>
        </w:rPr>
        <w:t>갈음할</w:t>
      </w:r>
      <w:r w:rsidR="00D14DF7" w:rsidRPr="00D14DF7">
        <w:rPr>
          <w:rFonts w:ascii="Times New Roman"/>
          <w:kern w:val="0"/>
          <w:sz w:val="22"/>
          <w:szCs w:val="22"/>
        </w:rPr>
        <w:t xml:space="preserve"> </w:t>
      </w:r>
      <w:r w:rsidR="00D14DF7" w:rsidRPr="00D14DF7">
        <w:rPr>
          <w:rFonts w:ascii="Times New Roman"/>
          <w:kern w:val="0"/>
          <w:sz w:val="22"/>
          <w:szCs w:val="22"/>
        </w:rPr>
        <w:t>수</w:t>
      </w:r>
      <w:r w:rsidR="00D14DF7" w:rsidRPr="00D14DF7">
        <w:rPr>
          <w:rFonts w:ascii="Times New Roman"/>
          <w:kern w:val="0"/>
          <w:sz w:val="22"/>
          <w:szCs w:val="22"/>
        </w:rPr>
        <w:t xml:space="preserve"> </w:t>
      </w:r>
      <w:r w:rsidR="00D14DF7" w:rsidRPr="00D14DF7">
        <w:rPr>
          <w:rFonts w:ascii="Times New Roman"/>
          <w:kern w:val="0"/>
          <w:sz w:val="22"/>
          <w:szCs w:val="22"/>
        </w:rPr>
        <w:t>있다</w:t>
      </w:r>
      <w:r w:rsidR="00D14DF7" w:rsidRPr="00D14DF7">
        <w:rPr>
          <w:rFonts w:ascii="Times New Roman"/>
          <w:kern w:val="0"/>
          <w:sz w:val="22"/>
          <w:szCs w:val="22"/>
        </w:rPr>
        <w:t>)</w:t>
      </w:r>
      <w:r w:rsidR="00D14DF7">
        <w:rPr>
          <w:rFonts w:ascii="Times New Roman" w:hint="eastAsia"/>
          <w:kern w:val="0"/>
          <w:sz w:val="22"/>
          <w:szCs w:val="22"/>
        </w:rPr>
        <w:t xml:space="preserve"> </w:t>
      </w:r>
      <w:del w:id="1079" w:author="BKL" w:date="2026-10-12T20:10:00Z" w16du:dateUtc="2026-10-12T11:10:00Z">
        <w:r w:rsidR="00D14DF7" w:rsidRPr="00D14DF7" w:rsidDel="009242CF">
          <w:rPr>
            <w:rFonts w:ascii="Times New Roman" w:hint="eastAsia"/>
            <w:kern w:val="0"/>
            <w:sz w:val="22"/>
            <w:szCs w:val="22"/>
            <w:highlight w:val="yellow"/>
          </w:rPr>
          <w:delText xml:space="preserve">[BKL Note: </w:delText>
        </w:r>
        <w:r w:rsidR="00D14DF7" w:rsidRPr="00D14DF7" w:rsidDel="009242CF">
          <w:rPr>
            <w:rFonts w:ascii="Times New Roman" w:hint="eastAsia"/>
            <w:kern w:val="0"/>
            <w:sz w:val="22"/>
            <w:szCs w:val="22"/>
            <w:highlight w:val="yellow"/>
          </w:rPr>
          <w:delText>기존</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보험근질권</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해지</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관련</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서류의</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교부를</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위해서는</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매도인</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및</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매도인</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대주의</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협조를</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얻어야</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하므로</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보험계약</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승계</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및</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기존</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근질권</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해지를</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확인할</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수</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있는</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대체</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서류를</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함께</w:delText>
        </w:r>
        <w:r w:rsidR="00D14DF7" w:rsidRPr="00D14DF7" w:rsidDel="009242CF">
          <w:rPr>
            <w:rFonts w:ascii="Times New Roman" w:hint="eastAsia"/>
            <w:kern w:val="0"/>
            <w:sz w:val="22"/>
            <w:szCs w:val="22"/>
            <w:highlight w:val="yellow"/>
          </w:rPr>
          <w:delText xml:space="preserve"> </w:delText>
        </w:r>
        <w:r w:rsidR="00D14DF7" w:rsidRPr="00D14DF7" w:rsidDel="009242CF">
          <w:rPr>
            <w:rFonts w:ascii="Times New Roman" w:hint="eastAsia"/>
            <w:kern w:val="0"/>
            <w:sz w:val="22"/>
            <w:szCs w:val="22"/>
            <w:highlight w:val="yellow"/>
          </w:rPr>
          <w:delText>기재하였습니다</w:delText>
        </w:r>
        <w:r w:rsidR="00D14DF7" w:rsidRPr="00D14DF7" w:rsidDel="009242CF">
          <w:rPr>
            <w:rFonts w:ascii="Times New Roman" w:hint="eastAsia"/>
            <w:kern w:val="0"/>
            <w:sz w:val="22"/>
            <w:szCs w:val="22"/>
            <w:highlight w:val="yellow"/>
          </w:rPr>
          <w:delText>.]</w:delText>
        </w:r>
      </w:del>
    </w:p>
    <w:p w14:paraId="31DFCD68" w14:textId="1BE51782" w:rsidR="00E01346" w:rsidRPr="00A2093A" w:rsidRDefault="00A2093A" w:rsidP="00A2093A">
      <w:pPr>
        <w:pStyle w:val="afd"/>
        <w:numPr>
          <w:ilvl w:val="3"/>
          <w:numId w:val="1"/>
        </w:numPr>
        <w:tabs>
          <w:tab w:val="clear" w:pos="2005"/>
          <w:tab w:val="left" w:pos="400"/>
          <w:tab w:val="num" w:pos="1701"/>
        </w:tabs>
        <w:adjustRightInd w:val="0"/>
        <w:snapToGrid w:val="0"/>
        <w:spacing w:line="400" w:lineRule="exact"/>
        <w:ind w:leftChars="0" w:left="1560"/>
        <w:rPr>
          <w:rFonts w:ascii="Times New Roman"/>
          <w:kern w:val="0"/>
          <w:sz w:val="22"/>
          <w:szCs w:val="22"/>
        </w:rPr>
      </w:pPr>
      <w:r>
        <w:rPr>
          <w:rFonts w:ascii="Times New Roman" w:hint="eastAsia"/>
          <w:kern w:val="0"/>
          <w:sz w:val="22"/>
          <w:szCs w:val="22"/>
        </w:rPr>
        <w:t>위</w:t>
      </w:r>
      <w:r w:rsidR="001B20C7" w:rsidRPr="00A2093A">
        <w:rPr>
          <w:rFonts w:ascii="Times New Roman" w:hint="eastAsia"/>
          <w:kern w:val="0"/>
          <w:sz w:val="22"/>
          <w:szCs w:val="22"/>
        </w:rPr>
        <w:t xml:space="preserve"> </w:t>
      </w:r>
      <w:r w:rsidR="001B20C7" w:rsidRPr="00A2093A">
        <w:rPr>
          <w:rFonts w:ascii="Times New Roman" w:hint="eastAsia"/>
          <w:kern w:val="0"/>
          <w:sz w:val="22"/>
          <w:szCs w:val="22"/>
        </w:rPr>
        <w:t>각</w:t>
      </w:r>
      <w:r w:rsidR="001B20C7" w:rsidRPr="00A2093A">
        <w:rPr>
          <w:rFonts w:ascii="Times New Roman" w:hint="eastAsia"/>
          <w:kern w:val="0"/>
          <w:sz w:val="22"/>
          <w:szCs w:val="22"/>
        </w:rPr>
        <w:t xml:space="preserve"> </w:t>
      </w:r>
      <w:r w:rsidR="001B20C7" w:rsidRPr="00A2093A">
        <w:rPr>
          <w:rFonts w:ascii="Times New Roman" w:hint="eastAsia"/>
          <w:kern w:val="0"/>
          <w:sz w:val="22"/>
          <w:szCs w:val="22"/>
        </w:rPr>
        <w:t>경우</w:t>
      </w:r>
      <w:r w:rsidR="00E01346" w:rsidRPr="00A2093A">
        <w:rPr>
          <w:rFonts w:ascii="Times New Roman"/>
          <w:kern w:val="0"/>
          <w:sz w:val="22"/>
          <w:szCs w:val="22"/>
        </w:rPr>
        <w:t xml:space="preserve"> </w:t>
      </w:r>
      <w:r w:rsidR="00E01346" w:rsidRPr="00A2093A">
        <w:rPr>
          <w:rFonts w:ascii="Times New Roman"/>
          <w:kern w:val="0"/>
          <w:sz w:val="22"/>
          <w:szCs w:val="22"/>
        </w:rPr>
        <w:t>확정일자</w:t>
      </w:r>
      <w:r w:rsidR="00E01346" w:rsidRPr="00A2093A">
        <w:rPr>
          <w:rFonts w:ascii="Times New Roman"/>
          <w:kern w:val="0"/>
          <w:sz w:val="22"/>
          <w:szCs w:val="22"/>
        </w:rPr>
        <w:t xml:space="preserve"> </w:t>
      </w:r>
      <w:r w:rsidR="00E01346" w:rsidRPr="00A2093A">
        <w:rPr>
          <w:rFonts w:ascii="Times New Roman"/>
          <w:kern w:val="0"/>
          <w:sz w:val="22"/>
          <w:szCs w:val="22"/>
        </w:rPr>
        <w:t>있는</w:t>
      </w:r>
      <w:r w:rsidR="00E01346" w:rsidRPr="00A2093A">
        <w:rPr>
          <w:rFonts w:ascii="Times New Roman"/>
          <w:kern w:val="0"/>
          <w:sz w:val="22"/>
          <w:szCs w:val="22"/>
        </w:rPr>
        <w:t xml:space="preserve"> </w:t>
      </w:r>
      <w:r w:rsidR="00E01346" w:rsidRPr="00A2093A">
        <w:rPr>
          <w:rFonts w:ascii="Times New Roman"/>
          <w:kern w:val="0"/>
          <w:sz w:val="22"/>
          <w:szCs w:val="22"/>
        </w:rPr>
        <w:t>보험근질권설정</w:t>
      </w:r>
      <w:r w:rsidR="00E01346" w:rsidRPr="00A2093A">
        <w:rPr>
          <w:rFonts w:ascii="Times New Roman"/>
          <w:kern w:val="0"/>
          <w:sz w:val="22"/>
          <w:szCs w:val="22"/>
        </w:rPr>
        <w:t xml:space="preserve"> </w:t>
      </w:r>
      <w:r w:rsidR="00E01346" w:rsidRPr="00A2093A">
        <w:rPr>
          <w:rFonts w:ascii="Times New Roman"/>
          <w:kern w:val="0"/>
          <w:sz w:val="22"/>
          <w:szCs w:val="22"/>
        </w:rPr>
        <w:t>통지서</w:t>
      </w:r>
      <w:r w:rsidR="00E01346" w:rsidRPr="00A2093A">
        <w:rPr>
          <w:rFonts w:ascii="Times New Roman"/>
          <w:kern w:val="0"/>
          <w:sz w:val="22"/>
          <w:szCs w:val="22"/>
        </w:rPr>
        <w:t xml:space="preserve"> </w:t>
      </w:r>
      <w:r w:rsidR="00E01346" w:rsidRPr="00A2093A">
        <w:rPr>
          <w:rFonts w:ascii="Times New Roman"/>
          <w:kern w:val="0"/>
          <w:sz w:val="22"/>
          <w:szCs w:val="22"/>
        </w:rPr>
        <w:t>사본</w:t>
      </w:r>
    </w:p>
    <w:p w14:paraId="48E53468" w14:textId="6E857758" w:rsidR="00F961D4" w:rsidRPr="00413874" w:rsidRDefault="00C00A86" w:rsidP="00A2093A">
      <w:pPr>
        <w:numPr>
          <w:ilvl w:val="0"/>
          <w:numId w:val="92"/>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보험금수령계좌</w:t>
      </w:r>
      <w:r w:rsidR="00633F7B">
        <w:rPr>
          <w:rFonts w:ascii="Times New Roman" w:hint="eastAsia"/>
          <w:kern w:val="0"/>
          <w:sz w:val="22"/>
          <w:szCs w:val="22"/>
        </w:rPr>
        <w:t xml:space="preserve">, Tranche A </w:t>
      </w:r>
      <w:r>
        <w:rPr>
          <w:rFonts w:ascii="Times New Roman" w:hint="eastAsia"/>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Pr>
          <w:rFonts w:ascii="Times New Roman" w:hint="eastAsia"/>
          <w:kern w:val="0"/>
          <w:sz w:val="22"/>
          <w:szCs w:val="22"/>
        </w:rPr>
        <w:t>에</w:t>
      </w:r>
      <w:r>
        <w:rPr>
          <w:rFonts w:ascii="Times New Roman" w:hint="eastAsia"/>
          <w:kern w:val="0"/>
          <w:sz w:val="22"/>
          <w:szCs w:val="22"/>
        </w:rPr>
        <w:t xml:space="preserve"> </w:t>
      </w:r>
      <w:r>
        <w:rPr>
          <w:rFonts w:ascii="Times New Roman" w:hint="eastAsia"/>
          <w:kern w:val="0"/>
          <w:sz w:val="22"/>
          <w:szCs w:val="22"/>
        </w:rPr>
        <w:t>관한</w:t>
      </w:r>
      <w:r>
        <w:rPr>
          <w:rFonts w:ascii="Times New Roman" w:hint="eastAsia"/>
          <w:kern w:val="0"/>
          <w:sz w:val="22"/>
          <w:szCs w:val="22"/>
        </w:rPr>
        <w:t xml:space="preserve"> </w:t>
      </w:r>
      <w:r w:rsidR="00F961D4" w:rsidRPr="00413874">
        <w:rPr>
          <w:rFonts w:ascii="Times New Roman" w:hint="eastAsia"/>
          <w:kern w:val="0"/>
          <w:sz w:val="22"/>
          <w:szCs w:val="22"/>
        </w:rPr>
        <w:t>확정일자</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있는</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예금채권근질권설정</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통지서</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각</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사본</w:t>
      </w:r>
    </w:p>
    <w:p w14:paraId="31C8B7DC" w14:textId="77777777" w:rsidR="00173F68" w:rsidRPr="00A735CC" w:rsidRDefault="00173F68" w:rsidP="00173F68">
      <w:pPr>
        <w:tabs>
          <w:tab w:val="left" w:pos="400"/>
        </w:tabs>
        <w:adjustRightInd w:val="0"/>
        <w:snapToGrid w:val="0"/>
        <w:spacing w:line="400" w:lineRule="exact"/>
        <w:rPr>
          <w:rFonts w:ascii="Times New Roman"/>
          <w:kern w:val="0"/>
          <w:sz w:val="22"/>
          <w:szCs w:val="22"/>
        </w:rPr>
      </w:pPr>
    </w:p>
    <w:p w14:paraId="7C424710" w14:textId="26EC88C1" w:rsidR="00173F68" w:rsidRPr="00A735CC" w:rsidRDefault="00173F68" w:rsidP="001E61DB">
      <w:pPr>
        <w:numPr>
          <w:ilvl w:val="0"/>
          <w:numId w:val="91"/>
        </w:numPr>
        <w:tabs>
          <w:tab w:val="left" w:pos="400"/>
        </w:tabs>
        <w:adjustRightInd w:val="0"/>
        <w:snapToGrid w:val="0"/>
        <w:spacing w:line="400" w:lineRule="exact"/>
        <w:rPr>
          <w:rFonts w:ascii="Times New Roman"/>
          <w:sz w:val="22"/>
          <w:szCs w:val="22"/>
        </w:rPr>
      </w:pPr>
      <w:r w:rsidRPr="00A735CC">
        <w:rPr>
          <w:rFonts w:ascii="Times New Roman"/>
          <w:sz w:val="22"/>
          <w:szCs w:val="22"/>
        </w:rPr>
        <w:t>인출일로부터</w:t>
      </w:r>
      <w:r w:rsidRPr="00A735CC">
        <w:rPr>
          <w:rFonts w:ascii="Times New Roman"/>
          <w:sz w:val="22"/>
          <w:szCs w:val="22"/>
        </w:rPr>
        <w:t xml:space="preserve"> </w:t>
      </w:r>
      <w:r>
        <w:rPr>
          <w:rFonts w:ascii="Times New Roman" w:hint="eastAsia"/>
          <w:sz w:val="22"/>
          <w:szCs w:val="22"/>
        </w:rPr>
        <w:t>칠</w:t>
      </w:r>
      <w:r>
        <w:rPr>
          <w:rFonts w:ascii="Times New Roman" w:hint="eastAsia"/>
          <w:sz w:val="22"/>
          <w:szCs w:val="22"/>
        </w:rPr>
        <w:t>(7</w:t>
      </w:r>
      <w:r>
        <w:rPr>
          <w:rFonts w:ascii="Times New Roman"/>
          <w:sz w:val="22"/>
          <w:szCs w:val="22"/>
        </w:rPr>
        <w:t>)</w:t>
      </w:r>
      <w:r w:rsidRPr="00A735CC">
        <w:rPr>
          <w:rFonts w:ascii="Times New Roman"/>
          <w:sz w:val="22"/>
          <w:szCs w:val="22"/>
        </w:rPr>
        <w:t>영업일</w:t>
      </w:r>
      <w:r w:rsidRPr="00A735CC">
        <w:rPr>
          <w:rFonts w:ascii="Times New Roman"/>
          <w:sz w:val="22"/>
          <w:szCs w:val="22"/>
        </w:rPr>
        <w:t xml:space="preserve"> </w:t>
      </w:r>
      <w:r w:rsidRPr="00A735CC">
        <w:rPr>
          <w:rFonts w:ascii="Times New Roman"/>
          <w:sz w:val="22"/>
          <w:szCs w:val="22"/>
        </w:rPr>
        <w:t>이내에</w:t>
      </w:r>
      <w:r w:rsidRPr="00A735CC">
        <w:rPr>
          <w:rFonts w:ascii="Times New Roman"/>
          <w:sz w:val="22"/>
          <w:szCs w:val="22"/>
        </w:rPr>
        <w:t xml:space="preserve"> </w:t>
      </w:r>
      <w:r w:rsidRPr="00A735CC">
        <w:rPr>
          <w:rFonts w:ascii="Times New Roman"/>
          <w:sz w:val="22"/>
          <w:szCs w:val="22"/>
        </w:rPr>
        <w:t>제공되어야</w:t>
      </w:r>
      <w:r w:rsidRPr="00A735CC">
        <w:rPr>
          <w:rFonts w:ascii="Times New Roman"/>
          <w:sz w:val="22"/>
          <w:szCs w:val="22"/>
        </w:rPr>
        <w:t xml:space="preserve"> </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서류</w:t>
      </w:r>
    </w:p>
    <w:p w14:paraId="15AD3058" w14:textId="77777777" w:rsidR="00173F68" w:rsidRPr="007C5731" w:rsidRDefault="00173F68" w:rsidP="00173F68">
      <w:pPr>
        <w:tabs>
          <w:tab w:val="left" w:pos="400"/>
        </w:tabs>
        <w:adjustRightInd w:val="0"/>
        <w:snapToGrid w:val="0"/>
        <w:spacing w:line="400" w:lineRule="exact"/>
        <w:rPr>
          <w:rFonts w:ascii="Times New Roman"/>
          <w:kern w:val="0"/>
          <w:sz w:val="22"/>
          <w:szCs w:val="22"/>
        </w:rPr>
      </w:pPr>
    </w:p>
    <w:p w14:paraId="30245971"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보험회사의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보험근질권설정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33C84B30" w14:textId="6CB31E62"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보험금수령계좌</w:t>
      </w:r>
      <w:r w:rsidR="00633F7B">
        <w:rPr>
          <w:rFonts w:ascii="Times New Roman" w:hint="eastAsia"/>
          <w:kern w:val="0"/>
          <w:sz w:val="22"/>
          <w:szCs w:val="22"/>
        </w:rPr>
        <w:t>, Tranche A</w:t>
      </w:r>
      <w:r w:rsidRPr="00A735CC">
        <w:rPr>
          <w:rFonts w:ascii="Times New Roman"/>
          <w:kern w:val="0"/>
          <w:sz w:val="22"/>
          <w:szCs w:val="22"/>
        </w:rPr>
        <w:t xml:space="preserve"> </w:t>
      </w:r>
      <w:r w:rsidRPr="00A735CC">
        <w:rPr>
          <w:rFonts w:ascii="Times New Roman"/>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sidRPr="00A735CC">
        <w:rPr>
          <w:rFonts w:ascii="Times New Roman"/>
          <w:kern w:val="0"/>
          <w:sz w:val="22"/>
          <w:szCs w:val="22"/>
        </w:rPr>
        <w:t>에</w:t>
      </w:r>
      <w:r w:rsidRPr="00A735CC">
        <w:rPr>
          <w:rFonts w:ascii="Times New Roman"/>
          <w:kern w:val="0"/>
          <w:sz w:val="22"/>
          <w:szCs w:val="22"/>
        </w:rPr>
        <w:t xml:space="preserve"> </w:t>
      </w:r>
      <w:r w:rsidRPr="00A735CC">
        <w:rPr>
          <w:rFonts w:ascii="Times New Roman"/>
          <w:kern w:val="0"/>
          <w:sz w:val="22"/>
          <w:szCs w:val="22"/>
        </w:rPr>
        <w:t>관한</w:t>
      </w:r>
      <w:r w:rsidRPr="00A735CC">
        <w:rPr>
          <w:rFonts w:ascii="Times New Roman"/>
          <w:kern w:val="0"/>
          <w:sz w:val="22"/>
          <w:szCs w:val="22"/>
        </w:rPr>
        <w:t xml:space="preserve"> </w:t>
      </w:r>
      <w:r w:rsidRPr="00A735CC">
        <w:rPr>
          <w:rFonts w:ascii="Times New Roman"/>
          <w:kern w:val="0"/>
          <w:sz w:val="22"/>
          <w:szCs w:val="22"/>
        </w:rPr>
        <w:t>계좌개설기관의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예금채권근질권설정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4EE2FD1F"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각</w:t>
      </w:r>
      <w:r w:rsidRPr="00A735CC">
        <w:rPr>
          <w:rFonts w:ascii="Times New Roman"/>
          <w:kern w:val="0"/>
          <w:sz w:val="22"/>
          <w:szCs w:val="22"/>
        </w:rPr>
        <w:t xml:space="preserve"> </w:t>
      </w:r>
      <w:r w:rsidRPr="00A735CC">
        <w:rPr>
          <w:rFonts w:ascii="Times New Roman"/>
          <w:kern w:val="0"/>
          <w:sz w:val="22"/>
          <w:szCs w:val="22"/>
        </w:rPr>
        <w:t>대주의</w:t>
      </w:r>
      <w:r w:rsidRPr="00A735CC">
        <w:rPr>
          <w:rFonts w:ascii="Times New Roman"/>
          <w:kern w:val="0"/>
          <w:sz w:val="22"/>
          <w:szCs w:val="22"/>
        </w:rPr>
        <w:t xml:space="preserve"> </w:t>
      </w:r>
      <w:r w:rsidRPr="00A735CC">
        <w:rPr>
          <w:rFonts w:ascii="Times New Roman"/>
          <w:kern w:val="0"/>
          <w:sz w:val="22"/>
          <w:szCs w:val="22"/>
        </w:rPr>
        <w:t>우선수익권증서</w:t>
      </w:r>
      <w:r w:rsidRPr="00A735CC">
        <w:rPr>
          <w:rFonts w:ascii="Times New Roman"/>
          <w:kern w:val="0"/>
          <w:sz w:val="22"/>
          <w:szCs w:val="22"/>
        </w:rPr>
        <w:t xml:space="preserve"> </w:t>
      </w:r>
      <w:r w:rsidRPr="00A735CC">
        <w:rPr>
          <w:rFonts w:ascii="Times New Roman"/>
          <w:kern w:val="0"/>
          <w:sz w:val="22"/>
          <w:szCs w:val="22"/>
        </w:rPr>
        <w:t>원본</w:t>
      </w:r>
    </w:p>
    <w:p w14:paraId="75157A28" w14:textId="77777777" w:rsidR="00173F68" w:rsidRPr="00A735CC" w:rsidRDefault="00173F68" w:rsidP="00173F68">
      <w:pPr>
        <w:tabs>
          <w:tab w:val="left" w:pos="400"/>
        </w:tabs>
        <w:adjustRightInd w:val="0"/>
        <w:snapToGrid w:val="0"/>
        <w:spacing w:line="400" w:lineRule="exact"/>
        <w:ind w:left="1134"/>
        <w:rPr>
          <w:rFonts w:ascii="Times New Roman"/>
          <w:kern w:val="0"/>
          <w:sz w:val="22"/>
          <w:szCs w:val="22"/>
        </w:rPr>
      </w:pPr>
    </w:p>
    <w:p w14:paraId="53FC3FF3" w14:textId="0AAC7A91" w:rsidR="00173F68" w:rsidRPr="001E61DB" w:rsidRDefault="00173F68" w:rsidP="001E61DB">
      <w:pPr>
        <w:numPr>
          <w:ilvl w:val="0"/>
          <w:numId w:val="91"/>
        </w:numPr>
        <w:tabs>
          <w:tab w:val="left" w:pos="400"/>
        </w:tabs>
        <w:adjustRightInd w:val="0"/>
        <w:snapToGrid w:val="0"/>
        <w:spacing w:line="400" w:lineRule="exact"/>
        <w:rPr>
          <w:rFonts w:ascii="Times New Roman"/>
          <w:sz w:val="22"/>
          <w:szCs w:val="22"/>
        </w:rPr>
      </w:pPr>
      <w:r w:rsidRPr="00854965">
        <w:rPr>
          <w:rFonts w:ascii="Times New Roman"/>
          <w:sz w:val="22"/>
          <w:szCs w:val="22"/>
        </w:rPr>
        <w:t>인출일</w:t>
      </w:r>
      <w:r w:rsidRPr="00854965">
        <w:rPr>
          <w:rFonts w:ascii="Times New Roman"/>
          <w:sz w:val="22"/>
          <w:szCs w:val="22"/>
        </w:rPr>
        <w:t xml:space="preserve"> </w:t>
      </w:r>
      <w:r w:rsidRPr="00854965">
        <w:rPr>
          <w:rFonts w:ascii="Times New Roman"/>
          <w:sz w:val="22"/>
          <w:szCs w:val="22"/>
        </w:rPr>
        <w:t>후</w:t>
      </w:r>
      <w:r w:rsidRPr="00854965">
        <w:rPr>
          <w:rFonts w:ascii="Times New Roman"/>
          <w:sz w:val="22"/>
          <w:szCs w:val="22"/>
        </w:rPr>
        <w:t xml:space="preserve"> </w:t>
      </w:r>
      <w:r w:rsidRPr="00854965">
        <w:rPr>
          <w:rFonts w:ascii="Times New Roman"/>
          <w:sz w:val="22"/>
          <w:szCs w:val="22"/>
        </w:rPr>
        <w:t>일십</w:t>
      </w:r>
      <w:r w:rsidRPr="00854965">
        <w:rPr>
          <w:rFonts w:ascii="Times New Roman"/>
          <w:sz w:val="22"/>
          <w:szCs w:val="22"/>
        </w:rPr>
        <w:t>(1</w:t>
      </w:r>
      <w:r>
        <w:rPr>
          <w:rFonts w:ascii="Times New Roman" w:hint="eastAsia"/>
          <w:sz w:val="22"/>
          <w:szCs w:val="22"/>
        </w:rPr>
        <w:t>0</w:t>
      </w:r>
      <w:r w:rsidRPr="00854965">
        <w:rPr>
          <w:rFonts w:ascii="Times New Roman"/>
          <w:sz w:val="22"/>
          <w:szCs w:val="22"/>
        </w:rPr>
        <w:t>)</w:t>
      </w:r>
      <w:r w:rsidRPr="00854965">
        <w:rPr>
          <w:rFonts w:ascii="Times New Roman"/>
          <w:sz w:val="22"/>
          <w:szCs w:val="22"/>
        </w:rPr>
        <w:t>영업일</w:t>
      </w:r>
      <w:r w:rsidRPr="00854965">
        <w:rPr>
          <w:rFonts w:ascii="Times New Roman"/>
          <w:sz w:val="22"/>
          <w:szCs w:val="22"/>
        </w:rPr>
        <w:t xml:space="preserve"> </w:t>
      </w:r>
      <w:r w:rsidRPr="00854965">
        <w:rPr>
          <w:rFonts w:ascii="Times New Roman"/>
          <w:sz w:val="22"/>
          <w:szCs w:val="22"/>
        </w:rPr>
        <w:t>이내에</w:t>
      </w:r>
      <w:r w:rsidRPr="00854965">
        <w:rPr>
          <w:rFonts w:ascii="Times New Roman"/>
          <w:sz w:val="22"/>
          <w:szCs w:val="22"/>
        </w:rPr>
        <w:t xml:space="preserve"> </w:t>
      </w:r>
      <w:r w:rsidRPr="00854965">
        <w:rPr>
          <w:rFonts w:ascii="Times New Roman"/>
          <w:sz w:val="22"/>
          <w:szCs w:val="22"/>
        </w:rPr>
        <w:t>제공되어야</w:t>
      </w:r>
      <w:r w:rsidRPr="00854965">
        <w:rPr>
          <w:rFonts w:ascii="Times New Roman"/>
          <w:sz w:val="22"/>
          <w:szCs w:val="22"/>
        </w:rPr>
        <w:t xml:space="preserve"> </w:t>
      </w:r>
      <w:r w:rsidRPr="00854965">
        <w:rPr>
          <w:rFonts w:ascii="Times New Roman"/>
          <w:sz w:val="22"/>
          <w:szCs w:val="22"/>
        </w:rPr>
        <w:t>하는</w:t>
      </w:r>
      <w:r w:rsidRPr="00854965">
        <w:rPr>
          <w:rFonts w:ascii="Times New Roman"/>
          <w:sz w:val="22"/>
          <w:szCs w:val="22"/>
        </w:rPr>
        <w:t xml:space="preserve"> </w:t>
      </w:r>
      <w:r w:rsidRPr="00854965">
        <w:rPr>
          <w:rFonts w:ascii="Times New Roman"/>
          <w:sz w:val="22"/>
          <w:szCs w:val="22"/>
        </w:rPr>
        <w:t>서류</w:t>
      </w:r>
      <w:r>
        <w:rPr>
          <w:rFonts w:ascii="Times New Roman"/>
          <w:sz w:val="22"/>
          <w:szCs w:val="22"/>
        </w:rPr>
        <w:br/>
      </w:r>
    </w:p>
    <w:p w14:paraId="0F2E2B04" w14:textId="7823AF4E"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C708B5">
        <w:rPr>
          <w:rFonts w:ascii="Times New Roman" w:hint="eastAsia"/>
          <w:kern w:val="0"/>
          <w:sz w:val="22"/>
          <w:szCs w:val="22"/>
        </w:rPr>
        <w:t>부동산담보신탁계약에</w:t>
      </w:r>
      <w:r w:rsidRPr="00C708B5">
        <w:rPr>
          <w:rFonts w:ascii="Times New Roman"/>
          <w:kern w:val="0"/>
          <w:sz w:val="22"/>
          <w:szCs w:val="22"/>
        </w:rPr>
        <w:t xml:space="preserve"> </w:t>
      </w:r>
      <w:r w:rsidRPr="00C708B5">
        <w:rPr>
          <w:rFonts w:ascii="Times New Roman" w:hint="eastAsia"/>
          <w:kern w:val="0"/>
          <w:sz w:val="22"/>
          <w:szCs w:val="22"/>
        </w:rPr>
        <w:t>따라</w:t>
      </w:r>
      <w:r w:rsidRPr="00C708B5">
        <w:rPr>
          <w:rFonts w:ascii="Times New Roman"/>
          <w:kern w:val="0"/>
          <w:sz w:val="22"/>
          <w:szCs w:val="22"/>
        </w:rPr>
        <w:t xml:space="preserve"> </w:t>
      </w:r>
      <w:r w:rsidRPr="00C708B5">
        <w:rPr>
          <w:rFonts w:ascii="Times New Roman" w:hint="eastAsia"/>
          <w:kern w:val="0"/>
          <w:sz w:val="22"/>
          <w:szCs w:val="22"/>
        </w:rPr>
        <w:t>본건</w:t>
      </w:r>
      <w:r w:rsidRPr="00C708B5">
        <w:rPr>
          <w:rFonts w:ascii="Times New Roman"/>
          <w:kern w:val="0"/>
          <w:sz w:val="22"/>
          <w:szCs w:val="22"/>
        </w:rPr>
        <w:t xml:space="preserve"> </w:t>
      </w:r>
      <w:r w:rsidRPr="00C708B5">
        <w:rPr>
          <w:rFonts w:ascii="Times New Roman" w:hint="eastAsia"/>
          <w:kern w:val="0"/>
          <w:sz w:val="22"/>
          <w:szCs w:val="22"/>
        </w:rPr>
        <w:t>부동산에</w:t>
      </w:r>
      <w:r w:rsidRPr="00C708B5">
        <w:rPr>
          <w:rFonts w:ascii="Times New Roman"/>
          <w:kern w:val="0"/>
          <w:sz w:val="22"/>
          <w:szCs w:val="22"/>
        </w:rPr>
        <w:t xml:space="preserve"> </w:t>
      </w:r>
      <w:r w:rsidRPr="00C708B5">
        <w:rPr>
          <w:rFonts w:ascii="Times New Roman" w:hint="eastAsia"/>
          <w:kern w:val="0"/>
          <w:sz w:val="22"/>
          <w:szCs w:val="22"/>
        </w:rPr>
        <w:t>대하여</w:t>
      </w:r>
      <w:r w:rsidRPr="00C708B5">
        <w:rPr>
          <w:rFonts w:ascii="Times New Roman"/>
          <w:kern w:val="0"/>
          <w:sz w:val="22"/>
          <w:szCs w:val="22"/>
        </w:rPr>
        <w:t xml:space="preserve"> </w:t>
      </w:r>
      <w:r w:rsidRPr="00C708B5">
        <w:rPr>
          <w:rFonts w:ascii="Times New Roman" w:hint="eastAsia"/>
          <w:kern w:val="0"/>
          <w:sz w:val="22"/>
          <w:szCs w:val="22"/>
        </w:rPr>
        <w:t>대주가</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C708B5">
        <w:rPr>
          <w:rFonts w:ascii="Times New Roman" w:hint="eastAsia"/>
          <w:kern w:val="0"/>
          <w:sz w:val="22"/>
          <w:szCs w:val="22"/>
        </w:rPr>
        <w:t>우선수익권자로</w:t>
      </w:r>
      <w:r w:rsidRPr="00C708B5">
        <w:rPr>
          <w:rFonts w:ascii="Times New Roman"/>
          <w:kern w:val="0"/>
          <w:sz w:val="22"/>
          <w:szCs w:val="22"/>
        </w:rPr>
        <w:t xml:space="preserve"> </w:t>
      </w:r>
      <w:r w:rsidRPr="00C708B5">
        <w:rPr>
          <w:rFonts w:ascii="Times New Roman" w:hint="eastAsia"/>
          <w:kern w:val="0"/>
          <w:sz w:val="22"/>
          <w:szCs w:val="22"/>
        </w:rPr>
        <w:t>반영된</w:t>
      </w:r>
      <w:r w:rsidRPr="00C708B5">
        <w:rPr>
          <w:rFonts w:ascii="Times New Roman"/>
          <w:kern w:val="0"/>
          <w:sz w:val="22"/>
          <w:szCs w:val="22"/>
        </w:rPr>
        <w:t xml:space="preserve"> </w:t>
      </w:r>
      <w:r w:rsidRPr="00C708B5">
        <w:rPr>
          <w:rFonts w:ascii="Times New Roman" w:hint="eastAsia"/>
          <w:kern w:val="0"/>
          <w:sz w:val="22"/>
          <w:szCs w:val="22"/>
        </w:rPr>
        <w:t>신탁원부</w:t>
      </w:r>
      <w:r w:rsidRPr="00C708B5">
        <w:rPr>
          <w:rFonts w:ascii="Times New Roman"/>
          <w:kern w:val="0"/>
          <w:sz w:val="22"/>
          <w:szCs w:val="22"/>
        </w:rPr>
        <w:t xml:space="preserve"> </w:t>
      </w:r>
    </w:p>
    <w:p w14:paraId="7934F4D8" w14:textId="2C7CEC09"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부동산담보신탁계약에</w:t>
      </w:r>
      <w:r w:rsidRPr="00A735CC">
        <w:rPr>
          <w:rFonts w:ascii="Times New Roman"/>
          <w:kern w:val="0"/>
          <w:sz w:val="22"/>
          <w:szCs w:val="22"/>
        </w:rPr>
        <w:t xml:space="preserve"> </w:t>
      </w:r>
      <w:r w:rsidRPr="00A735CC">
        <w:rPr>
          <w:rFonts w:ascii="Times New Roman"/>
          <w:kern w:val="0"/>
          <w:sz w:val="22"/>
          <w:szCs w:val="22"/>
        </w:rPr>
        <w:t>따라</w:t>
      </w:r>
      <w:r w:rsidRPr="00A735CC">
        <w:rPr>
          <w:rFonts w:ascii="Times New Roman"/>
          <w:kern w:val="0"/>
          <w:sz w:val="22"/>
          <w:szCs w:val="22"/>
        </w:rPr>
        <w:t xml:space="preserve"> </w:t>
      </w:r>
      <w:r w:rsidRPr="00A735CC">
        <w:rPr>
          <w:rFonts w:ascii="Times New Roman"/>
          <w:kern w:val="0"/>
          <w:sz w:val="22"/>
          <w:szCs w:val="22"/>
        </w:rPr>
        <w:t>수탁자</w:t>
      </w:r>
      <w:r w:rsidRPr="00A735CC">
        <w:rPr>
          <w:rFonts w:ascii="Times New Roman"/>
          <w:kern w:val="0"/>
          <w:sz w:val="22"/>
          <w:szCs w:val="22"/>
        </w:rPr>
        <w:t>(</w:t>
      </w:r>
      <w:r w:rsidRPr="00A735CC">
        <w:rPr>
          <w:rFonts w:ascii="Times New Roman"/>
          <w:kern w:val="0"/>
          <w:sz w:val="22"/>
          <w:szCs w:val="22"/>
        </w:rPr>
        <w:t>부동산자산보관회사</w:t>
      </w:r>
      <w:r w:rsidRPr="00A735CC">
        <w:rPr>
          <w:rFonts w:ascii="Times New Roman"/>
          <w:kern w:val="0"/>
          <w:sz w:val="22"/>
          <w:szCs w:val="22"/>
        </w:rPr>
        <w:t xml:space="preserve">) </w:t>
      </w:r>
      <w:r w:rsidRPr="00A735CC">
        <w:rPr>
          <w:rFonts w:ascii="Times New Roman"/>
          <w:kern w:val="0"/>
          <w:sz w:val="22"/>
          <w:szCs w:val="22"/>
        </w:rPr>
        <w:t>명의의</w:t>
      </w:r>
      <w:r w:rsidRPr="00A735CC">
        <w:rPr>
          <w:rFonts w:ascii="Times New Roman"/>
          <w:kern w:val="0"/>
          <w:sz w:val="22"/>
          <w:szCs w:val="22"/>
        </w:rPr>
        <w:t xml:space="preserve"> </w:t>
      </w:r>
      <w:r w:rsidRPr="00A735CC">
        <w:rPr>
          <w:rFonts w:ascii="Times New Roman"/>
          <w:kern w:val="0"/>
          <w:sz w:val="22"/>
          <w:szCs w:val="22"/>
        </w:rPr>
        <w:t>소유권이전등기</w:t>
      </w:r>
      <w:r>
        <w:rPr>
          <w:rFonts w:ascii="Times New Roman" w:hint="eastAsia"/>
          <w:kern w:val="0"/>
          <w:sz w:val="22"/>
          <w:szCs w:val="22"/>
        </w:rPr>
        <w:t>(</w:t>
      </w:r>
      <w:r>
        <w:rPr>
          <w:rFonts w:ascii="Times New Roman" w:hint="eastAsia"/>
          <w:kern w:val="0"/>
          <w:sz w:val="22"/>
          <w:szCs w:val="22"/>
        </w:rPr>
        <w:t>신탁등기</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sidRPr="00C708B5">
        <w:rPr>
          <w:rFonts w:ascii="Times New Roman"/>
          <w:kern w:val="0"/>
          <w:sz w:val="22"/>
          <w:szCs w:val="22"/>
        </w:rPr>
        <w:t>각</w:t>
      </w:r>
      <w:r w:rsidRPr="00C708B5">
        <w:rPr>
          <w:rFonts w:ascii="Times New Roman"/>
          <w:kern w:val="0"/>
          <w:sz w:val="22"/>
          <w:szCs w:val="22"/>
        </w:rPr>
        <w:t xml:space="preserve"> </w:t>
      </w:r>
      <w:r w:rsidRPr="00C708B5">
        <w:rPr>
          <w:rFonts w:ascii="Times New Roman"/>
          <w:kern w:val="0"/>
          <w:sz w:val="22"/>
          <w:szCs w:val="22"/>
        </w:rPr>
        <w:t>대주를</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632485">
        <w:rPr>
          <w:rFonts w:ascii="Times New Roman"/>
          <w:kern w:val="0"/>
          <w:sz w:val="22"/>
          <w:szCs w:val="22"/>
        </w:rPr>
        <w:t>우선수익권자로</w:t>
      </w:r>
      <w:r w:rsidRPr="00632485">
        <w:rPr>
          <w:rFonts w:ascii="Times New Roman"/>
          <w:kern w:val="0"/>
          <w:sz w:val="22"/>
          <w:szCs w:val="22"/>
        </w:rPr>
        <w:t xml:space="preserve"> </w:t>
      </w:r>
      <w:r w:rsidRPr="00632485">
        <w:rPr>
          <w:rFonts w:ascii="Times New Roman"/>
          <w:kern w:val="0"/>
          <w:sz w:val="22"/>
          <w:szCs w:val="22"/>
        </w:rPr>
        <w:t>하는</w:t>
      </w:r>
      <w:r w:rsidRPr="00632485">
        <w:rPr>
          <w:rFonts w:ascii="Times New Roman"/>
          <w:kern w:val="0"/>
          <w:sz w:val="22"/>
          <w:szCs w:val="22"/>
        </w:rPr>
        <w:t xml:space="preserve"> </w:t>
      </w:r>
      <w:r w:rsidRPr="00632485">
        <w:rPr>
          <w:rFonts w:ascii="Times New Roman"/>
          <w:kern w:val="0"/>
          <w:sz w:val="22"/>
          <w:szCs w:val="22"/>
        </w:rPr>
        <w:t>내용의</w:t>
      </w:r>
      <w:r w:rsidRPr="00632485">
        <w:rPr>
          <w:rFonts w:ascii="Times New Roman"/>
          <w:kern w:val="0"/>
          <w:sz w:val="22"/>
          <w:szCs w:val="22"/>
        </w:rPr>
        <w:t xml:space="preserve"> </w:t>
      </w:r>
      <w:r w:rsidRPr="00632485">
        <w:rPr>
          <w:rFonts w:ascii="Times New Roman"/>
          <w:kern w:val="0"/>
          <w:sz w:val="22"/>
          <w:szCs w:val="22"/>
        </w:rPr>
        <w:t>신탁등기가</w:t>
      </w:r>
      <w:r w:rsidRPr="00A735CC">
        <w:rPr>
          <w:rFonts w:ascii="Times New Roman"/>
          <w:kern w:val="0"/>
          <w:sz w:val="22"/>
          <w:szCs w:val="22"/>
        </w:rPr>
        <w:t xml:space="preserve"> </w:t>
      </w:r>
      <w:r>
        <w:rPr>
          <w:rFonts w:ascii="Times New Roman" w:hint="eastAsia"/>
          <w:kern w:val="0"/>
          <w:sz w:val="22"/>
          <w:szCs w:val="22"/>
        </w:rPr>
        <w:t>완료된</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부동산의</w:t>
      </w:r>
      <w:r>
        <w:rPr>
          <w:rFonts w:ascii="Times New Roman" w:hint="eastAsia"/>
          <w:kern w:val="0"/>
          <w:sz w:val="22"/>
          <w:szCs w:val="22"/>
        </w:rPr>
        <w:t xml:space="preserve"> </w:t>
      </w:r>
      <w:r>
        <w:rPr>
          <w:rFonts w:ascii="Times New Roman" w:hint="eastAsia"/>
          <w:kern w:val="0"/>
          <w:sz w:val="22"/>
          <w:szCs w:val="22"/>
        </w:rPr>
        <w:t>등기사항전부증명서</w:t>
      </w:r>
    </w:p>
    <w:p w14:paraId="4B1738FD" w14:textId="1C2A5751" w:rsidR="005B0F17" w:rsidRDefault="005B0F17" w:rsidP="00173F68">
      <w:pPr>
        <w:numPr>
          <w:ilvl w:val="0"/>
          <w:numId w:val="145"/>
        </w:numPr>
        <w:tabs>
          <w:tab w:val="left" w:pos="400"/>
        </w:tabs>
        <w:adjustRightInd w:val="0"/>
        <w:snapToGrid w:val="0"/>
        <w:spacing w:line="400" w:lineRule="exact"/>
        <w:rPr>
          <w:rFonts w:ascii="Times New Roman"/>
          <w:kern w:val="0"/>
          <w:sz w:val="22"/>
          <w:szCs w:val="22"/>
        </w:rPr>
      </w:pPr>
      <w:r w:rsidRPr="005B0F17">
        <w:rPr>
          <w:rFonts w:ascii="Times New Roman"/>
          <w:kern w:val="0"/>
          <w:sz w:val="22"/>
          <w:szCs w:val="22"/>
        </w:rPr>
        <w:t>보험근질권설정계약에</w:t>
      </w:r>
      <w:r w:rsidRPr="005B0F17">
        <w:rPr>
          <w:rFonts w:ascii="Times New Roman"/>
          <w:kern w:val="0"/>
          <w:sz w:val="22"/>
          <w:szCs w:val="22"/>
        </w:rPr>
        <w:t xml:space="preserve"> </w:t>
      </w:r>
      <w:r w:rsidRPr="005B0F17">
        <w:rPr>
          <w:rFonts w:ascii="Times New Roman"/>
          <w:kern w:val="0"/>
          <w:sz w:val="22"/>
          <w:szCs w:val="22"/>
        </w:rPr>
        <w:t>따라</w:t>
      </w:r>
      <w:r w:rsidRPr="005B0F17">
        <w:rPr>
          <w:rFonts w:ascii="Times New Roman"/>
          <w:kern w:val="0"/>
          <w:sz w:val="22"/>
          <w:szCs w:val="22"/>
        </w:rPr>
        <w:t xml:space="preserve"> </w:t>
      </w:r>
      <w:r w:rsidRPr="005B0F17">
        <w:rPr>
          <w:rFonts w:ascii="Times New Roman"/>
          <w:kern w:val="0"/>
          <w:sz w:val="22"/>
          <w:szCs w:val="22"/>
        </w:rPr>
        <w:t>근질권이</w:t>
      </w:r>
      <w:r w:rsidRPr="005B0F17">
        <w:rPr>
          <w:rFonts w:ascii="Times New Roman"/>
          <w:kern w:val="0"/>
          <w:sz w:val="22"/>
          <w:szCs w:val="22"/>
        </w:rPr>
        <w:t xml:space="preserve"> </w:t>
      </w:r>
      <w:r w:rsidRPr="005B0F17">
        <w:rPr>
          <w:rFonts w:ascii="Times New Roman"/>
          <w:kern w:val="0"/>
          <w:sz w:val="22"/>
          <w:szCs w:val="22"/>
        </w:rPr>
        <w:t>설정되었음이</w:t>
      </w:r>
      <w:r w:rsidRPr="005B0F17">
        <w:rPr>
          <w:rFonts w:ascii="Times New Roman"/>
          <w:kern w:val="0"/>
          <w:sz w:val="22"/>
          <w:szCs w:val="22"/>
        </w:rPr>
        <w:t xml:space="preserve"> </w:t>
      </w:r>
      <w:r w:rsidRPr="005B0F17">
        <w:rPr>
          <w:rFonts w:ascii="Times New Roman"/>
          <w:kern w:val="0"/>
          <w:sz w:val="22"/>
          <w:szCs w:val="22"/>
        </w:rPr>
        <w:t>기재된</w:t>
      </w:r>
      <w:r w:rsidRPr="005B0F17">
        <w:rPr>
          <w:rFonts w:ascii="Times New Roman"/>
          <w:kern w:val="0"/>
          <w:sz w:val="22"/>
          <w:szCs w:val="22"/>
        </w:rPr>
        <w:t xml:space="preserve"> </w:t>
      </w:r>
      <w:r w:rsidRPr="005B0F17">
        <w:rPr>
          <w:rFonts w:ascii="Times New Roman"/>
          <w:kern w:val="0"/>
          <w:sz w:val="22"/>
          <w:szCs w:val="22"/>
        </w:rPr>
        <w:t>보험배서증권</w:t>
      </w:r>
      <w:r w:rsidRPr="005B0F17">
        <w:rPr>
          <w:rFonts w:ascii="Times New Roman"/>
          <w:kern w:val="0"/>
          <w:sz w:val="22"/>
          <w:szCs w:val="22"/>
        </w:rPr>
        <w:t xml:space="preserve"> </w:t>
      </w:r>
      <w:r w:rsidRPr="005B0F17">
        <w:rPr>
          <w:rFonts w:ascii="Times New Roman"/>
          <w:kern w:val="0"/>
          <w:sz w:val="22"/>
          <w:szCs w:val="22"/>
        </w:rPr>
        <w:t>원본</w:t>
      </w:r>
      <w:r w:rsidRPr="005B0F17">
        <w:rPr>
          <w:rFonts w:ascii="Times New Roman"/>
          <w:kern w:val="0"/>
          <w:sz w:val="22"/>
          <w:szCs w:val="22"/>
        </w:rPr>
        <w:t xml:space="preserve"> (</w:t>
      </w:r>
      <w:r w:rsidRPr="005B0F17">
        <w:rPr>
          <w:rFonts w:ascii="Times New Roman"/>
          <w:kern w:val="0"/>
          <w:sz w:val="22"/>
          <w:szCs w:val="22"/>
        </w:rPr>
        <w:t>인출일</w:t>
      </w:r>
      <w:r w:rsidRPr="005B0F17">
        <w:rPr>
          <w:rFonts w:ascii="Times New Roman"/>
          <w:kern w:val="0"/>
          <w:sz w:val="22"/>
          <w:szCs w:val="22"/>
        </w:rPr>
        <w:t xml:space="preserve"> </w:t>
      </w:r>
      <w:r w:rsidRPr="005B0F17">
        <w:rPr>
          <w:rFonts w:ascii="Times New Roman"/>
          <w:kern w:val="0"/>
          <w:sz w:val="22"/>
          <w:szCs w:val="22"/>
        </w:rPr>
        <w:t>후</w:t>
      </w:r>
      <w:r w:rsidRPr="005B0F17">
        <w:rPr>
          <w:rFonts w:ascii="Times New Roman"/>
          <w:kern w:val="0"/>
          <w:sz w:val="22"/>
          <w:szCs w:val="22"/>
        </w:rPr>
        <w:t xml:space="preserve"> 10</w:t>
      </w:r>
      <w:r w:rsidRPr="005B0F17">
        <w:rPr>
          <w:rFonts w:ascii="Times New Roman"/>
          <w:kern w:val="0"/>
          <w:sz w:val="22"/>
          <w:szCs w:val="22"/>
        </w:rPr>
        <w:t>영업일</w:t>
      </w:r>
      <w:r w:rsidRPr="005B0F17">
        <w:rPr>
          <w:rFonts w:ascii="Times New Roman"/>
          <w:kern w:val="0"/>
          <w:sz w:val="22"/>
          <w:szCs w:val="22"/>
        </w:rPr>
        <w:t>)</w:t>
      </w:r>
    </w:p>
    <w:p w14:paraId="5163ED10" w14:textId="77777777" w:rsidR="001A061C" w:rsidRPr="00A735CC" w:rsidRDefault="001A061C" w:rsidP="001A061C">
      <w:pPr>
        <w:numPr>
          <w:ilvl w:val="0"/>
          <w:numId w:val="145"/>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부담</w:t>
      </w:r>
      <w:r>
        <w:rPr>
          <w:rFonts w:ascii="Times New Roman"/>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담보를</w:t>
      </w:r>
      <w:r>
        <w:rPr>
          <w:rFonts w:ascii="Times New Roman" w:hint="eastAsia"/>
          <w:kern w:val="0"/>
          <w:sz w:val="22"/>
          <w:szCs w:val="22"/>
        </w:rPr>
        <w:t xml:space="preserve"> </w:t>
      </w:r>
      <w:r>
        <w:rPr>
          <w:rFonts w:ascii="Times New Roman" w:hint="eastAsia"/>
          <w:kern w:val="0"/>
          <w:sz w:val="22"/>
          <w:szCs w:val="22"/>
        </w:rPr>
        <w:t>제외하고</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부동산에</w:t>
      </w:r>
      <w:r>
        <w:rPr>
          <w:rFonts w:ascii="Times New Roman" w:hint="eastAsia"/>
          <w:kern w:val="0"/>
          <w:sz w:val="22"/>
          <w:szCs w:val="22"/>
        </w:rPr>
        <w:t xml:space="preserve"> </w:t>
      </w:r>
      <w:r>
        <w:rPr>
          <w:rFonts w:ascii="Times New Roman" w:hint="eastAsia"/>
          <w:kern w:val="0"/>
          <w:sz w:val="22"/>
          <w:szCs w:val="22"/>
        </w:rPr>
        <w:t>기존에</w:t>
      </w:r>
      <w:r>
        <w:rPr>
          <w:rFonts w:ascii="Times New Roman" w:hint="eastAsia"/>
          <w:kern w:val="0"/>
          <w:sz w:val="22"/>
          <w:szCs w:val="22"/>
        </w:rPr>
        <w:t xml:space="preserve"> </w:t>
      </w:r>
      <w:r>
        <w:rPr>
          <w:rFonts w:ascii="Times New Roman" w:hint="eastAsia"/>
          <w:kern w:val="0"/>
          <w:sz w:val="22"/>
          <w:szCs w:val="22"/>
        </w:rPr>
        <w:t>설정되어</w:t>
      </w:r>
      <w:r>
        <w:rPr>
          <w:rFonts w:ascii="Times New Roman" w:hint="eastAsia"/>
          <w:kern w:val="0"/>
          <w:sz w:val="22"/>
          <w:szCs w:val="22"/>
        </w:rPr>
        <w:t xml:space="preserve"> </w:t>
      </w:r>
      <w:r>
        <w:rPr>
          <w:rFonts w:ascii="Times New Roman" w:hint="eastAsia"/>
          <w:kern w:val="0"/>
          <w:sz w:val="22"/>
          <w:szCs w:val="22"/>
        </w:rPr>
        <w:t>있던</w:t>
      </w:r>
      <w:r>
        <w:rPr>
          <w:rFonts w:ascii="Times New Roman" w:hint="eastAsia"/>
          <w:kern w:val="0"/>
          <w:sz w:val="22"/>
          <w:szCs w:val="22"/>
        </w:rPr>
        <w:t xml:space="preserve"> </w:t>
      </w:r>
      <w:r>
        <w:rPr>
          <w:rFonts w:ascii="Times New Roman" w:hint="eastAsia"/>
          <w:kern w:val="0"/>
          <w:sz w:val="22"/>
          <w:szCs w:val="22"/>
        </w:rPr>
        <w:t>제한물권이</w:t>
      </w:r>
      <w:r>
        <w:rPr>
          <w:rFonts w:ascii="Times New Roman" w:hint="eastAsia"/>
          <w:kern w:val="0"/>
          <w:sz w:val="22"/>
          <w:szCs w:val="22"/>
        </w:rPr>
        <w:t xml:space="preserve"> </w:t>
      </w:r>
      <w:r>
        <w:rPr>
          <w:rFonts w:ascii="Times New Roman" w:hint="eastAsia"/>
          <w:kern w:val="0"/>
          <w:sz w:val="22"/>
          <w:szCs w:val="22"/>
        </w:rPr>
        <w:t>말소되었다는</w:t>
      </w:r>
      <w:r>
        <w:rPr>
          <w:rFonts w:ascii="Times New Roman" w:hint="eastAsia"/>
          <w:kern w:val="0"/>
          <w:sz w:val="22"/>
          <w:szCs w:val="22"/>
        </w:rPr>
        <w:t xml:space="preserve"> </w:t>
      </w:r>
      <w:r>
        <w:rPr>
          <w:rFonts w:ascii="Times New Roman" w:hint="eastAsia"/>
          <w:kern w:val="0"/>
          <w:sz w:val="22"/>
          <w:szCs w:val="22"/>
        </w:rPr>
        <w:t>증빙</w:t>
      </w:r>
      <w:r>
        <w:rPr>
          <w:rFonts w:ascii="Times New Roman" w:hint="eastAsia"/>
          <w:kern w:val="0"/>
          <w:sz w:val="22"/>
          <w:szCs w:val="22"/>
        </w:rPr>
        <w:t xml:space="preserve"> </w:t>
      </w:r>
      <w:r>
        <w:rPr>
          <w:rFonts w:ascii="Times New Roman" w:hint="eastAsia"/>
          <w:kern w:val="0"/>
          <w:sz w:val="22"/>
          <w:szCs w:val="22"/>
        </w:rPr>
        <w:t>서류</w:t>
      </w:r>
      <w:r>
        <w:rPr>
          <w:rFonts w:ascii="Times New Roman" w:hint="eastAsia"/>
          <w:kern w:val="0"/>
          <w:sz w:val="22"/>
          <w:szCs w:val="22"/>
        </w:rPr>
        <w:t xml:space="preserve"> </w:t>
      </w:r>
    </w:p>
    <w:p w14:paraId="70A3A7A9" w14:textId="77777777" w:rsidR="001A061C" w:rsidRPr="00A735CC" w:rsidRDefault="001A061C" w:rsidP="001A061C">
      <w:pPr>
        <w:tabs>
          <w:tab w:val="left" w:pos="400"/>
        </w:tabs>
        <w:adjustRightInd w:val="0"/>
        <w:snapToGrid w:val="0"/>
        <w:spacing w:line="400" w:lineRule="exact"/>
        <w:ind w:left="1134"/>
        <w:rPr>
          <w:rFonts w:ascii="Times New Roman"/>
          <w:kern w:val="0"/>
          <w:sz w:val="22"/>
          <w:szCs w:val="22"/>
        </w:rPr>
      </w:pPr>
    </w:p>
    <w:p w14:paraId="12090613"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6CDCEEF6" w14:textId="77777777" w:rsidR="00F51114" w:rsidRPr="00413874" w:rsidRDefault="00F51114" w:rsidP="00284979">
      <w:pPr>
        <w:tabs>
          <w:tab w:val="left" w:pos="400"/>
        </w:tabs>
        <w:adjustRightInd w:val="0"/>
        <w:snapToGrid w:val="0"/>
        <w:spacing w:line="400" w:lineRule="exact"/>
        <w:ind w:left="1134"/>
        <w:rPr>
          <w:rFonts w:ascii="Times New Roman"/>
          <w:kern w:val="0"/>
          <w:sz w:val="22"/>
          <w:szCs w:val="22"/>
        </w:rPr>
      </w:pPr>
    </w:p>
    <w:p w14:paraId="53D667C3" w14:textId="77777777" w:rsidR="00BD266A" w:rsidRPr="00413874" w:rsidRDefault="00BD266A" w:rsidP="00BD266A">
      <w:pPr>
        <w:tabs>
          <w:tab w:val="left" w:pos="400"/>
        </w:tabs>
        <w:adjustRightInd w:val="0"/>
        <w:snapToGrid w:val="0"/>
        <w:spacing w:line="400" w:lineRule="exact"/>
        <w:rPr>
          <w:rFonts w:ascii="Times New Roman"/>
          <w:sz w:val="22"/>
          <w:szCs w:val="22"/>
        </w:rPr>
      </w:pPr>
    </w:p>
    <w:p w14:paraId="33B6D743" w14:textId="77777777" w:rsidR="00B00561" w:rsidRDefault="00A402E6" w:rsidP="00000BF1">
      <w:pPr>
        <w:pStyle w:val="1"/>
        <w:keepNext w:val="0"/>
        <w:autoSpaceDE w:val="0"/>
        <w:autoSpaceDN w:val="0"/>
        <w:adjustRightInd w:val="0"/>
        <w:snapToGrid w:val="0"/>
        <w:spacing w:line="400" w:lineRule="exact"/>
        <w:jc w:val="left"/>
        <w:rPr>
          <w:rFonts w:eastAsia="바탕"/>
          <w:bCs/>
          <w:szCs w:val="22"/>
        </w:rPr>
        <w:sectPr w:rsidR="00B00561" w:rsidSect="00F64B41">
          <w:footerReference w:type="default" r:id="rId16"/>
          <w:footerReference w:type="first" r:id="rId17"/>
          <w:pgSz w:w="11906" w:h="16838"/>
          <w:pgMar w:top="1985" w:right="1701" w:bottom="1701" w:left="1701" w:header="851" w:footer="992" w:gutter="0"/>
          <w:pgNumType w:start="1"/>
          <w:cols w:space="425"/>
          <w:titlePg/>
          <w:docGrid w:type="lines" w:linePitch="360"/>
        </w:sectPr>
      </w:pPr>
      <w:r w:rsidRPr="00413874">
        <w:rPr>
          <w:rFonts w:eastAsia="바탕"/>
          <w:bCs/>
          <w:szCs w:val="22"/>
        </w:rPr>
        <w:br w:type="page"/>
      </w:r>
      <w:bookmarkStart w:id="1080" w:name="_Toc191645705"/>
    </w:p>
    <w:p w14:paraId="2FAC85F8" w14:textId="36B1D11D" w:rsidR="00CC5405" w:rsidRPr="00413874" w:rsidRDefault="00CC5405" w:rsidP="00000BF1">
      <w:pPr>
        <w:pStyle w:val="1"/>
        <w:keepNext w:val="0"/>
        <w:autoSpaceDE w:val="0"/>
        <w:autoSpaceDN w:val="0"/>
        <w:adjustRightInd w:val="0"/>
        <w:snapToGrid w:val="0"/>
        <w:spacing w:line="400" w:lineRule="exact"/>
        <w:jc w:val="left"/>
        <w:rPr>
          <w:rFonts w:eastAsia="바탕"/>
          <w:bCs/>
          <w:szCs w:val="22"/>
        </w:rPr>
      </w:pPr>
      <w:bookmarkStart w:id="1081" w:name="_Toc240898127"/>
      <w:bookmarkStart w:id="1082" w:name="_Toc242778014"/>
      <w:r w:rsidRPr="00413874">
        <w:rPr>
          <w:rFonts w:eastAsia="바탕"/>
          <w:bCs/>
          <w:szCs w:val="22"/>
        </w:rPr>
        <w:lastRenderedPageBreak/>
        <w:t>부록</w:t>
      </w:r>
      <w:r w:rsidRPr="00413874">
        <w:rPr>
          <w:rFonts w:eastAsia="바탕"/>
          <w:bCs/>
          <w:szCs w:val="22"/>
        </w:rPr>
        <w:t xml:space="preserve"> </w:t>
      </w:r>
      <w:r w:rsidR="00CB6D18">
        <w:rPr>
          <w:rFonts w:eastAsia="바탕" w:hint="eastAsia"/>
          <w:bCs/>
          <w:szCs w:val="22"/>
        </w:rPr>
        <w:t>3</w:t>
      </w:r>
      <w:bookmarkEnd w:id="1080"/>
      <w:bookmarkEnd w:id="1081"/>
      <w:bookmarkEnd w:id="1082"/>
    </w:p>
    <w:p w14:paraId="089C4281" w14:textId="77777777" w:rsidR="00720A6B" w:rsidRPr="00413874" w:rsidRDefault="00720A6B" w:rsidP="00797B55">
      <w:pPr>
        <w:tabs>
          <w:tab w:val="left" w:pos="400"/>
        </w:tabs>
        <w:adjustRightInd w:val="0"/>
        <w:snapToGrid w:val="0"/>
        <w:spacing w:line="400" w:lineRule="exact"/>
        <w:rPr>
          <w:rFonts w:ascii="Times New Roman"/>
          <w:sz w:val="22"/>
          <w:szCs w:val="22"/>
        </w:rPr>
      </w:pPr>
    </w:p>
    <w:p w14:paraId="6DB0064F" w14:textId="77777777" w:rsidR="00CC5405" w:rsidRPr="00413874" w:rsidRDefault="007900FA" w:rsidP="00797B55">
      <w:pPr>
        <w:pStyle w:val="1"/>
        <w:keepNext w:val="0"/>
        <w:autoSpaceDE w:val="0"/>
        <w:autoSpaceDN w:val="0"/>
        <w:adjustRightInd w:val="0"/>
        <w:snapToGrid w:val="0"/>
        <w:spacing w:line="400" w:lineRule="exact"/>
        <w:rPr>
          <w:rFonts w:eastAsia="바탕"/>
          <w:sz w:val="28"/>
          <w:szCs w:val="28"/>
        </w:rPr>
      </w:pPr>
      <w:bookmarkStart w:id="1083" w:name="_Toc191645706"/>
      <w:bookmarkStart w:id="1084" w:name="_Toc240898128"/>
      <w:bookmarkStart w:id="1085" w:name="_Toc242778015"/>
      <w:r w:rsidRPr="00413874">
        <w:rPr>
          <w:rFonts w:eastAsia="바탕"/>
          <w:sz w:val="28"/>
          <w:szCs w:val="28"/>
        </w:rPr>
        <w:t>본건</w:t>
      </w:r>
      <w:r w:rsidRPr="00413874">
        <w:rPr>
          <w:rFonts w:eastAsia="바탕"/>
          <w:sz w:val="28"/>
          <w:szCs w:val="28"/>
        </w:rPr>
        <w:t xml:space="preserve"> </w:t>
      </w:r>
      <w:r w:rsidRPr="00413874">
        <w:rPr>
          <w:rFonts w:eastAsia="바탕"/>
          <w:sz w:val="28"/>
          <w:szCs w:val="28"/>
        </w:rPr>
        <w:t>부동산</w:t>
      </w:r>
      <w:r w:rsidR="00CC5405" w:rsidRPr="00413874">
        <w:rPr>
          <w:rFonts w:eastAsia="바탕"/>
          <w:sz w:val="28"/>
          <w:szCs w:val="28"/>
        </w:rPr>
        <w:t xml:space="preserve"> </w:t>
      </w:r>
      <w:r w:rsidR="00CC5405" w:rsidRPr="00413874">
        <w:rPr>
          <w:rFonts w:eastAsia="바탕"/>
          <w:sz w:val="28"/>
          <w:szCs w:val="28"/>
        </w:rPr>
        <w:t>목록</w:t>
      </w:r>
      <w:bookmarkEnd w:id="1083"/>
      <w:bookmarkEnd w:id="1084"/>
      <w:bookmarkEnd w:id="1085"/>
    </w:p>
    <w:p w14:paraId="2206B483" w14:textId="6C1DB0B5" w:rsidR="00F01814" w:rsidRPr="00413874" w:rsidRDefault="00046AED" w:rsidP="00797B55">
      <w:pPr>
        <w:tabs>
          <w:tab w:val="left" w:pos="400"/>
        </w:tabs>
        <w:adjustRightInd w:val="0"/>
        <w:snapToGrid w:val="0"/>
        <w:spacing w:line="400" w:lineRule="exact"/>
        <w:rPr>
          <w:rFonts w:ascii="Times New Roman"/>
          <w:sz w:val="22"/>
          <w:szCs w:val="22"/>
        </w:rPr>
      </w:pPr>
      <w:r w:rsidRPr="00413874">
        <w:rPr>
          <w:rFonts w:ascii="Times New Roman"/>
          <w:sz w:val="22"/>
          <w:szCs w:val="22"/>
        </w:rPr>
        <w:tab/>
      </w:r>
    </w:p>
    <w:p w14:paraId="3A06D9AD" w14:textId="77777777" w:rsidR="00B00561" w:rsidRDefault="0063709F" w:rsidP="00797B55">
      <w:pPr>
        <w:pStyle w:val="1"/>
        <w:keepNext w:val="0"/>
        <w:autoSpaceDE w:val="0"/>
        <w:autoSpaceDN w:val="0"/>
        <w:adjustRightInd w:val="0"/>
        <w:snapToGrid w:val="0"/>
        <w:spacing w:line="400" w:lineRule="exact"/>
        <w:jc w:val="left"/>
        <w:rPr>
          <w:rFonts w:eastAsia="바탕"/>
          <w:szCs w:val="22"/>
        </w:rPr>
        <w:sectPr w:rsidR="00B00561" w:rsidSect="00B00561">
          <w:pgSz w:w="16838" w:h="11906" w:orient="landscape"/>
          <w:pgMar w:top="1701" w:right="1985" w:bottom="1701" w:left="1701" w:header="851" w:footer="992" w:gutter="0"/>
          <w:pgNumType w:start="1"/>
          <w:cols w:space="425"/>
          <w:titlePg/>
          <w:docGrid w:type="linesAndChars" w:linePitch="360"/>
        </w:sectPr>
      </w:pPr>
      <w:r w:rsidRPr="00413874">
        <w:rPr>
          <w:rFonts w:eastAsia="바탕"/>
          <w:szCs w:val="22"/>
        </w:rPr>
        <w:br w:type="page"/>
      </w:r>
      <w:bookmarkStart w:id="1086" w:name="_Toc34698382"/>
      <w:bookmarkStart w:id="1087" w:name="_Toc191645707"/>
    </w:p>
    <w:p w14:paraId="3C6CBF04" w14:textId="4A10FC66" w:rsidR="00B54764" w:rsidRPr="00413874" w:rsidRDefault="00B54764" w:rsidP="00797B55">
      <w:pPr>
        <w:pStyle w:val="1"/>
        <w:keepNext w:val="0"/>
        <w:autoSpaceDE w:val="0"/>
        <w:autoSpaceDN w:val="0"/>
        <w:adjustRightInd w:val="0"/>
        <w:snapToGrid w:val="0"/>
        <w:spacing w:line="400" w:lineRule="exact"/>
        <w:jc w:val="left"/>
        <w:rPr>
          <w:rFonts w:eastAsia="바탕"/>
          <w:bCs/>
          <w:szCs w:val="22"/>
        </w:rPr>
      </w:pPr>
      <w:bookmarkStart w:id="1088" w:name="_Toc240898129"/>
      <w:bookmarkStart w:id="1089" w:name="_Toc242778016"/>
      <w:r w:rsidRPr="00413874">
        <w:rPr>
          <w:rFonts w:eastAsia="바탕"/>
          <w:bCs/>
          <w:szCs w:val="22"/>
        </w:rPr>
        <w:lastRenderedPageBreak/>
        <w:t>부록</w:t>
      </w:r>
      <w:r w:rsidRPr="00413874">
        <w:rPr>
          <w:rFonts w:eastAsia="바탕"/>
          <w:bCs/>
          <w:szCs w:val="22"/>
        </w:rPr>
        <w:t xml:space="preserve"> </w:t>
      </w:r>
      <w:r w:rsidR="00BE44FD">
        <w:rPr>
          <w:rFonts w:eastAsia="바탕" w:hint="eastAsia"/>
          <w:bCs/>
          <w:szCs w:val="22"/>
        </w:rPr>
        <w:t>4</w:t>
      </w:r>
      <w:bookmarkEnd w:id="1086"/>
      <w:bookmarkEnd w:id="1087"/>
      <w:bookmarkEnd w:id="1088"/>
      <w:bookmarkEnd w:id="1089"/>
    </w:p>
    <w:p w14:paraId="32E8D997" w14:textId="77777777" w:rsidR="00B54764" w:rsidRPr="00413874" w:rsidRDefault="00B54764" w:rsidP="00797B55">
      <w:pPr>
        <w:tabs>
          <w:tab w:val="left" w:pos="400"/>
        </w:tabs>
        <w:adjustRightInd w:val="0"/>
        <w:snapToGrid w:val="0"/>
        <w:spacing w:line="400" w:lineRule="exact"/>
        <w:rPr>
          <w:rFonts w:ascii="Times New Roman"/>
          <w:sz w:val="22"/>
          <w:szCs w:val="22"/>
        </w:rPr>
      </w:pPr>
    </w:p>
    <w:p w14:paraId="29F0473B" w14:textId="77777777" w:rsidR="00B54764" w:rsidRPr="00413874" w:rsidRDefault="00B54764" w:rsidP="00797B55">
      <w:pPr>
        <w:pStyle w:val="1"/>
        <w:keepNext w:val="0"/>
        <w:autoSpaceDE w:val="0"/>
        <w:autoSpaceDN w:val="0"/>
        <w:adjustRightInd w:val="0"/>
        <w:snapToGrid w:val="0"/>
        <w:spacing w:line="400" w:lineRule="exact"/>
        <w:rPr>
          <w:rFonts w:eastAsia="바탕"/>
          <w:sz w:val="28"/>
          <w:szCs w:val="28"/>
        </w:rPr>
      </w:pPr>
      <w:bookmarkStart w:id="1090" w:name="_Toc34698383"/>
      <w:bookmarkStart w:id="1091" w:name="_Toc191645708"/>
      <w:bookmarkStart w:id="1092" w:name="_Toc240898130"/>
      <w:bookmarkStart w:id="1093" w:name="_Toc242778017"/>
      <w:r w:rsidRPr="00413874">
        <w:rPr>
          <w:rFonts w:eastAsia="바탕"/>
          <w:sz w:val="28"/>
          <w:szCs w:val="28"/>
        </w:rPr>
        <w:t>임대차계약</w:t>
      </w:r>
      <w:r w:rsidRPr="00413874">
        <w:rPr>
          <w:rFonts w:eastAsia="바탕"/>
          <w:sz w:val="28"/>
          <w:szCs w:val="28"/>
        </w:rPr>
        <w:t xml:space="preserve"> </w:t>
      </w:r>
      <w:r w:rsidRPr="00413874">
        <w:rPr>
          <w:rFonts w:eastAsia="바탕"/>
          <w:sz w:val="28"/>
          <w:szCs w:val="28"/>
        </w:rPr>
        <w:t>목록</w:t>
      </w:r>
      <w:bookmarkEnd w:id="1090"/>
      <w:bookmarkEnd w:id="1091"/>
      <w:bookmarkEnd w:id="1092"/>
      <w:bookmarkEnd w:id="1093"/>
    </w:p>
    <w:p w14:paraId="0E23A6EA" w14:textId="5C1A3143" w:rsidR="00AF3064" w:rsidRPr="00413874" w:rsidRDefault="00AF3064" w:rsidP="00CB6D18">
      <w:pPr>
        <w:pStyle w:val="1"/>
        <w:keepNext w:val="0"/>
        <w:autoSpaceDE w:val="0"/>
        <w:autoSpaceDN w:val="0"/>
        <w:adjustRightInd w:val="0"/>
        <w:snapToGrid w:val="0"/>
        <w:spacing w:line="400" w:lineRule="exact"/>
        <w:jc w:val="left"/>
        <w:rPr>
          <w:rFonts w:eastAsia="바탕"/>
          <w:bCs/>
          <w:szCs w:val="22"/>
        </w:rPr>
      </w:pPr>
    </w:p>
    <w:p w14:paraId="08C71F00" w14:textId="022D90C9" w:rsidR="00310CBE" w:rsidRDefault="00310CBE">
      <w:pPr>
        <w:widowControl/>
        <w:wordWrap/>
        <w:autoSpaceDE/>
        <w:autoSpaceDN/>
        <w:jc w:val="left"/>
        <w:rPr>
          <w:rFonts w:ascii="Times New Roman"/>
          <w:color w:val="000000"/>
          <w:kern w:val="0"/>
          <w:sz w:val="22"/>
          <w:szCs w:val="22"/>
        </w:rPr>
      </w:pPr>
      <w:r>
        <w:rPr>
          <w:rFonts w:ascii="Times New Roman"/>
          <w:color w:val="000000"/>
          <w:kern w:val="0"/>
          <w:sz w:val="22"/>
          <w:szCs w:val="22"/>
        </w:rPr>
        <w:br w:type="page"/>
      </w:r>
    </w:p>
    <w:p w14:paraId="291825F2" w14:textId="77777777" w:rsidR="00720A6B" w:rsidRPr="00413874" w:rsidRDefault="00720A6B" w:rsidP="00797B55">
      <w:pPr>
        <w:tabs>
          <w:tab w:val="left" w:pos="400"/>
        </w:tabs>
        <w:adjustRightInd w:val="0"/>
        <w:snapToGrid w:val="0"/>
        <w:spacing w:line="400" w:lineRule="exact"/>
        <w:rPr>
          <w:rFonts w:ascii="Times New Roman"/>
          <w:color w:val="000000"/>
          <w:kern w:val="0"/>
          <w:sz w:val="22"/>
          <w:szCs w:val="22"/>
        </w:rPr>
      </w:pPr>
    </w:p>
    <w:p w14:paraId="6C879A28" w14:textId="0B309595" w:rsidR="00FE56CC" w:rsidRPr="00413874" w:rsidRDefault="00FE56CC" w:rsidP="00CB779F">
      <w:pPr>
        <w:pStyle w:val="1"/>
        <w:keepNext w:val="0"/>
        <w:autoSpaceDE w:val="0"/>
        <w:autoSpaceDN w:val="0"/>
        <w:adjustRightInd w:val="0"/>
        <w:snapToGrid w:val="0"/>
        <w:spacing w:line="400" w:lineRule="exact"/>
        <w:jc w:val="both"/>
        <w:rPr>
          <w:bCs/>
          <w:szCs w:val="22"/>
        </w:rPr>
      </w:pPr>
      <w:bookmarkStart w:id="1094" w:name="_Toc286909557"/>
      <w:bookmarkStart w:id="1095" w:name="_Toc240898131"/>
      <w:bookmarkStart w:id="1096" w:name="_Toc242778018"/>
      <w:r w:rsidRPr="00413874">
        <w:rPr>
          <w:rFonts w:eastAsia="바탕" w:hint="eastAsia"/>
          <w:bCs/>
          <w:szCs w:val="22"/>
        </w:rPr>
        <w:t>부록</w:t>
      </w:r>
      <w:r w:rsidRPr="00413874">
        <w:rPr>
          <w:rFonts w:eastAsia="바탕"/>
          <w:bCs/>
          <w:szCs w:val="22"/>
        </w:rPr>
        <w:t xml:space="preserve"> </w:t>
      </w:r>
      <w:bookmarkEnd w:id="1094"/>
      <w:r w:rsidR="00BE44FD">
        <w:rPr>
          <w:rFonts w:eastAsia="바탕" w:hint="eastAsia"/>
          <w:bCs/>
          <w:szCs w:val="22"/>
        </w:rPr>
        <w:t>5</w:t>
      </w:r>
      <w:bookmarkEnd w:id="1095"/>
      <w:bookmarkEnd w:id="1096"/>
    </w:p>
    <w:p w14:paraId="2931D1B7" w14:textId="29D6370D" w:rsidR="00FE56CC" w:rsidRPr="00413874" w:rsidRDefault="00FE56CC" w:rsidP="00FD1775">
      <w:pPr>
        <w:pStyle w:val="1"/>
        <w:keepNext w:val="0"/>
        <w:autoSpaceDE w:val="0"/>
        <w:autoSpaceDN w:val="0"/>
        <w:adjustRightInd w:val="0"/>
        <w:snapToGrid w:val="0"/>
        <w:spacing w:line="400" w:lineRule="exact"/>
        <w:rPr>
          <w:rFonts w:eastAsia="바탕"/>
          <w:bCs/>
          <w:sz w:val="28"/>
          <w:szCs w:val="28"/>
        </w:rPr>
      </w:pPr>
      <w:bookmarkStart w:id="1097" w:name="_Toc191645713"/>
      <w:bookmarkStart w:id="1098" w:name="_Toc240898132"/>
      <w:bookmarkStart w:id="1099" w:name="_Toc242778019"/>
      <w:r w:rsidRPr="00413874">
        <w:rPr>
          <w:rFonts w:eastAsia="바탕"/>
          <w:bCs/>
          <w:sz w:val="28"/>
          <w:szCs w:val="28"/>
        </w:rPr>
        <w:t>통지처</w:t>
      </w:r>
      <w:bookmarkEnd w:id="1097"/>
      <w:bookmarkEnd w:id="1098"/>
      <w:bookmarkEnd w:id="1099"/>
    </w:p>
    <w:p w14:paraId="77472395" w14:textId="77777777" w:rsidR="00FE56CC" w:rsidRPr="00413874" w:rsidRDefault="00FE56CC" w:rsidP="006E374D">
      <w:pPr>
        <w:pStyle w:val="s0"/>
        <w:wordWrap w:val="0"/>
        <w:snapToGrid w:val="0"/>
        <w:spacing w:line="400" w:lineRule="exact"/>
        <w:jc w:val="both"/>
        <w:rPr>
          <w:rFonts w:ascii="Times New Roman" w:hAnsi="Times New Roman"/>
          <w:sz w:val="22"/>
          <w:szCs w:val="22"/>
        </w:rPr>
      </w:pPr>
    </w:p>
    <w:p w14:paraId="7F2CFD9E" w14:textId="77777777" w:rsidR="00720A6B" w:rsidRPr="00413874" w:rsidRDefault="00FE56CC" w:rsidP="006E374D">
      <w:pPr>
        <w:pStyle w:val="s0"/>
        <w:wordWrap w:val="0"/>
        <w:snapToGrid w:val="0"/>
        <w:spacing w:line="400" w:lineRule="exact"/>
        <w:jc w:val="both"/>
        <w:rPr>
          <w:rFonts w:ascii="Times New Roman" w:hAnsi="Times New Roman"/>
          <w:b/>
          <w:sz w:val="22"/>
          <w:szCs w:val="22"/>
        </w:rPr>
      </w:pPr>
      <w:r w:rsidRPr="00413874">
        <w:rPr>
          <w:rFonts w:ascii="Times New Roman" w:hAnsi="Times New Roman"/>
          <w:b/>
          <w:sz w:val="22"/>
          <w:szCs w:val="22"/>
        </w:rPr>
        <w:t>차주</w:t>
      </w:r>
    </w:p>
    <w:p w14:paraId="7C0A8537" w14:textId="7C3B91E8" w:rsidR="00FE56CC" w:rsidRPr="00413874" w:rsidRDefault="001F065A"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주식회사</w:t>
      </w:r>
      <w:r w:rsidRPr="00413874">
        <w:rPr>
          <w:rFonts w:ascii="Times New Roman" w:hAnsi="Times New Roman"/>
          <w:sz w:val="22"/>
          <w:szCs w:val="22"/>
        </w:rPr>
        <w:t xml:space="preserve"> </w:t>
      </w:r>
      <w:r w:rsidRPr="00413874">
        <w:rPr>
          <w:rFonts w:ascii="Times New Roman" w:hAnsi="Times New Roman"/>
          <w:sz w:val="22"/>
          <w:szCs w:val="22"/>
        </w:rPr>
        <w:t>코람코</w:t>
      </w:r>
      <w:r w:rsidR="00BD266A" w:rsidRPr="00413874">
        <w:rPr>
          <w:rFonts w:ascii="Times New Roman" w:hAnsi="Times New Roman"/>
          <w:sz w:val="22"/>
          <w:szCs w:val="22"/>
        </w:rPr>
        <w:t>라이프</w:t>
      </w:r>
      <w:r w:rsidR="00BE44FD">
        <w:rPr>
          <w:rFonts w:ascii="Times New Roman" w:hAnsi="Times New Roman" w:hint="eastAsia"/>
          <w:sz w:val="22"/>
          <w:szCs w:val="22"/>
        </w:rPr>
        <w:t>로지스위</w:t>
      </w:r>
      <w:r w:rsidRPr="00413874">
        <w:rPr>
          <w:rFonts w:ascii="Times New Roman" w:hAnsi="Times New Roman"/>
          <w:sz w:val="22"/>
          <w:szCs w:val="22"/>
        </w:rPr>
        <w:t>탁관리부동산투자회사</w:t>
      </w:r>
    </w:p>
    <w:p w14:paraId="3AA581B2" w14:textId="713E8231" w:rsidR="008A7823" w:rsidRPr="00413874" w:rsidRDefault="008A7823"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w:t>
      </w:r>
      <w:r w:rsidRPr="00413874">
        <w:rPr>
          <w:rFonts w:ascii="Times New Roman" w:hAnsi="Times New Roman"/>
          <w:sz w:val="22"/>
          <w:szCs w:val="22"/>
        </w:rPr>
        <w:t xml:space="preserve"> </w:t>
      </w:r>
      <w:r w:rsidRPr="00413874">
        <w:rPr>
          <w:rFonts w:ascii="Times New Roman" w:hAnsi="Times New Roman"/>
          <w:sz w:val="22"/>
          <w:szCs w:val="22"/>
        </w:rPr>
        <w:t>소</w:t>
      </w:r>
      <w:r w:rsidRPr="00413874">
        <w:rPr>
          <w:rFonts w:ascii="Times New Roman" w:hAnsi="Times New Roman"/>
          <w:sz w:val="22"/>
          <w:szCs w:val="22"/>
        </w:rPr>
        <w:t xml:space="preserve"> : </w:t>
      </w:r>
      <w:r w:rsidR="00F329A3" w:rsidRPr="00413874">
        <w:rPr>
          <w:rFonts w:ascii="Times New Roman" w:hAnsi="Times New Roman"/>
          <w:sz w:val="22"/>
          <w:szCs w:val="22"/>
        </w:rPr>
        <w:t>서울</w:t>
      </w:r>
      <w:r w:rsidR="00F329A3" w:rsidRPr="00413874">
        <w:rPr>
          <w:rFonts w:ascii="Times New Roman" w:hAnsi="Times New Roman"/>
          <w:sz w:val="22"/>
          <w:szCs w:val="22"/>
        </w:rPr>
        <w:t xml:space="preserve"> </w:t>
      </w:r>
      <w:r w:rsidR="00F329A3" w:rsidRPr="00413874">
        <w:rPr>
          <w:rFonts w:ascii="Times New Roman" w:hAnsi="Times New Roman"/>
          <w:sz w:val="22"/>
          <w:szCs w:val="22"/>
        </w:rPr>
        <w:t>강남구</w:t>
      </w:r>
      <w:r w:rsidR="00F329A3" w:rsidRPr="00413874">
        <w:rPr>
          <w:rFonts w:ascii="Times New Roman" w:hAnsi="Times New Roman"/>
          <w:sz w:val="22"/>
          <w:szCs w:val="22"/>
        </w:rPr>
        <w:t xml:space="preserve"> </w:t>
      </w:r>
      <w:r w:rsidR="00F329A3" w:rsidRPr="00413874">
        <w:rPr>
          <w:rFonts w:ascii="Times New Roman" w:hAnsi="Times New Roman"/>
          <w:sz w:val="22"/>
          <w:szCs w:val="22"/>
        </w:rPr>
        <w:t>삼성로</w:t>
      </w:r>
      <w:r w:rsidR="00F329A3" w:rsidRPr="00413874">
        <w:rPr>
          <w:rFonts w:ascii="Times New Roman" w:hAnsi="Times New Roman"/>
          <w:sz w:val="22"/>
          <w:szCs w:val="22"/>
        </w:rPr>
        <w:t xml:space="preserve"> 511</w:t>
      </w:r>
      <w:r w:rsidR="00A70E12" w:rsidRPr="00413874">
        <w:rPr>
          <w:rFonts w:ascii="Times New Roman" w:hAnsi="Times New Roman"/>
          <w:sz w:val="22"/>
          <w:szCs w:val="22"/>
        </w:rPr>
        <w:t>, 4</w:t>
      </w:r>
      <w:r w:rsidR="00A70E12" w:rsidRPr="00413874">
        <w:rPr>
          <w:rFonts w:ascii="Times New Roman" w:hAnsi="Times New Roman"/>
          <w:sz w:val="22"/>
          <w:szCs w:val="22"/>
        </w:rPr>
        <w:t>층</w:t>
      </w:r>
    </w:p>
    <w:p w14:paraId="7A6D6719" w14:textId="3BC5B594" w:rsidR="008A7823" w:rsidRPr="00413874" w:rsidRDefault="008A7823" w:rsidP="00393548">
      <w:pPr>
        <w:pStyle w:val="s0"/>
        <w:snapToGrid w:val="0"/>
        <w:spacing w:line="400" w:lineRule="exact"/>
        <w:rPr>
          <w:rFonts w:ascii="Times New Roman" w:hAnsi="Times New Roman"/>
          <w:sz w:val="22"/>
          <w:szCs w:val="22"/>
        </w:rPr>
      </w:pPr>
      <w:r w:rsidRPr="00413874">
        <w:rPr>
          <w:rFonts w:ascii="Times New Roman" w:hAnsi="Times New Roman"/>
          <w:sz w:val="22"/>
          <w:szCs w:val="22"/>
        </w:rPr>
        <w:t>참</w:t>
      </w:r>
      <w:r w:rsidRPr="00413874">
        <w:rPr>
          <w:rFonts w:ascii="Times New Roman" w:hAnsi="Times New Roman"/>
          <w:sz w:val="22"/>
          <w:szCs w:val="22"/>
        </w:rPr>
        <w:t xml:space="preserve"> </w:t>
      </w:r>
      <w:r w:rsidRPr="00413874">
        <w:rPr>
          <w:rFonts w:ascii="Times New Roman" w:hAnsi="Times New Roman"/>
          <w:sz w:val="22"/>
          <w:szCs w:val="22"/>
        </w:rPr>
        <w:t>조</w:t>
      </w:r>
      <w:r w:rsidRPr="00413874">
        <w:rPr>
          <w:rFonts w:ascii="Times New Roman" w:hAnsi="Times New Roman"/>
          <w:sz w:val="22"/>
          <w:szCs w:val="22"/>
        </w:rPr>
        <w:t xml:space="preserve"> : </w:t>
      </w:r>
    </w:p>
    <w:p w14:paraId="52191754" w14:textId="2AD3B81F" w:rsidR="008A782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w:t>
      </w:r>
      <w:r w:rsidRPr="00413874">
        <w:rPr>
          <w:rFonts w:ascii="Times New Roman" w:hAnsi="Times New Roman"/>
          <w:sz w:val="22"/>
          <w:szCs w:val="22"/>
        </w:rPr>
        <w:t xml:space="preserve"> </w:t>
      </w:r>
      <w:r w:rsidRPr="00413874">
        <w:rPr>
          <w:rFonts w:ascii="Times New Roman" w:hAnsi="Times New Roman"/>
          <w:sz w:val="22"/>
          <w:szCs w:val="22"/>
        </w:rPr>
        <w:t>화</w:t>
      </w:r>
      <w:r w:rsidRPr="00413874">
        <w:rPr>
          <w:rFonts w:ascii="Times New Roman" w:hAnsi="Times New Roman"/>
          <w:sz w:val="22"/>
          <w:szCs w:val="22"/>
        </w:rPr>
        <w:t xml:space="preserve"> : </w:t>
      </w:r>
    </w:p>
    <w:p w14:paraId="3D44F4BB" w14:textId="67355204" w:rsidR="00F329A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전자우편</w:t>
      </w:r>
      <w:r w:rsidRPr="00413874">
        <w:rPr>
          <w:rFonts w:ascii="Times New Roman" w:hAnsi="Times New Roman"/>
          <w:sz w:val="22"/>
          <w:szCs w:val="22"/>
        </w:rPr>
        <w:t xml:space="preserve">: </w:t>
      </w:r>
    </w:p>
    <w:p w14:paraId="5DAEFEDA" w14:textId="37840062" w:rsidR="008A7823" w:rsidRDefault="008A7823" w:rsidP="00407B05">
      <w:pPr>
        <w:pStyle w:val="s0"/>
        <w:snapToGrid w:val="0"/>
        <w:spacing w:line="400" w:lineRule="exact"/>
        <w:rPr>
          <w:rFonts w:ascii="Times New Roman" w:hAnsi="Times New Roman"/>
          <w:sz w:val="22"/>
          <w:szCs w:val="22"/>
        </w:rPr>
      </w:pPr>
    </w:p>
    <w:p w14:paraId="68345E2C" w14:textId="6DB55DC4" w:rsidR="00162C27" w:rsidRDefault="00162C27" w:rsidP="00AE2BBA">
      <w:pPr>
        <w:adjustRightInd w:val="0"/>
        <w:snapToGrid w:val="0"/>
        <w:spacing w:line="400" w:lineRule="exact"/>
        <w:rPr>
          <w:b/>
          <w:bCs/>
        </w:rPr>
      </w:pPr>
      <w:r w:rsidRPr="00AE2BBA">
        <w:rPr>
          <w:rFonts w:hint="eastAsia"/>
          <w:b/>
          <w:bCs/>
        </w:rPr>
        <w:t>대주</w:t>
      </w:r>
      <w:r>
        <w:rPr>
          <w:rFonts w:hint="eastAsia"/>
          <w:b/>
          <w:bCs/>
        </w:rPr>
        <w:t xml:space="preserve"> 통지처</w:t>
      </w:r>
    </w:p>
    <w:p w14:paraId="64BF72EB" w14:textId="77777777" w:rsidR="00B253C3" w:rsidRPr="00AE2BBA" w:rsidRDefault="00B253C3" w:rsidP="00AE2BBA">
      <w:pPr>
        <w:adjustRightInd w:val="0"/>
        <w:snapToGrid w:val="0"/>
        <w:spacing w:line="400" w:lineRule="exact"/>
        <w:rPr>
          <w:b/>
          <w:bCs/>
        </w:rPr>
      </w:pPr>
    </w:p>
    <w:tbl>
      <w:tblPr>
        <w:tblStyle w:val="ae"/>
        <w:tblW w:w="8500" w:type="dxa"/>
        <w:tblLook w:val="04A0" w:firstRow="1" w:lastRow="0" w:firstColumn="1" w:lastColumn="0" w:noHBand="0" w:noVBand="1"/>
      </w:tblPr>
      <w:tblGrid>
        <w:gridCol w:w="846"/>
        <w:gridCol w:w="2268"/>
        <w:gridCol w:w="5386"/>
      </w:tblGrid>
      <w:tr w:rsidR="00162C27" w:rsidRPr="00884E2E" w14:paraId="37A775BE" w14:textId="77777777" w:rsidTr="00AE2BBA">
        <w:trPr>
          <w:trHeight w:val="407"/>
        </w:trPr>
        <w:tc>
          <w:tcPr>
            <w:tcW w:w="846" w:type="dxa"/>
            <w:shd w:val="clear" w:color="auto" w:fill="F2F2F2" w:themeFill="background1" w:themeFillShade="F2"/>
            <w:vAlign w:val="center"/>
          </w:tcPr>
          <w:p w14:paraId="6291E403" w14:textId="381CA723" w:rsidR="00162C27" w:rsidRPr="00AE2BBA" w:rsidRDefault="00162C27" w:rsidP="005F72BA">
            <w:pPr>
              <w:adjustRightInd w:val="0"/>
              <w:snapToGrid w:val="0"/>
              <w:spacing w:line="400" w:lineRule="exact"/>
              <w:jc w:val="center"/>
              <w:rPr>
                <w:rFonts w:ascii="Times New Roman"/>
                <w:b/>
                <w:bCs/>
                <w:kern w:val="0"/>
                <w:szCs w:val="20"/>
              </w:rPr>
            </w:pPr>
            <w:bookmarkStart w:id="1100" w:name="_Hlk198326176"/>
            <w:r w:rsidRPr="00AE2BBA">
              <w:rPr>
                <w:rFonts w:ascii="Times New Roman" w:hint="eastAsia"/>
                <w:b/>
                <w:bCs/>
                <w:kern w:val="0"/>
                <w:szCs w:val="20"/>
              </w:rPr>
              <w:t>순번</w:t>
            </w:r>
          </w:p>
        </w:tc>
        <w:tc>
          <w:tcPr>
            <w:tcW w:w="2268" w:type="dxa"/>
            <w:shd w:val="clear" w:color="auto" w:fill="F2F2F2" w:themeFill="background1" w:themeFillShade="F2"/>
            <w:vAlign w:val="center"/>
          </w:tcPr>
          <w:p w14:paraId="73F5E3BF" w14:textId="184678B8" w:rsidR="00162C27" w:rsidRPr="00AE2BBA" w:rsidRDefault="00162C27"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대주명</w:t>
            </w:r>
          </w:p>
        </w:tc>
        <w:tc>
          <w:tcPr>
            <w:tcW w:w="5386" w:type="dxa"/>
            <w:shd w:val="clear" w:color="auto" w:fill="F2F2F2" w:themeFill="background1" w:themeFillShade="F2"/>
            <w:vAlign w:val="center"/>
          </w:tcPr>
          <w:p w14:paraId="3B2F1B16" w14:textId="7492AEC2" w:rsidR="00162C27" w:rsidRPr="00AE2BBA" w:rsidRDefault="00FA14D8"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통지처</w:t>
            </w:r>
          </w:p>
        </w:tc>
      </w:tr>
      <w:tr w:rsidR="00162C27" w:rsidRPr="00884E2E" w14:paraId="0611A9ED" w14:textId="77777777" w:rsidTr="00AE2BBA">
        <w:tc>
          <w:tcPr>
            <w:tcW w:w="846" w:type="dxa"/>
            <w:vAlign w:val="center"/>
          </w:tcPr>
          <w:p w14:paraId="219414F3" w14:textId="29CEF834"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1</w:t>
            </w:r>
          </w:p>
        </w:tc>
        <w:tc>
          <w:tcPr>
            <w:tcW w:w="2268" w:type="dxa"/>
            <w:vAlign w:val="center"/>
          </w:tcPr>
          <w:p w14:paraId="6CC5488D" w14:textId="7C4A9C5D" w:rsidR="00162C27" w:rsidRPr="00AE2BBA" w:rsidRDefault="0001465F" w:rsidP="005F72BA">
            <w:pPr>
              <w:adjustRightInd w:val="0"/>
              <w:snapToGrid w:val="0"/>
              <w:spacing w:line="400" w:lineRule="exact"/>
              <w:jc w:val="center"/>
              <w:rPr>
                <w:rFonts w:ascii="Times New Roman"/>
                <w:kern w:val="0"/>
                <w:szCs w:val="20"/>
              </w:rPr>
            </w:pPr>
            <w:ins w:id="1101" w:author="BKL" w:date="2026-10-08T12:09:00Z">
              <w:r w:rsidRPr="0001465F">
                <w:rPr>
                  <w:rFonts w:ascii="Times New Roman"/>
                  <w:kern w:val="0"/>
                  <w:szCs w:val="20"/>
                </w:rPr>
                <w:t>주식회사</w:t>
              </w:r>
              <w:r w:rsidRPr="0001465F">
                <w:rPr>
                  <w:rFonts w:ascii="Times New Roman"/>
                  <w:kern w:val="0"/>
                  <w:szCs w:val="20"/>
                </w:rPr>
                <w:t xml:space="preserve"> </w:t>
              </w:r>
              <w:r w:rsidRPr="0001465F">
                <w:rPr>
                  <w:rFonts w:ascii="Times New Roman"/>
                  <w:kern w:val="0"/>
                  <w:szCs w:val="20"/>
                </w:rPr>
                <w:t>우리은행</w:t>
              </w:r>
            </w:ins>
            <w:del w:id="1102" w:author="BKL" w:date="2026-10-08T12:09:00Z" w16du:dateUtc="2026-10-08T03:09:00Z">
              <w:r w:rsidR="001B673C" w:rsidDel="0001465F">
                <w:rPr>
                  <w:rFonts w:ascii="Times New Roman" w:hint="eastAsia"/>
                  <w:kern w:val="0"/>
                  <w:szCs w:val="20"/>
                </w:rPr>
                <w:delText>키움캐피탈</w:delText>
              </w:r>
            </w:del>
          </w:p>
        </w:tc>
        <w:tc>
          <w:tcPr>
            <w:tcW w:w="5386" w:type="dxa"/>
            <w:vAlign w:val="center"/>
          </w:tcPr>
          <w:p w14:paraId="6AD25DED" w14:textId="38E2B8DB" w:rsidR="001B673C" w:rsidRPr="001B673C" w:rsidDel="0001465F" w:rsidRDefault="0001465F" w:rsidP="001B673C">
            <w:pPr>
              <w:pStyle w:val="s0"/>
              <w:snapToGrid w:val="0"/>
              <w:spacing w:line="400" w:lineRule="exact"/>
              <w:rPr>
                <w:del w:id="1103" w:author="BKL" w:date="2026-10-08T12:09:00Z" w16du:dateUtc="2026-10-08T03:09:00Z"/>
                <w:rFonts w:ascii="Times New Roman"/>
                <w:sz w:val="20"/>
                <w:szCs w:val="20"/>
              </w:rPr>
            </w:pPr>
            <w:ins w:id="1104" w:author="BKL" w:date="2026-10-08T12:09:00Z">
              <w:r w:rsidRPr="0001465F">
                <w:rPr>
                  <w:rFonts w:ascii="Times New Roman"/>
                  <w:sz w:val="20"/>
                  <w:szCs w:val="20"/>
                </w:rPr>
                <w:t>주소</w:t>
              </w:r>
              <w:r w:rsidRPr="0001465F">
                <w:rPr>
                  <w:rFonts w:ascii="Times New Roman"/>
                  <w:sz w:val="20"/>
                  <w:szCs w:val="20"/>
                </w:rPr>
                <w:t xml:space="preserve">: </w:t>
              </w:r>
              <w:r w:rsidRPr="0001465F">
                <w:rPr>
                  <w:rFonts w:ascii="Times New Roman"/>
                  <w:sz w:val="20"/>
                  <w:szCs w:val="20"/>
                </w:rPr>
                <w:t>서울특별시</w:t>
              </w:r>
              <w:r w:rsidRPr="0001465F">
                <w:rPr>
                  <w:rFonts w:ascii="Times New Roman"/>
                  <w:sz w:val="20"/>
                  <w:szCs w:val="20"/>
                </w:rPr>
                <w:t xml:space="preserve"> </w:t>
              </w:r>
              <w:r w:rsidRPr="0001465F">
                <w:rPr>
                  <w:rFonts w:ascii="Times New Roman"/>
                  <w:sz w:val="20"/>
                  <w:szCs w:val="20"/>
                </w:rPr>
                <w:t>영등포구</w:t>
              </w:r>
              <w:r w:rsidRPr="0001465F">
                <w:rPr>
                  <w:rFonts w:ascii="Times New Roman"/>
                  <w:sz w:val="20"/>
                  <w:szCs w:val="20"/>
                </w:rPr>
                <w:t xml:space="preserve"> </w:t>
              </w:r>
              <w:r w:rsidRPr="0001465F">
                <w:rPr>
                  <w:rFonts w:ascii="Times New Roman"/>
                  <w:sz w:val="20"/>
                  <w:szCs w:val="20"/>
                </w:rPr>
                <w:t>여의대로</w:t>
              </w:r>
              <w:r w:rsidRPr="0001465F">
                <w:rPr>
                  <w:rFonts w:ascii="Times New Roman"/>
                  <w:sz w:val="20"/>
                  <w:szCs w:val="20"/>
                </w:rPr>
                <w:t xml:space="preserve"> 108, 34</w:t>
              </w:r>
              <w:r w:rsidRPr="0001465F">
                <w:rPr>
                  <w:rFonts w:ascii="Times New Roman"/>
                  <w:sz w:val="20"/>
                  <w:szCs w:val="20"/>
                </w:rPr>
                <w:t>층</w:t>
              </w:r>
              <w:r w:rsidRPr="0001465F">
                <w:rPr>
                  <w:rFonts w:ascii="Times New Roman"/>
                  <w:sz w:val="20"/>
                  <w:szCs w:val="20"/>
                </w:rPr>
                <w:t>(</w:t>
              </w:r>
              <w:r w:rsidRPr="0001465F">
                <w:rPr>
                  <w:rFonts w:ascii="Times New Roman"/>
                  <w:sz w:val="20"/>
                  <w:szCs w:val="20"/>
                </w:rPr>
                <w:t>여의도동</w:t>
              </w:r>
              <w:r w:rsidRPr="0001465F">
                <w:rPr>
                  <w:rFonts w:ascii="Times New Roman"/>
                  <w:sz w:val="20"/>
                  <w:szCs w:val="20"/>
                </w:rPr>
                <w:t xml:space="preserve">, </w:t>
              </w:r>
              <w:r w:rsidRPr="0001465F">
                <w:rPr>
                  <w:rFonts w:ascii="Times New Roman"/>
                  <w:sz w:val="20"/>
                  <w:szCs w:val="20"/>
                </w:rPr>
                <w:t>파크원</w:t>
              </w:r>
              <w:r w:rsidRPr="0001465F">
                <w:rPr>
                  <w:rFonts w:ascii="Times New Roman"/>
                  <w:sz w:val="20"/>
                  <w:szCs w:val="20"/>
                </w:rPr>
                <w:t>)</w:t>
              </w:r>
              <w:r w:rsidRPr="0001465F">
                <w:rPr>
                  <w:rFonts w:ascii="Times New Roman"/>
                  <w:sz w:val="20"/>
                  <w:szCs w:val="20"/>
                </w:rPr>
                <w:br/>
              </w:r>
              <w:r w:rsidRPr="0001465F">
                <w:rPr>
                  <w:rFonts w:ascii="Times New Roman"/>
                  <w:sz w:val="20"/>
                  <w:szCs w:val="20"/>
                </w:rPr>
                <w:t>전화번호</w:t>
              </w:r>
              <w:r w:rsidRPr="0001465F">
                <w:rPr>
                  <w:rFonts w:ascii="Times New Roman"/>
                  <w:sz w:val="20"/>
                  <w:szCs w:val="20"/>
                </w:rPr>
                <w:t>: 02-2002-5921 / 02-2002-4567</w:t>
              </w:r>
              <w:r w:rsidRPr="0001465F">
                <w:rPr>
                  <w:rFonts w:ascii="Times New Roman"/>
                  <w:sz w:val="20"/>
                  <w:szCs w:val="20"/>
                </w:rPr>
                <w:br/>
              </w:r>
              <w:r w:rsidRPr="0001465F">
                <w:rPr>
                  <w:rFonts w:ascii="Times New Roman"/>
                  <w:sz w:val="20"/>
                  <w:szCs w:val="20"/>
                </w:rPr>
                <w:t>담당자</w:t>
              </w:r>
              <w:r w:rsidRPr="0001465F">
                <w:rPr>
                  <w:rFonts w:ascii="Times New Roman"/>
                  <w:sz w:val="20"/>
                  <w:szCs w:val="20"/>
                </w:rPr>
                <w:t xml:space="preserve">: </w:t>
              </w:r>
              <w:r w:rsidRPr="0001465F">
                <w:rPr>
                  <w:rFonts w:ascii="Times New Roman"/>
                  <w:sz w:val="20"/>
                  <w:szCs w:val="20"/>
                </w:rPr>
                <w:t>이인환</w:t>
              </w:r>
              <w:r w:rsidRPr="0001465F">
                <w:rPr>
                  <w:rFonts w:ascii="Times New Roman"/>
                  <w:sz w:val="20"/>
                  <w:szCs w:val="20"/>
                </w:rPr>
                <w:t xml:space="preserve"> </w:t>
              </w:r>
              <w:r w:rsidRPr="0001465F">
                <w:rPr>
                  <w:rFonts w:ascii="Times New Roman"/>
                  <w:sz w:val="20"/>
                  <w:szCs w:val="20"/>
                </w:rPr>
                <w:t>과장</w:t>
              </w:r>
              <w:r w:rsidRPr="0001465F">
                <w:rPr>
                  <w:rFonts w:ascii="Times New Roman"/>
                  <w:sz w:val="20"/>
                  <w:szCs w:val="20"/>
                </w:rPr>
                <w:t xml:space="preserve"> / </w:t>
              </w:r>
              <w:r w:rsidRPr="0001465F">
                <w:rPr>
                  <w:rFonts w:ascii="Times New Roman"/>
                  <w:sz w:val="20"/>
                  <w:szCs w:val="20"/>
                </w:rPr>
                <w:t>홍진경</w:t>
              </w:r>
              <w:r w:rsidRPr="0001465F">
                <w:rPr>
                  <w:rFonts w:ascii="Times New Roman"/>
                  <w:sz w:val="20"/>
                  <w:szCs w:val="20"/>
                </w:rPr>
                <w:t xml:space="preserve"> </w:t>
              </w:r>
              <w:r w:rsidRPr="0001465F">
                <w:rPr>
                  <w:rFonts w:ascii="Times New Roman"/>
                  <w:sz w:val="20"/>
                  <w:szCs w:val="20"/>
                </w:rPr>
                <w:t>과장</w:t>
              </w:r>
              <w:r w:rsidRPr="0001465F">
                <w:rPr>
                  <w:rFonts w:ascii="Times New Roman"/>
                  <w:sz w:val="20"/>
                  <w:szCs w:val="20"/>
                </w:rPr>
                <w:br/>
              </w:r>
              <w:r w:rsidRPr="0001465F">
                <w:rPr>
                  <w:rFonts w:ascii="Times New Roman"/>
                  <w:sz w:val="20"/>
                  <w:szCs w:val="20"/>
                </w:rPr>
                <w:t>전자우편</w:t>
              </w:r>
              <w:r w:rsidRPr="0001465F">
                <w:rPr>
                  <w:rFonts w:ascii="Times New Roman"/>
                  <w:sz w:val="20"/>
                  <w:szCs w:val="20"/>
                </w:rPr>
                <w:t xml:space="preserve">: </w:t>
              </w:r>
              <w:r w:rsidRPr="0001465F">
                <w:rPr>
                  <w:rFonts w:ascii="Times New Roman"/>
                  <w:szCs w:val="20"/>
                </w:rPr>
                <w:fldChar w:fldCharType="begin"/>
              </w:r>
              <w:r w:rsidRPr="0001465F">
                <w:rPr>
                  <w:rFonts w:ascii="Times New Roman"/>
                  <w:sz w:val="20"/>
                  <w:szCs w:val="20"/>
                </w:rPr>
                <w:instrText>HYPERLINK "mailto:gsk3150@wooribank.com"</w:instrText>
              </w:r>
              <w:r w:rsidRPr="0001465F">
                <w:rPr>
                  <w:rFonts w:ascii="Times New Roman"/>
                  <w:szCs w:val="20"/>
                </w:rPr>
              </w:r>
              <w:r w:rsidRPr="0001465F">
                <w:rPr>
                  <w:rFonts w:ascii="Times New Roman"/>
                  <w:szCs w:val="20"/>
                </w:rPr>
                <w:fldChar w:fldCharType="separate"/>
              </w:r>
              <w:r w:rsidRPr="0001465F">
                <w:rPr>
                  <w:rStyle w:val="af3"/>
                  <w:rFonts w:ascii="Times New Roman"/>
                  <w:sz w:val="20"/>
                  <w:szCs w:val="20"/>
                </w:rPr>
                <w:t>gsk3150@wooribank.com</w:t>
              </w:r>
            </w:ins>
            <w:ins w:id="1105" w:author="BKL" w:date="2026-10-08T12:09:00Z" w16du:dateUtc="2026-10-08T03:09:00Z">
              <w:r w:rsidRPr="0001465F">
                <w:rPr>
                  <w:rFonts w:ascii="Times New Roman"/>
                  <w:szCs w:val="20"/>
                </w:rPr>
                <w:fldChar w:fldCharType="end"/>
              </w:r>
            </w:ins>
            <w:ins w:id="1106" w:author="BKL" w:date="2026-10-08T12:09:00Z">
              <w:r w:rsidRPr="0001465F">
                <w:rPr>
                  <w:rFonts w:ascii="Times New Roman"/>
                  <w:sz w:val="20"/>
                  <w:szCs w:val="20"/>
                </w:rPr>
                <w:t xml:space="preserve"> / </w:t>
              </w:r>
              <w:r w:rsidRPr="0001465F">
                <w:rPr>
                  <w:rFonts w:ascii="Times New Roman"/>
                  <w:szCs w:val="20"/>
                </w:rPr>
                <w:fldChar w:fldCharType="begin"/>
              </w:r>
              <w:r w:rsidRPr="0001465F">
                <w:rPr>
                  <w:rFonts w:ascii="Times New Roman"/>
                  <w:sz w:val="20"/>
                  <w:szCs w:val="20"/>
                </w:rPr>
                <w:instrText>HYPERLINK "mailto:jkhong@wooribank.com"</w:instrText>
              </w:r>
              <w:r w:rsidRPr="0001465F">
                <w:rPr>
                  <w:rFonts w:ascii="Times New Roman"/>
                  <w:szCs w:val="20"/>
                </w:rPr>
              </w:r>
              <w:r w:rsidRPr="0001465F">
                <w:rPr>
                  <w:rFonts w:ascii="Times New Roman"/>
                  <w:szCs w:val="20"/>
                </w:rPr>
                <w:fldChar w:fldCharType="separate"/>
              </w:r>
              <w:r w:rsidRPr="0001465F">
                <w:rPr>
                  <w:rStyle w:val="af3"/>
                  <w:rFonts w:ascii="Times New Roman"/>
                  <w:sz w:val="20"/>
                  <w:szCs w:val="20"/>
                </w:rPr>
                <w:t>jkhong@wooribank.com</w:t>
              </w:r>
            </w:ins>
            <w:ins w:id="1107" w:author="BKL" w:date="2026-10-08T12:09:00Z" w16du:dateUtc="2026-10-08T03:09:00Z">
              <w:r w:rsidRPr="0001465F">
                <w:rPr>
                  <w:rFonts w:ascii="Times New Roman"/>
                  <w:szCs w:val="20"/>
                </w:rPr>
                <w:fldChar w:fldCharType="end"/>
              </w:r>
            </w:ins>
            <w:del w:id="1108" w:author="BKL" w:date="2026-10-08T12:09:00Z" w16du:dateUtc="2026-10-08T03:09:00Z">
              <w:r w:rsidR="001B673C" w:rsidRPr="001B673C" w:rsidDel="0001465F">
                <w:rPr>
                  <w:rFonts w:ascii="Times New Roman" w:hint="eastAsia"/>
                  <w:sz w:val="20"/>
                  <w:szCs w:val="20"/>
                </w:rPr>
                <w:delText>주소</w:delText>
              </w:r>
              <w:r w:rsidR="001B673C" w:rsidRPr="001B673C" w:rsidDel="0001465F">
                <w:rPr>
                  <w:rFonts w:ascii="Times New Roman" w:hint="eastAsia"/>
                  <w:sz w:val="20"/>
                  <w:szCs w:val="20"/>
                </w:rPr>
                <w:delText xml:space="preserve">: </w:delText>
              </w:r>
              <w:r w:rsidR="001B673C" w:rsidRPr="001B673C" w:rsidDel="0001465F">
                <w:rPr>
                  <w:rFonts w:ascii="Times New Roman" w:hint="eastAsia"/>
                  <w:sz w:val="20"/>
                  <w:szCs w:val="20"/>
                </w:rPr>
                <w:delText>서울특별시</w:delText>
              </w:r>
              <w:r w:rsidR="001B673C" w:rsidRPr="001B673C" w:rsidDel="0001465F">
                <w:rPr>
                  <w:rFonts w:ascii="Times New Roman" w:hint="eastAsia"/>
                  <w:sz w:val="20"/>
                  <w:szCs w:val="20"/>
                </w:rPr>
                <w:delText xml:space="preserve"> </w:delText>
              </w:r>
              <w:r w:rsidR="001B673C" w:rsidRPr="001B673C" w:rsidDel="0001465F">
                <w:rPr>
                  <w:rFonts w:ascii="Times New Roman" w:hint="eastAsia"/>
                  <w:sz w:val="20"/>
                  <w:szCs w:val="20"/>
                </w:rPr>
                <w:delText>영등포구</w:delText>
              </w:r>
              <w:r w:rsidR="001B673C" w:rsidRPr="001B673C" w:rsidDel="0001465F">
                <w:rPr>
                  <w:rFonts w:ascii="Times New Roman" w:hint="eastAsia"/>
                  <w:sz w:val="20"/>
                  <w:szCs w:val="20"/>
                </w:rPr>
                <w:delText xml:space="preserve"> </w:delText>
              </w:r>
              <w:r w:rsidR="001B673C" w:rsidRPr="001B673C" w:rsidDel="0001465F">
                <w:rPr>
                  <w:rFonts w:ascii="Times New Roman" w:hint="eastAsia"/>
                  <w:sz w:val="20"/>
                  <w:szCs w:val="20"/>
                </w:rPr>
                <w:delText>여의대로</w:delText>
              </w:r>
              <w:r w:rsidR="001B673C" w:rsidRPr="001B673C" w:rsidDel="0001465F">
                <w:rPr>
                  <w:rFonts w:ascii="Times New Roman" w:hint="eastAsia"/>
                  <w:sz w:val="20"/>
                  <w:szCs w:val="20"/>
                </w:rPr>
                <w:delText xml:space="preserve"> 66, 17</w:delText>
              </w:r>
              <w:r w:rsidR="001B673C" w:rsidRPr="001B673C" w:rsidDel="0001465F">
                <w:rPr>
                  <w:rFonts w:ascii="Times New Roman" w:hint="eastAsia"/>
                  <w:sz w:val="20"/>
                  <w:szCs w:val="20"/>
                </w:rPr>
                <w:delText>층</w:delText>
              </w:r>
            </w:del>
          </w:p>
          <w:p w14:paraId="236A4D9A" w14:textId="23D49EBD" w:rsidR="001B673C" w:rsidRPr="001B673C" w:rsidDel="0001465F" w:rsidRDefault="001B673C" w:rsidP="001B673C">
            <w:pPr>
              <w:pStyle w:val="s0"/>
              <w:snapToGrid w:val="0"/>
              <w:spacing w:line="400" w:lineRule="exact"/>
              <w:rPr>
                <w:del w:id="1109" w:author="BKL" w:date="2026-10-08T12:09:00Z" w16du:dateUtc="2026-10-08T03:09:00Z"/>
                <w:rFonts w:ascii="Times New Roman"/>
                <w:sz w:val="20"/>
                <w:szCs w:val="20"/>
              </w:rPr>
            </w:pPr>
            <w:del w:id="1110" w:author="BKL" w:date="2026-10-08T12:09:00Z" w16du:dateUtc="2026-10-08T03:09:00Z">
              <w:r w:rsidRPr="001B673C" w:rsidDel="0001465F">
                <w:rPr>
                  <w:rFonts w:ascii="Times New Roman" w:hint="eastAsia"/>
                  <w:sz w:val="20"/>
                  <w:szCs w:val="20"/>
                </w:rPr>
                <w:delText>전화번호</w:delText>
              </w:r>
              <w:r w:rsidRPr="001B673C" w:rsidDel="0001465F">
                <w:rPr>
                  <w:rFonts w:ascii="Times New Roman" w:hint="eastAsia"/>
                  <w:sz w:val="20"/>
                  <w:szCs w:val="20"/>
                </w:rPr>
                <w:delText>: 02-780-42</w:delText>
              </w:r>
              <w:r w:rsidR="007713A9" w:rsidDel="0001465F">
                <w:rPr>
                  <w:rFonts w:ascii="Times New Roman" w:hint="eastAsia"/>
                  <w:sz w:val="20"/>
                  <w:szCs w:val="20"/>
                </w:rPr>
                <w:delText>95</w:delText>
              </w:r>
              <w:r w:rsidRPr="001B673C" w:rsidDel="0001465F">
                <w:rPr>
                  <w:rFonts w:ascii="Times New Roman" w:hint="eastAsia"/>
                  <w:sz w:val="20"/>
                  <w:szCs w:val="20"/>
                </w:rPr>
                <w:delText xml:space="preserve"> / 010-</w:delText>
              </w:r>
              <w:r w:rsidR="007713A9" w:rsidDel="0001465F">
                <w:rPr>
                  <w:rFonts w:ascii="Times New Roman" w:hint="eastAsia"/>
                  <w:sz w:val="20"/>
                  <w:szCs w:val="20"/>
                </w:rPr>
                <w:delText>4339</w:delText>
              </w:r>
              <w:r w:rsidRPr="001B673C" w:rsidDel="0001465F">
                <w:rPr>
                  <w:rFonts w:ascii="Times New Roman" w:hint="eastAsia"/>
                  <w:sz w:val="20"/>
                  <w:szCs w:val="20"/>
                </w:rPr>
                <w:delText>-</w:delText>
              </w:r>
              <w:r w:rsidR="007713A9" w:rsidDel="0001465F">
                <w:rPr>
                  <w:rFonts w:ascii="Times New Roman" w:hint="eastAsia"/>
                  <w:sz w:val="20"/>
                  <w:szCs w:val="20"/>
                </w:rPr>
                <w:delText>3878</w:delText>
              </w:r>
            </w:del>
          </w:p>
          <w:p w14:paraId="402FD434" w14:textId="729941EE" w:rsidR="001B673C" w:rsidRPr="001B673C" w:rsidDel="0001465F" w:rsidRDefault="001B673C" w:rsidP="001B673C">
            <w:pPr>
              <w:pStyle w:val="s0"/>
              <w:snapToGrid w:val="0"/>
              <w:spacing w:line="400" w:lineRule="exact"/>
              <w:rPr>
                <w:del w:id="1111" w:author="BKL" w:date="2026-10-08T12:09:00Z" w16du:dateUtc="2026-10-08T03:09:00Z"/>
                <w:rFonts w:ascii="Times New Roman"/>
                <w:sz w:val="20"/>
                <w:szCs w:val="20"/>
              </w:rPr>
            </w:pPr>
            <w:del w:id="1112" w:author="BKL" w:date="2026-10-08T12:09:00Z" w16du:dateUtc="2026-10-08T03:09:00Z">
              <w:r w:rsidRPr="001B673C" w:rsidDel="0001465F">
                <w:rPr>
                  <w:rFonts w:ascii="Times New Roman" w:hint="eastAsia"/>
                  <w:sz w:val="20"/>
                  <w:szCs w:val="20"/>
                </w:rPr>
                <w:delText>팩스번호</w:delText>
              </w:r>
              <w:r w:rsidRPr="001B673C" w:rsidDel="0001465F">
                <w:rPr>
                  <w:rFonts w:ascii="Times New Roman" w:hint="eastAsia"/>
                  <w:sz w:val="20"/>
                  <w:szCs w:val="20"/>
                </w:rPr>
                <w:delText>: 02-780-1517</w:delText>
              </w:r>
            </w:del>
          </w:p>
          <w:p w14:paraId="05EC9EC5" w14:textId="0D235B43" w:rsidR="001B673C" w:rsidRPr="001B673C" w:rsidDel="0001465F" w:rsidRDefault="001B673C" w:rsidP="001B673C">
            <w:pPr>
              <w:pStyle w:val="s0"/>
              <w:snapToGrid w:val="0"/>
              <w:spacing w:line="400" w:lineRule="exact"/>
              <w:rPr>
                <w:del w:id="1113" w:author="BKL" w:date="2026-10-08T12:09:00Z" w16du:dateUtc="2026-10-08T03:09:00Z"/>
                <w:rFonts w:ascii="Times New Roman"/>
                <w:sz w:val="20"/>
                <w:szCs w:val="20"/>
              </w:rPr>
            </w:pPr>
            <w:del w:id="1114" w:author="BKL" w:date="2026-10-08T12:09:00Z" w16du:dateUtc="2026-10-08T03:09:00Z">
              <w:r w:rsidRPr="001B673C" w:rsidDel="0001465F">
                <w:rPr>
                  <w:rFonts w:ascii="Times New Roman" w:hint="eastAsia"/>
                  <w:sz w:val="20"/>
                  <w:szCs w:val="20"/>
                </w:rPr>
                <w:delText>담당자</w:delText>
              </w:r>
              <w:r w:rsidRPr="001B673C" w:rsidDel="0001465F">
                <w:rPr>
                  <w:rFonts w:ascii="Times New Roman" w:hint="eastAsia"/>
                  <w:sz w:val="20"/>
                  <w:szCs w:val="20"/>
                </w:rPr>
                <w:delText xml:space="preserve">: </w:delText>
              </w:r>
              <w:r w:rsidR="007713A9" w:rsidDel="0001465F">
                <w:rPr>
                  <w:rFonts w:ascii="Times New Roman" w:hint="eastAsia"/>
                  <w:sz w:val="20"/>
                  <w:szCs w:val="20"/>
                </w:rPr>
                <w:delText>이승근</w:delText>
              </w:r>
              <w:r w:rsidRPr="001B673C" w:rsidDel="0001465F">
                <w:rPr>
                  <w:rFonts w:ascii="Times New Roman" w:hint="eastAsia"/>
                  <w:sz w:val="20"/>
                  <w:szCs w:val="20"/>
                </w:rPr>
                <w:delText xml:space="preserve"> </w:delText>
              </w:r>
              <w:r w:rsidR="007713A9" w:rsidDel="0001465F">
                <w:rPr>
                  <w:rFonts w:ascii="Times New Roman" w:hint="eastAsia"/>
                  <w:sz w:val="20"/>
                  <w:szCs w:val="20"/>
                </w:rPr>
                <w:delText>주임</w:delText>
              </w:r>
            </w:del>
          </w:p>
          <w:p w14:paraId="677D392A" w14:textId="68F030F8" w:rsidR="00162C27" w:rsidRPr="00AE2BBA" w:rsidRDefault="001B673C" w:rsidP="001B673C">
            <w:pPr>
              <w:pStyle w:val="s0"/>
              <w:snapToGrid w:val="0"/>
              <w:spacing w:line="400" w:lineRule="exact"/>
              <w:rPr>
                <w:rFonts w:ascii="Times New Roman"/>
                <w:sz w:val="20"/>
                <w:szCs w:val="20"/>
              </w:rPr>
            </w:pPr>
            <w:del w:id="1115" w:author="BKL" w:date="2026-10-08T12:09:00Z" w16du:dateUtc="2026-10-08T03:09:00Z">
              <w:r w:rsidRPr="001B673C" w:rsidDel="0001465F">
                <w:rPr>
                  <w:rFonts w:ascii="Times New Roman" w:hint="eastAsia"/>
                  <w:sz w:val="20"/>
                  <w:szCs w:val="20"/>
                </w:rPr>
                <w:delText>전자우편</w:delText>
              </w:r>
              <w:r w:rsidRPr="001B673C" w:rsidDel="0001465F">
                <w:rPr>
                  <w:rFonts w:ascii="Times New Roman" w:hint="eastAsia"/>
                  <w:sz w:val="20"/>
                  <w:szCs w:val="20"/>
                </w:rPr>
                <w:delText xml:space="preserve">: </w:delText>
              </w:r>
              <w:r w:rsidR="007713A9" w:rsidDel="0001465F">
                <w:rPr>
                  <w:rFonts w:ascii="Times New Roman" w:hint="eastAsia"/>
                  <w:sz w:val="20"/>
                  <w:szCs w:val="20"/>
                </w:rPr>
                <w:delText>tmd283@kiwoomcapital.com</w:delText>
              </w:r>
            </w:del>
          </w:p>
        </w:tc>
      </w:tr>
      <w:tr w:rsidR="00162C27" w:rsidRPr="00884E2E" w14:paraId="6315396F" w14:textId="77777777" w:rsidTr="00AE2BBA">
        <w:tc>
          <w:tcPr>
            <w:tcW w:w="846" w:type="dxa"/>
            <w:vAlign w:val="center"/>
          </w:tcPr>
          <w:p w14:paraId="64DDBDAF" w14:textId="77A842F3"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2</w:t>
            </w:r>
          </w:p>
        </w:tc>
        <w:tc>
          <w:tcPr>
            <w:tcW w:w="2268" w:type="dxa"/>
            <w:vAlign w:val="center"/>
          </w:tcPr>
          <w:p w14:paraId="71EDF2F4" w14:textId="261C2A3F" w:rsidR="00162C27" w:rsidRPr="00AE2BBA" w:rsidRDefault="0001465F" w:rsidP="005F72BA">
            <w:pPr>
              <w:adjustRightInd w:val="0"/>
              <w:snapToGrid w:val="0"/>
              <w:spacing w:line="400" w:lineRule="exact"/>
              <w:jc w:val="center"/>
              <w:rPr>
                <w:rFonts w:ascii="Times New Roman"/>
                <w:kern w:val="0"/>
                <w:szCs w:val="20"/>
              </w:rPr>
            </w:pPr>
            <w:ins w:id="1116" w:author="BKL" w:date="2026-10-08T12:10:00Z">
              <w:r w:rsidRPr="0001465F">
                <w:rPr>
                  <w:rFonts w:ascii="Times New Roman"/>
                  <w:kern w:val="0"/>
                  <w:szCs w:val="20"/>
                </w:rPr>
                <w:t>롯데캐피탈</w:t>
              </w:r>
              <w:r w:rsidRPr="0001465F">
                <w:rPr>
                  <w:rFonts w:ascii="Times New Roman"/>
                  <w:kern w:val="0"/>
                  <w:szCs w:val="20"/>
                </w:rPr>
                <w:t xml:space="preserve"> </w:t>
              </w:r>
              <w:r w:rsidRPr="0001465F">
                <w:rPr>
                  <w:rFonts w:ascii="Times New Roman"/>
                  <w:kern w:val="0"/>
                  <w:szCs w:val="20"/>
                </w:rPr>
                <w:t>주식회사</w:t>
              </w:r>
            </w:ins>
            <w:del w:id="1117" w:author="BKL" w:date="2026-10-08T12:09:00Z" w16du:dateUtc="2026-10-08T03:09:00Z">
              <w:r w:rsidR="001B673C" w:rsidDel="0001465F">
                <w:rPr>
                  <w:rFonts w:ascii="Times New Roman" w:hint="eastAsia"/>
                  <w:kern w:val="0"/>
                  <w:szCs w:val="20"/>
                </w:rPr>
                <w:delText>엠지캐피탈</w:delText>
              </w:r>
            </w:del>
          </w:p>
        </w:tc>
        <w:tc>
          <w:tcPr>
            <w:tcW w:w="5386" w:type="dxa"/>
            <w:vAlign w:val="center"/>
          </w:tcPr>
          <w:p w14:paraId="685F0A61" w14:textId="58BFA172" w:rsidR="001B673C" w:rsidRPr="001B673C" w:rsidDel="0001465F" w:rsidRDefault="0001465F" w:rsidP="001B673C">
            <w:pPr>
              <w:adjustRightInd w:val="0"/>
              <w:snapToGrid w:val="0"/>
              <w:spacing w:line="400" w:lineRule="exact"/>
              <w:jc w:val="left"/>
              <w:rPr>
                <w:del w:id="1118" w:author="BKL" w:date="2026-10-08T12:09:00Z" w16du:dateUtc="2026-10-08T03:09:00Z"/>
                <w:rFonts w:ascii="Times New Roman"/>
                <w:kern w:val="0"/>
                <w:szCs w:val="20"/>
              </w:rPr>
            </w:pPr>
            <w:ins w:id="1119" w:author="BKL" w:date="2026-10-08T12:10:00Z">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강남구</w:t>
              </w:r>
              <w:r w:rsidRPr="0001465F">
                <w:rPr>
                  <w:rFonts w:ascii="Times New Roman"/>
                  <w:kern w:val="0"/>
                  <w:szCs w:val="20"/>
                </w:rPr>
                <w:t xml:space="preserve"> </w:t>
              </w:r>
              <w:r w:rsidRPr="0001465F">
                <w:rPr>
                  <w:rFonts w:ascii="Times New Roman"/>
                  <w:kern w:val="0"/>
                  <w:szCs w:val="20"/>
                </w:rPr>
                <w:t>테헤란로</w:t>
              </w:r>
              <w:r w:rsidRPr="0001465F">
                <w:rPr>
                  <w:rFonts w:ascii="Times New Roman"/>
                  <w:kern w:val="0"/>
                  <w:szCs w:val="20"/>
                </w:rPr>
                <w:t xml:space="preserve"> 142 ARC PLACE 9</w:t>
              </w:r>
              <w:r w:rsidRPr="0001465F">
                <w:rPr>
                  <w:rFonts w:ascii="Times New Roman"/>
                  <w:kern w:val="0"/>
                  <w:szCs w:val="20"/>
                </w:rPr>
                <w:t>층</w:t>
              </w:r>
              <w:r w:rsidRPr="0001465F">
                <w:rPr>
                  <w:rFonts w:ascii="Times New Roman"/>
                  <w:kern w:val="0"/>
                  <w:szCs w:val="20"/>
                </w:rPr>
                <w:t xml:space="preserve"> Corporate</w:t>
              </w:r>
              <w:r w:rsidRPr="0001465F">
                <w:rPr>
                  <w:rFonts w:ascii="Times New Roman"/>
                  <w:kern w:val="0"/>
                  <w:szCs w:val="20"/>
                </w:rPr>
                <w:t>본부</w:t>
              </w:r>
              <w:r w:rsidRPr="0001465F">
                <w:rPr>
                  <w:rFonts w:ascii="Times New Roman"/>
                  <w:kern w:val="0"/>
                  <w:szCs w:val="20"/>
                </w:rPr>
                <w:t xml:space="preserve"> Corporate</w:t>
              </w:r>
              <w:r w:rsidRPr="0001465F">
                <w:rPr>
                  <w:rFonts w:ascii="Times New Roman"/>
                  <w:kern w:val="0"/>
                  <w:szCs w:val="20"/>
                </w:rPr>
                <w:t>영업</w:t>
              </w:r>
              <w:r w:rsidRPr="0001465F">
                <w:rPr>
                  <w:rFonts w:ascii="Times New Roman"/>
                  <w:kern w:val="0"/>
                  <w:szCs w:val="20"/>
                </w:rPr>
                <w:t>3</w:t>
              </w:r>
              <w:r w:rsidRPr="0001465F">
                <w:rPr>
                  <w:rFonts w:ascii="Times New Roman"/>
                  <w:kern w:val="0"/>
                  <w:szCs w:val="20"/>
                </w:rPr>
                <w:t>팀</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02-3451-0168 / 010-9872-2219</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r w:rsidRPr="0001465F">
                <w:rPr>
                  <w:rFonts w:ascii="Times New Roman"/>
                  <w:kern w:val="0"/>
                  <w:szCs w:val="20"/>
                </w:rPr>
                <w:t>곽경호</w:t>
              </w:r>
              <w:r w:rsidRPr="0001465F">
                <w:rPr>
                  <w:rFonts w:ascii="Times New Roman"/>
                  <w:kern w:val="0"/>
                  <w:szCs w:val="20"/>
                </w:rPr>
                <w:t xml:space="preserve"> </w:t>
              </w:r>
              <w:r w:rsidRPr="0001465F">
                <w:rPr>
                  <w:rFonts w:ascii="Times New Roman"/>
                  <w:kern w:val="0"/>
                  <w:szCs w:val="20"/>
                </w:rPr>
                <w:t>책임</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r w:rsidRPr="0001465F">
                <w:rPr>
                  <w:rFonts w:ascii="Times New Roman"/>
                  <w:kern w:val="0"/>
                  <w:szCs w:val="20"/>
                </w:rPr>
                <w:fldChar w:fldCharType="begin"/>
              </w:r>
              <w:r w:rsidRPr="0001465F">
                <w:rPr>
                  <w:rFonts w:ascii="Times New Roman"/>
                  <w:kern w:val="0"/>
                  <w:szCs w:val="20"/>
                </w:rPr>
                <w:instrText>HYPERLINK "mailto:kyungho.kwak@lotte.net"</w:instrText>
              </w:r>
              <w:r w:rsidRPr="0001465F">
                <w:rPr>
                  <w:rFonts w:ascii="Times New Roman"/>
                  <w:kern w:val="0"/>
                  <w:szCs w:val="20"/>
                </w:rPr>
              </w:r>
              <w:r w:rsidRPr="0001465F">
                <w:rPr>
                  <w:rFonts w:ascii="Times New Roman"/>
                  <w:kern w:val="0"/>
                  <w:szCs w:val="20"/>
                </w:rPr>
                <w:fldChar w:fldCharType="separate"/>
              </w:r>
              <w:r w:rsidRPr="0001465F">
                <w:rPr>
                  <w:rStyle w:val="af3"/>
                  <w:rFonts w:ascii="Times New Roman"/>
                  <w:kern w:val="0"/>
                  <w:szCs w:val="20"/>
                </w:rPr>
                <w:t>kyungho.kwak@lotte.net</w:t>
              </w:r>
            </w:ins>
            <w:ins w:id="1120" w:author="BKL" w:date="2026-10-08T12:10:00Z" w16du:dateUtc="2026-10-08T03:10:00Z">
              <w:r w:rsidRPr="0001465F">
                <w:rPr>
                  <w:rFonts w:ascii="Times New Roman"/>
                  <w:kern w:val="0"/>
                  <w:szCs w:val="20"/>
                </w:rPr>
                <w:fldChar w:fldCharType="end"/>
              </w:r>
            </w:ins>
            <w:del w:id="1121" w:author="BKL" w:date="2026-10-08T12:09:00Z" w16du:dateUtc="2026-10-08T03:09:00Z">
              <w:r w:rsidR="001B673C" w:rsidRPr="001B673C" w:rsidDel="0001465F">
                <w:rPr>
                  <w:rFonts w:ascii="Times New Roman" w:hint="eastAsia"/>
                  <w:kern w:val="0"/>
                  <w:szCs w:val="20"/>
                </w:rPr>
                <w:delText>주소</w:delText>
              </w:r>
              <w:r w:rsidR="001B673C" w:rsidRPr="001B673C" w:rsidDel="0001465F">
                <w:rPr>
                  <w:rFonts w:ascii="Times New Roman" w:hint="eastAsia"/>
                  <w:kern w:val="0"/>
                  <w:szCs w:val="20"/>
                </w:rPr>
                <w:delText xml:space="preserve">: </w:delText>
              </w:r>
              <w:r w:rsidR="001B673C" w:rsidRPr="001B673C" w:rsidDel="0001465F">
                <w:rPr>
                  <w:rFonts w:ascii="Times New Roman" w:hint="eastAsia"/>
                  <w:kern w:val="0"/>
                  <w:szCs w:val="20"/>
                </w:rPr>
                <w:delText>서울특별시</w:delText>
              </w:r>
              <w:r w:rsidR="001B673C" w:rsidRPr="001B673C" w:rsidDel="0001465F">
                <w:rPr>
                  <w:rFonts w:ascii="Times New Roman" w:hint="eastAsia"/>
                  <w:kern w:val="0"/>
                  <w:szCs w:val="20"/>
                </w:rPr>
                <w:delText xml:space="preserve"> </w:delText>
              </w:r>
              <w:r w:rsidR="001B673C" w:rsidRPr="001B673C" w:rsidDel="0001465F">
                <w:rPr>
                  <w:rFonts w:ascii="Times New Roman" w:hint="eastAsia"/>
                  <w:kern w:val="0"/>
                  <w:szCs w:val="20"/>
                </w:rPr>
                <w:delText>중구</w:delText>
              </w:r>
              <w:r w:rsidR="001B673C" w:rsidRPr="001B673C" w:rsidDel="0001465F">
                <w:rPr>
                  <w:rFonts w:ascii="Times New Roman" w:hint="eastAsia"/>
                  <w:kern w:val="0"/>
                  <w:szCs w:val="20"/>
                </w:rPr>
                <w:delText xml:space="preserve"> </w:delText>
              </w:r>
              <w:r w:rsidR="001B673C" w:rsidRPr="001B673C" w:rsidDel="0001465F">
                <w:rPr>
                  <w:rFonts w:ascii="Times New Roman" w:hint="eastAsia"/>
                  <w:kern w:val="0"/>
                  <w:szCs w:val="20"/>
                </w:rPr>
                <w:delText>남대문로</w:delText>
              </w:r>
              <w:r w:rsidR="001B673C" w:rsidRPr="001B673C" w:rsidDel="0001465F">
                <w:rPr>
                  <w:rFonts w:ascii="Times New Roman" w:hint="eastAsia"/>
                  <w:kern w:val="0"/>
                  <w:szCs w:val="20"/>
                </w:rPr>
                <w:delText xml:space="preserve"> 55, MG</w:delText>
              </w:r>
              <w:r w:rsidR="001B673C" w:rsidRPr="001B673C" w:rsidDel="0001465F">
                <w:rPr>
                  <w:rFonts w:ascii="Times New Roman" w:hint="eastAsia"/>
                  <w:kern w:val="0"/>
                  <w:szCs w:val="20"/>
                </w:rPr>
                <w:delText>파이낸스센터</w:delText>
              </w:r>
              <w:r w:rsidR="001B673C" w:rsidRPr="001B673C" w:rsidDel="0001465F">
                <w:rPr>
                  <w:rFonts w:ascii="Times New Roman" w:hint="eastAsia"/>
                  <w:kern w:val="0"/>
                  <w:szCs w:val="20"/>
                </w:rPr>
                <w:delText xml:space="preserve"> 12</w:delText>
              </w:r>
              <w:r w:rsidR="001B673C" w:rsidRPr="001B673C" w:rsidDel="0001465F">
                <w:rPr>
                  <w:rFonts w:ascii="Times New Roman" w:hint="eastAsia"/>
                  <w:kern w:val="0"/>
                  <w:szCs w:val="20"/>
                </w:rPr>
                <w:delText>층</w:delText>
              </w:r>
            </w:del>
          </w:p>
          <w:p w14:paraId="211E1BDC" w14:textId="5F3250D2" w:rsidR="001B673C" w:rsidRPr="001B673C" w:rsidDel="0001465F" w:rsidRDefault="001B673C" w:rsidP="001B673C">
            <w:pPr>
              <w:adjustRightInd w:val="0"/>
              <w:snapToGrid w:val="0"/>
              <w:spacing w:line="400" w:lineRule="exact"/>
              <w:jc w:val="left"/>
              <w:rPr>
                <w:del w:id="1122" w:author="BKL" w:date="2026-10-08T12:09:00Z" w16du:dateUtc="2026-10-08T03:09:00Z"/>
                <w:rFonts w:ascii="Times New Roman"/>
                <w:kern w:val="0"/>
                <w:szCs w:val="20"/>
              </w:rPr>
            </w:pPr>
            <w:del w:id="1123" w:author="BKL" w:date="2026-10-08T12:09:00Z" w16du:dateUtc="2026-10-08T03:09:00Z">
              <w:r w:rsidRPr="001B673C" w:rsidDel="0001465F">
                <w:rPr>
                  <w:rFonts w:ascii="Times New Roman" w:hint="eastAsia"/>
                  <w:kern w:val="0"/>
                  <w:szCs w:val="20"/>
                </w:rPr>
                <w:delText>전화번호</w:delText>
              </w:r>
              <w:r w:rsidRPr="001B673C" w:rsidDel="0001465F">
                <w:rPr>
                  <w:rFonts w:ascii="Times New Roman" w:hint="eastAsia"/>
                  <w:kern w:val="0"/>
                  <w:szCs w:val="20"/>
                </w:rPr>
                <w:delText>: 02-2200-7423 / 010-5241-8897</w:delText>
              </w:r>
            </w:del>
          </w:p>
          <w:p w14:paraId="1B1F7AA0" w14:textId="4FF0C975" w:rsidR="001B673C" w:rsidRPr="001B673C" w:rsidDel="0001465F" w:rsidRDefault="001B673C" w:rsidP="001B673C">
            <w:pPr>
              <w:adjustRightInd w:val="0"/>
              <w:snapToGrid w:val="0"/>
              <w:spacing w:line="400" w:lineRule="exact"/>
              <w:jc w:val="left"/>
              <w:rPr>
                <w:del w:id="1124" w:author="BKL" w:date="2026-10-08T12:09:00Z" w16du:dateUtc="2026-10-08T03:09:00Z"/>
                <w:rFonts w:ascii="Times New Roman"/>
                <w:kern w:val="0"/>
                <w:szCs w:val="20"/>
              </w:rPr>
            </w:pPr>
            <w:del w:id="1125" w:author="BKL" w:date="2026-10-08T12:09:00Z" w16du:dateUtc="2026-10-08T03:09:00Z">
              <w:r w:rsidRPr="001B673C" w:rsidDel="0001465F">
                <w:rPr>
                  <w:rFonts w:ascii="Times New Roman" w:hint="eastAsia"/>
                  <w:kern w:val="0"/>
                  <w:szCs w:val="20"/>
                </w:rPr>
                <w:delText>팩스번호</w:delText>
              </w:r>
              <w:r w:rsidRPr="001B673C" w:rsidDel="0001465F">
                <w:rPr>
                  <w:rFonts w:ascii="Times New Roman" w:hint="eastAsia"/>
                  <w:kern w:val="0"/>
                  <w:szCs w:val="20"/>
                </w:rPr>
                <w:delText>: 02-511-3021</w:delText>
              </w:r>
            </w:del>
          </w:p>
          <w:p w14:paraId="21B00C57" w14:textId="52252CD2" w:rsidR="001B673C" w:rsidRPr="001B673C" w:rsidDel="0001465F" w:rsidRDefault="001B673C" w:rsidP="001B673C">
            <w:pPr>
              <w:adjustRightInd w:val="0"/>
              <w:snapToGrid w:val="0"/>
              <w:spacing w:line="400" w:lineRule="exact"/>
              <w:jc w:val="left"/>
              <w:rPr>
                <w:del w:id="1126" w:author="BKL" w:date="2026-10-08T12:09:00Z" w16du:dateUtc="2026-10-08T03:09:00Z"/>
                <w:rFonts w:ascii="Times New Roman"/>
                <w:kern w:val="0"/>
                <w:szCs w:val="20"/>
              </w:rPr>
            </w:pPr>
            <w:del w:id="1127" w:author="BKL" w:date="2026-10-08T12:09:00Z" w16du:dateUtc="2026-10-08T03:09:00Z">
              <w:r w:rsidRPr="001B673C" w:rsidDel="0001465F">
                <w:rPr>
                  <w:rFonts w:ascii="Times New Roman" w:hint="eastAsia"/>
                  <w:kern w:val="0"/>
                  <w:szCs w:val="20"/>
                </w:rPr>
                <w:lastRenderedPageBreak/>
                <w:delText>담당자</w:delText>
              </w:r>
              <w:r w:rsidRPr="001B673C" w:rsidDel="0001465F">
                <w:rPr>
                  <w:rFonts w:ascii="Times New Roman" w:hint="eastAsia"/>
                  <w:kern w:val="0"/>
                  <w:szCs w:val="20"/>
                </w:rPr>
                <w:delText xml:space="preserve">: </w:delText>
              </w:r>
              <w:r w:rsidRPr="001B673C" w:rsidDel="0001465F">
                <w:rPr>
                  <w:rFonts w:ascii="Times New Roman" w:hint="eastAsia"/>
                  <w:kern w:val="0"/>
                  <w:szCs w:val="20"/>
                </w:rPr>
                <w:delText>박소현</w:delText>
              </w:r>
              <w:r w:rsidRPr="001B673C" w:rsidDel="0001465F">
                <w:rPr>
                  <w:rFonts w:ascii="Times New Roman" w:hint="eastAsia"/>
                  <w:kern w:val="0"/>
                  <w:szCs w:val="20"/>
                </w:rPr>
                <w:delText xml:space="preserve"> </w:delText>
              </w:r>
              <w:r w:rsidRPr="001B673C" w:rsidDel="0001465F">
                <w:rPr>
                  <w:rFonts w:ascii="Times New Roman" w:hint="eastAsia"/>
                  <w:kern w:val="0"/>
                  <w:szCs w:val="20"/>
                </w:rPr>
                <w:delText>과장</w:delText>
              </w:r>
            </w:del>
          </w:p>
          <w:p w14:paraId="508E682F" w14:textId="54AC8685" w:rsidR="00162C27" w:rsidRPr="00AE2BBA" w:rsidRDefault="001B673C" w:rsidP="001B673C">
            <w:pPr>
              <w:adjustRightInd w:val="0"/>
              <w:snapToGrid w:val="0"/>
              <w:spacing w:line="400" w:lineRule="exact"/>
              <w:jc w:val="left"/>
              <w:rPr>
                <w:rFonts w:ascii="Times New Roman"/>
                <w:kern w:val="0"/>
                <w:szCs w:val="20"/>
              </w:rPr>
            </w:pPr>
            <w:del w:id="1128" w:author="BKL" w:date="2026-10-08T12:09:00Z" w16du:dateUtc="2026-10-08T03:09:00Z">
              <w:r w:rsidRPr="001B673C" w:rsidDel="0001465F">
                <w:rPr>
                  <w:rFonts w:ascii="Times New Roman" w:hint="eastAsia"/>
                  <w:kern w:val="0"/>
                  <w:szCs w:val="20"/>
                </w:rPr>
                <w:delText>전자우편</w:delText>
              </w:r>
              <w:r w:rsidRPr="001B673C" w:rsidDel="0001465F">
                <w:rPr>
                  <w:rFonts w:ascii="Times New Roman" w:hint="eastAsia"/>
                  <w:kern w:val="0"/>
                  <w:szCs w:val="20"/>
                </w:rPr>
                <w:delText>: sopark@mgcap.co.kr</w:delText>
              </w:r>
            </w:del>
          </w:p>
        </w:tc>
      </w:tr>
      <w:tr w:rsidR="00162C27" w:rsidRPr="00884E2E" w14:paraId="030A62BE" w14:textId="77777777" w:rsidTr="00AE2BBA">
        <w:tc>
          <w:tcPr>
            <w:tcW w:w="846" w:type="dxa"/>
            <w:vAlign w:val="center"/>
          </w:tcPr>
          <w:p w14:paraId="337769FE" w14:textId="64D8EEDD"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3</w:t>
            </w:r>
          </w:p>
        </w:tc>
        <w:tc>
          <w:tcPr>
            <w:tcW w:w="2268" w:type="dxa"/>
            <w:vAlign w:val="center"/>
          </w:tcPr>
          <w:p w14:paraId="0F87624F" w14:textId="53E1687E" w:rsidR="00162C27" w:rsidRPr="00AE2BBA" w:rsidRDefault="0001465F" w:rsidP="005F72BA">
            <w:pPr>
              <w:adjustRightInd w:val="0"/>
              <w:snapToGrid w:val="0"/>
              <w:spacing w:line="400" w:lineRule="exact"/>
              <w:jc w:val="center"/>
              <w:rPr>
                <w:rFonts w:ascii="Times New Roman"/>
                <w:kern w:val="0"/>
                <w:szCs w:val="20"/>
              </w:rPr>
            </w:pPr>
            <w:ins w:id="1129" w:author="BKL" w:date="2026-10-08T12:10:00Z">
              <w:r w:rsidRPr="0001465F">
                <w:rPr>
                  <w:rFonts w:ascii="Times New Roman"/>
                  <w:kern w:val="0"/>
                  <w:szCs w:val="20"/>
                </w:rPr>
                <w:t>주식회사</w:t>
              </w:r>
              <w:r w:rsidRPr="0001465F">
                <w:rPr>
                  <w:rFonts w:ascii="Times New Roman"/>
                  <w:kern w:val="0"/>
                  <w:szCs w:val="20"/>
                </w:rPr>
                <w:t xml:space="preserve"> </w:t>
              </w:r>
              <w:r w:rsidRPr="0001465F">
                <w:rPr>
                  <w:rFonts w:ascii="Times New Roman"/>
                  <w:kern w:val="0"/>
                  <w:szCs w:val="20"/>
                </w:rPr>
                <w:t>우리카드</w:t>
              </w:r>
            </w:ins>
            <w:del w:id="1130" w:author="BKL" w:date="2026-10-08T12:09:00Z" w16du:dateUtc="2026-10-08T03:09:00Z">
              <w:r w:rsidR="002E40F8" w:rsidDel="0001465F">
                <w:rPr>
                  <w:rFonts w:ascii="Times New Roman" w:hint="eastAsia"/>
                  <w:kern w:val="0"/>
                  <w:szCs w:val="20"/>
                </w:rPr>
                <w:delText>주식회사</w:delText>
              </w:r>
              <w:r w:rsidR="002E40F8" w:rsidDel="0001465F">
                <w:rPr>
                  <w:rFonts w:ascii="Times New Roman" w:hint="eastAsia"/>
                  <w:kern w:val="0"/>
                  <w:szCs w:val="20"/>
                </w:rPr>
                <w:delText xml:space="preserve"> </w:delText>
              </w:r>
              <w:r w:rsidR="002E40F8" w:rsidDel="0001465F">
                <w:rPr>
                  <w:rFonts w:ascii="Times New Roman" w:hint="eastAsia"/>
                  <w:kern w:val="0"/>
                  <w:szCs w:val="20"/>
                </w:rPr>
                <w:delText>디비저축은행</w:delText>
              </w:r>
            </w:del>
          </w:p>
        </w:tc>
        <w:tc>
          <w:tcPr>
            <w:tcW w:w="5386" w:type="dxa"/>
            <w:vAlign w:val="center"/>
          </w:tcPr>
          <w:p w14:paraId="793F51B8" w14:textId="35D04141" w:rsidR="001B673C" w:rsidRPr="001B673C" w:rsidDel="0001465F" w:rsidRDefault="0001465F" w:rsidP="001B673C">
            <w:pPr>
              <w:adjustRightInd w:val="0"/>
              <w:snapToGrid w:val="0"/>
              <w:spacing w:line="400" w:lineRule="exact"/>
              <w:jc w:val="left"/>
              <w:rPr>
                <w:del w:id="1131" w:author="BKL" w:date="2026-10-08T12:09:00Z" w16du:dateUtc="2026-10-08T03:09:00Z"/>
                <w:rFonts w:ascii="Times New Roman"/>
                <w:kern w:val="0"/>
                <w:szCs w:val="20"/>
              </w:rPr>
            </w:pPr>
            <w:ins w:id="1132" w:author="BKL" w:date="2026-10-08T12:10:00Z">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종로구</w:t>
              </w:r>
              <w:r w:rsidRPr="0001465F">
                <w:rPr>
                  <w:rFonts w:ascii="Times New Roman"/>
                  <w:kern w:val="0"/>
                  <w:szCs w:val="20"/>
                </w:rPr>
                <w:t xml:space="preserve"> </w:t>
              </w:r>
              <w:r w:rsidRPr="0001465F">
                <w:rPr>
                  <w:rFonts w:ascii="Times New Roman"/>
                  <w:kern w:val="0"/>
                  <w:szCs w:val="20"/>
                </w:rPr>
                <w:t>종로</w:t>
              </w:r>
              <w:r w:rsidRPr="0001465F">
                <w:rPr>
                  <w:rFonts w:ascii="Times New Roman"/>
                  <w:kern w:val="0"/>
                  <w:szCs w:val="20"/>
                </w:rPr>
                <w:t>1</w:t>
              </w:r>
              <w:r w:rsidRPr="0001465F">
                <w:rPr>
                  <w:rFonts w:ascii="Times New Roman"/>
                  <w:kern w:val="0"/>
                  <w:szCs w:val="20"/>
                </w:rPr>
                <w:t>길</w:t>
              </w:r>
              <w:r w:rsidRPr="0001465F">
                <w:rPr>
                  <w:rFonts w:ascii="Times New Roman"/>
                  <w:kern w:val="0"/>
                  <w:szCs w:val="20"/>
                </w:rPr>
                <w:t xml:space="preserve"> 50(</w:t>
              </w:r>
              <w:r w:rsidRPr="0001465F">
                <w:rPr>
                  <w:rFonts w:ascii="Times New Roman"/>
                  <w:kern w:val="0"/>
                  <w:szCs w:val="20"/>
                </w:rPr>
                <w:t>중학동</w:t>
              </w:r>
              <w:r w:rsidRPr="0001465F">
                <w:rPr>
                  <w:rFonts w:ascii="Times New Roman"/>
                  <w:kern w:val="0"/>
                  <w:szCs w:val="20"/>
                </w:rPr>
                <w:t xml:space="preserve">) </w:t>
              </w:r>
              <w:r w:rsidRPr="0001465F">
                <w:rPr>
                  <w:rFonts w:ascii="Times New Roman"/>
                  <w:kern w:val="0"/>
                  <w:szCs w:val="20"/>
                </w:rPr>
                <w:t>케이트윈타워</w:t>
              </w:r>
              <w:r w:rsidRPr="0001465F">
                <w:rPr>
                  <w:rFonts w:ascii="Times New Roman"/>
                  <w:kern w:val="0"/>
                  <w:szCs w:val="20"/>
                </w:rPr>
                <w:t xml:space="preserve"> A</w:t>
              </w:r>
              <w:r w:rsidRPr="0001465F">
                <w:rPr>
                  <w:rFonts w:ascii="Times New Roman"/>
                  <w:kern w:val="0"/>
                  <w:szCs w:val="20"/>
                </w:rPr>
                <w:t>동</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02-6968-3531 / 010-9764-8118</w:t>
              </w:r>
              <w:r w:rsidRPr="0001465F">
                <w:rPr>
                  <w:rFonts w:ascii="Times New Roman"/>
                  <w:kern w:val="0"/>
                  <w:szCs w:val="20"/>
                </w:rPr>
                <w:br/>
              </w:r>
              <w:r w:rsidRPr="0001465F">
                <w:rPr>
                  <w:rFonts w:ascii="Times New Roman"/>
                  <w:kern w:val="0"/>
                  <w:szCs w:val="20"/>
                </w:rPr>
                <w:t>팩스번호</w:t>
              </w:r>
              <w:r w:rsidRPr="0001465F">
                <w:rPr>
                  <w:rFonts w:ascii="Times New Roman"/>
                  <w:kern w:val="0"/>
                  <w:szCs w:val="20"/>
                </w:rPr>
                <w:t>: 0505-001-8544</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r w:rsidRPr="0001465F">
                <w:rPr>
                  <w:rFonts w:ascii="Times New Roman"/>
                  <w:kern w:val="0"/>
                  <w:szCs w:val="20"/>
                </w:rPr>
                <w:t>강민구</w:t>
              </w:r>
              <w:r w:rsidRPr="0001465F">
                <w:rPr>
                  <w:rFonts w:ascii="Times New Roman"/>
                  <w:kern w:val="0"/>
                  <w:szCs w:val="20"/>
                </w:rPr>
                <w:t xml:space="preserve"> </w:t>
              </w:r>
              <w:r w:rsidRPr="0001465F">
                <w:rPr>
                  <w:rFonts w:ascii="Times New Roman"/>
                  <w:kern w:val="0"/>
                  <w:szCs w:val="20"/>
                </w:rPr>
                <w:t>과장</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r w:rsidRPr="0001465F">
                <w:rPr>
                  <w:rFonts w:ascii="Times New Roman"/>
                  <w:kern w:val="0"/>
                  <w:szCs w:val="20"/>
                </w:rPr>
                <w:fldChar w:fldCharType="begin"/>
              </w:r>
              <w:r w:rsidRPr="0001465F">
                <w:rPr>
                  <w:rFonts w:ascii="Times New Roman"/>
                  <w:kern w:val="0"/>
                  <w:szCs w:val="20"/>
                </w:rPr>
                <w:instrText>HYPERLINK "mailto:kangmg@wooricard.com"</w:instrText>
              </w:r>
              <w:r w:rsidRPr="0001465F">
                <w:rPr>
                  <w:rFonts w:ascii="Times New Roman"/>
                  <w:kern w:val="0"/>
                  <w:szCs w:val="20"/>
                </w:rPr>
              </w:r>
              <w:r w:rsidRPr="0001465F">
                <w:rPr>
                  <w:rFonts w:ascii="Times New Roman"/>
                  <w:kern w:val="0"/>
                  <w:szCs w:val="20"/>
                </w:rPr>
                <w:fldChar w:fldCharType="separate"/>
              </w:r>
              <w:r w:rsidRPr="0001465F">
                <w:rPr>
                  <w:rStyle w:val="af3"/>
                  <w:rFonts w:ascii="Times New Roman"/>
                  <w:kern w:val="0"/>
                  <w:szCs w:val="20"/>
                </w:rPr>
                <w:t>kangmg@wooricard.com</w:t>
              </w:r>
            </w:ins>
            <w:ins w:id="1133" w:author="BKL" w:date="2026-10-08T12:10:00Z" w16du:dateUtc="2026-10-08T03:10:00Z">
              <w:r w:rsidRPr="0001465F">
                <w:rPr>
                  <w:rFonts w:ascii="Times New Roman"/>
                  <w:kern w:val="0"/>
                  <w:szCs w:val="20"/>
                </w:rPr>
                <w:fldChar w:fldCharType="end"/>
              </w:r>
            </w:ins>
            <w:del w:id="1134" w:author="BKL" w:date="2026-10-08T12:09:00Z" w16du:dateUtc="2026-10-08T03:09:00Z">
              <w:r w:rsidR="001B673C" w:rsidRPr="001B673C" w:rsidDel="0001465F">
                <w:rPr>
                  <w:rFonts w:ascii="Times New Roman" w:hint="eastAsia"/>
                  <w:kern w:val="0"/>
                  <w:szCs w:val="20"/>
                </w:rPr>
                <w:delText>주소</w:delText>
              </w:r>
              <w:r w:rsidR="001B673C" w:rsidRPr="001B673C" w:rsidDel="0001465F">
                <w:rPr>
                  <w:rFonts w:ascii="Times New Roman" w:hint="eastAsia"/>
                  <w:kern w:val="0"/>
                  <w:szCs w:val="20"/>
                </w:rPr>
                <w:delText xml:space="preserve">: </w:delText>
              </w:r>
              <w:r w:rsidR="001B673C" w:rsidRPr="001B673C" w:rsidDel="0001465F">
                <w:rPr>
                  <w:rFonts w:ascii="Times New Roman" w:hint="eastAsia"/>
                  <w:kern w:val="0"/>
                  <w:szCs w:val="20"/>
                </w:rPr>
                <w:delText>서울특별시</w:delText>
              </w:r>
              <w:r w:rsidR="001B673C" w:rsidRPr="001B673C" w:rsidDel="0001465F">
                <w:rPr>
                  <w:rFonts w:ascii="Times New Roman" w:hint="eastAsia"/>
                  <w:kern w:val="0"/>
                  <w:szCs w:val="20"/>
                </w:rPr>
                <w:delText xml:space="preserve"> </w:delText>
              </w:r>
              <w:r w:rsidR="001B673C" w:rsidRPr="001B673C" w:rsidDel="0001465F">
                <w:rPr>
                  <w:rFonts w:ascii="Times New Roman" w:hint="eastAsia"/>
                  <w:kern w:val="0"/>
                  <w:szCs w:val="20"/>
                </w:rPr>
                <w:delText>중구</w:delText>
              </w:r>
              <w:r w:rsidR="001B673C" w:rsidRPr="001B673C" w:rsidDel="0001465F">
                <w:rPr>
                  <w:rFonts w:ascii="Times New Roman" w:hint="eastAsia"/>
                  <w:kern w:val="0"/>
                  <w:szCs w:val="20"/>
                </w:rPr>
                <w:delText xml:space="preserve"> </w:delText>
              </w:r>
              <w:r w:rsidR="001B673C" w:rsidRPr="001B673C" w:rsidDel="0001465F">
                <w:rPr>
                  <w:rFonts w:ascii="Times New Roman" w:hint="eastAsia"/>
                  <w:kern w:val="0"/>
                  <w:szCs w:val="20"/>
                </w:rPr>
                <w:delText>남대문로</w:delText>
              </w:r>
              <w:r w:rsidR="001B673C" w:rsidRPr="001B673C" w:rsidDel="0001465F">
                <w:rPr>
                  <w:rFonts w:ascii="Times New Roman" w:hint="eastAsia"/>
                  <w:kern w:val="0"/>
                  <w:szCs w:val="20"/>
                </w:rPr>
                <w:delText xml:space="preserve"> 113, </w:delText>
              </w:r>
              <w:r w:rsidR="001B673C" w:rsidRPr="001B673C" w:rsidDel="0001465F">
                <w:rPr>
                  <w:rFonts w:ascii="Times New Roman" w:hint="eastAsia"/>
                  <w:kern w:val="0"/>
                  <w:szCs w:val="20"/>
                </w:rPr>
                <w:delText>다동</w:delText>
              </w:r>
            </w:del>
          </w:p>
          <w:p w14:paraId="0D2EF5EF" w14:textId="523DAB68" w:rsidR="001B673C" w:rsidRPr="001B673C" w:rsidDel="0001465F" w:rsidRDefault="001B673C" w:rsidP="001B673C">
            <w:pPr>
              <w:adjustRightInd w:val="0"/>
              <w:snapToGrid w:val="0"/>
              <w:spacing w:line="400" w:lineRule="exact"/>
              <w:jc w:val="left"/>
              <w:rPr>
                <w:del w:id="1135" w:author="BKL" w:date="2026-10-08T12:09:00Z" w16du:dateUtc="2026-10-08T03:09:00Z"/>
                <w:rFonts w:ascii="Times New Roman"/>
                <w:kern w:val="0"/>
                <w:szCs w:val="20"/>
              </w:rPr>
            </w:pPr>
            <w:del w:id="1136" w:author="BKL" w:date="2026-10-08T12:09:00Z" w16du:dateUtc="2026-10-08T03:09:00Z">
              <w:r w:rsidRPr="001B673C" w:rsidDel="0001465F">
                <w:rPr>
                  <w:rFonts w:ascii="Times New Roman" w:hint="eastAsia"/>
                  <w:kern w:val="0"/>
                  <w:szCs w:val="20"/>
                </w:rPr>
                <w:delText>전화번호</w:delText>
              </w:r>
              <w:r w:rsidRPr="001B673C" w:rsidDel="0001465F">
                <w:rPr>
                  <w:rFonts w:ascii="Times New Roman" w:hint="eastAsia"/>
                  <w:kern w:val="0"/>
                  <w:szCs w:val="20"/>
                </w:rPr>
                <w:delText>: 02-3705-1759 / 010-4440-4730</w:delText>
              </w:r>
            </w:del>
          </w:p>
          <w:p w14:paraId="5D9D8F7D" w14:textId="7A94056C" w:rsidR="001B673C" w:rsidRPr="001B673C" w:rsidDel="0001465F" w:rsidRDefault="001B673C" w:rsidP="001B673C">
            <w:pPr>
              <w:adjustRightInd w:val="0"/>
              <w:snapToGrid w:val="0"/>
              <w:spacing w:line="400" w:lineRule="exact"/>
              <w:jc w:val="left"/>
              <w:rPr>
                <w:del w:id="1137" w:author="BKL" w:date="2026-10-08T12:09:00Z" w16du:dateUtc="2026-10-08T03:09:00Z"/>
                <w:rFonts w:ascii="Times New Roman"/>
                <w:kern w:val="0"/>
                <w:szCs w:val="20"/>
              </w:rPr>
            </w:pPr>
            <w:del w:id="1138" w:author="BKL" w:date="2026-10-08T12:09:00Z" w16du:dateUtc="2026-10-08T03:09:00Z">
              <w:r w:rsidRPr="001B673C" w:rsidDel="0001465F">
                <w:rPr>
                  <w:rFonts w:ascii="Times New Roman" w:hint="eastAsia"/>
                  <w:kern w:val="0"/>
                  <w:szCs w:val="20"/>
                </w:rPr>
                <w:delText>팩스번호</w:delText>
              </w:r>
              <w:r w:rsidRPr="001B673C" w:rsidDel="0001465F">
                <w:rPr>
                  <w:rFonts w:ascii="Times New Roman" w:hint="eastAsia"/>
                  <w:kern w:val="0"/>
                  <w:szCs w:val="20"/>
                </w:rPr>
                <w:delText>: 02-3705-1850</w:delText>
              </w:r>
            </w:del>
          </w:p>
          <w:p w14:paraId="00969B0F" w14:textId="32F2A8BA" w:rsidR="001B673C" w:rsidRPr="001B673C" w:rsidDel="0001465F" w:rsidRDefault="001B673C" w:rsidP="001B673C">
            <w:pPr>
              <w:adjustRightInd w:val="0"/>
              <w:snapToGrid w:val="0"/>
              <w:spacing w:line="400" w:lineRule="exact"/>
              <w:jc w:val="left"/>
              <w:rPr>
                <w:del w:id="1139" w:author="BKL" w:date="2026-10-08T12:09:00Z" w16du:dateUtc="2026-10-08T03:09:00Z"/>
                <w:rFonts w:ascii="Times New Roman"/>
                <w:kern w:val="0"/>
                <w:szCs w:val="20"/>
              </w:rPr>
            </w:pPr>
            <w:del w:id="1140" w:author="BKL" w:date="2026-10-08T12:09:00Z" w16du:dateUtc="2026-10-08T03:09:00Z">
              <w:r w:rsidRPr="001B673C" w:rsidDel="0001465F">
                <w:rPr>
                  <w:rFonts w:ascii="Times New Roman" w:hint="eastAsia"/>
                  <w:kern w:val="0"/>
                  <w:szCs w:val="20"/>
                </w:rPr>
                <w:delText>담당자</w:delText>
              </w:r>
              <w:r w:rsidRPr="001B673C" w:rsidDel="0001465F">
                <w:rPr>
                  <w:rFonts w:ascii="Times New Roman" w:hint="eastAsia"/>
                  <w:kern w:val="0"/>
                  <w:szCs w:val="20"/>
                </w:rPr>
                <w:delText xml:space="preserve">: </w:delText>
              </w:r>
              <w:r w:rsidRPr="001B673C" w:rsidDel="0001465F">
                <w:rPr>
                  <w:rFonts w:ascii="Times New Roman" w:hint="eastAsia"/>
                  <w:kern w:val="0"/>
                  <w:szCs w:val="20"/>
                </w:rPr>
                <w:delText>정성범</w:delText>
              </w:r>
              <w:r w:rsidRPr="001B673C" w:rsidDel="0001465F">
                <w:rPr>
                  <w:rFonts w:ascii="Times New Roman" w:hint="eastAsia"/>
                  <w:kern w:val="0"/>
                  <w:szCs w:val="20"/>
                </w:rPr>
                <w:delText xml:space="preserve"> </w:delText>
              </w:r>
              <w:r w:rsidRPr="001B673C" w:rsidDel="0001465F">
                <w:rPr>
                  <w:rFonts w:ascii="Times New Roman" w:hint="eastAsia"/>
                  <w:kern w:val="0"/>
                  <w:szCs w:val="20"/>
                </w:rPr>
                <w:delText>선임</w:delText>
              </w:r>
            </w:del>
          </w:p>
          <w:p w14:paraId="57D32320" w14:textId="03618585" w:rsidR="00162C27" w:rsidRPr="00A316C4" w:rsidRDefault="001B673C" w:rsidP="001B673C">
            <w:pPr>
              <w:adjustRightInd w:val="0"/>
              <w:snapToGrid w:val="0"/>
              <w:spacing w:line="400" w:lineRule="exact"/>
              <w:jc w:val="left"/>
              <w:rPr>
                <w:rFonts w:ascii="Times New Roman"/>
                <w:kern w:val="0"/>
                <w:szCs w:val="20"/>
              </w:rPr>
            </w:pPr>
            <w:del w:id="1141" w:author="BKL" w:date="2026-10-08T12:09:00Z" w16du:dateUtc="2026-10-08T03:09:00Z">
              <w:r w:rsidRPr="001B673C" w:rsidDel="0001465F">
                <w:rPr>
                  <w:rFonts w:ascii="Times New Roman" w:hint="eastAsia"/>
                  <w:kern w:val="0"/>
                  <w:szCs w:val="20"/>
                </w:rPr>
                <w:delText>전자우편</w:delText>
              </w:r>
              <w:r w:rsidRPr="001B673C" w:rsidDel="0001465F">
                <w:rPr>
                  <w:rFonts w:ascii="Times New Roman" w:hint="eastAsia"/>
                  <w:kern w:val="0"/>
                  <w:szCs w:val="20"/>
                </w:rPr>
                <w:delText>: seongbeom4730j@dbgroup.co.kr</w:delText>
              </w:r>
            </w:del>
          </w:p>
        </w:tc>
      </w:tr>
      <w:tr w:rsidR="00162C27" w:rsidRPr="00884E2E" w14:paraId="47E5F25B" w14:textId="77777777" w:rsidTr="00AE2BBA">
        <w:tc>
          <w:tcPr>
            <w:tcW w:w="846" w:type="dxa"/>
            <w:vAlign w:val="center"/>
          </w:tcPr>
          <w:p w14:paraId="026DBD17" w14:textId="3103953E"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4</w:t>
            </w:r>
          </w:p>
        </w:tc>
        <w:tc>
          <w:tcPr>
            <w:tcW w:w="2268" w:type="dxa"/>
            <w:vAlign w:val="center"/>
          </w:tcPr>
          <w:p w14:paraId="6551537D" w14:textId="30499B9D" w:rsidR="00162C27" w:rsidRPr="00AE2BBA" w:rsidRDefault="0001465F" w:rsidP="005F72BA">
            <w:pPr>
              <w:adjustRightInd w:val="0"/>
              <w:snapToGrid w:val="0"/>
              <w:spacing w:line="400" w:lineRule="exact"/>
              <w:jc w:val="center"/>
              <w:rPr>
                <w:rFonts w:ascii="Times New Roman"/>
                <w:kern w:val="0"/>
                <w:szCs w:val="20"/>
              </w:rPr>
            </w:pPr>
            <w:ins w:id="1142" w:author="BKL" w:date="2026-10-08T12:10:00Z">
              <w:r w:rsidRPr="0001465F">
                <w:rPr>
                  <w:rFonts w:ascii="Times New Roman"/>
                  <w:kern w:val="0"/>
                  <w:szCs w:val="20"/>
                </w:rPr>
                <w:t>신용협동조합중앙회</w:t>
              </w:r>
            </w:ins>
          </w:p>
        </w:tc>
        <w:tc>
          <w:tcPr>
            <w:tcW w:w="5386" w:type="dxa"/>
            <w:vAlign w:val="center"/>
          </w:tcPr>
          <w:p w14:paraId="7BFCDF16" w14:textId="03140E98" w:rsidR="00162C27" w:rsidRPr="00A316C4" w:rsidRDefault="0001465F" w:rsidP="00790DFF">
            <w:pPr>
              <w:adjustRightInd w:val="0"/>
              <w:snapToGrid w:val="0"/>
              <w:spacing w:line="400" w:lineRule="exact"/>
              <w:jc w:val="left"/>
              <w:rPr>
                <w:rFonts w:ascii="Times New Roman"/>
                <w:kern w:val="0"/>
                <w:szCs w:val="20"/>
              </w:rPr>
            </w:pPr>
            <w:ins w:id="1143" w:author="BKL" w:date="2026-10-08T12:10:00Z">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중구</w:t>
              </w:r>
              <w:r w:rsidRPr="0001465F">
                <w:rPr>
                  <w:rFonts w:ascii="Times New Roman"/>
                  <w:kern w:val="0"/>
                  <w:szCs w:val="20"/>
                </w:rPr>
                <w:t xml:space="preserve"> </w:t>
              </w:r>
              <w:r w:rsidRPr="0001465F">
                <w:rPr>
                  <w:rFonts w:ascii="Times New Roman"/>
                  <w:kern w:val="0"/>
                  <w:szCs w:val="20"/>
                </w:rPr>
                <w:t>소월로</w:t>
              </w:r>
              <w:r w:rsidRPr="0001465F">
                <w:rPr>
                  <w:rFonts w:ascii="Times New Roman"/>
                  <w:kern w:val="0"/>
                  <w:szCs w:val="20"/>
                </w:rPr>
                <w:t xml:space="preserve"> 10 </w:t>
              </w:r>
              <w:r w:rsidRPr="0001465F">
                <w:rPr>
                  <w:rFonts w:ascii="Times New Roman"/>
                  <w:kern w:val="0"/>
                  <w:szCs w:val="20"/>
                </w:rPr>
                <w:t>단암빌딩</w:t>
              </w:r>
              <w:r w:rsidRPr="0001465F">
                <w:rPr>
                  <w:rFonts w:ascii="Times New Roman"/>
                  <w:kern w:val="0"/>
                  <w:szCs w:val="20"/>
                </w:rPr>
                <w:t xml:space="preserve"> 14</w:t>
              </w:r>
              <w:r w:rsidRPr="0001465F">
                <w:rPr>
                  <w:rFonts w:ascii="Times New Roman"/>
                  <w:kern w:val="0"/>
                  <w:szCs w:val="20"/>
                </w:rPr>
                <w:t>층</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02-590-5849 / 010-2241-1820</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r w:rsidRPr="0001465F">
                <w:rPr>
                  <w:rFonts w:ascii="Times New Roman"/>
                  <w:kern w:val="0"/>
                  <w:szCs w:val="20"/>
                </w:rPr>
                <w:t>안소진</w:t>
              </w:r>
              <w:r w:rsidRPr="0001465F">
                <w:rPr>
                  <w:rFonts w:ascii="Times New Roman"/>
                  <w:kern w:val="0"/>
                  <w:szCs w:val="20"/>
                </w:rPr>
                <w:t xml:space="preserve"> </w:t>
              </w:r>
              <w:r w:rsidRPr="0001465F">
                <w:rPr>
                  <w:rFonts w:ascii="Times New Roman"/>
                  <w:kern w:val="0"/>
                  <w:szCs w:val="20"/>
                </w:rPr>
                <w:t>대리</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r w:rsidRPr="0001465F">
                <w:rPr>
                  <w:rFonts w:ascii="Times New Roman"/>
                  <w:kern w:val="0"/>
                  <w:szCs w:val="20"/>
                </w:rPr>
                <w:fldChar w:fldCharType="begin"/>
              </w:r>
              <w:r w:rsidRPr="0001465F">
                <w:rPr>
                  <w:rFonts w:ascii="Times New Roman"/>
                  <w:kern w:val="0"/>
                  <w:szCs w:val="20"/>
                </w:rPr>
                <w:instrText>HYPERLINK "mailto:sjahn@cu.co.kr"</w:instrText>
              </w:r>
              <w:r w:rsidRPr="0001465F">
                <w:rPr>
                  <w:rFonts w:ascii="Times New Roman"/>
                  <w:kern w:val="0"/>
                  <w:szCs w:val="20"/>
                </w:rPr>
              </w:r>
              <w:r w:rsidRPr="0001465F">
                <w:rPr>
                  <w:rFonts w:ascii="Times New Roman"/>
                  <w:kern w:val="0"/>
                  <w:szCs w:val="20"/>
                </w:rPr>
                <w:fldChar w:fldCharType="separate"/>
              </w:r>
              <w:r w:rsidRPr="0001465F">
                <w:rPr>
                  <w:rStyle w:val="af3"/>
                  <w:rFonts w:ascii="Times New Roman"/>
                  <w:kern w:val="0"/>
                  <w:szCs w:val="20"/>
                </w:rPr>
                <w:t>sjahn@cu.co.kr</w:t>
              </w:r>
            </w:ins>
            <w:ins w:id="1144" w:author="BKL" w:date="2026-10-08T12:10:00Z" w16du:dateUtc="2026-10-08T03:10:00Z">
              <w:r w:rsidRPr="0001465F">
                <w:rPr>
                  <w:rFonts w:ascii="Times New Roman"/>
                  <w:kern w:val="0"/>
                  <w:szCs w:val="20"/>
                </w:rPr>
                <w:fldChar w:fldCharType="end"/>
              </w:r>
            </w:ins>
          </w:p>
        </w:tc>
      </w:tr>
      <w:tr w:rsidR="00162C27" w:rsidRPr="00884E2E" w14:paraId="14E830B1" w14:textId="1C243E50" w:rsidTr="00AE2BBA">
        <w:tc>
          <w:tcPr>
            <w:tcW w:w="846" w:type="dxa"/>
            <w:vAlign w:val="center"/>
          </w:tcPr>
          <w:p w14:paraId="454332AA" w14:textId="7F5DC310" w:rsidR="00162C27" w:rsidRPr="00AE2BBA" w:rsidRDefault="0001465F" w:rsidP="005F72BA">
            <w:pPr>
              <w:adjustRightInd w:val="0"/>
              <w:snapToGrid w:val="0"/>
              <w:spacing w:line="400" w:lineRule="exact"/>
              <w:jc w:val="center"/>
              <w:rPr>
                <w:rFonts w:ascii="Times New Roman"/>
                <w:kern w:val="0"/>
                <w:szCs w:val="20"/>
              </w:rPr>
            </w:pPr>
            <w:ins w:id="1145" w:author="BKL" w:date="2026-10-08T12:08:00Z" w16du:dateUtc="2026-10-08T03:08:00Z">
              <w:r>
                <w:rPr>
                  <w:rFonts w:ascii="Times New Roman" w:hint="eastAsia"/>
                  <w:kern w:val="0"/>
                  <w:szCs w:val="20"/>
                </w:rPr>
                <w:t>5</w:t>
              </w:r>
            </w:ins>
          </w:p>
        </w:tc>
        <w:tc>
          <w:tcPr>
            <w:tcW w:w="2268" w:type="dxa"/>
            <w:vAlign w:val="center"/>
          </w:tcPr>
          <w:p w14:paraId="792113F3" w14:textId="6D528136" w:rsidR="00162C27" w:rsidRPr="00AE2BBA" w:rsidRDefault="0001465F" w:rsidP="005F72BA">
            <w:pPr>
              <w:adjustRightInd w:val="0"/>
              <w:snapToGrid w:val="0"/>
              <w:spacing w:line="400" w:lineRule="exact"/>
              <w:jc w:val="center"/>
              <w:rPr>
                <w:rFonts w:ascii="Times New Roman"/>
                <w:kern w:val="0"/>
                <w:szCs w:val="20"/>
              </w:rPr>
            </w:pPr>
            <w:ins w:id="1146" w:author="BKL" w:date="2026-10-08T12:10:00Z">
              <w:r w:rsidRPr="0001465F">
                <w:rPr>
                  <w:rFonts w:ascii="Times New Roman"/>
                  <w:kern w:val="0"/>
                  <w:szCs w:val="20"/>
                </w:rPr>
                <w:t>수협은행</w:t>
              </w:r>
            </w:ins>
          </w:p>
        </w:tc>
        <w:tc>
          <w:tcPr>
            <w:tcW w:w="5386" w:type="dxa"/>
            <w:vAlign w:val="center"/>
          </w:tcPr>
          <w:p w14:paraId="050749B1" w14:textId="41D65A01" w:rsidR="00641DA0" w:rsidRPr="00790DFF" w:rsidRDefault="0001465F" w:rsidP="0001465F">
            <w:pPr>
              <w:adjustRightInd w:val="0"/>
              <w:snapToGrid w:val="0"/>
              <w:spacing w:line="400" w:lineRule="exact"/>
              <w:jc w:val="left"/>
              <w:rPr>
                <w:rFonts w:ascii="Times New Roman"/>
                <w:szCs w:val="20"/>
              </w:rPr>
            </w:pPr>
            <w:ins w:id="1147" w:author="BKL" w:date="2026-10-08T12:10:00Z">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동작구</w:t>
              </w:r>
              <w:r w:rsidRPr="0001465F">
                <w:rPr>
                  <w:rFonts w:ascii="Times New Roman"/>
                  <w:kern w:val="0"/>
                  <w:szCs w:val="20"/>
                </w:rPr>
                <w:t xml:space="preserve"> </w:t>
              </w:r>
              <w:r w:rsidRPr="0001465F">
                <w:rPr>
                  <w:rFonts w:ascii="Times New Roman"/>
                  <w:kern w:val="0"/>
                  <w:szCs w:val="20"/>
                </w:rPr>
                <w:t>동작대로</w:t>
              </w:r>
              <w:r w:rsidRPr="0001465F">
                <w:rPr>
                  <w:rFonts w:ascii="Times New Roman"/>
                  <w:kern w:val="0"/>
                  <w:szCs w:val="20"/>
                </w:rPr>
                <w:t xml:space="preserve"> 43, 1</w:t>
              </w:r>
              <w:r w:rsidRPr="0001465F">
                <w:rPr>
                  <w:rFonts w:ascii="Times New Roman"/>
                  <w:kern w:val="0"/>
                  <w:szCs w:val="20"/>
                </w:rPr>
                <w:t>층</w:t>
              </w:r>
              <w:r w:rsidRPr="0001465F">
                <w:rPr>
                  <w:rFonts w:ascii="Times New Roman"/>
                  <w:kern w:val="0"/>
                  <w:szCs w:val="20"/>
                </w:rPr>
                <w:t xml:space="preserve"> </w:t>
              </w:r>
              <w:r w:rsidRPr="0001465F">
                <w:rPr>
                  <w:rFonts w:ascii="Times New Roman"/>
                  <w:kern w:val="0"/>
                  <w:szCs w:val="20"/>
                </w:rPr>
                <w:t>수협은행</w:t>
              </w:r>
              <w:r w:rsidRPr="0001465F">
                <w:rPr>
                  <w:rFonts w:ascii="Times New Roman"/>
                  <w:kern w:val="0"/>
                  <w:szCs w:val="20"/>
                </w:rPr>
                <w:t xml:space="preserve"> </w:t>
              </w:r>
              <w:r w:rsidRPr="0001465F">
                <w:rPr>
                  <w:rFonts w:ascii="Times New Roman"/>
                  <w:kern w:val="0"/>
                  <w:szCs w:val="20"/>
                </w:rPr>
                <w:t>사당역지점</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02-874-8781(</w:t>
              </w:r>
              <w:r w:rsidRPr="0001465F">
                <w:rPr>
                  <w:rFonts w:ascii="Times New Roman"/>
                  <w:kern w:val="0"/>
                  <w:szCs w:val="20"/>
                </w:rPr>
                <w:t>내선</w:t>
              </w:r>
              <w:r w:rsidRPr="0001465F">
                <w:rPr>
                  <w:rFonts w:ascii="Times New Roman"/>
                  <w:kern w:val="0"/>
                  <w:szCs w:val="20"/>
                </w:rPr>
                <w:t>: 4518) / 010-6828-8205</w:t>
              </w:r>
              <w:r w:rsidRPr="0001465F">
                <w:rPr>
                  <w:rFonts w:ascii="Times New Roman"/>
                  <w:kern w:val="0"/>
                  <w:szCs w:val="20"/>
                </w:rPr>
                <w:br/>
              </w:r>
              <w:r w:rsidRPr="0001465F">
                <w:rPr>
                  <w:rFonts w:ascii="Times New Roman"/>
                  <w:kern w:val="0"/>
                  <w:szCs w:val="20"/>
                </w:rPr>
                <w:t>팩스번호</w:t>
              </w:r>
              <w:r w:rsidRPr="0001465F">
                <w:rPr>
                  <w:rFonts w:ascii="Times New Roman"/>
                  <w:kern w:val="0"/>
                  <w:szCs w:val="20"/>
                </w:rPr>
                <w:t>: 02-585-7745</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r w:rsidRPr="0001465F">
                <w:rPr>
                  <w:rFonts w:ascii="Times New Roman"/>
                  <w:kern w:val="0"/>
                  <w:szCs w:val="20"/>
                </w:rPr>
                <w:t>이진용</w:t>
              </w:r>
              <w:r w:rsidRPr="0001465F">
                <w:rPr>
                  <w:rFonts w:ascii="Times New Roman"/>
                  <w:kern w:val="0"/>
                  <w:szCs w:val="20"/>
                </w:rPr>
                <w:t xml:space="preserve"> </w:t>
              </w:r>
              <w:r w:rsidRPr="0001465F">
                <w:rPr>
                  <w:rFonts w:ascii="Times New Roman"/>
                  <w:kern w:val="0"/>
                  <w:szCs w:val="20"/>
                </w:rPr>
                <w:t>대리</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r w:rsidRPr="0001465F">
                <w:rPr>
                  <w:rFonts w:ascii="Times New Roman"/>
                  <w:kern w:val="0"/>
                  <w:szCs w:val="20"/>
                </w:rPr>
                <w:fldChar w:fldCharType="begin"/>
              </w:r>
              <w:r w:rsidRPr="0001465F">
                <w:rPr>
                  <w:rFonts w:ascii="Times New Roman"/>
                  <w:kern w:val="0"/>
                  <w:szCs w:val="20"/>
                </w:rPr>
                <w:instrText>HYPERLINK "mailto:rinyong2@suhyup-bank.com"</w:instrText>
              </w:r>
              <w:r w:rsidRPr="0001465F">
                <w:rPr>
                  <w:rFonts w:ascii="Times New Roman"/>
                  <w:kern w:val="0"/>
                  <w:szCs w:val="20"/>
                </w:rPr>
              </w:r>
              <w:r w:rsidRPr="0001465F">
                <w:rPr>
                  <w:rFonts w:ascii="Times New Roman"/>
                  <w:kern w:val="0"/>
                  <w:szCs w:val="20"/>
                </w:rPr>
                <w:fldChar w:fldCharType="separate"/>
              </w:r>
              <w:r w:rsidRPr="0001465F">
                <w:rPr>
                  <w:rFonts w:ascii="Times New Roman"/>
                  <w:kern w:val="0"/>
                </w:rPr>
                <w:t>rinyong2@suhyup-bank.com</w:t>
              </w:r>
            </w:ins>
            <w:ins w:id="1148" w:author="BKL" w:date="2026-10-08T12:10:00Z" w16du:dateUtc="2026-10-08T03:10:00Z">
              <w:r w:rsidRPr="0001465F">
                <w:rPr>
                  <w:rFonts w:ascii="Times New Roman"/>
                  <w:kern w:val="0"/>
                  <w:szCs w:val="20"/>
                </w:rPr>
                <w:fldChar w:fldCharType="end"/>
              </w:r>
            </w:ins>
          </w:p>
        </w:tc>
      </w:tr>
      <w:tr w:rsidR="00162C27" w:rsidRPr="00884E2E" w14:paraId="50C0869E" w14:textId="77777777" w:rsidTr="00AE2BBA">
        <w:tc>
          <w:tcPr>
            <w:tcW w:w="846" w:type="dxa"/>
            <w:vAlign w:val="center"/>
          </w:tcPr>
          <w:p w14:paraId="759516AA" w14:textId="0EDE1FB5" w:rsidR="00162C27" w:rsidRPr="00AE2BBA" w:rsidRDefault="0001465F" w:rsidP="005F72BA">
            <w:pPr>
              <w:adjustRightInd w:val="0"/>
              <w:snapToGrid w:val="0"/>
              <w:spacing w:line="400" w:lineRule="exact"/>
              <w:jc w:val="center"/>
              <w:rPr>
                <w:rFonts w:ascii="Times New Roman"/>
                <w:kern w:val="0"/>
                <w:szCs w:val="20"/>
              </w:rPr>
            </w:pPr>
            <w:ins w:id="1149" w:author="BKL" w:date="2026-10-08T12:08:00Z" w16du:dateUtc="2026-10-08T03:08:00Z">
              <w:r>
                <w:rPr>
                  <w:rFonts w:ascii="Times New Roman" w:hint="eastAsia"/>
                  <w:kern w:val="0"/>
                  <w:szCs w:val="20"/>
                </w:rPr>
                <w:t>6</w:t>
              </w:r>
            </w:ins>
          </w:p>
        </w:tc>
        <w:tc>
          <w:tcPr>
            <w:tcW w:w="2268" w:type="dxa"/>
            <w:vAlign w:val="center"/>
          </w:tcPr>
          <w:p w14:paraId="1EA860FA" w14:textId="1B8B1ACE" w:rsidR="00162C27" w:rsidRPr="00AE2BBA" w:rsidRDefault="0001465F" w:rsidP="005F72BA">
            <w:pPr>
              <w:adjustRightInd w:val="0"/>
              <w:snapToGrid w:val="0"/>
              <w:spacing w:line="400" w:lineRule="exact"/>
              <w:jc w:val="center"/>
              <w:rPr>
                <w:rFonts w:ascii="Times New Roman"/>
                <w:kern w:val="0"/>
                <w:szCs w:val="20"/>
              </w:rPr>
            </w:pPr>
            <w:ins w:id="1150" w:author="BKL" w:date="2026-10-08T12:11:00Z">
              <w:r w:rsidRPr="0001465F">
                <w:rPr>
                  <w:rFonts w:ascii="Times New Roman"/>
                  <w:kern w:val="0"/>
                  <w:szCs w:val="20"/>
                </w:rPr>
                <w:t>주식회사</w:t>
              </w:r>
              <w:r w:rsidRPr="0001465F">
                <w:rPr>
                  <w:rFonts w:ascii="Times New Roman"/>
                  <w:kern w:val="0"/>
                  <w:szCs w:val="20"/>
                </w:rPr>
                <w:t xml:space="preserve"> </w:t>
              </w:r>
              <w:r w:rsidRPr="0001465F">
                <w:rPr>
                  <w:rFonts w:ascii="Times New Roman"/>
                  <w:kern w:val="0"/>
                  <w:szCs w:val="20"/>
                </w:rPr>
                <w:t>에스비아이저축은행</w:t>
              </w:r>
            </w:ins>
          </w:p>
        </w:tc>
        <w:tc>
          <w:tcPr>
            <w:tcW w:w="5386" w:type="dxa"/>
            <w:vAlign w:val="center"/>
          </w:tcPr>
          <w:p w14:paraId="3C9D202D" w14:textId="52149A12" w:rsidR="00162C27" w:rsidRPr="00790DFF" w:rsidRDefault="0001465F" w:rsidP="0001465F">
            <w:pPr>
              <w:adjustRightInd w:val="0"/>
              <w:snapToGrid w:val="0"/>
              <w:spacing w:line="400" w:lineRule="exact"/>
              <w:jc w:val="left"/>
              <w:rPr>
                <w:rFonts w:ascii="Times New Roman"/>
                <w:szCs w:val="20"/>
              </w:rPr>
            </w:pPr>
            <w:ins w:id="1151" w:author="BKL" w:date="2026-10-08T12:11:00Z">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중구</w:t>
              </w:r>
              <w:r w:rsidRPr="0001465F">
                <w:rPr>
                  <w:rFonts w:ascii="Times New Roman"/>
                  <w:kern w:val="0"/>
                  <w:szCs w:val="20"/>
                </w:rPr>
                <w:t xml:space="preserve"> </w:t>
              </w:r>
              <w:r w:rsidRPr="0001465F">
                <w:rPr>
                  <w:rFonts w:ascii="Times New Roman"/>
                  <w:kern w:val="0"/>
                  <w:szCs w:val="20"/>
                </w:rPr>
                <w:t>을지로</w:t>
              </w:r>
              <w:r w:rsidRPr="0001465F">
                <w:rPr>
                  <w:rFonts w:ascii="Times New Roman"/>
                  <w:kern w:val="0"/>
                  <w:szCs w:val="20"/>
                </w:rPr>
                <w:t>5</w:t>
              </w:r>
              <w:r w:rsidRPr="0001465F">
                <w:rPr>
                  <w:rFonts w:ascii="Times New Roman"/>
                  <w:kern w:val="0"/>
                  <w:szCs w:val="20"/>
                </w:rPr>
                <w:t>길</w:t>
              </w:r>
              <w:r w:rsidRPr="0001465F">
                <w:rPr>
                  <w:rFonts w:ascii="Times New Roman"/>
                  <w:kern w:val="0"/>
                  <w:szCs w:val="20"/>
                </w:rPr>
                <w:t xml:space="preserve"> 26, 9</w:t>
              </w:r>
              <w:r w:rsidRPr="0001465F">
                <w:rPr>
                  <w:rFonts w:ascii="Times New Roman"/>
                  <w:kern w:val="0"/>
                  <w:szCs w:val="20"/>
                </w:rPr>
                <w:t>층</w:t>
              </w:r>
              <w:r w:rsidRPr="0001465F">
                <w:rPr>
                  <w:rFonts w:ascii="Times New Roman"/>
                  <w:kern w:val="0"/>
                  <w:szCs w:val="20"/>
                </w:rPr>
                <w:t>(</w:t>
              </w:r>
              <w:r w:rsidRPr="0001465F">
                <w:rPr>
                  <w:rFonts w:ascii="Times New Roman"/>
                  <w:kern w:val="0"/>
                  <w:szCs w:val="20"/>
                </w:rPr>
                <w:t>수하동</w:t>
              </w:r>
              <w:r w:rsidRPr="0001465F">
                <w:rPr>
                  <w:rFonts w:ascii="Times New Roman"/>
                  <w:kern w:val="0"/>
                  <w:szCs w:val="20"/>
                </w:rPr>
                <w:t xml:space="preserve">, </w:t>
              </w:r>
              <w:r w:rsidRPr="0001465F">
                <w:rPr>
                  <w:rFonts w:ascii="Times New Roman"/>
                  <w:kern w:val="0"/>
                  <w:szCs w:val="20"/>
                </w:rPr>
                <w:t>미래에셋센터원빌딩</w:t>
              </w:r>
              <w:r w:rsidRPr="0001465F">
                <w:rPr>
                  <w:rFonts w:ascii="Times New Roman"/>
                  <w:kern w:val="0"/>
                  <w:szCs w:val="20"/>
                </w:rPr>
                <w:t xml:space="preserve"> </w:t>
              </w:r>
              <w:r w:rsidRPr="0001465F">
                <w:rPr>
                  <w:rFonts w:ascii="Times New Roman"/>
                  <w:kern w:val="0"/>
                  <w:szCs w:val="20"/>
                </w:rPr>
                <w:t>동관</w:t>
              </w:r>
              <w:r w:rsidRPr="0001465F">
                <w:rPr>
                  <w:rFonts w:ascii="Times New Roman"/>
                  <w:kern w:val="0"/>
                  <w:szCs w:val="20"/>
                </w:rPr>
                <w:t>)</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02-3416-4828 / 010-9158-6842</w:t>
              </w:r>
              <w:r w:rsidRPr="0001465F">
                <w:rPr>
                  <w:rFonts w:ascii="Times New Roman"/>
                  <w:kern w:val="0"/>
                  <w:szCs w:val="20"/>
                </w:rPr>
                <w:br/>
              </w:r>
              <w:r w:rsidRPr="0001465F">
                <w:rPr>
                  <w:rFonts w:ascii="Times New Roman"/>
                  <w:kern w:val="0"/>
                  <w:szCs w:val="20"/>
                </w:rPr>
                <w:t>팩스번호</w:t>
              </w:r>
              <w:r w:rsidRPr="0001465F">
                <w:rPr>
                  <w:rFonts w:ascii="Times New Roman"/>
                  <w:kern w:val="0"/>
                  <w:szCs w:val="20"/>
                </w:rPr>
                <w:t>: 02-2136-0293</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r w:rsidRPr="0001465F">
                <w:rPr>
                  <w:rFonts w:ascii="Times New Roman"/>
                  <w:kern w:val="0"/>
                  <w:szCs w:val="20"/>
                </w:rPr>
                <w:t>이정민</w:t>
              </w:r>
              <w:r w:rsidRPr="0001465F">
                <w:rPr>
                  <w:rFonts w:ascii="Times New Roman"/>
                  <w:kern w:val="0"/>
                  <w:szCs w:val="20"/>
                </w:rPr>
                <w:t xml:space="preserve"> </w:t>
              </w:r>
              <w:r w:rsidRPr="0001465F">
                <w:rPr>
                  <w:rFonts w:ascii="Times New Roman"/>
                  <w:kern w:val="0"/>
                  <w:szCs w:val="20"/>
                </w:rPr>
                <w:t>매니저</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r w:rsidRPr="0001465F">
                <w:rPr>
                  <w:rFonts w:ascii="Times New Roman"/>
                  <w:kern w:val="0"/>
                  <w:szCs w:val="20"/>
                </w:rPr>
                <w:fldChar w:fldCharType="begin"/>
              </w:r>
              <w:r w:rsidRPr="0001465F">
                <w:rPr>
                  <w:rFonts w:ascii="Times New Roman"/>
                  <w:kern w:val="0"/>
                  <w:szCs w:val="20"/>
                </w:rPr>
                <w:instrText>HYPERLINK "mailto:ljm88@sbisb.co.kr"</w:instrText>
              </w:r>
              <w:r w:rsidRPr="0001465F">
                <w:rPr>
                  <w:rFonts w:ascii="Times New Roman"/>
                  <w:kern w:val="0"/>
                  <w:szCs w:val="20"/>
                </w:rPr>
              </w:r>
              <w:r w:rsidRPr="0001465F">
                <w:rPr>
                  <w:rFonts w:ascii="Times New Roman"/>
                  <w:kern w:val="0"/>
                  <w:szCs w:val="20"/>
                </w:rPr>
                <w:fldChar w:fldCharType="separate"/>
              </w:r>
              <w:r w:rsidRPr="0001465F">
                <w:rPr>
                  <w:kern w:val="0"/>
                </w:rPr>
                <w:t>ljm88@sbisb.co.kr</w:t>
              </w:r>
            </w:ins>
            <w:ins w:id="1152" w:author="BKL" w:date="2026-10-08T12:11:00Z" w16du:dateUtc="2026-10-08T03:11:00Z">
              <w:r w:rsidRPr="0001465F">
                <w:rPr>
                  <w:rFonts w:ascii="Times New Roman"/>
                  <w:kern w:val="0"/>
                  <w:szCs w:val="20"/>
                </w:rPr>
                <w:fldChar w:fldCharType="end"/>
              </w:r>
            </w:ins>
          </w:p>
        </w:tc>
      </w:tr>
      <w:tr w:rsidR="0001465F" w:rsidRPr="00884E2E" w14:paraId="71CF1B96" w14:textId="77777777" w:rsidTr="00AE2BBA">
        <w:tc>
          <w:tcPr>
            <w:tcW w:w="846" w:type="dxa"/>
            <w:vAlign w:val="center"/>
          </w:tcPr>
          <w:p w14:paraId="315B20F6" w14:textId="669BEF7C" w:rsidR="0001465F" w:rsidRPr="00AE2BBA" w:rsidRDefault="0001465F" w:rsidP="0001465F">
            <w:pPr>
              <w:adjustRightInd w:val="0"/>
              <w:snapToGrid w:val="0"/>
              <w:spacing w:line="400" w:lineRule="exact"/>
              <w:jc w:val="center"/>
              <w:rPr>
                <w:rFonts w:ascii="Times New Roman"/>
                <w:kern w:val="0"/>
                <w:szCs w:val="20"/>
              </w:rPr>
            </w:pPr>
            <w:r w:rsidRPr="00AE2BBA">
              <w:rPr>
                <w:rFonts w:ascii="Times New Roman"/>
                <w:kern w:val="0"/>
                <w:szCs w:val="20"/>
              </w:rPr>
              <w:t>7</w:t>
            </w:r>
          </w:p>
        </w:tc>
        <w:tc>
          <w:tcPr>
            <w:tcW w:w="2268" w:type="dxa"/>
            <w:vAlign w:val="center"/>
          </w:tcPr>
          <w:p w14:paraId="15BD2A1C" w14:textId="39103218" w:rsidR="0001465F" w:rsidRPr="00AE2BBA" w:rsidRDefault="0001465F" w:rsidP="0001465F">
            <w:pPr>
              <w:adjustRightInd w:val="0"/>
              <w:snapToGrid w:val="0"/>
              <w:spacing w:line="400" w:lineRule="exact"/>
              <w:jc w:val="center"/>
              <w:rPr>
                <w:rFonts w:ascii="Times New Roman"/>
                <w:kern w:val="0"/>
                <w:szCs w:val="20"/>
              </w:rPr>
            </w:pPr>
            <w:ins w:id="1153" w:author="BKL" w:date="2026-10-08T12:09:00Z" w16du:dateUtc="2026-10-08T03:09:00Z">
              <w:r>
                <w:rPr>
                  <w:rFonts w:ascii="Times New Roman" w:hint="eastAsia"/>
                  <w:kern w:val="0"/>
                  <w:szCs w:val="20"/>
                </w:rPr>
                <w:t>키움캐피탈</w:t>
              </w:r>
            </w:ins>
          </w:p>
        </w:tc>
        <w:tc>
          <w:tcPr>
            <w:tcW w:w="5386" w:type="dxa"/>
            <w:vAlign w:val="center"/>
          </w:tcPr>
          <w:p w14:paraId="3D5E9870" w14:textId="77777777" w:rsidR="0001465F" w:rsidRPr="001B673C" w:rsidRDefault="0001465F" w:rsidP="0001465F">
            <w:pPr>
              <w:pStyle w:val="s0"/>
              <w:snapToGrid w:val="0"/>
              <w:spacing w:line="400" w:lineRule="exact"/>
              <w:rPr>
                <w:ins w:id="1154" w:author="BKL" w:date="2026-10-08T12:09:00Z" w16du:dateUtc="2026-10-08T03:09:00Z"/>
                <w:rFonts w:ascii="Times New Roman"/>
                <w:sz w:val="20"/>
                <w:szCs w:val="20"/>
              </w:rPr>
            </w:pPr>
            <w:ins w:id="1155" w:author="BKL" w:date="2026-10-08T12:09:00Z" w16du:dateUtc="2026-10-08T03:09:00Z">
              <w:r w:rsidRPr="001B673C">
                <w:rPr>
                  <w:rFonts w:ascii="Times New Roman" w:hint="eastAsia"/>
                  <w:sz w:val="20"/>
                  <w:szCs w:val="20"/>
                </w:rPr>
                <w:t>주소</w:t>
              </w:r>
              <w:r w:rsidRPr="001B673C">
                <w:rPr>
                  <w:rFonts w:ascii="Times New Roman" w:hint="eastAsia"/>
                  <w:sz w:val="20"/>
                  <w:szCs w:val="20"/>
                </w:rPr>
                <w:t xml:space="preserve">: </w:t>
              </w:r>
              <w:r w:rsidRPr="001B673C">
                <w:rPr>
                  <w:rFonts w:ascii="Times New Roman" w:hint="eastAsia"/>
                  <w:sz w:val="20"/>
                  <w:szCs w:val="20"/>
                </w:rPr>
                <w:t>서울특별시</w:t>
              </w:r>
              <w:r w:rsidRPr="001B673C">
                <w:rPr>
                  <w:rFonts w:ascii="Times New Roman" w:hint="eastAsia"/>
                  <w:sz w:val="20"/>
                  <w:szCs w:val="20"/>
                </w:rPr>
                <w:t xml:space="preserve"> </w:t>
              </w:r>
              <w:r w:rsidRPr="001B673C">
                <w:rPr>
                  <w:rFonts w:ascii="Times New Roman" w:hint="eastAsia"/>
                  <w:sz w:val="20"/>
                  <w:szCs w:val="20"/>
                </w:rPr>
                <w:t>영등포구</w:t>
              </w:r>
              <w:r w:rsidRPr="001B673C">
                <w:rPr>
                  <w:rFonts w:ascii="Times New Roman" w:hint="eastAsia"/>
                  <w:sz w:val="20"/>
                  <w:szCs w:val="20"/>
                </w:rPr>
                <w:t xml:space="preserve"> </w:t>
              </w:r>
              <w:r w:rsidRPr="001B673C">
                <w:rPr>
                  <w:rFonts w:ascii="Times New Roman" w:hint="eastAsia"/>
                  <w:sz w:val="20"/>
                  <w:szCs w:val="20"/>
                </w:rPr>
                <w:t>여의대로</w:t>
              </w:r>
              <w:r w:rsidRPr="001B673C">
                <w:rPr>
                  <w:rFonts w:ascii="Times New Roman" w:hint="eastAsia"/>
                  <w:sz w:val="20"/>
                  <w:szCs w:val="20"/>
                </w:rPr>
                <w:t xml:space="preserve"> 66, 17</w:t>
              </w:r>
              <w:r w:rsidRPr="001B673C">
                <w:rPr>
                  <w:rFonts w:ascii="Times New Roman" w:hint="eastAsia"/>
                  <w:sz w:val="20"/>
                  <w:szCs w:val="20"/>
                </w:rPr>
                <w:t>층</w:t>
              </w:r>
            </w:ins>
          </w:p>
          <w:p w14:paraId="710AD2BB" w14:textId="77777777" w:rsidR="0001465F" w:rsidRPr="001B673C" w:rsidRDefault="0001465F" w:rsidP="0001465F">
            <w:pPr>
              <w:pStyle w:val="s0"/>
              <w:snapToGrid w:val="0"/>
              <w:spacing w:line="400" w:lineRule="exact"/>
              <w:rPr>
                <w:ins w:id="1156" w:author="BKL" w:date="2026-10-08T12:09:00Z" w16du:dateUtc="2026-10-08T03:09:00Z"/>
                <w:rFonts w:ascii="Times New Roman"/>
                <w:sz w:val="20"/>
                <w:szCs w:val="20"/>
              </w:rPr>
            </w:pPr>
            <w:ins w:id="1157" w:author="BKL" w:date="2026-10-08T12:09:00Z" w16du:dateUtc="2026-10-08T03:09:00Z">
              <w:r w:rsidRPr="001B673C">
                <w:rPr>
                  <w:rFonts w:ascii="Times New Roman" w:hint="eastAsia"/>
                  <w:sz w:val="20"/>
                  <w:szCs w:val="20"/>
                </w:rPr>
                <w:t>전화번호</w:t>
              </w:r>
              <w:r w:rsidRPr="001B673C">
                <w:rPr>
                  <w:rFonts w:ascii="Times New Roman" w:hint="eastAsia"/>
                  <w:sz w:val="20"/>
                  <w:szCs w:val="20"/>
                </w:rPr>
                <w:t>: 02-780-42</w:t>
              </w:r>
              <w:r>
                <w:rPr>
                  <w:rFonts w:ascii="Times New Roman" w:hint="eastAsia"/>
                  <w:sz w:val="20"/>
                  <w:szCs w:val="20"/>
                </w:rPr>
                <w:t>95</w:t>
              </w:r>
              <w:r w:rsidRPr="001B673C">
                <w:rPr>
                  <w:rFonts w:ascii="Times New Roman" w:hint="eastAsia"/>
                  <w:sz w:val="20"/>
                  <w:szCs w:val="20"/>
                </w:rPr>
                <w:t xml:space="preserve"> / 010-</w:t>
              </w:r>
              <w:r>
                <w:rPr>
                  <w:rFonts w:ascii="Times New Roman" w:hint="eastAsia"/>
                  <w:sz w:val="20"/>
                  <w:szCs w:val="20"/>
                </w:rPr>
                <w:t>4339</w:t>
              </w:r>
              <w:r w:rsidRPr="001B673C">
                <w:rPr>
                  <w:rFonts w:ascii="Times New Roman" w:hint="eastAsia"/>
                  <w:sz w:val="20"/>
                  <w:szCs w:val="20"/>
                </w:rPr>
                <w:t>-</w:t>
              </w:r>
              <w:r>
                <w:rPr>
                  <w:rFonts w:ascii="Times New Roman" w:hint="eastAsia"/>
                  <w:sz w:val="20"/>
                  <w:szCs w:val="20"/>
                </w:rPr>
                <w:t>3878</w:t>
              </w:r>
            </w:ins>
          </w:p>
          <w:p w14:paraId="47434C2A" w14:textId="77777777" w:rsidR="0001465F" w:rsidRPr="001B673C" w:rsidRDefault="0001465F" w:rsidP="0001465F">
            <w:pPr>
              <w:pStyle w:val="s0"/>
              <w:snapToGrid w:val="0"/>
              <w:spacing w:line="400" w:lineRule="exact"/>
              <w:rPr>
                <w:ins w:id="1158" w:author="BKL" w:date="2026-10-08T12:09:00Z" w16du:dateUtc="2026-10-08T03:09:00Z"/>
                <w:rFonts w:ascii="Times New Roman"/>
                <w:sz w:val="20"/>
                <w:szCs w:val="20"/>
              </w:rPr>
            </w:pPr>
            <w:ins w:id="1159" w:author="BKL" w:date="2026-10-08T12:09:00Z" w16du:dateUtc="2026-10-08T03:09:00Z">
              <w:r w:rsidRPr="001B673C">
                <w:rPr>
                  <w:rFonts w:ascii="Times New Roman" w:hint="eastAsia"/>
                  <w:sz w:val="20"/>
                  <w:szCs w:val="20"/>
                </w:rPr>
                <w:t>팩스번호</w:t>
              </w:r>
              <w:r w:rsidRPr="001B673C">
                <w:rPr>
                  <w:rFonts w:ascii="Times New Roman" w:hint="eastAsia"/>
                  <w:sz w:val="20"/>
                  <w:szCs w:val="20"/>
                </w:rPr>
                <w:t>: 02-780-1517</w:t>
              </w:r>
            </w:ins>
          </w:p>
          <w:p w14:paraId="7BCDC763" w14:textId="77777777" w:rsidR="0001465F" w:rsidRPr="001B673C" w:rsidRDefault="0001465F" w:rsidP="0001465F">
            <w:pPr>
              <w:pStyle w:val="s0"/>
              <w:snapToGrid w:val="0"/>
              <w:spacing w:line="400" w:lineRule="exact"/>
              <w:rPr>
                <w:ins w:id="1160" w:author="BKL" w:date="2026-10-08T12:09:00Z" w16du:dateUtc="2026-10-08T03:09:00Z"/>
                <w:rFonts w:ascii="Times New Roman"/>
                <w:sz w:val="20"/>
                <w:szCs w:val="20"/>
              </w:rPr>
            </w:pPr>
            <w:ins w:id="1161" w:author="BKL" w:date="2026-10-08T12:09:00Z" w16du:dateUtc="2026-10-08T03:09:00Z">
              <w:r w:rsidRPr="001B673C">
                <w:rPr>
                  <w:rFonts w:ascii="Times New Roman" w:hint="eastAsia"/>
                  <w:sz w:val="20"/>
                  <w:szCs w:val="20"/>
                </w:rPr>
                <w:lastRenderedPageBreak/>
                <w:t>담당자</w:t>
              </w:r>
              <w:r w:rsidRPr="001B673C">
                <w:rPr>
                  <w:rFonts w:ascii="Times New Roman" w:hint="eastAsia"/>
                  <w:sz w:val="20"/>
                  <w:szCs w:val="20"/>
                </w:rPr>
                <w:t xml:space="preserve">: </w:t>
              </w:r>
              <w:r>
                <w:rPr>
                  <w:rFonts w:ascii="Times New Roman" w:hint="eastAsia"/>
                  <w:sz w:val="20"/>
                  <w:szCs w:val="20"/>
                </w:rPr>
                <w:t>이승근</w:t>
              </w:r>
              <w:r w:rsidRPr="001B673C">
                <w:rPr>
                  <w:rFonts w:ascii="Times New Roman" w:hint="eastAsia"/>
                  <w:sz w:val="20"/>
                  <w:szCs w:val="20"/>
                </w:rPr>
                <w:t xml:space="preserve"> </w:t>
              </w:r>
              <w:r>
                <w:rPr>
                  <w:rFonts w:ascii="Times New Roman" w:hint="eastAsia"/>
                  <w:sz w:val="20"/>
                  <w:szCs w:val="20"/>
                </w:rPr>
                <w:t>주임</w:t>
              </w:r>
            </w:ins>
          </w:p>
          <w:p w14:paraId="1505330A" w14:textId="206722E5" w:rsidR="0001465F" w:rsidRPr="00AE2BBA" w:rsidRDefault="0001465F" w:rsidP="0001465F">
            <w:pPr>
              <w:adjustRightInd w:val="0"/>
              <w:snapToGrid w:val="0"/>
              <w:spacing w:line="400" w:lineRule="exact"/>
              <w:jc w:val="left"/>
              <w:rPr>
                <w:rFonts w:ascii="Times New Roman"/>
                <w:kern w:val="0"/>
                <w:szCs w:val="20"/>
              </w:rPr>
            </w:pPr>
            <w:ins w:id="1162" w:author="BKL" w:date="2026-10-08T12:09:00Z" w16du:dateUtc="2026-10-08T03:09:00Z">
              <w:r w:rsidRPr="001B673C">
                <w:rPr>
                  <w:rFonts w:ascii="Times New Roman" w:hint="eastAsia"/>
                  <w:szCs w:val="20"/>
                </w:rPr>
                <w:t>전자우편</w:t>
              </w:r>
              <w:r w:rsidRPr="001B673C">
                <w:rPr>
                  <w:rFonts w:ascii="Times New Roman" w:hint="eastAsia"/>
                  <w:szCs w:val="20"/>
                </w:rPr>
                <w:t xml:space="preserve">: </w:t>
              </w:r>
              <w:r>
                <w:rPr>
                  <w:rFonts w:ascii="Times New Roman" w:hint="eastAsia"/>
                  <w:szCs w:val="20"/>
                </w:rPr>
                <w:t>tmd283@kiwoomcapital.com</w:t>
              </w:r>
            </w:ins>
          </w:p>
        </w:tc>
      </w:tr>
      <w:tr w:rsidR="0001465F" w:rsidRPr="00884E2E" w14:paraId="32391E7F" w14:textId="77777777" w:rsidTr="00AE2BBA">
        <w:trPr>
          <w:ins w:id="1163" w:author="BKL" w:date="2026-10-08T12:09:00Z"/>
        </w:trPr>
        <w:tc>
          <w:tcPr>
            <w:tcW w:w="846" w:type="dxa"/>
            <w:vAlign w:val="center"/>
          </w:tcPr>
          <w:p w14:paraId="7429062B" w14:textId="2D755FA4" w:rsidR="0001465F" w:rsidRPr="00AE2BBA" w:rsidRDefault="0001465F" w:rsidP="0001465F">
            <w:pPr>
              <w:adjustRightInd w:val="0"/>
              <w:snapToGrid w:val="0"/>
              <w:spacing w:line="400" w:lineRule="exact"/>
              <w:jc w:val="center"/>
              <w:rPr>
                <w:ins w:id="1164" w:author="BKL" w:date="2026-10-08T12:09:00Z" w16du:dateUtc="2026-10-08T03:09:00Z"/>
                <w:rFonts w:ascii="Times New Roman"/>
                <w:kern w:val="0"/>
                <w:szCs w:val="20"/>
              </w:rPr>
            </w:pPr>
            <w:ins w:id="1165" w:author="BKL" w:date="2026-10-08T12:09:00Z" w16du:dateUtc="2026-10-08T03:09:00Z">
              <w:r>
                <w:rPr>
                  <w:rFonts w:ascii="Times New Roman" w:hint="eastAsia"/>
                  <w:kern w:val="0"/>
                  <w:szCs w:val="20"/>
                </w:rPr>
                <w:t>8</w:t>
              </w:r>
            </w:ins>
          </w:p>
        </w:tc>
        <w:tc>
          <w:tcPr>
            <w:tcW w:w="2268" w:type="dxa"/>
            <w:vAlign w:val="center"/>
          </w:tcPr>
          <w:p w14:paraId="64DEA298" w14:textId="2FB25D78" w:rsidR="0001465F" w:rsidRPr="00AE2BBA" w:rsidRDefault="0001465F" w:rsidP="0001465F">
            <w:pPr>
              <w:adjustRightInd w:val="0"/>
              <w:snapToGrid w:val="0"/>
              <w:spacing w:line="400" w:lineRule="exact"/>
              <w:jc w:val="center"/>
              <w:rPr>
                <w:ins w:id="1166" w:author="BKL" w:date="2026-10-08T12:09:00Z" w16du:dateUtc="2026-10-08T03:09:00Z"/>
                <w:rFonts w:ascii="Times New Roman"/>
                <w:kern w:val="0"/>
                <w:szCs w:val="20"/>
              </w:rPr>
            </w:pPr>
            <w:ins w:id="1167" w:author="BKL" w:date="2026-10-08T12:09:00Z" w16du:dateUtc="2026-10-08T03:09:00Z">
              <w:r>
                <w:rPr>
                  <w:rFonts w:ascii="Times New Roman" w:hint="eastAsia"/>
                  <w:kern w:val="0"/>
                  <w:szCs w:val="20"/>
                </w:rPr>
                <w:t>엠지캐피탈</w:t>
              </w:r>
            </w:ins>
          </w:p>
        </w:tc>
        <w:tc>
          <w:tcPr>
            <w:tcW w:w="5386" w:type="dxa"/>
            <w:vAlign w:val="center"/>
          </w:tcPr>
          <w:p w14:paraId="68B899DC" w14:textId="77777777" w:rsidR="0001465F" w:rsidRPr="001B673C" w:rsidRDefault="0001465F" w:rsidP="0001465F">
            <w:pPr>
              <w:adjustRightInd w:val="0"/>
              <w:snapToGrid w:val="0"/>
              <w:spacing w:line="400" w:lineRule="exact"/>
              <w:jc w:val="left"/>
              <w:rPr>
                <w:ins w:id="1168" w:author="BKL" w:date="2026-10-08T12:09:00Z" w16du:dateUtc="2026-10-08T03:09:00Z"/>
                <w:rFonts w:ascii="Times New Roman"/>
                <w:kern w:val="0"/>
                <w:szCs w:val="20"/>
              </w:rPr>
            </w:pPr>
            <w:ins w:id="1169" w:author="BKL" w:date="2026-10-08T12:09:00Z" w16du:dateUtc="2026-10-08T03:09:00Z">
              <w:r w:rsidRPr="001B673C">
                <w:rPr>
                  <w:rFonts w:ascii="Times New Roman" w:hint="eastAsia"/>
                  <w:kern w:val="0"/>
                  <w:szCs w:val="20"/>
                </w:rPr>
                <w:t>주소</w:t>
              </w:r>
              <w:r w:rsidRPr="001B673C">
                <w:rPr>
                  <w:rFonts w:ascii="Times New Roman" w:hint="eastAsia"/>
                  <w:kern w:val="0"/>
                  <w:szCs w:val="20"/>
                </w:rPr>
                <w:t xml:space="preserve">: </w:t>
              </w:r>
              <w:r w:rsidRPr="001B673C">
                <w:rPr>
                  <w:rFonts w:ascii="Times New Roman" w:hint="eastAsia"/>
                  <w:kern w:val="0"/>
                  <w:szCs w:val="20"/>
                </w:rPr>
                <w:t>서울특별시</w:t>
              </w:r>
              <w:r w:rsidRPr="001B673C">
                <w:rPr>
                  <w:rFonts w:ascii="Times New Roman" w:hint="eastAsia"/>
                  <w:kern w:val="0"/>
                  <w:szCs w:val="20"/>
                </w:rPr>
                <w:t xml:space="preserve"> </w:t>
              </w:r>
              <w:r w:rsidRPr="001B673C">
                <w:rPr>
                  <w:rFonts w:ascii="Times New Roman" w:hint="eastAsia"/>
                  <w:kern w:val="0"/>
                  <w:szCs w:val="20"/>
                </w:rPr>
                <w:t>중구</w:t>
              </w:r>
              <w:r w:rsidRPr="001B673C">
                <w:rPr>
                  <w:rFonts w:ascii="Times New Roman" w:hint="eastAsia"/>
                  <w:kern w:val="0"/>
                  <w:szCs w:val="20"/>
                </w:rPr>
                <w:t xml:space="preserve"> </w:t>
              </w:r>
              <w:r w:rsidRPr="001B673C">
                <w:rPr>
                  <w:rFonts w:ascii="Times New Roman" w:hint="eastAsia"/>
                  <w:kern w:val="0"/>
                  <w:szCs w:val="20"/>
                </w:rPr>
                <w:t>남대문로</w:t>
              </w:r>
              <w:r w:rsidRPr="001B673C">
                <w:rPr>
                  <w:rFonts w:ascii="Times New Roman" w:hint="eastAsia"/>
                  <w:kern w:val="0"/>
                  <w:szCs w:val="20"/>
                </w:rPr>
                <w:t xml:space="preserve"> 55, MG</w:t>
              </w:r>
              <w:r w:rsidRPr="001B673C">
                <w:rPr>
                  <w:rFonts w:ascii="Times New Roman" w:hint="eastAsia"/>
                  <w:kern w:val="0"/>
                  <w:szCs w:val="20"/>
                </w:rPr>
                <w:t>파이낸스센터</w:t>
              </w:r>
              <w:r w:rsidRPr="001B673C">
                <w:rPr>
                  <w:rFonts w:ascii="Times New Roman" w:hint="eastAsia"/>
                  <w:kern w:val="0"/>
                  <w:szCs w:val="20"/>
                </w:rPr>
                <w:t xml:space="preserve"> 12</w:t>
              </w:r>
              <w:r w:rsidRPr="001B673C">
                <w:rPr>
                  <w:rFonts w:ascii="Times New Roman" w:hint="eastAsia"/>
                  <w:kern w:val="0"/>
                  <w:szCs w:val="20"/>
                </w:rPr>
                <w:t>층</w:t>
              </w:r>
            </w:ins>
          </w:p>
          <w:p w14:paraId="0CF381E3" w14:textId="77777777" w:rsidR="0001465F" w:rsidRPr="001B673C" w:rsidRDefault="0001465F" w:rsidP="0001465F">
            <w:pPr>
              <w:adjustRightInd w:val="0"/>
              <w:snapToGrid w:val="0"/>
              <w:spacing w:line="400" w:lineRule="exact"/>
              <w:jc w:val="left"/>
              <w:rPr>
                <w:ins w:id="1170" w:author="BKL" w:date="2026-10-08T12:09:00Z" w16du:dateUtc="2026-10-08T03:09:00Z"/>
                <w:rFonts w:ascii="Times New Roman"/>
                <w:kern w:val="0"/>
                <w:szCs w:val="20"/>
              </w:rPr>
            </w:pPr>
            <w:ins w:id="1171" w:author="BKL" w:date="2026-10-08T12:09:00Z" w16du:dateUtc="2026-10-08T03:09:00Z">
              <w:r w:rsidRPr="001B673C">
                <w:rPr>
                  <w:rFonts w:ascii="Times New Roman" w:hint="eastAsia"/>
                  <w:kern w:val="0"/>
                  <w:szCs w:val="20"/>
                </w:rPr>
                <w:t>전화번호</w:t>
              </w:r>
              <w:r w:rsidRPr="001B673C">
                <w:rPr>
                  <w:rFonts w:ascii="Times New Roman" w:hint="eastAsia"/>
                  <w:kern w:val="0"/>
                  <w:szCs w:val="20"/>
                </w:rPr>
                <w:t>: 02-2200-7423 / 010-5241-8897</w:t>
              </w:r>
            </w:ins>
          </w:p>
          <w:p w14:paraId="74CAA9B1" w14:textId="77777777" w:rsidR="0001465F" w:rsidRPr="001B673C" w:rsidRDefault="0001465F" w:rsidP="0001465F">
            <w:pPr>
              <w:adjustRightInd w:val="0"/>
              <w:snapToGrid w:val="0"/>
              <w:spacing w:line="400" w:lineRule="exact"/>
              <w:jc w:val="left"/>
              <w:rPr>
                <w:ins w:id="1172" w:author="BKL" w:date="2026-10-08T12:09:00Z" w16du:dateUtc="2026-10-08T03:09:00Z"/>
                <w:rFonts w:ascii="Times New Roman"/>
                <w:kern w:val="0"/>
                <w:szCs w:val="20"/>
              </w:rPr>
            </w:pPr>
            <w:ins w:id="1173" w:author="BKL" w:date="2026-10-08T12:09:00Z" w16du:dateUtc="2026-10-08T03:09:00Z">
              <w:r w:rsidRPr="001B673C">
                <w:rPr>
                  <w:rFonts w:ascii="Times New Roman" w:hint="eastAsia"/>
                  <w:kern w:val="0"/>
                  <w:szCs w:val="20"/>
                </w:rPr>
                <w:t>팩스번호</w:t>
              </w:r>
              <w:r w:rsidRPr="001B673C">
                <w:rPr>
                  <w:rFonts w:ascii="Times New Roman" w:hint="eastAsia"/>
                  <w:kern w:val="0"/>
                  <w:szCs w:val="20"/>
                </w:rPr>
                <w:t>: 02-511-3021</w:t>
              </w:r>
            </w:ins>
          </w:p>
          <w:p w14:paraId="1DDCEF67" w14:textId="77777777" w:rsidR="0001465F" w:rsidRPr="001B673C" w:rsidRDefault="0001465F" w:rsidP="0001465F">
            <w:pPr>
              <w:adjustRightInd w:val="0"/>
              <w:snapToGrid w:val="0"/>
              <w:spacing w:line="400" w:lineRule="exact"/>
              <w:jc w:val="left"/>
              <w:rPr>
                <w:ins w:id="1174" w:author="BKL" w:date="2026-10-08T12:09:00Z" w16du:dateUtc="2026-10-08T03:09:00Z"/>
                <w:rFonts w:ascii="Times New Roman"/>
                <w:kern w:val="0"/>
                <w:szCs w:val="20"/>
              </w:rPr>
            </w:pPr>
            <w:ins w:id="1175" w:author="BKL" w:date="2026-10-08T12:09:00Z" w16du:dateUtc="2026-10-08T03:09:00Z">
              <w:r w:rsidRPr="001B673C">
                <w:rPr>
                  <w:rFonts w:ascii="Times New Roman" w:hint="eastAsia"/>
                  <w:kern w:val="0"/>
                  <w:szCs w:val="20"/>
                </w:rPr>
                <w:t>담당자</w:t>
              </w:r>
              <w:r w:rsidRPr="001B673C">
                <w:rPr>
                  <w:rFonts w:ascii="Times New Roman" w:hint="eastAsia"/>
                  <w:kern w:val="0"/>
                  <w:szCs w:val="20"/>
                </w:rPr>
                <w:t xml:space="preserve">: </w:t>
              </w:r>
              <w:r w:rsidRPr="001B673C">
                <w:rPr>
                  <w:rFonts w:ascii="Times New Roman" w:hint="eastAsia"/>
                  <w:kern w:val="0"/>
                  <w:szCs w:val="20"/>
                </w:rPr>
                <w:t>박소현</w:t>
              </w:r>
              <w:r w:rsidRPr="001B673C">
                <w:rPr>
                  <w:rFonts w:ascii="Times New Roman" w:hint="eastAsia"/>
                  <w:kern w:val="0"/>
                  <w:szCs w:val="20"/>
                </w:rPr>
                <w:t xml:space="preserve"> </w:t>
              </w:r>
              <w:r w:rsidRPr="001B673C">
                <w:rPr>
                  <w:rFonts w:ascii="Times New Roman" w:hint="eastAsia"/>
                  <w:kern w:val="0"/>
                  <w:szCs w:val="20"/>
                </w:rPr>
                <w:t>과장</w:t>
              </w:r>
            </w:ins>
          </w:p>
          <w:p w14:paraId="4C108E8A" w14:textId="3FD8FEE3" w:rsidR="0001465F" w:rsidRPr="00AE2BBA" w:rsidRDefault="0001465F" w:rsidP="0001465F">
            <w:pPr>
              <w:adjustRightInd w:val="0"/>
              <w:snapToGrid w:val="0"/>
              <w:spacing w:line="400" w:lineRule="exact"/>
              <w:jc w:val="left"/>
              <w:rPr>
                <w:ins w:id="1176" w:author="BKL" w:date="2026-10-08T12:09:00Z" w16du:dateUtc="2026-10-08T03:09:00Z"/>
                <w:rFonts w:ascii="Times New Roman"/>
                <w:kern w:val="0"/>
                <w:szCs w:val="20"/>
              </w:rPr>
            </w:pPr>
            <w:ins w:id="1177" w:author="BKL" w:date="2026-10-08T12:09:00Z" w16du:dateUtc="2026-10-08T03:09:00Z">
              <w:r w:rsidRPr="001B673C">
                <w:rPr>
                  <w:rFonts w:ascii="Times New Roman" w:hint="eastAsia"/>
                  <w:kern w:val="0"/>
                  <w:szCs w:val="20"/>
                </w:rPr>
                <w:t>전자우편</w:t>
              </w:r>
              <w:r w:rsidRPr="001B673C">
                <w:rPr>
                  <w:rFonts w:ascii="Times New Roman" w:hint="eastAsia"/>
                  <w:kern w:val="0"/>
                  <w:szCs w:val="20"/>
                </w:rPr>
                <w:t>: sopark@mgcap.co.kr</w:t>
              </w:r>
            </w:ins>
          </w:p>
        </w:tc>
      </w:tr>
      <w:tr w:rsidR="0001465F" w:rsidRPr="00884E2E" w14:paraId="3F3E9281" w14:textId="77777777" w:rsidTr="00AE2BBA">
        <w:trPr>
          <w:ins w:id="1178" w:author="BKL" w:date="2026-10-08T12:09:00Z"/>
        </w:trPr>
        <w:tc>
          <w:tcPr>
            <w:tcW w:w="846" w:type="dxa"/>
            <w:vAlign w:val="center"/>
          </w:tcPr>
          <w:p w14:paraId="230019E5" w14:textId="620E5129" w:rsidR="0001465F" w:rsidRPr="00AE2BBA" w:rsidRDefault="0001465F" w:rsidP="0001465F">
            <w:pPr>
              <w:adjustRightInd w:val="0"/>
              <w:snapToGrid w:val="0"/>
              <w:spacing w:line="400" w:lineRule="exact"/>
              <w:jc w:val="center"/>
              <w:rPr>
                <w:ins w:id="1179" w:author="BKL" w:date="2026-10-08T12:09:00Z" w16du:dateUtc="2026-10-08T03:09:00Z"/>
                <w:rFonts w:ascii="Times New Roman"/>
                <w:kern w:val="0"/>
                <w:szCs w:val="20"/>
              </w:rPr>
            </w:pPr>
            <w:ins w:id="1180" w:author="BKL" w:date="2026-10-08T12:09:00Z" w16du:dateUtc="2026-10-08T03:09:00Z">
              <w:r>
                <w:rPr>
                  <w:rFonts w:ascii="Times New Roman" w:hint="eastAsia"/>
                  <w:kern w:val="0"/>
                  <w:szCs w:val="20"/>
                </w:rPr>
                <w:t>9</w:t>
              </w:r>
            </w:ins>
          </w:p>
        </w:tc>
        <w:tc>
          <w:tcPr>
            <w:tcW w:w="2268" w:type="dxa"/>
            <w:vAlign w:val="center"/>
          </w:tcPr>
          <w:p w14:paraId="55EE292D" w14:textId="02B71459" w:rsidR="0001465F" w:rsidRPr="00AE2BBA" w:rsidRDefault="0001465F" w:rsidP="0001465F">
            <w:pPr>
              <w:adjustRightInd w:val="0"/>
              <w:snapToGrid w:val="0"/>
              <w:spacing w:line="400" w:lineRule="exact"/>
              <w:jc w:val="center"/>
              <w:rPr>
                <w:ins w:id="1181" w:author="BKL" w:date="2026-10-08T12:09:00Z" w16du:dateUtc="2026-10-08T03:09:00Z"/>
                <w:rFonts w:ascii="Times New Roman"/>
                <w:kern w:val="0"/>
                <w:szCs w:val="20"/>
              </w:rPr>
            </w:pPr>
            <w:ins w:id="1182" w:author="BKL" w:date="2026-10-08T12:09:00Z" w16du:dateUtc="2026-10-08T03:09:00Z">
              <w:r>
                <w:rPr>
                  <w:rFonts w:ascii="Times New Roman" w:hint="eastAsia"/>
                  <w:kern w:val="0"/>
                  <w:szCs w:val="20"/>
                </w:rPr>
                <w:t>주식회사</w:t>
              </w:r>
              <w:r>
                <w:rPr>
                  <w:rFonts w:ascii="Times New Roman" w:hint="eastAsia"/>
                  <w:kern w:val="0"/>
                  <w:szCs w:val="20"/>
                </w:rPr>
                <w:t xml:space="preserve"> </w:t>
              </w:r>
              <w:r>
                <w:rPr>
                  <w:rFonts w:ascii="Times New Roman" w:hint="eastAsia"/>
                  <w:kern w:val="0"/>
                  <w:szCs w:val="20"/>
                </w:rPr>
                <w:t>디비저축은행</w:t>
              </w:r>
            </w:ins>
          </w:p>
        </w:tc>
        <w:tc>
          <w:tcPr>
            <w:tcW w:w="5386" w:type="dxa"/>
            <w:vAlign w:val="center"/>
          </w:tcPr>
          <w:p w14:paraId="4494518E" w14:textId="77777777" w:rsidR="0001465F" w:rsidRPr="001B673C" w:rsidRDefault="0001465F" w:rsidP="0001465F">
            <w:pPr>
              <w:adjustRightInd w:val="0"/>
              <w:snapToGrid w:val="0"/>
              <w:spacing w:line="400" w:lineRule="exact"/>
              <w:jc w:val="left"/>
              <w:rPr>
                <w:ins w:id="1183" w:author="BKL" w:date="2026-10-08T12:09:00Z" w16du:dateUtc="2026-10-08T03:09:00Z"/>
                <w:rFonts w:ascii="Times New Roman"/>
                <w:kern w:val="0"/>
                <w:szCs w:val="20"/>
              </w:rPr>
            </w:pPr>
            <w:ins w:id="1184" w:author="BKL" w:date="2026-10-08T12:09:00Z" w16du:dateUtc="2026-10-08T03:09:00Z">
              <w:r w:rsidRPr="001B673C">
                <w:rPr>
                  <w:rFonts w:ascii="Times New Roman" w:hint="eastAsia"/>
                  <w:kern w:val="0"/>
                  <w:szCs w:val="20"/>
                </w:rPr>
                <w:t>주소</w:t>
              </w:r>
              <w:r w:rsidRPr="001B673C">
                <w:rPr>
                  <w:rFonts w:ascii="Times New Roman" w:hint="eastAsia"/>
                  <w:kern w:val="0"/>
                  <w:szCs w:val="20"/>
                </w:rPr>
                <w:t xml:space="preserve">: </w:t>
              </w:r>
              <w:r w:rsidRPr="001B673C">
                <w:rPr>
                  <w:rFonts w:ascii="Times New Roman" w:hint="eastAsia"/>
                  <w:kern w:val="0"/>
                  <w:szCs w:val="20"/>
                </w:rPr>
                <w:t>서울특별시</w:t>
              </w:r>
              <w:r w:rsidRPr="001B673C">
                <w:rPr>
                  <w:rFonts w:ascii="Times New Roman" w:hint="eastAsia"/>
                  <w:kern w:val="0"/>
                  <w:szCs w:val="20"/>
                </w:rPr>
                <w:t xml:space="preserve"> </w:t>
              </w:r>
              <w:r w:rsidRPr="001B673C">
                <w:rPr>
                  <w:rFonts w:ascii="Times New Roman" w:hint="eastAsia"/>
                  <w:kern w:val="0"/>
                  <w:szCs w:val="20"/>
                </w:rPr>
                <w:t>중구</w:t>
              </w:r>
              <w:r w:rsidRPr="001B673C">
                <w:rPr>
                  <w:rFonts w:ascii="Times New Roman" w:hint="eastAsia"/>
                  <w:kern w:val="0"/>
                  <w:szCs w:val="20"/>
                </w:rPr>
                <w:t xml:space="preserve"> </w:t>
              </w:r>
              <w:r w:rsidRPr="001B673C">
                <w:rPr>
                  <w:rFonts w:ascii="Times New Roman" w:hint="eastAsia"/>
                  <w:kern w:val="0"/>
                  <w:szCs w:val="20"/>
                </w:rPr>
                <w:t>남대문로</w:t>
              </w:r>
              <w:r w:rsidRPr="001B673C">
                <w:rPr>
                  <w:rFonts w:ascii="Times New Roman" w:hint="eastAsia"/>
                  <w:kern w:val="0"/>
                  <w:szCs w:val="20"/>
                </w:rPr>
                <w:t xml:space="preserve"> 113, </w:t>
              </w:r>
              <w:r w:rsidRPr="001B673C">
                <w:rPr>
                  <w:rFonts w:ascii="Times New Roman" w:hint="eastAsia"/>
                  <w:kern w:val="0"/>
                  <w:szCs w:val="20"/>
                </w:rPr>
                <w:t>다동</w:t>
              </w:r>
            </w:ins>
          </w:p>
          <w:p w14:paraId="09098969" w14:textId="77777777" w:rsidR="0001465F" w:rsidRPr="001B673C" w:rsidRDefault="0001465F" w:rsidP="0001465F">
            <w:pPr>
              <w:adjustRightInd w:val="0"/>
              <w:snapToGrid w:val="0"/>
              <w:spacing w:line="400" w:lineRule="exact"/>
              <w:jc w:val="left"/>
              <w:rPr>
                <w:ins w:id="1185" w:author="BKL" w:date="2026-10-08T12:09:00Z" w16du:dateUtc="2026-10-08T03:09:00Z"/>
                <w:rFonts w:ascii="Times New Roman"/>
                <w:kern w:val="0"/>
                <w:szCs w:val="20"/>
              </w:rPr>
            </w:pPr>
            <w:ins w:id="1186" w:author="BKL" w:date="2026-10-08T12:09:00Z" w16du:dateUtc="2026-10-08T03:09:00Z">
              <w:r w:rsidRPr="001B673C">
                <w:rPr>
                  <w:rFonts w:ascii="Times New Roman" w:hint="eastAsia"/>
                  <w:kern w:val="0"/>
                  <w:szCs w:val="20"/>
                </w:rPr>
                <w:t>전화번호</w:t>
              </w:r>
              <w:r w:rsidRPr="001B673C">
                <w:rPr>
                  <w:rFonts w:ascii="Times New Roman" w:hint="eastAsia"/>
                  <w:kern w:val="0"/>
                  <w:szCs w:val="20"/>
                </w:rPr>
                <w:t>: 02-3705-1759 / 010-4440-4730</w:t>
              </w:r>
            </w:ins>
          </w:p>
          <w:p w14:paraId="4DE93CF0" w14:textId="77777777" w:rsidR="0001465F" w:rsidRPr="001B673C" w:rsidRDefault="0001465F" w:rsidP="0001465F">
            <w:pPr>
              <w:adjustRightInd w:val="0"/>
              <w:snapToGrid w:val="0"/>
              <w:spacing w:line="400" w:lineRule="exact"/>
              <w:jc w:val="left"/>
              <w:rPr>
                <w:ins w:id="1187" w:author="BKL" w:date="2026-10-08T12:09:00Z" w16du:dateUtc="2026-10-08T03:09:00Z"/>
                <w:rFonts w:ascii="Times New Roman"/>
                <w:kern w:val="0"/>
                <w:szCs w:val="20"/>
              </w:rPr>
            </w:pPr>
            <w:ins w:id="1188" w:author="BKL" w:date="2026-10-08T12:09:00Z" w16du:dateUtc="2026-10-08T03:09:00Z">
              <w:r w:rsidRPr="001B673C">
                <w:rPr>
                  <w:rFonts w:ascii="Times New Roman" w:hint="eastAsia"/>
                  <w:kern w:val="0"/>
                  <w:szCs w:val="20"/>
                </w:rPr>
                <w:t>팩스번호</w:t>
              </w:r>
              <w:r w:rsidRPr="001B673C">
                <w:rPr>
                  <w:rFonts w:ascii="Times New Roman" w:hint="eastAsia"/>
                  <w:kern w:val="0"/>
                  <w:szCs w:val="20"/>
                </w:rPr>
                <w:t>: 02-3705-1850</w:t>
              </w:r>
            </w:ins>
          </w:p>
          <w:p w14:paraId="07D39B15" w14:textId="77777777" w:rsidR="0001465F" w:rsidRPr="001B673C" w:rsidRDefault="0001465F" w:rsidP="0001465F">
            <w:pPr>
              <w:adjustRightInd w:val="0"/>
              <w:snapToGrid w:val="0"/>
              <w:spacing w:line="400" w:lineRule="exact"/>
              <w:jc w:val="left"/>
              <w:rPr>
                <w:ins w:id="1189" w:author="BKL" w:date="2026-10-08T12:09:00Z" w16du:dateUtc="2026-10-08T03:09:00Z"/>
                <w:rFonts w:ascii="Times New Roman"/>
                <w:kern w:val="0"/>
                <w:szCs w:val="20"/>
              </w:rPr>
            </w:pPr>
            <w:ins w:id="1190" w:author="BKL" w:date="2026-10-08T12:09:00Z" w16du:dateUtc="2026-10-08T03:09:00Z">
              <w:r w:rsidRPr="001B673C">
                <w:rPr>
                  <w:rFonts w:ascii="Times New Roman" w:hint="eastAsia"/>
                  <w:kern w:val="0"/>
                  <w:szCs w:val="20"/>
                </w:rPr>
                <w:t>담당자</w:t>
              </w:r>
              <w:r w:rsidRPr="001B673C">
                <w:rPr>
                  <w:rFonts w:ascii="Times New Roman" w:hint="eastAsia"/>
                  <w:kern w:val="0"/>
                  <w:szCs w:val="20"/>
                </w:rPr>
                <w:t xml:space="preserve">: </w:t>
              </w:r>
              <w:r w:rsidRPr="001B673C">
                <w:rPr>
                  <w:rFonts w:ascii="Times New Roman" w:hint="eastAsia"/>
                  <w:kern w:val="0"/>
                  <w:szCs w:val="20"/>
                </w:rPr>
                <w:t>정성범</w:t>
              </w:r>
              <w:r w:rsidRPr="001B673C">
                <w:rPr>
                  <w:rFonts w:ascii="Times New Roman" w:hint="eastAsia"/>
                  <w:kern w:val="0"/>
                  <w:szCs w:val="20"/>
                </w:rPr>
                <w:t xml:space="preserve"> </w:t>
              </w:r>
              <w:r w:rsidRPr="001B673C">
                <w:rPr>
                  <w:rFonts w:ascii="Times New Roman" w:hint="eastAsia"/>
                  <w:kern w:val="0"/>
                  <w:szCs w:val="20"/>
                </w:rPr>
                <w:t>선임</w:t>
              </w:r>
            </w:ins>
          </w:p>
          <w:p w14:paraId="2CAE8C06" w14:textId="5BF12A93" w:rsidR="0001465F" w:rsidRPr="00AE2BBA" w:rsidRDefault="0001465F" w:rsidP="0001465F">
            <w:pPr>
              <w:adjustRightInd w:val="0"/>
              <w:snapToGrid w:val="0"/>
              <w:spacing w:line="400" w:lineRule="exact"/>
              <w:jc w:val="left"/>
              <w:rPr>
                <w:ins w:id="1191" w:author="BKL" w:date="2026-10-08T12:09:00Z" w16du:dateUtc="2026-10-08T03:09:00Z"/>
                <w:rFonts w:ascii="Times New Roman"/>
                <w:kern w:val="0"/>
                <w:szCs w:val="20"/>
              </w:rPr>
            </w:pPr>
            <w:ins w:id="1192" w:author="BKL" w:date="2026-10-08T12:09:00Z" w16du:dateUtc="2026-10-08T03:09:00Z">
              <w:r w:rsidRPr="001B673C">
                <w:rPr>
                  <w:rFonts w:ascii="Times New Roman" w:hint="eastAsia"/>
                  <w:kern w:val="0"/>
                  <w:szCs w:val="20"/>
                </w:rPr>
                <w:t>전자우편</w:t>
              </w:r>
              <w:r w:rsidRPr="001B673C">
                <w:rPr>
                  <w:rFonts w:ascii="Times New Roman" w:hint="eastAsia"/>
                  <w:kern w:val="0"/>
                  <w:szCs w:val="20"/>
                </w:rPr>
                <w:t>: seongbeom4730j@dbgroup.co.kr</w:t>
              </w:r>
            </w:ins>
          </w:p>
        </w:tc>
      </w:tr>
      <w:bookmarkEnd w:id="1100"/>
    </w:tbl>
    <w:p w14:paraId="6E485C3B" w14:textId="5C560AB7" w:rsidR="00162C27" w:rsidRDefault="00162C27" w:rsidP="00407B05">
      <w:pPr>
        <w:pStyle w:val="s0"/>
        <w:snapToGrid w:val="0"/>
        <w:spacing w:line="400" w:lineRule="exact"/>
        <w:rPr>
          <w:rFonts w:ascii="Times New Roman" w:hAnsi="Times New Roman"/>
          <w:sz w:val="22"/>
          <w:szCs w:val="22"/>
        </w:rPr>
      </w:pPr>
    </w:p>
    <w:p w14:paraId="6BE600AB" w14:textId="77777777" w:rsidR="00162C27" w:rsidRDefault="00162C27">
      <w:pPr>
        <w:widowControl/>
        <w:wordWrap/>
        <w:autoSpaceDE/>
        <w:autoSpaceDN/>
        <w:jc w:val="left"/>
        <w:rPr>
          <w:rFonts w:ascii="Times New Roman"/>
          <w:kern w:val="0"/>
          <w:sz w:val="22"/>
          <w:szCs w:val="22"/>
        </w:rPr>
      </w:pPr>
      <w:r>
        <w:rPr>
          <w:rFonts w:ascii="Times New Roman"/>
          <w:sz w:val="22"/>
          <w:szCs w:val="22"/>
        </w:rPr>
        <w:br w:type="page"/>
      </w:r>
    </w:p>
    <w:p w14:paraId="462C9F6D" w14:textId="4F681A45" w:rsidR="00FE56CC" w:rsidRPr="00413874" w:rsidRDefault="00695BE2" w:rsidP="008B24EF">
      <w:pPr>
        <w:pStyle w:val="1"/>
        <w:keepNext w:val="0"/>
        <w:autoSpaceDE w:val="0"/>
        <w:autoSpaceDN w:val="0"/>
        <w:adjustRightInd w:val="0"/>
        <w:snapToGrid w:val="0"/>
        <w:spacing w:line="400" w:lineRule="exact"/>
        <w:jc w:val="left"/>
        <w:rPr>
          <w:rFonts w:eastAsia="바탕"/>
          <w:bCs/>
          <w:szCs w:val="22"/>
        </w:rPr>
      </w:pPr>
      <w:bookmarkStart w:id="1193" w:name="_Toc191645714"/>
      <w:bookmarkStart w:id="1194" w:name="_Toc240898133"/>
      <w:bookmarkStart w:id="1195" w:name="_Toc242778020"/>
      <w:r w:rsidRPr="00413874">
        <w:rPr>
          <w:rFonts w:eastAsia="바탕"/>
          <w:bCs/>
          <w:szCs w:val="22"/>
        </w:rPr>
        <w:lastRenderedPageBreak/>
        <w:t>별첨</w:t>
      </w:r>
      <w:r w:rsidRPr="00413874">
        <w:rPr>
          <w:rFonts w:eastAsia="바탕"/>
          <w:bCs/>
          <w:szCs w:val="22"/>
        </w:rPr>
        <w:t xml:space="preserve"> </w:t>
      </w:r>
      <w:r w:rsidRPr="00413874">
        <w:rPr>
          <w:rFonts w:eastAsia="바탕"/>
          <w:bCs/>
          <w:szCs w:val="22"/>
        </w:rPr>
        <w:t>가</w:t>
      </w:r>
      <w:bookmarkEnd w:id="1193"/>
      <w:bookmarkEnd w:id="1194"/>
      <w:bookmarkEnd w:id="1195"/>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1196" w:name="_Toc191645715"/>
      <w:bookmarkStart w:id="1197" w:name="_Toc240898134"/>
      <w:bookmarkStart w:id="1198" w:name="_Toc242778021"/>
      <w:r w:rsidRPr="00413874">
        <w:rPr>
          <w:rFonts w:eastAsia="바탕"/>
          <w:bCs/>
          <w:sz w:val="28"/>
          <w:szCs w:val="28"/>
        </w:rPr>
        <w:t>인출요청서</w:t>
      </w:r>
      <w:bookmarkEnd w:id="1196"/>
      <w:bookmarkEnd w:id="1197"/>
      <w:bookmarkEnd w:id="1198"/>
    </w:p>
    <w:p w14:paraId="73CD337D" w14:textId="5B24376C" w:rsidR="0044721A" w:rsidRPr="00413874" w:rsidRDefault="0044721A" w:rsidP="00052412">
      <w:pPr>
        <w:pStyle w:val="1"/>
        <w:keepNext w:val="0"/>
        <w:autoSpaceDE w:val="0"/>
        <w:autoSpaceDN w:val="0"/>
        <w:adjustRightInd w:val="0"/>
        <w:snapToGrid w:val="0"/>
        <w:spacing w:line="400" w:lineRule="exact"/>
        <w:rPr>
          <w:rFonts w:eastAsia="바탕"/>
          <w:bCs/>
          <w:szCs w:val="28"/>
        </w:rPr>
      </w:pP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20___</w:t>
      </w:r>
      <w:r w:rsidR="005D57D0" w:rsidRPr="00413874">
        <w:rPr>
          <w:rFonts w:ascii="Times New Roman"/>
          <w:kern w:val="0"/>
          <w:sz w:val="22"/>
          <w:szCs w:val="22"/>
        </w:rPr>
        <w:t>년</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______________________</w:t>
      </w:r>
      <w:r w:rsidR="00465676" w:rsidRPr="00413874">
        <w:rPr>
          <w:rFonts w:ascii="Times New Roman"/>
          <w:kern w:val="0"/>
          <w:sz w:val="22"/>
          <w:szCs w:val="22"/>
        </w:rPr>
        <w:t xml:space="preserve"> </w:t>
      </w:r>
      <w:r w:rsidR="00FE56CC" w:rsidRPr="00413874">
        <w:rPr>
          <w:rFonts w:ascii="Times New Roman"/>
          <w:kern w:val="0"/>
          <w:sz w:val="22"/>
          <w:szCs w:val="22"/>
        </w:rPr>
        <w:t>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대출약정에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대주로서</w:t>
      </w:r>
      <w:r w:rsidRPr="00413874">
        <w:rPr>
          <w:rFonts w:ascii="Times New Roman"/>
          <w:sz w:val="22"/>
          <w:szCs w:val="22"/>
        </w:rPr>
        <w:t>)</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1335B4A4"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주식회사</w:t>
      </w:r>
      <w:r w:rsidRPr="00413874">
        <w:rPr>
          <w:rFonts w:ascii="Times New Roman"/>
          <w:kern w:val="0"/>
          <w:sz w:val="22"/>
          <w:szCs w:val="22"/>
        </w:rPr>
        <w:t xml:space="preserve"> </w:t>
      </w:r>
      <w:r w:rsidRPr="00413874">
        <w:rPr>
          <w:rFonts w:ascii="Times New Roman"/>
          <w:kern w:val="0"/>
          <w:sz w:val="22"/>
          <w:szCs w:val="22"/>
        </w:rPr>
        <w:t>코람코</w:t>
      </w:r>
      <w:r w:rsidR="00BD266A" w:rsidRPr="00413874">
        <w:rPr>
          <w:rFonts w:ascii="Times New Roman"/>
          <w:kern w:val="0"/>
          <w:sz w:val="22"/>
          <w:szCs w:val="22"/>
        </w:rPr>
        <w:t>라이프</w:t>
      </w:r>
      <w:r w:rsidR="00BE44FD">
        <w:rPr>
          <w:rFonts w:ascii="Times New Roman" w:hint="eastAsia"/>
          <w:kern w:val="0"/>
          <w:sz w:val="22"/>
          <w:szCs w:val="22"/>
        </w:rPr>
        <w:t>로지스</w:t>
      </w:r>
      <w:r w:rsidRPr="00413874">
        <w:rPr>
          <w:rFonts w:ascii="Times New Roman"/>
          <w:kern w:val="0"/>
          <w:sz w:val="22"/>
          <w:szCs w:val="22"/>
        </w:rPr>
        <w:t>위탁관리부동산투자회사</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차주</w:t>
      </w:r>
      <w:r w:rsidRPr="00413874">
        <w:rPr>
          <w:rFonts w:ascii="Times New Roman"/>
          <w:b/>
          <w:kern w:val="0"/>
          <w:sz w:val="22"/>
          <w:szCs w:val="22"/>
        </w:rPr>
        <w:t>”</w:t>
      </w:r>
      <w:r w:rsidR="00FE56CC" w:rsidRPr="00413874">
        <w:rPr>
          <w:rFonts w:ascii="Times New Roman"/>
          <w:kern w:val="0"/>
          <w:sz w:val="22"/>
          <w:szCs w:val="22"/>
        </w:rPr>
        <w:t>)</w:t>
      </w:r>
      <w:r w:rsidR="00465676" w:rsidRPr="00413874">
        <w:rPr>
          <w:rFonts w:ascii="Times New Roman"/>
          <w:kern w:val="0"/>
          <w:sz w:val="22"/>
          <w:szCs w:val="22"/>
        </w:rPr>
        <w:t>는</w:t>
      </w:r>
      <w:r w:rsidR="00FE56CC" w:rsidRPr="00413874">
        <w:rPr>
          <w:rFonts w:ascii="Times New Roman"/>
          <w:kern w:val="0"/>
          <w:sz w:val="22"/>
          <w:szCs w:val="22"/>
        </w:rPr>
        <w:t xml:space="preserve"> </w:t>
      </w:r>
      <w:r w:rsidRPr="00413874">
        <w:rPr>
          <w:rFonts w:ascii="Times New Roman"/>
          <w:kern w:val="0"/>
          <w:sz w:val="22"/>
          <w:szCs w:val="22"/>
        </w:rPr>
        <w:t>202</w:t>
      </w:r>
      <w:r w:rsidR="00BE44FD">
        <w:rPr>
          <w:rFonts w:ascii="Times New Roman" w:hint="eastAsia"/>
          <w:kern w:val="0"/>
          <w:sz w:val="22"/>
          <w:szCs w:val="22"/>
        </w:rPr>
        <w:t>6</w:t>
      </w:r>
      <w:r w:rsidRPr="00413874">
        <w:rPr>
          <w:rFonts w:ascii="Times New Roman"/>
          <w:kern w:val="0"/>
          <w:sz w:val="22"/>
          <w:szCs w:val="22"/>
        </w:rPr>
        <w:t>년</w:t>
      </w:r>
      <w:r w:rsidRPr="00413874">
        <w:rPr>
          <w:rFonts w:ascii="Times New Roman"/>
          <w:kern w:val="0"/>
          <w:sz w:val="22"/>
          <w:szCs w:val="22"/>
        </w:rPr>
        <w:t xml:space="preserve"> </w:t>
      </w:r>
      <w:r w:rsidRPr="00413874">
        <w:rPr>
          <w:rFonts w:ascii="Times New Roman"/>
          <w:kern w:val="0"/>
          <w:sz w:val="22"/>
          <w:szCs w:val="22"/>
        </w:rPr>
        <w:t>월</w:t>
      </w:r>
      <w:r w:rsidRPr="00413874">
        <w:rPr>
          <w:rFonts w:ascii="Times New Roman"/>
          <w:kern w:val="0"/>
          <w:sz w:val="22"/>
          <w:szCs w:val="22"/>
        </w:rPr>
        <w:t xml:space="preserve"> </w:t>
      </w:r>
      <w:r w:rsidR="00BE44FD">
        <w:rPr>
          <w:rFonts w:ascii="Times New Roman" w:hint="eastAsia"/>
          <w:kern w:val="0"/>
          <w:sz w:val="22"/>
          <w:szCs w:val="22"/>
        </w:rPr>
        <w:t xml:space="preserve"> </w:t>
      </w:r>
      <w:r w:rsidR="0018179E" w:rsidRPr="00413874">
        <w:rPr>
          <w:rFonts w:ascii="Times New Roman"/>
          <w:kern w:val="0"/>
          <w:sz w:val="22"/>
          <w:szCs w:val="22"/>
        </w:rPr>
        <w:t>일</w:t>
      </w:r>
      <w:r w:rsidRPr="00413874">
        <w:rPr>
          <w:rFonts w:ascii="Times New Roman"/>
          <w:kern w:val="0"/>
          <w:sz w:val="22"/>
          <w:szCs w:val="22"/>
        </w:rPr>
        <w:t>자</w:t>
      </w:r>
      <w:r w:rsidR="00FE56CC" w:rsidRPr="00413874">
        <w:rPr>
          <w:rFonts w:ascii="Times New Roman"/>
          <w:kern w:val="0"/>
          <w:sz w:val="22"/>
          <w:szCs w:val="22"/>
        </w:rPr>
        <w:t xml:space="preserve"> </w:t>
      </w:r>
      <w:r w:rsidR="002A6D61" w:rsidRPr="00413874">
        <w:rPr>
          <w:rFonts w:ascii="Times New Roman"/>
          <w:kern w:val="0"/>
          <w:sz w:val="22"/>
          <w:szCs w:val="22"/>
        </w:rPr>
        <w:t>금</w:t>
      </w:r>
      <w:r w:rsidR="002A6D61" w:rsidRPr="00413874">
        <w:rPr>
          <w:rFonts w:ascii="Times New Roman"/>
          <w:kern w:val="0"/>
          <w:sz w:val="22"/>
          <w:szCs w:val="22"/>
        </w:rPr>
        <w:t xml:space="preserve"> </w:t>
      </w:r>
      <w:r w:rsidR="00BE44FD">
        <w:rPr>
          <w:rFonts w:ascii="Times New Roman" w:hint="eastAsia"/>
          <w:kern w:val="0"/>
          <w:sz w:val="22"/>
          <w:szCs w:val="22"/>
        </w:rPr>
        <w:t>일천구백팔</w:t>
      </w:r>
      <w:r w:rsidR="0002761E" w:rsidRPr="00413874">
        <w:rPr>
          <w:rFonts w:ascii="Times New Roman"/>
          <w:kern w:val="0"/>
          <w:sz w:val="22"/>
          <w:szCs w:val="22"/>
        </w:rPr>
        <w:t>십억원</w:t>
      </w:r>
      <w:r w:rsidR="002A6D61" w:rsidRPr="00413874">
        <w:rPr>
          <w:rFonts w:ascii="Times New Roman"/>
          <w:kern w:val="0"/>
          <w:sz w:val="22"/>
          <w:szCs w:val="22"/>
        </w:rPr>
        <w:t>(</w:t>
      </w:r>
      <w:r w:rsidR="00CB4512" w:rsidRPr="00413874">
        <w:rPr>
          <w:rFonts w:ascii="Times New Roman"/>
          <w:kern w:val="0"/>
          <w:sz w:val="22"/>
          <w:szCs w:val="22"/>
        </w:rPr>
        <w:t>￦</w:t>
      </w:r>
      <w:r w:rsidR="00BE44FD">
        <w:rPr>
          <w:rFonts w:ascii="Times New Roman" w:hint="eastAsia"/>
          <w:kern w:val="0"/>
          <w:sz w:val="22"/>
          <w:szCs w:val="22"/>
        </w:rPr>
        <w:t>198</w:t>
      </w:r>
      <w:r w:rsidR="002A6D61" w:rsidRPr="00413874">
        <w:rPr>
          <w:rFonts w:ascii="Times New Roman"/>
          <w:kern w:val="0"/>
          <w:sz w:val="22"/>
          <w:szCs w:val="22"/>
        </w:rPr>
        <w:t>,000,000,000)</w:t>
      </w:r>
      <w:r w:rsidR="007F3F16"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대출약정서</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대출약정서</w:t>
      </w:r>
      <w:r w:rsidRPr="00413874">
        <w:rPr>
          <w:rFonts w:ascii="Times New Roman"/>
          <w:b/>
          <w:kern w:val="0"/>
          <w:sz w:val="22"/>
          <w:szCs w:val="22"/>
        </w:rPr>
        <w:t>”</w:t>
      </w:r>
      <w:r w:rsidR="00FE56CC" w:rsidRPr="00413874">
        <w:rPr>
          <w:rFonts w:ascii="Times New Roman"/>
          <w:kern w:val="0"/>
          <w:sz w:val="22"/>
          <w:szCs w:val="22"/>
        </w:rPr>
        <w:t xml:space="preserve">) </w:t>
      </w:r>
      <w:r w:rsidR="00FE56CC" w:rsidRPr="00413874">
        <w:rPr>
          <w:rFonts w:ascii="Times New Roman"/>
          <w:kern w:val="0"/>
          <w:sz w:val="22"/>
          <w:szCs w:val="22"/>
        </w:rPr>
        <w:t>제</w:t>
      </w:r>
      <w:r w:rsidR="00FE56CC" w:rsidRPr="00413874">
        <w:rPr>
          <w:rFonts w:ascii="Times New Roman"/>
          <w:kern w:val="0"/>
          <w:sz w:val="22"/>
          <w:szCs w:val="22"/>
        </w:rPr>
        <w:t>4</w:t>
      </w:r>
      <w:r w:rsidR="00FE56CC" w:rsidRPr="00413874">
        <w:rPr>
          <w:rFonts w:ascii="Times New Roman"/>
          <w:kern w:val="0"/>
          <w:sz w:val="22"/>
          <w:szCs w:val="22"/>
        </w:rPr>
        <w:t>조</w:t>
      </w:r>
      <w:r w:rsidR="00B34CE5" w:rsidRPr="00413874">
        <w:rPr>
          <w:rFonts w:ascii="Times New Roman"/>
          <w:kern w:val="0"/>
          <w:sz w:val="22"/>
          <w:szCs w:val="22"/>
        </w:rPr>
        <w:t xml:space="preserve"> </w:t>
      </w:r>
      <w:r w:rsidR="00B34CE5" w:rsidRPr="00413874">
        <w:rPr>
          <w:rFonts w:ascii="Times New Roman"/>
          <w:kern w:val="0"/>
          <w:sz w:val="22"/>
          <w:szCs w:val="22"/>
        </w:rPr>
        <w:t>제</w:t>
      </w:r>
      <w:r w:rsidR="00B34CE5" w:rsidRPr="00413874">
        <w:rPr>
          <w:rFonts w:ascii="Times New Roman"/>
          <w:kern w:val="0"/>
          <w:sz w:val="22"/>
          <w:szCs w:val="22"/>
        </w:rPr>
        <w:t>1</w:t>
      </w:r>
      <w:r w:rsidR="00B34CE5" w:rsidRPr="00413874">
        <w:rPr>
          <w:rFonts w:ascii="Times New Roman"/>
          <w:kern w:val="0"/>
          <w:sz w:val="22"/>
          <w:szCs w:val="22"/>
        </w:rPr>
        <w:t>항</w:t>
      </w:r>
      <w:r w:rsidR="00FE56CC" w:rsidRPr="00413874">
        <w:rPr>
          <w:rFonts w:ascii="Times New Roman"/>
          <w:kern w:val="0"/>
          <w:sz w:val="22"/>
          <w:szCs w:val="22"/>
        </w:rPr>
        <w:t>에서</w:t>
      </w:r>
      <w:r w:rsidR="00FE56CC" w:rsidRPr="00413874">
        <w:rPr>
          <w:rFonts w:ascii="Times New Roman"/>
          <w:kern w:val="0"/>
          <w:sz w:val="22"/>
          <w:szCs w:val="22"/>
        </w:rPr>
        <w:t xml:space="preserve"> </w:t>
      </w:r>
      <w:r w:rsidR="00FE56CC" w:rsidRPr="00413874">
        <w:rPr>
          <w:rFonts w:ascii="Times New Roman"/>
          <w:kern w:val="0"/>
          <w:sz w:val="22"/>
          <w:szCs w:val="22"/>
        </w:rPr>
        <w:t>정하는</w:t>
      </w:r>
      <w:r w:rsidR="00FE56CC" w:rsidRPr="00413874">
        <w:rPr>
          <w:rFonts w:ascii="Times New Roman"/>
          <w:kern w:val="0"/>
          <w:sz w:val="22"/>
          <w:szCs w:val="22"/>
        </w:rPr>
        <w:t xml:space="preserve"> </w:t>
      </w:r>
      <w:r w:rsidR="00FE56CC" w:rsidRPr="00413874">
        <w:rPr>
          <w:rFonts w:ascii="Times New Roman"/>
          <w:kern w:val="0"/>
          <w:sz w:val="22"/>
          <w:szCs w:val="22"/>
        </w:rPr>
        <w:t>바에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7F3F16" w:rsidRPr="00413874">
        <w:rPr>
          <w:rFonts w:ascii="Times New Roman"/>
          <w:kern w:val="0"/>
          <w:sz w:val="22"/>
          <w:szCs w:val="22"/>
        </w:rPr>
        <w:t xml:space="preserve"> </w:t>
      </w:r>
      <w:r w:rsidR="00A039E9" w:rsidRPr="00413874">
        <w:rPr>
          <w:rFonts w:ascii="Times New Roman"/>
          <w:snapToGrid w:val="0"/>
          <w:kern w:val="0"/>
          <w:sz w:val="22"/>
          <w:szCs w:val="22"/>
        </w:rPr>
        <w:t>인출</w:t>
      </w:r>
      <w:r w:rsidR="00BC2003" w:rsidRPr="00413874">
        <w:rPr>
          <w:rFonts w:ascii="Times New Roman"/>
          <w:snapToGrid w:val="0"/>
          <w:kern w:val="0"/>
          <w:sz w:val="22"/>
          <w:szCs w:val="22"/>
        </w:rPr>
        <w:t xml:space="preserve"> </w:t>
      </w:r>
      <w:r w:rsidR="00A039E9" w:rsidRPr="00413874">
        <w:rPr>
          <w:rFonts w:ascii="Times New Roman"/>
          <w:snapToGrid w:val="0"/>
          <w:kern w:val="0"/>
          <w:sz w:val="22"/>
          <w:szCs w:val="22"/>
        </w:rPr>
        <w:t>의사를</w:t>
      </w:r>
      <w:r w:rsidR="00A039E9" w:rsidRPr="00413874">
        <w:rPr>
          <w:rFonts w:ascii="Times New Roman"/>
          <w:snapToGrid w:val="0"/>
          <w:kern w:val="0"/>
          <w:sz w:val="22"/>
          <w:szCs w:val="22"/>
        </w:rPr>
        <w:t xml:space="preserve"> </w:t>
      </w:r>
      <w:r w:rsidR="00A039E9" w:rsidRPr="00413874">
        <w:rPr>
          <w:rFonts w:ascii="Times New Roman"/>
          <w:snapToGrid w:val="0"/>
          <w:kern w:val="0"/>
          <w:sz w:val="22"/>
          <w:szCs w:val="22"/>
        </w:rPr>
        <w:t>통지하며</w:t>
      </w:r>
      <w:r w:rsidR="00BC2003" w:rsidRPr="00413874">
        <w:rPr>
          <w:rFonts w:ascii="Times New Roman"/>
          <w:snapToGrid w:val="0"/>
          <w:kern w:val="0"/>
          <w:sz w:val="22"/>
          <w:szCs w:val="22"/>
        </w:rPr>
        <w:t xml:space="preserve">, </w:t>
      </w:r>
      <w:r w:rsidR="00BC2003" w:rsidRPr="00413874">
        <w:rPr>
          <w:rFonts w:ascii="Times New Roman"/>
          <w:kern w:val="0"/>
          <w:sz w:val="22"/>
          <w:szCs w:val="22"/>
        </w:rPr>
        <w:t>______</w:t>
      </w:r>
      <w:r w:rsidR="00FE56CC" w:rsidRPr="00413874">
        <w:rPr>
          <w:rFonts w:ascii="Times New Roman"/>
          <w:kern w:val="0"/>
          <w:sz w:val="22"/>
          <w:szCs w:val="22"/>
        </w:rPr>
        <w:t>년</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일</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w:t>
      </w:r>
      <w:r w:rsidR="00FE56CC" w:rsidRPr="00413874">
        <w:rPr>
          <w:rFonts w:ascii="Times New Roman"/>
          <w:kern w:val="0"/>
          <w:sz w:val="22"/>
          <w:szCs w:val="22"/>
        </w:rPr>
        <w:t>에</w:t>
      </w:r>
      <w:r w:rsidR="00FE56CC" w:rsidRPr="00413874">
        <w:rPr>
          <w:rFonts w:ascii="Times New Roman"/>
          <w:kern w:val="0"/>
          <w:sz w:val="22"/>
          <w:szCs w:val="22"/>
        </w:rPr>
        <w:t xml:space="preserve"> </w:t>
      </w:r>
      <w:r w:rsidR="003C6D53">
        <w:rPr>
          <w:rFonts w:ascii="Times New Roman" w:hint="eastAsia"/>
          <w:kern w:val="0"/>
          <w:sz w:val="22"/>
          <w:szCs w:val="22"/>
        </w:rPr>
        <w:t>아래의</w:t>
      </w:r>
      <w:r w:rsidR="003C6D53">
        <w:rPr>
          <w:rFonts w:ascii="Times New Roman" w:hint="eastAsia"/>
          <w:kern w:val="0"/>
          <w:sz w:val="22"/>
          <w:szCs w:val="22"/>
        </w:rPr>
        <w:t xml:space="preserve"> </w:t>
      </w:r>
      <w:r w:rsidR="003C6D53">
        <w:rPr>
          <w:rFonts w:ascii="Times New Roman" w:hint="eastAsia"/>
          <w:kern w:val="0"/>
          <w:sz w:val="22"/>
          <w:szCs w:val="22"/>
        </w:rPr>
        <w:t>금액을</w:t>
      </w:r>
      <w:r w:rsidR="003C6D53">
        <w:rPr>
          <w:rFonts w:ascii="Times New Roman" w:hint="eastAsia"/>
          <w:kern w:val="0"/>
          <w:sz w:val="22"/>
          <w:szCs w:val="22"/>
        </w:rPr>
        <w:t xml:space="preserve"> </w:t>
      </w:r>
      <w:r w:rsidR="00FE56CC" w:rsidRPr="00413874">
        <w:rPr>
          <w:rFonts w:ascii="Times New Roman"/>
          <w:kern w:val="0"/>
          <w:sz w:val="22"/>
          <w:szCs w:val="22"/>
        </w:rPr>
        <w:t>인출하고자</w:t>
      </w:r>
      <w:r w:rsidR="00FE56CC" w:rsidRPr="00413874">
        <w:rPr>
          <w:rFonts w:ascii="Times New Roman"/>
          <w:kern w:val="0"/>
          <w:sz w:val="22"/>
          <w:szCs w:val="22"/>
        </w:rPr>
        <w:t xml:space="preserve"> </w:t>
      </w:r>
      <w:r w:rsidR="00FE56CC" w:rsidRPr="00413874">
        <w:rPr>
          <w:rFonts w:ascii="Times New Roman"/>
          <w:kern w:val="0"/>
          <w:sz w:val="22"/>
          <w:szCs w:val="22"/>
        </w:rPr>
        <w:t>합니다</w:t>
      </w:r>
      <w:r w:rsidR="00FE56CC" w:rsidRPr="00413874">
        <w:rPr>
          <w:rFonts w:ascii="Times New Roman"/>
          <w:kern w:val="0"/>
          <w:sz w:val="22"/>
          <w:szCs w:val="22"/>
        </w:rPr>
        <w:t xml:space="preserve">. </w:t>
      </w:r>
      <w:r w:rsidR="00FE56CC" w:rsidRPr="00413874">
        <w:rPr>
          <w:rFonts w:ascii="Times New Roman"/>
          <w:kern w:val="0"/>
          <w:sz w:val="22"/>
          <w:szCs w:val="22"/>
        </w:rPr>
        <w:t>차주에게</w:t>
      </w:r>
      <w:r w:rsidR="00FE56CC" w:rsidRPr="00413874">
        <w:rPr>
          <w:rFonts w:ascii="Times New Roman"/>
          <w:kern w:val="0"/>
          <w:sz w:val="22"/>
          <w:szCs w:val="22"/>
        </w:rPr>
        <w:t xml:space="preserve"> </w:t>
      </w:r>
      <w:r w:rsidR="00FE56CC" w:rsidRPr="00413874">
        <w:rPr>
          <w:rFonts w:ascii="Times New Roman"/>
          <w:kern w:val="0"/>
          <w:sz w:val="22"/>
          <w:szCs w:val="22"/>
        </w:rPr>
        <w:t>인출되는</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대출금은</w:t>
      </w:r>
      <w:r w:rsidR="00FE56CC" w:rsidRPr="00413874">
        <w:rPr>
          <w:rFonts w:ascii="Times New Roman"/>
          <w:kern w:val="0"/>
          <w:sz w:val="22"/>
          <w:szCs w:val="22"/>
        </w:rPr>
        <w:t xml:space="preserve"> </w:t>
      </w:r>
      <w:r w:rsidR="00FE56CC" w:rsidRPr="00413874">
        <w:rPr>
          <w:rFonts w:ascii="Times New Roman"/>
          <w:kern w:val="0"/>
          <w:sz w:val="22"/>
          <w:szCs w:val="22"/>
        </w:rPr>
        <w:t>차주</w:t>
      </w:r>
      <w:r w:rsidR="00FE56CC" w:rsidRPr="00413874">
        <w:rPr>
          <w:rFonts w:ascii="Times New Roman"/>
          <w:kern w:val="0"/>
          <w:sz w:val="22"/>
          <w:szCs w:val="22"/>
        </w:rPr>
        <w:t xml:space="preserve"> </w:t>
      </w:r>
      <w:r w:rsidR="00FE56CC" w:rsidRPr="00413874">
        <w:rPr>
          <w:rFonts w:ascii="Times New Roman"/>
          <w:kern w:val="0"/>
          <w:sz w:val="22"/>
          <w:szCs w:val="22"/>
        </w:rPr>
        <w:t>명의로</w:t>
      </w:r>
      <w:r w:rsidR="00FE56CC" w:rsidRPr="00413874">
        <w:rPr>
          <w:rFonts w:ascii="Times New Roman"/>
          <w:kern w:val="0"/>
          <w:sz w:val="22"/>
          <w:szCs w:val="22"/>
        </w:rPr>
        <w:t xml:space="preserve"> </w:t>
      </w:r>
      <w:r w:rsidR="00FE56CC" w:rsidRPr="00413874">
        <w:rPr>
          <w:rFonts w:ascii="Times New Roman"/>
          <w:kern w:val="0"/>
          <w:sz w:val="22"/>
          <w:szCs w:val="22"/>
        </w:rPr>
        <w:t>개설되어</w:t>
      </w:r>
      <w:r w:rsidR="00FE56CC" w:rsidRPr="00413874">
        <w:rPr>
          <w:rFonts w:ascii="Times New Roman"/>
          <w:kern w:val="0"/>
          <w:sz w:val="22"/>
          <w:szCs w:val="22"/>
        </w:rPr>
        <w:t xml:space="preserve"> </w:t>
      </w:r>
      <w:r w:rsidR="00FE56CC" w:rsidRPr="00413874">
        <w:rPr>
          <w:rFonts w:ascii="Times New Roman"/>
          <w:kern w:val="0"/>
          <w:sz w:val="22"/>
          <w:szCs w:val="22"/>
        </w:rPr>
        <w:t>있는</w:t>
      </w:r>
      <w:r w:rsidR="000B0752" w:rsidRPr="00413874">
        <w:rPr>
          <w:rFonts w:ascii="Times New Roman"/>
          <w:kern w:val="0"/>
          <w:sz w:val="22"/>
          <w:szCs w:val="22"/>
        </w:rPr>
        <w:t xml:space="preserve"> </w:t>
      </w:r>
      <w:r w:rsidR="00BD266A" w:rsidRPr="00413874">
        <w:rPr>
          <w:rFonts w:ascii="Times New Roman"/>
          <w:kern w:val="0"/>
          <w:sz w:val="22"/>
          <w:szCs w:val="22"/>
        </w:rPr>
        <w:t>대출금입금계좌</w:t>
      </w:r>
      <w:r w:rsidR="00FE56CC" w:rsidRPr="00413874">
        <w:rPr>
          <w:rFonts w:ascii="Times New Roman"/>
          <w:kern w:val="0"/>
          <w:sz w:val="22"/>
          <w:szCs w:val="22"/>
        </w:rPr>
        <w:t>(</w:t>
      </w:r>
      <w:r w:rsidR="00FE56CC" w:rsidRPr="00413874">
        <w:rPr>
          <w:rFonts w:ascii="Times New Roman"/>
          <w:kern w:val="0"/>
          <w:sz w:val="22"/>
          <w:szCs w:val="22"/>
        </w:rPr>
        <w:t>계좌번호</w:t>
      </w:r>
      <w:r w:rsidR="00BD266A" w:rsidRPr="00413874">
        <w:rPr>
          <w:rFonts w:ascii="Times New Roman"/>
          <w:kern w:val="0"/>
          <w:sz w:val="22"/>
          <w:szCs w:val="22"/>
        </w:rPr>
        <w:t>:</w:t>
      </w:r>
      <w:r w:rsidR="003C6D53">
        <w:rPr>
          <w:rFonts w:ascii="Times New Roman" w:hint="eastAsia"/>
          <w:kern w:val="0"/>
          <w:sz w:val="22"/>
          <w:szCs w:val="22"/>
        </w:rPr>
        <w:t>[*]</w:t>
      </w:r>
      <w:r w:rsidR="00BD266A" w:rsidRPr="00413874">
        <w:rPr>
          <w:rFonts w:ascii="Times New Roman"/>
          <w:kern w:val="0"/>
          <w:sz w:val="22"/>
          <w:szCs w:val="22"/>
        </w:rPr>
        <w:t xml:space="preserve">, </w:t>
      </w:r>
      <w:r w:rsidR="00BD266A" w:rsidRPr="00413874">
        <w:rPr>
          <w:rFonts w:ascii="Times New Roman"/>
          <w:kern w:val="0"/>
          <w:sz w:val="22"/>
          <w:szCs w:val="22"/>
        </w:rPr>
        <w:t>계좌개설기관</w:t>
      </w:r>
      <w:r w:rsidR="00BD266A" w:rsidRPr="00413874">
        <w:rPr>
          <w:rFonts w:ascii="Times New Roman"/>
          <w:kern w:val="0"/>
          <w:sz w:val="22"/>
          <w:szCs w:val="22"/>
        </w:rPr>
        <w:t>:</w:t>
      </w:r>
      <w:r w:rsidR="00E2607A">
        <w:rPr>
          <w:rFonts w:ascii="Times New Roman" w:hint="eastAsia"/>
          <w:kern w:val="0"/>
          <w:sz w:val="22"/>
          <w:szCs w:val="22"/>
        </w:rPr>
        <w:t xml:space="preserve"> </w:t>
      </w:r>
      <w:r w:rsidR="003C6D53">
        <w:rPr>
          <w:rFonts w:ascii="Times New Roman" w:hint="eastAsia"/>
          <w:kern w:val="0"/>
          <w:sz w:val="22"/>
          <w:szCs w:val="22"/>
        </w:rPr>
        <w:t>[*]</w:t>
      </w:r>
      <w:r w:rsidR="008C5F41">
        <w:rPr>
          <w:rFonts w:ascii="Times New Roman" w:hint="eastAsia"/>
          <w:kern w:val="0"/>
          <w:sz w:val="22"/>
          <w:szCs w:val="22"/>
        </w:rPr>
        <w:t>은행</w:t>
      </w:r>
      <w:r w:rsidR="00FE56CC" w:rsidRPr="00413874">
        <w:rPr>
          <w:rFonts w:ascii="Times New Roman"/>
          <w:kern w:val="0"/>
          <w:sz w:val="22"/>
          <w:szCs w:val="22"/>
        </w:rPr>
        <w:t>)</w:t>
      </w:r>
      <w:r w:rsidR="00FE56CC" w:rsidRPr="00413874">
        <w:rPr>
          <w:rFonts w:ascii="Times New Roman"/>
          <w:kern w:val="0"/>
          <w:sz w:val="22"/>
          <w:szCs w:val="22"/>
        </w:rPr>
        <w:t>로</w:t>
      </w:r>
      <w:r w:rsidR="00FE56CC" w:rsidRPr="00413874">
        <w:rPr>
          <w:rFonts w:ascii="Times New Roman"/>
          <w:kern w:val="0"/>
          <w:sz w:val="22"/>
          <w:szCs w:val="22"/>
        </w:rPr>
        <w:t xml:space="preserve"> </w:t>
      </w:r>
      <w:r w:rsidR="00FE56CC" w:rsidRPr="00413874">
        <w:rPr>
          <w:rFonts w:ascii="Times New Roman"/>
          <w:kern w:val="0"/>
          <w:sz w:val="22"/>
          <w:szCs w:val="22"/>
        </w:rPr>
        <w:t>이체</w:t>
      </w:r>
      <w:r w:rsidR="00FE56CC" w:rsidRPr="00413874">
        <w:rPr>
          <w:rFonts w:ascii="Times New Roman"/>
          <w:kern w:val="0"/>
          <w:sz w:val="22"/>
          <w:szCs w:val="22"/>
        </w:rPr>
        <w:t xml:space="preserve">, </w:t>
      </w:r>
      <w:r w:rsidR="00FE56CC" w:rsidRPr="00413874">
        <w:rPr>
          <w:rFonts w:ascii="Times New Roman"/>
          <w:kern w:val="0"/>
          <w:sz w:val="22"/>
          <w:szCs w:val="22"/>
        </w:rPr>
        <w:t>송금하여</w:t>
      </w:r>
      <w:r w:rsidR="00FE56CC" w:rsidRPr="00413874">
        <w:rPr>
          <w:rFonts w:ascii="Times New Roman"/>
          <w:kern w:val="0"/>
          <w:sz w:val="22"/>
          <w:szCs w:val="22"/>
        </w:rPr>
        <w:t xml:space="preserve"> </w:t>
      </w:r>
      <w:r w:rsidR="00FE56CC" w:rsidRPr="00413874">
        <w:rPr>
          <w:rFonts w:ascii="Times New Roman"/>
          <w:kern w:val="0"/>
          <w:sz w:val="22"/>
          <w:szCs w:val="22"/>
        </w:rPr>
        <w:t>주시기</w:t>
      </w:r>
      <w:r w:rsidR="00FE56CC" w:rsidRPr="00413874">
        <w:rPr>
          <w:rFonts w:ascii="Times New Roman"/>
          <w:kern w:val="0"/>
          <w:sz w:val="22"/>
          <w:szCs w:val="22"/>
        </w:rPr>
        <w:t xml:space="preserve"> </w:t>
      </w:r>
      <w:r w:rsidR="00FE56CC" w:rsidRPr="00413874">
        <w:rPr>
          <w:rFonts w:ascii="Times New Roman"/>
          <w:kern w:val="0"/>
          <w:sz w:val="22"/>
          <w:szCs w:val="22"/>
        </w:rPr>
        <w:t>바랍니다</w:t>
      </w:r>
      <w:r w:rsidR="00FE56CC" w:rsidRPr="00413874">
        <w:rPr>
          <w:rFonts w:ascii="Times New Roman"/>
          <w:kern w:val="0"/>
          <w:sz w:val="22"/>
          <w:szCs w:val="22"/>
        </w:rPr>
        <w:t>.</w:t>
      </w:r>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D74D2E">
        <w:trPr>
          <w:trHeight w:val="113"/>
          <w:jc w:val="center"/>
        </w:trPr>
        <w:tc>
          <w:tcPr>
            <w:tcW w:w="3816" w:type="dxa"/>
            <w:tcBorders>
              <w:bottom w:val="double" w:sz="4" w:space="0" w:color="auto"/>
            </w:tcBorders>
            <w:shd w:val="clear" w:color="auto" w:fill="D9D9D9" w:themeFill="background1" w:themeFillShade="D9"/>
            <w:vAlign w:val="center"/>
          </w:tcPr>
          <w:p w14:paraId="6248059D"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대주</w:t>
            </w:r>
          </w:p>
        </w:tc>
        <w:tc>
          <w:tcPr>
            <w:tcW w:w="3758" w:type="dxa"/>
            <w:tcBorders>
              <w:bottom w:val="double" w:sz="4" w:space="0" w:color="auto"/>
            </w:tcBorders>
            <w:shd w:val="clear" w:color="auto" w:fill="D9D9D9" w:themeFill="background1" w:themeFillShade="D9"/>
            <w:vAlign w:val="center"/>
          </w:tcPr>
          <w:p w14:paraId="000C564B"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대출금</w:t>
            </w:r>
          </w:p>
        </w:tc>
      </w:tr>
      <w:tr w:rsidR="003C6D53" w:rsidRPr="00A735CC" w14:paraId="55C10C3D" w14:textId="77777777" w:rsidTr="00D74D2E">
        <w:trPr>
          <w:trHeight w:val="170"/>
          <w:jc w:val="center"/>
        </w:trPr>
        <w:tc>
          <w:tcPr>
            <w:tcW w:w="3816" w:type="dxa"/>
            <w:tcBorders>
              <w:top w:val="double" w:sz="4" w:space="0" w:color="auto"/>
            </w:tcBorders>
            <w:vAlign w:val="center"/>
          </w:tcPr>
          <w:p w14:paraId="50071C9D" w14:textId="4AAA6C49" w:rsidR="003C6D53" w:rsidRPr="00A735CC" w:rsidRDefault="003C6D53" w:rsidP="00D74D2E">
            <w:pPr>
              <w:tabs>
                <w:tab w:val="left" w:pos="400"/>
              </w:tabs>
              <w:adjustRightInd w:val="0"/>
              <w:snapToGrid w:val="0"/>
              <w:spacing w:line="400" w:lineRule="exact"/>
              <w:jc w:val="center"/>
              <w:rPr>
                <w:rFonts w:ascii="Times New Roman"/>
                <w:sz w:val="22"/>
                <w:szCs w:val="22"/>
              </w:rPr>
            </w:pPr>
          </w:p>
        </w:tc>
        <w:tc>
          <w:tcPr>
            <w:tcW w:w="3758" w:type="dxa"/>
            <w:tcBorders>
              <w:top w:val="double" w:sz="4" w:space="0" w:color="auto"/>
            </w:tcBorders>
            <w:vAlign w:val="center"/>
          </w:tcPr>
          <w:p w14:paraId="3BE1853B" w14:textId="5DEAE202"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2B10A1F0" w14:textId="77777777" w:rsidTr="00D74D2E">
        <w:trPr>
          <w:trHeight w:val="170"/>
          <w:jc w:val="center"/>
        </w:trPr>
        <w:tc>
          <w:tcPr>
            <w:tcW w:w="3816" w:type="dxa"/>
            <w:vAlign w:val="center"/>
          </w:tcPr>
          <w:p w14:paraId="69FF57E6" w14:textId="435DC711"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03DC074C" w14:textId="63FD3E13"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5AAF5A0" w14:textId="77777777" w:rsidTr="00D74D2E">
        <w:trPr>
          <w:trHeight w:val="170"/>
          <w:jc w:val="center"/>
        </w:trPr>
        <w:tc>
          <w:tcPr>
            <w:tcW w:w="3816" w:type="dxa"/>
            <w:vAlign w:val="center"/>
          </w:tcPr>
          <w:p w14:paraId="382137EC" w14:textId="1AE62FB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D6B3A5D" w14:textId="60EDBA85"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07F60FDF" w14:textId="77777777" w:rsidTr="00D74D2E">
        <w:trPr>
          <w:trHeight w:val="170"/>
          <w:jc w:val="center"/>
        </w:trPr>
        <w:tc>
          <w:tcPr>
            <w:tcW w:w="3816" w:type="dxa"/>
            <w:vAlign w:val="center"/>
          </w:tcPr>
          <w:p w14:paraId="4A9DCE12" w14:textId="2CB4E307"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22F7654D" w14:textId="5D1CF068"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C017648" w14:textId="77777777" w:rsidTr="00D74D2E">
        <w:trPr>
          <w:trHeight w:val="170"/>
          <w:jc w:val="center"/>
        </w:trPr>
        <w:tc>
          <w:tcPr>
            <w:tcW w:w="3816" w:type="dxa"/>
            <w:vAlign w:val="center"/>
          </w:tcPr>
          <w:p w14:paraId="05CB89C6" w14:textId="56F8DBA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C712766" w14:textId="3D0FD01E"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15075A4C" w14:textId="77777777" w:rsidTr="00D74D2E">
        <w:trPr>
          <w:trHeight w:val="170"/>
          <w:jc w:val="center"/>
        </w:trPr>
        <w:tc>
          <w:tcPr>
            <w:tcW w:w="3816" w:type="dxa"/>
            <w:vAlign w:val="center"/>
          </w:tcPr>
          <w:p w14:paraId="6F23764E" w14:textId="77777777" w:rsidR="003C6D53" w:rsidRPr="00A735CC" w:rsidRDefault="003C6D53" w:rsidP="00D74D2E">
            <w:pPr>
              <w:pStyle w:val="a1"/>
              <w:autoSpaceDE w:val="0"/>
              <w:autoSpaceDN w:val="0"/>
              <w:adjustRightInd w:val="0"/>
              <w:snapToGrid w:val="0"/>
              <w:spacing w:line="400" w:lineRule="exact"/>
              <w:ind w:left="0"/>
              <w:jc w:val="center"/>
            </w:pPr>
            <w:r>
              <w:rPr>
                <w:rFonts w:hint="eastAsia"/>
              </w:rPr>
              <w:t>총</w:t>
            </w:r>
            <w:r>
              <w:rPr>
                <w:rFonts w:hint="eastAsia"/>
              </w:rPr>
              <w:t xml:space="preserve"> </w:t>
            </w:r>
            <w:r>
              <w:rPr>
                <w:rFonts w:hint="eastAsia"/>
              </w:rPr>
              <w:t>계</w:t>
            </w:r>
          </w:p>
        </w:tc>
        <w:tc>
          <w:tcPr>
            <w:tcW w:w="3758" w:type="dxa"/>
            <w:vAlign w:val="center"/>
          </w:tcPr>
          <w:p w14:paraId="3E7E797C" w14:textId="1CB8C8A7" w:rsidR="003C6D53" w:rsidRPr="00A735CC" w:rsidRDefault="003C6D53" w:rsidP="00D74D2E">
            <w:pPr>
              <w:pStyle w:val="a1"/>
              <w:autoSpaceDE w:val="0"/>
              <w:autoSpaceDN w:val="0"/>
              <w:adjustRightInd w:val="0"/>
              <w:snapToGrid w:val="0"/>
              <w:spacing w:line="400" w:lineRule="exact"/>
              <w:ind w:left="0"/>
              <w:jc w:val="center"/>
            </w:pPr>
          </w:p>
        </w:tc>
      </w:tr>
    </w:tbl>
    <w:p w14:paraId="7E097875" w14:textId="77777777" w:rsidR="00FE56CC" w:rsidRPr="00413874" w:rsidRDefault="00FE56CC" w:rsidP="00A75A98">
      <w:pPr>
        <w:tabs>
          <w:tab w:val="left" w:pos="400"/>
        </w:tabs>
        <w:adjustRightInd w:val="0"/>
        <w:snapToGrid w:val="0"/>
        <w:spacing w:line="400" w:lineRule="exact"/>
        <w:rPr>
          <w:rFonts w:ascii="Times New Roman"/>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786B1204" w14:textId="77777777" w:rsidR="00FE56CC" w:rsidRPr="00413874" w:rsidRDefault="00FE56CC" w:rsidP="008B24EF">
      <w:pPr>
        <w:tabs>
          <w:tab w:val="left" w:pos="400"/>
        </w:tabs>
        <w:adjustRightInd w:val="0"/>
        <w:snapToGrid w:val="0"/>
        <w:spacing w:line="400" w:lineRule="exact"/>
        <w:ind w:left="407" w:hanging="407"/>
        <w:rPr>
          <w:rFonts w:ascii="Times New Roman"/>
          <w:kern w:val="0"/>
          <w:sz w:val="22"/>
          <w:szCs w:val="22"/>
        </w:rPr>
      </w:pP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1349F6BE" w14:textId="3F78F655" w:rsidR="00797B55" w:rsidRPr="00413874" w:rsidRDefault="00797B55" w:rsidP="00797B55">
      <w:pPr>
        <w:tabs>
          <w:tab w:val="left" w:pos="400"/>
        </w:tabs>
        <w:adjustRightInd w:val="0"/>
        <w:snapToGrid w:val="0"/>
        <w:spacing w:line="400" w:lineRule="exact"/>
        <w:ind w:leftChars="1200" w:left="2400"/>
        <w:rPr>
          <w:rFonts w:ascii="Times New Roman"/>
          <w:kern w:val="0"/>
          <w:sz w:val="22"/>
          <w:szCs w:val="22"/>
        </w:rPr>
      </w:pPr>
      <w:r w:rsidRPr="00413874">
        <w:rPr>
          <w:rFonts w:ascii="Times New Roman"/>
          <w:kern w:val="0"/>
          <w:sz w:val="22"/>
          <w:szCs w:val="22"/>
        </w:rPr>
        <w:t>대표이사</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EFAE98D" w14:textId="77777777" w:rsidR="00D50B6F" w:rsidRPr="00413874" w:rsidRDefault="00D50B6F" w:rsidP="00AE2BBA">
      <w:pPr>
        <w:tabs>
          <w:tab w:val="left" w:pos="400"/>
        </w:tabs>
        <w:adjustRightInd w:val="0"/>
        <w:snapToGrid w:val="0"/>
        <w:spacing w:line="400" w:lineRule="exact"/>
        <w:ind w:left="3200"/>
        <w:rPr>
          <w:kern w:val="0"/>
          <w:szCs w:val="22"/>
        </w:rPr>
      </w:pPr>
    </w:p>
    <w:p w14:paraId="04E6D823" w14:textId="211CE82A" w:rsidR="00534EF3" w:rsidRPr="00413874" w:rsidRDefault="0044721A" w:rsidP="008B24EF">
      <w:pPr>
        <w:pStyle w:val="1"/>
        <w:keepNext w:val="0"/>
        <w:autoSpaceDE w:val="0"/>
        <w:autoSpaceDN w:val="0"/>
        <w:adjustRightInd w:val="0"/>
        <w:snapToGrid w:val="0"/>
        <w:spacing w:line="400" w:lineRule="exact"/>
        <w:jc w:val="left"/>
        <w:rPr>
          <w:rFonts w:eastAsia="바탕"/>
        </w:rPr>
      </w:pPr>
      <w:r w:rsidRPr="00413874">
        <w:rPr>
          <w:rFonts w:eastAsia="바탕"/>
          <w:kern w:val="0"/>
          <w:szCs w:val="22"/>
        </w:rPr>
        <w:br w:type="page"/>
      </w:r>
      <w:bookmarkStart w:id="1199" w:name="_Toc191645720"/>
      <w:bookmarkStart w:id="1200" w:name="_Toc240898135"/>
      <w:bookmarkStart w:id="1201" w:name="_Toc242778022"/>
      <w:r w:rsidR="00534EF3" w:rsidRPr="00413874">
        <w:rPr>
          <w:rFonts w:eastAsia="바탕"/>
          <w:bCs/>
          <w:szCs w:val="22"/>
        </w:rPr>
        <w:lastRenderedPageBreak/>
        <w:t>별첨</w:t>
      </w:r>
      <w:r w:rsidR="00534EF3" w:rsidRPr="00413874">
        <w:rPr>
          <w:rFonts w:eastAsia="바탕"/>
          <w:bCs/>
          <w:szCs w:val="22"/>
        </w:rPr>
        <w:t xml:space="preserve"> </w:t>
      </w:r>
      <w:r w:rsidR="003F466A">
        <w:rPr>
          <w:rFonts w:eastAsia="바탕" w:hint="eastAsia"/>
          <w:bCs/>
          <w:szCs w:val="22"/>
        </w:rPr>
        <w:t>나</w:t>
      </w:r>
      <w:bookmarkEnd w:id="1199"/>
      <w:bookmarkEnd w:id="1200"/>
      <w:bookmarkEnd w:id="1201"/>
    </w:p>
    <w:p w14:paraId="0C0B4B25" w14:textId="77777777" w:rsidR="00534EF3" w:rsidRPr="00413874" w:rsidRDefault="00534EF3" w:rsidP="008B24EF">
      <w:pPr>
        <w:pStyle w:val="1"/>
        <w:keepNext w:val="0"/>
        <w:autoSpaceDE w:val="0"/>
        <w:autoSpaceDN w:val="0"/>
        <w:adjustRightInd w:val="0"/>
        <w:snapToGrid w:val="0"/>
        <w:spacing w:line="400" w:lineRule="exact"/>
        <w:rPr>
          <w:rFonts w:eastAsia="바탕"/>
          <w:bCs/>
          <w:sz w:val="28"/>
          <w:szCs w:val="28"/>
        </w:rPr>
      </w:pPr>
      <w:bookmarkStart w:id="1202" w:name="_Toc191645721"/>
      <w:bookmarkStart w:id="1203" w:name="_Toc240898136"/>
      <w:bookmarkStart w:id="1204" w:name="_Toc242778023"/>
      <w:r w:rsidRPr="00413874">
        <w:rPr>
          <w:rFonts w:eastAsia="바탕"/>
          <w:bCs/>
          <w:sz w:val="28"/>
          <w:szCs w:val="28"/>
        </w:rPr>
        <w:t>여신거래기본약관</w:t>
      </w:r>
      <w:bookmarkEnd w:id="1202"/>
      <w:bookmarkEnd w:id="1203"/>
      <w:bookmarkEnd w:id="1204"/>
    </w:p>
    <w:p w14:paraId="284E8304" w14:textId="77777777" w:rsidR="00534EF3" w:rsidRPr="00413874" w:rsidRDefault="00534EF3" w:rsidP="008B24EF">
      <w:pPr>
        <w:tabs>
          <w:tab w:val="left" w:pos="400"/>
        </w:tabs>
        <w:adjustRightInd w:val="0"/>
        <w:snapToGrid w:val="0"/>
        <w:spacing w:line="400" w:lineRule="exact"/>
        <w:jc w:val="center"/>
        <w:rPr>
          <w:rFonts w:ascii="Times New Roman"/>
          <w:kern w:val="0"/>
          <w:sz w:val="22"/>
          <w:szCs w:val="22"/>
        </w:rPr>
      </w:pPr>
    </w:p>
    <w:p w14:paraId="6704E93F" w14:textId="3E438E3F" w:rsidR="0067631D" w:rsidRPr="00BF5E2C" w:rsidRDefault="00D82E27" w:rsidP="008B24EF">
      <w:pPr>
        <w:tabs>
          <w:tab w:val="left" w:pos="400"/>
        </w:tabs>
        <w:adjustRightInd w:val="0"/>
        <w:snapToGrid w:val="0"/>
        <w:spacing w:line="400" w:lineRule="exact"/>
        <w:jc w:val="center"/>
        <w:rPr>
          <w:rFonts w:ascii="Times New Roman"/>
          <w:snapToGrid w:val="0"/>
          <w:kern w:val="0"/>
          <w:sz w:val="22"/>
          <w:szCs w:val="22"/>
        </w:rPr>
      </w:pPr>
      <w:r w:rsidRPr="00413874">
        <w:rPr>
          <w:rFonts w:ascii="Times New Roman"/>
          <w:sz w:val="22"/>
          <w:szCs w:val="22"/>
        </w:rPr>
        <w:t>(</w:t>
      </w:r>
      <w:r w:rsidRPr="00413874">
        <w:rPr>
          <w:rFonts w:ascii="Times New Roman"/>
          <w:sz w:val="22"/>
          <w:szCs w:val="22"/>
        </w:rPr>
        <w:t>뒤에</w:t>
      </w:r>
      <w:r w:rsidRPr="00413874">
        <w:rPr>
          <w:rFonts w:ascii="Times New Roman"/>
          <w:sz w:val="22"/>
          <w:szCs w:val="22"/>
        </w:rPr>
        <w:t xml:space="preserve"> </w:t>
      </w:r>
      <w:r w:rsidRPr="00413874">
        <w:rPr>
          <w:rFonts w:ascii="Times New Roman"/>
          <w:sz w:val="22"/>
          <w:szCs w:val="22"/>
        </w:rPr>
        <w:t>첨부됨</w:t>
      </w:r>
      <w:r w:rsidRPr="00413874">
        <w:rPr>
          <w:rFonts w:ascii="Times New Roman"/>
          <w:sz w:val="22"/>
          <w:szCs w:val="22"/>
        </w:rPr>
        <w:t>)</w:t>
      </w:r>
    </w:p>
    <w:p w14:paraId="427509F3" w14:textId="77777777" w:rsidR="008E4298" w:rsidRPr="00BF5E2C" w:rsidRDefault="008E4298" w:rsidP="008B24EF">
      <w:pPr>
        <w:adjustRightInd w:val="0"/>
        <w:snapToGrid w:val="0"/>
        <w:spacing w:line="400" w:lineRule="exact"/>
        <w:rPr>
          <w:rFonts w:ascii="Times New Roman"/>
          <w:b/>
          <w:kern w:val="0"/>
          <w:sz w:val="22"/>
          <w:szCs w:val="22"/>
        </w:rPr>
      </w:pPr>
      <w:bookmarkStart w:id="1205" w:name="_Toc149756351"/>
      <w:bookmarkStart w:id="1206" w:name="_Toc149756917"/>
      <w:bookmarkStart w:id="1207" w:name="_Toc149765004"/>
      <w:bookmarkStart w:id="1208" w:name="_Toc149767803"/>
      <w:bookmarkStart w:id="1209" w:name="_Toc175541198"/>
      <w:bookmarkStart w:id="1210" w:name="_Toc175541220"/>
      <w:bookmarkStart w:id="1211" w:name="_Toc175541242"/>
      <w:bookmarkStart w:id="1212" w:name="_Toc175541349"/>
      <w:bookmarkStart w:id="1213" w:name="_Toc175541855"/>
      <w:bookmarkStart w:id="1214" w:name="_Toc175542585"/>
      <w:bookmarkStart w:id="1215" w:name="_Toc175553949"/>
      <w:bookmarkStart w:id="1216" w:name="_Toc175541199"/>
      <w:bookmarkStart w:id="1217" w:name="_Toc175541221"/>
      <w:bookmarkStart w:id="1218" w:name="_Toc175541243"/>
      <w:bookmarkStart w:id="1219" w:name="_Toc175541350"/>
      <w:bookmarkStart w:id="1220" w:name="_Toc175541856"/>
      <w:bookmarkStart w:id="1221" w:name="_Toc175542586"/>
      <w:bookmarkStart w:id="1222" w:name="_Toc175553950"/>
      <w:bookmarkStart w:id="1223" w:name="_Toc175541201"/>
      <w:bookmarkStart w:id="1224" w:name="_Toc175541223"/>
      <w:bookmarkStart w:id="1225" w:name="_Toc175541245"/>
      <w:bookmarkStart w:id="1226" w:name="_Toc175541352"/>
      <w:bookmarkStart w:id="1227" w:name="_Toc175541858"/>
      <w:bookmarkStart w:id="1228" w:name="_Toc175542588"/>
      <w:bookmarkStart w:id="1229" w:name="_Toc175553952"/>
      <w:bookmarkStart w:id="1230" w:name="_Toc165220219"/>
      <w:bookmarkStart w:id="1231" w:name="_Toc165220220"/>
      <w:bookmarkStart w:id="1232" w:name="_Toc165220221"/>
      <w:bookmarkStart w:id="1233" w:name="_Toc165220222"/>
      <w:bookmarkStart w:id="1234" w:name="_Toc165220223"/>
      <w:bookmarkStart w:id="1235" w:name="_Toc149767817"/>
      <w:bookmarkStart w:id="1236" w:name="_Toc149767818"/>
      <w:bookmarkStart w:id="1237" w:name="_Toc149767820"/>
      <w:bookmarkStart w:id="1238" w:name="_Toc149767822"/>
      <w:bookmarkStart w:id="1239" w:name="_Toc149767823"/>
      <w:bookmarkStart w:id="1240" w:name="_Toc149767824"/>
      <w:bookmarkStart w:id="1241" w:name="_Toc149767825"/>
      <w:bookmarkStart w:id="1242" w:name="_Toc149767826"/>
      <w:bookmarkStart w:id="1243" w:name="_Toc149767827"/>
      <w:bookmarkStart w:id="1244" w:name="_Toc149767828"/>
      <w:bookmarkStart w:id="1245" w:name="_Toc149767829"/>
      <w:bookmarkStart w:id="1246" w:name="_Toc149767830"/>
      <w:bookmarkStart w:id="1247" w:name="_Toc149767831"/>
      <w:bookmarkStart w:id="1248" w:name="_Toc149767832"/>
      <w:bookmarkStart w:id="1249" w:name="_Toc149767833"/>
      <w:bookmarkStart w:id="1250" w:name="_Toc149767834"/>
      <w:bookmarkStart w:id="1251" w:name="_Toc149767835"/>
      <w:bookmarkStart w:id="1252" w:name="_Toc149767836"/>
      <w:bookmarkStart w:id="1253" w:name="_Toc149767837"/>
      <w:bookmarkStart w:id="1254" w:name="_Toc149767838"/>
      <w:bookmarkStart w:id="1255" w:name="_Toc149767839"/>
      <w:bookmarkStart w:id="1256" w:name="_Toc149767840"/>
      <w:bookmarkStart w:id="1257" w:name="_Toc149767841"/>
      <w:bookmarkStart w:id="1258" w:name="_Toc149767842"/>
      <w:bookmarkStart w:id="1259" w:name="_Toc149767843"/>
      <w:bookmarkStart w:id="1260" w:name="_Toc175553960"/>
      <w:bookmarkStart w:id="1261" w:name="_Toc175553962"/>
      <w:bookmarkStart w:id="1262" w:name="_Toc175553963"/>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p>
    <w:sectPr w:rsidR="008E4298" w:rsidRPr="00BF5E2C" w:rsidSect="00B00561">
      <w:pgSz w:w="11906" w:h="16838"/>
      <w:pgMar w:top="1985" w:right="1701" w:bottom="1701" w:left="1701" w:header="851" w:footer="992" w:gutter="0"/>
      <w:pgNumType w:start="1"/>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96" w:author="BKL" w:date="2026-10-12T22:38:00Z" w:initials="B">
    <w:p w14:paraId="0F915B3D" w14:textId="77777777" w:rsidR="00FB33F5" w:rsidRDefault="00FB33F5" w:rsidP="00FB33F5">
      <w:pPr>
        <w:pStyle w:val="aff"/>
      </w:pPr>
      <w:r>
        <w:rPr>
          <w:rStyle w:val="afe"/>
        </w:rPr>
        <w:annotationRef/>
      </w:r>
      <w:r>
        <w:rPr>
          <w:rFonts w:hint="eastAsia"/>
        </w:rPr>
        <w:t>거래일정 고려하여 미리 인출 요청을 할 필요가 있습니다</w:t>
      </w:r>
      <w:r>
        <w:t>.</w:t>
      </w:r>
    </w:p>
  </w:comment>
  <w:comment w:id="597" w:author="안 용현(Yonghyeon,Ahn)" w:date="2026-10-13T10:40:00Z" w:initials="안용">
    <w:p w14:paraId="3ACCDE78" w14:textId="77777777" w:rsidR="00995C00" w:rsidRDefault="00995C00" w:rsidP="00995C00">
      <w:pPr>
        <w:pStyle w:val="aff"/>
      </w:pPr>
      <w:r>
        <w:rPr>
          <w:rStyle w:val="afe"/>
        </w:rPr>
        <w:annotationRef/>
      </w:r>
      <w:r>
        <w:rPr>
          <w:rFonts w:hint="eastAsia"/>
        </w:rPr>
        <w:t>현재 일정 상 다음의 일정으로 진행 예정입니다</w:t>
      </w:r>
      <w:r>
        <w:t>.</w:t>
      </w:r>
      <w:r>
        <w:br/>
      </w:r>
      <w:r>
        <w:rPr>
          <w:rFonts w:hint="eastAsia"/>
        </w:rPr>
        <w:t>19일: spa+주주+loc +대출약정</w:t>
      </w:r>
    </w:p>
    <w:p w14:paraId="607F7955" w14:textId="77777777" w:rsidR="00995C00" w:rsidRDefault="00995C00" w:rsidP="00995C00">
      <w:pPr>
        <w:pStyle w:val="aff"/>
      </w:pPr>
      <w:r>
        <w:rPr>
          <w:rFonts w:hint="eastAsia"/>
        </w:rPr>
        <w:t>20일: 주금납입(상계합의)</w:t>
      </w:r>
    </w:p>
    <w:p w14:paraId="155EA69F" w14:textId="77777777" w:rsidR="00995C00" w:rsidRDefault="00995C00" w:rsidP="00995C00">
      <w:pPr>
        <w:pStyle w:val="aff"/>
      </w:pPr>
      <w:r>
        <w:rPr>
          <w:rFonts w:hint="eastAsia"/>
        </w:rPr>
        <w:t>21일: 차입금 인출요청</w:t>
      </w:r>
    </w:p>
    <w:p w14:paraId="7726BCA0" w14:textId="77777777" w:rsidR="00995C00" w:rsidRDefault="00995C00" w:rsidP="00995C00">
      <w:pPr>
        <w:pStyle w:val="aff"/>
      </w:pPr>
      <w:r>
        <w:rPr>
          <w:rFonts w:hint="eastAsia"/>
        </w:rPr>
        <w:t>22일: 기표 및 거래종결</w:t>
      </w:r>
    </w:p>
  </w:comment>
  <w:comment w:id="606" w:author="BKL" w:date="2026-10-12T22:37:00Z" w:initials="B">
    <w:p w14:paraId="32519EC6" w14:textId="77777777" w:rsidR="00FB33F5" w:rsidRDefault="00FB33F5" w:rsidP="00FB33F5">
      <w:pPr>
        <w:pStyle w:val="aff"/>
      </w:pPr>
      <w:r>
        <w:rPr>
          <w:rStyle w:val="afe"/>
        </w:rPr>
        <w:annotationRef/>
      </w:r>
      <w:r>
        <w:rPr>
          <w:rFonts w:hint="eastAsia"/>
        </w:rPr>
        <w:t>상계를 위하여 필요한 조건이 모두 충족되었다는 문구의 범위가 다소 불분명하고, 대주가 확인하고자 하는 것은 주금납입과 상계납입이 끝났다는 확인으로 이해되므로 그 결과를 조건으로 적었습니다.</w:t>
      </w:r>
    </w:p>
  </w:comment>
  <w:comment w:id="631" w:author="롯데캐피탈" w:date="2026-10-12T15:32:00Z" w:initials="LC">
    <w:p w14:paraId="15360EAA" w14:textId="77777777" w:rsidR="00840324" w:rsidRDefault="00840324" w:rsidP="00840324">
      <w:pPr>
        <w:pStyle w:val="aff"/>
      </w:pPr>
      <w:r>
        <w:rPr>
          <w:rStyle w:val="afe"/>
        </w:rPr>
        <w:annotationRef/>
      </w:r>
      <w:r>
        <w:rPr>
          <w:rFonts w:hint="eastAsia"/>
        </w:rPr>
        <w:t>이자기간 고정(불변)요청</w:t>
      </w:r>
    </w:p>
    <w:p w14:paraId="55DD5DFC" w14:textId="77777777" w:rsidR="00840324" w:rsidRDefault="00840324" w:rsidP="00840324">
      <w:pPr>
        <w:pStyle w:val="aff"/>
      </w:pPr>
      <w:r>
        <w:rPr>
          <w:rFonts w:hint="eastAsia"/>
        </w:rPr>
        <w:t xml:space="preserve">문구 예시 </w:t>
      </w:r>
      <w:r>
        <w:t xml:space="preserve">: </w:t>
      </w:r>
      <w:r>
        <w:rPr>
          <w:rFonts w:hint="eastAsia"/>
        </w:rPr>
        <w:t>어느 이자기간의 말일이 영업일이</w:t>
      </w:r>
    </w:p>
    <w:p w14:paraId="286B63CD" w14:textId="77777777" w:rsidR="00840324" w:rsidRDefault="00840324" w:rsidP="00840324">
      <w:pPr>
        <w:pStyle w:val="aff"/>
      </w:pPr>
      <w:r>
        <w:rPr>
          <w:rFonts w:hint="eastAsia"/>
        </w:rPr>
        <w:t>아닌경우,</w:t>
      </w:r>
      <w:r>
        <w:t xml:space="preserve"> </w:t>
      </w:r>
      <w:r>
        <w:rPr>
          <w:rFonts w:hint="eastAsia"/>
        </w:rPr>
        <w:t>이자기간의 변경은 없는것으로 한다.</w:t>
      </w:r>
    </w:p>
  </w:comment>
  <w:comment w:id="632" w:author="안 용현(Yonghyeon,Ahn)" w:date="2026-10-13T10:22:00Z" w:initials="안용">
    <w:p w14:paraId="2CF8DF99" w14:textId="77777777" w:rsidR="00840324" w:rsidRDefault="00840324" w:rsidP="00840324">
      <w:pPr>
        <w:pStyle w:val="aff"/>
      </w:pPr>
      <w:r>
        <w:rPr>
          <w:rStyle w:val="afe"/>
        </w:rPr>
        <w:annotationRef/>
      </w:r>
      <w:r>
        <w:rPr>
          <w:rFonts w:hint="eastAsia"/>
        </w:rPr>
        <w:t>해당</w:t>
      </w:r>
      <w:r>
        <w:t xml:space="preserve"> </w:t>
      </w:r>
      <w:r>
        <w:rPr>
          <w:rFonts w:hint="eastAsia"/>
        </w:rPr>
        <w:t>이자계산기간은 대주별 협의사항이라 변경이 어렵습니다</w:t>
      </w:r>
      <w:r>
        <w:t xml:space="preserve">. </w:t>
      </w:r>
    </w:p>
  </w:comment>
  <w:comment w:id="672" w:author="안 용현(Yonghyeon,Ahn)" w:date="2026-10-13T10:37:00Z" w:initials="안용">
    <w:p w14:paraId="0D2C2125" w14:textId="77777777" w:rsidR="00840324" w:rsidRDefault="00840324" w:rsidP="00840324">
      <w:pPr>
        <w:pStyle w:val="aff"/>
      </w:pPr>
      <w:r>
        <w:rPr>
          <w:rStyle w:val="afe"/>
        </w:rPr>
        <w:annotationRef/>
      </w:r>
      <w:r>
        <w:rPr>
          <w:rFonts w:hint="eastAsia"/>
        </w:rPr>
        <w:t>제</w:t>
      </w:r>
      <w:r>
        <w:t>11</w:t>
      </w:r>
      <w:r>
        <w:rPr>
          <w:rFonts w:hint="eastAsia"/>
        </w:rPr>
        <w:t>조 제</w:t>
      </w:r>
      <w:r>
        <w:t>18</w:t>
      </w:r>
      <w:r>
        <w:rPr>
          <w:rFonts w:hint="eastAsia"/>
        </w:rPr>
        <w:t>항에 따라 리파이낸싱 하는 경우</w:t>
      </w:r>
      <w:r>
        <w:t xml:space="preserve">, </w:t>
      </w:r>
      <w:r>
        <w:rPr>
          <w:rFonts w:hint="eastAsia"/>
        </w:rPr>
        <w:t>의무적 조기상환 대상으로 분류하였습니다</w:t>
      </w:r>
      <w:r>
        <w:t>.(</w:t>
      </w:r>
      <w:r>
        <w:rPr>
          <w:rFonts w:hint="eastAsia"/>
        </w:rPr>
        <w:t>조기상환수수료 대상이 아님</w:t>
      </w:r>
      <w:r>
        <w:t>)</w:t>
      </w:r>
    </w:p>
  </w:comment>
  <w:comment w:id="690" w:author="롯데캐피탈" w:date="2026-10-12T15:31:00Z" w:initials="LC">
    <w:p w14:paraId="7E15E17D" w14:textId="77777777" w:rsidR="00840324" w:rsidRDefault="00840324" w:rsidP="00840324">
      <w:pPr>
        <w:pStyle w:val="aff"/>
      </w:pPr>
      <w:r>
        <w:rPr>
          <w:rStyle w:val="afe"/>
        </w:rPr>
        <w:annotationRef/>
      </w:r>
      <w:r>
        <w:rPr>
          <w:rFonts w:hint="eastAsia"/>
        </w:rPr>
        <w:t>프로젝트계좌 변경 시 대주 동의 득하도록</w:t>
      </w:r>
    </w:p>
    <w:p w14:paraId="287873AB" w14:textId="77777777" w:rsidR="00840324" w:rsidRDefault="00840324" w:rsidP="00840324">
      <w:pPr>
        <w:pStyle w:val="aff"/>
      </w:pPr>
      <w:r>
        <w:rPr>
          <w:rFonts w:hint="eastAsia"/>
        </w:rPr>
        <w:t>수정요청</w:t>
      </w:r>
    </w:p>
  </w:comment>
  <w:comment w:id="691" w:author="안 용현(Yonghyeon,Ahn)" w:date="2026-10-13T10:26:00Z" w:initials="안용">
    <w:p w14:paraId="78BAB5B6" w14:textId="77777777" w:rsidR="00840324" w:rsidRDefault="00840324" w:rsidP="00840324">
      <w:pPr>
        <w:pStyle w:val="aff"/>
      </w:pPr>
      <w:r>
        <w:rPr>
          <w:rStyle w:val="afe"/>
        </w:rPr>
        <w:annotationRef/>
      </w:r>
      <w:r>
        <w:rPr>
          <w:rFonts w:hint="eastAsia"/>
        </w:rPr>
        <w:t xml:space="preserve">신규계좌 개설 관련하여서는 </w:t>
      </w:r>
      <w:r>
        <w:t>"</w:t>
      </w:r>
      <w:r>
        <w:rPr>
          <w:rFonts w:hint="eastAsia"/>
        </w:rPr>
        <w:t>새로 개설될 예금계좌에 유지되는 것을 조건으로</w:t>
      </w:r>
      <w:r>
        <w:t>"</w:t>
      </w:r>
      <w:r>
        <w:rPr>
          <w:rFonts w:hint="eastAsia"/>
        </w:rPr>
        <w:t xml:space="preserve"> 차주의 요청에 응하는 것이므로 모든 프로젝트계좌 변경 시 대주동의를 득하도록 하는 것은 현재 대주 구성</w:t>
      </w:r>
      <w:r>
        <w:t xml:space="preserve"> </w:t>
      </w:r>
      <w:r>
        <w:rPr>
          <w:rFonts w:hint="eastAsia"/>
        </w:rPr>
        <w:t>상 참여기관이 많아</w:t>
      </w:r>
      <w:r>
        <w:t>(</w:t>
      </w:r>
      <w:r>
        <w:rPr>
          <w:rFonts w:hint="eastAsia"/>
        </w:rPr>
        <w:t xml:space="preserve">선순위 </w:t>
      </w:r>
      <w:r>
        <w:t>24</w:t>
      </w:r>
      <w:r>
        <w:rPr>
          <w:rFonts w:hint="eastAsia"/>
        </w:rPr>
        <w:t>개소</w:t>
      </w:r>
      <w:r>
        <w:t xml:space="preserve">, </w:t>
      </w:r>
      <w:r>
        <w:rPr>
          <w:rFonts w:hint="eastAsia"/>
        </w:rPr>
        <w:t xml:space="preserve">중순위 </w:t>
      </w:r>
      <w:r>
        <w:t>3</w:t>
      </w:r>
      <w:r>
        <w:rPr>
          <w:rFonts w:hint="eastAsia"/>
        </w:rPr>
        <w:t>개소</w:t>
      </w:r>
      <w:r>
        <w:t>)</w:t>
      </w:r>
      <w:r>
        <w:rPr>
          <w:rFonts w:hint="eastAsia"/>
        </w:rPr>
        <w:t xml:space="preserve"> 등 포함  현실적으로 소요가 발생 시 절차 처리가 어려워질 가능성이 있습니다</w:t>
      </w:r>
      <w:r>
        <w:t xml:space="preserve">. </w:t>
      </w:r>
      <w:r>
        <w:rPr>
          <w:rFonts w:hint="eastAsia"/>
        </w:rPr>
        <w:t xml:space="preserve"> 수용이 어렵습니다</w:t>
      </w:r>
      <w:r>
        <w:t>.</w:t>
      </w:r>
    </w:p>
  </w:comment>
  <w:comment w:id="838" w:author="롯데캐피탈" w:date="2026-10-12T15:31:00Z" w:initials="LC">
    <w:p w14:paraId="0C652D63" w14:textId="77777777" w:rsidR="00840324" w:rsidRDefault="00840324" w:rsidP="00840324">
      <w:pPr>
        <w:pStyle w:val="aff"/>
      </w:pPr>
      <w:r>
        <w:rPr>
          <w:rStyle w:val="afe"/>
        </w:rPr>
        <w:annotationRef/>
      </w:r>
      <w:r>
        <w:rPr>
          <w:rFonts w:hint="eastAsia"/>
        </w:rPr>
        <w:t>명시적 반대의사 미통지 대주의 경우</w:t>
      </w:r>
    </w:p>
    <w:p w14:paraId="208AED62" w14:textId="77777777" w:rsidR="00840324" w:rsidRDefault="00840324" w:rsidP="00840324">
      <w:pPr>
        <w:pStyle w:val="aff"/>
      </w:pPr>
      <w:r>
        <w:rPr>
          <w:rFonts w:hint="eastAsia"/>
        </w:rPr>
        <w:t>동의한것으로 간주하는 이유확인요청</w:t>
      </w:r>
    </w:p>
    <w:p w14:paraId="0CC187D8" w14:textId="77777777" w:rsidR="00840324" w:rsidRDefault="00840324" w:rsidP="00840324">
      <w:pPr>
        <w:pStyle w:val="aff"/>
      </w:pPr>
      <w:r>
        <w:rPr>
          <w:rFonts w:hint="eastAsia"/>
        </w:rPr>
        <w:t>(다른 의사결정의 경우,</w:t>
      </w:r>
      <w:r>
        <w:t xml:space="preserve"> </w:t>
      </w:r>
      <w:r>
        <w:rPr>
          <w:rFonts w:hint="eastAsia"/>
        </w:rPr>
        <w:t>반대의사 미통지시</w:t>
      </w:r>
    </w:p>
    <w:p w14:paraId="778528A1" w14:textId="77777777" w:rsidR="00840324" w:rsidRDefault="00840324" w:rsidP="00840324">
      <w:pPr>
        <w:pStyle w:val="aff"/>
      </w:pPr>
      <w:r>
        <w:rPr>
          <w:rFonts w:hint="eastAsia"/>
        </w:rPr>
        <w:t xml:space="preserve"> 동의 대주에서 제외</w:t>
      </w:r>
    </w:p>
  </w:comment>
  <w:comment w:id="839" w:author="안 용현(Yonghyeon,Ahn)" w:date="2026-10-13T10:28:00Z" w:initials="안용">
    <w:p w14:paraId="0AF24237" w14:textId="77777777" w:rsidR="00840324" w:rsidRDefault="00840324" w:rsidP="00840324">
      <w:pPr>
        <w:pStyle w:val="aff"/>
      </w:pPr>
      <w:r>
        <w:rPr>
          <w:rStyle w:val="afe"/>
        </w:rPr>
        <w:annotationRef/>
      </w:r>
      <w:r>
        <w:rPr>
          <w:rFonts w:hint="eastAsia"/>
        </w:rPr>
        <w:t>본 건은 문구 삭제 하였습니다</w:t>
      </w:r>
      <w:r>
        <w:t>.</w:t>
      </w:r>
    </w:p>
  </w:comment>
  <w:comment w:id="856" w:author="롯데캐피탈" w:date="2026-10-12T15:31:00Z" w:initials="LC">
    <w:p w14:paraId="304974EA" w14:textId="77777777" w:rsidR="00840324" w:rsidRDefault="00840324" w:rsidP="00840324">
      <w:pPr>
        <w:pStyle w:val="aff"/>
      </w:pPr>
      <w:r>
        <w:rPr>
          <w:rStyle w:val="afe"/>
        </w:rPr>
        <w:annotationRef/>
      </w:r>
      <w:r>
        <w:rPr>
          <w:rFonts w:hint="eastAsia"/>
        </w:rPr>
        <w:t>이 조항으로 인한 중도상환시</w:t>
      </w:r>
    </w:p>
    <w:p w14:paraId="0D16FBAB" w14:textId="77777777" w:rsidR="00840324" w:rsidRDefault="00840324" w:rsidP="00840324">
      <w:pPr>
        <w:pStyle w:val="aff"/>
      </w:pPr>
      <w:r>
        <w:rPr>
          <w:rFonts w:hint="eastAsia"/>
        </w:rPr>
        <w:t>임의조기상환 관련조항</w:t>
      </w:r>
      <w:r>
        <w:t xml:space="preserve"> </w:t>
      </w:r>
      <w:r>
        <w:rPr>
          <w:rFonts w:hint="eastAsia"/>
        </w:rPr>
        <w:t>적용되는지 확인요청</w:t>
      </w:r>
    </w:p>
    <w:p w14:paraId="45C18D9C" w14:textId="77777777" w:rsidR="00840324" w:rsidRDefault="00840324" w:rsidP="00840324">
      <w:pPr>
        <w:pStyle w:val="aff"/>
      </w:pPr>
      <w:r>
        <w:rPr>
          <w:rFonts w:hint="eastAsia"/>
        </w:rPr>
        <w:t>(현재 의무조기상환 항목에 불포함)</w:t>
      </w:r>
    </w:p>
  </w:comment>
  <w:comment w:id="857" w:author="안 용현(Yonghyeon,Ahn)" w:date="2026-10-13T10:30:00Z" w:initials="안용">
    <w:p w14:paraId="31D8462D" w14:textId="77777777" w:rsidR="00840324" w:rsidRDefault="00840324" w:rsidP="00840324">
      <w:pPr>
        <w:pStyle w:val="aff"/>
      </w:pPr>
      <w:r>
        <w:rPr>
          <w:rStyle w:val="afe"/>
        </w:rPr>
        <w:annotationRef/>
      </w:r>
      <w:r>
        <w:rPr>
          <w:rFonts w:hint="eastAsia"/>
        </w:rPr>
        <w:t>의무적 조기상환 대상이며</w:t>
      </w:r>
      <w:r>
        <w:t xml:space="preserve">, </w:t>
      </w:r>
      <w:r>
        <w:rPr>
          <w:rFonts w:hint="eastAsia"/>
        </w:rPr>
        <w:t>관련 내용도 의무적 조기상환 대상에 반영 하였습니다</w:t>
      </w:r>
      <w:r>
        <w:t>.</w:t>
      </w:r>
    </w:p>
  </w:comment>
  <w:comment w:id="866" w:author="롯데캐피탈" w:date="2026-10-12T15:30:00Z" w:initials="LC">
    <w:p w14:paraId="3FAB2B93" w14:textId="77777777" w:rsidR="00840324" w:rsidRDefault="00840324" w:rsidP="00840324">
      <w:pPr>
        <w:pStyle w:val="aff"/>
      </w:pPr>
      <w:r>
        <w:rPr>
          <w:rStyle w:val="afe"/>
        </w:rPr>
        <w:annotationRef/>
      </w:r>
      <w:r>
        <w:rPr>
          <w:rFonts w:hint="eastAsia"/>
        </w:rPr>
        <w:t>유예기간 (</w:t>
      </w:r>
      <w:r>
        <w:t>14</w:t>
      </w:r>
      <w:r>
        <w:rPr>
          <w:rFonts w:hint="eastAsia"/>
        </w:rPr>
        <w:t>일)</w:t>
      </w:r>
      <w:r>
        <w:t xml:space="preserve"> </w:t>
      </w:r>
      <w:r>
        <w:rPr>
          <w:rFonts w:hint="eastAsia"/>
        </w:rPr>
        <w:t>삭제요청</w:t>
      </w:r>
    </w:p>
    <w:p w14:paraId="24B36AE4" w14:textId="77777777" w:rsidR="00840324" w:rsidRDefault="00840324" w:rsidP="00840324">
      <w:pPr>
        <w:pStyle w:val="aff"/>
      </w:pPr>
      <w:r>
        <w:rPr>
          <w:rFonts w:hint="eastAsia"/>
        </w:rPr>
        <w:t xml:space="preserve">예시문구 </w:t>
      </w:r>
      <w:r>
        <w:t xml:space="preserve">: </w:t>
      </w:r>
    </w:p>
    <w:p w14:paraId="1218610E" w14:textId="77777777" w:rsidR="00840324" w:rsidRDefault="00840324" w:rsidP="00840324">
      <w:pPr>
        <w:pStyle w:val="aff"/>
      </w:pPr>
      <w:r>
        <w:rPr>
          <w:rFonts w:hint="eastAsia"/>
        </w:rPr>
        <w:t>제</w:t>
      </w:r>
      <w:r>
        <w:t>(1)</w:t>
      </w:r>
      <w:r>
        <w:rPr>
          <w:rFonts w:hint="eastAsia"/>
        </w:rPr>
        <w:t>호의 경우를 제외하고,</w:t>
      </w:r>
      <w:r>
        <w:t xml:space="preserve"> </w:t>
      </w:r>
      <w:r>
        <w:rPr>
          <w:rFonts w:hint="eastAsia"/>
        </w:rPr>
        <w:t>차주가 금융계약상</w:t>
      </w:r>
    </w:p>
    <w:p w14:paraId="4C5020B7" w14:textId="77777777" w:rsidR="00840324" w:rsidRDefault="00840324" w:rsidP="00840324">
      <w:pPr>
        <w:pStyle w:val="aff"/>
      </w:pPr>
      <w:r>
        <w:rPr>
          <w:rFonts w:hint="eastAsia"/>
        </w:rPr>
        <w:t xml:space="preserve">지급하여야할 이자 기타 금원의 지급의무를 </w:t>
      </w:r>
    </w:p>
    <w:p w14:paraId="3903E306" w14:textId="77777777" w:rsidR="00840324" w:rsidRDefault="00840324" w:rsidP="00840324">
      <w:pPr>
        <w:pStyle w:val="aff"/>
      </w:pPr>
      <w:r>
        <w:rPr>
          <w:rFonts w:hint="eastAsia"/>
        </w:rPr>
        <w:t>이행하지 아니한 경우.</w:t>
      </w:r>
    </w:p>
  </w:comment>
  <w:comment w:id="867" w:author="안 용현(Yonghyeon,Ahn)" w:date="2026-10-13T10:31:00Z" w:initials="안용">
    <w:p w14:paraId="4E145919" w14:textId="77777777" w:rsidR="00840324" w:rsidRDefault="00840324" w:rsidP="00840324">
      <w:pPr>
        <w:pStyle w:val="aff"/>
      </w:pPr>
      <w:r>
        <w:rPr>
          <w:rStyle w:val="afe"/>
        </w:rPr>
        <w:annotationRef/>
      </w:r>
      <w:r>
        <w:rPr>
          <w:rFonts w:hint="eastAsia"/>
        </w:rPr>
        <w:t xml:space="preserve"> 혹시나 모를 행정상 제한상황을 대비하여 작성한 내용으로</w:t>
      </w:r>
      <w:r>
        <w:t>, 14</w:t>
      </w:r>
      <w:r>
        <w:rPr>
          <w:rFonts w:hint="eastAsia"/>
        </w:rPr>
        <w:t xml:space="preserve">영업일을 </w:t>
      </w:r>
      <w:r>
        <w:t>7</w:t>
      </w:r>
      <w:r>
        <w:rPr>
          <w:rFonts w:hint="eastAsia"/>
        </w:rPr>
        <w:t>영업일로 변경 제안 드립니다</w:t>
      </w:r>
      <w:r>
        <w:t>.</w:t>
      </w:r>
    </w:p>
  </w:comment>
  <w:comment w:id="870" w:author="롯데캐피탈" w:date="2026-10-12T15:30:00Z" w:initials="LC">
    <w:p w14:paraId="64283342" w14:textId="77777777" w:rsidR="00840324" w:rsidRDefault="00840324">
      <w:pPr>
        <w:pStyle w:val="aff"/>
      </w:pPr>
      <w:r>
        <w:rPr>
          <w:rStyle w:val="afe"/>
        </w:rPr>
        <w:annotationRef/>
      </w:r>
      <w:r>
        <w:t>‘</w:t>
      </w:r>
      <w:r>
        <w:rPr>
          <w:rFonts w:hint="eastAsia"/>
        </w:rPr>
        <w:t>부도</w:t>
      </w:r>
      <w:r>
        <w:t>’</w:t>
      </w:r>
      <w:r>
        <w:t xml:space="preserve"> </w:t>
      </w:r>
      <w:r>
        <w:rPr>
          <w:rFonts w:hint="eastAsia"/>
        </w:rPr>
        <w:t>추가요청</w:t>
      </w:r>
    </w:p>
  </w:comment>
  <w:comment w:id="871" w:author="안 용현(Yonghyeon,Ahn)" w:date="2026-10-13T10:31:00Z" w:initials="안용">
    <w:p w14:paraId="33C63BFE" w14:textId="77777777" w:rsidR="00840324" w:rsidRDefault="00840324" w:rsidP="00840324">
      <w:pPr>
        <w:pStyle w:val="aff"/>
      </w:pPr>
      <w:r>
        <w:rPr>
          <w:rStyle w:val="afe"/>
        </w:rPr>
        <w:annotationRef/>
      </w:r>
      <w:r>
        <w:rPr>
          <w:rFonts w:hint="eastAsia"/>
        </w:rPr>
        <w:t>반영하였습니다</w:t>
      </w:r>
      <w:r>
        <w:t>.</w:t>
      </w:r>
    </w:p>
  </w:comment>
  <w:comment w:id="875" w:author="롯데캐피탈" w:date="2026-10-12T15:32:00Z" w:initials="LC">
    <w:p w14:paraId="5D2518B8" w14:textId="77777777" w:rsidR="00840324" w:rsidRDefault="00840324" w:rsidP="00840324">
      <w:pPr>
        <w:pStyle w:val="aff"/>
      </w:pPr>
      <w:r>
        <w:rPr>
          <w:rStyle w:val="afe"/>
        </w:rPr>
        <w:annotationRef/>
      </w:r>
      <w:r>
        <w:rPr>
          <w:rFonts w:hint="eastAsia"/>
        </w:rPr>
        <w:t>제1호,</w:t>
      </w:r>
      <w:r>
        <w:t xml:space="preserve"> </w:t>
      </w:r>
      <w:r>
        <w:rPr>
          <w:rFonts w:hint="eastAsia"/>
        </w:rPr>
        <w:t>제2호,</w:t>
      </w:r>
      <w:r>
        <w:t xml:space="preserve"> </w:t>
      </w:r>
      <w:r>
        <w:rPr>
          <w:rFonts w:hint="eastAsia"/>
        </w:rPr>
        <w:t>제3호,</w:t>
      </w:r>
      <w:r>
        <w:t xml:space="preserve"> </w:t>
      </w:r>
      <w:r>
        <w:rPr>
          <w:rFonts w:hint="eastAsia"/>
        </w:rPr>
        <w:t>제4호</w:t>
      </w:r>
    </w:p>
    <w:p w14:paraId="733240A1" w14:textId="77777777" w:rsidR="00840324" w:rsidRDefault="00840324" w:rsidP="00840324">
      <w:pPr>
        <w:pStyle w:val="aff"/>
      </w:pPr>
      <w:r>
        <w:rPr>
          <w:rFonts w:hint="eastAsia"/>
        </w:rPr>
        <w:t>나열식 기재 요청</w:t>
      </w:r>
    </w:p>
  </w:comment>
  <w:comment w:id="876" w:author="안 용현(Yonghyeon,Ahn)" w:date="2026-10-13T10:32:00Z" w:initials="안용">
    <w:p w14:paraId="734D3317" w14:textId="77777777" w:rsidR="00840324" w:rsidRDefault="00840324" w:rsidP="00840324">
      <w:pPr>
        <w:pStyle w:val="aff"/>
      </w:pPr>
      <w:r>
        <w:rPr>
          <w:rStyle w:val="afe"/>
        </w:rPr>
        <w:annotationRef/>
      </w:r>
      <w:r>
        <w:rPr>
          <w:rFonts w:hint="eastAsia"/>
        </w:rPr>
        <w:t>수정하였습니다</w:t>
      </w:r>
      <w:r>
        <w:t>.</w:t>
      </w:r>
    </w:p>
  </w:comment>
  <w:comment w:id="1056" w:author="롯데캐피탈" w:date="2026-10-12T15:34:00Z" w:initials="LC">
    <w:p w14:paraId="27A9F17A" w14:textId="77777777" w:rsidR="00840324" w:rsidRDefault="00840324" w:rsidP="00840324">
      <w:pPr>
        <w:pStyle w:val="aff"/>
      </w:pPr>
      <w:r>
        <w:rPr>
          <w:rStyle w:val="afe"/>
        </w:rPr>
        <w:annotationRef/>
      </w:r>
      <w:r>
        <w:rPr>
          <w:rFonts w:hint="eastAsia"/>
        </w:rPr>
        <w:t>선행조건서류 추가요청</w:t>
      </w:r>
    </w:p>
    <w:p w14:paraId="3DA1A74B" w14:textId="77777777" w:rsidR="00840324" w:rsidRDefault="00840324" w:rsidP="00840324">
      <w:pPr>
        <w:pStyle w:val="aff"/>
      </w:pPr>
      <w:r>
        <w:t>(8)</w:t>
      </w:r>
      <w:r>
        <w:rPr>
          <w:rFonts w:hint="eastAsia"/>
        </w:rPr>
        <w:t>국세 지방세 완납증명서</w:t>
      </w:r>
    </w:p>
    <w:p w14:paraId="7D9BB724" w14:textId="77777777" w:rsidR="00840324" w:rsidRDefault="00840324" w:rsidP="00840324">
      <w:pPr>
        <w:pStyle w:val="aff"/>
      </w:pPr>
      <w:r>
        <w:rPr>
          <w:rFonts w:hint="eastAsia"/>
        </w:rPr>
        <w:t>(</w:t>
      </w:r>
      <w:r>
        <w:t>9)</w:t>
      </w:r>
      <w:r>
        <w:rPr>
          <w:rFonts w:hint="eastAsia"/>
        </w:rPr>
        <w:t>에쿼티 투자자 출자금 납입 증빙서류</w:t>
      </w:r>
    </w:p>
  </w:comment>
  <w:comment w:id="1057" w:author="안 용현(Yonghyeon,Ahn)" w:date="2026-10-13T10:34:00Z" w:initials="안용">
    <w:p w14:paraId="57E39E0C" w14:textId="77777777" w:rsidR="00840324" w:rsidRDefault="00840324" w:rsidP="00840324">
      <w:pPr>
        <w:pStyle w:val="aff"/>
      </w:pPr>
      <w:r>
        <w:rPr>
          <w:rStyle w:val="afe"/>
        </w:rPr>
        <w:annotationRef/>
      </w:r>
      <w:r>
        <w:t>(8)</w:t>
      </w:r>
      <w:r>
        <w:rPr>
          <w:rFonts w:hint="eastAsia"/>
        </w:rPr>
        <w:t>반영하였으며</w:t>
      </w:r>
      <w:r>
        <w:t>, (9)</w:t>
      </w:r>
      <w:r>
        <w:rPr>
          <w:rFonts w:hint="eastAsia"/>
        </w:rPr>
        <w:t xml:space="preserve">는 </w:t>
      </w:r>
      <w:r>
        <w:t xml:space="preserve">3. </w:t>
      </w:r>
      <w:r>
        <w:rPr>
          <w:rFonts w:hint="eastAsia"/>
        </w:rPr>
        <w:t>사업관련 선행조건 서류에 추가 반영하였습니다</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915B3D" w15:done="0"/>
  <w15:commentEx w15:paraId="7726BCA0" w15:paraIdParent="0F915B3D" w15:done="0"/>
  <w15:commentEx w15:paraId="32519EC6" w15:done="0"/>
  <w15:commentEx w15:paraId="286B63CD" w15:done="0"/>
  <w15:commentEx w15:paraId="2CF8DF99" w15:paraIdParent="286B63CD" w15:done="0"/>
  <w15:commentEx w15:paraId="0D2C2125" w15:done="0"/>
  <w15:commentEx w15:paraId="287873AB" w15:done="0"/>
  <w15:commentEx w15:paraId="78BAB5B6" w15:paraIdParent="287873AB" w15:done="0"/>
  <w15:commentEx w15:paraId="778528A1" w15:done="0"/>
  <w15:commentEx w15:paraId="0AF24237" w15:paraIdParent="778528A1" w15:done="0"/>
  <w15:commentEx w15:paraId="45C18D9C" w15:done="0"/>
  <w15:commentEx w15:paraId="31D8462D" w15:paraIdParent="45C18D9C" w15:done="0"/>
  <w15:commentEx w15:paraId="3903E306" w15:done="0"/>
  <w15:commentEx w15:paraId="4E145919" w15:paraIdParent="3903E306" w15:done="0"/>
  <w15:commentEx w15:paraId="64283342" w15:done="0"/>
  <w15:commentEx w15:paraId="33C63BFE" w15:paraIdParent="64283342" w15:done="0"/>
  <w15:commentEx w15:paraId="733240A1" w15:done="0"/>
  <w15:commentEx w15:paraId="734D3317" w15:paraIdParent="733240A1" w15:done="0"/>
  <w15:commentEx w15:paraId="7D9BB724" w15:done="0"/>
  <w15:commentEx w15:paraId="57E39E0C" w15:paraIdParent="7D9BB7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2F7F6F" w16cex:dateUtc="2026-10-12T13:38:00Z"/>
  <w16cex:commentExtensible w16cex:durableId="2BCD8FB4" w16cex:dateUtc="2026-10-13T01:40:00Z"/>
  <w16cex:commentExtensible w16cex:durableId="496379A2" w16cex:dateUtc="2026-10-12T13:37:00Z"/>
  <w16cex:commentExtensible w16cex:durableId="54636B21" w16cex:dateUtc="2026-10-13T01:22:00Z"/>
  <w16cex:commentExtensible w16cex:durableId="50AC7FBB" w16cex:dateUtc="2026-10-13T01:37:00Z"/>
  <w16cex:commentExtensible w16cex:durableId="1E7372B9" w16cex:dateUtc="2026-10-13T01:26:00Z"/>
  <w16cex:commentExtensible w16cex:durableId="6442E867" w16cex:dateUtc="2026-10-13T01:28:00Z"/>
  <w16cex:commentExtensible w16cex:durableId="504BC4E8" w16cex:dateUtc="2026-10-13T01:30:00Z"/>
  <w16cex:commentExtensible w16cex:durableId="5816F08D" w16cex:dateUtc="2026-10-13T01:31:00Z"/>
  <w16cex:commentExtensible w16cex:durableId="1164A25F" w16cex:dateUtc="2026-10-13T01:31:00Z"/>
  <w16cex:commentExtensible w16cex:durableId="4BE5EAC9" w16cex:dateUtc="2026-10-13T01:32:00Z"/>
  <w16cex:commentExtensible w16cex:durableId="0B102121" w16cex:dateUtc="2026-10-13T01: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915B3D" w16cid:durableId="2A2F7F6F"/>
  <w16cid:commentId w16cid:paraId="7726BCA0" w16cid:durableId="2BCD8FB4"/>
  <w16cid:commentId w16cid:paraId="32519EC6" w16cid:durableId="496379A2"/>
  <w16cid:commentId w16cid:paraId="286B63CD" w16cid:durableId="52AAEFC6"/>
  <w16cid:commentId w16cid:paraId="2CF8DF99" w16cid:durableId="54636B21"/>
  <w16cid:commentId w16cid:paraId="0D2C2125" w16cid:durableId="50AC7FBB"/>
  <w16cid:commentId w16cid:paraId="287873AB" w16cid:durableId="6BF8A739"/>
  <w16cid:commentId w16cid:paraId="78BAB5B6" w16cid:durableId="1E7372B9"/>
  <w16cid:commentId w16cid:paraId="778528A1" w16cid:durableId="5A06AC59"/>
  <w16cid:commentId w16cid:paraId="0AF24237" w16cid:durableId="6442E867"/>
  <w16cid:commentId w16cid:paraId="45C18D9C" w16cid:durableId="4DD37FCE"/>
  <w16cid:commentId w16cid:paraId="31D8462D" w16cid:durableId="504BC4E8"/>
  <w16cid:commentId w16cid:paraId="3903E306" w16cid:durableId="17E96332"/>
  <w16cid:commentId w16cid:paraId="4E145919" w16cid:durableId="5816F08D"/>
  <w16cid:commentId w16cid:paraId="64283342" w16cid:durableId="00F6EDC2"/>
  <w16cid:commentId w16cid:paraId="33C63BFE" w16cid:durableId="1164A25F"/>
  <w16cid:commentId w16cid:paraId="733240A1" w16cid:durableId="39648597"/>
  <w16cid:commentId w16cid:paraId="734D3317" w16cid:durableId="4BE5EAC9"/>
  <w16cid:commentId w16cid:paraId="7D9BB724" w16cid:durableId="231D4D94"/>
  <w16cid:commentId w16cid:paraId="57E39E0C" w16cid:durableId="0B1021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5C6FF" w14:textId="77777777" w:rsidR="00803B26" w:rsidRDefault="00803B26">
      <w:r>
        <w:separator/>
      </w:r>
    </w:p>
    <w:p w14:paraId="7460091D" w14:textId="77777777" w:rsidR="00803B26" w:rsidRDefault="00803B26"/>
    <w:p w14:paraId="234A8DA1" w14:textId="77777777" w:rsidR="00803B26" w:rsidRDefault="00803B26"/>
  </w:endnote>
  <w:endnote w:type="continuationSeparator" w:id="0">
    <w:p w14:paraId="65BF00C6" w14:textId="77777777" w:rsidR="00803B26" w:rsidRDefault="00803B26">
      <w:r>
        <w:continuationSeparator/>
      </w:r>
    </w:p>
    <w:p w14:paraId="6B8D9CD8" w14:textId="77777777" w:rsidR="00803B26" w:rsidRDefault="00803B26"/>
    <w:p w14:paraId="32C70068" w14:textId="77777777" w:rsidR="00803B26" w:rsidRDefault="00803B26"/>
  </w:endnote>
  <w:endnote w:type="continuationNotice" w:id="1">
    <w:p w14:paraId="75A7FEA3" w14:textId="77777777" w:rsidR="00803B26" w:rsidRDefault="00803B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Noto Sans CJK KR">
    <w:altName w:val="Cambria"/>
    <w:panose1 w:val="00000000000000000000"/>
    <w:charset w:val="00"/>
    <w:family w:val="roman"/>
    <w:notTrueType/>
    <w:pitch w:val="default"/>
  </w:font>
  <w:font w:name="함초롬바탕">
    <w:panose1 w:val="02030604000101010101"/>
    <w:charset w:val="81"/>
    <w:family w:val="roma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2473" w14:textId="77777777" w:rsidR="005F72BA" w:rsidRDefault="005F72BA" w:rsidP="0083537E">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4</w:t>
    </w:r>
    <w:r>
      <w:rPr>
        <w:rStyle w:val="a6"/>
      </w:rPr>
      <w:fldChar w:fldCharType="end"/>
    </w:r>
  </w:p>
  <w:p w14:paraId="59C82E09" w14:textId="77777777" w:rsidR="005F72BA" w:rsidRPr="004826AA" w:rsidRDefault="005F72BA" w:rsidP="004826AA">
    <w:pPr>
      <w:pStyle w:val="a5"/>
      <w:jc w:val="right"/>
      <w:rPr>
        <w:rFonts w:ascii="굴림" w:eastAsia="굴림" w:hAnsi="굴림"/>
      </w:rPr>
    </w:pPr>
    <w:r w:rsidRPr="004826AA">
      <w:rPr>
        <w:rFonts w:ascii="굴림" w:eastAsia="굴림" w:hAnsi="굴림" w:hint="eastAsia"/>
      </w:rPr>
      <w:t>대출약정서</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EFE9" w14:textId="279B84FF" w:rsidR="005F72BA" w:rsidRPr="00CF4C06" w:rsidRDefault="005F72BA" w:rsidP="00992E2A">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iv</w:t>
    </w:r>
    <w:r w:rsidRPr="00CF4C06">
      <w:rPr>
        <w:rStyle w:val="a6"/>
        <w:rFonts w:ascii="Times New Roman" w:eastAsia="굴림"/>
      </w:rPr>
      <w:fldChar w:fldCharType="end"/>
    </w:r>
  </w:p>
  <w:p w14:paraId="77138187" w14:textId="77777777" w:rsidR="005F72BA" w:rsidRDefault="005F72BA" w:rsidP="00F32723">
    <w:pPr>
      <w:pStyle w:val="a5"/>
      <w:ind w:leftChars="200" w:left="400" w:right="40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6536C" w14:textId="77777777" w:rsidR="00803B26" w:rsidRDefault="00803B26">
      <w:r>
        <w:separator/>
      </w:r>
    </w:p>
    <w:p w14:paraId="3A8B53E4" w14:textId="77777777" w:rsidR="00803B26" w:rsidRDefault="00803B26"/>
    <w:p w14:paraId="0E1E1CD6" w14:textId="77777777" w:rsidR="00803B26" w:rsidRDefault="00803B26"/>
  </w:footnote>
  <w:footnote w:type="continuationSeparator" w:id="0">
    <w:p w14:paraId="52E12EC9" w14:textId="77777777" w:rsidR="00803B26" w:rsidRDefault="00803B26">
      <w:r>
        <w:continuationSeparator/>
      </w:r>
    </w:p>
    <w:p w14:paraId="23CCA5CB" w14:textId="77777777" w:rsidR="00803B26" w:rsidRDefault="00803B26"/>
    <w:p w14:paraId="7D012F3D" w14:textId="77777777" w:rsidR="00803B26" w:rsidRDefault="00803B26"/>
  </w:footnote>
  <w:footnote w:type="continuationNotice" w:id="1">
    <w:p w14:paraId="520A9D5D" w14:textId="77777777" w:rsidR="00803B26" w:rsidRDefault="00803B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5435" w14:textId="68642872"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r w:rsidRPr="00F64B41">
      <w:rPr>
        <w:rFonts w:ascii="Times New Roman" w:eastAsia="바탕체" w:hint="eastAsia"/>
        <w:i/>
        <w:sz w:val="22"/>
        <w:szCs w:val="18"/>
      </w:rPr>
      <w:t>코람코라이프</w:t>
    </w:r>
    <w:r w:rsidR="00BE44FD">
      <w:rPr>
        <w:rFonts w:ascii="Times New Roman" w:eastAsia="바탕체" w:hint="eastAsia"/>
        <w:i/>
        <w:sz w:val="22"/>
        <w:szCs w:val="18"/>
      </w:rPr>
      <w:t>로지스</w:t>
    </w:r>
    <w:r w:rsidRPr="00F64B41">
      <w:rPr>
        <w:rFonts w:ascii="Times New Roman" w:eastAsia="바탕체" w:hint="eastAsia"/>
        <w:i/>
        <w:sz w:val="22"/>
        <w:szCs w:val="18"/>
      </w:rPr>
      <w:t>리츠</w:t>
    </w:r>
    <w:r w:rsidRPr="00F64B41">
      <w:rPr>
        <w:rFonts w:ascii="Times New Roman" w:eastAsia="바탕체" w:hint="eastAsia"/>
        <w:i/>
        <w:sz w:val="22"/>
        <w:szCs w:val="18"/>
      </w:rPr>
      <w:t xml:space="preserve"> </w:t>
    </w:r>
    <w:r w:rsidRPr="00F64B41">
      <w:rPr>
        <w:rFonts w:ascii="Times New Roman" w:eastAsia="바탕체" w:hint="eastAsia"/>
        <w:i/>
        <w:sz w:val="22"/>
        <w:szCs w:val="18"/>
      </w:rPr>
      <w:t>담보대출</w:t>
    </w:r>
    <w:r w:rsidRPr="00F64B41">
      <w:rPr>
        <w:rFonts w:ascii="Times New Roman" w:eastAsia="바탕체" w:hint="eastAsia"/>
        <w:i/>
        <w:sz w:val="22"/>
        <w:szCs w:val="18"/>
      </w:rPr>
      <w:t xml:space="preserve"> </w:t>
    </w:r>
    <w:r w:rsidRPr="00F64B41">
      <w:rPr>
        <w:rFonts w:ascii="Times New Roman" w:eastAsia="바탕체" w:hint="eastAsia"/>
        <w:i/>
        <w:sz w:val="22"/>
        <w:szCs w:val="18"/>
      </w:rPr>
      <w:t>대출약정서</w:t>
    </w:r>
  </w:p>
  <w:p w14:paraId="5BBD6951" w14:textId="3324DBCE"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477B" w14:textId="77777777" w:rsidR="005F72BA" w:rsidRPr="003E74E1" w:rsidRDefault="005F72BA" w:rsidP="003E74E1">
    <w:pPr>
      <w:pStyle w:val="aa"/>
    </w:pPr>
  </w:p>
  <w:p w14:paraId="6F69F7A6" w14:textId="77777777" w:rsidR="005F72BA" w:rsidRPr="003E74E1" w:rsidRDefault="005F72BA" w:rsidP="003E74E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3"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4"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5"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6"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8"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0"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1"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2"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3"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4"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6"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9"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1"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3"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5"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7"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8"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0"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1"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2"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3"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7"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59"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0"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1"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2"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3"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4"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6"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7"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8"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0"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1"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2"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4"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5"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6"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9"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1"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3"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5"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6"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7"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89"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0" w15:restartNumberingAfterBreak="0">
    <w:nsid w:val="4D464267"/>
    <w:multiLevelType w:val="hybridMultilevel"/>
    <w:tmpl w:val="F732E032"/>
    <w:lvl w:ilvl="0" w:tplc="FFFFFFFF">
      <w:start w:val="1"/>
      <w:numFmt w:val="decimal"/>
      <w:lvlText w:val="(%1)"/>
      <w:lvlJc w:val="left"/>
      <w:pPr>
        <w:tabs>
          <w:tab w:val="num" w:pos="397"/>
        </w:tabs>
        <w:ind w:left="397" w:hanging="397"/>
      </w:pPr>
      <w:rPr>
        <w:rFonts w:hint="default"/>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1"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2"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3"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4"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5"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6"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7"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8"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99"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0"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1"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2"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3"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4"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5"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6"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7"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8"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09"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0"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1"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2"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3"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4"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5"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6"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7"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8"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9"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0"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1"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2"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3"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4"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5"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6"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7"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0"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1"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2"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3"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4"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5"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6"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7"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8"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39"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0"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1"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2"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3"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4"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5"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6"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7"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8"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49"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0"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1"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2"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3"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5"/>
  </w:num>
  <w:num w:numId="2" w16cid:durableId="694576775">
    <w:abstractNumId w:val="112"/>
  </w:num>
  <w:num w:numId="3" w16cid:durableId="756832544">
    <w:abstractNumId w:val="42"/>
  </w:num>
  <w:num w:numId="4" w16cid:durableId="1653096124">
    <w:abstractNumId w:val="49"/>
  </w:num>
  <w:num w:numId="5" w16cid:durableId="1621909239">
    <w:abstractNumId w:val="94"/>
  </w:num>
  <w:num w:numId="6" w16cid:durableId="1033383329">
    <w:abstractNumId w:val="10"/>
  </w:num>
  <w:num w:numId="7" w16cid:durableId="565409812">
    <w:abstractNumId w:val="76"/>
  </w:num>
  <w:num w:numId="8" w16cid:durableId="979652843">
    <w:abstractNumId w:val="41"/>
  </w:num>
  <w:num w:numId="9" w16cid:durableId="806628795">
    <w:abstractNumId w:val="21"/>
  </w:num>
  <w:num w:numId="10" w16cid:durableId="648634627">
    <w:abstractNumId w:val="87"/>
  </w:num>
  <w:num w:numId="11" w16cid:durableId="407071534">
    <w:abstractNumId w:val="3"/>
  </w:num>
  <w:num w:numId="12" w16cid:durableId="624508106">
    <w:abstractNumId w:val="2"/>
  </w:num>
  <w:num w:numId="13" w16cid:durableId="1890997027">
    <w:abstractNumId w:val="129"/>
  </w:num>
  <w:num w:numId="14" w16cid:durableId="1943102036">
    <w:abstractNumId w:val="131"/>
  </w:num>
  <w:num w:numId="15" w16cid:durableId="114644505">
    <w:abstractNumId w:val="100"/>
  </w:num>
  <w:num w:numId="16" w16cid:durableId="2039088791">
    <w:abstractNumId w:val="48"/>
  </w:num>
  <w:num w:numId="17" w16cid:durableId="1953853042">
    <w:abstractNumId w:val="68"/>
  </w:num>
  <w:num w:numId="18" w16cid:durableId="1610971363">
    <w:abstractNumId w:val="104"/>
  </w:num>
  <w:num w:numId="19" w16cid:durableId="69280012">
    <w:abstractNumId w:val="125"/>
  </w:num>
  <w:num w:numId="20" w16cid:durableId="578639242">
    <w:abstractNumId w:val="64"/>
  </w:num>
  <w:num w:numId="21" w16cid:durableId="1396002523">
    <w:abstractNumId w:val="74"/>
  </w:num>
  <w:num w:numId="22" w16cid:durableId="756749383">
    <w:abstractNumId w:val="1"/>
  </w:num>
  <w:num w:numId="23" w16cid:durableId="1057821165">
    <w:abstractNumId w:val="114"/>
  </w:num>
  <w:num w:numId="24" w16cid:durableId="1594632234">
    <w:abstractNumId w:val="118"/>
  </w:num>
  <w:num w:numId="25" w16cid:durableId="152069328">
    <w:abstractNumId w:val="31"/>
  </w:num>
  <w:num w:numId="26" w16cid:durableId="1763145034">
    <w:abstractNumId w:val="51"/>
  </w:num>
  <w:num w:numId="27" w16cid:durableId="41180532">
    <w:abstractNumId w:val="52"/>
  </w:num>
  <w:num w:numId="28" w16cid:durableId="180977249">
    <w:abstractNumId w:val="128"/>
  </w:num>
  <w:num w:numId="29" w16cid:durableId="235163808">
    <w:abstractNumId w:val="36"/>
  </w:num>
  <w:num w:numId="30" w16cid:durableId="1368332121">
    <w:abstractNumId w:val="93"/>
  </w:num>
  <w:num w:numId="31" w16cid:durableId="983971973">
    <w:abstractNumId w:val="92"/>
  </w:num>
  <w:num w:numId="32" w16cid:durableId="85082388">
    <w:abstractNumId w:val="110"/>
  </w:num>
  <w:num w:numId="33" w16cid:durableId="87848606">
    <w:abstractNumId w:val="72"/>
  </w:num>
  <w:num w:numId="34" w16cid:durableId="1608274387">
    <w:abstractNumId w:val="82"/>
  </w:num>
  <w:num w:numId="35" w16cid:durableId="1820027828">
    <w:abstractNumId w:val="96"/>
  </w:num>
  <w:num w:numId="36" w16cid:durableId="1117020286">
    <w:abstractNumId w:val="67"/>
  </w:num>
  <w:num w:numId="37" w16cid:durableId="1876235233">
    <w:abstractNumId w:val="53"/>
  </w:num>
  <w:num w:numId="38" w16cid:durableId="287129230">
    <w:abstractNumId w:val="140"/>
  </w:num>
  <w:num w:numId="39" w16cid:durableId="759957086">
    <w:abstractNumId w:val="78"/>
  </w:num>
  <w:num w:numId="40" w16cid:durableId="728766085">
    <w:abstractNumId w:val="25"/>
  </w:num>
  <w:num w:numId="41" w16cid:durableId="1874264916">
    <w:abstractNumId w:val="71"/>
  </w:num>
  <w:num w:numId="42" w16cid:durableId="1872113678">
    <w:abstractNumId w:val="149"/>
  </w:num>
  <w:num w:numId="43" w16cid:durableId="545875217">
    <w:abstractNumId w:val="80"/>
  </w:num>
  <w:num w:numId="44" w16cid:durableId="650526419">
    <w:abstractNumId w:val="81"/>
  </w:num>
  <w:num w:numId="45" w16cid:durableId="329063084">
    <w:abstractNumId w:val="28"/>
  </w:num>
  <w:num w:numId="46" w16cid:durableId="925966294">
    <w:abstractNumId w:val="120"/>
  </w:num>
  <w:num w:numId="47" w16cid:durableId="1201286266">
    <w:abstractNumId w:val="54"/>
  </w:num>
  <w:num w:numId="48" w16cid:durableId="1023942525">
    <w:abstractNumId w:val="124"/>
  </w:num>
  <w:num w:numId="49" w16cid:durableId="720985986">
    <w:abstractNumId w:val="148"/>
  </w:num>
  <w:num w:numId="50" w16cid:durableId="2086490509">
    <w:abstractNumId w:val="84"/>
  </w:num>
  <w:num w:numId="51" w16cid:durableId="123619617">
    <w:abstractNumId w:val="66"/>
  </w:num>
  <w:num w:numId="52" w16cid:durableId="123932839">
    <w:abstractNumId w:val="107"/>
  </w:num>
  <w:num w:numId="53" w16cid:durableId="1251700748">
    <w:abstractNumId w:val="22"/>
  </w:num>
  <w:num w:numId="54" w16cid:durableId="193883463">
    <w:abstractNumId w:val="7"/>
  </w:num>
  <w:num w:numId="55" w16cid:durableId="1525513250">
    <w:abstractNumId w:val="83"/>
  </w:num>
  <w:num w:numId="56" w16cid:durableId="688525701">
    <w:abstractNumId w:val="132"/>
  </w:num>
  <w:num w:numId="57" w16cid:durableId="264728146">
    <w:abstractNumId w:val="146"/>
  </w:num>
  <w:num w:numId="58" w16cid:durableId="596251594">
    <w:abstractNumId w:val="56"/>
  </w:num>
  <w:num w:numId="59" w16cid:durableId="1241984841">
    <w:abstractNumId w:val="23"/>
  </w:num>
  <w:num w:numId="60" w16cid:durableId="1326083342">
    <w:abstractNumId w:val="139"/>
  </w:num>
  <w:num w:numId="61" w16cid:durableId="1483963696">
    <w:abstractNumId w:val="106"/>
  </w:num>
  <w:num w:numId="62" w16cid:durableId="529878042">
    <w:abstractNumId w:val="138"/>
  </w:num>
  <w:num w:numId="63" w16cid:durableId="1703936594">
    <w:abstractNumId w:val="32"/>
  </w:num>
  <w:num w:numId="64" w16cid:durableId="1563756378">
    <w:abstractNumId w:val="8"/>
  </w:num>
  <w:num w:numId="65" w16cid:durableId="411466026">
    <w:abstractNumId w:val="59"/>
  </w:num>
  <w:num w:numId="66" w16cid:durableId="1283731889">
    <w:abstractNumId w:val="29"/>
  </w:num>
  <w:num w:numId="67" w16cid:durableId="1581518444">
    <w:abstractNumId w:val="46"/>
  </w:num>
  <w:num w:numId="68" w16cid:durableId="138306443">
    <w:abstractNumId w:val="99"/>
  </w:num>
  <w:num w:numId="69" w16cid:durableId="147209620">
    <w:abstractNumId w:val="150"/>
  </w:num>
  <w:num w:numId="70" w16cid:durableId="31535325">
    <w:abstractNumId w:val="117"/>
  </w:num>
  <w:num w:numId="71" w16cid:durableId="230504075">
    <w:abstractNumId w:val="91"/>
  </w:num>
  <w:num w:numId="72" w16cid:durableId="1033117645">
    <w:abstractNumId w:val="79"/>
  </w:num>
  <w:num w:numId="73" w16cid:durableId="655189671">
    <w:abstractNumId w:val="27"/>
  </w:num>
  <w:num w:numId="74" w16cid:durableId="1185363187">
    <w:abstractNumId w:val="63"/>
  </w:num>
  <w:num w:numId="75" w16cid:durableId="1235748008">
    <w:abstractNumId w:val="47"/>
  </w:num>
  <w:num w:numId="76" w16cid:durableId="1160463928">
    <w:abstractNumId w:val="89"/>
  </w:num>
  <w:num w:numId="77" w16cid:durableId="230509164">
    <w:abstractNumId w:val="88"/>
  </w:num>
  <w:num w:numId="78" w16cid:durableId="1089547028">
    <w:abstractNumId w:val="69"/>
  </w:num>
  <w:num w:numId="79" w16cid:durableId="2111046774">
    <w:abstractNumId w:val="43"/>
  </w:num>
  <w:num w:numId="80" w16cid:durableId="172301679">
    <w:abstractNumId w:val="0"/>
  </w:num>
  <w:num w:numId="81" w16cid:durableId="1859000722">
    <w:abstractNumId w:val="12"/>
  </w:num>
  <w:num w:numId="82" w16cid:durableId="1736471253">
    <w:abstractNumId w:val="40"/>
  </w:num>
  <w:num w:numId="83" w16cid:durableId="1301611455">
    <w:abstractNumId w:val="58"/>
  </w:num>
  <w:num w:numId="84" w16cid:durableId="1445423188">
    <w:abstractNumId w:val="86"/>
  </w:num>
  <w:num w:numId="85" w16cid:durableId="1556551055">
    <w:abstractNumId w:val="141"/>
  </w:num>
  <w:num w:numId="86" w16cid:durableId="1075322123">
    <w:abstractNumId w:val="85"/>
  </w:num>
  <w:num w:numId="87" w16cid:durableId="1212494659">
    <w:abstractNumId w:val="39"/>
  </w:num>
  <w:num w:numId="88" w16cid:durableId="2110076658">
    <w:abstractNumId w:val="102"/>
  </w:num>
  <w:num w:numId="89" w16cid:durableId="1632125070">
    <w:abstractNumId w:val="50"/>
  </w:num>
  <w:num w:numId="90" w16cid:durableId="849831183">
    <w:abstractNumId w:val="9"/>
  </w:num>
  <w:num w:numId="91" w16cid:durableId="259224084">
    <w:abstractNumId w:val="35"/>
  </w:num>
  <w:num w:numId="92" w16cid:durableId="1966691652">
    <w:abstractNumId w:val="24"/>
  </w:num>
  <w:num w:numId="93" w16cid:durableId="977148125">
    <w:abstractNumId w:val="109"/>
  </w:num>
  <w:num w:numId="94" w16cid:durableId="1674533158">
    <w:abstractNumId w:val="136"/>
  </w:num>
  <w:num w:numId="95" w16cid:durableId="184172315">
    <w:abstractNumId w:val="37"/>
  </w:num>
  <w:num w:numId="96" w16cid:durableId="1861427771">
    <w:abstractNumId w:val="4"/>
  </w:num>
  <w:num w:numId="97" w16cid:durableId="1639257856">
    <w:abstractNumId w:val="17"/>
  </w:num>
  <w:num w:numId="98" w16cid:durableId="1748569958">
    <w:abstractNumId w:val="60"/>
  </w:num>
  <w:num w:numId="99" w16cid:durableId="1615012635">
    <w:abstractNumId w:val="153"/>
  </w:num>
  <w:num w:numId="100" w16cid:durableId="166403080">
    <w:abstractNumId w:val="55"/>
  </w:num>
  <w:num w:numId="101" w16cid:durableId="1715350177">
    <w:abstractNumId w:val="77"/>
  </w:num>
  <w:num w:numId="102" w16cid:durableId="729423495">
    <w:abstractNumId w:val="45"/>
  </w:num>
  <w:num w:numId="103" w16cid:durableId="681930296">
    <w:abstractNumId w:val="57"/>
  </w:num>
  <w:num w:numId="104" w16cid:durableId="661733720">
    <w:abstractNumId w:val="26"/>
  </w:num>
  <w:num w:numId="105" w16cid:durableId="338655845">
    <w:abstractNumId w:val="14"/>
  </w:num>
  <w:num w:numId="106" w16cid:durableId="1798452612">
    <w:abstractNumId w:val="123"/>
  </w:num>
  <w:num w:numId="107" w16cid:durableId="1251888247">
    <w:abstractNumId w:val="75"/>
  </w:num>
  <w:num w:numId="108" w16cid:durableId="760612473">
    <w:abstractNumId w:val="145"/>
  </w:num>
  <w:num w:numId="109" w16cid:durableId="917515878">
    <w:abstractNumId w:val="13"/>
  </w:num>
  <w:num w:numId="110" w16cid:durableId="1076324678">
    <w:abstractNumId w:val="151"/>
  </w:num>
  <w:num w:numId="111" w16cid:durableId="1104299806">
    <w:abstractNumId w:val="143"/>
  </w:num>
  <w:num w:numId="112" w16cid:durableId="1990741585">
    <w:abstractNumId w:val="147"/>
  </w:num>
  <w:num w:numId="113" w16cid:durableId="1406608576">
    <w:abstractNumId w:val="142"/>
  </w:num>
  <w:num w:numId="114" w16cid:durableId="1365011446">
    <w:abstractNumId w:val="5"/>
  </w:num>
  <w:num w:numId="115" w16cid:durableId="1216891713">
    <w:abstractNumId w:val="144"/>
  </w:num>
  <w:num w:numId="116" w16cid:durableId="1806700708">
    <w:abstractNumId w:val="98"/>
  </w:num>
  <w:num w:numId="117" w16cid:durableId="546915914">
    <w:abstractNumId w:val="38"/>
  </w:num>
  <w:num w:numId="118" w16cid:durableId="94254286">
    <w:abstractNumId w:val="108"/>
  </w:num>
  <w:num w:numId="119" w16cid:durableId="406464835">
    <w:abstractNumId w:val="18"/>
  </w:num>
  <w:num w:numId="120" w16cid:durableId="1469737117">
    <w:abstractNumId w:val="115"/>
  </w:num>
  <w:num w:numId="121" w16cid:durableId="1125661874">
    <w:abstractNumId w:val="34"/>
  </w:num>
  <w:num w:numId="122" w16cid:durableId="1345281069">
    <w:abstractNumId w:val="134"/>
  </w:num>
  <w:num w:numId="123" w16cid:durableId="1899902706">
    <w:abstractNumId w:val="111"/>
  </w:num>
  <w:num w:numId="124" w16cid:durableId="1547066998">
    <w:abstractNumId w:val="16"/>
  </w:num>
  <w:num w:numId="125" w16cid:durableId="2010012908">
    <w:abstractNumId w:val="62"/>
  </w:num>
  <w:num w:numId="126" w16cid:durableId="1288587368">
    <w:abstractNumId w:val="137"/>
  </w:num>
  <w:num w:numId="127" w16cid:durableId="2017417451">
    <w:abstractNumId w:val="122"/>
  </w:num>
  <w:num w:numId="128" w16cid:durableId="505246962">
    <w:abstractNumId w:val="33"/>
  </w:num>
  <w:num w:numId="129" w16cid:durableId="837965986">
    <w:abstractNumId w:val="130"/>
  </w:num>
  <w:num w:numId="130" w16cid:durableId="2025788259">
    <w:abstractNumId w:val="70"/>
  </w:num>
  <w:num w:numId="131" w16cid:durableId="2115007120">
    <w:abstractNumId w:val="95"/>
  </w:num>
  <w:num w:numId="132" w16cid:durableId="2040931600">
    <w:abstractNumId w:val="103"/>
  </w:num>
  <w:num w:numId="133" w16cid:durableId="618336771">
    <w:abstractNumId w:val="119"/>
  </w:num>
  <w:num w:numId="134" w16cid:durableId="159152912">
    <w:abstractNumId w:val="135"/>
  </w:num>
  <w:num w:numId="135" w16cid:durableId="306934443">
    <w:abstractNumId w:val="6"/>
  </w:num>
  <w:num w:numId="136" w16cid:durableId="373503671">
    <w:abstractNumId w:val="15"/>
  </w:num>
  <w:num w:numId="137" w16cid:durableId="1888101547">
    <w:abstractNumId w:val="152"/>
  </w:num>
  <w:num w:numId="138" w16cid:durableId="1595288646">
    <w:abstractNumId w:val="61"/>
  </w:num>
  <w:num w:numId="139" w16cid:durableId="504899865">
    <w:abstractNumId w:val="116"/>
  </w:num>
  <w:num w:numId="140" w16cid:durableId="1275553845">
    <w:abstractNumId w:val="19"/>
  </w:num>
  <w:num w:numId="141" w16cid:durableId="1048725765">
    <w:abstractNumId w:val="121"/>
  </w:num>
  <w:num w:numId="142" w16cid:durableId="900092274">
    <w:abstractNumId w:val="73"/>
  </w:num>
  <w:num w:numId="143" w16cid:durableId="401374455">
    <w:abstractNumId w:val="30"/>
  </w:num>
  <w:num w:numId="144" w16cid:durableId="1764836377">
    <w:abstractNumId w:val="127"/>
  </w:num>
  <w:num w:numId="145" w16cid:durableId="1041396822">
    <w:abstractNumId w:val="126"/>
  </w:num>
  <w:num w:numId="146" w16cid:durableId="1214073928">
    <w:abstractNumId w:val="65"/>
  </w:num>
  <w:num w:numId="147" w16cid:durableId="1475680107">
    <w:abstractNumId w:val="101"/>
  </w:num>
  <w:num w:numId="148" w16cid:durableId="1945308634">
    <w:abstractNumId w:val="133"/>
  </w:num>
  <w:num w:numId="149" w16cid:durableId="1695302686">
    <w:abstractNumId w:val="44"/>
  </w:num>
  <w:num w:numId="150" w16cid:durableId="584729668">
    <w:abstractNumId w:val="97"/>
  </w:num>
  <w:num w:numId="151" w16cid:durableId="705566998">
    <w:abstractNumId w:val="20"/>
  </w:num>
  <w:num w:numId="152" w16cid:durableId="728308805">
    <w:abstractNumId w:val="11"/>
  </w:num>
  <w:num w:numId="153" w16cid:durableId="1372876917">
    <w:abstractNumId w:val="113"/>
  </w:num>
  <w:num w:numId="154" w16cid:durableId="955601109">
    <w:abstractNumId w:val="90"/>
  </w:num>
  <w:numIdMacAtCleanup w:val="1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KL">
    <w15:presenceInfo w15:providerId="None" w15:userId="BKL"/>
  </w15:person>
  <w15:person w15:author="안 용현(Yonghyeon,Ahn)">
    <w15:presenceInfo w15:providerId="Windows Live" w15:userId="8b8453e97f026ad7"/>
  </w15:person>
  <w15:person w15:author="롯데캐피탈">
    <w15:presenceInfo w15:providerId="None" w15:userId="롯데캐피탈"/>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C5C"/>
    <w:rsid w:val="00012FD4"/>
    <w:rsid w:val="00013234"/>
    <w:rsid w:val="00013BD8"/>
    <w:rsid w:val="00013E88"/>
    <w:rsid w:val="0001465F"/>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A34"/>
    <w:rsid w:val="00024CC4"/>
    <w:rsid w:val="000251D6"/>
    <w:rsid w:val="000252E8"/>
    <w:rsid w:val="00026037"/>
    <w:rsid w:val="00026100"/>
    <w:rsid w:val="000270D8"/>
    <w:rsid w:val="000273CA"/>
    <w:rsid w:val="0002761E"/>
    <w:rsid w:val="00027736"/>
    <w:rsid w:val="00027CEE"/>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34B"/>
    <w:rsid w:val="0005592A"/>
    <w:rsid w:val="00056DCD"/>
    <w:rsid w:val="00057412"/>
    <w:rsid w:val="00060496"/>
    <w:rsid w:val="00060C17"/>
    <w:rsid w:val="000616C0"/>
    <w:rsid w:val="00061AC4"/>
    <w:rsid w:val="00061BB4"/>
    <w:rsid w:val="00061F3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5D6"/>
    <w:rsid w:val="000906D3"/>
    <w:rsid w:val="000916AB"/>
    <w:rsid w:val="00092170"/>
    <w:rsid w:val="00092B18"/>
    <w:rsid w:val="00092FC1"/>
    <w:rsid w:val="00093128"/>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31C"/>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2B2"/>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7B7"/>
    <w:rsid w:val="001550BC"/>
    <w:rsid w:val="001550BE"/>
    <w:rsid w:val="001553FD"/>
    <w:rsid w:val="00155D19"/>
    <w:rsid w:val="00156A90"/>
    <w:rsid w:val="001577AB"/>
    <w:rsid w:val="00157956"/>
    <w:rsid w:val="00157FF5"/>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3F2"/>
    <w:rsid w:val="001976BC"/>
    <w:rsid w:val="00197BE4"/>
    <w:rsid w:val="00197F72"/>
    <w:rsid w:val="001A033A"/>
    <w:rsid w:val="001A03AF"/>
    <w:rsid w:val="001A061C"/>
    <w:rsid w:val="001A0997"/>
    <w:rsid w:val="001A0B22"/>
    <w:rsid w:val="001A14F6"/>
    <w:rsid w:val="001A20DB"/>
    <w:rsid w:val="001A2775"/>
    <w:rsid w:val="001A2EB6"/>
    <w:rsid w:val="001A2FE5"/>
    <w:rsid w:val="001A3098"/>
    <w:rsid w:val="001A31F8"/>
    <w:rsid w:val="001A3221"/>
    <w:rsid w:val="001A329B"/>
    <w:rsid w:val="001A363F"/>
    <w:rsid w:val="001A3761"/>
    <w:rsid w:val="001A3997"/>
    <w:rsid w:val="001A4591"/>
    <w:rsid w:val="001A47AB"/>
    <w:rsid w:val="001A5082"/>
    <w:rsid w:val="001A50A7"/>
    <w:rsid w:val="001A52AD"/>
    <w:rsid w:val="001A53A2"/>
    <w:rsid w:val="001A57DA"/>
    <w:rsid w:val="001A5C76"/>
    <w:rsid w:val="001A5DB2"/>
    <w:rsid w:val="001A626C"/>
    <w:rsid w:val="001A6DC4"/>
    <w:rsid w:val="001A6E4B"/>
    <w:rsid w:val="001A7311"/>
    <w:rsid w:val="001A7320"/>
    <w:rsid w:val="001A7442"/>
    <w:rsid w:val="001A7450"/>
    <w:rsid w:val="001A77F8"/>
    <w:rsid w:val="001A7ACB"/>
    <w:rsid w:val="001A7CFC"/>
    <w:rsid w:val="001B031F"/>
    <w:rsid w:val="001B0A4F"/>
    <w:rsid w:val="001B0C46"/>
    <w:rsid w:val="001B0D41"/>
    <w:rsid w:val="001B0DA0"/>
    <w:rsid w:val="001B0FD4"/>
    <w:rsid w:val="001B112C"/>
    <w:rsid w:val="001B14D0"/>
    <w:rsid w:val="001B1A09"/>
    <w:rsid w:val="001B1DF6"/>
    <w:rsid w:val="001B20C7"/>
    <w:rsid w:val="001B286B"/>
    <w:rsid w:val="001B29B8"/>
    <w:rsid w:val="001B2C99"/>
    <w:rsid w:val="001B37D8"/>
    <w:rsid w:val="001B4179"/>
    <w:rsid w:val="001B48A9"/>
    <w:rsid w:val="001B61CD"/>
    <w:rsid w:val="001B65DB"/>
    <w:rsid w:val="001B673C"/>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2DEA"/>
    <w:rsid w:val="001D3DFF"/>
    <w:rsid w:val="001D4BCC"/>
    <w:rsid w:val="001D54CB"/>
    <w:rsid w:val="001D5919"/>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052"/>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1B76"/>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37FC2"/>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67F4D"/>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2E5"/>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3D0"/>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49E"/>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0F8"/>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4FBF"/>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41E"/>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65DA"/>
    <w:rsid w:val="00376BE6"/>
    <w:rsid w:val="00376D25"/>
    <w:rsid w:val="0037781A"/>
    <w:rsid w:val="00377893"/>
    <w:rsid w:val="00377A6D"/>
    <w:rsid w:val="00377CD4"/>
    <w:rsid w:val="003815F3"/>
    <w:rsid w:val="00381BCD"/>
    <w:rsid w:val="00381D55"/>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275C"/>
    <w:rsid w:val="003D3045"/>
    <w:rsid w:val="003D3779"/>
    <w:rsid w:val="003D3B02"/>
    <w:rsid w:val="003D3C45"/>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50D8"/>
    <w:rsid w:val="003F586A"/>
    <w:rsid w:val="003F62BF"/>
    <w:rsid w:val="003F6848"/>
    <w:rsid w:val="003F7B68"/>
    <w:rsid w:val="0040065E"/>
    <w:rsid w:val="00401528"/>
    <w:rsid w:val="00401D2C"/>
    <w:rsid w:val="00402054"/>
    <w:rsid w:val="00402161"/>
    <w:rsid w:val="0040247F"/>
    <w:rsid w:val="00402840"/>
    <w:rsid w:val="00402BBE"/>
    <w:rsid w:val="004036B8"/>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957"/>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49C1"/>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53"/>
    <w:rsid w:val="00513D79"/>
    <w:rsid w:val="00513E1B"/>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67D"/>
    <w:rsid w:val="00533E09"/>
    <w:rsid w:val="00533E4B"/>
    <w:rsid w:val="00534454"/>
    <w:rsid w:val="00534B8A"/>
    <w:rsid w:val="00534EF3"/>
    <w:rsid w:val="00535226"/>
    <w:rsid w:val="00535574"/>
    <w:rsid w:val="00536A66"/>
    <w:rsid w:val="00536B83"/>
    <w:rsid w:val="00536BA7"/>
    <w:rsid w:val="00536C01"/>
    <w:rsid w:val="00536E8A"/>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310"/>
    <w:rsid w:val="00584414"/>
    <w:rsid w:val="00584671"/>
    <w:rsid w:val="00584E9A"/>
    <w:rsid w:val="00585C70"/>
    <w:rsid w:val="00585F5E"/>
    <w:rsid w:val="0058604A"/>
    <w:rsid w:val="00586290"/>
    <w:rsid w:val="0058667F"/>
    <w:rsid w:val="005869EB"/>
    <w:rsid w:val="00586D19"/>
    <w:rsid w:val="00586DCD"/>
    <w:rsid w:val="005871AE"/>
    <w:rsid w:val="00587964"/>
    <w:rsid w:val="005879A2"/>
    <w:rsid w:val="00587DE2"/>
    <w:rsid w:val="00587E91"/>
    <w:rsid w:val="00590034"/>
    <w:rsid w:val="00591A08"/>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3E"/>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C2D"/>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F5"/>
    <w:rsid w:val="005F3260"/>
    <w:rsid w:val="005F3EF4"/>
    <w:rsid w:val="005F4209"/>
    <w:rsid w:val="005F42F0"/>
    <w:rsid w:val="005F524E"/>
    <w:rsid w:val="005F5480"/>
    <w:rsid w:val="005F5C66"/>
    <w:rsid w:val="005F624C"/>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5057"/>
    <w:rsid w:val="00605501"/>
    <w:rsid w:val="00605D04"/>
    <w:rsid w:val="00606002"/>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012"/>
    <w:rsid w:val="006B54A2"/>
    <w:rsid w:val="006B54D7"/>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A87"/>
    <w:rsid w:val="006D4B63"/>
    <w:rsid w:val="006D52DE"/>
    <w:rsid w:val="006D53B9"/>
    <w:rsid w:val="006D5FAA"/>
    <w:rsid w:val="006D6670"/>
    <w:rsid w:val="006D6D8F"/>
    <w:rsid w:val="006D71FC"/>
    <w:rsid w:val="006D7316"/>
    <w:rsid w:val="006D7321"/>
    <w:rsid w:val="006D73F9"/>
    <w:rsid w:val="006D78C7"/>
    <w:rsid w:val="006D7FCC"/>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017"/>
    <w:rsid w:val="006E41E8"/>
    <w:rsid w:val="006E4262"/>
    <w:rsid w:val="006E4561"/>
    <w:rsid w:val="006E506D"/>
    <w:rsid w:val="006E5492"/>
    <w:rsid w:val="006E655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599"/>
    <w:rsid w:val="00703781"/>
    <w:rsid w:val="007040A6"/>
    <w:rsid w:val="00704225"/>
    <w:rsid w:val="00704714"/>
    <w:rsid w:val="00704D12"/>
    <w:rsid w:val="00704DD2"/>
    <w:rsid w:val="00704E8D"/>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67E"/>
    <w:rsid w:val="00733E63"/>
    <w:rsid w:val="00734E4D"/>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6DE2"/>
    <w:rsid w:val="00747C71"/>
    <w:rsid w:val="00747DC6"/>
    <w:rsid w:val="00750412"/>
    <w:rsid w:val="007504A3"/>
    <w:rsid w:val="00750AC2"/>
    <w:rsid w:val="007518F5"/>
    <w:rsid w:val="00751C4A"/>
    <w:rsid w:val="00751DF1"/>
    <w:rsid w:val="00751FC0"/>
    <w:rsid w:val="0075337D"/>
    <w:rsid w:val="00753796"/>
    <w:rsid w:val="007553C3"/>
    <w:rsid w:val="007555B5"/>
    <w:rsid w:val="00755B0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3A9"/>
    <w:rsid w:val="00771537"/>
    <w:rsid w:val="007727A3"/>
    <w:rsid w:val="0077364B"/>
    <w:rsid w:val="00773DBD"/>
    <w:rsid w:val="00774180"/>
    <w:rsid w:val="007750AC"/>
    <w:rsid w:val="0077526F"/>
    <w:rsid w:val="00775583"/>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2CD0"/>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F36"/>
    <w:rsid w:val="007A3802"/>
    <w:rsid w:val="007A38CA"/>
    <w:rsid w:val="007A3ACE"/>
    <w:rsid w:val="007A4175"/>
    <w:rsid w:val="007A48D2"/>
    <w:rsid w:val="007A5156"/>
    <w:rsid w:val="007A5590"/>
    <w:rsid w:val="007A567B"/>
    <w:rsid w:val="007A65F5"/>
    <w:rsid w:val="007B0573"/>
    <w:rsid w:val="007B124F"/>
    <w:rsid w:val="007B1334"/>
    <w:rsid w:val="007B141B"/>
    <w:rsid w:val="007B1770"/>
    <w:rsid w:val="007B1ECF"/>
    <w:rsid w:val="007B2DC9"/>
    <w:rsid w:val="007B3463"/>
    <w:rsid w:val="007B3813"/>
    <w:rsid w:val="007B50DD"/>
    <w:rsid w:val="007B52AA"/>
    <w:rsid w:val="007B565B"/>
    <w:rsid w:val="007B5F73"/>
    <w:rsid w:val="007B7413"/>
    <w:rsid w:val="007B7637"/>
    <w:rsid w:val="007C01A3"/>
    <w:rsid w:val="007C0792"/>
    <w:rsid w:val="007C087B"/>
    <w:rsid w:val="007C1676"/>
    <w:rsid w:val="007C1AC7"/>
    <w:rsid w:val="007C200A"/>
    <w:rsid w:val="007C20EF"/>
    <w:rsid w:val="007C224E"/>
    <w:rsid w:val="007C2FBE"/>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AA7"/>
    <w:rsid w:val="007F5C00"/>
    <w:rsid w:val="007F65F1"/>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B2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60FB"/>
    <w:rsid w:val="00826565"/>
    <w:rsid w:val="008266BB"/>
    <w:rsid w:val="00826B6F"/>
    <w:rsid w:val="00826C89"/>
    <w:rsid w:val="00827C5F"/>
    <w:rsid w:val="008304E6"/>
    <w:rsid w:val="00831E2C"/>
    <w:rsid w:val="00832276"/>
    <w:rsid w:val="00833022"/>
    <w:rsid w:val="008330FF"/>
    <w:rsid w:val="008332C6"/>
    <w:rsid w:val="00833A4F"/>
    <w:rsid w:val="00833B29"/>
    <w:rsid w:val="00833D0D"/>
    <w:rsid w:val="00833DE9"/>
    <w:rsid w:val="0083413B"/>
    <w:rsid w:val="00834B96"/>
    <w:rsid w:val="00834D34"/>
    <w:rsid w:val="0083537E"/>
    <w:rsid w:val="0083555B"/>
    <w:rsid w:val="00835790"/>
    <w:rsid w:val="00835ADF"/>
    <w:rsid w:val="00835DCE"/>
    <w:rsid w:val="0083614C"/>
    <w:rsid w:val="00836A32"/>
    <w:rsid w:val="008372B5"/>
    <w:rsid w:val="008374FE"/>
    <w:rsid w:val="00837AFE"/>
    <w:rsid w:val="00837FFB"/>
    <w:rsid w:val="00840324"/>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617A"/>
    <w:rsid w:val="0084622C"/>
    <w:rsid w:val="008462E8"/>
    <w:rsid w:val="008465FE"/>
    <w:rsid w:val="00846C09"/>
    <w:rsid w:val="00847719"/>
    <w:rsid w:val="008478AE"/>
    <w:rsid w:val="00850197"/>
    <w:rsid w:val="00851034"/>
    <w:rsid w:val="00851087"/>
    <w:rsid w:val="008514DA"/>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8B6"/>
    <w:rsid w:val="008B1CDE"/>
    <w:rsid w:val="008B1FA1"/>
    <w:rsid w:val="008B2276"/>
    <w:rsid w:val="008B228D"/>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0EC"/>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42CF"/>
    <w:rsid w:val="00924A63"/>
    <w:rsid w:val="00925521"/>
    <w:rsid w:val="00925D88"/>
    <w:rsid w:val="0092673B"/>
    <w:rsid w:val="00926C2F"/>
    <w:rsid w:val="009302E3"/>
    <w:rsid w:val="009319EE"/>
    <w:rsid w:val="0093243F"/>
    <w:rsid w:val="009325BA"/>
    <w:rsid w:val="00932621"/>
    <w:rsid w:val="0093267D"/>
    <w:rsid w:val="009328D4"/>
    <w:rsid w:val="00932CB0"/>
    <w:rsid w:val="00932EE2"/>
    <w:rsid w:val="00933017"/>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6AB"/>
    <w:rsid w:val="009406F3"/>
    <w:rsid w:val="00940AED"/>
    <w:rsid w:val="0094114E"/>
    <w:rsid w:val="00941C9A"/>
    <w:rsid w:val="00941EB0"/>
    <w:rsid w:val="00942D5E"/>
    <w:rsid w:val="00943B8C"/>
    <w:rsid w:val="00943BE0"/>
    <w:rsid w:val="00943D1F"/>
    <w:rsid w:val="00943F40"/>
    <w:rsid w:val="00944190"/>
    <w:rsid w:val="00944608"/>
    <w:rsid w:val="00944854"/>
    <w:rsid w:val="00945154"/>
    <w:rsid w:val="00945E9D"/>
    <w:rsid w:val="00946361"/>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746"/>
    <w:rsid w:val="00993826"/>
    <w:rsid w:val="00993BC4"/>
    <w:rsid w:val="00993EA3"/>
    <w:rsid w:val="00994507"/>
    <w:rsid w:val="00994C59"/>
    <w:rsid w:val="00994FBD"/>
    <w:rsid w:val="0099543C"/>
    <w:rsid w:val="00995C00"/>
    <w:rsid w:val="00996AC1"/>
    <w:rsid w:val="00997788"/>
    <w:rsid w:val="00997943"/>
    <w:rsid w:val="00997A39"/>
    <w:rsid w:val="009A00B7"/>
    <w:rsid w:val="009A0239"/>
    <w:rsid w:val="009A026B"/>
    <w:rsid w:val="009A02D9"/>
    <w:rsid w:val="009A08B0"/>
    <w:rsid w:val="009A0A4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6A96"/>
    <w:rsid w:val="009A7326"/>
    <w:rsid w:val="009A7AFB"/>
    <w:rsid w:val="009A7C31"/>
    <w:rsid w:val="009A7F28"/>
    <w:rsid w:val="009B0A45"/>
    <w:rsid w:val="009B0AAA"/>
    <w:rsid w:val="009B14D8"/>
    <w:rsid w:val="009B1543"/>
    <w:rsid w:val="009B1620"/>
    <w:rsid w:val="009B1C50"/>
    <w:rsid w:val="009B212B"/>
    <w:rsid w:val="009B24C2"/>
    <w:rsid w:val="009B2EF7"/>
    <w:rsid w:val="009B36A7"/>
    <w:rsid w:val="009B386F"/>
    <w:rsid w:val="009B442E"/>
    <w:rsid w:val="009B4BD3"/>
    <w:rsid w:val="009B4E34"/>
    <w:rsid w:val="009B55F7"/>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0EA5"/>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52CE"/>
    <w:rsid w:val="00A0574D"/>
    <w:rsid w:val="00A05847"/>
    <w:rsid w:val="00A059B9"/>
    <w:rsid w:val="00A0667F"/>
    <w:rsid w:val="00A06C7D"/>
    <w:rsid w:val="00A06F9E"/>
    <w:rsid w:val="00A070F9"/>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605B"/>
    <w:rsid w:val="00A16166"/>
    <w:rsid w:val="00A16222"/>
    <w:rsid w:val="00A177B9"/>
    <w:rsid w:val="00A201E1"/>
    <w:rsid w:val="00A207B1"/>
    <w:rsid w:val="00A2093A"/>
    <w:rsid w:val="00A216F9"/>
    <w:rsid w:val="00A22548"/>
    <w:rsid w:val="00A22601"/>
    <w:rsid w:val="00A22681"/>
    <w:rsid w:val="00A23013"/>
    <w:rsid w:val="00A2312C"/>
    <w:rsid w:val="00A24CCE"/>
    <w:rsid w:val="00A256EB"/>
    <w:rsid w:val="00A25AB1"/>
    <w:rsid w:val="00A25BDD"/>
    <w:rsid w:val="00A25ED7"/>
    <w:rsid w:val="00A26A00"/>
    <w:rsid w:val="00A26F20"/>
    <w:rsid w:val="00A27361"/>
    <w:rsid w:val="00A30255"/>
    <w:rsid w:val="00A3038B"/>
    <w:rsid w:val="00A315A6"/>
    <w:rsid w:val="00A315B4"/>
    <w:rsid w:val="00A31642"/>
    <w:rsid w:val="00A31661"/>
    <w:rsid w:val="00A316C4"/>
    <w:rsid w:val="00A327D4"/>
    <w:rsid w:val="00A3583E"/>
    <w:rsid w:val="00A358CA"/>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57E7"/>
    <w:rsid w:val="00A5666E"/>
    <w:rsid w:val="00A56A7D"/>
    <w:rsid w:val="00A57206"/>
    <w:rsid w:val="00A575AD"/>
    <w:rsid w:val="00A576AA"/>
    <w:rsid w:val="00A57BD2"/>
    <w:rsid w:val="00A60453"/>
    <w:rsid w:val="00A60796"/>
    <w:rsid w:val="00A60B8C"/>
    <w:rsid w:val="00A618B4"/>
    <w:rsid w:val="00A61B13"/>
    <w:rsid w:val="00A6204A"/>
    <w:rsid w:val="00A62A15"/>
    <w:rsid w:val="00A62B86"/>
    <w:rsid w:val="00A62D3A"/>
    <w:rsid w:val="00A63B4D"/>
    <w:rsid w:val="00A63BBD"/>
    <w:rsid w:val="00A63DA0"/>
    <w:rsid w:val="00A64146"/>
    <w:rsid w:val="00A645AF"/>
    <w:rsid w:val="00A646D7"/>
    <w:rsid w:val="00A64B01"/>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8EB"/>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A75"/>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EB7"/>
    <w:rsid w:val="00AC36FB"/>
    <w:rsid w:val="00AC377F"/>
    <w:rsid w:val="00AC37DE"/>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574"/>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460DE"/>
    <w:rsid w:val="00B50067"/>
    <w:rsid w:val="00B508AB"/>
    <w:rsid w:val="00B509E5"/>
    <w:rsid w:val="00B51F01"/>
    <w:rsid w:val="00B523C5"/>
    <w:rsid w:val="00B52827"/>
    <w:rsid w:val="00B5392B"/>
    <w:rsid w:val="00B53B51"/>
    <w:rsid w:val="00B53CBB"/>
    <w:rsid w:val="00B53CC1"/>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A4F"/>
    <w:rsid w:val="00B92EC8"/>
    <w:rsid w:val="00B93040"/>
    <w:rsid w:val="00B93842"/>
    <w:rsid w:val="00B943CB"/>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4A68"/>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92E"/>
    <w:rsid w:val="00BC3C12"/>
    <w:rsid w:val="00BC3F2B"/>
    <w:rsid w:val="00BC4197"/>
    <w:rsid w:val="00BC42B9"/>
    <w:rsid w:val="00BC476B"/>
    <w:rsid w:val="00BC4CD2"/>
    <w:rsid w:val="00BC5CB8"/>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5FE0"/>
    <w:rsid w:val="00C16980"/>
    <w:rsid w:val="00C16C0B"/>
    <w:rsid w:val="00C16CDD"/>
    <w:rsid w:val="00C16D62"/>
    <w:rsid w:val="00C16E7A"/>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0A4C"/>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7F"/>
    <w:rsid w:val="00C6386B"/>
    <w:rsid w:val="00C63B2B"/>
    <w:rsid w:val="00C64123"/>
    <w:rsid w:val="00C64133"/>
    <w:rsid w:val="00C6426A"/>
    <w:rsid w:val="00C654DD"/>
    <w:rsid w:val="00C65668"/>
    <w:rsid w:val="00C656C0"/>
    <w:rsid w:val="00C66344"/>
    <w:rsid w:val="00C66A70"/>
    <w:rsid w:val="00C67268"/>
    <w:rsid w:val="00C67CBD"/>
    <w:rsid w:val="00C67D16"/>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6180"/>
    <w:rsid w:val="00C86940"/>
    <w:rsid w:val="00C8695B"/>
    <w:rsid w:val="00C8703F"/>
    <w:rsid w:val="00C87B59"/>
    <w:rsid w:val="00C87FFD"/>
    <w:rsid w:val="00C90690"/>
    <w:rsid w:val="00C906D9"/>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4C7"/>
    <w:rsid w:val="00CC3640"/>
    <w:rsid w:val="00CC37B1"/>
    <w:rsid w:val="00CC3E90"/>
    <w:rsid w:val="00CC4638"/>
    <w:rsid w:val="00CC5164"/>
    <w:rsid w:val="00CC531F"/>
    <w:rsid w:val="00CC5405"/>
    <w:rsid w:val="00CC54FE"/>
    <w:rsid w:val="00CC571F"/>
    <w:rsid w:val="00CC573E"/>
    <w:rsid w:val="00CC5C83"/>
    <w:rsid w:val="00CC6164"/>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744"/>
    <w:rsid w:val="00CD5F9D"/>
    <w:rsid w:val="00CD692D"/>
    <w:rsid w:val="00CD6945"/>
    <w:rsid w:val="00CD6B9E"/>
    <w:rsid w:val="00CD712B"/>
    <w:rsid w:val="00CD72B2"/>
    <w:rsid w:val="00CD7376"/>
    <w:rsid w:val="00CD75E6"/>
    <w:rsid w:val="00CD7A8E"/>
    <w:rsid w:val="00CD7B3E"/>
    <w:rsid w:val="00CD7F14"/>
    <w:rsid w:val="00CE0838"/>
    <w:rsid w:val="00CE0898"/>
    <w:rsid w:val="00CE0F82"/>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4DF7"/>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5A0D"/>
    <w:rsid w:val="00D46067"/>
    <w:rsid w:val="00D46508"/>
    <w:rsid w:val="00D46517"/>
    <w:rsid w:val="00D466C8"/>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729"/>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A72"/>
    <w:rsid w:val="00DB2BB6"/>
    <w:rsid w:val="00DB4032"/>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102C"/>
    <w:rsid w:val="00DE11E9"/>
    <w:rsid w:val="00DE1608"/>
    <w:rsid w:val="00DE18F3"/>
    <w:rsid w:val="00DE1D26"/>
    <w:rsid w:val="00DE1F7D"/>
    <w:rsid w:val="00DE2387"/>
    <w:rsid w:val="00DE2EB9"/>
    <w:rsid w:val="00DE2FD3"/>
    <w:rsid w:val="00DE3810"/>
    <w:rsid w:val="00DE3A28"/>
    <w:rsid w:val="00DE3CB1"/>
    <w:rsid w:val="00DE3EA1"/>
    <w:rsid w:val="00DE4087"/>
    <w:rsid w:val="00DE4781"/>
    <w:rsid w:val="00DE5115"/>
    <w:rsid w:val="00DE56F0"/>
    <w:rsid w:val="00DE5C34"/>
    <w:rsid w:val="00DE5CB3"/>
    <w:rsid w:val="00DE60FE"/>
    <w:rsid w:val="00DE6145"/>
    <w:rsid w:val="00DE62F4"/>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74E"/>
    <w:rsid w:val="00DF5763"/>
    <w:rsid w:val="00DF5AF2"/>
    <w:rsid w:val="00DF5DBF"/>
    <w:rsid w:val="00DF66D4"/>
    <w:rsid w:val="00DF7611"/>
    <w:rsid w:val="00DF7627"/>
    <w:rsid w:val="00E001B5"/>
    <w:rsid w:val="00E00945"/>
    <w:rsid w:val="00E00B7A"/>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AF1"/>
    <w:rsid w:val="00E15299"/>
    <w:rsid w:val="00E15808"/>
    <w:rsid w:val="00E1651C"/>
    <w:rsid w:val="00E16EA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AA0"/>
    <w:rsid w:val="00E37B0A"/>
    <w:rsid w:val="00E401EA"/>
    <w:rsid w:val="00E40673"/>
    <w:rsid w:val="00E40C0D"/>
    <w:rsid w:val="00E40CE8"/>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872"/>
    <w:rsid w:val="00E45EBD"/>
    <w:rsid w:val="00E45EE4"/>
    <w:rsid w:val="00E4625A"/>
    <w:rsid w:val="00E465EA"/>
    <w:rsid w:val="00E4667F"/>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39A5"/>
    <w:rsid w:val="00E83AA2"/>
    <w:rsid w:val="00E83FA9"/>
    <w:rsid w:val="00E84185"/>
    <w:rsid w:val="00E84516"/>
    <w:rsid w:val="00E84BAC"/>
    <w:rsid w:val="00E84DB6"/>
    <w:rsid w:val="00E84F0E"/>
    <w:rsid w:val="00E84FAE"/>
    <w:rsid w:val="00E8528D"/>
    <w:rsid w:val="00E860AF"/>
    <w:rsid w:val="00E86190"/>
    <w:rsid w:val="00E86D90"/>
    <w:rsid w:val="00E873DE"/>
    <w:rsid w:val="00E87B52"/>
    <w:rsid w:val="00E87C25"/>
    <w:rsid w:val="00E87F7D"/>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E9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7FC"/>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BB"/>
    <w:rsid w:val="00EE736A"/>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D8C"/>
    <w:rsid w:val="00F200AB"/>
    <w:rsid w:val="00F20CE2"/>
    <w:rsid w:val="00F21761"/>
    <w:rsid w:val="00F21BCD"/>
    <w:rsid w:val="00F21FA5"/>
    <w:rsid w:val="00F21FF8"/>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B1D"/>
    <w:rsid w:val="00F543C1"/>
    <w:rsid w:val="00F54C92"/>
    <w:rsid w:val="00F55012"/>
    <w:rsid w:val="00F551C8"/>
    <w:rsid w:val="00F55267"/>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4206"/>
    <w:rsid w:val="00F64B41"/>
    <w:rsid w:val="00F64D8B"/>
    <w:rsid w:val="00F64E9E"/>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5ED6"/>
    <w:rsid w:val="00F86198"/>
    <w:rsid w:val="00F86BE0"/>
    <w:rsid w:val="00F87D58"/>
    <w:rsid w:val="00F90302"/>
    <w:rsid w:val="00F905CF"/>
    <w:rsid w:val="00F90822"/>
    <w:rsid w:val="00F90B34"/>
    <w:rsid w:val="00F90F8A"/>
    <w:rsid w:val="00F91180"/>
    <w:rsid w:val="00F913B1"/>
    <w:rsid w:val="00F91495"/>
    <w:rsid w:val="00F914B8"/>
    <w:rsid w:val="00F926CF"/>
    <w:rsid w:val="00F92A21"/>
    <w:rsid w:val="00F92C3F"/>
    <w:rsid w:val="00F9321A"/>
    <w:rsid w:val="00F93489"/>
    <w:rsid w:val="00F9384F"/>
    <w:rsid w:val="00F93A6C"/>
    <w:rsid w:val="00F94113"/>
    <w:rsid w:val="00F94E90"/>
    <w:rsid w:val="00F95708"/>
    <w:rsid w:val="00F95F7F"/>
    <w:rsid w:val="00F961D4"/>
    <w:rsid w:val="00F965CE"/>
    <w:rsid w:val="00F96D47"/>
    <w:rsid w:val="00F96F12"/>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CE1"/>
    <w:rsid w:val="00FB1779"/>
    <w:rsid w:val="00FB1B89"/>
    <w:rsid w:val="00FB1D0A"/>
    <w:rsid w:val="00FB24B7"/>
    <w:rsid w:val="00FB2A6C"/>
    <w:rsid w:val="00FB2E64"/>
    <w:rsid w:val="00FB30AD"/>
    <w:rsid w:val="00FB3373"/>
    <w:rsid w:val="00FB33F5"/>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62A"/>
    <w:rsid w:val="00FF1A18"/>
    <w:rsid w:val="00FF20B1"/>
    <w:rsid w:val="00FF2A73"/>
    <w:rsid w:val="00FF38B5"/>
    <w:rsid w:val="00FF3AEC"/>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eader" Target="head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79</Pages>
  <Words>8852</Words>
  <Characters>50463</Characters>
  <Application>Microsoft Office Word</Application>
  <DocSecurity>0</DocSecurity>
  <Lines>420</Lines>
  <Paragraphs>118</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59197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안 용현(Yonghyeon,Ahn)</cp:lastModifiedBy>
  <cp:revision>3</cp:revision>
  <cp:lastPrinted>2025-04-29T02:12:00Z</cp:lastPrinted>
  <dcterms:created xsi:type="dcterms:W3CDTF">2026-10-13T01:37:00Z</dcterms:created>
  <dcterms:modified xsi:type="dcterms:W3CDTF">2026-10-13T05:58:00Z</dcterms:modified>
</cp:coreProperties>
</file>