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55F8" w14:textId="77777777" w:rsidR="00DE42D9" w:rsidRDefault="00DE42D9">
      <w:pPr>
        <w:snapToGrid w:val="0"/>
        <w:spacing w:after="0" w:line="228" w:lineRule="auto"/>
        <w:jc w:val="center"/>
        <w:textAlignment w:val="baseline"/>
        <w:rPr>
          <w:rFonts w:ascii="Times New Roman" w:eastAsia="HY견고딕" w:hAnsi="Times New Roman"/>
          <w:b/>
          <w:bCs/>
          <w:spacing w:val="-20"/>
          <w:kern w:val="0"/>
          <w:sz w:val="70"/>
          <w:szCs w:val="70"/>
        </w:rPr>
      </w:pPr>
    </w:p>
    <w:p w14:paraId="0DC8D98C" w14:textId="77777777" w:rsidR="00DE42D9" w:rsidRDefault="00930A79">
      <w:pPr>
        <w:snapToGrid w:val="0"/>
        <w:spacing w:after="0" w:line="228" w:lineRule="auto"/>
        <w:jc w:val="center"/>
        <w:textAlignment w:val="baseline"/>
        <w:rPr>
          <w:rFonts w:ascii="Times New Roman" w:eastAsia="HY견고딕" w:hAnsi="Times New Roman"/>
          <w:b/>
          <w:bCs/>
          <w:spacing w:val="-20"/>
          <w:kern w:val="0"/>
          <w:sz w:val="40"/>
          <w:szCs w:val="40"/>
        </w:rPr>
      </w:pPr>
      <w:r>
        <w:rPr>
          <w:rFonts w:ascii="Times New Roman" w:eastAsia="Times New Roman" w:hAnsi="Times New Roman"/>
          <w:b/>
          <w:bCs/>
          <w:spacing w:val="-20"/>
          <w:kern w:val="0"/>
          <w:sz w:val="70"/>
          <w:szCs w:val="70"/>
        </w:rPr>
        <w:t xml:space="preserve"> </w:t>
      </w:r>
      <w:r>
        <w:rPr>
          <w:rFonts w:ascii="Times New Roman" w:eastAsia="HY견고딕" w:hAnsi="Times New Roman"/>
          <w:b/>
          <w:bCs/>
          <w:spacing w:val="-20"/>
          <w:kern w:val="0"/>
          <w:sz w:val="70"/>
          <w:szCs w:val="70"/>
        </w:rPr>
        <w:t>부동산담보신탁계약서</w:t>
      </w:r>
    </w:p>
    <w:p w14:paraId="6D4E8A27" w14:textId="77777777" w:rsidR="00DE42D9" w:rsidRDefault="00DE42D9">
      <w:pPr>
        <w:snapToGrid w:val="0"/>
        <w:spacing w:after="0" w:line="240" w:lineRule="auto"/>
        <w:jc w:val="center"/>
        <w:textAlignment w:val="baseline"/>
        <w:rPr>
          <w:rFonts w:ascii="Times New Roman" w:eastAsia="HY견고딕" w:hAnsi="Times New Roman"/>
          <w:b/>
          <w:bCs/>
          <w:spacing w:val="-20"/>
          <w:kern w:val="0"/>
          <w:sz w:val="40"/>
          <w:szCs w:val="40"/>
        </w:rPr>
      </w:pPr>
    </w:p>
    <w:p w14:paraId="7916E024"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7DA1CD85"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43565EAD"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637AFA52"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p w14:paraId="7FE21612" w14:textId="77777777" w:rsidR="00DE42D9" w:rsidRDefault="00DE42D9">
      <w:pPr>
        <w:snapToGrid w:val="0"/>
        <w:spacing w:after="0" w:line="240" w:lineRule="auto"/>
        <w:jc w:val="center"/>
        <w:textAlignment w:val="baseline"/>
        <w:rPr>
          <w:rFonts w:ascii="Times New Roman" w:eastAsia="HY견고딕" w:hAnsi="Times New Roman"/>
          <w:kern w:val="0"/>
          <w:sz w:val="40"/>
          <w:szCs w:val="40"/>
        </w:rPr>
      </w:pPr>
    </w:p>
    <w:tbl>
      <w:tblPr>
        <w:tblW w:w="7572" w:type="dxa"/>
        <w:tblInd w:w="936" w:type="dxa"/>
        <w:tblLayout w:type="fixed"/>
        <w:tblCellMar>
          <w:top w:w="23" w:type="dxa"/>
          <w:left w:w="85" w:type="dxa"/>
          <w:bottom w:w="23" w:type="dxa"/>
          <w:right w:w="85" w:type="dxa"/>
        </w:tblCellMar>
        <w:tblLook w:val="04A0" w:firstRow="1" w:lastRow="0" w:firstColumn="1" w:lastColumn="0" w:noHBand="0" w:noVBand="1"/>
      </w:tblPr>
      <w:tblGrid>
        <w:gridCol w:w="3142"/>
        <w:gridCol w:w="4430"/>
      </w:tblGrid>
      <w:tr w:rsidR="00DE42D9" w14:paraId="32944EF5" w14:textId="77777777">
        <w:trPr>
          <w:trHeight w:val="813"/>
        </w:trPr>
        <w:tc>
          <w:tcPr>
            <w:tcW w:w="3142" w:type="dxa"/>
            <w:tcBorders>
              <w:top w:val="single" w:sz="4" w:space="0" w:color="000000"/>
              <w:bottom w:val="dotted" w:sz="4" w:space="0" w:color="000000"/>
            </w:tcBorders>
            <w:vAlign w:val="center"/>
          </w:tcPr>
          <w:p w14:paraId="1F759B2A" w14:textId="77777777" w:rsidR="00DE42D9" w:rsidRDefault="00930A79">
            <w:pPr>
              <w:snapToGrid w:val="0"/>
              <w:spacing w:after="0" w:line="240" w:lineRule="auto"/>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위</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탁</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p>
        </w:tc>
        <w:tc>
          <w:tcPr>
            <w:tcW w:w="4430" w:type="dxa"/>
            <w:tcBorders>
              <w:top w:val="single" w:sz="4" w:space="0" w:color="000000"/>
              <w:bottom w:val="dotted" w:sz="4" w:space="0" w:color="000000"/>
            </w:tcBorders>
            <w:vAlign w:val="center"/>
          </w:tcPr>
          <w:p w14:paraId="7DCE6003" w14:textId="77777777" w:rsidR="00DE42D9" w:rsidRDefault="00930A79">
            <w:pPr>
              <w:snapToGrid w:val="0"/>
              <w:spacing w:after="0"/>
              <w:jc w:val="distribute"/>
              <w:textAlignment w:val="baseline"/>
              <w:rPr>
                <w:rFonts w:eastAsia="함초롬바탕"/>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주식회사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코람코라이프로지스</w:t>
            </w:r>
            <w:r>
              <w:rPr>
                <w:rFonts w:ascii="Times New Roman" w:eastAsia="Times New Roman" w:hAnsi="Times New Roman"/>
                <w:b/>
                <w:kern w:val="0"/>
                <w:sz w:val="24"/>
                <w:szCs w:val="24"/>
              </w:rPr>
              <w:t xml:space="preserve">         </w:t>
            </w:r>
          </w:p>
          <w:p w14:paraId="71465769" w14:textId="77777777" w:rsidR="00DE42D9" w:rsidRDefault="00930A79">
            <w:pPr>
              <w:snapToGrid w:val="0"/>
              <w:spacing w:after="0"/>
              <w:jc w:val="distribute"/>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위탁관리부동산투자회사</w:t>
            </w:r>
            <w:r>
              <w:rPr>
                <w:rFonts w:ascii="Times New Roman" w:eastAsia="Times New Roman" w:hAnsi="Times New Roman"/>
                <w:b/>
                <w:kern w:val="0"/>
                <w:sz w:val="24"/>
                <w:szCs w:val="24"/>
              </w:rPr>
              <w:t xml:space="preserve"> </w:t>
            </w:r>
          </w:p>
        </w:tc>
      </w:tr>
      <w:tr w:rsidR="00DE42D9" w14:paraId="5E8ECBAB" w14:textId="77777777">
        <w:trPr>
          <w:trHeight w:val="1005"/>
        </w:trPr>
        <w:tc>
          <w:tcPr>
            <w:tcW w:w="3142" w:type="dxa"/>
            <w:tcBorders>
              <w:top w:val="dotted" w:sz="4" w:space="0" w:color="000000"/>
              <w:bottom w:val="dotted" w:sz="4" w:space="0" w:color="000000"/>
            </w:tcBorders>
            <w:vAlign w:val="center"/>
          </w:tcPr>
          <w:p w14:paraId="7EA5D18F" w14:textId="77777777" w:rsidR="00DE42D9" w:rsidRDefault="00930A79">
            <w:pPr>
              <w:snapToGrid w:val="0"/>
              <w:spacing w:after="0" w:line="240" w:lineRule="auto"/>
              <w:jc w:val="center"/>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탁</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p>
        </w:tc>
        <w:tc>
          <w:tcPr>
            <w:tcW w:w="4430" w:type="dxa"/>
            <w:tcBorders>
              <w:top w:val="dotted" w:sz="4" w:space="0" w:color="000000"/>
              <w:bottom w:val="dotted" w:sz="4" w:space="0" w:color="000000"/>
            </w:tcBorders>
            <w:vAlign w:val="center"/>
          </w:tcPr>
          <w:p w14:paraId="3A6562DF" w14:textId="77777777" w:rsidR="00DE42D9" w:rsidRDefault="00930A79">
            <w:pPr>
              <w:snapToGrid w:val="0"/>
              <w:spacing w:after="0"/>
              <w:jc w:val="distribute"/>
              <w:textAlignment w:val="baseline"/>
              <w:rPr>
                <w:rFonts w:ascii="Times New Roman" w:eastAsia="함초롬바탕" w:hAnsi="Times New Roman"/>
                <w:b/>
                <w:kern w:val="0"/>
                <w:sz w:val="24"/>
              </w:rPr>
            </w:pP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주식회사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우리은행</w:t>
            </w:r>
          </w:p>
        </w:tc>
      </w:tr>
      <w:tr w:rsidR="00DE42D9" w14:paraId="660A9636" w14:textId="77777777">
        <w:trPr>
          <w:trHeight w:val="985"/>
        </w:trPr>
        <w:tc>
          <w:tcPr>
            <w:tcW w:w="3142" w:type="dxa"/>
            <w:tcBorders>
              <w:top w:val="dotted" w:sz="4" w:space="0" w:color="000000"/>
              <w:bottom w:val="dotted" w:sz="4" w:space="0" w:color="000000"/>
            </w:tcBorders>
            <w:vAlign w:val="center"/>
          </w:tcPr>
          <w:p w14:paraId="272843FA"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제</w:t>
            </w:r>
            <w:r>
              <w:rPr>
                <w:rFonts w:ascii="Times New Roman" w:eastAsia="함초롬바탕" w:hAnsi="Times New Roman"/>
                <w:b/>
                <w:kern w:val="0"/>
                <w:sz w:val="24"/>
                <w:szCs w:val="24"/>
              </w:rPr>
              <w:t>1</w:t>
            </w:r>
            <w:r>
              <w:rPr>
                <w:rFonts w:ascii="Times New Roman" w:eastAsia="함초롬바탕" w:hAnsi="Times New Roman"/>
                <w:b/>
                <w:kern w:val="0"/>
                <w:sz w:val="24"/>
                <w:szCs w:val="24"/>
              </w:rPr>
              <w:t>순위</w:t>
            </w:r>
          </w:p>
          <w:p w14:paraId="4EC49407" w14:textId="77777777" w:rsidR="00DE42D9" w:rsidRDefault="00930A79">
            <w:pPr>
              <w:snapToGrid w:val="0"/>
              <w:spacing w:after="0" w:line="360" w:lineRule="auto"/>
              <w:ind w:firstLine="24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우</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선</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익</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r>
              <w:rPr>
                <w:rFonts w:ascii="Times New Roman" w:eastAsia="Times New Roman" w:hAnsi="Times New Roman"/>
                <w:b/>
                <w:kern w:val="0"/>
                <w:sz w:val="24"/>
                <w:szCs w:val="24"/>
              </w:rPr>
              <w:t xml:space="preserve">  </w:t>
            </w:r>
          </w:p>
        </w:tc>
        <w:tc>
          <w:tcPr>
            <w:tcW w:w="4430" w:type="dxa"/>
            <w:tcBorders>
              <w:top w:val="dotted" w:sz="4" w:space="0" w:color="000000"/>
              <w:bottom w:val="dotted" w:sz="4" w:space="0" w:color="000000"/>
            </w:tcBorders>
            <w:vAlign w:val="center"/>
          </w:tcPr>
          <w:p w14:paraId="666FB1F3" w14:textId="77777777" w:rsidR="00DE42D9" w:rsidRDefault="00930A79">
            <w:pPr>
              <w:snapToGrid w:val="0"/>
              <w:spacing w:after="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쿠팡</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주식회사</w:t>
            </w:r>
          </w:p>
        </w:tc>
      </w:tr>
      <w:tr w:rsidR="00DE42D9" w14:paraId="74D10F47" w14:textId="77777777">
        <w:trPr>
          <w:trHeight w:val="937"/>
        </w:trPr>
        <w:tc>
          <w:tcPr>
            <w:tcW w:w="3142" w:type="dxa"/>
            <w:tcBorders>
              <w:top w:val="dotted" w:sz="4" w:space="0" w:color="000000"/>
              <w:bottom w:val="single" w:sz="4" w:space="0" w:color="000000"/>
            </w:tcBorders>
            <w:vAlign w:val="center"/>
          </w:tcPr>
          <w:p w14:paraId="3F3174C7"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w:t>
            </w:r>
            <w:r>
              <w:rPr>
                <w:rFonts w:ascii="Times New Roman" w:eastAsia="함초롬바탕" w:hAnsi="Times New Roman"/>
                <w:b/>
                <w:kern w:val="0"/>
                <w:sz w:val="24"/>
                <w:szCs w:val="24"/>
              </w:rPr>
              <w:t>공동</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제</w:t>
            </w:r>
            <w:r>
              <w:rPr>
                <w:rFonts w:ascii="Times New Roman" w:eastAsia="함초롬바탕" w:hAnsi="Times New Roman"/>
                <w:b/>
                <w:kern w:val="0"/>
                <w:sz w:val="24"/>
                <w:szCs w:val="24"/>
              </w:rPr>
              <w:t>2</w:t>
            </w:r>
            <w:r>
              <w:rPr>
                <w:rFonts w:ascii="Times New Roman" w:eastAsia="함초롬바탕" w:hAnsi="Times New Roman"/>
                <w:b/>
                <w:kern w:val="0"/>
                <w:sz w:val="24"/>
                <w:szCs w:val="24"/>
              </w:rPr>
              <w:t>순위</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및</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공동</w:t>
            </w:r>
            <w:r>
              <w:rPr>
                <w:rFonts w:ascii="Times New Roman" w:eastAsia="함초롬바탕" w:hAnsi="Times New Roman"/>
                <w:b/>
                <w:kern w:val="0"/>
                <w:sz w:val="24"/>
                <w:szCs w:val="24"/>
              </w:rPr>
              <w:t xml:space="preserve">) </w:t>
            </w:r>
            <w:r>
              <w:rPr>
                <w:rFonts w:ascii="Times New Roman" w:eastAsia="함초롬바탕" w:hAnsi="Times New Roman"/>
                <w:b/>
                <w:kern w:val="0"/>
                <w:sz w:val="24"/>
                <w:szCs w:val="24"/>
              </w:rPr>
              <w:t>제</w:t>
            </w:r>
            <w:r>
              <w:rPr>
                <w:rFonts w:ascii="Times New Roman" w:eastAsia="함초롬바탕" w:hAnsi="Times New Roman"/>
                <w:b/>
                <w:kern w:val="0"/>
                <w:sz w:val="24"/>
                <w:szCs w:val="24"/>
              </w:rPr>
              <w:t>3</w:t>
            </w:r>
            <w:r>
              <w:rPr>
                <w:rFonts w:ascii="Times New Roman" w:eastAsia="함초롬바탕" w:hAnsi="Times New Roman"/>
                <w:b/>
                <w:kern w:val="0"/>
                <w:sz w:val="24"/>
                <w:szCs w:val="24"/>
              </w:rPr>
              <w:t>순위</w:t>
            </w:r>
          </w:p>
          <w:p w14:paraId="6759C3FE" w14:textId="77777777" w:rsidR="00DE42D9" w:rsidRDefault="00930A79">
            <w:pPr>
              <w:snapToGrid w:val="0"/>
              <w:spacing w:after="0" w:line="360" w:lineRule="auto"/>
              <w:ind w:firstLine="240"/>
              <w:jc w:val="distribute"/>
              <w:textAlignment w:val="baseline"/>
              <w:rPr>
                <w:rFonts w:ascii="Times New Roman" w:eastAsia="함초롬바탕" w:hAnsi="Times New Roman"/>
                <w:b/>
                <w:kern w:val="0"/>
                <w:sz w:val="24"/>
              </w:rPr>
            </w:pPr>
            <w:r>
              <w:rPr>
                <w:rFonts w:ascii="Times New Roman" w:eastAsia="함초롬바탕" w:hAnsi="Times New Roman"/>
                <w:b/>
                <w:kern w:val="0"/>
                <w:sz w:val="24"/>
                <w:szCs w:val="24"/>
              </w:rPr>
              <w:t>우</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선</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수</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익</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자</w:t>
            </w:r>
            <w:r>
              <w:rPr>
                <w:rFonts w:ascii="Times New Roman" w:eastAsia="Times New Roman" w:hAnsi="Times New Roman"/>
                <w:b/>
                <w:kern w:val="0"/>
                <w:sz w:val="24"/>
                <w:szCs w:val="24"/>
              </w:rPr>
              <w:t xml:space="preserve"> </w:t>
            </w:r>
          </w:p>
        </w:tc>
        <w:tc>
          <w:tcPr>
            <w:tcW w:w="4430" w:type="dxa"/>
            <w:tcBorders>
              <w:top w:val="dotted" w:sz="4" w:space="0" w:color="000000"/>
              <w:bottom w:val="single" w:sz="4" w:space="0" w:color="000000"/>
            </w:tcBorders>
            <w:vAlign w:val="center"/>
          </w:tcPr>
          <w:p w14:paraId="79C0CEF9" w14:textId="77777777" w:rsidR="00DE42D9" w:rsidRDefault="00930A79">
            <w:pPr>
              <w:snapToGrid w:val="0"/>
              <w:spacing w:after="0"/>
              <w:jc w:val="center"/>
              <w:textAlignment w:val="baseline"/>
              <w:rPr>
                <w:rFonts w:ascii="Times New Roman" w:eastAsia="함초롬바탕" w:hAnsi="Times New Roman"/>
                <w:b/>
                <w:kern w:val="0"/>
                <w:sz w:val="24"/>
              </w:rPr>
            </w:pPr>
            <w:r>
              <w:rPr>
                <w:rFonts w:ascii="Times New Roman" w:eastAsia="함초롬바탕" w:hAnsi="Times New Roman"/>
                <w:b/>
                <w:kern w:val="0"/>
                <w:sz w:val="24"/>
                <w:szCs w:val="24"/>
              </w:rPr>
              <w:t>별첨</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 xml:space="preserve">1. </w:t>
            </w:r>
            <w:r>
              <w:rPr>
                <w:rFonts w:ascii="Times New Roman" w:eastAsia="함초롬바탕" w:hAnsi="Times New Roman"/>
                <w:b/>
                <w:kern w:val="0"/>
                <w:sz w:val="24"/>
                <w:szCs w:val="24"/>
              </w:rPr>
              <w:t>기재</w:t>
            </w:r>
            <w:r>
              <w:rPr>
                <w:rFonts w:ascii="Times New Roman" w:eastAsia="Times New Roman" w:hAnsi="Times New Roman"/>
                <w:b/>
                <w:kern w:val="0"/>
                <w:sz w:val="24"/>
                <w:szCs w:val="24"/>
              </w:rPr>
              <w:t xml:space="preserve"> </w:t>
            </w:r>
            <w:r>
              <w:rPr>
                <w:rFonts w:ascii="Times New Roman" w:eastAsia="함초롬바탕" w:hAnsi="Times New Roman"/>
                <w:b/>
                <w:kern w:val="0"/>
                <w:sz w:val="24"/>
                <w:szCs w:val="24"/>
              </w:rPr>
              <w:t>회사들</w:t>
            </w:r>
          </w:p>
        </w:tc>
      </w:tr>
    </w:tbl>
    <w:p w14:paraId="13441B7E" w14:textId="77777777" w:rsidR="00DE42D9" w:rsidRDefault="00DE42D9">
      <w:pPr>
        <w:snapToGrid w:val="0"/>
        <w:spacing w:after="0" w:line="240" w:lineRule="auto"/>
        <w:textAlignment w:val="baseline"/>
        <w:rPr>
          <w:rFonts w:ascii="Times New Roman" w:eastAsia="바탕체" w:hAnsi="Times New Roman"/>
          <w:kern w:val="0"/>
          <w:sz w:val="22"/>
        </w:rPr>
      </w:pPr>
    </w:p>
    <w:p w14:paraId="36DF7EA0" w14:textId="77777777" w:rsidR="00DE42D9" w:rsidRDefault="00DE42D9">
      <w:pPr>
        <w:snapToGrid w:val="0"/>
        <w:spacing w:after="0" w:line="240" w:lineRule="auto"/>
        <w:textAlignment w:val="baseline"/>
        <w:rPr>
          <w:rFonts w:ascii="Times New Roman" w:eastAsia="바탕체" w:hAnsi="Times New Roman"/>
          <w:kern w:val="0"/>
          <w:sz w:val="22"/>
        </w:rPr>
      </w:pPr>
    </w:p>
    <w:p w14:paraId="37098F66" w14:textId="77777777" w:rsidR="00DE42D9" w:rsidRDefault="00DE42D9">
      <w:pPr>
        <w:snapToGrid w:val="0"/>
        <w:spacing w:after="0" w:line="240" w:lineRule="auto"/>
        <w:textAlignment w:val="baseline"/>
        <w:rPr>
          <w:rFonts w:ascii="Times New Roman" w:eastAsia="바탕체" w:hAnsi="Times New Roman"/>
          <w:kern w:val="0"/>
          <w:sz w:val="22"/>
        </w:rPr>
      </w:pPr>
    </w:p>
    <w:p w14:paraId="04CF1CA4" w14:textId="77777777" w:rsidR="00DE42D9" w:rsidRDefault="00DE42D9">
      <w:pPr>
        <w:snapToGrid w:val="0"/>
        <w:spacing w:after="0" w:line="240" w:lineRule="auto"/>
        <w:textAlignment w:val="baseline"/>
        <w:rPr>
          <w:rFonts w:ascii="Times New Roman" w:eastAsia="바탕체" w:hAnsi="Times New Roman"/>
          <w:kern w:val="0"/>
          <w:sz w:val="22"/>
        </w:rPr>
      </w:pPr>
    </w:p>
    <w:p w14:paraId="188A783A" w14:textId="77777777" w:rsidR="00DE42D9" w:rsidRDefault="00DE42D9">
      <w:pPr>
        <w:snapToGrid w:val="0"/>
        <w:spacing w:after="0" w:line="240" w:lineRule="auto"/>
        <w:textAlignment w:val="baseline"/>
        <w:rPr>
          <w:rFonts w:ascii="Times New Roman" w:eastAsia="바탕체" w:hAnsi="Times New Roman"/>
          <w:kern w:val="0"/>
          <w:sz w:val="22"/>
        </w:rPr>
      </w:pPr>
    </w:p>
    <w:p w14:paraId="133308D6" w14:textId="77777777" w:rsidR="00DE42D9" w:rsidRDefault="00DE42D9">
      <w:pPr>
        <w:snapToGrid w:val="0"/>
        <w:spacing w:after="0" w:line="240" w:lineRule="auto"/>
        <w:textAlignment w:val="baseline"/>
        <w:rPr>
          <w:rFonts w:ascii="Times New Roman" w:eastAsia="바탕체" w:hAnsi="Times New Roman"/>
          <w:kern w:val="0"/>
          <w:sz w:val="22"/>
        </w:rPr>
      </w:pPr>
    </w:p>
    <w:p w14:paraId="27E6C353" w14:textId="77777777" w:rsidR="00DE42D9" w:rsidRDefault="00930A79">
      <w:pPr>
        <w:snapToGrid w:val="0"/>
        <w:spacing w:after="0" w:line="240" w:lineRule="auto"/>
        <w:jc w:val="center"/>
        <w:textAlignment w:val="baseline"/>
        <w:rPr>
          <w:rFonts w:ascii="Times New Roman" w:eastAsia="바탕체" w:hAnsi="Times New Roman"/>
          <w:kern w:val="0"/>
          <w:sz w:val="22"/>
        </w:rPr>
        <w:sectPr w:rsidR="00DE42D9">
          <w:footerReference w:type="default" r:id="rId7"/>
          <w:pgSz w:w="11906" w:h="16838"/>
          <w:pgMar w:top="1701" w:right="1440" w:bottom="1440" w:left="1440" w:header="0" w:footer="992" w:gutter="0"/>
          <w:cols w:space="720"/>
          <w:formProt w:val="0"/>
          <w:docGrid w:linePitch="360"/>
        </w:sectPr>
      </w:pPr>
      <w:r>
        <w:rPr>
          <w:rFonts w:ascii="Times New Roman" w:eastAsia="바탕체" w:hAnsi="Times New Roman"/>
          <w:noProof/>
          <w:kern w:val="0"/>
          <w:sz w:val="22"/>
          <w:lang w:eastAsia="en-US"/>
        </w:rPr>
        <w:drawing>
          <wp:inline distT="0" distB="0" distL="0" distR="0" wp14:anchorId="6717D04E" wp14:editId="179F306E">
            <wp:extent cx="923290" cy="83756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8"/>
                    <a:srcRect l="-39" t="-41" r="-39" b="-41"/>
                    <a:stretch>
                      <a:fillRect/>
                    </a:stretch>
                  </pic:blipFill>
                  <pic:spPr bwMode="auto">
                    <a:xfrm>
                      <a:off x="0" y="0"/>
                      <a:ext cx="923290" cy="837565"/>
                    </a:xfrm>
                    <a:prstGeom prst="rect">
                      <a:avLst/>
                    </a:prstGeom>
                  </pic:spPr>
                </pic:pic>
              </a:graphicData>
            </a:graphic>
          </wp:inline>
        </w:drawing>
      </w:r>
    </w:p>
    <w:p w14:paraId="5AE008DD" w14:textId="77777777" w:rsidR="00DE42D9" w:rsidRDefault="00930A79">
      <w:pPr>
        <w:snapToGrid w:val="0"/>
        <w:spacing w:after="0" w:line="360" w:lineRule="auto"/>
        <w:jc w:val="center"/>
        <w:textAlignment w:val="baseline"/>
        <w:rPr>
          <w:rFonts w:ascii="Times New Roman" w:eastAsia="바탕체" w:hAnsi="Times New Roman"/>
          <w:kern w:val="0"/>
          <w:sz w:val="40"/>
          <w:szCs w:val="40"/>
        </w:rPr>
      </w:pPr>
      <w:r>
        <w:rPr>
          <w:rFonts w:ascii="Times New Roman" w:eastAsia="바탕체" w:hAnsi="Times New Roman"/>
          <w:b/>
          <w:bCs/>
          <w:kern w:val="0"/>
          <w:sz w:val="40"/>
          <w:szCs w:val="40"/>
          <w:u w:val="single" w:color="000000"/>
        </w:rPr>
        <w:lastRenderedPageBreak/>
        <w:t>부동산담보신탁계약서</w:t>
      </w:r>
    </w:p>
    <w:p w14:paraId="5FC0EB96" w14:textId="77777777" w:rsidR="00DE42D9" w:rsidRDefault="00DE42D9">
      <w:pPr>
        <w:snapToGrid w:val="0"/>
        <w:spacing w:after="0" w:line="360" w:lineRule="auto"/>
        <w:jc w:val="left"/>
        <w:textAlignment w:val="baseline"/>
        <w:rPr>
          <w:rFonts w:ascii="Times New Roman" w:eastAsia="바탕체" w:hAnsi="Times New Roman"/>
          <w:kern w:val="0"/>
          <w:sz w:val="22"/>
          <w:szCs w:val="40"/>
        </w:rPr>
      </w:pPr>
    </w:p>
    <w:p w14:paraId="071AC984" w14:textId="77777777" w:rsidR="00DE42D9" w:rsidRDefault="00930A79">
      <w:pPr>
        <w:snapToGrid w:val="0"/>
        <w:spacing w:after="0" w:line="360" w:lineRule="auto"/>
        <w:textAlignment w:val="baseline"/>
      </w:pP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color w:val="000000"/>
          <w:sz w:val="22"/>
        </w:rPr>
        <w:t>코람코라이프로지스위탁관리부동산투자회사</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위탁자</w:t>
      </w:r>
      <w:r>
        <w:rPr>
          <w:rFonts w:ascii="Times New Roman" w:eastAsia="바탕체" w:hAnsi="Times New Roman"/>
          <w:kern w:val="0"/>
          <w:sz w:val="22"/>
        </w:rPr>
        <w:t>”</w:t>
      </w:r>
      <w:r>
        <w:rPr>
          <w:rFonts w:ascii="Times New Roman" w:eastAsia="바탕체" w:hAnsi="Times New Roman"/>
          <w:kern w:val="0"/>
          <w:sz w:val="22"/>
        </w:rPr>
        <w:t>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은</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 xml:space="preserve">1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목록』의</w:t>
      </w:r>
      <w:r>
        <w:rPr>
          <w:rFonts w:ascii="Times New Roman" w:eastAsia="Times New Roman" w:hAnsi="Times New Roman"/>
          <w:kern w:val="0"/>
          <w:sz w:val="22"/>
        </w:rPr>
        <w:t xml:space="preserve"> </w:t>
      </w:r>
      <w:r>
        <w:rPr>
          <w:rFonts w:ascii="Times New Roman" w:eastAsia="바탕체" w:hAnsi="Times New Roman"/>
          <w:kern w:val="0"/>
          <w:sz w:val="22"/>
        </w:rPr>
        <w:t>부동산</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신탁부동산</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우리은행</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은행</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신탁하고</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인수함에</w:t>
      </w:r>
      <w:r>
        <w:rPr>
          <w:rFonts w:ascii="Times New Roman" w:eastAsia="Times New Roman" w:hAnsi="Times New Roman"/>
          <w:kern w:val="0"/>
          <w:sz w:val="22"/>
        </w:rPr>
        <w:t xml:space="preserve"> </w:t>
      </w:r>
      <w:r>
        <w:rPr>
          <w:rFonts w:ascii="Times New Roman" w:eastAsia="바탕체" w:hAnsi="Times New Roman"/>
          <w:kern w:val="0"/>
          <w:sz w:val="22"/>
        </w:rPr>
        <w:t>있어</w:t>
      </w:r>
      <w:r>
        <w:rPr>
          <w:rFonts w:ascii="Times New Roman" w:eastAsia="Times New Roman" w:hAnsi="Times New Roman"/>
          <w:kern w:val="0"/>
          <w:sz w:val="22"/>
        </w:rPr>
        <w:t xml:space="preserve"> </w:t>
      </w:r>
      <w:r>
        <w:rPr>
          <w:rFonts w:ascii="Times New Roman" w:eastAsia="바탕체" w:hAnsi="Times New Roman"/>
          <w:kern w:val="0"/>
          <w:sz w:val="22"/>
        </w:rPr>
        <w:t>다음과</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부동산담보신탁계약</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체결한다</w:t>
      </w:r>
      <w:r>
        <w:rPr>
          <w:rFonts w:ascii="Times New Roman" w:eastAsia="바탕체" w:hAnsi="Times New Roman"/>
          <w:kern w:val="0"/>
          <w:sz w:val="22"/>
        </w:rPr>
        <w:t>.</w:t>
      </w:r>
    </w:p>
    <w:p w14:paraId="29B16F46" w14:textId="77777777" w:rsidR="00DE42D9" w:rsidRDefault="00DE42D9">
      <w:pPr>
        <w:snapToGrid w:val="0"/>
        <w:spacing w:after="0" w:line="360" w:lineRule="auto"/>
        <w:textAlignment w:val="baseline"/>
        <w:rPr>
          <w:rFonts w:ascii="Times New Roman" w:eastAsia="바탕체" w:hAnsi="Times New Roman"/>
          <w:kern w:val="0"/>
          <w:sz w:val="22"/>
        </w:rPr>
      </w:pPr>
    </w:p>
    <w:p w14:paraId="17068B40"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신탁목적</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부담하는</w:t>
      </w:r>
      <w:r>
        <w:rPr>
          <w:rFonts w:ascii="Times New Roman" w:eastAsia="Times New Roman" w:hAnsi="Times New Roman"/>
          <w:kern w:val="0"/>
          <w:sz w:val="22"/>
        </w:rPr>
        <w:t xml:space="preserve"> </w:t>
      </w:r>
      <w:r>
        <w:rPr>
          <w:rFonts w:ascii="Times New Roman" w:eastAsia="바탕체" w:hAnsi="Times New Roman"/>
          <w:kern w:val="0"/>
          <w:sz w:val="22"/>
        </w:rPr>
        <w:t>채무</w:t>
      </w:r>
      <w:r>
        <w:rPr>
          <w:rFonts w:ascii="Times New Roman" w:eastAsia="Times New Roman" w:hAnsi="Times New Roman"/>
          <w:kern w:val="0"/>
          <w:sz w:val="22"/>
        </w:rPr>
        <w:t xml:space="preserve"> </w:t>
      </w:r>
      <w:r>
        <w:rPr>
          <w:rFonts w:ascii="Times New Roman" w:eastAsia="바탕체" w:hAnsi="Times New Roman"/>
          <w:kern w:val="0"/>
          <w:sz w:val="22"/>
        </w:rPr>
        <w:t>내지</w:t>
      </w:r>
      <w:r>
        <w:rPr>
          <w:rFonts w:ascii="Times New Roman" w:eastAsia="Times New Roman" w:hAnsi="Times New Roman"/>
          <w:kern w:val="0"/>
          <w:sz w:val="22"/>
        </w:rPr>
        <w:t xml:space="preserve"> </w:t>
      </w:r>
      <w:r>
        <w:rPr>
          <w:rFonts w:ascii="Times New Roman" w:eastAsia="바탕체" w:hAnsi="Times New Roman"/>
          <w:kern w:val="0"/>
          <w:sz w:val="22"/>
        </w:rPr>
        <w:t>책임의</w:t>
      </w:r>
      <w:r>
        <w:rPr>
          <w:rFonts w:ascii="Times New Roman" w:eastAsia="Times New Roman" w:hAnsi="Times New Roman"/>
          <w:kern w:val="0"/>
          <w:sz w:val="22"/>
        </w:rPr>
        <w:t xml:space="preserve"> </w:t>
      </w:r>
      <w:r>
        <w:rPr>
          <w:rFonts w:ascii="Times New Roman" w:eastAsia="바탕체" w:hAnsi="Times New Roman"/>
          <w:kern w:val="0"/>
          <w:sz w:val="22"/>
        </w:rPr>
        <w:t>이행을</w:t>
      </w:r>
      <w:r>
        <w:rPr>
          <w:rFonts w:ascii="Times New Roman" w:eastAsia="Times New Roman" w:hAnsi="Times New Roman"/>
          <w:kern w:val="0"/>
          <w:sz w:val="22"/>
        </w:rPr>
        <w:t xml:space="preserve"> </w:t>
      </w:r>
      <w:r>
        <w:rPr>
          <w:rFonts w:ascii="Times New Roman" w:eastAsia="바탕체" w:hAnsi="Times New Roman"/>
          <w:kern w:val="0"/>
          <w:sz w:val="22"/>
        </w:rPr>
        <w:t>보장하기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은행을</w:t>
      </w:r>
      <w:r>
        <w:rPr>
          <w:rFonts w:ascii="Times New Roman" w:eastAsia="Times New Roman" w:hAnsi="Times New Roman"/>
          <w:kern w:val="0"/>
          <w:sz w:val="22"/>
        </w:rPr>
        <w:t xml:space="preserve"> </w:t>
      </w:r>
      <w:r>
        <w:rPr>
          <w:rFonts w:ascii="Times New Roman" w:eastAsia="바탕체" w:hAnsi="Times New Roman"/>
          <w:kern w:val="0"/>
          <w:sz w:val="22"/>
        </w:rPr>
        <w:t>통해</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담보가치를</w:t>
      </w:r>
      <w:r>
        <w:rPr>
          <w:rFonts w:ascii="Times New Roman" w:eastAsia="Times New Roman" w:hAnsi="Times New Roman"/>
          <w:kern w:val="0"/>
          <w:sz w:val="22"/>
        </w:rPr>
        <w:t xml:space="preserve"> </w:t>
      </w:r>
      <w:r>
        <w:rPr>
          <w:rFonts w:ascii="Times New Roman" w:eastAsia="바탕체" w:hAnsi="Times New Roman"/>
          <w:kern w:val="0"/>
          <w:sz w:val="22"/>
        </w:rPr>
        <w:t>보전하고</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채무불이행시</w:t>
      </w:r>
      <w:r>
        <w:rPr>
          <w:rFonts w:ascii="Times New Roman" w:eastAsia="Times New Roman" w:hAnsi="Times New Roman"/>
          <w:kern w:val="0"/>
          <w:sz w:val="22"/>
        </w:rPr>
        <w:t xml:space="preserve"> </w:t>
      </w:r>
      <w:r>
        <w:rPr>
          <w:rFonts w:ascii="Times New Roman" w:eastAsia="바탕체" w:hAnsi="Times New Roman"/>
          <w:kern w:val="0"/>
          <w:sz w:val="22"/>
        </w:rPr>
        <w:t>환가</w:t>
      </w:r>
      <w:r>
        <w:rPr>
          <w:rFonts w:ascii="Times New Roman" w:eastAsia="바탕체" w:hAnsi="Times New Roman"/>
          <w:kern w:val="0"/>
          <w:sz w:val="22"/>
        </w:rPr>
        <w:t>·</w:t>
      </w:r>
      <w:r>
        <w:rPr>
          <w:rFonts w:ascii="Times New Roman" w:eastAsia="바탕체" w:hAnsi="Times New Roman"/>
          <w:kern w:val="0"/>
          <w:sz w:val="22"/>
        </w:rPr>
        <w:t>정산하는데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목적이</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118E04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6260EF50"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신탁가액</w:t>
      </w:r>
      <w:r>
        <w:rPr>
          <w:rFonts w:ascii="Times New Roman" w:eastAsia="바탕체" w:hAnsi="Times New Roman"/>
          <w:b/>
          <w:bCs/>
          <w:kern w:val="0"/>
          <w:sz w:val="22"/>
        </w:rPr>
        <w:t xml:space="preserve">) </w:t>
      </w:r>
      <w:r>
        <w:rPr>
          <w:rFonts w:ascii="Times New Roman" w:eastAsia="바탕체" w:hAnsi="Times New Roman"/>
          <w:kern w:val="0"/>
          <w:sz w:val="22"/>
        </w:rPr>
        <w:t>신탁가액은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호에</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기준에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산정된</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1 </w:t>
      </w:r>
      <w:r>
        <w:rPr>
          <w:rFonts w:ascii="Times New Roman" w:eastAsia="바탕체" w:hAnsi="Times New Roman"/>
          <w:kern w:val="0"/>
          <w:sz w:val="22"/>
        </w:rPr>
        <w:t>신탁재산목록』에</w:t>
      </w:r>
      <w:r>
        <w:rPr>
          <w:rFonts w:ascii="Times New Roman" w:eastAsia="Times New Roman" w:hAnsi="Times New Roman"/>
          <w:kern w:val="0"/>
          <w:sz w:val="22"/>
        </w:rPr>
        <w:t xml:space="preserve"> </w:t>
      </w:r>
      <w:r>
        <w:rPr>
          <w:rFonts w:ascii="Times New Roman" w:eastAsia="바탕체" w:hAnsi="Times New Roman"/>
          <w:kern w:val="0"/>
          <w:sz w:val="22"/>
        </w:rPr>
        <w:t>기재된</w:t>
      </w:r>
      <w:r>
        <w:rPr>
          <w:rFonts w:ascii="Times New Roman" w:eastAsia="Times New Roman" w:hAnsi="Times New Roman"/>
          <w:kern w:val="0"/>
          <w:sz w:val="22"/>
        </w:rPr>
        <w:t xml:space="preserve"> </w:t>
      </w:r>
      <w:r>
        <w:rPr>
          <w:rFonts w:ascii="Times New Roman" w:eastAsia="바탕체" w:hAnsi="Times New Roman"/>
          <w:kern w:val="0"/>
          <w:sz w:val="22"/>
        </w:rPr>
        <w:t>금원으로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3BC9C314"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토지</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수탁시점의</w:t>
      </w:r>
      <w:r>
        <w:rPr>
          <w:rFonts w:ascii="Times New Roman" w:eastAsia="Times New Roman" w:hAnsi="Times New Roman"/>
          <w:kern w:val="0"/>
          <w:sz w:val="22"/>
        </w:rPr>
        <w:t xml:space="preserve"> </w:t>
      </w:r>
      <w:r>
        <w:rPr>
          <w:rFonts w:ascii="Times New Roman" w:eastAsia="바탕체" w:hAnsi="Times New Roman"/>
          <w:kern w:val="0"/>
          <w:sz w:val="22"/>
        </w:rPr>
        <w:t>건설교통부에서</w:t>
      </w:r>
      <w:r>
        <w:rPr>
          <w:rFonts w:ascii="Times New Roman" w:eastAsia="Times New Roman" w:hAnsi="Times New Roman"/>
          <w:kern w:val="0"/>
          <w:sz w:val="22"/>
        </w:rPr>
        <w:t xml:space="preserve"> </w:t>
      </w:r>
      <w:r>
        <w:rPr>
          <w:rFonts w:ascii="Times New Roman" w:eastAsia="바탕체" w:hAnsi="Times New Roman"/>
          <w:kern w:val="0"/>
          <w:sz w:val="22"/>
        </w:rPr>
        <w:t>고시한</w:t>
      </w:r>
      <w:r>
        <w:rPr>
          <w:rFonts w:ascii="Times New Roman" w:eastAsia="Times New Roman" w:hAnsi="Times New Roman"/>
          <w:kern w:val="0"/>
          <w:sz w:val="22"/>
        </w:rPr>
        <w:t xml:space="preserve"> </w:t>
      </w:r>
      <w:r>
        <w:rPr>
          <w:rFonts w:ascii="Times New Roman" w:eastAsia="바탕체" w:hAnsi="Times New Roman"/>
          <w:kern w:val="0"/>
          <w:sz w:val="22"/>
        </w:rPr>
        <w:t>개별지가</w:t>
      </w:r>
    </w:p>
    <w:p w14:paraId="464DA923"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건물</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수탁시점의</w:t>
      </w:r>
      <w:r>
        <w:rPr>
          <w:rFonts w:ascii="Times New Roman" w:eastAsia="Times New Roman" w:hAnsi="Times New Roman"/>
          <w:kern w:val="0"/>
          <w:sz w:val="22"/>
        </w:rPr>
        <w:t xml:space="preserve"> </w:t>
      </w:r>
      <w:r>
        <w:rPr>
          <w:rFonts w:ascii="Times New Roman" w:eastAsia="바탕체" w:hAnsi="Times New Roman"/>
          <w:kern w:val="0"/>
          <w:sz w:val="22"/>
        </w:rPr>
        <w:t>행정자치부에서</w:t>
      </w:r>
      <w:r>
        <w:rPr>
          <w:rFonts w:ascii="Times New Roman" w:eastAsia="Times New Roman" w:hAnsi="Times New Roman"/>
          <w:kern w:val="0"/>
          <w:sz w:val="22"/>
        </w:rPr>
        <w:t xml:space="preserve"> </w:t>
      </w:r>
      <w:r>
        <w:rPr>
          <w:rFonts w:ascii="Times New Roman" w:eastAsia="바탕체" w:hAnsi="Times New Roman"/>
          <w:kern w:val="0"/>
          <w:sz w:val="22"/>
        </w:rPr>
        <w:t>고시한</w:t>
      </w:r>
      <w:r>
        <w:rPr>
          <w:rFonts w:ascii="Times New Roman" w:eastAsia="Times New Roman" w:hAnsi="Times New Roman"/>
          <w:kern w:val="0"/>
          <w:sz w:val="22"/>
        </w:rPr>
        <w:t xml:space="preserve"> </w:t>
      </w:r>
      <w:r>
        <w:rPr>
          <w:rFonts w:ascii="Times New Roman" w:eastAsia="바탕체" w:hAnsi="Times New Roman"/>
          <w:kern w:val="0"/>
          <w:sz w:val="22"/>
        </w:rPr>
        <w:t>과세시가표준액</w:t>
      </w:r>
    </w:p>
    <w:p w14:paraId="2C5E7982" w14:textId="77777777" w:rsidR="00DE42D9" w:rsidRDefault="00930A79">
      <w:pPr>
        <w:snapToGrid w:val="0"/>
        <w:spacing w:after="0" w:line="360" w:lineRule="auto"/>
        <w:ind w:left="88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호에도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합의한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공인된</w:t>
      </w:r>
      <w:r>
        <w:rPr>
          <w:rFonts w:ascii="Times New Roman" w:eastAsia="Times New Roman" w:hAnsi="Times New Roman"/>
          <w:kern w:val="0"/>
          <w:sz w:val="22"/>
        </w:rPr>
        <w:t xml:space="preserve"> </w:t>
      </w:r>
      <w:r>
        <w:rPr>
          <w:rFonts w:ascii="Times New Roman" w:eastAsia="바탕체" w:hAnsi="Times New Roman"/>
          <w:kern w:val="0"/>
          <w:sz w:val="22"/>
        </w:rPr>
        <w:t>감정평가법인의</w:t>
      </w:r>
      <w:r>
        <w:rPr>
          <w:rFonts w:ascii="Times New Roman" w:eastAsia="Times New Roman" w:hAnsi="Times New Roman"/>
          <w:kern w:val="0"/>
          <w:sz w:val="22"/>
        </w:rPr>
        <w:t xml:space="preserve"> </w:t>
      </w:r>
      <w:r>
        <w:rPr>
          <w:rFonts w:ascii="Times New Roman" w:eastAsia="바탕체" w:hAnsi="Times New Roman"/>
          <w:kern w:val="0"/>
          <w:sz w:val="22"/>
        </w:rPr>
        <w:t>평가금액</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내부규정에서</w:t>
      </w:r>
      <w:r>
        <w:rPr>
          <w:rFonts w:ascii="Times New Roman" w:eastAsia="Times New Roman" w:hAnsi="Times New Roman"/>
          <w:kern w:val="0"/>
          <w:sz w:val="22"/>
        </w:rPr>
        <w:t xml:space="preserve"> </w:t>
      </w:r>
      <w:r>
        <w:rPr>
          <w:rFonts w:ascii="Times New Roman" w:eastAsia="바탕체" w:hAnsi="Times New Roman"/>
          <w:kern w:val="0"/>
          <w:sz w:val="22"/>
        </w:rPr>
        <w:t>정하는</w:t>
      </w:r>
      <w:r>
        <w:rPr>
          <w:rFonts w:ascii="Times New Roman" w:eastAsia="Times New Roman" w:hAnsi="Times New Roman"/>
          <w:kern w:val="0"/>
          <w:sz w:val="22"/>
        </w:rPr>
        <w:t xml:space="preserve"> </w:t>
      </w:r>
      <w:r>
        <w:rPr>
          <w:rFonts w:ascii="Times New Roman" w:eastAsia="바탕체" w:hAnsi="Times New Roman"/>
          <w:kern w:val="0"/>
          <w:sz w:val="22"/>
        </w:rPr>
        <w:t>평가방법에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평가한</w:t>
      </w:r>
      <w:r>
        <w:rPr>
          <w:rFonts w:ascii="Times New Roman" w:eastAsia="Times New Roman" w:hAnsi="Times New Roman"/>
          <w:kern w:val="0"/>
          <w:sz w:val="22"/>
        </w:rPr>
        <w:t xml:space="preserve"> </w:t>
      </w:r>
      <w:r>
        <w:rPr>
          <w:rFonts w:ascii="Times New Roman" w:eastAsia="바탕체" w:hAnsi="Times New Roman"/>
          <w:kern w:val="0"/>
          <w:sz w:val="22"/>
        </w:rPr>
        <w:t>가액</w:t>
      </w:r>
    </w:p>
    <w:p w14:paraId="3F68493E"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1ECEA146"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신탁기간</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신탁기간은</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2</w:t>
      </w:r>
      <w:r>
        <w:rPr>
          <w:rFonts w:ascii="Times New Roman" w:eastAsia="바탕체" w:hAnsi="Times New Roman"/>
          <w:kern w:val="0"/>
          <w:sz w:val="22"/>
        </w:rPr>
        <w:t>』와</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신탁종료</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수탁자와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기간을</w:t>
      </w:r>
      <w:r>
        <w:rPr>
          <w:rFonts w:ascii="Times New Roman" w:eastAsia="Times New Roman" w:hAnsi="Times New Roman"/>
          <w:kern w:val="0"/>
          <w:sz w:val="22"/>
        </w:rPr>
        <w:t xml:space="preserve"> </w:t>
      </w:r>
      <w:r>
        <w:rPr>
          <w:rFonts w:ascii="Times New Roman" w:eastAsia="바탕체" w:hAnsi="Times New Roman"/>
          <w:kern w:val="0"/>
          <w:sz w:val="22"/>
        </w:rPr>
        <w:t>연장할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80DB46C"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우선</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요청</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매수인에게</w:t>
      </w:r>
      <w:r>
        <w:rPr>
          <w:rFonts w:ascii="Times New Roman" w:eastAsia="Times New Roman" w:hAnsi="Times New Roman"/>
          <w:kern w:val="0"/>
          <w:sz w:val="22"/>
        </w:rPr>
        <w:t xml:space="preserve"> </w:t>
      </w:r>
      <w:r>
        <w:rPr>
          <w:rFonts w:ascii="Times New Roman" w:eastAsia="바탕체" w:hAnsi="Times New Roman"/>
          <w:kern w:val="0"/>
          <w:sz w:val="22"/>
        </w:rPr>
        <w:t>소유권이전</w:t>
      </w:r>
      <w:r>
        <w:rPr>
          <w:rFonts w:ascii="Times New Roman" w:eastAsia="Times New Roman" w:hAnsi="Times New Roman"/>
          <w:kern w:val="0"/>
          <w:sz w:val="22"/>
        </w:rPr>
        <w:t xml:space="preserve"> </w:t>
      </w:r>
      <w:r>
        <w:rPr>
          <w:rFonts w:ascii="Times New Roman" w:eastAsia="바탕체" w:hAnsi="Times New Roman"/>
          <w:kern w:val="0"/>
          <w:sz w:val="22"/>
        </w:rPr>
        <w:t>등기를</w:t>
      </w:r>
      <w:r>
        <w:rPr>
          <w:rFonts w:ascii="Times New Roman" w:eastAsia="Times New Roman" w:hAnsi="Times New Roman"/>
          <w:kern w:val="0"/>
          <w:sz w:val="22"/>
        </w:rPr>
        <w:t xml:space="preserve"> </w:t>
      </w:r>
      <w:r>
        <w:rPr>
          <w:rFonts w:ascii="Times New Roman" w:eastAsia="바탕체" w:hAnsi="Times New Roman"/>
          <w:kern w:val="0"/>
          <w:sz w:val="22"/>
        </w:rPr>
        <w:t>마친</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종료되는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본다</w:t>
      </w:r>
      <w:r>
        <w:rPr>
          <w:rFonts w:ascii="Times New Roman" w:eastAsia="바탕체" w:hAnsi="Times New Roman"/>
          <w:kern w:val="0"/>
          <w:sz w:val="22"/>
        </w:rPr>
        <w:t>.</w:t>
      </w:r>
    </w:p>
    <w:p w14:paraId="40CF83B4"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3FC5C9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수익자</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신탁계약에서</w:t>
      </w:r>
      <w:r>
        <w:rPr>
          <w:rFonts w:ascii="Times New Roman" w:eastAsia="Times New Roman"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우선수익자</w:t>
      </w:r>
      <w:r>
        <w:rPr>
          <w:rFonts w:ascii="Times New Roman" w:eastAsia="바탕체" w:hAnsi="Times New Roman"/>
          <w:kern w:val="0"/>
          <w:sz w:val="22"/>
        </w:rPr>
        <w:t xml:space="preserve">, </w:t>
      </w: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수익자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신탁수익</w:t>
      </w:r>
      <w:r>
        <w:rPr>
          <w:rFonts w:ascii="Times New Roman" w:eastAsia="Times New Roman" w:hAnsi="Times New Roman"/>
          <w:kern w:val="0"/>
          <w:sz w:val="22"/>
        </w:rPr>
        <w:t xml:space="preserve"> </w:t>
      </w:r>
      <w:r>
        <w:rPr>
          <w:rFonts w:ascii="Times New Roman" w:eastAsia="바탕체" w:hAnsi="Times New Roman"/>
          <w:kern w:val="0"/>
          <w:sz w:val="22"/>
        </w:rPr>
        <w:t>수익자로</w:t>
      </w:r>
      <w:r>
        <w:rPr>
          <w:rFonts w:ascii="Times New Roman" w:eastAsia="Times New Roman" w:hAnsi="Times New Roman"/>
          <w:kern w:val="0"/>
          <w:sz w:val="22"/>
        </w:rPr>
        <w:t xml:space="preserve"> </w:t>
      </w:r>
      <w:r>
        <w:rPr>
          <w:rFonts w:ascii="Times New Roman" w:eastAsia="바탕체" w:hAnsi="Times New Roman"/>
          <w:kern w:val="0"/>
          <w:sz w:val="22"/>
        </w:rPr>
        <w:t>구분하여</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2</w:t>
      </w:r>
      <w:r>
        <w:rPr>
          <w:rFonts w:ascii="Times New Roman" w:eastAsia="바탕체" w:hAnsi="Times New Roman"/>
          <w:kern w:val="0"/>
          <w:sz w:val="22"/>
        </w:rPr>
        <w:t>』와</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37902A5"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수익자와</w:t>
      </w:r>
      <w:r>
        <w:rPr>
          <w:rFonts w:ascii="Times New Roman" w:eastAsia="Times New Roman" w:hAnsi="Times New Roman"/>
          <w:kern w:val="0"/>
          <w:sz w:val="22"/>
        </w:rPr>
        <w:t xml:space="preserve"> </w:t>
      </w:r>
      <w:r>
        <w:rPr>
          <w:rFonts w:ascii="Times New Roman" w:eastAsia="바탕체" w:hAnsi="Times New Roman"/>
          <w:kern w:val="0"/>
          <w:sz w:val="22"/>
        </w:rPr>
        <w:t>연서로써</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승낙을</w:t>
      </w:r>
      <w:r>
        <w:rPr>
          <w:rFonts w:ascii="Times New Roman" w:eastAsia="Times New Roman" w:hAnsi="Times New Roman"/>
          <w:kern w:val="0"/>
          <w:sz w:val="22"/>
        </w:rPr>
        <w:t xml:space="preserve"> </w:t>
      </w:r>
      <w:r>
        <w:rPr>
          <w:rFonts w:ascii="Times New Roman" w:eastAsia="바탕체" w:hAnsi="Times New Roman"/>
          <w:kern w:val="0"/>
          <w:sz w:val="22"/>
        </w:rPr>
        <w:t>얻어</w:t>
      </w:r>
      <w:r>
        <w:rPr>
          <w:rFonts w:ascii="Times New Roman" w:eastAsia="Times New Roman" w:hAnsi="Times New Roman"/>
          <w:kern w:val="0"/>
          <w:sz w:val="22"/>
        </w:rPr>
        <w:t xml:space="preserve"> </w:t>
      </w:r>
      <w:r>
        <w:rPr>
          <w:rFonts w:ascii="Times New Roman" w:eastAsia="바탕체" w:hAnsi="Times New Roman"/>
          <w:kern w:val="0"/>
          <w:sz w:val="22"/>
        </w:rPr>
        <w:t>수익자를</w:t>
      </w:r>
      <w:r>
        <w:rPr>
          <w:rFonts w:ascii="Times New Roman" w:eastAsia="Times New Roman" w:hAnsi="Times New Roman"/>
          <w:kern w:val="0"/>
          <w:sz w:val="22"/>
        </w:rPr>
        <w:t xml:space="preserve"> </w:t>
      </w:r>
      <w:r>
        <w:rPr>
          <w:rFonts w:ascii="Times New Roman" w:eastAsia="바탕체" w:hAnsi="Times New Roman"/>
          <w:kern w:val="0"/>
          <w:sz w:val="22"/>
        </w:rPr>
        <w:t>새로</w:t>
      </w:r>
      <w:r>
        <w:rPr>
          <w:rFonts w:ascii="Times New Roman" w:eastAsia="Times New Roman" w:hAnsi="Times New Roman"/>
          <w:kern w:val="0"/>
          <w:sz w:val="22"/>
        </w:rPr>
        <w:t xml:space="preserve"> </w:t>
      </w:r>
      <w:r>
        <w:rPr>
          <w:rFonts w:ascii="Times New Roman" w:eastAsia="바탕체" w:hAnsi="Times New Roman"/>
          <w:kern w:val="0"/>
          <w:sz w:val="22"/>
        </w:rPr>
        <w:t>지정하거나</w:t>
      </w:r>
      <w:r>
        <w:rPr>
          <w:rFonts w:ascii="Times New Roman" w:eastAsia="Times New Roman" w:hAnsi="Times New Roman"/>
          <w:kern w:val="0"/>
          <w:sz w:val="22"/>
        </w:rPr>
        <w:t xml:space="preserve"> </w:t>
      </w:r>
      <w:r>
        <w:rPr>
          <w:rFonts w:ascii="Times New Roman" w:eastAsia="바탕체" w:hAnsi="Times New Roman"/>
          <w:kern w:val="0"/>
          <w:sz w:val="22"/>
        </w:rPr>
        <w:t>변경할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권리는</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전속되며</w:t>
      </w:r>
      <w:r>
        <w:rPr>
          <w:rFonts w:ascii="Times New Roman" w:eastAsia="Times New Roman" w:hAnsi="Times New Roman"/>
          <w:kern w:val="0"/>
          <w:sz w:val="22"/>
        </w:rPr>
        <w:t xml:space="preserve"> </w:t>
      </w:r>
      <w:r>
        <w:rPr>
          <w:rFonts w:ascii="Times New Roman" w:eastAsia="바탕체" w:hAnsi="Times New Roman"/>
          <w:kern w:val="0"/>
          <w:sz w:val="22"/>
        </w:rPr>
        <w:t>상속되지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44673C19"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77961D9"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원본</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원본은</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물상대위로</w:t>
      </w:r>
      <w:r>
        <w:rPr>
          <w:rFonts w:ascii="Times New Roman" w:eastAsia="Times New Roman" w:hAnsi="Times New Roman"/>
          <w:kern w:val="0"/>
          <w:sz w:val="22"/>
        </w:rPr>
        <w:t xml:space="preserve"> </w:t>
      </w:r>
      <w:r>
        <w:rPr>
          <w:rFonts w:ascii="Times New Roman" w:eastAsia="바탕체" w:hAnsi="Times New Roman"/>
          <w:kern w:val="0"/>
          <w:sz w:val="22"/>
        </w:rPr>
        <w:t>취득한</w:t>
      </w:r>
      <w:r>
        <w:rPr>
          <w:rFonts w:ascii="Times New Roman" w:eastAsia="Times New Roman" w:hAnsi="Times New Roman"/>
          <w:kern w:val="0"/>
          <w:sz w:val="22"/>
        </w:rPr>
        <w:t xml:space="preserve"> </w:t>
      </w:r>
      <w:r>
        <w:rPr>
          <w:rFonts w:ascii="Times New Roman" w:eastAsia="바탕체" w:hAnsi="Times New Roman"/>
          <w:kern w:val="0"/>
          <w:sz w:val="22"/>
        </w:rPr>
        <w:t>재산</w:t>
      </w:r>
      <w:r>
        <w:rPr>
          <w:rFonts w:ascii="Times New Roman" w:eastAsia="바탕체"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임대인으로서</w:t>
      </w:r>
      <w:r>
        <w:rPr>
          <w:rFonts w:ascii="Times New Roman" w:eastAsia="Times New Roman" w:hAnsi="Times New Roman"/>
          <w:kern w:val="0"/>
          <w:sz w:val="22"/>
        </w:rPr>
        <w:t xml:space="preserve"> </w:t>
      </w:r>
      <w:r>
        <w:rPr>
          <w:rFonts w:ascii="Times New Roman" w:eastAsia="바탕체" w:hAnsi="Times New Roman"/>
          <w:kern w:val="0"/>
          <w:sz w:val="22"/>
        </w:rPr>
        <w:t>취득</w:t>
      </w:r>
      <w:r>
        <w:rPr>
          <w:rFonts w:ascii="Times New Roman" w:eastAsia="바탕체" w:hAnsi="Times New Roman"/>
          <w:kern w:val="0"/>
          <w:sz w:val="22"/>
        </w:rPr>
        <w:t>·</w:t>
      </w:r>
      <w:r>
        <w:rPr>
          <w:rFonts w:ascii="Times New Roman" w:eastAsia="바탕체" w:hAnsi="Times New Roman"/>
          <w:kern w:val="0"/>
          <w:sz w:val="22"/>
        </w:rPr>
        <w:t>보관하는</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바탕체"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처분절차와</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발생되는</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16ABA8B6"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527410A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수익</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수익은</w:t>
      </w:r>
      <w:r>
        <w:rPr>
          <w:rFonts w:ascii="Times New Roman" w:eastAsia="Times New Roman" w:hAnsi="Times New Roman"/>
          <w:kern w:val="0"/>
          <w:sz w:val="22"/>
        </w:rPr>
        <w:t xml:space="preserve"> </w:t>
      </w:r>
      <w:r>
        <w:rPr>
          <w:rFonts w:ascii="Times New Roman" w:eastAsia="바탕체" w:hAnsi="Times New Roman"/>
          <w:kern w:val="0"/>
          <w:sz w:val="22"/>
        </w:rPr>
        <w:t>신탁부동산으로부터</w:t>
      </w:r>
      <w:r>
        <w:rPr>
          <w:rFonts w:ascii="Times New Roman" w:eastAsia="Times New Roman" w:hAnsi="Times New Roman"/>
          <w:kern w:val="0"/>
          <w:sz w:val="22"/>
        </w:rPr>
        <w:t xml:space="preserve"> </w:t>
      </w:r>
      <w:r>
        <w:rPr>
          <w:rFonts w:ascii="Times New Roman" w:eastAsia="바탕체" w:hAnsi="Times New Roman"/>
          <w:kern w:val="0"/>
          <w:sz w:val="22"/>
        </w:rPr>
        <w:t>발생하는</w:t>
      </w:r>
      <w:r>
        <w:rPr>
          <w:rFonts w:ascii="Times New Roman" w:eastAsia="Times New Roman" w:hAnsi="Times New Roman"/>
          <w:kern w:val="0"/>
          <w:sz w:val="22"/>
        </w:rPr>
        <w:t xml:space="preserve"> </w:t>
      </w:r>
      <w:r>
        <w:rPr>
          <w:rFonts w:ascii="Times New Roman" w:eastAsia="바탕체" w:hAnsi="Times New Roman"/>
          <w:kern w:val="0"/>
          <w:sz w:val="22"/>
        </w:rPr>
        <w:t>임대료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금전의</w:t>
      </w:r>
      <w:r>
        <w:rPr>
          <w:rFonts w:ascii="Times New Roman" w:eastAsia="Times New Roman" w:hAnsi="Times New Roman"/>
          <w:kern w:val="0"/>
          <w:sz w:val="22"/>
        </w:rPr>
        <w:t xml:space="preserve"> </w:t>
      </w:r>
      <w:r>
        <w:rPr>
          <w:rFonts w:ascii="Times New Roman" w:eastAsia="바탕체" w:hAnsi="Times New Roman"/>
          <w:kern w:val="0"/>
          <w:sz w:val="22"/>
        </w:rPr>
        <w:t>운용에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이익</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49AFBBE5"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75C8293D"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수익권증서</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요청이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증명하기</w:t>
      </w:r>
      <w:r>
        <w:rPr>
          <w:rFonts w:ascii="Times New Roman" w:eastAsia="Times New Roman" w:hAnsi="Times New Roman"/>
          <w:kern w:val="0"/>
          <w:sz w:val="22"/>
        </w:rPr>
        <w:t xml:space="preserve"> </w:t>
      </w:r>
      <w:r>
        <w:rPr>
          <w:rFonts w:ascii="Times New Roman" w:eastAsia="바탕체" w:hAnsi="Times New Roman"/>
          <w:kern w:val="0"/>
          <w:sz w:val="22"/>
        </w:rPr>
        <w:t>위한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발행하여</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교부할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1AE2FC5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신탁등기를</w:t>
      </w:r>
      <w:r>
        <w:rPr>
          <w:rFonts w:ascii="Times New Roman" w:eastAsia="Times New Roman" w:hAnsi="Times New Roman"/>
          <w:kern w:val="0"/>
          <w:sz w:val="22"/>
        </w:rPr>
        <w:t xml:space="preserve"> </w:t>
      </w:r>
      <w:r>
        <w:rPr>
          <w:rFonts w:ascii="Times New Roman" w:eastAsia="바탕체" w:hAnsi="Times New Roman"/>
          <w:kern w:val="0"/>
          <w:sz w:val="22"/>
        </w:rPr>
        <w:t>완료한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수익자로</w:t>
      </w:r>
      <w:r>
        <w:rPr>
          <w:rFonts w:ascii="Times New Roman" w:eastAsia="Times New Roman" w:hAnsi="Times New Roman"/>
          <w:kern w:val="0"/>
          <w:sz w:val="22"/>
        </w:rPr>
        <w:t xml:space="preserve"> </w:t>
      </w:r>
      <w:r>
        <w:rPr>
          <w:rFonts w:ascii="Times New Roman" w:eastAsia="바탕체" w:hAnsi="Times New Roman"/>
          <w:kern w:val="0"/>
          <w:sz w:val="22"/>
        </w:rPr>
        <w:t>하여</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신탁금액에서</w:t>
      </w:r>
      <w:r>
        <w:rPr>
          <w:rFonts w:ascii="Times New Roman" w:eastAsia="Times New Roman" w:hAnsi="Times New Roman"/>
          <w:kern w:val="0"/>
          <w:sz w:val="22"/>
        </w:rPr>
        <w:t xml:space="preserve"> </w:t>
      </w:r>
      <w:r>
        <w:rPr>
          <w:rFonts w:ascii="Times New Roman" w:eastAsia="바탕체" w:hAnsi="Times New Roman"/>
          <w:kern w:val="0"/>
          <w:sz w:val="22"/>
        </w:rPr>
        <w:t>선순위임대차보증금</w:t>
      </w:r>
      <w:r>
        <w:rPr>
          <w:rFonts w:ascii="Times New Roman" w:eastAsia="바탕체" w:hAnsi="Times New Roman"/>
          <w:kern w:val="0"/>
          <w:sz w:val="22"/>
        </w:rPr>
        <w:t xml:space="preserve">, </w:t>
      </w:r>
      <w:r>
        <w:rPr>
          <w:rFonts w:ascii="Times New Roman" w:eastAsia="바탕체" w:hAnsi="Times New Roman"/>
          <w:kern w:val="0"/>
          <w:sz w:val="22"/>
        </w:rPr>
        <w:t>저당채권</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권리설정액</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가액</w:t>
      </w:r>
      <w:r>
        <w:rPr>
          <w:rFonts w:ascii="Times New Roman" w:eastAsia="바탕체" w:hAnsi="Times New Roman"/>
          <w:kern w:val="0"/>
          <w:sz w:val="22"/>
        </w:rPr>
        <w:t>(</w:t>
      </w:r>
      <w:r>
        <w:rPr>
          <w:rFonts w:ascii="Times New Roman" w:eastAsia="바탕체" w:hAnsi="Times New Roman"/>
          <w:kern w:val="0"/>
          <w:sz w:val="22"/>
        </w:rPr>
        <w:t>이하</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유효담보가액</w:t>
      </w:r>
      <w:r>
        <w:rPr>
          <w:rFonts w:ascii="Times New Roman" w:eastAsia="바탕체" w:hAnsi="Times New Roman"/>
          <w:kern w:val="0"/>
          <w:sz w:val="22"/>
        </w:rPr>
        <w:t>”</w:t>
      </w:r>
      <w:r>
        <w:rPr>
          <w:rFonts w:ascii="Times New Roman" w:eastAsia="바탕체" w:hAnsi="Times New Roman"/>
          <w:kern w:val="0"/>
          <w:sz w:val="22"/>
        </w:rPr>
        <w:t>이라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담보목적의</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우선수익자에게</w:t>
      </w:r>
      <w:r>
        <w:rPr>
          <w:rFonts w:ascii="Times New Roman" w:eastAsia="Times New Roman" w:hAnsi="Times New Roman"/>
          <w:kern w:val="0"/>
          <w:sz w:val="22"/>
        </w:rPr>
        <w:t xml:space="preserve"> </w:t>
      </w:r>
      <w:r>
        <w:rPr>
          <w:rFonts w:ascii="Times New Roman" w:eastAsia="바탕체" w:hAnsi="Times New Roman"/>
          <w:kern w:val="0"/>
          <w:sz w:val="22"/>
        </w:rPr>
        <w:t>발행</w:t>
      </w:r>
      <w:r>
        <w:rPr>
          <w:rFonts w:ascii="Times New Roman" w:eastAsia="Times New Roman" w:hAnsi="Times New Roman"/>
          <w:kern w:val="0"/>
          <w:sz w:val="22"/>
        </w:rPr>
        <w:t xml:space="preserve"> </w:t>
      </w:r>
      <w:r>
        <w:rPr>
          <w:rFonts w:ascii="Times New Roman" w:eastAsia="바탕체" w:hAnsi="Times New Roman"/>
          <w:kern w:val="0"/>
          <w:sz w:val="22"/>
        </w:rPr>
        <w:t>교부한다</w:t>
      </w:r>
      <w:r>
        <w:rPr>
          <w:rFonts w:ascii="Times New Roman" w:eastAsia="바탕체" w:hAnsi="Times New Roman"/>
          <w:kern w:val="0"/>
          <w:sz w:val="22"/>
        </w:rPr>
        <w:t>.</w:t>
      </w:r>
    </w:p>
    <w:p w14:paraId="10F6DD0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지정하여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수익권증서의</w:t>
      </w:r>
      <w:r>
        <w:rPr>
          <w:rFonts w:ascii="Times New Roman" w:eastAsia="Times New Roman" w:hAnsi="Times New Roman"/>
          <w:kern w:val="0"/>
          <w:sz w:val="22"/>
        </w:rPr>
        <w:t xml:space="preserve"> </w:t>
      </w:r>
      <w:r>
        <w:rPr>
          <w:rFonts w:ascii="Times New Roman" w:eastAsia="바탕체" w:hAnsi="Times New Roman"/>
          <w:kern w:val="0"/>
          <w:sz w:val="22"/>
        </w:rPr>
        <w:t>발급을</w:t>
      </w:r>
      <w:r>
        <w:rPr>
          <w:rFonts w:ascii="Times New Roman" w:eastAsia="Times New Roman" w:hAnsi="Times New Roman"/>
          <w:kern w:val="0"/>
          <w:sz w:val="22"/>
        </w:rPr>
        <w:t xml:space="preserve"> </w:t>
      </w:r>
      <w:r>
        <w:rPr>
          <w:rFonts w:ascii="Times New Roman" w:eastAsia="바탕체" w:hAnsi="Times New Roman"/>
          <w:kern w:val="0"/>
          <w:sz w:val="22"/>
        </w:rPr>
        <w:t>요청하는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유효담보가액에서</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발행된</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수익권금액을</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금액</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발행할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신탁원부</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기재내용</w:t>
      </w:r>
      <w:r>
        <w:rPr>
          <w:rFonts w:ascii="Times New Roman" w:eastAsia="Times New Roman" w:hAnsi="Times New Roman"/>
          <w:kern w:val="0"/>
          <w:sz w:val="22"/>
        </w:rPr>
        <w:t xml:space="preserve"> </w:t>
      </w:r>
      <w:r>
        <w:rPr>
          <w:rFonts w:ascii="Times New Roman" w:eastAsia="바탕체" w:hAnsi="Times New Roman"/>
          <w:kern w:val="0"/>
          <w:sz w:val="22"/>
        </w:rPr>
        <w:t>변경에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698A76C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우선수익자를</w:t>
      </w:r>
      <w:r>
        <w:rPr>
          <w:rFonts w:ascii="Times New Roman" w:eastAsia="Times New Roman" w:hAnsi="Times New Roman"/>
          <w:kern w:val="0"/>
          <w:sz w:val="22"/>
        </w:rPr>
        <w:t xml:space="preserve"> </w:t>
      </w:r>
      <w:r>
        <w:rPr>
          <w:rFonts w:ascii="Times New Roman" w:eastAsia="바탕체" w:hAnsi="Times New Roman"/>
          <w:kern w:val="0"/>
          <w:sz w:val="22"/>
        </w:rPr>
        <w:t>변경</w:t>
      </w:r>
      <w:r>
        <w:rPr>
          <w:rFonts w:ascii="Times New Roman" w:eastAsia="Times New Roman" w:hAnsi="Times New Roman"/>
          <w:kern w:val="0"/>
          <w:sz w:val="22"/>
        </w:rPr>
        <w:t xml:space="preserve"> </w:t>
      </w:r>
      <w:r>
        <w:rPr>
          <w:rFonts w:ascii="Times New Roman" w:eastAsia="바탕체" w:hAnsi="Times New Roman"/>
          <w:kern w:val="0"/>
          <w:sz w:val="22"/>
        </w:rPr>
        <w:t>지정하고자</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후순위</w:t>
      </w:r>
      <w:r>
        <w:rPr>
          <w:rFonts w:ascii="Times New Roman" w:eastAsia="Times New Roman" w:hAnsi="Times New Roman"/>
          <w:kern w:val="0"/>
          <w:sz w:val="22"/>
        </w:rPr>
        <w:t xml:space="preserve"> </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한하여</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발행된</w:t>
      </w:r>
      <w:r>
        <w:rPr>
          <w:rFonts w:ascii="Times New Roman" w:eastAsia="Times New Roman" w:hAnsi="Times New Roman"/>
          <w:kern w:val="0"/>
          <w:sz w:val="22"/>
        </w:rPr>
        <w:t xml:space="preserve"> </w:t>
      </w:r>
      <w:r>
        <w:rPr>
          <w:rFonts w:ascii="Times New Roman" w:eastAsia="바탕체" w:hAnsi="Times New Roman"/>
          <w:kern w:val="0"/>
          <w:sz w:val="22"/>
        </w:rPr>
        <w:t>수익권증서와</w:t>
      </w:r>
      <w:r>
        <w:rPr>
          <w:rFonts w:ascii="Times New Roman" w:eastAsia="Times New Roman" w:hAnsi="Times New Roman"/>
          <w:kern w:val="0"/>
          <w:sz w:val="22"/>
        </w:rPr>
        <w:t xml:space="preserve"> </w:t>
      </w:r>
      <w:r>
        <w:rPr>
          <w:rFonts w:ascii="Times New Roman" w:eastAsia="바탕체" w:hAnsi="Times New Roman"/>
          <w:kern w:val="0"/>
          <w:sz w:val="22"/>
        </w:rPr>
        <w:t>상환으로</w:t>
      </w:r>
      <w:r>
        <w:rPr>
          <w:rFonts w:ascii="Times New Roman" w:eastAsia="Times New Roman" w:hAnsi="Times New Roman"/>
          <w:kern w:val="0"/>
          <w:sz w:val="22"/>
        </w:rPr>
        <w:t xml:space="preserve"> </w:t>
      </w:r>
      <w:r>
        <w:rPr>
          <w:rFonts w:ascii="Times New Roman" w:eastAsia="바탕체" w:hAnsi="Times New Roman"/>
          <w:kern w:val="0"/>
          <w:sz w:val="22"/>
        </w:rPr>
        <w:t>변경된</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재발행</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신탁원부</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기재내용</w:t>
      </w:r>
      <w:r>
        <w:rPr>
          <w:rFonts w:ascii="Times New Roman" w:eastAsia="Times New Roman" w:hAnsi="Times New Roman"/>
          <w:kern w:val="0"/>
          <w:sz w:val="22"/>
        </w:rPr>
        <w:t xml:space="preserve"> </w:t>
      </w:r>
      <w:r>
        <w:rPr>
          <w:rFonts w:ascii="Times New Roman" w:eastAsia="바탕체" w:hAnsi="Times New Roman"/>
          <w:kern w:val="0"/>
          <w:sz w:val="22"/>
        </w:rPr>
        <w:t>변경에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7FFBF90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다수</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경우의</w:t>
      </w:r>
      <w:r>
        <w:rPr>
          <w:rFonts w:ascii="Times New Roman" w:eastAsia="Times New Roman" w:hAnsi="Times New Roman"/>
          <w:kern w:val="0"/>
          <w:sz w:val="22"/>
        </w:rPr>
        <w:t xml:space="preserve"> </w:t>
      </w:r>
      <w:r>
        <w:rPr>
          <w:rFonts w:ascii="Times New Roman" w:eastAsia="바탕체" w:hAnsi="Times New Roman"/>
          <w:kern w:val="0"/>
          <w:sz w:val="22"/>
        </w:rPr>
        <w:t>신탁원본의</w:t>
      </w:r>
      <w:r>
        <w:rPr>
          <w:rFonts w:ascii="Times New Roman" w:eastAsia="Times New Roman" w:hAnsi="Times New Roman"/>
          <w:kern w:val="0"/>
          <w:sz w:val="22"/>
        </w:rPr>
        <w:t xml:space="preserve"> </w:t>
      </w:r>
      <w:r>
        <w:rPr>
          <w:rFonts w:ascii="Times New Roman" w:eastAsia="바탕체" w:hAnsi="Times New Roman"/>
          <w:kern w:val="0"/>
          <w:sz w:val="22"/>
        </w:rPr>
        <w:t>교부순서는</w:t>
      </w:r>
      <w:r>
        <w:rPr>
          <w:rFonts w:ascii="Times New Roman" w:eastAsia="Times New Roman" w:hAnsi="Times New Roman"/>
          <w:kern w:val="0"/>
          <w:sz w:val="22"/>
        </w:rPr>
        <w:t xml:space="preserve"> </w:t>
      </w:r>
      <w:r>
        <w:rPr>
          <w:rFonts w:ascii="Times New Roman" w:eastAsia="바탕체" w:hAnsi="Times New Roman"/>
          <w:kern w:val="0"/>
          <w:sz w:val="22"/>
        </w:rPr>
        <w:t>수익권증서에</w:t>
      </w:r>
      <w:r>
        <w:rPr>
          <w:rFonts w:ascii="Times New Roman" w:eastAsia="Times New Roman" w:hAnsi="Times New Roman"/>
          <w:kern w:val="0"/>
          <w:sz w:val="22"/>
        </w:rPr>
        <w:t xml:space="preserve"> </w:t>
      </w:r>
      <w:r>
        <w:rPr>
          <w:rFonts w:ascii="Times New Roman" w:eastAsia="바탕체" w:hAnsi="Times New Roman"/>
          <w:kern w:val="0"/>
          <w:sz w:val="22"/>
        </w:rPr>
        <w:t>기재되어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순위에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w:t>
      </w:r>
    </w:p>
    <w:p w14:paraId="008D4CA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신탁목적에</w:t>
      </w:r>
      <w:r>
        <w:rPr>
          <w:rFonts w:ascii="Times New Roman" w:eastAsia="Times New Roman" w:hAnsi="Times New Roman"/>
          <w:kern w:val="0"/>
          <w:sz w:val="22"/>
        </w:rPr>
        <w:t xml:space="preserve"> </w:t>
      </w:r>
      <w:r>
        <w:rPr>
          <w:rFonts w:ascii="Times New Roman" w:eastAsia="바탕체" w:hAnsi="Times New Roman"/>
          <w:kern w:val="0"/>
          <w:sz w:val="22"/>
        </w:rPr>
        <w:t>적합하게</w:t>
      </w:r>
      <w:r>
        <w:rPr>
          <w:rFonts w:ascii="Times New Roman" w:eastAsia="Times New Roman" w:hAnsi="Times New Roman"/>
          <w:kern w:val="0"/>
          <w:sz w:val="22"/>
        </w:rPr>
        <w:t xml:space="preserve"> </w:t>
      </w:r>
      <w:r>
        <w:rPr>
          <w:rFonts w:ascii="Times New Roman" w:eastAsia="바탕체" w:hAnsi="Times New Roman"/>
          <w:kern w:val="0"/>
          <w:sz w:val="22"/>
        </w:rPr>
        <w:t>사용하여야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동의없이는</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타인에게</w:t>
      </w:r>
      <w:r>
        <w:rPr>
          <w:rFonts w:ascii="Times New Roman" w:eastAsia="Times New Roman" w:hAnsi="Times New Roman"/>
          <w:kern w:val="0"/>
          <w:sz w:val="22"/>
        </w:rPr>
        <w:t xml:space="preserve"> </w:t>
      </w:r>
      <w:r>
        <w:rPr>
          <w:rFonts w:ascii="Times New Roman" w:eastAsia="바탕체" w:hAnsi="Times New Roman"/>
          <w:kern w:val="0"/>
          <w:sz w:val="22"/>
        </w:rPr>
        <w:t>양도하거나</w:t>
      </w:r>
      <w:r>
        <w:rPr>
          <w:rFonts w:ascii="Times New Roman" w:eastAsia="Times New Roman" w:hAnsi="Times New Roman"/>
          <w:kern w:val="0"/>
          <w:sz w:val="22"/>
        </w:rPr>
        <w:t xml:space="preserve"> </w:t>
      </w:r>
      <w:r>
        <w:rPr>
          <w:rFonts w:ascii="Times New Roman" w:eastAsia="바탕체" w:hAnsi="Times New Roman"/>
          <w:kern w:val="0"/>
          <w:sz w:val="22"/>
        </w:rPr>
        <w:t>담보의</w:t>
      </w:r>
      <w:r>
        <w:rPr>
          <w:rFonts w:ascii="Times New Roman" w:eastAsia="Times New Roman" w:hAnsi="Times New Roman"/>
          <w:kern w:val="0"/>
          <w:sz w:val="22"/>
        </w:rPr>
        <w:t xml:space="preserve"> </w:t>
      </w:r>
      <w:r>
        <w:rPr>
          <w:rFonts w:ascii="Times New Roman" w:eastAsia="바탕체" w:hAnsi="Times New Roman"/>
          <w:kern w:val="0"/>
          <w:sz w:val="22"/>
        </w:rPr>
        <w:t>목적으로</w:t>
      </w:r>
      <w:r>
        <w:rPr>
          <w:rFonts w:ascii="Times New Roman" w:eastAsia="Times New Roman" w:hAnsi="Times New Roman"/>
          <w:kern w:val="0"/>
          <w:sz w:val="22"/>
        </w:rPr>
        <w:t xml:space="preserve"> </w:t>
      </w:r>
      <w:r>
        <w:rPr>
          <w:rFonts w:ascii="Times New Roman" w:eastAsia="바탕체" w:hAnsi="Times New Roman"/>
          <w:kern w:val="0"/>
          <w:sz w:val="22"/>
        </w:rPr>
        <w:t>질권설정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처분행위를</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47C149E6"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5D3CEA19"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우선수익자의</w:t>
      </w:r>
      <w:r>
        <w:rPr>
          <w:rFonts w:ascii="Times New Roman" w:eastAsia="Times New Roman" w:hAnsi="Times New Roman"/>
          <w:b/>
          <w:bCs/>
          <w:kern w:val="0"/>
          <w:sz w:val="22"/>
        </w:rPr>
        <w:t xml:space="preserve"> </w:t>
      </w:r>
      <w:r>
        <w:rPr>
          <w:rFonts w:ascii="Times New Roman" w:eastAsia="바탕체" w:hAnsi="Times New Roman"/>
          <w:b/>
          <w:bCs/>
          <w:kern w:val="0"/>
          <w:sz w:val="22"/>
        </w:rPr>
        <w:t>우선권</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갖는</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수익범위는</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채무자</w:t>
      </w:r>
      <w:r>
        <w:rPr>
          <w:rFonts w:ascii="Times New Roman" w:eastAsia="바탕체" w:hAnsi="Times New Roman"/>
          <w:kern w:val="0"/>
          <w:sz w:val="22"/>
        </w:rPr>
        <w:t>(</w:t>
      </w:r>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간의</w:t>
      </w:r>
      <w:r>
        <w:rPr>
          <w:rFonts w:ascii="Times New Roman" w:eastAsia="Times New Roman" w:hAnsi="Times New Roman"/>
          <w:kern w:val="0"/>
          <w:sz w:val="22"/>
        </w:rPr>
        <w:t xml:space="preserve"> </w:t>
      </w:r>
      <w:r>
        <w:rPr>
          <w:rFonts w:ascii="Times New Roman" w:eastAsia="바탕체" w:hAnsi="Times New Roman"/>
          <w:kern w:val="0"/>
          <w:sz w:val="22"/>
        </w:rPr>
        <w:t>여신거래</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증감</w:t>
      </w:r>
      <w:r>
        <w:rPr>
          <w:rFonts w:ascii="Times New Roman" w:eastAsia="Times New Roman" w:hAnsi="Times New Roman"/>
          <w:kern w:val="0"/>
          <w:sz w:val="22"/>
        </w:rPr>
        <w:t xml:space="preserve"> </w:t>
      </w:r>
      <w:r>
        <w:rPr>
          <w:rFonts w:ascii="Times New Roman" w:eastAsia="바탕체" w:hAnsi="Times New Roman"/>
          <w:kern w:val="0"/>
          <w:sz w:val="22"/>
        </w:rPr>
        <w:t>변동되는</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원금</w:t>
      </w:r>
      <w:r>
        <w:rPr>
          <w:rFonts w:ascii="Times New Roman" w:eastAsia="바탕체" w:hAnsi="Times New Roman"/>
          <w:kern w:val="0"/>
          <w:sz w:val="22"/>
        </w:rPr>
        <w:t xml:space="preserve">, </w:t>
      </w:r>
      <w:r>
        <w:rPr>
          <w:rFonts w:ascii="Times New Roman" w:eastAsia="바탕체" w:hAnsi="Times New Roman"/>
          <w:kern w:val="0"/>
          <w:sz w:val="22"/>
        </w:rPr>
        <w:t>이자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지연손해금</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한한다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2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발행금액』을</w:t>
      </w:r>
      <w:r>
        <w:rPr>
          <w:rFonts w:ascii="Times New Roman" w:eastAsia="Times New Roman" w:hAnsi="Times New Roman"/>
          <w:kern w:val="0"/>
          <w:sz w:val="22"/>
        </w:rPr>
        <w:t xml:space="preserve"> </w:t>
      </w:r>
      <w:r>
        <w:rPr>
          <w:rFonts w:ascii="Times New Roman" w:eastAsia="바탕체" w:hAnsi="Times New Roman"/>
          <w:kern w:val="0"/>
          <w:sz w:val="22"/>
        </w:rPr>
        <w:t>최고한도로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4EDBBD2"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주채무자가</w:t>
      </w:r>
      <w:r>
        <w:rPr>
          <w:rFonts w:ascii="Times New Roman" w:eastAsia="Times New Roman" w:hAnsi="Times New Roman"/>
          <w:kern w:val="0"/>
          <w:sz w:val="22"/>
        </w:rPr>
        <w:t xml:space="preserve"> </w:t>
      </w:r>
      <w:r>
        <w:rPr>
          <w:rFonts w:ascii="Times New Roman" w:eastAsia="바탕체" w:hAnsi="Times New Roman"/>
          <w:kern w:val="0"/>
          <w:sz w:val="22"/>
        </w:rPr>
        <w:t>아닌</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w:t>
      </w:r>
      <w:r>
        <w:rPr>
          <w:rFonts w:ascii="Times New Roman" w:eastAsia="Times New Roman" w:hAnsi="Times New Roman"/>
          <w:kern w:val="0"/>
          <w:sz w:val="22"/>
        </w:rPr>
        <w:t xml:space="preserve"> </w:t>
      </w:r>
      <w:r>
        <w:rPr>
          <w:rFonts w:ascii="Times New Roman" w:eastAsia="바탕체" w:hAnsi="Times New Roman"/>
          <w:kern w:val="0"/>
          <w:sz w:val="22"/>
        </w:rPr>
        <w:t>범위는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우선수익자간의</w:t>
      </w:r>
      <w:r>
        <w:rPr>
          <w:rFonts w:ascii="Times New Roman" w:eastAsia="Times New Roman" w:hAnsi="Times New Roman"/>
          <w:kern w:val="0"/>
          <w:sz w:val="22"/>
        </w:rPr>
        <w:t xml:space="preserve"> </w:t>
      </w:r>
      <w:r>
        <w:rPr>
          <w:rFonts w:ascii="Times New Roman" w:eastAsia="바탕체" w:hAnsi="Times New Roman"/>
          <w:kern w:val="0"/>
          <w:sz w:val="22"/>
        </w:rPr>
        <w:t>보증계약</w:t>
      </w:r>
      <w:r>
        <w:rPr>
          <w:rFonts w:ascii="Times New Roman" w:eastAsia="바탕체" w:hAnsi="Times New Roman"/>
          <w:kern w:val="0"/>
          <w:sz w:val="22"/>
        </w:rPr>
        <w:t xml:space="preserve">, </w:t>
      </w:r>
      <w:r>
        <w:rPr>
          <w:rFonts w:ascii="Times New Roman" w:eastAsia="바탕체" w:hAnsi="Times New Roman"/>
          <w:kern w:val="0"/>
          <w:sz w:val="22"/>
        </w:rPr>
        <w:t>담보설정계약</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기한</w:t>
      </w:r>
      <w:r>
        <w:rPr>
          <w:rFonts w:ascii="Times New Roman" w:eastAsia="Times New Roman" w:hAnsi="Times New Roman"/>
          <w:kern w:val="0"/>
          <w:sz w:val="22"/>
        </w:rPr>
        <w:t xml:space="preserve"> </w:t>
      </w:r>
      <w:r>
        <w:rPr>
          <w:rFonts w:ascii="Times New Roman" w:eastAsia="바탕체" w:hAnsi="Times New Roman"/>
          <w:kern w:val="0"/>
          <w:sz w:val="22"/>
        </w:rPr>
        <w:t>채무를</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2F4B08A2"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신탁원본에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수익권은</w:t>
      </w:r>
      <w:r>
        <w:rPr>
          <w:rFonts w:ascii="Times New Roman" w:eastAsia="Times New Roman" w:hAnsi="Times New Roman"/>
          <w:kern w:val="0"/>
          <w:sz w:val="22"/>
        </w:rPr>
        <w:t xml:space="preserve"> </w:t>
      </w:r>
      <w:r>
        <w:rPr>
          <w:rFonts w:ascii="Times New Roman" w:eastAsia="바탕체" w:hAnsi="Times New Roman"/>
          <w:kern w:val="0"/>
          <w:sz w:val="22"/>
        </w:rPr>
        <w:t>위탁자의</w:t>
      </w:r>
      <w:r>
        <w:rPr>
          <w:rFonts w:ascii="Times New Roman" w:eastAsia="Times New Roman" w:hAnsi="Times New Roman"/>
          <w:kern w:val="0"/>
          <w:sz w:val="22"/>
        </w:rPr>
        <w:t xml:space="preserve"> </w:t>
      </w:r>
      <w:r>
        <w:rPr>
          <w:rFonts w:ascii="Times New Roman" w:eastAsia="바탕체" w:hAnsi="Times New Roman"/>
          <w:kern w:val="0"/>
          <w:sz w:val="22"/>
        </w:rPr>
        <w:t>수익권보다</w:t>
      </w:r>
      <w:r>
        <w:rPr>
          <w:rFonts w:ascii="Times New Roman" w:eastAsia="Times New Roman" w:hAnsi="Times New Roman"/>
          <w:kern w:val="0"/>
          <w:sz w:val="22"/>
        </w:rPr>
        <w:t xml:space="preserve"> </w:t>
      </w:r>
      <w:r>
        <w:rPr>
          <w:rFonts w:ascii="Times New Roman" w:eastAsia="바탕체" w:hAnsi="Times New Roman"/>
          <w:kern w:val="0"/>
          <w:sz w:val="22"/>
        </w:rPr>
        <w:t>우선한다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6</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신탁수익에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귀속은</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합의에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w:t>
      </w:r>
    </w:p>
    <w:p w14:paraId="6C97022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lastRenderedPageBreak/>
        <w:t>④</w:t>
      </w:r>
      <w:r>
        <w:rPr>
          <w:rFonts w:ascii="Times New Roman" w:eastAsia="바탕체" w:hAnsi="Times New Roman"/>
          <w:kern w:val="0"/>
          <w:sz w:val="22"/>
        </w:rPr>
        <w:t>우선수익자가</w:t>
      </w:r>
      <w:r>
        <w:rPr>
          <w:rFonts w:ascii="Times New Roman" w:eastAsia="Times New Roman" w:hAnsi="Times New Roman"/>
          <w:kern w:val="0"/>
          <w:sz w:val="22"/>
        </w:rPr>
        <w:t xml:space="preserve"> </w:t>
      </w:r>
      <w:r>
        <w:rPr>
          <w:rFonts w:ascii="Times New Roman" w:eastAsia="바탕체" w:hAnsi="Times New Roman"/>
          <w:kern w:val="0"/>
          <w:sz w:val="22"/>
        </w:rPr>
        <w:t>갖는</w:t>
      </w:r>
      <w:r>
        <w:rPr>
          <w:rFonts w:ascii="Times New Roman" w:eastAsia="Times New Roman" w:hAnsi="Times New Roman"/>
          <w:kern w:val="0"/>
          <w:sz w:val="22"/>
        </w:rPr>
        <w:t xml:space="preserve"> </w:t>
      </w:r>
      <w:r>
        <w:rPr>
          <w:rFonts w:ascii="Times New Roman" w:eastAsia="바탕체" w:hAnsi="Times New Roman"/>
          <w:kern w:val="0"/>
          <w:sz w:val="22"/>
        </w:rPr>
        <w:t>수익권의</w:t>
      </w:r>
      <w:r>
        <w:rPr>
          <w:rFonts w:ascii="Times New Roman" w:eastAsia="Times New Roman" w:hAnsi="Times New Roman"/>
          <w:kern w:val="0"/>
          <w:sz w:val="22"/>
        </w:rPr>
        <w:t xml:space="preserve"> </w:t>
      </w:r>
      <w:r>
        <w:rPr>
          <w:rFonts w:ascii="Times New Roman" w:eastAsia="바탕체" w:hAnsi="Times New Roman"/>
          <w:kern w:val="0"/>
          <w:sz w:val="22"/>
        </w:rPr>
        <w:t>유효기간은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우선수익자로</w:t>
      </w:r>
      <w:r>
        <w:rPr>
          <w:rFonts w:ascii="Times New Roman" w:eastAsia="Times New Roman" w:hAnsi="Times New Roman"/>
          <w:kern w:val="0"/>
          <w:sz w:val="22"/>
        </w:rPr>
        <w:t xml:space="preserve"> </w:t>
      </w:r>
      <w:r>
        <w:rPr>
          <w:rFonts w:ascii="Times New Roman" w:eastAsia="바탕체" w:hAnsi="Times New Roman"/>
          <w:kern w:val="0"/>
          <w:sz w:val="22"/>
        </w:rPr>
        <w:t>지정</w:t>
      </w:r>
      <w:r>
        <w:rPr>
          <w:rFonts w:ascii="Times New Roman" w:eastAsia="Times New Roman" w:hAnsi="Times New Roman"/>
          <w:kern w:val="0"/>
          <w:sz w:val="22"/>
        </w:rPr>
        <w:t xml:space="preserve"> </w:t>
      </w:r>
      <w:r>
        <w:rPr>
          <w:rFonts w:ascii="Times New Roman" w:eastAsia="바탕체" w:hAnsi="Times New Roman"/>
          <w:kern w:val="0"/>
          <w:sz w:val="22"/>
        </w:rPr>
        <w:t>등기된</w:t>
      </w:r>
      <w:r>
        <w:rPr>
          <w:rFonts w:ascii="Times New Roman" w:eastAsia="Times New Roman" w:hAnsi="Times New Roman"/>
          <w:kern w:val="0"/>
          <w:sz w:val="22"/>
        </w:rPr>
        <w:t xml:space="preserve"> </w:t>
      </w:r>
      <w:r>
        <w:rPr>
          <w:rFonts w:ascii="Times New Roman" w:eastAsia="바탕체" w:hAnsi="Times New Roman"/>
          <w:kern w:val="0"/>
          <w:sz w:val="22"/>
        </w:rPr>
        <w:t>날로부터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종료일까지로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783B2B3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우선수익자는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동의</w:t>
      </w:r>
      <w:r>
        <w:rPr>
          <w:rFonts w:ascii="Times New Roman" w:eastAsia="Times New Roman" w:hAnsi="Times New Roman"/>
          <w:kern w:val="0"/>
          <w:sz w:val="22"/>
        </w:rPr>
        <w:t xml:space="preserve"> </w:t>
      </w:r>
      <w:r>
        <w:rPr>
          <w:rFonts w:ascii="Times New Roman" w:eastAsia="바탕체" w:hAnsi="Times New Roman"/>
          <w:kern w:val="0"/>
          <w:sz w:val="22"/>
        </w:rPr>
        <w:t>없이는</w:t>
      </w:r>
      <w:r>
        <w:rPr>
          <w:rFonts w:ascii="Times New Roman" w:eastAsia="Times New Roman" w:hAnsi="Times New Roman"/>
          <w:kern w:val="0"/>
          <w:sz w:val="22"/>
        </w:rPr>
        <w:t xml:space="preserve"> </w:t>
      </w:r>
      <w:r>
        <w:rPr>
          <w:rFonts w:ascii="Times New Roman" w:eastAsia="바탕체" w:hAnsi="Times New Roman"/>
          <w:kern w:val="0"/>
          <w:sz w:val="22"/>
        </w:rPr>
        <w:t>신탁</w:t>
      </w:r>
      <w:r>
        <w:rPr>
          <w:rFonts w:ascii="Times New Roman" w:eastAsia="Times New Roman" w:hAnsi="Times New Roman"/>
          <w:kern w:val="0"/>
          <w:sz w:val="22"/>
        </w:rPr>
        <w:t xml:space="preserve"> </w:t>
      </w:r>
      <w:r>
        <w:rPr>
          <w:rFonts w:ascii="Times New Roman" w:eastAsia="바탕체" w:hAnsi="Times New Roman"/>
          <w:kern w:val="0"/>
          <w:sz w:val="22"/>
        </w:rPr>
        <w:t>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타인에게</w:t>
      </w:r>
      <w:r>
        <w:rPr>
          <w:rFonts w:ascii="Times New Roman" w:eastAsia="Times New Roman" w:hAnsi="Times New Roman"/>
          <w:kern w:val="0"/>
          <w:sz w:val="22"/>
        </w:rPr>
        <w:t xml:space="preserve"> </w:t>
      </w:r>
      <w:r>
        <w:rPr>
          <w:rFonts w:ascii="Times New Roman" w:eastAsia="바탕체" w:hAnsi="Times New Roman"/>
          <w:kern w:val="0"/>
          <w:sz w:val="22"/>
        </w:rPr>
        <w:t>양도</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명의</w:t>
      </w:r>
      <w:r>
        <w:rPr>
          <w:rFonts w:ascii="Times New Roman" w:eastAsia="Times New Roman" w:hAnsi="Times New Roman"/>
          <w:kern w:val="0"/>
          <w:sz w:val="22"/>
        </w:rPr>
        <w:t xml:space="preserve"> </w:t>
      </w:r>
      <w:r>
        <w:rPr>
          <w:rFonts w:ascii="Times New Roman" w:eastAsia="바탕체" w:hAnsi="Times New Roman"/>
          <w:kern w:val="0"/>
          <w:sz w:val="22"/>
        </w:rPr>
        <w:t>변경하거나</w:t>
      </w:r>
      <w:r>
        <w:rPr>
          <w:rFonts w:ascii="Times New Roman" w:eastAsia="Times New Roman" w:hAnsi="Times New Roman"/>
          <w:kern w:val="0"/>
          <w:sz w:val="22"/>
        </w:rPr>
        <w:t xml:space="preserve"> </w:t>
      </w:r>
      <w:r>
        <w:rPr>
          <w:rFonts w:ascii="Times New Roman" w:eastAsia="바탕체" w:hAnsi="Times New Roman"/>
          <w:kern w:val="0"/>
          <w:sz w:val="22"/>
        </w:rPr>
        <w:t>수익권에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질권의</w:t>
      </w:r>
      <w:r>
        <w:rPr>
          <w:rFonts w:ascii="Times New Roman" w:eastAsia="Times New Roman" w:hAnsi="Times New Roman"/>
          <w:kern w:val="0"/>
          <w:sz w:val="22"/>
        </w:rPr>
        <w:t xml:space="preserve"> </w:t>
      </w:r>
      <w:r>
        <w:rPr>
          <w:rFonts w:ascii="Times New Roman" w:eastAsia="바탕체" w:hAnsi="Times New Roman"/>
          <w:kern w:val="0"/>
          <w:sz w:val="22"/>
        </w:rPr>
        <w:t>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처분행위를</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10F6107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승계인은</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가질</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4AE14D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⑦</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처분정산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선순위</w:t>
      </w:r>
      <w:r>
        <w:rPr>
          <w:rFonts w:ascii="Times New Roman" w:eastAsia="Times New Roman" w:hAnsi="Times New Roman"/>
          <w:kern w:val="0"/>
          <w:sz w:val="22"/>
        </w:rPr>
        <w:t xml:space="preserve"> </w:t>
      </w:r>
      <w:r>
        <w:rPr>
          <w:rFonts w:ascii="Times New Roman" w:eastAsia="바탕체" w:hAnsi="Times New Roman"/>
          <w:kern w:val="0"/>
          <w:sz w:val="22"/>
        </w:rPr>
        <w:t>우선수익권이</w:t>
      </w:r>
      <w:r>
        <w:rPr>
          <w:rFonts w:ascii="Times New Roman" w:eastAsia="Times New Roman" w:hAnsi="Times New Roman"/>
          <w:kern w:val="0"/>
          <w:sz w:val="22"/>
        </w:rPr>
        <w:t xml:space="preserve"> </w:t>
      </w:r>
      <w:r>
        <w:rPr>
          <w:rFonts w:ascii="Times New Roman" w:eastAsia="바탕체" w:hAnsi="Times New Roman"/>
          <w:kern w:val="0"/>
          <w:sz w:val="22"/>
        </w:rPr>
        <w:t>소멸한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차순위</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순위가</w:t>
      </w:r>
      <w:r>
        <w:rPr>
          <w:rFonts w:ascii="Times New Roman" w:eastAsia="Times New Roman" w:hAnsi="Times New Roman"/>
          <w:kern w:val="0"/>
          <w:sz w:val="22"/>
        </w:rPr>
        <w:t xml:space="preserve"> </w:t>
      </w:r>
      <w:r>
        <w:rPr>
          <w:rFonts w:ascii="Times New Roman" w:eastAsia="바탕체" w:hAnsi="Times New Roman"/>
          <w:kern w:val="0"/>
          <w:sz w:val="22"/>
        </w:rPr>
        <w:t>승진한다</w:t>
      </w:r>
      <w:r>
        <w:rPr>
          <w:rFonts w:ascii="Times New Roman" w:eastAsia="바탕체" w:hAnsi="Times New Roman"/>
          <w:kern w:val="0"/>
          <w:sz w:val="22"/>
        </w:rPr>
        <w:t>.</w:t>
      </w:r>
    </w:p>
    <w:p w14:paraId="4061B6DC"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FB0FA1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b/>
          <w:bCs/>
          <w:kern w:val="0"/>
          <w:sz w:val="22"/>
        </w:rPr>
        <w:t>제</w:t>
      </w:r>
      <w:r>
        <w:rPr>
          <w:rFonts w:ascii="Times New Roman" w:eastAsia="바탕체" w:hAnsi="Times New Roman"/>
          <w:b/>
          <w:bCs/>
          <w:kern w:val="0"/>
          <w:sz w:val="22"/>
        </w:rPr>
        <w:t>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소유권이전</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신탁등기</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w:t>
      </w:r>
      <w:r>
        <w:rPr>
          <w:rFonts w:ascii="Times New Roman" w:eastAsia="Times New Roman" w:hAnsi="Times New Roman"/>
          <w:kern w:val="0"/>
          <w:sz w:val="22"/>
        </w:rPr>
        <w:t xml:space="preserve"> </w:t>
      </w:r>
      <w:r>
        <w:rPr>
          <w:rFonts w:ascii="Times New Roman" w:eastAsia="바탕체" w:hAnsi="Times New Roman"/>
          <w:kern w:val="0"/>
          <w:sz w:val="22"/>
        </w:rPr>
        <w:t>체결</w:t>
      </w:r>
      <w:r>
        <w:rPr>
          <w:rFonts w:ascii="Times New Roman" w:eastAsia="Times New Roman" w:hAnsi="Times New Roman"/>
          <w:kern w:val="0"/>
          <w:sz w:val="22"/>
        </w:rPr>
        <w:t xml:space="preserve"> </w:t>
      </w:r>
      <w:r>
        <w:rPr>
          <w:rFonts w:ascii="Times New Roman" w:eastAsia="바탕체" w:hAnsi="Times New Roman"/>
          <w:kern w:val="0"/>
          <w:sz w:val="22"/>
        </w:rPr>
        <w:t>즉시</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신탁을</w:t>
      </w:r>
      <w:r>
        <w:rPr>
          <w:rFonts w:ascii="Times New Roman" w:eastAsia="Times New Roman" w:hAnsi="Times New Roman"/>
          <w:kern w:val="0"/>
          <w:sz w:val="22"/>
        </w:rPr>
        <w:t xml:space="preserve"> </w:t>
      </w:r>
      <w:r>
        <w:rPr>
          <w:rFonts w:ascii="Times New Roman" w:eastAsia="바탕체" w:hAnsi="Times New Roman"/>
          <w:kern w:val="0"/>
          <w:sz w:val="22"/>
        </w:rPr>
        <w:t>원인으로</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이전등기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신탁등기를</w:t>
      </w:r>
      <w:r>
        <w:rPr>
          <w:rFonts w:ascii="Times New Roman" w:eastAsia="Times New Roman" w:hAnsi="Times New Roman"/>
          <w:kern w:val="0"/>
          <w:sz w:val="22"/>
        </w:rPr>
        <w:t xml:space="preserve"> </w:t>
      </w:r>
      <w:r>
        <w:rPr>
          <w:rFonts w:ascii="Times New Roman" w:eastAsia="바탕체" w:hAnsi="Times New Roman"/>
          <w:kern w:val="0"/>
          <w:sz w:val="22"/>
        </w:rPr>
        <w:t>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43778BA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소유권이전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신탁등기에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등기권리증</w:t>
      </w:r>
      <w:r>
        <w:rPr>
          <w:rFonts w:ascii="Times New Roman" w:eastAsia="바탕체" w:hAnsi="Times New Roman"/>
          <w:kern w:val="0"/>
          <w:sz w:val="22"/>
        </w:rPr>
        <w:t xml:space="preserve">, </w:t>
      </w:r>
      <w:r>
        <w:rPr>
          <w:rFonts w:ascii="Times New Roman" w:eastAsia="바탕체" w:hAnsi="Times New Roman"/>
          <w:kern w:val="0"/>
          <w:sz w:val="22"/>
        </w:rPr>
        <w:t>인감증명</w:t>
      </w:r>
      <w:r>
        <w:rPr>
          <w:rFonts w:ascii="Times New Roman" w:eastAsia="바탕체" w:hAnsi="Times New Roman"/>
          <w:kern w:val="0"/>
          <w:sz w:val="22"/>
        </w:rPr>
        <w:t xml:space="preserve">, </w:t>
      </w:r>
      <w:r>
        <w:rPr>
          <w:rFonts w:ascii="Times New Roman" w:eastAsia="바탕체" w:hAnsi="Times New Roman"/>
          <w:kern w:val="0"/>
          <w:sz w:val="22"/>
        </w:rPr>
        <w:t>위임장등</w:t>
      </w:r>
      <w:r>
        <w:rPr>
          <w:rFonts w:ascii="Times New Roman" w:eastAsia="Times New Roman" w:hAnsi="Times New Roman"/>
          <w:kern w:val="0"/>
          <w:sz w:val="22"/>
        </w:rPr>
        <w:t xml:space="preserve"> </w:t>
      </w:r>
      <w:r>
        <w:rPr>
          <w:rFonts w:ascii="Times New Roman" w:eastAsia="바탕체" w:hAnsi="Times New Roman"/>
          <w:kern w:val="0"/>
          <w:sz w:val="22"/>
        </w:rPr>
        <w:t>제반서류를</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제공하여야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C35D8E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등기에</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제비용은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18CE7E6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4D39AD2"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신탁부동산의</w:t>
      </w:r>
      <w:r>
        <w:rPr>
          <w:rFonts w:ascii="Times New Roman" w:eastAsia="Times New Roman" w:hAnsi="Times New Roman"/>
          <w:b/>
          <w:bCs/>
          <w:kern w:val="0"/>
          <w:sz w:val="22"/>
        </w:rPr>
        <w:t xml:space="preserve"> </w:t>
      </w:r>
      <w:r>
        <w:rPr>
          <w:rFonts w:ascii="Times New Roman" w:eastAsia="바탕체" w:hAnsi="Times New Roman"/>
          <w:b/>
          <w:bCs/>
          <w:kern w:val="0"/>
          <w:sz w:val="22"/>
        </w:rPr>
        <w:t>보전관리</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사실상</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점유</w:t>
      </w:r>
      <w:r>
        <w:rPr>
          <w:rFonts w:ascii="Times New Roman" w:eastAsia="Times New Roman" w:hAnsi="Times New Roman"/>
          <w:kern w:val="0"/>
          <w:sz w:val="22"/>
        </w:rPr>
        <w:t xml:space="preserve"> </w:t>
      </w:r>
      <w:r>
        <w:rPr>
          <w:rFonts w:ascii="Times New Roman" w:eastAsia="바탕체" w:hAnsi="Times New Roman"/>
          <w:kern w:val="0"/>
          <w:sz w:val="22"/>
        </w:rPr>
        <w:t>사용하고</w:t>
      </w:r>
      <w:r>
        <w:rPr>
          <w:rFonts w:ascii="Times New Roman" w:eastAsia="바탕체"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보존</w:t>
      </w:r>
      <w:r>
        <w:rPr>
          <w:rFonts w:ascii="바탕체" w:eastAsia="바탕체" w:hAnsi="바탕체" w:cs="바탕체"/>
          <w:kern w:val="0"/>
          <w:sz w:val="22"/>
        </w:rPr>
        <w:t>·</w:t>
      </w:r>
      <w:r>
        <w:rPr>
          <w:rFonts w:ascii="Times New Roman" w:eastAsia="바탕체" w:hAnsi="Times New Roman"/>
          <w:kern w:val="0"/>
          <w:sz w:val="22"/>
        </w:rPr>
        <w:t>유지</w:t>
      </w:r>
      <w:r>
        <w:rPr>
          <w:rFonts w:ascii="바탕체" w:eastAsia="바탕체" w:hAnsi="바탕체" w:cs="바탕체"/>
          <w:kern w:val="0"/>
          <w:sz w:val="22"/>
        </w:rPr>
        <w:t>·</w:t>
      </w:r>
      <w:r>
        <w:rPr>
          <w:rFonts w:ascii="Times New Roman" w:eastAsia="바탕체" w:hAnsi="Times New Roman"/>
          <w:kern w:val="0"/>
          <w:sz w:val="22"/>
        </w:rPr>
        <w:t>수선</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실질적인</w:t>
      </w:r>
      <w:r>
        <w:rPr>
          <w:rFonts w:ascii="Times New Roman" w:eastAsia="Times New Roman" w:hAnsi="Times New Roman"/>
          <w:kern w:val="0"/>
          <w:sz w:val="22"/>
        </w:rPr>
        <w:t xml:space="preserve"> </w:t>
      </w:r>
      <w:r>
        <w:rPr>
          <w:rFonts w:ascii="Times New Roman" w:eastAsia="바탕체" w:hAnsi="Times New Roman"/>
          <w:kern w:val="0"/>
          <w:sz w:val="22"/>
        </w:rPr>
        <w:t>관리행위와</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비용을</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04E731A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승낙이</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바탕체" w:hAnsi="Times New Roman"/>
          <w:kern w:val="0"/>
          <w:sz w:val="22"/>
        </w:rPr>
        <w:t xml:space="preserve">, </w:t>
      </w:r>
      <w:r>
        <w:rPr>
          <w:rFonts w:ascii="Times New Roman" w:eastAsia="바탕체" w:hAnsi="Times New Roman"/>
          <w:kern w:val="0"/>
          <w:sz w:val="22"/>
        </w:rPr>
        <w:t>저당권설정</w:t>
      </w:r>
      <w:r>
        <w:rPr>
          <w:rFonts w:ascii="Times New Roman" w:eastAsia="바탕체" w:hAnsi="Times New Roman"/>
          <w:kern w:val="0"/>
          <w:sz w:val="22"/>
        </w:rPr>
        <w:t xml:space="preserve">, </w:t>
      </w:r>
      <w:r>
        <w:rPr>
          <w:rFonts w:ascii="Times New Roman" w:eastAsia="바탕체" w:hAnsi="Times New Roman"/>
          <w:kern w:val="0"/>
          <w:sz w:val="22"/>
        </w:rPr>
        <w:t>전세권설정</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소유권을</w:t>
      </w:r>
      <w:r>
        <w:rPr>
          <w:rFonts w:ascii="Times New Roman" w:eastAsia="Times New Roman" w:hAnsi="Times New Roman"/>
          <w:kern w:val="0"/>
          <w:sz w:val="22"/>
        </w:rPr>
        <w:t xml:space="preserve"> </w:t>
      </w:r>
      <w:r>
        <w:rPr>
          <w:rFonts w:ascii="Times New Roman" w:eastAsia="바탕체" w:hAnsi="Times New Roman"/>
          <w:kern w:val="0"/>
          <w:sz w:val="22"/>
        </w:rPr>
        <w:t>제한하는</w:t>
      </w:r>
      <w:r>
        <w:rPr>
          <w:rFonts w:ascii="Times New Roman" w:eastAsia="Times New Roman" w:hAnsi="Times New Roman"/>
          <w:kern w:val="0"/>
          <w:sz w:val="22"/>
        </w:rPr>
        <w:t xml:space="preserve"> </w:t>
      </w:r>
      <w:r>
        <w:rPr>
          <w:rFonts w:ascii="Times New Roman" w:eastAsia="바탕체" w:hAnsi="Times New Roman"/>
          <w:kern w:val="0"/>
          <w:sz w:val="22"/>
        </w:rPr>
        <w:t>행위나</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현상을</w:t>
      </w:r>
      <w:r>
        <w:rPr>
          <w:rFonts w:ascii="Times New Roman" w:eastAsia="Times New Roman" w:hAnsi="Times New Roman"/>
          <w:kern w:val="0"/>
          <w:sz w:val="22"/>
        </w:rPr>
        <w:t xml:space="preserve"> </w:t>
      </w:r>
      <w:r>
        <w:rPr>
          <w:rFonts w:ascii="Times New Roman" w:eastAsia="바탕체" w:hAnsi="Times New Roman"/>
          <w:kern w:val="0"/>
          <w:sz w:val="22"/>
        </w:rPr>
        <w:t>변경하는</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가치를</w:t>
      </w:r>
      <w:r>
        <w:rPr>
          <w:rFonts w:ascii="Times New Roman" w:eastAsia="Times New Roman" w:hAnsi="Times New Roman"/>
          <w:kern w:val="0"/>
          <w:sz w:val="22"/>
        </w:rPr>
        <w:t xml:space="preserve"> </w:t>
      </w:r>
      <w:r>
        <w:rPr>
          <w:rFonts w:ascii="Times New Roman" w:eastAsia="바탕체" w:hAnsi="Times New Roman"/>
          <w:kern w:val="0"/>
          <w:sz w:val="22"/>
        </w:rPr>
        <w:t>저감하는</w:t>
      </w:r>
      <w:r>
        <w:rPr>
          <w:rFonts w:ascii="Times New Roman" w:eastAsia="Times New Roman" w:hAnsi="Times New Roman"/>
          <w:kern w:val="0"/>
          <w:sz w:val="22"/>
        </w:rPr>
        <w:t xml:space="preserve"> </w:t>
      </w:r>
      <w:r>
        <w:rPr>
          <w:rFonts w:ascii="Times New Roman" w:eastAsia="바탕체" w:hAnsi="Times New Roman"/>
          <w:kern w:val="0"/>
          <w:sz w:val="22"/>
        </w:rPr>
        <w:t>행위를</w:t>
      </w:r>
      <w:r>
        <w:rPr>
          <w:rFonts w:ascii="Times New Roman" w:eastAsia="Times New Roman" w:hAnsi="Times New Roman"/>
          <w:kern w:val="0"/>
          <w:sz w:val="22"/>
        </w:rPr>
        <w:t xml:space="preserve"> </w:t>
      </w:r>
      <w:r>
        <w:rPr>
          <w:rFonts w:ascii="Times New Roman" w:eastAsia="바탕체" w:hAnsi="Times New Roman"/>
          <w:kern w:val="0"/>
          <w:sz w:val="22"/>
        </w:rPr>
        <w:t>하여서는</w:t>
      </w:r>
      <w:r>
        <w:rPr>
          <w:rFonts w:ascii="Times New Roman" w:eastAsia="Times New Roman" w:hAnsi="Times New Roman"/>
          <w:kern w:val="0"/>
          <w:sz w:val="22"/>
        </w:rPr>
        <w:t xml:space="preserve"> </w:t>
      </w:r>
      <w:r>
        <w:rPr>
          <w:rFonts w:ascii="Times New Roman" w:eastAsia="바탕체" w:hAnsi="Times New Roman"/>
          <w:kern w:val="0"/>
          <w:sz w:val="22"/>
        </w:rPr>
        <w:t>아니</w:t>
      </w:r>
      <w:r>
        <w:rPr>
          <w:rFonts w:ascii="Times New Roman" w:eastAsia="Times New Roman" w:hAnsi="Times New Roman"/>
          <w:kern w:val="0"/>
          <w:sz w:val="22"/>
        </w:rPr>
        <w:t xml:space="preserve"> </w:t>
      </w:r>
      <w:r>
        <w:rPr>
          <w:rFonts w:ascii="Times New Roman" w:eastAsia="바탕체" w:hAnsi="Times New Roman"/>
          <w:kern w:val="0"/>
          <w:sz w:val="22"/>
        </w:rPr>
        <w:t>된다</w:t>
      </w:r>
      <w:r>
        <w:rPr>
          <w:rFonts w:ascii="Times New Roman" w:eastAsia="바탕체" w:hAnsi="Times New Roman"/>
          <w:kern w:val="0"/>
          <w:sz w:val="22"/>
        </w:rPr>
        <w:t>.</w:t>
      </w:r>
    </w:p>
    <w:p w14:paraId="3467779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바탕체" w:eastAsia="바탕체" w:hAnsi="바탕체" w:cs="바탕체"/>
          <w:kern w:val="0"/>
          <w:sz w:val="22"/>
        </w:rPr>
        <w:t>·</w:t>
      </w:r>
      <w:r>
        <w:rPr>
          <w:rFonts w:ascii="Times New Roman" w:eastAsia="바탕체" w:hAnsi="Times New Roman"/>
          <w:kern w:val="0"/>
          <w:sz w:val="22"/>
        </w:rPr>
        <w:t>훼손</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기타의</w:t>
      </w:r>
      <w:r>
        <w:rPr>
          <w:rFonts w:ascii="Times New Roman" w:eastAsia="Times New Roman" w:hAnsi="Times New Roman"/>
          <w:kern w:val="0"/>
          <w:sz w:val="22"/>
        </w:rPr>
        <w:t xml:space="preserve"> </w:t>
      </w:r>
      <w:r>
        <w:rPr>
          <w:rFonts w:ascii="Times New Roman" w:eastAsia="바탕체" w:hAnsi="Times New Roman"/>
          <w:kern w:val="0"/>
          <w:sz w:val="22"/>
        </w:rPr>
        <w:t>사고</w:t>
      </w:r>
      <w:r>
        <w:rPr>
          <w:rFonts w:ascii="Times New Roman" w:eastAsia="Times New Roman" w:hAnsi="Times New Roman"/>
          <w:kern w:val="0"/>
          <w:sz w:val="22"/>
        </w:rPr>
        <w:t xml:space="preserve"> </w:t>
      </w:r>
      <w:r>
        <w:rPr>
          <w:rFonts w:ascii="Times New Roman" w:eastAsia="바탕체" w:hAnsi="Times New Roman"/>
          <w:kern w:val="0"/>
          <w:sz w:val="22"/>
        </w:rPr>
        <w:t>발생</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이와</w:t>
      </w:r>
      <w:r>
        <w:rPr>
          <w:rFonts w:ascii="Times New Roman" w:eastAsia="Times New Roman" w:hAnsi="Times New Roman"/>
          <w:kern w:val="0"/>
          <w:sz w:val="22"/>
        </w:rPr>
        <w:t xml:space="preserve"> </w:t>
      </w:r>
      <w:r>
        <w:rPr>
          <w:rFonts w:ascii="Times New Roman" w:eastAsia="바탕체" w:hAnsi="Times New Roman"/>
          <w:kern w:val="0"/>
          <w:sz w:val="22"/>
        </w:rPr>
        <w:t>같은</w:t>
      </w:r>
      <w:r>
        <w:rPr>
          <w:rFonts w:ascii="Times New Roman" w:eastAsia="Times New Roman" w:hAnsi="Times New Roman"/>
          <w:kern w:val="0"/>
          <w:sz w:val="22"/>
        </w:rPr>
        <w:t xml:space="preserve"> </w:t>
      </w:r>
      <w:r>
        <w:rPr>
          <w:rFonts w:ascii="Times New Roman" w:eastAsia="바탕체" w:hAnsi="Times New Roman"/>
          <w:kern w:val="0"/>
          <w:sz w:val="22"/>
        </w:rPr>
        <w:t>사태의</w:t>
      </w:r>
      <w:r>
        <w:rPr>
          <w:rFonts w:ascii="Times New Roman" w:eastAsia="Times New Roman" w:hAnsi="Times New Roman"/>
          <w:kern w:val="0"/>
          <w:sz w:val="22"/>
        </w:rPr>
        <w:t xml:space="preserve"> </w:t>
      </w:r>
      <w:r>
        <w:rPr>
          <w:rFonts w:ascii="Times New Roman" w:eastAsia="바탕체" w:hAnsi="Times New Roman"/>
          <w:kern w:val="0"/>
          <w:sz w:val="22"/>
        </w:rPr>
        <w:t>발생이</w:t>
      </w:r>
      <w:r>
        <w:rPr>
          <w:rFonts w:ascii="Times New Roman" w:eastAsia="Times New Roman" w:hAnsi="Times New Roman"/>
          <w:kern w:val="0"/>
          <w:sz w:val="22"/>
        </w:rPr>
        <w:t xml:space="preserve"> </w:t>
      </w:r>
      <w:r>
        <w:rPr>
          <w:rFonts w:ascii="Times New Roman" w:eastAsia="바탕체" w:hAnsi="Times New Roman"/>
          <w:kern w:val="0"/>
          <w:sz w:val="22"/>
        </w:rPr>
        <w:t>예상되는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없이</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통지하여야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643CC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항을</w:t>
      </w:r>
      <w:r>
        <w:rPr>
          <w:rFonts w:ascii="Times New Roman" w:eastAsia="Times New Roman" w:hAnsi="Times New Roman"/>
          <w:kern w:val="0"/>
          <w:sz w:val="22"/>
        </w:rPr>
        <w:t xml:space="preserve"> </w:t>
      </w:r>
      <w:r>
        <w:rPr>
          <w:rFonts w:ascii="Times New Roman" w:eastAsia="바탕체" w:hAnsi="Times New Roman"/>
          <w:kern w:val="0"/>
          <w:sz w:val="22"/>
        </w:rPr>
        <w:t>위배함으로써</w:t>
      </w:r>
      <w:r>
        <w:rPr>
          <w:rFonts w:ascii="Times New Roman" w:eastAsia="Times New Roman" w:hAnsi="Times New Roman"/>
          <w:kern w:val="0"/>
          <w:sz w:val="22"/>
        </w:rPr>
        <w:t xml:space="preserve"> </w:t>
      </w:r>
      <w:r>
        <w:rPr>
          <w:rFonts w:ascii="Times New Roman" w:eastAsia="바탕체" w:hAnsi="Times New Roman"/>
          <w:kern w:val="0"/>
          <w:sz w:val="22"/>
        </w:rPr>
        <w:t>수탁자가</w:t>
      </w:r>
      <w:r>
        <w:rPr>
          <w:rFonts w:ascii="Times New Roman" w:eastAsia="Times New Roman" w:hAnsi="Times New Roman"/>
          <w:kern w:val="0"/>
          <w:sz w:val="22"/>
        </w:rPr>
        <w:t xml:space="preserve"> </w:t>
      </w:r>
      <w:r>
        <w:rPr>
          <w:rFonts w:ascii="Times New Roman" w:eastAsia="바탕체" w:hAnsi="Times New Roman"/>
          <w:kern w:val="0"/>
          <w:sz w:val="22"/>
        </w:rPr>
        <w:t>부담하게</w:t>
      </w:r>
      <w:r>
        <w:rPr>
          <w:rFonts w:ascii="Times New Roman" w:eastAsia="Times New Roman" w:hAnsi="Times New Roman"/>
          <w:kern w:val="0"/>
          <w:sz w:val="22"/>
        </w:rPr>
        <w:t xml:space="preserve"> </w:t>
      </w:r>
      <w:r>
        <w:rPr>
          <w:rFonts w:ascii="Times New Roman" w:eastAsia="바탕체" w:hAnsi="Times New Roman"/>
          <w:kern w:val="0"/>
          <w:sz w:val="22"/>
        </w:rPr>
        <w:t>되는</w:t>
      </w:r>
      <w:r>
        <w:rPr>
          <w:rFonts w:ascii="Times New Roman" w:eastAsia="Times New Roman" w:hAnsi="Times New Roman"/>
          <w:kern w:val="0"/>
          <w:sz w:val="22"/>
        </w:rPr>
        <w:t xml:space="preserve"> </w:t>
      </w:r>
      <w:r>
        <w:rPr>
          <w:rFonts w:ascii="Times New Roman" w:eastAsia="바탕체" w:hAnsi="Times New Roman"/>
          <w:kern w:val="0"/>
          <w:sz w:val="22"/>
        </w:rPr>
        <w:t>손해배상책임에</w:t>
      </w:r>
      <w:r>
        <w:rPr>
          <w:rFonts w:ascii="Times New Roman" w:eastAsia="Times New Roman" w:hAnsi="Times New Roman"/>
          <w:kern w:val="0"/>
          <w:sz w:val="22"/>
        </w:rPr>
        <w:t xml:space="preserve"> </w:t>
      </w:r>
      <w:r>
        <w:rPr>
          <w:rFonts w:ascii="Times New Roman" w:eastAsia="바탕체" w:hAnsi="Times New Roman"/>
          <w:kern w:val="0"/>
          <w:sz w:val="22"/>
        </w:rPr>
        <w:t>대해서는</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부담하기로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207CF62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가치보전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처분에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재산관리</w:t>
      </w:r>
      <w:r>
        <w:rPr>
          <w:rFonts w:ascii="Times New Roman" w:eastAsia="Times New Roman" w:hAnsi="Times New Roman"/>
          <w:kern w:val="0"/>
          <w:sz w:val="22"/>
        </w:rPr>
        <w:t xml:space="preserve"> </w:t>
      </w:r>
      <w:r>
        <w:rPr>
          <w:rFonts w:ascii="Times New Roman" w:eastAsia="바탕체" w:hAnsi="Times New Roman"/>
          <w:kern w:val="0"/>
          <w:sz w:val="22"/>
        </w:rPr>
        <w:t>행위를</w:t>
      </w:r>
      <w:r>
        <w:rPr>
          <w:rFonts w:ascii="Times New Roman" w:eastAsia="Times New Roman" w:hAnsi="Times New Roman"/>
          <w:kern w:val="0"/>
          <w:sz w:val="22"/>
        </w:rPr>
        <w:t xml:space="preserve"> </w:t>
      </w:r>
      <w:r>
        <w:rPr>
          <w:rFonts w:ascii="Times New Roman" w:eastAsia="바탕체" w:hAnsi="Times New Roman"/>
          <w:kern w:val="0"/>
          <w:sz w:val="22"/>
        </w:rPr>
        <w:t>용인</w:t>
      </w:r>
      <w:r>
        <w:rPr>
          <w:rFonts w:ascii="MS Mincho" w:eastAsia="바탕체" w:hAnsi="MS Mincho" w:cs="MS Mincho"/>
          <w:kern w:val="0"/>
          <w:sz w:val="22"/>
        </w:rPr>
        <w:t>․</w:t>
      </w:r>
      <w:r>
        <w:rPr>
          <w:rFonts w:ascii="Times New Roman" w:eastAsia="바탕체" w:hAnsi="Times New Roman"/>
          <w:kern w:val="0"/>
          <w:sz w:val="22"/>
        </w:rPr>
        <w:t>협조하여야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74FC687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재산관리기간은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존속하는</w:t>
      </w:r>
      <w:r>
        <w:rPr>
          <w:rFonts w:ascii="Times New Roman" w:eastAsia="Times New Roman" w:hAnsi="Times New Roman"/>
          <w:kern w:val="0"/>
          <w:sz w:val="22"/>
        </w:rPr>
        <w:t xml:space="preserve"> </w:t>
      </w:r>
      <w:r>
        <w:rPr>
          <w:rFonts w:ascii="Times New Roman" w:eastAsia="바탕체" w:hAnsi="Times New Roman"/>
          <w:kern w:val="0"/>
          <w:sz w:val="22"/>
        </w:rPr>
        <w:t>기간으로</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신탁기간이</w:t>
      </w:r>
      <w:r>
        <w:rPr>
          <w:rFonts w:ascii="Times New Roman" w:eastAsia="Times New Roman" w:hAnsi="Times New Roman"/>
          <w:kern w:val="0"/>
          <w:sz w:val="22"/>
        </w:rPr>
        <w:t xml:space="preserve"> </w:t>
      </w:r>
      <w:r>
        <w:rPr>
          <w:rFonts w:ascii="Times New Roman" w:eastAsia="바탕체" w:hAnsi="Times New Roman"/>
          <w:kern w:val="0"/>
          <w:sz w:val="22"/>
        </w:rPr>
        <w:t>연장</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단축되는</w:t>
      </w:r>
      <w:r>
        <w:rPr>
          <w:rFonts w:ascii="Times New Roman" w:eastAsia="Times New Roman" w:hAnsi="Times New Roman"/>
          <w:kern w:val="0"/>
          <w:sz w:val="22"/>
        </w:rPr>
        <w:t xml:space="preserve"> </w:t>
      </w:r>
      <w:r>
        <w:rPr>
          <w:rFonts w:ascii="Times New Roman" w:eastAsia="바탕체" w:hAnsi="Times New Roman"/>
          <w:kern w:val="0"/>
          <w:sz w:val="22"/>
        </w:rPr>
        <w:t>경우에도</w:t>
      </w:r>
      <w:r>
        <w:rPr>
          <w:rFonts w:ascii="Times New Roman" w:eastAsia="Times New Roman" w:hAnsi="Times New Roman"/>
          <w:kern w:val="0"/>
          <w:sz w:val="22"/>
        </w:rPr>
        <w:t xml:space="preserve"> </w:t>
      </w:r>
      <w:r>
        <w:rPr>
          <w:rFonts w:ascii="Times New Roman" w:eastAsia="바탕체" w:hAnsi="Times New Roman"/>
          <w:kern w:val="0"/>
          <w:sz w:val="22"/>
        </w:rPr>
        <w:t>또한</w:t>
      </w:r>
      <w:r>
        <w:rPr>
          <w:rFonts w:ascii="Times New Roman" w:eastAsia="Times New Roman" w:hAnsi="Times New Roman"/>
          <w:kern w:val="0"/>
          <w:sz w:val="22"/>
        </w:rPr>
        <w:t xml:space="preserve"> </w:t>
      </w:r>
      <w:r>
        <w:rPr>
          <w:rFonts w:ascii="Times New Roman" w:eastAsia="바탕체" w:hAnsi="Times New Roman"/>
          <w:kern w:val="0"/>
          <w:sz w:val="22"/>
        </w:rPr>
        <w:t>같다</w:t>
      </w:r>
      <w:r>
        <w:rPr>
          <w:rFonts w:ascii="Times New Roman" w:eastAsia="바탕체" w:hAnsi="Times New Roman"/>
          <w:kern w:val="0"/>
          <w:sz w:val="22"/>
        </w:rPr>
        <w:t>.</w:t>
      </w:r>
    </w:p>
    <w:p w14:paraId="1241C4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임대차</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이전에</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임차인간에</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Times New Roman" w:hAnsi="Times New Roman"/>
          <w:kern w:val="0"/>
          <w:sz w:val="22"/>
        </w:rPr>
        <w:t xml:space="preserve"> </w:t>
      </w:r>
      <w:r>
        <w:rPr>
          <w:rFonts w:ascii="Times New Roman" w:eastAsia="바탕체" w:hAnsi="Times New Roman"/>
          <w:kern w:val="0"/>
          <w:sz w:val="22"/>
        </w:rPr>
        <w:t>계약이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임대차계약은</w:t>
      </w:r>
      <w:r>
        <w:rPr>
          <w:rFonts w:ascii="Times New Roman" w:eastAsia="Times New Roman" w:hAnsi="Times New Roman"/>
          <w:kern w:val="0"/>
          <w:sz w:val="22"/>
        </w:rPr>
        <w:t xml:space="preserve"> </w:t>
      </w:r>
      <w:r>
        <w:rPr>
          <w:rFonts w:ascii="Times New Roman" w:eastAsia="바탕체" w:hAnsi="Times New Roman"/>
          <w:kern w:val="0"/>
          <w:sz w:val="22"/>
        </w:rPr>
        <w:t>유효하며</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반환의무</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임대인으로서의</w:t>
      </w:r>
      <w:r>
        <w:rPr>
          <w:rFonts w:ascii="Times New Roman" w:eastAsia="Times New Roman" w:hAnsi="Times New Roman"/>
          <w:kern w:val="0"/>
          <w:sz w:val="22"/>
        </w:rPr>
        <w:t xml:space="preserve"> </w:t>
      </w:r>
      <w:r>
        <w:rPr>
          <w:rFonts w:ascii="Times New Roman" w:eastAsia="바탕체" w:hAnsi="Times New Roman"/>
          <w:kern w:val="0"/>
          <w:sz w:val="22"/>
        </w:rPr>
        <w:t>책임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계속하여</w:t>
      </w:r>
      <w:r>
        <w:rPr>
          <w:rFonts w:ascii="Times New Roman" w:eastAsia="Times New Roman" w:hAnsi="Times New Roman"/>
          <w:kern w:val="0"/>
          <w:sz w:val="22"/>
        </w:rPr>
        <w:t xml:space="preserve"> </w:t>
      </w:r>
      <w:r>
        <w:rPr>
          <w:rFonts w:ascii="Times New Roman" w:eastAsia="바탕체" w:hAnsi="Times New Roman"/>
          <w:kern w:val="0"/>
          <w:sz w:val="22"/>
        </w:rPr>
        <w:t>유지하는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lastRenderedPageBreak/>
        <w:t>임대차계약상</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갱신하고</w:t>
      </w:r>
      <w:r>
        <w:rPr>
          <w:rFonts w:ascii="Times New Roman" w:eastAsia="Times New Roman" w:hAnsi="Times New Roman"/>
          <w:kern w:val="0"/>
          <w:sz w:val="22"/>
        </w:rPr>
        <w:t xml:space="preserve"> </w:t>
      </w:r>
      <w:r>
        <w:rPr>
          <w:rFonts w:ascii="Times New Roman" w:eastAsia="바탕체" w:hAnsi="Times New Roman"/>
          <w:kern w:val="0"/>
          <w:sz w:val="22"/>
        </w:rPr>
        <w:t>임대차보증금을</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인수</w:t>
      </w:r>
      <w:r>
        <w:rPr>
          <w:rFonts w:ascii="MS Mincho" w:eastAsia="바탕체" w:hAnsi="MS Mincho" w:cs="MS Mincho"/>
          <w:kern w:val="0"/>
          <w:sz w:val="22"/>
        </w:rPr>
        <w:t>․</w:t>
      </w:r>
      <w:r>
        <w:rPr>
          <w:rFonts w:ascii="Times New Roman" w:eastAsia="바탕체" w:hAnsi="Times New Roman"/>
          <w:kern w:val="0"/>
          <w:sz w:val="22"/>
        </w:rPr>
        <w:t>인계하는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지위를</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승계하는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0B0091"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임대보증금</w:t>
      </w:r>
      <w:r>
        <w:rPr>
          <w:rFonts w:ascii="Times New Roman" w:eastAsia="Times New Roman" w:hAnsi="Times New Roman"/>
          <w:kern w:val="0"/>
          <w:sz w:val="22"/>
        </w:rPr>
        <w:t xml:space="preserve"> </w:t>
      </w:r>
      <w:r>
        <w:rPr>
          <w:rFonts w:ascii="Times New Roman" w:eastAsia="바탕체" w:hAnsi="Times New Roman"/>
          <w:kern w:val="0"/>
          <w:sz w:val="22"/>
        </w:rPr>
        <w:t>외에</w:t>
      </w:r>
      <w:r>
        <w:rPr>
          <w:rFonts w:ascii="Times New Roman" w:eastAsia="Times New Roman" w:hAnsi="Times New Roman"/>
          <w:kern w:val="0"/>
          <w:sz w:val="22"/>
        </w:rPr>
        <w:t xml:space="preserve"> </w:t>
      </w:r>
      <w:r>
        <w:rPr>
          <w:rFonts w:ascii="Times New Roman" w:eastAsia="바탕체" w:hAnsi="Times New Roman"/>
          <w:kern w:val="0"/>
          <w:sz w:val="22"/>
        </w:rPr>
        <w:t>임차인이</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지급하는</w:t>
      </w:r>
      <w:r>
        <w:rPr>
          <w:rFonts w:ascii="Times New Roman" w:eastAsia="Times New Roman" w:hAnsi="Times New Roman"/>
          <w:kern w:val="0"/>
          <w:sz w:val="22"/>
        </w:rPr>
        <w:t xml:space="preserve"> </w:t>
      </w:r>
      <w:r>
        <w:rPr>
          <w:rFonts w:ascii="Times New Roman" w:eastAsia="바탕체" w:hAnsi="Times New Roman"/>
          <w:kern w:val="0"/>
          <w:sz w:val="22"/>
        </w:rPr>
        <w:t>차임이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차임은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수령하는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수령하는</w:t>
      </w:r>
      <w:r>
        <w:rPr>
          <w:rFonts w:ascii="Times New Roman" w:eastAsia="Times New Roman" w:hAnsi="Times New Roman"/>
          <w:kern w:val="0"/>
          <w:sz w:val="22"/>
        </w:rPr>
        <w:t xml:space="preserve"> </w:t>
      </w:r>
      <w:r>
        <w:rPr>
          <w:rFonts w:ascii="Times New Roman" w:eastAsia="바탕체" w:hAnsi="Times New Roman"/>
          <w:kern w:val="0"/>
          <w:sz w:val="22"/>
        </w:rPr>
        <w:t>차임은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주채무자</w:t>
      </w:r>
      <w:r>
        <w:rPr>
          <w:rFonts w:ascii="Times New Roman" w:eastAsia="Times New Roman" w:hAnsi="Times New Roman"/>
          <w:kern w:val="0"/>
          <w:sz w:val="22"/>
        </w:rPr>
        <w:t xml:space="preserve"> </w:t>
      </w:r>
      <w:r>
        <w:rPr>
          <w:rFonts w:ascii="Times New Roman" w:eastAsia="바탕체" w:hAnsi="Times New Roman"/>
          <w:kern w:val="0"/>
          <w:sz w:val="22"/>
        </w:rPr>
        <w:t>간의</w:t>
      </w:r>
      <w:r>
        <w:rPr>
          <w:rFonts w:ascii="Times New Roman" w:eastAsia="Times New Roman" w:hAnsi="Times New Roman"/>
          <w:kern w:val="0"/>
          <w:sz w:val="22"/>
        </w:rPr>
        <w:t xml:space="preserve"> </w:t>
      </w:r>
      <w:r>
        <w:rPr>
          <w:rFonts w:ascii="Times New Roman" w:eastAsia="바탕체" w:hAnsi="Times New Roman"/>
          <w:kern w:val="0"/>
          <w:sz w:val="22"/>
        </w:rPr>
        <w:t>여신거래계약</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보증채무계약상</w:t>
      </w:r>
      <w:r>
        <w:rPr>
          <w:rFonts w:ascii="Times New Roman" w:eastAsia="Times New Roman" w:hAnsi="Times New Roman"/>
          <w:kern w:val="0"/>
          <w:sz w:val="22"/>
        </w:rPr>
        <w:t xml:space="preserve"> </w:t>
      </w:r>
      <w:r>
        <w:rPr>
          <w:rFonts w:ascii="Times New Roman" w:eastAsia="바탕체" w:hAnsi="Times New Roman"/>
          <w:kern w:val="0"/>
          <w:sz w:val="22"/>
        </w:rPr>
        <w:t>원리금</w:t>
      </w:r>
      <w:r>
        <w:rPr>
          <w:rFonts w:ascii="Times New Roman" w:eastAsia="Times New Roman" w:hAnsi="Times New Roman"/>
          <w:kern w:val="0"/>
          <w:sz w:val="22"/>
        </w:rPr>
        <w:t xml:space="preserve"> </w:t>
      </w:r>
      <w:r>
        <w:rPr>
          <w:rFonts w:ascii="Times New Roman" w:eastAsia="바탕체" w:hAnsi="Times New Roman"/>
          <w:kern w:val="0"/>
          <w:sz w:val="22"/>
        </w:rPr>
        <w:t>상환에</w:t>
      </w:r>
      <w:r>
        <w:rPr>
          <w:rFonts w:ascii="Times New Roman" w:eastAsia="Times New Roman" w:hAnsi="Times New Roman"/>
          <w:kern w:val="0"/>
          <w:sz w:val="22"/>
        </w:rPr>
        <w:t xml:space="preserve"> </w:t>
      </w:r>
      <w:r>
        <w:rPr>
          <w:rFonts w:ascii="Times New Roman" w:eastAsia="바탕체" w:hAnsi="Times New Roman"/>
          <w:kern w:val="0"/>
          <w:sz w:val="22"/>
        </w:rPr>
        <w:t>우선적으로</w:t>
      </w:r>
      <w:r>
        <w:rPr>
          <w:rFonts w:ascii="Times New Roman" w:eastAsia="Times New Roman" w:hAnsi="Times New Roman"/>
          <w:kern w:val="0"/>
          <w:sz w:val="22"/>
        </w:rPr>
        <w:t xml:space="preserve"> </w:t>
      </w:r>
      <w:r>
        <w:rPr>
          <w:rFonts w:ascii="Times New Roman" w:eastAsia="바탕체" w:hAnsi="Times New Roman"/>
          <w:kern w:val="0"/>
          <w:sz w:val="22"/>
        </w:rPr>
        <w:t>충당함을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물상보증인인</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보증채무가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때부터</w:t>
      </w:r>
      <w:r>
        <w:rPr>
          <w:rFonts w:ascii="Times New Roman" w:eastAsia="Times New Roman" w:hAnsi="Times New Roman"/>
          <w:kern w:val="0"/>
          <w:sz w:val="22"/>
        </w:rPr>
        <w:t xml:space="preserve"> </w:t>
      </w:r>
      <w:r>
        <w:rPr>
          <w:rFonts w:ascii="Times New Roman" w:eastAsia="바탕체" w:hAnsi="Times New Roman"/>
          <w:kern w:val="0"/>
          <w:sz w:val="22"/>
        </w:rPr>
        <w:t>그러하다</w:t>
      </w:r>
      <w:r>
        <w:rPr>
          <w:rFonts w:ascii="Times New Roman" w:eastAsia="바탕체" w:hAnsi="Times New Roman"/>
          <w:kern w:val="0"/>
          <w:sz w:val="22"/>
        </w:rPr>
        <w:t xml:space="preserve">. </w:t>
      </w:r>
    </w:p>
    <w:p w14:paraId="412165FC"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임대차계약기간의</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임대차계약의</w:t>
      </w:r>
      <w:r>
        <w:rPr>
          <w:rFonts w:ascii="Times New Roman" w:eastAsia="Times New Roman" w:hAnsi="Times New Roman"/>
          <w:kern w:val="0"/>
          <w:sz w:val="22"/>
        </w:rPr>
        <w:t xml:space="preserve"> </w:t>
      </w:r>
      <w:r>
        <w:rPr>
          <w:rFonts w:ascii="Times New Roman" w:eastAsia="바탕체" w:hAnsi="Times New Roman"/>
          <w:kern w:val="0"/>
          <w:sz w:val="22"/>
        </w:rPr>
        <w:t>해지</w:t>
      </w:r>
      <w:r>
        <w:rPr>
          <w:rFonts w:ascii="Times New Roman" w:eastAsia="Times New Roman" w:hAnsi="Times New Roman"/>
          <w:kern w:val="0"/>
          <w:sz w:val="22"/>
        </w:rPr>
        <w:t xml:space="preserve"> </w:t>
      </w:r>
      <w:r>
        <w:rPr>
          <w:rFonts w:ascii="Times New Roman" w:eastAsia="바탕체" w:hAnsi="Times New Roman"/>
          <w:kern w:val="0"/>
          <w:sz w:val="22"/>
        </w:rPr>
        <w:t>등으로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위탁자로</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10</w:t>
      </w:r>
      <w:r>
        <w:rPr>
          <w:rFonts w:ascii="Times New Roman" w:eastAsia="바탕체" w:hAnsi="Times New Roman"/>
          <w:kern w:val="0"/>
          <w:sz w:val="22"/>
        </w:rPr>
        <w:t>조제</w:t>
      </w:r>
      <w:r>
        <w:rPr>
          <w:rFonts w:ascii="Times New Roman" w:eastAsia="바탕체" w:hAnsi="Times New Roman"/>
          <w:kern w:val="0"/>
          <w:sz w:val="22"/>
        </w:rPr>
        <w:t>2</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사전</w:t>
      </w:r>
      <w:r>
        <w:rPr>
          <w:rFonts w:ascii="Times New Roman" w:eastAsia="Times New Roman" w:hAnsi="Times New Roman"/>
          <w:kern w:val="0"/>
          <w:sz w:val="22"/>
        </w:rPr>
        <w:t xml:space="preserve"> </w:t>
      </w:r>
      <w:r>
        <w:rPr>
          <w:rFonts w:ascii="Times New Roman" w:eastAsia="바탕체" w:hAnsi="Times New Roman"/>
          <w:kern w:val="0"/>
          <w:sz w:val="22"/>
        </w:rPr>
        <w:t>승낙을</w:t>
      </w:r>
      <w:r>
        <w:rPr>
          <w:rFonts w:ascii="Times New Roman" w:eastAsia="Times New Roman" w:hAnsi="Times New Roman"/>
          <w:kern w:val="0"/>
          <w:sz w:val="22"/>
        </w:rPr>
        <w:t xml:space="preserve"> </w:t>
      </w:r>
      <w:r>
        <w:rPr>
          <w:rFonts w:ascii="Times New Roman" w:eastAsia="바탕체" w:hAnsi="Times New Roman"/>
          <w:kern w:val="0"/>
          <w:sz w:val="22"/>
        </w:rPr>
        <w:t>얻어야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임대차계약과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권리의무를</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않으며</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19</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임차인에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명도청구</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조치사항을</w:t>
      </w:r>
      <w:r>
        <w:rPr>
          <w:rFonts w:ascii="Times New Roman" w:eastAsia="Times New Roman" w:hAnsi="Times New Roman"/>
          <w:kern w:val="0"/>
          <w:sz w:val="22"/>
        </w:rPr>
        <w:t xml:space="preserve"> </w:t>
      </w:r>
      <w:r>
        <w:rPr>
          <w:rFonts w:ascii="Times New Roman" w:eastAsia="바탕체" w:hAnsi="Times New Roman"/>
          <w:kern w:val="0"/>
          <w:sz w:val="22"/>
        </w:rPr>
        <w:t>임대차계약서에</w:t>
      </w:r>
      <w:r>
        <w:rPr>
          <w:rFonts w:ascii="Times New Roman" w:eastAsia="Times New Roman" w:hAnsi="Times New Roman"/>
          <w:kern w:val="0"/>
          <w:sz w:val="22"/>
        </w:rPr>
        <w:t xml:space="preserve"> </w:t>
      </w:r>
      <w:r>
        <w:rPr>
          <w:rFonts w:ascii="Times New Roman" w:eastAsia="바탕체" w:hAnsi="Times New Roman"/>
          <w:kern w:val="0"/>
          <w:sz w:val="22"/>
        </w:rPr>
        <w:t>명기하여야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9524DF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임의로</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임대차계약은</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효력을</w:t>
      </w:r>
      <w:r>
        <w:rPr>
          <w:rFonts w:ascii="Times New Roman" w:eastAsia="Times New Roman" w:hAnsi="Times New Roman"/>
          <w:kern w:val="0"/>
          <w:sz w:val="22"/>
        </w:rPr>
        <w:t xml:space="preserve"> </w:t>
      </w:r>
      <w:r>
        <w:rPr>
          <w:rFonts w:ascii="Times New Roman" w:eastAsia="바탕체" w:hAnsi="Times New Roman"/>
          <w:kern w:val="0"/>
          <w:sz w:val="22"/>
        </w:rPr>
        <w:t>주장할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없으며</w:t>
      </w:r>
      <w:r>
        <w:rPr>
          <w:rFonts w:ascii="Times New Roman" w:eastAsia="바탕체" w:hAnsi="Times New Roman"/>
          <w:kern w:val="0"/>
          <w:sz w:val="22"/>
        </w:rPr>
        <w:t xml:space="preserve">, </w:t>
      </w:r>
      <w:r>
        <w:rPr>
          <w:rFonts w:ascii="Times New Roman" w:eastAsia="바탕체" w:hAnsi="Times New Roman"/>
          <w:kern w:val="0"/>
          <w:sz w:val="22"/>
        </w:rPr>
        <w:t>그로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배상하여야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2584CC0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명의로</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임차인의</w:t>
      </w:r>
      <w:r>
        <w:rPr>
          <w:rFonts w:ascii="Times New Roman" w:eastAsia="Times New Roman" w:hAnsi="Times New Roman"/>
          <w:kern w:val="0"/>
          <w:sz w:val="22"/>
        </w:rPr>
        <w:t xml:space="preserve"> </w:t>
      </w:r>
      <w:r>
        <w:rPr>
          <w:rFonts w:ascii="Times New Roman" w:eastAsia="바탕체" w:hAnsi="Times New Roman"/>
          <w:kern w:val="0"/>
          <w:sz w:val="22"/>
        </w:rPr>
        <w:t>요구가</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수탁자가</w:t>
      </w:r>
      <w:r>
        <w:rPr>
          <w:rFonts w:ascii="Times New Roman" w:eastAsia="Times New Roman" w:hAnsi="Times New Roman"/>
          <w:kern w:val="0"/>
          <w:sz w:val="22"/>
        </w:rPr>
        <w:t xml:space="preserve"> </w:t>
      </w:r>
      <w:r>
        <w:rPr>
          <w:rFonts w:ascii="Times New Roman" w:eastAsia="바탕체" w:hAnsi="Times New Roman"/>
          <w:kern w:val="0"/>
          <w:sz w:val="22"/>
        </w:rPr>
        <w:t>공동</w:t>
      </w:r>
      <w:r>
        <w:rPr>
          <w:rFonts w:ascii="Times New Roman" w:eastAsia="Times New Roman" w:hAnsi="Times New Roman"/>
          <w:kern w:val="0"/>
          <w:sz w:val="22"/>
        </w:rPr>
        <w:t xml:space="preserve"> </w:t>
      </w:r>
      <w:r>
        <w:rPr>
          <w:rFonts w:ascii="Times New Roman" w:eastAsia="바탕체" w:hAnsi="Times New Roman"/>
          <w:kern w:val="0"/>
          <w:sz w:val="22"/>
        </w:rPr>
        <w:t>날인한다</w:t>
      </w:r>
      <w:r>
        <w:rPr>
          <w:rFonts w:ascii="Times New Roman" w:eastAsia="바탕체" w:hAnsi="Times New Roman"/>
          <w:kern w:val="0"/>
          <w:sz w:val="22"/>
        </w:rPr>
        <w:t xml:space="preserve">. </w:t>
      </w:r>
    </w:p>
    <w:p w14:paraId="7294DCB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⑥</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기간</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임대인의</w:t>
      </w:r>
      <w:r>
        <w:rPr>
          <w:rFonts w:ascii="Times New Roman" w:eastAsia="Times New Roman" w:hAnsi="Times New Roman"/>
          <w:kern w:val="0"/>
          <w:sz w:val="22"/>
        </w:rPr>
        <w:t xml:space="preserve"> </w:t>
      </w:r>
      <w:r>
        <w:rPr>
          <w:rFonts w:ascii="Times New Roman" w:eastAsia="바탕체" w:hAnsi="Times New Roman"/>
          <w:kern w:val="0"/>
          <w:sz w:val="22"/>
        </w:rPr>
        <w:t>명의를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새로운</w:t>
      </w:r>
      <w:r>
        <w:rPr>
          <w:rFonts w:ascii="Times New Roman" w:eastAsia="Times New Roman" w:hAnsi="Times New Roman"/>
          <w:kern w:val="0"/>
          <w:sz w:val="22"/>
        </w:rPr>
        <w:t xml:space="preserve"> </w:t>
      </w:r>
      <w:r>
        <w:rPr>
          <w:rFonts w:ascii="Times New Roman" w:eastAsia="바탕체" w:hAnsi="Times New Roman"/>
          <w:kern w:val="0"/>
          <w:sz w:val="22"/>
        </w:rPr>
        <w:t>임대차계약을</w:t>
      </w:r>
      <w:r>
        <w:rPr>
          <w:rFonts w:ascii="Times New Roman" w:eastAsia="Times New Roman" w:hAnsi="Times New Roman"/>
          <w:kern w:val="0"/>
          <w:sz w:val="22"/>
        </w:rPr>
        <w:t xml:space="preserve"> </w:t>
      </w:r>
      <w:r>
        <w:rPr>
          <w:rFonts w:ascii="Times New Roman" w:eastAsia="바탕체" w:hAnsi="Times New Roman"/>
          <w:kern w:val="0"/>
          <w:sz w:val="22"/>
        </w:rPr>
        <w:t>체결하는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별도의</w:t>
      </w:r>
      <w:r>
        <w:rPr>
          <w:rFonts w:ascii="Times New Roman" w:eastAsia="Times New Roman" w:hAnsi="Times New Roman"/>
          <w:kern w:val="0"/>
          <w:sz w:val="22"/>
        </w:rPr>
        <w:t xml:space="preserve"> </w:t>
      </w:r>
      <w:r>
        <w:rPr>
          <w:rFonts w:ascii="Times New Roman" w:eastAsia="바탕체" w:hAnsi="Times New Roman"/>
          <w:kern w:val="0"/>
          <w:sz w:val="22"/>
        </w:rPr>
        <w:t>특약을</w:t>
      </w:r>
      <w:r>
        <w:rPr>
          <w:rFonts w:ascii="Times New Roman" w:eastAsia="Times New Roman" w:hAnsi="Times New Roman"/>
          <w:kern w:val="0"/>
          <w:sz w:val="22"/>
        </w:rPr>
        <w:t xml:space="preserve"> </w:t>
      </w:r>
      <w:r>
        <w:rPr>
          <w:rFonts w:ascii="Times New Roman" w:eastAsia="바탕체" w:hAnsi="Times New Roman"/>
          <w:kern w:val="0"/>
          <w:sz w:val="22"/>
        </w:rPr>
        <w:t>체결하여</w:t>
      </w:r>
      <w:r>
        <w:rPr>
          <w:rFonts w:ascii="Times New Roman" w:eastAsia="Times New Roman" w:hAnsi="Times New Roman"/>
          <w:kern w:val="0"/>
          <w:sz w:val="22"/>
        </w:rPr>
        <w:t xml:space="preserve"> </w:t>
      </w:r>
      <w:r>
        <w:rPr>
          <w:rFonts w:ascii="Times New Roman" w:eastAsia="바탕체" w:hAnsi="Times New Roman"/>
          <w:kern w:val="0"/>
          <w:sz w:val="22"/>
        </w:rPr>
        <w:t>그에</w:t>
      </w:r>
      <w:r>
        <w:rPr>
          <w:rFonts w:ascii="Times New Roman" w:eastAsia="Times New Roman" w:hAnsi="Times New Roman"/>
          <w:kern w:val="0"/>
          <w:sz w:val="22"/>
        </w:rPr>
        <w:t xml:space="preserve"> </w:t>
      </w:r>
      <w:r>
        <w:rPr>
          <w:rFonts w:ascii="Times New Roman" w:eastAsia="바탕체" w:hAnsi="Times New Roman"/>
          <w:kern w:val="0"/>
          <w:sz w:val="22"/>
        </w:rPr>
        <w:t>따르기로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3E4826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⑦</w:t>
      </w:r>
      <w:r>
        <w:rPr>
          <w:rFonts w:ascii="Times New Roman" w:eastAsia="바탕체" w:hAnsi="Times New Roman"/>
          <w:kern w:val="0"/>
          <w:sz w:val="22"/>
        </w:rPr>
        <w:t>신규</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재임대차보증금이</w:t>
      </w:r>
      <w:r>
        <w:rPr>
          <w:rFonts w:ascii="Times New Roman" w:eastAsia="Times New Roman" w:hAnsi="Times New Roman"/>
          <w:kern w:val="0"/>
          <w:sz w:val="22"/>
        </w:rPr>
        <w:t xml:space="preserve"> </w:t>
      </w:r>
      <w:r>
        <w:rPr>
          <w:rFonts w:ascii="Times New Roman" w:eastAsia="바탕체" w:hAnsi="Times New Roman"/>
          <w:kern w:val="0"/>
          <w:sz w:val="22"/>
        </w:rPr>
        <w:t>기</w:t>
      </w:r>
      <w:r>
        <w:rPr>
          <w:rFonts w:ascii="Times New Roman" w:eastAsia="Times New Roman" w:hAnsi="Times New Roman"/>
          <w:kern w:val="0"/>
          <w:sz w:val="22"/>
        </w:rPr>
        <w:t xml:space="preserve"> </w:t>
      </w:r>
      <w:r>
        <w:rPr>
          <w:rFonts w:ascii="Times New Roman" w:eastAsia="바탕체" w:hAnsi="Times New Roman"/>
          <w:kern w:val="0"/>
          <w:sz w:val="22"/>
        </w:rPr>
        <w:t>임대차보증금보다</w:t>
      </w:r>
      <w:r>
        <w:rPr>
          <w:rFonts w:ascii="Times New Roman" w:eastAsia="Times New Roman" w:hAnsi="Times New Roman"/>
          <w:kern w:val="0"/>
          <w:sz w:val="22"/>
        </w:rPr>
        <w:t xml:space="preserve"> </w:t>
      </w:r>
      <w:r>
        <w:rPr>
          <w:rFonts w:ascii="Times New Roman" w:eastAsia="바탕체" w:hAnsi="Times New Roman"/>
          <w:kern w:val="0"/>
          <w:sz w:val="22"/>
        </w:rPr>
        <w:t>많은</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결과에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처리하거나</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은행간에</w:t>
      </w:r>
      <w:r>
        <w:rPr>
          <w:rFonts w:ascii="Times New Roman" w:eastAsia="Times New Roman" w:hAnsi="Times New Roman"/>
          <w:kern w:val="0"/>
          <w:sz w:val="22"/>
        </w:rPr>
        <w:t xml:space="preserve"> </w:t>
      </w:r>
      <w:r>
        <w:rPr>
          <w:rFonts w:ascii="Times New Roman" w:eastAsia="바탕체" w:hAnsi="Times New Roman"/>
          <w:kern w:val="0"/>
          <w:sz w:val="22"/>
        </w:rPr>
        <w:t>특약을</w:t>
      </w:r>
      <w:r>
        <w:rPr>
          <w:rFonts w:ascii="Times New Roman" w:eastAsia="Times New Roman" w:hAnsi="Times New Roman"/>
          <w:kern w:val="0"/>
          <w:sz w:val="22"/>
        </w:rPr>
        <w:t xml:space="preserve"> </w:t>
      </w:r>
      <w:r>
        <w:rPr>
          <w:rFonts w:ascii="Times New Roman" w:eastAsia="바탕체" w:hAnsi="Times New Roman"/>
          <w:kern w:val="0"/>
          <w:sz w:val="22"/>
        </w:rPr>
        <w:t>체결하여</w:t>
      </w:r>
      <w:r>
        <w:rPr>
          <w:rFonts w:ascii="Times New Roman" w:eastAsia="Times New Roman" w:hAnsi="Times New Roman"/>
          <w:kern w:val="0"/>
          <w:sz w:val="22"/>
        </w:rPr>
        <w:t xml:space="preserve"> </w:t>
      </w:r>
      <w:r>
        <w:rPr>
          <w:rFonts w:ascii="Times New Roman" w:eastAsia="바탕체" w:hAnsi="Times New Roman"/>
          <w:kern w:val="0"/>
          <w:sz w:val="22"/>
        </w:rPr>
        <w:t>그에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관리하도록</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06C1B37"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4E5CC66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보험계약</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보험계약은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체결하며</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계약이</w:t>
      </w:r>
      <w:r>
        <w:rPr>
          <w:rFonts w:ascii="Times New Roman" w:eastAsia="Times New Roman" w:hAnsi="Times New Roman"/>
          <w:kern w:val="0"/>
          <w:sz w:val="22"/>
        </w:rPr>
        <w:t xml:space="preserve"> </w:t>
      </w:r>
      <w:r>
        <w:rPr>
          <w:rFonts w:ascii="Times New Roman" w:eastAsia="바탕체" w:hAnsi="Times New Roman"/>
          <w:kern w:val="0"/>
          <w:sz w:val="22"/>
        </w:rPr>
        <w:t>존속하는</w:t>
      </w:r>
      <w:r>
        <w:rPr>
          <w:rFonts w:ascii="Times New Roman" w:eastAsia="Times New Roman" w:hAnsi="Times New Roman"/>
          <w:kern w:val="0"/>
          <w:sz w:val="22"/>
        </w:rPr>
        <w:t xml:space="preserve"> </w:t>
      </w:r>
      <w:r>
        <w:rPr>
          <w:rFonts w:ascii="Times New Roman" w:eastAsia="바탕체" w:hAnsi="Times New Roman"/>
          <w:kern w:val="0"/>
          <w:sz w:val="22"/>
        </w:rPr>
        <w:t>동안</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계속하여야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보험계약의</w:t>
      </w:r>
      <w:r>
        <w:rPr>
          <w:rFonts w:ascii="Times New Roman" w:eastAsia="Times New Roman" w:hAnsi="Times New Roman"/>
          <w:kern w:val="0"/>
          <w:sz w:val="22"/>
        </w:rPr>
        <w:t xml:space="preserve"> </w:t>
      </w:r>
      <w:r>
        <w:rPr>
          <w:rFonts w:ascii="Times New Roman" w:eastAsia="바탕체" w:hAnsi="Times New Roman"/>
          <w:kern w:val="0"/>
          <w:sz w:val="22"/>
        </w:rPr>
        <w:t>계약자는</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8332FF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신탁계약체결</w:t>
      </w:r>
      <w:r>
        <w:rPr>
          <w:rFonts w:ascii="Times New Roman" w:eastAsia="Times New Roman" w:hAnsi="Times New Roman"/>
          <w:kern w:val="0"/>
          <w:sz w:val="22"/>
        </w:rPr>
        <w:t xml:space="preserve"> </w:t>
      </w:r>
      <w:r>
        <w:rPr>
          <w:rFonts w:ascii="Times New Roman" w:eastAsia="바탕체" w:hAnsi="Times New Roman"/>
          <w:kern w:val="0"/>
          <w:sz w:val="22"/>
        </w:rPr>
        <w:t>이전에</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체결된</w:t>
      </w:r>
      <w:r>
        <w:rPr>
          <w:rFonts w:ascii="Times New Roman" w:eastAsia="Times New Roman" w:hAnsi="Times New Roman"/>
          <w:kern w:val="0"/>
          <w:sz w:val="22"/>
        </w:rPr>
        <w:t xml:space="preserve"> </w:t>
      </w:r>
      <w:r>
        <w:rPr>
          <w:rFonts w:ascii="Times New Roman" w:eastAsia="바탕체" w:hAnsi="Times New Roman"/>
          <w:kern w:val="0"/>
          <w:sz w:val="22"/>
        </w:rPr>
        <w:t>보험계약이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보험수익자를</w:t>
      </w:r>
      <w:r>
        <w:rPr>
          <w:rFonts w:ascii="Times New Roman" w:eastAsia="Times New Roman" w:hAnsi="Times New Roman"/>
          <w:kern w:val="0"/>
          <w:sz w:val="22"/>
        </w:rPr>
        <w:t xml:space="preserve"> </w:t>
      </w:r>
      <w:r>
        <w:rPr>
          <w:rFonts w:ascii="Times New Roman" w:eastAsia="바탕체" w:hAnsi="Times New Roman"/>
          <w:kern w:val="0"/>
          <w:sz w:val="22"/>
        </w:rPr>
        <w:t>은행으로</w:t>
      </w:r>
      <w:r>
        <w:rPr>
          <w:rFonts w:ascii="Times New Roman" w:eastAsia="Times New Roman" w:hAnsi="Times New Roman"/>
          <w:kern w:val="0"/>
          <w:sz w:val="22"/>
        </w:rPr>
        <w:t xml:space="preserve"> </w:t>
      </w:r>
      <w:r>
        <w:rPr>
          <w:rFonts w:ascii="Times New Roman" w:eastAsia="바탕체" w:hAnsi="Times New Roman"/>
          <w:kern w:val="0"/>
          <w:sz w:val="22"/>
        </w:rPr>
        <w:t>변경하여야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이때</w:t>
      </w:r>
      <w:r>
        <w:rPr>
          <w:rFonts w:ascii="Times New Roman" w:eastAsia="Times New Roman" w:hAnsi="Times New Roman"/>
          <w:kern w:val="0"/>
          <w:sz w:val="22"/>
        </w:rPr>
        <w:t xml:space="preserve"> </w:t>
      </w:r>
      <w:r>
        <w:rPr>
          <w:rFonts w:ascii="Times New Roman" w:eastAsia="바탕체" w:hAnsi="Times New Roman"/>
          <w:kern w:val="0"/>
          <w:sz w:val="22"/>
        </w:rPr>
        <w:t>소요되는</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 xml:space="preserve">. </w:t>
      </w:r>
    </w:p>
    <w:p w14:paraId="3EC3C29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보험계약에</w:t>
      </w:r>
      <w:r>
        <w:rPr>
          <w:rFonts w:ascii="Times New Roman" w:eastAsia="Times New Roman" w:hAnsi="Times New Roman"/>
          <w:kern w:val="0"/>
          <w:sz w:val="22"/>
        </w:rPr>
        <w:t xml:space="preserve"> </w:t>
      </w:r>
      <w:r>
        <w:rPr>
          <w:rFonts w:ascii="Times New Roman" w:eastAsia="바탕체" w:hAnsi="Times New Roman"/>
          <w:kern w:val="0"/>
          <w:sz w:val="22"/>
        </w:rPr>
        <w:t>근거하여</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보험금을</w:t>
      </w:r>
      <w:r>
        <w:rPr>
          <w:rFonts w:ascii="Times New Roman" w:eastAsia="Times New Roman" w:hAnsi="Times New Roman"/>
          <w:kern w:val="0"/>
          <w:sz w:val="22"/>
        </w:rPr>
        <w:t xml:space="preserve"> </w:t>
      </w:r>
      <w:r>
        <w:rPr>
          <w:rFonts w:ascii="Times New Roman" w:eastAsia="바탕체" w:hAnsi="Times New Roman"/>
          <w:kern w:val="0"/>
          <w:sz w:val="22"/>
        </w:rPr>
        <w:t>수령하였을</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신탁목적물을</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제공하는</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상당한</w:t>
      </w:r>
      <w:r>
        <w:rPr>
          <w:rFonts w:ascii="Times New Roman" w:eastAsia="Times New Roman" w:hAnsi="Times New Roman"/>
          <w:kern w:val="0"/>
          <w:sz w:val="22"/>
        </w:rPr>
        <w:t xml:space="preserve"> </w:t>
      </w:r>
      <w:r>
        <w:rPr>
          <w:rFonts w:ascii="Times New Roman" w:eastAsia="바탕체" w:hAnsi="Times New Roman"/>
          <w:kern w:val="0"/>
          <w:sz w:val="22"/>
        </w:rPr>
        <w:t>이유가</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수령금으로</w:t>
      </w:r>
      <w:r>
        <w:rPr>
          <w:rFonts w:ascii="Times New Roman" w:eastAsia="Times New Roman"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이해관계를</w:t>
      </w:r>
      <w:r>
        <w:rPr>
          <w:rFonts w:ascii="Times New Roman" w:eastAsia="Times New Roman" w:hAnsi="Times New Roman"/>
          <w:kern w:val="0"/>
          <w:sz w:val="22"/>
        </w:rPr>
        <w:t xml:space="preserve"> </w:t>
      </w:r>
      <w:r>
        <w:rPr>
          <w:rFonts w:ascii="Times New Roman" w:eastAsia="바탕체" w:hAnsi="Times New Roman"/>
          <w:kern w:val="0"/>
          <w:sz w:val="22"/>
        </w:rPr>
        <w:t>가진</w:t>
      </w:r>
      <w:r>
        <w:rPr>
          <w:rFonts w:ascii="Times New Roman" w:eastAsia="Times New Roman" w:hAnsi="Times New Roman"/>
          <w:kern w:val="0"/>
          <w:sz w:val="22"/>
        </w:rPr>
        <w:t xml:space="preserve"> </w:t>
      </w:r>
      <w:r>
        <w:rPr>
          <w:rFonts w:ascii="Times New Roman" w:eastAsia="바탕체" w:hAnsi="Times New Roman"/>
          <w:kern w:val="0"/>
          <w:sz w:val="22"/>
        </w:rPr>
        <w:t>권리자의</w:t>
      </w:r>
      <w:r>
        <w:rPr>
          <w:rFonts w:ascii="Times New Roman" w:eastAsia="Times New Roman" w:hAnsi="Times New Roman"/>
          <w:kern w:val="0"/>
          <w:sz w:val="22"/>
        </w:rPr>
        <w:t xml:space="preserve"> </w:t>
      </w:r>
      <w:r>
        <w:rPr>
          <w:rFonts w:ascii="Times New Roman" w:eastAsia="바탕체" w:hAnsi="Times New Roman"/>
          <w:kern w:val="0"/>
          <w:sz w:val="22"/>
        </w:rPr>
        <w:t>채권을</w:t>
      </w:r>
      <w:r>
        <w:rPr>
          <w:rFonts w:ascii="Times New Roman" w:eastAsia="Times New Roman" w:hAnsi="Times New Roman"/>
          <w:kern w:val="0"/>
          <w:sz w:val="22"/>
        </w:rPr>
        <w:t xml:space="preserve"> </w:t>
      </w:r>
      <w:r>
        <w:rPr>
          <w:rFonts w:ascii="Times New Roman" w:eastAsia="바탕체" w:hAnsi="Times New Roman"/>
          <w:kern w:val="0"/>
          <w:sz w:val="22"/>
        </w:rPr>
        <w:t>보전하기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전이라도</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보험금으로</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23</w:t>
      </w:r>
      <w:r>
        <w:rPr>
          <w:rFonts w:ascii="Times New Roman" w:eastAsia="바탕체" w:hAnsi="Times New Roman"/>
          <w:kern w:val="0"/>
          <w:sz w:val="22"/>
        </w:rPr>
        <w:t>조에서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방법에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정산할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70BF21D"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05440A4"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신탁부동산의</w:t>
      </w:r>
      <w:r>
        <w:rPr>
          <w:rFonts w:ascii="Times New Roman" w:eastAsia="Times New Roman" w:hAnsi="Times New Roman"/>
          <w:b/>
          <w:bCs/>
          <w:kern w:val="0"/>
          <w:sz w:val="22"/>
        </w:rPr>
        <w:t xml:space="preserve"> </w:t>
      </w:r>
      <w:r>
        <w:rPr>
          <w:rFonts w:ascii="Times New Roman" w:eastAsia="바탕체" w:hAnsi="Times New Roman"/>
          <w:b/>
          <w:bCs/>
          <w:kern w:val="0"/>
          <w:sz w:val="22"/>
        </w:rPr>
        <w:t>추가</w:t>
      </w:r>
      <w:r>
        <w:rPr>
          <w:rFonts w:ascii="Times New Roman" w:eastAsia="Times New Roman" w:hAnsi="Times New Roman"/>
          <w:b/>
          <w:bCs/>
          <w:kern w:val="0"/>
          <w:sz w:val="22"/>
        </w:rPr>
        <w:t xml:space="preserve"> </w:t>
      </w:r>
      <w:r>
        <w:rPr>
          <w:rFonts w:ascii="Times New Roman" w:eastAsia="바탕체" w:hAnsi="Times New Roman"/>
          <w:b/>
          <w:bCs/>
          <w:kern w:val="0"/>
          <w:sz w:val="22"/>
        </w:rPr>
        <w:t>제공</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가치가</w:t>
      </w:r>
      <w:r>
        <w:rPr>
          <w:rFonts w:ascii="Times New Roman" w:eastAsia="Times New Roman" w:hAnsi="Times New Roman"/>
          <w:kern w:val="0"/>
          <w:sz w:val="22"/>
        </w:rPr>
        <w:t xml:space="preserve"> </w:t>
      </w:r>
      <w:r>
        <w:rPr>
          <w:rFonts w:ascii="Times New Roman" w:eastAsia="바탕체" w:hAnsi="Times New Roman"/>
          <w:kern w:val="0"/>
          <w:sz w:val="22"/>
        </w:rPr>
        <w:t>저감되어</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채권보전에</w:t>
      </w:r>
      <w:r>
        <w:rPr>
          <w:rFonts w:ascii="Times New Roman" w:eastAsia="Times New Roman" w:hAnsi="Times New Roman"/>
          <w:kern w:val="0"/>
          <w:sz w:val="22"/>
        </w:rPr>
        <w:t xml:space="preserve"> </w:t>
      </w:r>
      <w:r>
        <w:rPr>
          <w:rFonts w:ascii="Times New Roman" w:eastAsia="바탕체" w:hAnsi="Times New Roman"/>
          <w:kern w:val="0"/>
          <w:sz w:val="22"/>
        </w:rPr>
        <w:t>부족</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발생이</w:t>
      </w:r>
      <w:r>
        <w:rPr>
          <w:rFonts w:ascii="Times New Roman" w:eastAsia="Times New Roman" w:hAnsi="Times New Roman"/>
          <w:kern w:val="0"/>
          <w:sz w:val="22"/>
        </w:rPr>
        <w:t xml:space="preserve"> </w:t>
      </w:r>
      <w:r>
        <w:rPr>
          <w:rFonts w:ascii="Times New Roman" w:eastAsia="바탕체" w:hAnsi="Times New Roman"/>
          <w:kern w:val="0"/>
          <w:sz w:val="22"/>
        </w:rPr>
        <w:t>예견되는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우선수익자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부동산을</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목적물로</w:t>
      </w:r>
      <w:r>
        <w:rPr>
          <w:rFonts w:ascii="Times New Roman" w:eastAsia="Times New Roman" w:hAnsi="Times New Roman"/>
          <w:kern w:val="0"/>
          <w:sz w:val="22"/>
        </w:rPr>
        <w:t xml:space="preserve"> </w:t>
      </w:r>
      <w:r>
        <w:rPr>
          <w:rFonts w:ascii="Times New Roman" w:eastAsia="바탕체" w:hAnsi="Times New Roman"/>
          <w:kern w:val="0"/>
          <w:sz w:val="22"/>
        </w:rPr>
        <w:t>추가</w:t>
      </w:r>
      <w:r>
        <w:rPr>
          <w:rFonts w:ascii="Times New Roman" w:eastAsia="Times New Roman" w:hAnsi="Times New Roman"/>
          <w:kern w:val="0"/>
          <w:sz w:val="22"/>
        </w:rPr>
        <w:t xml:space="preserve"> </w:t>
      </w:r>
      <w:r>
        <w:rPr>
          <w:rFonts w:ascii="Times New Roman" w:eastAsia="바탕체" w:hAnsi="Times New Roman"/>
          <w:kern w:val="0"/>
          <w:sz w:val="22"/>
        </w:rPr>
        <w:t>제공하여야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5B40A20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목적물의</w:t>
      </w:r>
      <w:r>
        <w:rPr>
          <w:rFonts w:ascii="Times New Roman" w:eastAsia="Times New Roman" w:hAnsi="Times New Roman"/>
          <w:kern w:val="0"/>
          <w:sz w:val="22"/>
        </w:rPr>
        <w:t xml:space="preserve"> </w:t>
      </w:r>
      <w:r>
        <w:rPr>
          <w:rFonts w:ascii="Times New Roman" w:eastAsia="바탕체" w:hAnsi="Times New Roman"/>
          <w:kern w:val="0"/>
          <w:sz w:val="22"/>
        </w:rPr>
        <w:t>추가제공을</w:t>
      </w:r>
      <w:r>
        <w:rPr>
          <w:rFonts w:ascii="Times New Roman" w:eastAsia="Times New Roman" w:hAnsi="Times New Roman"/>
          <w:kern w:val="0"/>
          <w:sz w:val="22"/>
        </w:rPr>
        <w:t xml:space="preserve"> </w:t>
      </w:r>
      <w:r>
        <w:rPr>
          <w:rFonts w:ascii="Times New Roman" w:eastAsia="바탕체" w:hAnsi="Times New Roman"/>
          <w:kern w:val="0"/>
          <w:sz w:val="22"/>
        </w:rPr>
        <w:t>거부하거나</w:t>
      </w:r>
      <w:r>
        <w:rPr>
          <w:rFonts w:ascii="Times New Roman" w:eastAsia="Times New Roman" w:hAnsi="Times New Roman"/>
          <w:kern w:val="0"/>
          <w:sz w:val="22"/>
        </w:rPr>
        <w:t xml:space="preserve"> </w:t>
      </w:r>
      <w:r>
        <w:rPr>
          <w:rFonts w:ascii="Times New Roman" w:eastAsia="바탕체" w:hAnsi="Times New Roman"/>
          <w:kern w:val="0"/>
          <w:sz w:val="22"/>
        </w:rPr>
        <w:t>상당기간</w:t>
      </w:r>
      <w:r>
        <w:rPr>
          <w:rFonts w:ascii="Times New Roman" w:eastAsia="Times New Roman" w:hAnsi="Times New Roman"/>
          <w:kern w:val="0"/>
          <w:sz w:val="22"/>
        </w:rPr>
        <w:t xml:space="preserve"> </w:t>
      </w:r>
      <w:r>
        <w:rPr>
          <w:rFonts w:ascii="Times New Roman" w:eastAsia="바탕체" w:hAnsi="Times New Roman"/>
          <w:kern w:val="0"/>
          <w:sz w:val="22"/>
        </w:rPr>
        <w:t>이행하지</w:t>
      </w:r>
      <w:r>
        <w:rPr>
          <w:rFonts w:ascii="Times New Roman" w:eastAsia="Times New Roman" w:hAnsi="Times New Roman"/>
          <w:kern w:val="0"/>
          <w:sz w:val="22"/>
        </w:rPr>
        <w:t xml:space="preserve"> </w:t>
      </w:r>
      <w:r>
        <w:rPr>
          <w:rFonts w:ascii="Times New Roman" w:eastAsia="바탕체" w:hAnsi="Times New Roman"/>
          <w:kern w:val="0"/>
          <w:sz w:val="22"/>
        </w:rPr>
        <w:t>못하는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994C733"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3BAAD581"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선관주의의무</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하자담보책임</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보전관리</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신탁사무에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선량한</w:t>
      </w:r>
      <w:r>
        <w:rPr>
          <w:rFonts w:ascii="Times New Roman" w:eastAsia="Times New Roman" w:hAnsi="Times New Roman"/>
          <w:kern w:val="0"/>
          <w:sz w:val="22"/>
        </w:rPr>
        <w:t xml:space="preserve"> </w:t>
      </w:r>
      <w:r>
        <w:rPr>
          <w:rFonts w:ascii="Times New Roman" w:eastAsia="바탕체" w:hAnsi="Times New Roman"/>
          <w:kern w:val="0"/>
          <w:sz w:val="22"/>
        </w:rPr>
        <w:t>관리자로서</w:t>
      </w:r>
      <w:r>
        <w:rPr>
          <w:rFonts w:ascii="Times New Roman" w:eastAsia="Times New Roman" w:hAnsi="Times New Roman"/>
          <w:kern w:val="0"/>
          <w:sz w:val="22"/>
        </w:rPr>
        <w:t xml:space="preserve"> </w:t>
      </w:r>
      <w:r>
        <w:rPr>
          <w:rFonts w:ascii="Times New Roman" w:eastAsia="바탕체" w:hAnsi="Times New Roman"/>
          <w:kern w:val="0"/>
          <w:sz w:val="22"/>
        </w:rPr>
        <w:t>주의의무를</w:t>
      </w:r>
      <w:r>
        <w:rPr>
          <w:rFonts w:ascii="Times New Roman" w:eastAsia="Times New Roman" w:hAnsi="Times New Roman"/>
          <w:kern w:val="0"/>
          <w:sz w:val="22"/>
        </w:rPr>
        <w:t xml:space="preserve"> </w:t>
      </w:r>
      <w:r>
        <w:rPr>
          <w:rFonts w:ascii="Times New Roman" w:eastAsia="바탕체" w:hAnsi="Times New Roman"/>
          <w:kern w:val="0"/>
          <w:sz w:val="22"/>
        </w:rPr>
        <w:t>가진다</w:t>
      </w:r>
      <w:r>
        <w:rPr>
          <w:rFonts w:ascii="Times New Roman" w:eastAsia="바탕체" w:hAnsi="Times New Roman"/>
          <w:kern w:val="0"/>
          <w:sz w:val="22"/>
        </w:rPr>
        <w:t>.</w:t>
      </w:r>
    </w:p>
    <w:p w14:paraId="23CD97D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발생하더라도</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고의</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과실에</w:t>
      </w:r>
      <w:r>
        <w:rPr>
          <w:rFonts w:ascii="Times New Roman" w:eastAsia="Times New Roman" w:hAnsi="Times New Roman"/>
          <w:kern w:val="0"/>
          <w:sz w:val="22"/>
        </w:rPr>
        <w:t xml:space="preserve"> </w:t>
      </w:r>
      <w:r>
        <w:rPr>
          <w:rFonts w:ascii="Times New Roman" w:eastAsia="바탕체" w:hAnsi="Times New Roman"/>
          <w:kern w:val="0"/>
          <w:sz w:val="22"/>
        </w:rPr>
        <w:t>의하지</w:t>
      </w:r>
      <w:r>
        <w:rPr>
          <w:rFonts w:ascii="Times New Roman" w:eastAsia="Times New Roman" w:hAnsi="Times New Roman"/>
          <w:kern w:val="0"/>
          <w:sz w:val="22"/>
        </w:rPr>
        <w:t xml:space="preserve"> </w:t>
      </w:r>
      <w:r>
        <w:rPr>
          <w:rFonts w:ascii="Times New Roman" w:eastAsia="바탕체" w:hAnsi="Times New Roman"/>
          <w:kern w:val="0"/>
          <w:sz w:val="22"/>
        </w:rPr>
        <w:t>아니한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21480FF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하자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이로</w:t>
      </w:r>
      <w:r>
        <w:rPr>
          <w:rFonts w:ascii="Times New Roman" w:eastAsia="Times New Roman" w:hAnsi="Times New Roman"/>
          <w:kern w:val="0"/>
          <w:sz w:val="22"/>
        </w:rPr>
        <w:t xml:space="preserve"> </w:t>
      </w:r>
      <w:r>
        <w:rPr>
          <w:rFonts w:ascii="Times New Roman" w:eastAsia="바탕체" w:hAnsi="Times New Roman"/>
          <w:kern w:val="0"/>
          <w:sz w:val="22"/>
        </w:rPr>
        <w:t>인한</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대해</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 xml:space="preserve">. </w:t>
      </w:r>
    </w:p>
    <w:p w14:paraId="64995B48" w14:textId="77777777" w:rsidR="00DE42D9" w:rsidRDefault="00DE42D9">
      <w:pPr>
        <w:snapToGrid w:val="0"/>
        <w:spacing w:after="0" w:line="360" w:lineRule="auto"/>
        <w:ind w:left="700"/>
        <w:textAlignment w:val="baseline"/>
        <w:rPr>
          <w:rFonts w:ascii="Times New Roman" w:eastAsia="바탕체" w:hAnsi="Times New Roman"/>
          <w:kern w:val="0"/>
          <w:sz w:val="22"/>
        </w:rPr>
      </w:pPr>
    </w:p>
    <w:p w14:paraId="6A4FD037"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신탁재산에</w:t>
      </w:r>
      <w:r>
        <w:rPr>
          <w:rFonts w:ascii="Times New Roman" w:eastAsia="Times New Roman" w:hAnsi="Times New Roman"/>
          <w:b/>
          <w:bCs/>
          <w:kern w:val="0"/>
          <w:sz w:val="22"/>
        </w:rPr>
        <w:t xml:space="preserve"> </w:t>
      </w:r>
      <w:r>
        <w:rPr>
          <w:rFonts w:ascii="Times New Roman" w:eastAsia="바탕체" w:hAnsi="Times New Roman"/>
          <w:b/>
          <w:bCs/>
          <w:kern w:val="0"/>
          <w:sz w:val="22"/>
        </w:rPr>
        <w:t>속하는</w:t>
      </w:r>
      <w:r>
        <w:rPr>
          <w:rFonts w:ascii="Times New Roman" w:eastAsia="Times New Roman" w:hAnsi="Times New Roman"/>
          <w:b/>
          <w:bCs/>
          <w:kern w:val="0"/>
          <w:sz w:val="22"/>
        </w:rPr>
        <w:t xml:space="preserve"> </w:t>
      </w:r>
      <w:r>
        <w:rPr>
          <w:rFonts w:ascii="Times New Roman" w:eastAsia="바탕체" w:hAnsi="Times New Roman"/>
          <w:b/>
          <w:bCs/>
          <w:kern w:val="0"/>
          <w:sz w:val="22"/>
        </w:rPr>
        <w:t>금전의</w:t>
      </w:r>
      <w:r>
        <w:rPr>
          <w:rFonts w:ascii="Times New Roman" w:eastAsia="Times New Roman" w:hAnsi="Times New Roman"/>
          <w:b/>
          <w:bCs/>
          <w:kern w:val="0"/>
          <w:sz w:val="22"/>
        </w:rPr>
        <w:t xml:space="preserve"> </w:t>
      </w:r>
      <w:r>
        <w:rPr>
          <w:rFonts w:ascii="Times New Roman" w:eastAsia="바탕체" w:hAnsi="Times New Roman"/>
          <w:b/>
          <w:bCs/>
          <w:kern w:val="0"/>
          <w:sz w:val="22"/>
        </w:rPr>
        <w:t>운용</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처분과</w:t>
      </w:r>
      <w:r>
        <w:rPr>
          <w:rFonts w:ascii="Times New Roman" w:eastAsia="Times New Roman" w:hAnsi="Times New Roman"/>
          <w:kern w:val="0"/>
          <w:sz w:val="22"/>
        </w:rPr>
        <w:t xml:space="preserve"> </w:t>
      </w:r>
      <w:r>
        <w:rPr>
          <w:rFonts w:ascii="Times New Roman" w:eastAsia="바탕체" w:hAnsi="Times New Roman"/>
          <w:kern w:val="0"/>
          <w:sz w:val="22"/>
        </w:rPr>
        <w:t>관련된</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바탕체" w:hAnsi="Times New Roman"/>
          <w:kern w:val="0"/>
          <w:sz w:val="22"/>
        </w:rPr>
        <w:t>(</w:t>
      </w:r>
      <w:r>
        <w:rPr>
          <w:rFonts w:ascii="Times New Roman" w:eastAsia="바탕체" w:hAnsi="Times New Roman"/>
          <w:kern w:val="0"/>
          <w:sz w:val="22"/>
        </w:rPr>
        <w:t>계약</w:t>
      </w:r>
      <w:r>
        <w:rPr>
          <w:rFonts w:ascii="Times New Roman" w:eastAsia="Times New Roman" w:hAnsi="Times New Roman"/>
          <w:kern w:val="0"/>
          <w:sz w:val="22"/>
        </w:rPr>
        <w:t xml:space="preserve"> </w:t>
      </w:r>
      <w:r>
        <w:rPr>
          <w:rFonts w:ascii="Times New Roman" w:eastAsia="바탕체" w:hAnsi="Times New Roman"/>
          <w:kern w:val="0"/>
          <w:sz w:val="22"/>
        </w:rPr>
        <w:t>해제</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포함</w:t>
      </w:r>
      <w:r>
        <w:rPr>
          <w:rFonts w:ascii="Times New Roman" w:eastAsia="바탕체" w:hAnsi="Times New Roman"/>
          <w:kern w:val="0"/>
          <w:sz w:val="22"/>
        </w:rPr>
        <w:t xml:space="preserve">), </w:t>
      </w:r>
      <w:r>
        <w:rPr>
          <w:rFonts w:ascii="Times New Roman" w:eastAsia="바탕체" w:hAnsi="Times New Roman"/>
          <w:kern w:val="0"/>
          <w:sz w:val="22"/>
        </w:rPr>
        <w:t>중도금</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잔금</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금전을</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교부하게</w:t>
      </w:r>
      <w:r>
        <w:rPr>
          <w:rFonts w:ascii="Times New Roman" w:eastAsia="Times New Roman" w:hAnsi="Times New Roman"/>
          <w:kern w:val="0"/>
          <w:sz w:val="22"/>
        </w:rPr>
        <w:t xml:space="preserve"> </w:t>
      </w:r>
      <w:r>
        <w:rPr>
          <w:rFonts w:ascii="Times New Roman" w:eastAsia="바탕체" w:hAnsi="Times New Roman"/>
          <w:kern w:val="0"/>
          <w:sz w:val="22"/>
        </w:rPr>
        <w:t>될</w:t>
      </w:r>
      <w:r>
        <w:rPr>
          <w:rFonts w:ascii="Times New Roman" w:eastAsia="Times New Roman" w:hAnsi="Times New Roman"/>
          <w:kern w:val="0"/>
          <w:sz w:val="22"/>
        </w:rPr>
        <w:t xml:space="preserve"> </w:t>
      </w:r>
      <w:r>
        <w:rPr>
          <w:rFonts w:ascii="Times New Roman" w:eastAsia="바탕체" w:hAnsi="Times New Roman"/>
          <w:kern w:val="0"/>
          <w:sz w:val="22"/>
        </w:rPr>
        <w:t>때까지</w:t>
      </w:r>
      <w:r>
        <w:rPr>
          <w:rFonts w:ascii="Times New Roman" w:eastAsia="Times New Roman" w:hAnsi="Times New Roman"/>
          <w:kern w:val="0"/>
          <w:sz w:val="22"/>
        </w:rPr>
        <w:t xml:space="preserve"> </w:t>
      </w:r>
      <w:r>
        <w:rPr>
          <w:rFonts w:ascii="Times New Roman" w:eastAsia="바탕체" w:hAnsi="Times New Roman"/>
          <w:kern w:val="0"/>
          <w:sz w:val="22"/>
        </w:rPr>
        <w:t>자본시장과</w:t>
      </w:r>
      <w:r>
        <w:rPr>
          <w:rFonts w:ascii="Times New Roman" w:eastAsia="Times New Roman" w:hAnsi="Times New Roman"/>
          <w:kern w:val="0"/>
          <w:sz w:val="22"/>
        </w:rPr>
        <w:t xml:space="preserve"> </w:t>
      </w:r>
      <w:r>
        <w:rPr>
          <w:rFonts w:ascii="Times New Roman" w:eastAsia="바탕체" w:hAnsi="Times New Roman"/>
          <w:kern w:val="0"/>
          <w:sz w:val="22"/>
        </w:rPr>
        <w:t>금융투자업에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법률</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관련법령에</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바에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운용할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관계법령</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금전의</w:t>
      </w:r>
      <w:r>
        <w:rPr>
          <w:rFonts w:ascii="Times New Roman" w:eastAsia="Times New Roman" w:hAnsi="Times New Roman"/>
          <w:kern w:val="0"/>
          <w:sz w:val="22"/>
        </w:rPr>
        <w:t xml:space="preserve"> </w:t>
      </w:r>
      <w:r>
        <w:rPr>
          <w:rFonts w:ascii="Times New Roman" w:eastAsia="바탕체" w:hAnsi="Times New Roman"/>
          <w:kern w:val="0"/>
          <w:sz w:val="22"/>
        </w:rPr>
        <w:t>운용방법을</w:t>
      </w:r>
      <w:r>
        <w:rPr>
          <w:rFonts w:ascii="Times New Roman" w:eastAsia="Times New Roman" w:hAnsi="Times New Roman"/>
          <w:kern w:val="0"/>
          <w:sz w:val="22"/>
        </w:rPr>
        <w:t xml:space="preserve"> </w:t>
      </w:r>
      <w:r>
        <w:rPr>
          <w:rFonts w:ascii="Times New Roman" w:eastAsia="바탕체" w:hAnsi="Times New Roman"/>
          <w:kern w:val="0"/>
          <w:sz w:val="22"/>
        </w:rPr>
        <w:t>별도</w:t>
      </w:r>
      <w:r>
        <w:rPr>
          <w:rFonts w:ascii="Times New Roman" w:eastAsia="Times New Roman" w:hAnsi="Times New Roman"/>
          <w:kern w:val="0"/>
          <w:sz w:val="22"/>
        </w:rPr>
        <w:t xml:space="preserve"> </w:t>
      </w:r>
      <w:r>
        <w:rPr>
          <w:rFonts w:ascii="Times New Roman" w:eastAsia="바탕체" w:hAnsi="Times New Roman"/>
          <w:kern w:val="0"/>
          <w:sz w:val="22"/>
        </w:rPr>
        <w:t>지정할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12F3BFE0" w14:textId="77777777" w:rsidR="00DE42D9" w:rsidRDefault="00930A79">
      <w:pPr>
        <w:snapToGrid w:val="0"/>
        <w:spacing w:after="0" w:line="360" w:lineRule="auto"/>
        <w:ind w:left="1440" w:hanging="72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신탁재산을</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신탁재산과</w:t>
      </w:r>
      <w:r>
        <w:rPr>
          <w:rFonts w:ascii="Times New Roman" w:eastAsia="Times New Roman" w:hAnsi="Times New Roman"/>
          <w:kern w:val="0"/>
          <w:sz w:val="22"/>
        </w:rPr>
        <w:t xml:space="preserve"> </w:t>
      </w:r>
      <w:r>
        <w:rPr>
          <w:rFonts w:ascii="Times New Roman" w:eastAsia="바탕체" w:hAnsi="Times New Roman"/>
          <w:kern w:val="0"/>
          <w:sz w:val="22"/>
        </w:rPr>
        <w:t>구분하여</w:t>
      </w:r>
      <w:r>
        <w:rPr>
          <w:rFonts w:ascii="Times New Roman" w:eastAsia="Times New Roman" w:hAnsi="Times New Roman"/>
          <w:kern w:val="0"/>
          <w:sz w:val="22"/>
        </w:rPr>
        <w:t xml:space="preserve"> </w:t>
      </w:r>
      <w:r>
        <w:rPr>
          <w:rFonts w:ascii="Times New Roman" w:eastAsia="바탕체" w:hAnsi="Times New Roman"/>
          <w:kern w:val="0"/>
          <w:sz w:val="22"/>
        </w:rPr>
        <w:t>관리</w:t>
      </w:r>
      <w:r>
        <w:rPr>
          <w:rFonts w:ascii="MS Mincho" w:eastAsia="바탕체" w:hAnsi="MS Mincho" w:cs="MS Mincho"/>
          <w:kern w:val="0"/>
          <w:sz w:val="22"/>
        </w:rPr>
        <w:t>․</w:t>
      </w:r>
      <w:r>
        <w:rPr>
          <w:rFonts w:ascii="Times New Roman" w:eastAsia="바탕체" w:hAnsi="Times New Roman"/>
          <w:kern w:val="0"/>
          <w:sz w:val="22"/>
        </w:rPr>
        <w:t>운용한다</w:t>
      </w:r>
      <w:r>
        <w:rPr>
          <w:rFonts w:ascii="Times New Roman" w:eastAsia="바탕체" w:hAnsi="Times New Roman"/>
          <w:kern w:val="0"/>
          <w:sz w:val="22"/>
        </w:rPr>
        <w:t xml:space="preserve">. </w:t>
      </w:r>
    </w:p>
    <w:p w14:paraId="2C14AB73"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300221A9"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비용의</w:t>
      </w:r>
      <w:r>
        <w:rPr>
          <w:rFonts w:ascii="Times New Roman" w:eastAsia="Times New Roman" w:hAnsi="Times New Roman"/>
          <w:b/>
          <w:bCs/>
          <w:kern w:val="0"/>
          <w:sz w:val="22"/>
        </w:rPr>
        <w:t xml:space="preserve"> </w:t>
      </w:r>
      <w:r>
        <w:rPr>
          <w:rFonts w:ascii="Times New Roman" w:eastAsia="바탕체" w:hAnsi="Times New Roman"/>
          <w:b/>
          <w:bCs/>
          <w:kern w:val="0"/>
          <w:sz w:val="22"/>
        </w:rPr>
        <w:t>부담</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신탁이익에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제세공과금</w:t>
      </w:r>
      <w:r>
        <w:rPr>
          <w:rFonts w:ascii="Times New Roman" w:eastAsia="바탕체" w:hAnsi="Times New Roman"/>
          <w:kern w:val="0"/>
          <w:sz w:val="22"/>
        </w:rPr>
        <w:t xml:space="preserve">, </w:t>
      </w:r>
      <w:r>
        <w:rPr>
          <w:rFonts w:ascii="Times New Roman" w:eastAsia="바탕체" w:hAnsi="Times New Roman"/>
          <w:kern w:val="0"/>
          <w:sz w:val="22"/>
        </w:rPr>
        <w:t>유지관리비</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금융비용</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신탁사무의</w:t>
      </w:r>
      <w:r>
        <w:rPr>
          <w:rFonts w:ascii="Times New Roman" w:eastAsia="Times New Roman" w:hAnsi="Times New Roman"/>
          <w:kern w:val="0"/>
          <w:sz w:val="22"/>
        </w:rPr>
        <w:t xml:space="preserve"> </w:t>
      </w:r>
      <w:r>
        <w:rPr>
          <w:rFonts w:ascii="Times New Roman" w:eastAsia="바탕체" w:hAnsi="Times New Roman"/>
          <w:kern w:val="0"/>
          <w:sz w:val="22"/>
        </w:rPr>
        <w:t>처리에</w:t>
      </w:r>
      <w:r>
        <w:rPr>
          <w:rFonts w:ascii="Times New Roman" w:eastAsia="Times New Roman" w:hAnsi="Times New Roman"/>
          <w:kern w:val="0"/>
          <w:sz w:val="22"/>
        </w:rPr>
        <w:t xml:space="preserve"> </w:t>
      </w:r>
      <w:r>
        <w:rPr>
          <w:rFonts w:ascii="Times New Roman" w:eastAsia="바탕체" w:hAnsi="Times New Roman"/>
          <w:kern w:val="0"/>
          <w:sz w:val="22"/>
        </w:rPr>
        <w:t>필요한</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신탁사무</w:t>
      </w:r>
      <w:r>
        <w:rPr>
          <w:rFonts w:ascii="Times New Roman" w:eastAsia="Times New Roman" w:hAnsi="Times New Roman"/>
          <w:kern w:val="0"/>
          <w:sz w:val="22"/>
        </w:rPr>
        <w:t xml:space="preserve"> </w:t>
      </w:r>
      <w:r>
        <w:rPr>
          <w:rFonts w:ascii="Times New Roman" w:eastAsia="바탕체" w:hAnsi="Times New Roman"/>
          <w:kern w:val="0"/>
          <w:sz w:val="22"/>
        </w:rPr>
        <w:t>처리에</w:t>
      </w:r>
      <w:r>
        <w:rPr>
          <w:rFonts w:ascii="Times New Roman" w:eastAsia="Times New Roman" w:hAnsi="Times New Roman"/>
          <w:kern w:val="0"/>
          <w:sz w:val="22"/>
        </w:rPr>
        <w:t xml:space="preserve"> </w:t>
      </w:r>
      <w:r>
        <w:rPr>
          <w:rFonts w:ascii="Times New Roman" w:eastAsia="바탕체" w:hAnsi="Times New Roman"/>
          <w:kern w:val="0"/>
          <w:sz w:val="22"/>
        </w:rPr>
        <w:t>있어서의</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책임</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사유로</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손해는</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5CD223CA"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속하는</w:t>
      </w:r>
      <w:r>
        <w:rPr>
          <w:rFonts w:ascii="Times New Roman" w:eastAsia="Times New Roman" w:hAnsi="Times New Roman"/>
          <w:kern w:val="0"/>
          <w:sz w:val="22"/>
        </w:rPr>
        <w:t xml:space="preserve"> </w:t>
      </w:r>
      <w:r>
        <w:rPr>
          <w:rFonts w:ascii="Times New Roman" w:eastAsia="바탕체" w:hAnsi="Times New Roman"/>
          <w:kern w:val="0"/>
          <w:sz w:val="22"/>
        </w:rPr>
        <w:t>금전으로</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지급에</w:t>
      </w:r>
      <w:r>
        <w:rPr>
          <w:rFonts w:ascii="Times New Roman" w:eastAsia="Times New Roman" w:hAnsi="Times New Roman"/>
          <w:kern w:val="0"/>
          <w:sz w:val="22"/>
        </w:rPr>
        <w:t xml:space="preserve"> </w:t>
      </w:r>
      <w:r>
        <w:rPr>
          <w:rFonts w:ascii="Times New Roman" w:eastAsia="바탕체" w:hAnsi="Times New Roman"/>
          <w:kern w:val="0"/>
          <w:sz w:val="22"/>
        </w:rPr>
        <w:t>부족하고</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부족금액을</w:t>
      </w:r>
      <w:r>
        <w:rPr>
          <w:rFonts w:ascii="Times New Roman" w:eastAsia="Times New Roman" w:hAnsi="Times New Roman"/>
          <w:kern w:val="0"/>
          <w:sz w:val="22"/>
        </w:rPr>
        <w:t xml:space="preserve"> </w:t>
      </w:r>
      <w:r>
        <w:rPr>
          <w:rFonts w:ascii="Times New Roman" w:eastAsia="바탕체" w:hAnsi="Times New Roman"/>
          <w:kern w:val="0"/>
          <w:sz w:val="22"/>
        </w:rPr>
        <w:t>받을</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상당하다고</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일부</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전부를</w:t>
      </w:r>
      <w:r>
        <w:rPr>
          <w:rFonts w:ascii="Times New Roman" w:eastAsia="Times New Roman" w:hAnsi="Times New Roman"/>
          <w:kern w:val="0"/>
          <w:sz w:val="22"/>
        </w:rPr>
        <w:t xml:space="preserve"> </w:t>
      </w:r>
      <w:r>
        <w:rPr>
          <w:rFonts w:ascii="Times New Roman" w:eastAsia="바탕체" w:hAnsi="Times New Roman"/>
          <w:kern w:val="0"/>
          <w:sz w:val="22"/>
        </w:rPr>
        <w:t>처분하여</w:t>
      </w:r>
      <w:r>
        <w:rPr>
          <w:rFonts w:ascii="Times New Roman" w:eastAsia="Times New Roman" w:hAnsi="Times New Roman"/>
          <w:kern w:val="0"/>
          <w:sz w:val="22"/>
        </w:rPr>
        <w:t xml:space="preserve"> </w:t>
      </w:r>
      <w:r>
        <w:rPr>
          <w:rFonts w:ascii="Times New Roman" w:eastAsia="바탕체" w:hAnsi="Times New Roman"/>
          <w:kern w:val="0"/>
          <w:sz w:val="22"/>
        </w:rPr>
        <w:t>지급에</w:t>
      </w:r>
      <w:r>
        <w:rPr>
          <w:rFonts w:ascii="Times New Roman" w:eastAsia="Times New Roman" w:hAnsi="Times New Roman"/>
          <w:kern w:val="0"/>
          <w:sz w:val="22"/>
        </w:rPr>
        <w:t xml:space="preserve"> </w:t>
      </w:r>
      <w:r>
        <w:rPr>
          <w:rFonts w:ascii="Times New Roman" w:eastAsia="바탕체" w:hAnsi="Times New Roman"/>
          <w:kern w:val="0"/>
          <w:sz w:val="22"/>
        </w:rPr>
        <w:t>충당할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04B3DC9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지급시기에</w:t>
      </w:r>
      <w:r>
        <w:rPr>
          <w:rFonts w:ascii="Times New Roman" w:eastAsia="Times New Roman" w:hAnsi="Times New Roman"/>
          <w:kern w:val="0"/>
          <w:sz w:val="22"/>
        </w:rPr>
        <w:t xml:space="preserve"> </w:t>
      </w:r>
      <w:r>
        <w:rPr>
          <w:rFonts w:ascii="Times New Roman" w:eastAsia="바탕체" w:hAnsi="Times New Roman"/>
          <w:kern w:val="0"/>
          <w:sz w:val="22"/>
        </w:rPr>
        <w:t>납부하지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대신</w:t>
      </w:r>
      <w:r>
        <w:rPr>
          <w:rFonts w:ascii="Times New Roman" w:eastAsia="Times New Roman" w:hAnsi="Times New Roman"/>
          <w:kern w:val="0"/>
          <w:sz w:val="22"/>
        </w:rPr>
        <w:t xml:space="preserve"> </w:t>
      </w:r>
      <w:r>
        <w:rPr>
          <w:rFonts w:ascii="Times New Roman" w:eastAsia="바탕체" w:hAnsi="Times New Roman"/>
          <w:kern w:val="0"/>
          <w:sz w:val="22"/>
        </w:rPr>
        <w:t>납부할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대지급일</w:t>
      </w:r>
      <w:r>
        <w:rPr>
          <w:rFonts w:ascii="Times New Roman" w:eastAsia="Times New Roman" w:hAnsi="Times New Roman"/>
          <w:kern w:val="0"/>
          <w:sz w:val="22"/>
        </w:rPr>
        <w:t xml:space="preserve"> </w:t>
      </w:r>
      <w:r>
        <w:rPr>
          <w:rFonts w:ascii="Times New Roman" w:eastAsia="바탕체" w:hAnsi="Times New Roman"/>
          <w:kern w:val="0"/>
          <w:sz w:val="22"/>
        </w:rPr>
        <w:t>익일부터</w:t>
      </w:r>
      <w:r>
        <w:rPr>
          <w:rFonts w:ascii="Times New Roman" w:eastAsia="Times New Roman" w:hAnsi="Times New Roman"/>
          <w:kern w:val="0"/>
          <w:sz w:val="22"/>
        </w:rPr>
        <w:t xml:space="preserve"> </w:t>
      </w:r>
      <w:r>
        <w:rPr>
          <w:rFonts w:ascii="Times New Roman" w:eastAsia="바탕체" w:hAnsi="Times New Roman"/>
          <w:kern w:val="0"/>
          <w:sz w:val="22"/>
        </w:rPr>
        <w:t>상환일까지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고유계정의</w:t>
      </w:r>
      <w:r>
        <w:rPr>
          <w:rFonts w:ascii="Times New Roman" w:eastAsia="Times New Roman" w:hAnsi="Times New Roman"/>
          <w:kern w:val="0"/>
          <w:sz w:val="22"/>
        </w:rPr>
        <w:t xml:space="preserve"> </w:t>
      </w:r>
      <w:r>
        <w:rPr>
          <w:rFonts w:ascii="Times New Roman" w:eastAsia="바탕체" w:hAnsi="Times New Roman"/>
          <w:kern w:val="0"/>
          <w:sz w:val="22"/>
        </w:rPr>
        <w:t>연체대출금</w:t>
      </w:r>
      <w:r>
        <w:rPr>
          <w:rFonts w:ascii="Times New Roman" w:eastAsia="Times New Roman" w:hAnsi="Times New Roman"/>
          <w:kern w:val="0"/>
          <w:sz w:val="22"/>
        </w:rPr>
        <w:t xml:space="preserve"> </w:t>
      </w:r>
      <w:r>
        <w:rPr>
          <w:rFonts w:ascii="Times New Roman" w:eastAsia="바탕체" w:hAnsi="Times New Roman"/>
          <w:kern w:val="0"/>
          <w:sz w:val="22"/>
        </w:rPr>
        <w:t>이자율을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산출한</w:t>
      </w:r>
      <w:r>
        <w:rPr>
          <w:rFonts w:ascii="Times New Roman" w:eastAsia="Times New Roman" w:hAnsi="Times New Roman"/>
          <w:kern w:val="0"/>
          <w:sz w:val="22"/>
        </w:rPr>
        <w:t xml:space="preserve"> </w:t>
      </w:r>
      <w:r>
        <w:rPr>
          <w:rFonts w:ascii="Times New Roman" w:eastAsia="바탕체" w:hAnsi="Times New Roman"/>
          <w:kern w:val="0"/>
          <w:sz w:val="22"/>
        </w:rPr>
        <w:t>이자를</w:t>
      </w:r>
      <w:r>
        <w:rPr>
          <w:rFonts w:ascii="Times New Roman" w:eastAsia="Times New Roman" w:hAnsi="Times New Roman"/>
          <w:kern w:val="0"/>
          <w:sz w:val="22"/>
        </w:rPr>
        <w:t xml:space="preserve"> </w:t>
      </w:r>
      <w:r>
        <w:rPr>
          <w:rFonts w:ascii="Times New Roman" w:eastAsia="바탕체" w:hAnsi="Times New Roman"/>
          <w:kern w:val="0"/>
          <w:sz w:val="22"/>
        </w:rPr>
        <w:t>원금에</w:t>
      </w:r>
      <w:r>
        <w:rPr>
          <w:rFonts w:ascii="Times New Roman" w:eastAsia="Times New Roman" w:hAnsi="Times New Roman"/>
          <w:kern w:val="0"/>
          <w:sz w:val="22"/>
        </w:rPr>
        <w:t xml:space="preserve"> </w:t>
      </w:r>
      <w:r>
        <w:rPr>
          <w:rFonts w:ascii="Times New Roman" w:eastAsia="바탕체" w:hAnsi="Times New Roman"/>
          <w:kern w:val="0"/>
          <w:sz w:val="22"/>
        </w:rPr>
        <w:t>포함하여</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지급하여야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3226F6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대지급금과</w:t>
      </w:r>
      <w:r>
        <w:rPr>
          <w:rFonts w:ascii="Times New Roman" w:eastAsia="Times New Roman" w:hAnsi="Times New Roman"/>
          <w:kern w:val="0"/>
          <w:sz w:val="22"/>
        </w:rPr>
        <w:t xml:space="preserve"> </w:t>
      </w:r>
      <w:r>
        <w:rPr>
          <w:rFonts w:ascii="Times New Roman" w:eastAsia="바탕체" w:hAnsi="Times New Roman"/>
          <w:kern w:val="0"/>
          <w:sz w:val="22"/>
        </w:rPr>
        <w:t>지연손해금을</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우선수익자에게</w:t>
      </w:r>
      <w:r>
        <w:rPr>
          <w:rFonts w:ascii="Times New Roman" w:eastAsia="Times New Roman" w:hAnsi="Times New Roman"/>
          <w:kern w:val="0"/>
          <w:sz w:val="22"/>
        </w:rPr>
        <w:t xml:space="preserve"> </w:t>
      </w:r>
      <w:r>
        <w:rPr>
          <w:rFonts w:ascii="Times New Roman" w:eastAsia="바탕체" w:hAnsi="Times New Roman"/>
          <w:kern w:val="0"/>
          <w:sz w:val="22"/>
        </w:rPr>
        <w:t>지급할</w:t>
      </w:r>
      <w:r>
        <w:rPr>
          <w:rFonts w:ascii="Times New Roman" w:eastAsia="Times New Roman" w:hAnsi="Times New Roman"/>
          <w:kern w:val="0"/>
          <w:sz w:val="22"/>
        </w:rPr>
        <w:t xml:space="preserve"> </w:t>
      </w:r>
      <w:r>
        <w:rPr>
          <w:rFonts w:ascii="Times New Roman" w:eastAsia="바탕체" w:hAnsi="Times New Roman"/>
          <w:kern w:val="0"/>
          <w:sz w:val="22"/>
        </w:rPr>
        <w:lastRenderedPageBreak/>
        <w:t>금전</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재산</w:t>
      </w:r>
      <w:r>
        <w:rPr>
          <w:rFonts w:ascii="Times New Roman" w:eastAsia="Times New Roman" w:hAnsi="Times New Roman"/>
          <w:kern w:val="0"/>
          <w:sz w:val="22"/>
        </w:rPr>
        <w:t xml:space="preserve"> </w:t>
      </w:r>
      <w:r>
        <w:rPr>
          <w:rFonts w:ascii="Times New Roman" w:eastAsia="바탕체" w:hAnsi="Times New Roman"/>
          <w:kern w:val="0"/>
          <w:sz w:val="22"/>
        </w:rPr>
        <w:t>중에서</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공제</w:t>
      </w:r>
      <w:r>
        <w:rPr>
          <w:rFonts w:ascii="Times New Roman" w:eastAsia="Times New Roman" w:hAnsi="Times New Roman"/>
          <w:kern w:val="0"/>
          <w:sz w:val="22"/>
        </w:rPr>
        <w:t xml:space="preserve"> </w:t>
      </w:r>
      <w:r>
        <w:rPr>
          <w:rFonts w:ascii="Times New Roman" w:eastAsia="바탕체" w:hAnsi="Times New Roman"/>
          <w:kern w:val="0"/>
          <w:sz w:val="22"/>
        </w:rPr>
        <w:t>수취할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B17FD55"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⑤</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신탁에</w:t>
      </w:r>
      <w:r>
        <w:rPr>
          <w:rFonts w:ascii="Times New Roman" w:eastAsia="Times New Roman" w:hAnsi="Times New Roman"/>
          <w:kern w:val="0"/>
          <w:sz w:val="22"/>
        </w:rPr>
        <w:t xml:space="preserve"> </w:t>
      </w:r>
      <w:r>
        <w:rPr>
          <w:rFonts w:ascii="Times New Roman" w:eastAsia="바탕체" w:hAnsi="Times New Roman"/>
          <w:kern w:val="0"/>
          <w:sz w:val="22"/>
        </w:rPr>
        <w:t>기인하여</w:t>
      </w:r>
      <w:r>
        <w:rPr>
          <w:rFonts w:ascii="Times New Roman" w:eastAsia="Times New Roman" w:hAnsi="Times New Roman"/>
          <w:kern w:val="0"/>
          <w:sz w:val="22"/>
        </w:rPr>
        <w:t xml:space="preserve"> </w:t>
      </w:r>
      <w:r>
        <w:rPr>
          <w:rFonts w:ascii="Times New Roman" w:eastAsia="바탕체" w:hAnsi="Times New Roman"/>
          <w:kern w:val="0"/>
          <w:sz w:val="22"/>
        </w:rPr>
        <w:t>부담할</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대지급한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청구에도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계속</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거부하는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해지예정을</w:t>
      </w:r>
      <w:r>
        <w:rPr>
          <w:rFonts w:ascii="Times New Roman" w:eastAsia="Times New Roman" w:hAnsi="Times New Roman"/>
          <w:kern w:val="0"/>
          <w:sz w:val="22"/>
        </w:rPr>
        <w:t xml:space="preserve"> </w:t>
      </w:r>
      <w:r>
        <w:rPr>
          <w:rFonts w:ascii="Times New Roman" w:eastAsia="바탕체" w:hAnsi="Times New Roman"/>
          <w:kern w:val="0"/>
          <w:sz w:val="22"/>
        </w:rPr>
        <w:t>통지한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적정하다고</w:t>
      </w:r>
      <w:r>
        <w:rPr>
          <w:rFonts w:ascii="Times New Roman" w:eastAsia="Times New Roman" w:hAnsi="Times New Roman"/>
          <w:kern w:val="0"/>
          <w:sz w:val="22"/>
        </w:rPr>
        <w:t xml:space="preserve"> </w:t>
      </w:r>
      <w:r>
        <w:rPr>
          <w:rFonts w:ascii="Times New Roman" w:eastAsia="바탕체" w:hAnsi="Times New Roman"/>
          <w:kern w:val="0"/>
          <w:sz w:val="22"/>
        </w:rPr>
        <w:t>인정하는</w:t>
      </w:r>
      <w:r>
        <w:rPr>
          <w:rFonts w:ascii="Times New Roman" w:eastAsia="Times New Roman" w:hAnsi="Times New Roman"/>
          <w:kern w:val="0"/>
          <w:sz w:val="22"/>
        </w:rPr>
        <w:t xml:space="preserve"> </w:t>
      </w:r>
      <w:r>
        <w:rPr>
          <w:rFonts w:ascii="Times New Roman" w:eastAsia="바탕체" w:hAnsi="Times New Roman"/>
          <w:kern w:val="0"/>
          <w:sz w:val="22"/>
        </w:rPr>
        <w:t>방법으로</w:t>
      </w:r>
      <w:r>
        <w:rPr>
          <w:rFonts w:ascii="Times New Roman" w:eastAsia="Times New Roman" w:hAnsi="Times New Roman"/>
          <w:kern w:val="0"/>
          <w:sz w:val="22"/>
        </w:rPr>
        <w:t xml:space="preserve"> </w:t>
      </w:r>
      <w:r>
        <w:rPr>
          <w:rFonts w:ascii="Times New Roman" w:eastAsia="바탕체" w:hAnsi="Times New Roman"/>
          <w:kern w:val="0"/>
          <w:sz w:val="22"/>
        </w:rPr>
        <w:t>신탁재산을</w:t>
      </w:r>
      <w:r>
        <w:rPr>
          <w:rFonts w:ascii="Times New Roman" w:eastAsia="Times New Roman" w:hAnsi="Times New Roman"/>
          <w:kern w:val="0"/>
          <w:sz w:val="22"/>
        </w:rPr>
        <w:t xml:space="preserve"> </w:t>
      </w:r>
      <w:r>
        <w:rPr>
          <w:rFonts w:ascii="Times New Roman" w:eastAsia="바탕체" w:hAnsi="Times New Roman"/>
          <w:kern w:val="0"/>
          <w:sz w:val="22"/>
        </w:rPr>
        <w:t>처분하여</w:t>
      </w:r>
      <w:r>
        <w:rPr>
          <w:rFonts w:ascii="Times New Roman" w:eastAsia="Times New Roman" w:hAnsi="Times New Roman"/>
          <w:kern w:val="0"/>
          <w:sz w:val="22"/>
        </w:rPr>
        <w:t xml:space="preserve"> </w:t>
      </w:r>
      <w:r>
        <w:rPr>
          <w:rFonts w:ascii="Times New Roman" w:eastAsia="바탕체" w:hAnsi="Times New Roman"/>
          <w:kern w:val="0"/>
          <w:sz w:val="22"/>
        </w:rPr>
        <w:t>충당할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25E93F3"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15EBB9A"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신탁의</w:t>
      </w:r>
      <w:r>
        <w:rPr>
          <w:rFonts w:ascii="Times New Roman" w:eastAsia="Times New Roman" w:hAnsi="Times New Roman"/>
          <w:b/>
          <w:bCs/>
          <w:kern w:val="0"/>
          <w:sz w:val="22"/>
        </w:rPr>
        <w:t xml:space="preserve"> </w:t>
      </w:r>
      <w:r>
        <w:rPr>
          <w:rFonts w:ascii="Times New Roman" w:eastAsia="바탕체" w:hAnsi="Times New Roman"/>
          <w:b/>
          <w:bCs/>
          <w:kern w:val="0"/>
          <w:sz w:val="22"/>
        </w:rPr>
        <w:t>계산</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수익의</w:t>
      </w:r>
      <w:r>
        <w:rPr>
          <w:rFonts w:ascii="Times New Roman" w:eastAsia="Times New Roman" w:hAnsi="Times New Roman"/>
          <w:b/>
          <w:bCs/>
          <w:kern w:val="0"/>
          <w:sz w:val="22"/>
        </w:rPr>
        <w:t xml:space="preserve"> </w:t>
      </w:r>
      <w:r>
        <w:rPr>
          <w:rFonts w:ascii="Times New Roman" w:eastAsia="바탕체" w:hAnsi="Times New Roman"/>
          <w:b/>
          <w:bCs/>
          <w:kern w:val="0"/>
          <w:sz w:val="22"/>
        </w:rPr>
        <w:t>교부</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계산기일은</w:t>
      </w:r>
      <w:r>
        <w:rPr>
          <w:rFonts w:ascii="Times New Roman" w:eastAsia="Times New Roman" w:hAnsi="Times New Roman"/>
          <w:kern w:val="0"/>
          <w:sz w:val="22"/>
        </w:rPr>
        <w:t xml:space="preserve"> </w:t>
      </w:r>
      <w:r>
        <w:rPr>
          <w:rFonts w:ascii="Times New Roman" w:eastAsia="바탕체" w:hAnsi="Times New Roman"/>
          <w:kern w:val="0"/>
          <w:sz w:val="22"/>
        </w:rPr>
        <w:t>매년</w:t>
      </w:r>
      <w:r>
        <w:rPr>
          <w:rFonts w:ascii="Times New Roman" w:eastAsia="Times New Roman" w:hAnsi="Times New Roman"/>
          <w:kern w:val="0"/>
          <w:sz w:val="22"/>
        </w:rPr>
        <w:t xml:space="preserve"> </w:t>
      </w:r>
      <w:r>
        <w:rPr>
          <w:rFonts w:ascii="Times New Roman" w:eastAsia="바탕체" w:hAnsi="Times New Roman"/>
          <w:kern w:val="0"/>
          <w:sz w:val="22"/>
        </w:rPr>
        <w:t>12</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31</w:t>
      </w: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신탁종료일로</w:t>
      </w:r>
      <w:r>
        <w:rPr>
          <w:rFonts w:ascii="Times New Roman" w:eastAsia="Times New Roman" w:hAnsi="Times New Roman"/>
          <w:kern w:val="0"/>
          <w:sz w:val="22"/>
        </w:rPr>
        <w:t xml:space="preserve"> </w:t>
      </w:r>
      <w:r>
        <w:rPr>
          <w:rFonts w:ascii="Times New Roman" w:eastAsia="바탕체" w:hAnsi="Times New Roman"/>
          <w:kern w:val="0"/>
          <w:sz w:val="22"/>
        </w:rPr>
        <w:t>하고</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당해기의</w:t>
      </w:r>
      <w:r>
        <w:rPr>
          <w:rFonts w:ascii="Times New Roman" w:eastAsia="Times New Roman" w:hAnsi="Times New Roman"/>
          <w:kern w:val="0"/>
          <w:sz w:val="22"/>
        </w:rPr>
        <w:t xml:space="preserve"> </w:t>
      </w:r>
      <w:r>
        <w:rPr>
          <w:rFonts w:ascii="Times New Roman" w:eastAsia="바탕체" w:hAnsi="Times New Roman"/>
          <w:kern w:val="0"/>
          <w:sz w:val="22"/>
        </w:rPr>
        <w:t>수지계산서를</w:t>
      </w:r>
      <w:r>
        <w:rPr>
          <w:rFonts w:ascii="Times New Roman" w:eastAsia="Times New Roman" w:hAnsi="Times New Roman"/>
          <w:kern w:val="0"/>
          <w:sz w:val="22"/>
        </w:rPr>
        <w:t xml:space="preserve"> </w:t>
      </w:r>
      <w:r>
        <w:rPr>
          <w:rFonts w:ascii="Times New Roman" w:eastAsia="바탕체" w:hAnsi="Times New Roman"/>
          <w:kern w:val="0"/>
          <w:sz w:val="22"/>
        </w:rPr>
        <w:t>작성해서</w:t>
      </w:r>
      <w:r>
        <w:rPr>
          <w:rFonts w:ascii="Times New Roman" w:eastAsia="Times New Roman"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통보하고</w:t>
      </w:r>
      <w:r>
        <w:rPr>
          <w:rFonts w:ascii="Times New Roman" w:eastAsia="Times New Roman" w:hAnsi="Times New Roman"/>
          <w:kern w:val="0"/>
          <w:sz w:val="22"/>
        </w:rPr>
        <w:t xml:space="preserve"> </w:t>
      </w:r>
      <w:r>
        <w:rPr>
          <w:rFonts w:ascii="Times New Roman" w:eastAsia="바탕체" w:hAnsi="Times New Roman"/>
          <w:kern w:val="0"/>
          <w:sz w:val="22"/>
        </w:rPr>
        <w:t>신탁수익은</w:t>
      </w:r>
      <w:r>
        <w:rPr>
          <w:rFonts w:ascii="Times New Roman" w:eastAsia="Times New Roman" w:hAnsi="Times New Roman"/>
          <w:kern w:val="0"/>
          <w:sz w:val="22"/>
        </w:rPr>
        <w:t xml:space="preserve"> </w:t>
      </w:r>
      <w:r>
        <w:rPr>
          <w:rFonts w:ascii="Times New Roman" w:eastAsia="바탕체" w:hAnsi="Times New Roman"/>
          <w:kern w:val="0"/>
          <w:sz w:val="22"/>
        </w:rPr>
        <w:t>현상대로</w:t>
      </w:r>
      <w:r>
        <w:rPr>
          <w:rFonts w:ascii="Times New Roman" w:eastAsia="Times New Roman" w:hAnsi="Times New Roman"/>
          <w:kern w:val="0"/>
          <w:sz w:val="22"/>
        </w:rPr>
        <w:t xml:space="preserve"> </w:t>
      </w:r>
      <w:r>
        <w:rPr>
          <w:rFonts w:ascii="Times New Roman" w:eastAsia="바탕체" w:hAnsi="Times New Roman"/>
          <w:kern w:val="0"/>
          <w:sz w:val="22"/>
        </w:rPr>
        <w:t>교부한다</w:t>
      </w:r>
      <w:r>
        <w:rPr>
          <w:rFonts w:ascii="Times New Roman" w:eastAsia="바탕체" w:hAnsi="Times New Roman"/>
          <w:kern w:val="0"/>
          <w:sz w:val="22"/>
        </w:rPr>
        <w:t>.</w:t>
      </w:r>
    </w:p>
    <w:p w14:paraId="6A4FD31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계산기일이</w:t>
      </w:r>
      <w:r>
        <w:rPr>
          <w:rFonts w:ascii="Times New Roman" w:eastAsia="Times New Roman" w:hAnsi="Times New Roman"/>
          <w:kern w:val="0"/>
          <w:sz w:val="22"/>
        </w:rPr>
        <w:t xml:space="preserve"> </w:t>
      </w:r>
      <w:r>
        <w:rPr>
          <w:rFonts w:ascii="Times New Roman" w:eastAsia="바탕체" w:hAnsi="Times New Roman"/>
          <w:kern w:val="0"/>
          <w:sz w:val="22"/>
        </w:rPr>
        <w:t>도래하기</w:t>
      </w:r>
      <w:r>
        <w:rPr>
          <w:rFonts w:ascii="Times New Roman" w:eastAsia="Times New Roman" w:hAnsi="Times New Roman"/>
          <w:kern w:val="0"/>
          <w:sz w:val="22"/>
        </w:rPr>
        <w:t xml:space="preserve"> </w:t>
      </w:r>
      <w:r>
        <w:rPr>
          <w:rFonts w:ascii="Times New Roman" w:eastAsia="바탕체" w:hAnsi="Times New Roman"/>
          <w:kern w:val="0"/>
          <w:sz w:val="22"/>
        </w:rPr>
        <w:t>전에</w:t>
      </w:r>
      <w:r>
        <w:rPr>
          <w:rFonts w:ascii="Times New Roman" w:eastAsia="Times New Roman" w:hAnsi="Times New Roman"/>
          <w:kern w:val="0"/>
          <w:sz w:val="22"/>
        </w:rPr>
        <w:t xml:space="preserve"> </w:t>
      </w:r>
      <w:r>
        <w:rPr>
          <w:rFonts w:ascii="Times New Roman" w:eastAsia="바탕체" w:hAnsi="Times New Roman"/>
          <w:kern w:val="0"/>
          <w:sz w:val="22"/>
        </w:rPr>
        <w:t>수익자와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합의하는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신탁재산에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발생된</w:t>
      </w:r>
      <w:r>
        <w:rPr>
          <w:rFonts w:ascii="Times New Roman" w:eastAsia="Times New Roman" w:hAnsi="Times New Roman"/>
          <w:kern w:val="0"/>
          <w:sz w:val="22"/>
        </w:rPr>
        <w:t xml:space="preserve"> </w:t>
      </w:r>
      <w:r>
        <w:rPr>
          <w:rFonts w:ascii="Times New Roman" w:eastAsia="바탕체" w:hAnsi="Times New Roman"/>
          <w:kern w:val="0"/>
          <w:sz w:val="22"/>
        </w:rPr>
        <w:t>수익과</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신탁보수를</w:t>
      </w:r>
      <w:r>
        <w:rPr>
          <w:rFonts w:ascii="Times New Roman" w:eastAsia="Times New Roman" w:hAnsi="Times New Roman"/>
          <w:kern w:val="0"/>
          <w:sz w:val="22"/>
        </w:rPr>
        <w:t xml:space="preserve"> </w:t>
      </w:r>
      <w:r>
        <w:rPr>
          <w:rFonts w:ascii="Times New Roman" w:eastAsia="바탕체" w:hAnsi="Times New Roman"/>
          <w:kern w:val="0"/>
          <w:sz w:val="22"/>
        </w:rPr>
        <w:t>매월</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매분기별로</w:t>
      </w:r>
      <w:r>
        <w:rPr>
          <w:rFonts w:ascii="Times New Roman" w:eastAsia="Times New Roman" w:hAnsi="Times New Roman"/>
          <w:kern w:val="0"/>
          <w:sz w:val="22"/>
        </w:rPr>
        <w:t xml:space="preserve"> </w:t>
      </w:r>
      <w:r>
        <w:rPr>
          <w:rFonts w:ascii="Times New Roman" w:eastAsia="바탕체" w:hAnsi="Times New Roman"/>
          <w:kern w:val="0"/>
          <w:sz w:val="22"/>
        </w:rPr>
        <w:t>가정산할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13630D61"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A04EFCB"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18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신탁보수</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약정』에</w:t>
      </w:r>
      <w:r>
        <w:rPr>
          <w:rFonts w:ascii="Times New Roman" w:eastAsia="Times New Roman" w:hAnsi="Times New Roman"/>
          <w:kern w:val="0"/>
          <w:sz w:val="22"/>
        </w:rPr>
        <w:t xml:space="preserve"> </w:t>
      </w:r>
      <w:r>
        <w:rPr>
          <w:rFonts w:ascii="Times New Roman" w:eastAsia="바탕체" w:hAnsi="Times New Roman"/>
          <w:kern w:val="0"/>
          <w:sz w:val="22"/>
        </w:rPr>
        <w:t>정한다</w:t>
      </w:r>
      <w:r>
        <w:rPr>
          <w:rFonts w:ascii="Times New Roman" w:eastAsia="바탕체" w:hAnsi="Times New Roman"/>
          <w:kern w:val="0"/>
          <w:sz w:val="22"/>
        </w:rPr>
        <w:t xml:space="preserve">. </w:t>
      </w:r>
    </w:p>
    <w:p w14:paraId="0A70295F"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발급함으로써</w:t>
      </w:r>
      <w:r>
        <w:rPr>
          <w:rFonts w:ascii="Times New Roman" w:eastAsia="Times New Roman" w:hAnsi="Times New Roman"/>
          <w:kern w:val="0"/>
          <w:sz w:val="22"/>
        </w:rPr>
        <w:t xml:space="preserve"> </w:t>
      </w:r>
      <w:r>
        <w:rPr>
          <w:rFonts w:ascii="Times New Roman" w:eastAsia="바탕체" w:hAnsi="Times New Roman"/>
          <w:kern w:val="0"/>
          <w:sz w:val="22"/>
        </w:rPr>
        <w:t>지급의무가</w:t>
      </w:r>
      <w:r>
        <w:rPr>
          <w:rFonts w:ascii="Times New Roman" w:eastAsia="Times New Roman" w:hAnsi="Times New Roman"/>
          <w:kern w:val="0"/>
          <w:sz w:val="22"/>
        </w:rPr>
        <w:t xml:space="preserve"> </w:t>
      </w:r>
      <w:r>
        <w:rPr>
          <w:rFonts w:ascii="Times New Roman" w:eastAsia="바탕체" w:hAnsi="Times New Roman"/>
          <w:kern w:val="0"/>
          <w:sz w:val="22"/>
        </w:rPr>
        <w:t>발생한다</w:t>
      </w:r>
      <w:r>
        <w:rPr>
          <w:rFonts w:ascii="Times New Roman" w:eastAsia="바탕체" w:hAnsi="Times New Roman"/>
          <w:kern w:val="0"/>
          <w:sz w:val="22"/>
        </w:rPr>
        <w:t>.</w:t>
      </w:r>
    </w:p>
    <w:p w14:paraId="0BEFE733"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w:t>
      </w:r>
      <w:r>
        <w:rPr>
          <w:rFonts w:ascii="Times New Roman" w:eastAsia="Times New Roman" w:hAnsi="Times New Roman"/>
          <w:kern w:val="0"/>
          <w:sz w:val="22"/>
        </w:rPr>
        <w:t xml:space="preserve"> </w:t>
      </w:r>
      <w:r>
        <w:rPr>
          <w:rFonts w:ascii="Times New Roman" w:eastAsia="바탕체" w:hAnsi="Times New Roman"/>
          <w:kern w:val="0"/>
          <w:sz w:val="22"/>
        </w:rPr>
        <w:t>외에</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신탁재산의</w:t>
      </w:r>
      <w:r>
        <w:rPr>
          <w:rFonts w:ascii="Times New Roman" w:eastAsia="Times New Roman" w:hAnsi="Times New Roman"/>
          <w:kern w:val="0"/>
          <w:sz w:val="22"/>
        </w:rPr>
        <w:t xml:space="preserve"> </w:t>
      </w:r>
      <w:r>
        <w:rPr>
          <w:rFonts w:ascii="Times New Roman" w:eastAsia="바탕체" w:hAnsi="Times New Roman"/>
          <w:kern w:val="0"/>
          <w:sz w:val="22"/>
        </w:rPr>
        <w:t>처분금액을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『별지</w:t>
      </w:r>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산출한다</w:t>
      </w:r>
      <w:r>
        <w:rPr>
          <w:rFonts w:ascii="Times New Roman" w:eastAsia="바탕체" w:hAnsi="Times New Roman"/>
          <w:kern w:val="0"/>
          <w:sz w:val="22"/>
        </w:rPr>
        <w:t xml:space="preserve">. </w:t>
      </w:r>
    </w:p>
    <w:p w14:paraId="0D85402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신탁보수는</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를</w:t>
      </w:r>
      <w:r>
        <w:rPr>
          <w:rFonts w:ascii="Times New Roman" w:eastAsia="바탕체"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완전</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나머지</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를</w:t>
      </w:r>
      <w:r>
        <w:rPr>
          <w:rFonts w:ascii="Times New Roman" w:eastAsia="Times New Roman" w:hAnsi="Times New Roman"/>
          <w:kern w:val="0"/>
          <w:sz w:val="22"/>
        </w:rPr>
        <w:t xml:space="preserve"> </w:t>
      </w:r>
      <w:r>
        <w:rPr>
          <w:rFonts w:ascii="Times New Roman" w:eastAsia="바탕체" w:hAnsi="Times New Roman"/>
          <w:kern w:val="0"/>
          <w:sz w:val="22"/>
        </w:rPr>
        <w:t>지급기로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처분계약이</w:t>
      </w:r>
      <w:r>
        <w:rPr>
          <w:rFonts w:ascii="Times New Roman" w:eastAsia="Times New Roman" w:hAnsi="Times New Roman"/>
          <w:kern w:val="0"/>
          <w:sz w:val="22"/>
        </w:rPr>
        <w:t xml:space="preserve"> </w:t>
      </w:r>
      <w:r>
        <w:rPr>
          <w:rFonts w:ascii="Times New Roman" w:eastAsia="바탕체" w:hAnsi="Times New Roman"/>
          <w:kern w:val="0"/>
          <w:sz w:val="22"/>
        </w:rPr>
        <w:t>해지된</w:t>
      </w:r>
      <w:r>
        <w:rPr>
          <w:rFonts w:ascii="Times New Roman" w:eastAsia="Times New Roman" w:hAnsi="Times New Roman"/>
          <w:kern w:val="0"/>
          <w:sz w:val="22"/>
        </w:rPr>
        <w:t xml:space="preserve"> </w:t>
      </w:r>
      <w:r>
        <w:rPr>
          <w:rFonts w:ascii="Times New Roman" w:eastAsia="바탕체" w:hAnsi="Times New Roman"/>
          <w:kern w:val="0"/>
          <w:sz w:val="22"/>
        </w:rPr>
        <w:t>경우에도</w:t>
      </w:r>
      <w:r>
        <w:rPr>
          <w:rFonts w:ascii="Times New Roman" w:eastAsia="Times New Roman" w:hAnsi="Times New Roman"/>
          <w:kern w:val="0"/>
          <w:sz w:val="22"/>
        </w:rPr>
        <w:t xml:space="preserve"> </w:t>
      </w:r>
      <w:r>
        <w:rPr>
          <w:rFonts w:ascii="Times New Roman" w:eastAsia="바탕체" w:hAnsi="Times New Roman"/>
          <w:kern w:val="0"/>
          <w:sz w:val="22"/>
        </w:rPr>
        <w:t>계약보증금</w:t>
      </w:r>
      <w:r>
        <w:rPr>
          <w:rFonts w:ascii="Times New Roman" w:eastAsia="Times New Roman" w:hAnsi="Times New Roman"/>
          <w:kern w:val="0"/>
          <w:sz w:val="22"/>
        </w:rPr>
        <w:t xml:space="preserve"> </w:t>
      </w:r>
      <w:r>
        <w:rPr>
          <w:rFonts w:ascii="Times New Roman" w:eastAsia="바탕체" w:hAnsi="Times New Roman"/>
          <w:kern w:val="0"/>
          <w:sz w:val="22"/>
        </w:rPr>
        <w:t>수령</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받은</w:t>
      </w:r>
      <w:r>
        <w:rPr>
          <w:rFonts w:ascii="Times New Roman" w:eastAsia="Times New Roman" w:hAnsi="Times New Roman"/>
          <w:kern w:val="0"/>
          <w:sz w:val="22"/>
        </w:rPr>
        <w:t xml:space="preserve"> </w:t>
      </w:r>
      <w:r>
        <w:rPr>
          <w:rFonts w:ascii="Times New Roman" w:eastAsia="바탕체" w:hAnsi="Times New Roman"/>
          <w:kern w:val="0"/>
          <w:sz w:val="22"/>
        </w:rPr>
        <w:t>신탁보수를</w:t>
      </w:r>
      <w:r>
        <w:rPr>
          <w:rFonts w:ascii="Times New Roman" w:eastAsia="Times New Roman" w:hAnsi="Times New Roman"/>
          <w:kern w:val="0"/>
          <w:sz w:val="22"/>
        </w:rPr>
        <w:t xml:space="preserve"> </w:t>
      </w:r>
      <w:r>
        <w:rPr>
          <w:rFonts w:ascii="Times New Roman" w:eastAsia="바탕체" w:hAnsi="Times New Roman"/>
          <w:kern w:val="0"/>
          <w:sz w:val="22"/>
        </w:rPr>
        <w:t>환급하지</w:t>
      </w:r>
      <w:r>
        <w:rPr>
          <w:rFonts w:ascii="Times New Roman" w:eastAsia="Times New Roman" w:hAnsi="Times New Roman"/>
          <w:kern w:val="0"/>
          <w:sz w:val="22"/>
        </w:rPr>
        <w:t xml:space="preserve"> </w:t>
      </w:r>
      <w:r>
        <w:rPr>
          <w:rFonts w:ascii="Times New Roman" w:eastAsia="바탕체" w:hAnsi="Times New Roman"/>
          <w:kern w:val="0"/>
          <w:sz w:val="22"/>
        </w:rPr>
        <w:t>않는다</w:t>
      </w:r>
      <w:r>
        <w:rPr>
          <w:rFonts w:ascii="Times New Roman" w:eastAsia="바탕체" w:hAnsi="Times New Roman"/>
          <w:kern w:val="0"/>
          <w:sz w:val="22"/>
        </w:rPr>
        <w:t xml:space="preserve">. </w:t>
      </w:r>
    </w:p>
    <w:p w14:paraId="4BFB13F3" w14:textId="77777777" w:rsidR="00DE42D9" w:rsidRDefault="00930A79">
      <w:pPr>
        <w:snapToGrid w:val="0"/>
        <w:spacing w:after="0" w:line="360" w:lineRule="auto"/>
        <w:ind w:left="700"/>
        <w:textAlignment w:val="baseline"/>
        <w:rPr>
          <w:rFonts w:ascii="Times New Roman" w:eastAsia="바탕체" w:hAnsi="Times New Roman"/>
          <w:kern w:val="0"/>
          <w:sz w:val="22"/>
        </w:rPr>
      </w:pPr>
      <w:r>
        <w:rPr>
          <w:rFonts w:ascii="바탕;Batang" w:eastAsia="바탕체" w:hAnsi="바탕;Batang" w:cs="바탕;Batang"/>
          <w:kern w:val="0"/>
          <w:sz w:val="22"/>
        </w:rPr>
        <w:t>⑤</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임대차를</w:t>
      </w:r>
      <w:r>
        <w:rPr>
          <w:rFonts w:ascii="Times New Roman" w:eastAsia="Times New Roman" w:hAnsi="Times New Roman"/>
          <w:kern w:val="0"/>
          <w:sz w:val="22"/>
        </w:rPr>
        <w:t xml:space="preserve"> </w:t>
      </w:r>
      <w:r>
        <w:rPr>
          <w:rFonts w:ascii="Times New Roman" w:eastAsia="바탕체" w:hAnsi="Times New Roman"/>
          <w:kern w:val="0"/>
          <w:sz w:val="22"/>
        </w:rPr>
        <w:t>중개한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신탁보수와는</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부동산</w:t>
      </w:r>
      <w:r>
        <w:rPr>
          <w:rFonts w:ascii="Times New Roman" w:eastAsia="Times New Roman" w:hAnsi="Times New Roman"/>
          <w:kern w:val="0"/>
          <w:sz w:val="22"/>
        </w:rPr>
        <w:t xml:space="preserve"> </w:t>
      </w:r>
      <w:r>
        <w:rPr>
          <w:rFonts w:ascii="Times New Roman" w:eastAsia="바탕체" w:hAnsi="Times New Roman"/>
          <w:kern w:val="0"/>
          <w:sz w:val="22"/>
        </w:rPr>
        <w:t>임대차</w:t>
      </w:r>
      <w:r>
        <w:rPr>
          <w:rFonts w:ascii="Times New Roman" w:eastAsia="Times New Roman" w:hAnsi="Times New Roman"/>
          <w:kern w:val="0"/>
          <w:sz w:val="22"/>
        </w:rPr>
        <w:t xml:space="preserve"> </w:t>
      </w:r>
      <w:r>
        <w:rPr>
          <w:rFonts w:ascii="Times New Roman" w:eastAsia="바탕체" w:hAnsi="Times New Roman"/>
          <w:kern w:val="0"/>
          <w:sz w:val="22"/>
        </w:rPr>
        <w:t>중개수수료</w:t>
      </w:r>
      <w:r>
        <w:rPr>
          <w:rFonts w:ascii="Times New Roman" w:eastAsia="Times New Roman" w:hAnsi="Times New Roman"/>
          <w:kern w:val="0"/>
          <w:sz w:val="22"/>
        </w:rPr>
        <w:t xml:space="preserve"> </w:t>
      </w:r>
      <w:r>
        <w:rPr>
          <w:rFonts w:ascii="Times New Roman" w:eastAsia="바탕체" w:hAnsi="Times New Roman"/>
          <w:kern w:val="0"/>
          <w:sz w:val="22"/>
        </w:rPr>
        <w:t>상당액을</w:t>
      </w:r>
      <w:r>
        <w:rPr>
          <w:rFonts w:ascii="Times New Roman" w:eastAsia="Times New Roman" w:hAnsi="Times New Roman"/>
          <w:kern w:val="0"/>
          <w:sz w:val="22"/>
        </w:rPr>
        <w:t xml:space="preserve"> </w:t>
      </w:r>
      <w:r>
        <w:rPr>
          <w:rFonts w:ascii="Times New Roman" w:eastAsia="바탕체" w:hAnsi="Times New Roman"/>
          <w:kern w:val="0"/>
          <w:sz w:val="22"/>
        </w:rPr>
        <w:t>받을</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7A392DD0"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E9F6AE9"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19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신탁부동산</w:t>
      </w:r>
      <w:r>
        <w:rPr>
          <w:rFonts w:ascii="Times New Roman" w:eastAsia="Times New Roman" w:hAnsi="Times New Roman"/>
          <w:b/>
          <w:bCs/>
          <w:kern w:val="0"/>
          <w:sz w:val="22"/>
        </w:rPr>
        <w:t xml:space="preserve"> </w:t>
      </w:r>
      <w:r>
        <w:rPr>
          <w:rFonts w:ascii="Times New Roman" w:eastAsia="바탕체" w:hAnsi="Times New Roman"/>
          <w:b/>
          <w:bCs/>
          <w:kern w:val="0"/>
          <w:sz w:val="22"/>
        </w:rPr>
        <w:t>처분시기</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해당하는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종료전이라도</w:t>
      </w:r>
      <w:r>
        <w:rPr>
          <w:rFonts w:ascii="Times New Roman" w:eastAsia="Times New Roman" w:hAnsi="Times New Roman"/>
          <w:kern w:val="0"/>
          <w:sz w:val="22"/>
        </w:rPr>
        <w:t xml:space="preserve">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청구에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4D571A4" w14:textId="77777777" w:rsidR="00DE42D9" w:rsidRDefault="00930A79">
      <w:pPr>
        <w:snapToGrid w:val="0"/>
        <w:spacing w:after="0" w:line="360" w:lineRule="auto"/>
        <w:ind w:left="940" w:hanging="220"/>
        <w:textAlignment w:val="baseline"/>
        <w:rPr>
          <w:rFonts w:eastAsia="바탕체"/>
        </w:rPr>
      </w:pPr>
      <w:r>
        <w:rPr>
          <w:rFonts w:ascii="Times New Roman" w:eastAsia="바탕체" w:hAnsi="Times New Roman"/>
          <w:kern w:val="0"/>
          <w:sz w:val="22"/>
        </w:rPr>
        <w:t xml:space="preserve">1. </w:t>
      </w:r>
      <w:r>
        <w:rPr>
          <w:rFonts w:ascii="Times New Roman" w:eastAsia="바탕체" w:hAnsi="Times New Roman"/>
          <w:kern w:val="0"/>
          <w:sz w:val="22"/>
        </w:rPr>
        <w:t>우선수익자와</w:t>
      </w:r>
      <w:r>
        <w:rPr>
          <w:rFonts w:ascii="Times New Roman" w:eastAsia="Times New Roman" w:hAnsi="Times New Roman"/>
          <w:kern w:val="0"/>
          <w:sz w:val="22"/>
        </w:rPr>
        <w:t xml:space="preserve"> </w:t>
      </w:r>
      <w:r>
        <w:rPr>
          <w:rFonts w:ascii="Times New Roman" w:eastAsia="바탕체" w:hAnsi="Times New Roman"/>
          <w:kern w:val="0"/>
          <w:sz w:val="22"/>
        </w:rPr>
        <w:t>채무자간에</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여신거래</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보증채무약정을</w:t>
      </w:r>
      <w:r>
        <w:rPr>
          <w:rFonts w:ascii="Times New Roman" w:eastAsia="Times New Roman" w:hAnsi="Times New Roman"/>
          <w:kern w:val="0"/>
          <w:sz w:val="22"/>
        </w:rPr>
        <w:t xml:space="preserve"> </w:t>
      </w:r>
      <w:r>
        <w:rPr>
          <w:rFonts w:ascii="Times New Roman" w:eastAsia="바탕체" w:hAnsi="Times New Roman"/>
          <w:kern w:val="0"/>
          <w:sz w:val="22"/>
        </w:rPr>
        <w:t>불이행한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주채무자가</w:t>
      </w:r>
      <w:r>
        <w:rPr>
          <w:rFonts w:ascii="Times New Roman" w:eastAsia="Times New Roman" w:hAnsi="Times New Roman"/>
          <w:kern w:val="0"/>
          <w:sz w:val="22"/>
        </w:rPr>
        <w:t xml:space="preserve"> </w:t>
      </w:r>
      <w:r>
        <w:rPr>
          <w:rFonts w:ascii="Times New Roman" w:eastAsia="바탕체" w:hAnsi="Times New Roman"/>
          <w:kern w:val="0"/>
          <w:sz w:val="22"/>
        </w:rPr>
        <w:t>아닌</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우선수익자간의</w:t>
      </w:r>
      <w:r>
        <w:rPr>
          <w:rFonts w:ascii="Times New Roman" w:eastAsia="Times New Roman" w:hAnsi="Times New Roman"/>
          <w:kern w:val="0"/>
          <w:sz w:val="22"/>
        </w:rPr>
        <w:t xml:space="preserve"> </w:t>
      </w:r>
      <w:r>
        <w:rPr>
          <w:rFonts w:ascii="Times New Roman" w:eastAsia="바탕체" w:hAnsi="Times New Roman"/>
          <w:kern w:val="0"/>
          <w:sz w:val="22"/>
        </w:rPr>
        <w:t>보증계약</w:t>
      </w:r>
      <w:r>
        <w:rPr>
          <w:rFonts w:ascii="Times New Roman" w:eastAsia="바탕체" w:hAnsi="Times New Roman"/>
          <w:kern w:val="0"/>
          <w:sz w:val="22"/>
        </w:rPr>
        <w:t xml:space="preserve">, </w:t>
      </w:r>
      <w:r>
        <w:rPr>
          <w:rFonts w:ascii="Times New Roman" w:eastAsia="바탕체" w:hAnsi="Times New Roman"/>
          <w:kern w:val="0"/>
          <w:sz w:val="22"/>
        </w:rPr>
        <w:t>담보설정계약</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기한</w:t>
      </w:r>
      <w:r>
        <w:rPr>
          <w:rFonts w:ascii="Times New Roman" w:eastAsia="Times New Roman" w:hAnsi="Times New Roman"/>
          <w:kern w:val="0"/>
          <w:sz w:val="22"/>
        </w:rPr>
        <w:t xml:space="preserve"> </w:t>
      </w:r>
      <w:r>
        <w:rPr>
          <w:rFonts w:ascii="Times New Roman" w:eastAsia="바탕체" w:hAnsi="Times New Roman"/>
          <w:kern w:val="0"/>
          <w:sz w:val="22"/>
        </w:rPr>
        <w:t>채무를</w:t>
      </w:r>
      <w:r>
        <w:rPr>
          <w:rFonts w:ascii="Times New Roman" w:eastAsia="Times New Roman" w:hAnsi="Times New Roman"/>
          <w:kern w:val="0"/>
          <w:sz w:val="22"/>
        </w:rPr>
        <w:t xml:space="preserve"> </w:t>
      </w:r>
      <w:r>
        <w:rPr>
          <w:rFonts w:ascii="Times New Roman" w:eastAsia="바탕체" w:hAnsi="Times New Roman"/>
          <w:kern w:val="0"/>
          <w:sz w:val="22"/>
        </w:rPr>
        <w:t>불이행한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4B758A4D" w14:textId="77777777" w:rsidR="00DE42D9" w:rsidRDefault="00930A79">
      <w:pPr>
        <w:snapToGrid w:val="0"/>
        <w:spacing w:after="0" w:line="360" w:lineRule="auto"/>
        <w:ind w:left="94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위반한</w:t>
      </w:r>
      <w:r>
        <w:rPr>
          <w:rFonts w:ascii="Times New Roman" w:eastAsia="Times New Roman" w:hAnsi="Times New Roman"/>
          <w:kern w:val="0"/>
          <w:sz w:val="22"/>
        </w:rPr>
        <w:t xml:space="preserve"> </w:t>
      </w:r>
      <w:r>
        <w:rPr>
          <w:rFonts w:ascii="Times New Roman" w:eastAsia="바탕체" w:hAnsi="Times New Roman"/>
          <w:kern w:val="0"/>
          <w:sz w:val="22"/>
        </w:rPr>
        <w:t>경우</w:t>
      </w:r>
    </w:p>
    <w:p w14:paraId="7747911F" w14:textId="77777777" w:rsidR="00DE42D9" w:rsidRDefault="00930A79">
      <w:pPr>
        <w:snapToGrid w:val="0"/>
        <w:spacing w:after="0" w:line="360" w:lineRule="auto"/>
        <w:ind w:left="94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담보가치</w:t>
      </w:r>
      <w:r>
        <w:rPr>
          <w:rFonts w:ascii="Times New Roman" w:eastAsia="Times New Roman" w:hAnsi="Times New Roman"/>
          <w:kern w:val="0"/>
          <w:sz w:val="22"/>
        </w:rPr>
        <w:t xml:space="preserve"> </w:t>
      </w:r>
      <w:r>
        <w:rPr>
          <w:rFonts w:ascii="Times New Roman" w:eastAsia="바탕체" w:hAnsi="Times New Roman"/>
          <w:kern w:val="0"/>
          <w:sz w:val="22"/>
        </w:rPr>
        <w:t>저감</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환가요인이</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0F975AB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체결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임대차보증금을</w:t>
      </w:r>
      <w:r>
        <w:rPr>
          <w:rFonts w:ascii="Times New Roman" w:eastAsia="Times New Roman" w:hAnsi="Times New Roman"/>
          <w:kern w:val="0"/>
          <w:sz w:val="22"/>
        </w:rPr>
        <w:t xml:space="preserve"> </w:t>
      </w:r>
      <w:r>
        <w:rPr>
          <w:rFonts w:ascii="Times New Roman" w:eastAsia="바탕체" w:hAnsi="Times New Roman"/>
          <w:kern w:val="0"/>
          <w:sz w:val="22"/>
        </w:rPr>
        <w:t>인계</w:t>
      </w:r>
      <w:r>
        <w:rPr>
          <w:rFonts w:ascii="Times New Roman" w:eastAsia="Times New Roman" w:hAnsi="Times New Roman"/>
          <w:kern w:val="0"/>
          <w:sz w:val="22"/>
        </w:rPr>
        <w:t xml:space="preserve"> </w:t>
      </w:r>
      <w:r>
        <w:rPr>
          <w:rFonts w:ascii="Times New Roman" w:eastAsia="바탕체" w:hAnsi="Times New Roman"/>
          <w:kern w:val="0"/>
          <w:sz w:val="22"/>
        </w:rPr>
        <w:t>받지</w:t>
      </w:r>
      <w:r>
        <w:rPr>
          <w:rFonts w:ascii="Times New Roman" w:eastAsia="Times New Roman" w:hAnsi="Times New Roman"/>
          <w:kern w:val="0"/>
          <w:sz w:val="22"/>
        </w:rPr>
        <w:t xml:space="preserve"> </w:t>
      </w:r>
      <w:r>
        <w:rPr>
          <w:rFonts w:ascii="Times New Roman" w:eastAsia="바탕체" w:hAnsi="Times New Roman"/>
          <w:kern w:val="0"/>
          <w:sz w:val="22"/>
        </w:rPr>
        <w:t>못한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신탁등기</w:t>
      </w:r>
      <w:r>
        <w:rPr>
          <w:rFonts w:ascii="Times New Roman" w:eastAsia="Times New Roman" w:hAnsi="Times New Roman"/>
          <w:kern w:val="0"/>
          <w:sz w:val="22"/>
        </w:rPr>
        <w:t xml:space="preserve"> </w:t>
      </w:r>
      <w:r>
        <w:rPr>
          <w:rFonts w:ascii="Times New Roman" w:eastAsia="바탕체" w:hAnsi="Times New Roman"/>
          <w:kern w:val="0"/>
          <w:sz w:val="22"/>
        </w:rPr>
        <w:t>전</w:t>
      </w:r>
      <w:r>
        <w:rPr>
          <w:rFonts w:ascii="Times New Roman" w:eastAsia="Times New Roman" w:hAnsi="Times New Roman"/>
          <w:kern w:val="0"/>
          <w:sz w:val="22"/>
        </w:rPr>
        <w:t xml:space="preserve"> </w:t>
      </w:r>
      <w:r>
        <w:rPr>
          <w:rFonts w:ascii="Times New Roman" w:eastAsia="바탕체" w:hAnsi="Times New Roman"/>
          <w:kern w:val="0"/>
          <w:sz w:val="22"/>
        </w:rPr>
        <w:t>주택임대차보호법상의</w:t>
      </w:r>
      <w:r>
        <w:rPr>
          <w:rFonts w:ascii="Times New Roman" w:eastAsia="Times New Roman" w:hAnsi="Times New Roman"/>
          <w:kern w:val="0"/>
          <w:sz w:val="22"/>
        </w:rPr>
        <w:t xml:space="preserve"> </w:t>
      </w:r>
      <w:r>
        <w:rPr>
          <w:rFonts w:ascii="Times New Roman" w:eastAsia="바탕체" w:hAnsi="Times New Roman"/>
          <w:kern w:val="0"/>
          <w:sz w:val="22"/>
        </w:rPr>
        <w:t>대항력</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임차인으로부터</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반환을</w:t>
      </w:r>
      <w:r>
        <w:rPr>
          <w:rFonts w:ascii="Times New Roman" w:eastAsia="Times New Roman" w:hAnsi="Times New Roman"/>
          <w:kern w:val="0"/>
          <w:sz w:val="22"/>
        </w:rPr>
        <w:t xml:space="preserve"> </w:t>
      </w:r>
      <w:r>
        <w:rPr>
          <w:rFonts w:ascii="Times New Roman" w:eastAsia="바탕체" w:hAnsi="Times New Roman"/>
          <w:kern w:val="0"/>
          <w:sz w:val="22"/>
        </w:rPr>
        <w:t>요청받고</w:t>
      </w:r>
      <w:r>
        <w:rPr>
          <w:rFonts w:ascii="Times New Roman" w:eastAsia="Times New Roman" w:hAnsi="Times New Roman"/>
          <w:kern w:val="0"/>
          <w:sz w:val="22"/>
        </w:rPr>
        <w:t xml:space="preserve"> </w:t>
      </w:r>
      <w:r>
        <w:rPr>
          <w:rFonts w:ascii="Times New Roman" w:eastAsia="바탕체" w:hAnsi="Times New Roman"/>
          <w:kern w:val="0"/>
          <w:sz w:val="22"/>
        </w:rPr>
        <w:t>동</w:t>
      </w:r>
      <w:r>
        <w:rPr>
          <w:rFonts w:ascii="Times New Roman" w:eastAsia="Times New Roman" w:hAnsi="Times New Roman"/>
          <w:kern w:val="0"/>
          <w:sz w:val="22"/>
        </w:rPr>
        <w:t xml:space="preserve"> </w:t>
      </w:r>
      <w:r>
        <w:rPr>
          <w:rFonts w:ascii="Times New Roman" w:eastAsia="바탕체" w:hAnsi="Times New Roman"/>
          <w:kern w:val="0"/>
          <w:sz w:val="22"/>
        </w:rPr>
        <w:t>사실을</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통지하여</w:t>
      </w:r>
      <w:r>
        <w:rPr>
          <w:rFonts w:ascii="Times New Roman" w:eastAsia="Times New Roman" w:hAnsi="Times New Roman"/>
          <w:kern w:val="0"/>
          <w:sz w:val="22"/>
        </w:rPr>
        <w:t xml:space="preserve"> </w:t>
      </w:r>
      <w:r>
        <w:rPr>
          <w:rFonts w:ascii="Times New Roman" w:eastAsia="바탕체" w:hAnsi="Times New Roman"/>
          <w:kern w:val="0"/>
          <w:sz w:val="22"/>
        </w:rPr>
        <w:t>임대차보증금의</w:t>
      </w:r>
      <w:r>
        <w:rPr>
          <w:rFonts w:ascii="Times New Roman" w:eastAsia="Times New Roman" w:hAnsi="Times New Roman"/>
          <w:kern w:val="0"/>
          <w:sz w:val="22"/>
        </w:rPr>
        <w:t xml:space="preserve"> </w:t>
      </w:r>
      <w:r>
        <w:rPr>
          <w:rFonts w:ascii="Times New Roman" w:eastAsia="바탕체" w:hAnsi="Times New Roman"/>
          <w:kern w:val="0"/>
          <w:sz w:val="22"/>
        </w:rPr>
        <w:t>반환을</w:t>
      </w:r>
      <w:r>
        <w:rPr>
          <w:rFonts w:ascii="Times New Roman" w:eastAsia="Times New Roman" w:hAnsi="Times New Roman"/>
          <w:kern w:val="0"/>
          <w:sz w:val="22"/>
        </w:rPr>
        <w:t xml:space="preserve"> </w:t>
      </w:r>
      <w:r>
        <w:rPr>
          <w:rFonts w:ascii="Times New Roman" w:eastAsia="바탕체" w:hAnsi="Times New Roman"/>
          <w:kern w:val="0"/>
          <w:sz w:val="22"/>
        </w:rPr>
        <w:t>촉구하였으나</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lastRenderedPageBreak/>
        <w:t>이행하지</w:t>
      </w:r>
      <w:r>
        <w:rPr>
          <w:rFonts w:ascii="Times New Roman" w:eastAsia="Times New Roman" w:hAnsi="Times New Roman"/>
          <w:kern w:val="0"/>
          <w:sz w:val="22"/>
        </w:rPr>
        <w:t xml:space="preserve"> </w:t>
      </w:r>
      <w:r>
        <w:rPr>
          <w:rFonts w:ascii="Times New Roman" w:eastAsia="바탕체" w:hAnsi="Times New Roman"/>
          <w:kern w:val="0"/>
          <w:sz w:val="22"/>
        </w:rPr>
        <w:t>아니하는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처분할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3C7FA2C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은행에</w:t>
      </w:r>
      <w:r>
        <w:rPr>
          <w:rFonts w:ascii="Times New Roman" w:eastAsia="Times New Roman" w:hAnsi="Times New Roman"/>
          <w:kern w:val="0"/>
          <w:sz w:val="22"/>
        </w:rPr>
        <w:t xml:space="preserve"> </w:t>
      </w:r>
      <w:r>
        <w:rPr>
          <w:rFonts w:ascii="Times New Roman" w:eastAsia="바탕체" w:hAnsi="Times New Roman"/>
          <w:kern w:val="0"/>
          <w:sz w:val="22"/>
        </w:rPr>
        <w:t>신고된</w:t>
      </w:r>
      <w:r>
        <w:rPr>
          <w:rFonts w:ascii="Times New Roman" w:eastAsia="Times New Roman" w:hAnsi="Times New Roman"/>
          <w:kern w:val="0"/>
          <w:sz w:val="22"/>
        </w:rPr>
        <w:t xml:space="preserve"> </w:t>
      </w:r>
      <w:r>
        <w:rPr>
          <w:rFonts w:ascii="Times New Roman" w:eastAsia="바탕체" w:hAnsi="Times New Roman"/>
          <w:kern w:val="0"/>
          <w:sz w:val="22"/>
        </w:rPr>
        <w:t>최종</w:t>
      </w:r>
      <w:r>
        <w:rPr>
          <w:rFonts w:ascii="Times New Roman" w:eastAsia="Times New Roman" w:hAnsi="Times New Roman"/>
          <w:kern w:val="0"/>
          <w:sz w:val="22"/>
        </w:rPr>
        <w:t xml:space="preserve"> </w:t>
      </w:r>
      <w:r>
        <w:rPr>
          <w:rFonts w:ascii="Times New Roman" w:eastAsia="바탕체" w:hAnsi="Times New Roman"/>
          <w:kern w:val="0"/>
          <w:sz w:val="22"/>
        </w:rPr>
        <w:t>주소지로</w:t>
      </w:r>
      <w:r>
        <w:rPr>
          <w:rFonts w:ascii="Times New Roman" w:eastAsia="Times New Roman" w:hAnsi="Times New Roman"/>
          <w:kern w:val="0"/>
          <w:sz w:val="22"/>
        </w:rPr>
        <w:t xml:space="preserve"> </w:t>
      </w:r>
      <w:r>
        <w:rPr>
          <w:rFonts w:ascii="Times New Roman" w:eastAsia="바탕체" w:hAnsi="Times New Roman"/>
          <w:kern w:val="0"/>
          <w:sz w:val="22"/>
        </w:rPr>
        <w:t>서면통지</w:t>
      </w:r>
      <w:r>
        <w:rPr>
          <w:rFonts w:ascii="Times New Roman" w:eastAsia="Times New Roman" w:hAnsi="Times New Roman"/>
          <w:kern w:val="0"/>
          <w:sz w:val="22"/>
        </w:rPr>
        <w:t xml:space="preserve"> </w:t>
      </w:r>
      <w:r>
        <w:rPr>
          <w:rFonts w:ascii="Times New Roman" w:eastAsia="바탕체" w:hAnsi="Times New Roman"/>
          <w:kern w:val="0"/>
          <w:sz w:val="22"/>
        </w:rPr>
        <w:t>등을</w:t>
      </w:r>
      <w:r>
        <w:rPr>
          <w:rFonts w:ascii="Times New Roman" w:eastAsia="Times New Roman" w:hAnsi="Times New Roman"/>
          <w:kern w:val="0"/>
          <w:sz w:val="22"/>
        </w:rPr>
        <w:t xml:space="preserve"> </w:t>
      </w:r>
      <w:r>
        <w:rPr>
          <w:rFonts w:ascii="Times New Roman" w:eastAsia="바탕체" w:hAnsi="Times New Roman"/>
          <w:kern w:val="0"/>
          <w:sz w:val="22"/>
        </w:rPr>
        <w:t>발송하면</w:t>
      </w:r>
      <w:r>
        <w:rPr>
          <w:rFonts w:ascii="Times New Roman" w:eastAsia="Times New Roman" w:hAnsi="Times New Roman"/>
          <w:kern w:val="0"/>
          <w:sz w:val="22"/>
        </w:rPr>
        <w:t xml:space="preserve"> </w:t>
      </w:r>
      <w:r>
        <w:rPr>
          <w:rFonts w:ascii="Times New Roman" w:eastAsia="바탕체" w:hAnsi="Times New Roman"/>
          <w:kern w:val="0"/>
          <w:sz w:val="22"/>
        </w:rPr>
        <w:t>보통의</w:t>
      </w:r>
      <w:r>
        <w:rPr>
          <w:rFonts w:ascii="Times New Roman" w:eastAsia="Times New Roman" w:hAnsi="Times New Roman"/>
          <w:kern w:val="0"/>
          <w:sz w:val="22"/>
        </w:rPr>
        <w:t xml:space="preserve"> </w:t>
      </w:r>
      <w:r>
        <w:rPr>
          <w:rFonts w:ascii="Times New Roman" w:eastAsia="바탕체" w:hAnsi="Times New Roman"/>
          <w:kern w:val="0"/>
          <w:sz w:val="22"/>
        </w:rPr>
        <w:t>우송기간이</w:t>
      </w:r>
      <w:r>
        <w:rPr>
          <w:rFonts w:ascii="Times New Roman" w:eastAsia="Times New Roman" w:hAnsi="Times New Roman"/>
          <w:kern w:val="0"/>
          <w:sz w:val="22"/>
        </w:rPr>
        <w:t xml:space="preserve"> </w:t>
      </w:r>
      <w:r>
        <w:rPr>
          <w:rFonts w:ascii="Times New Roman" w:eastAsia="바탕체" w:hAnsi="Times New Roman"/>
          <w:kern w:val="0"/>
          <w:sz w:val="22"/>
        </w:rPr>
        <w:t>경과한</w:t>
      </w:r>
      <w:r>
        <w:rPr>
          <w:rFonts w:ascii="Times New Roman" w:eastAsia="Times New Roman" w:hAnsi="Times New Roman"/>
          <w:kern w:val="0"/>
          <w:sz w:val="22"/>
        </w:rPr>
        <w:t xml:space="preserve"> </w:t>
      </w:r>
      <w:r>
        <w:rPr>
          <w:rFonts w:ascii="Times New Roman" w:eastAsia="바탕체" w:hAnsi="Times New Roman"/>
          <w:kern w:val="0"/>
          <w:sz w:val="22"/>
        </w:rPr>
        <w:t>때에</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도달한</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보며</w:t>
      </w:r>
      <w:r>
        <w:rPr>
          <w:rFonts w:ascii="Times New Roman" w:eastAsia="바탕체"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처분사실을</w:t>
      </w:r>
      <w:r>
        <w:rPr>
          <w:rFonts w:ascii="Times New Roman" w:eastAsia="Times New Roman" w:hAnsi="Times New Roman"/>
          <w:kern w:val="0"/>
          <w:sz w:val="22"/>
        </w:rPr>
        <w:t xml:space="preserve"> </w:t>
      </w:r>
      <w:r>
        <w:rPr>
          <w:rFonts w:ascii="Times New Roman" w:eastAsia="바탕체" w:hAnsi="Times New Roman"/>
          <w:kern w:val="0"/>
          <w:sz w:val="22"/>
        </w:rPr>
        <w:t>사전에</w:t>
      </w:r>
      <w:r>
        <w:rPr>
          <w:rFonts w:ascii="Times New Roman" w:eastAsia="Times New Roman" w:hAnsi="Times New Roman"/>
          <w:kern w:val="0"/>
          <w:sz w:val="22"/>
        </w:rPr>
        <w:t xml:space="preserve"> </w:t>
      </w:r>
      <w:r>
        <w:rPr>
          <w:rFonts w:ascii="Times New Roman" w:eastAsia="바탕체" w:hAnsi="Times New Roman"/>
          <w:kern w:val="0"/>
          <w:sz w:val="22"/>
        </w:rPr>
        <w:t>인지하지</w:t>
      </w:r>
      <w:r>
        <w:rPr>
          <w:rFonts w:ascii="Times New Roman" w:eastAsia="Times New Roman" w:hAnsi="Times New Roman"/>
          <w:kern w:val="0"/>
          <w:sz w:val="22"/>
        </w:rPr>
        <w:t xml:space="preserve"> </w:t>
      </w:r>
      <w:r>
        <w:rPr>
          <w:rFonts w:ascii="Times New Roman" w:eastAsia="바탕체" w:hAnsi="Times New Roman"/>
          <w:kern w:val="0"/>
          <w:sz w:val="22"/>
        </w:rPr>
        <w:t>못한</w:t>
      </w:r>
      <w:r>
        <w:rPr>
          <w:rFonts w:ascii="Times New Roman" w:eastAsia="Times New Roman" w:hAnsi="Times New Roman"/>
          <w:kern w:val="0"/>
          <w:sz w:val="22"/>
        </w:rPr>
        <w:t xml:space="preserve"> </w:t>
      </w:r>
      <w:r>
        <w:rPr>
          <w:rFonts w:ascii="Times New Roman" w:eastAsia="바탕체" w:hAnsi="Times New Roman"/>
          <w:kern w:val="0"/>
          <w:sz w:val="22"/>
        </w:rPr>
        <w:t>이유</w:t>
      </w:r>
      <w:r>
        <w:rPr>
          <w:rFonts w:ascii="Times New Roman" w:eastAsia="Times New Roman" w:hAnsi="Times New Roman"/>
          <w:kern w:val="0"/>
          <w:sz w:val="22"/>
        </w:rPr>
        <w:t xml:space="preserve"> </w:t>
      </w:r>
      <w:r>
        <w:rPr>
          <w:rFonts w:ascii="Times New Roman" w:eastAsia="바탕체" w:hAnsi="Times New Roman"/>
          <w:kern w:val="0"/>
          <w:sz w:val="22"/>
        </w:rPr>
        <w:t>등으로</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처분행위에</w:t>
      </w:r>
      <w:r>
        <w:rPr>
          <w:rFonts w:ascii="Times New Roman" w:eastAsia="Times New Roman" w:hAnsi="Times New Roman"/>
          <w:kern w:val="0"/>
          <w:sz w:val="22"/>
        </w:rPr>
        <w:t xml:space="preserve"> </w:t>
      </w:r>
      <w:r>
        <w:rPr>
          <w:rFonts w:ascii="Times New Roman" w:eastAsia="바탕체" w:hAnsi="Times New Roman"/>
          <w:kern w:val="0"/>
          <w:sz w:val="22"/>
        </w:rPr>
        <w:t>대하여</w:t>
      </w:r>
      <w:r>
        <w:rPr>
          <w:rFonts w:ascii="Times New Roman" w:eastAsia="Times New Roman" w:hAnsi="Times New Roman"/>
          <w:kern w:val="0"/>
          <w:sz w:val="22"/>
        </w:rPr>
        <w:t xml:space="preserve"> </w:t>
      </w:r>
      <w:r>
        <w:rPr>
          <w:rFonts w:ascii="Times New Roman" w:eastAsia="바탕체" w:hAnsi="Times New Roman"/>
          <w:kern w:val="0"/>
          <w:sz w:val="22"/>
        </w:rPr>
        <w:t>이의를</w:t>
      </w:r>
      <w:r>
        <w:rPr>
          <w:rFonts w:ascii="Times New Roman" w:eastAsia="Times New Roman" w:hAnsi="Times New Roman"/>
          <w:kern w:val="0"/>
          <w:sz w:val="22"/>
        </w:rPr>
        <w:t xml:space="preserve"> </w:t>
      </w:r>
      <w:r>
        <w:rPr>
          <w:rFonts w:ascii="Times New Roman" w:eastAsia="바탕체" w:hAnsi="Times New Roman"/>
          <w:kern w:val="0"/>
          <w:sz w:val="22"/>
        </w:rPr>
        <w:t>제기하지</w:t>
      </w:r>
      <w:r>
        <w:rPr>
          <w:rFonts w:ascii="Times New Roman" w:eastAsia="Times New Roman" w:hAnsi="Times New Roman"/>
          <w:kern w:val="0"/>
          <w:sz w:val="22"/>
        </w:rPr>
        <w:t xml:space="preserve"> </w:t>
      </w:r>
      <w:r>
        <w:rPr>
          <w:rFonts w:ascii="Times New Roman" w:eastAsia="바탕체" w:hAnsi="Times New Roman"/>
          <w:kern w:val="0"/>
          <w:sz w:val="22"/>
        </w:rPr>
        <w:t>못한다</w:t>
      </w:r>
      <w:r>
        <w:rPr>
          <w:rFonts w:ascii="Times New Roman" w:eastAsia="바탕체" w:hAnsi="Times New Roman"/>
          <w:kern w:val="0"/>
          <w:sz w:val="22"/>
        </w:rPr>
        <w:t xml:space="preserve">. </w:t>
      </w:r>
    </w:p>
    <w:p w14:paraId="0793872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1B4B01F"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처분방법</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신탁부동산은</w:t>
      </w:r>
      <w:r>
        <w:rPr>
          <w:rFonts w:ascii="Times New Roman" w:eastAsia="Times New Roman" w:hAnsi="Times New Roman"/>
          <w:kern w:val="0"/>
          <w:sz w:val="22"/>
        </w:rPr>
        <w:t xml:space="preserve"> </w:t>
      </w:r>
      <w:r>
        <w:rPr>
          <w:rFonts w:ascii="Times New Roman" w:eastAsia="바탕체" w:hAnsi="Times New Roman"/>
          <w:kern w:val="0"/>
          <w:sz w:val="22"/>
        </w:rPr>
        <w:t>공개시장에서</w:t>
      </w:r>
      <w:r>
        <w:rPr>
          <w:rFonts w:ascii="Times New Roman" w:eastAsia="Times New Roman" w:hAnsi="Times New Roman"/>
          <w:kern w:val="0"/>
          <w:sz w:val="22"/>
        </w:rPr>
        <w:t xml:space="preserve"> </w:t>
      </w:r>
      <w:r>
        <w:rPr>
          <w:rFonts w:ascii="Times New Roman" w:eastAsia="바탕체" w:hAnsi="Times New Roman"/>
          <w:kern w:val="0"/>
          <w:sz w:val="22"/>
        </w:rPr>
        <w:t>경쟁을</w:t>
      </w:r>
      <w:r>
        <w:rPr>
          <w:rFonts w:ascii="Times New Roman" w:eastAsia="Times New Roman" w:hAnsi="Times New Roman"/>
          <w:kern w:val="0"/>
          <w:sz w:val="22"/>
        </w:rPr>
        <w:t xml:space="preserve"> </w:t>
      </w:r>
      <w:r>
        <w:rPr>
          <w:rFonts w:ascii="Times New Roman" w:eastAsia="바탕체" w:hAnsi="Times New Roman"/>
          <w:kern w:val="0"/>
          <w:sz w:val="22"/>
        </w:rPr>
        <w:t>통하여</w:t>
      </w:r>
      <w:r>
        <w:rPr>
          <w:rFonts w:ascii="Times New Roman" w:eastAsia="Times New Roman" w:hAnsi="Times New Roman"/>
          <w:kern w:val="0"/>
          <w:sz w:val="22"/>
        </w:rPr>
        <w:t xml:space="preserve"> </w:t>
      </w:r>
      <w:r>
        <w:rPr>
          <w:rFonts w:ascii="Times New Roman" w:eastAsia="바탕체" w:hAnsi="Times New Roman"/>
          <w:kern w:val="0"/>
          <w:sz w:val="22"/>
        </w:rPr>
        <w:t>처분하는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유찰</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처분일</w:t>
      </w:r>
      <w:r>
        <w:rPr>
          <w:rFonts w:ascii="Times New Roman" w:eastAsia="Times New Roman" w:hAnsi="Times New Roman"/>
          <w:kern w:val="0"/>
          <w:sz w:val="22"/>
        </w:rPr>
        <w:t xml:space="preserve"> </w:t>
      </w:r>
      <w:r>
        <w:rPr>
          <w:rFonts w:ascii="Times New Roman" w:eastAsia="바탕체" w:hAnsi="Times New Roman"/>
          <w:kern w:val="0"/>
          <w:sz w:val="22"/>
        </w:rPr>
        <w:t>공고</w:t>
      </w:r>
      <w:r>
        <w:rPr>
          <w:rFonts w:ascii="Times New Roman" w:eastAsia="Times New Roman" w:hAnsi="Times New Roman"/>
          <w:kern w:val="0"/>
          <w:sz w:val="22"/>
        </w:rPr>
        <w:t xml:space="preserve"> </w:t>
      </w:r>
      <w:r>
        <w:rPr>
          <w:rFonts w:ascii="Times New Roman" w:eastAsia="바탕체" w:hAnsi="Times New Roman"/>
          <w:kern w:val="0"/>
          <w:sz w:val="22"/>
        </w:rPr>
        <w:t>전까지</w:t>
      </w:r>
      <w:r>
        <w:rPr>
          <w:rFonts w:ascii="Times New Roman" w:eastAsia="Times New Roman" w:hAnsi="Times New Roman"/>
          <w:kern w:val="0"/>
          <w:sz w:val="22"/>
        </w:rPr>
        <w:t xml:space="preserve"> </w:t>
      </w:r>
      <w:r>
        <w:rPr>
          <w:rFonts w:ascii="Times New Roman" w:eastAsia="바탕체" w:hAnsi="Times New Roman"/>
          <w:kern w:val="0"/>
          <w:sz w:val="22"/>
        </w:rPr>
        <w:t>직전</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조건으로</w:t>
      </w:r>
      <w:r>
        <w:rPr>
          <w:rFonts w:ascii="Times New Roman" w:eastAsia="Times New Roman" w:hAnsi="Times New Roman"/>
          <w:kern w:val="0"/>
          <w:sz w:val="22"/>
        </w:rPr>
        <w:t xml:space="preserve"> </w:t>
      </w:r>
      <w:r>
        <w:rPr>
          <w:rFonts w:ascii="Times New Roman" w:eastAsia="바탕체" w:hAnsi="Times New Roman"/>
          <w:kern w:val="0"/>
          <w:sz w:val="22"/>
        </w:rPr>
        <w:t>수의계약</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4BD55DA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21</w:t>
      </w:r>
      <w:r>
        <w:rPr>
          <w:rFonts w:ascii="Times New Roman" w:eastAsia="바탕체" w:hAnsi="Times New Roman"/>
          <w:kern w:val="0"/>
          <w:sz w:val="22"/>
        </w:rPr>
        <w:t>조에서</w:t>
      </w:r>
      <w:r>
        <w:rPr>
          <w:rFonts w:ascii="Times New Roman" w:eastAsia="Times New Roman" w:hAnsi="Times New Roman"/>
          <w:kern w:val="0"/>
          <w:sz w:val="22"/>
        </w:rPr>
        <w:t xml:space="preserve"> </w:t>
      </w:r>
      <w:r>
        <w:rPr>
          <w:rFonts w:ascii="Times New Roman" w:eastAsia="바탕체" w:hAnsi="Times New Roman"/>
          <w:kern w:val="0"/>
          <w:sz w:val="22"/>
        </w:rPr>
        <w:t>정한</w:t>
      </w:r>
      <w:r>
        <w:rPr>
          <w:rFonts w:ascii="Times New Roman" w:eastAsia="Times New Roman" w:hAnsi="Times New Roman"/>
          <w:kern w:val="0"/>
          <w:sz w:val="22"/>
        </w:rPr>
        <w:t xml:space="preserve"> </w:t>
      </w:r>
      <w:r>
        <w:rPr>
          <w:rFonts w:ascii="Times New Roman" w:eastAsia="바탕체" w:hAnsi="Times New Roman"/>
          <w:kern w:val="0"/>
          <w:sz w:val="22"/>
        </w:rPr>
        <w:t>예정가격</w:t>
      </w:r>
      <w:r>
        <w:rPr>
          <w:rFonts w:ascii="Times New Roman" w:eastAsia="Times New Roman" w:hAnsi="Times New Roman"/>
          <w:kern w:val="0"/>
          <w:sz w:val="22"/>
        </w:rPr>
        <w:t xml:space="preserve"> </w:t>
      </w:r>
      <w:r>
        <w:rPr>
          <w:rFonts w:ascii="Times New Roman" w:eastAsia="바탕체" w:hAnsi="Times New Roman"/>
          <w:kern w:val="0"/>
          <w:sz w:val="22"/>
        </w:rPr>
        <w:t>이상을</w:t>
      </w:r>
      <w:r>
        <w:rPr>
          <w:rFonts w:ascii="Times New Roman" w:eastAsia="Times New Roman" w:hAnsi="Times New Roman"/>
          <w:kern w:val="0"/>
          <w:sz w:val="22"/>
        </w:rPr>
        <w:t xml:space="preserve"> </w:t>
      </w:r>
      <w:r>
        <w:rPr>
          <w:rFonts w:ascii="Times New Roman" w:eastAsia="바탕체" w:hAnsi="Times New Roman"/>
          <w:kern w:val="0"/>
          <w:sz w:val="22"/>
        </w:rPr>
        <w:t>제시한</w:t>
      </w:r>
      <w:r>
        <w:rPr>
          <w:rFonts w:ascii="Times New Roman" w:eastAsia="Times New Roman" w:hAnsi="Times New Roman"/>
          <w:kern w:val="0"/>
          <w:sz w:val="22"/>
        </w:rPr>
        <w:t xml:space="preserve"> </w:t>
      </w:r>
      <w:r>
        <w:rPr>
          <w:rFonts w:ascii="Times New Roman" w:eastAsia="바탕체" w:hAnsi="Times New Roman"/>
          <w:kern w:val="0"/>
          <w:sz w:val="22"/>
        </w:rPr>
        <w:t>매수희망자</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가장</w:t>
      </w:r>
      <w:r>
        <w:rPr>
          <w:rFonts w:ascii="Times New Roman" w:eastAsia="Times New Roman" w:hAnsi="Times New Roman"/>
          <w:kern w:val="0"/>
          <w:sz w:val="22"/>
        </w:rPr>
        <w:t xml:space="preserve"> </w:t>
      </w:r>
      <w:r>
        <w:rPr>
          <w:rFonts w:ascii="Times New Roman" w:eastAsia="바탕체" w:hAnsi="Times New Roman"/>
          <w:kern w:val="0"/>
          <w:sz w:val="22"/>
        </w:rPr>
        <w:t>높은</w:t>
      </w:r>
      <w:r>
        <w:rPr>
          <w:rFonts w:ascii="Times New Roman" w:eastAsia="Times New Roman" w:hAnsi="Times New Roman"/>
          <w:kern w:val="0"/>
          <w:sz w:val="22"/>
        </w:rPr>
        <w:t xml:space="preserve"> </w:t>
      </w:r>
      <w:r>
        <w:rPr>
          <w:rFonts w:ascii="Times New Roman" w:eastAsia="바탕체" w:hAnsi="Times New Roman"/>
          <w:kern w:val="0"/>
          <w:sz w:val="22"/>
        </w:rPr>
        <w:t>금액을</w:t>
      </w:r>
      <w:r>
        <w:rPr>
          <w:rFonts w:ascii="Times New Roman" w:eastAsia="Times New Roman" w:hAnsi="Times New Roman"/>
          <w:kern w:val="0"/>
          <w:sz w:val="22"/>
        </w:rPr>
        <w:t xml:space="preserve"> </w:t>
      </w:r>
      <w:r>
        <w:rPr>
          <w:rFonts w:ascii="Times New Roman" w:eastAsia="바탕체" w:hAnsi="Times New Roman"/>
          <w:kern w:val="0"/>
          <w:sz w:val="22"/>
        </w:rPr>
        <w:t>제시한</w:t>
      </w:r>
      <w:r>
        <w:rPr>
          <w:rFonts w:ascii="Times New Roman" w:eastAsia="Times New Roman" w:hAnsi="Times New Roman"/>
          <w:kern w:val="0"/>
          <w:sz w:val="22"/>
        </w:rPr>
        <w:t xml:space="preserve"> </w:t>
      </w:r>
      <w:r>
        <w:rPr>
          <w:rFonts w:ascii="Times New Roman" w:eastAsia="바탕체" w:hAnsi="Times New Roman"/>
          <w:kern w:val="0"/>
          <w:sz w:val="22"/>
        </w:rPr>
        <w:t>자를</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매수인으로</w:t>
      </w:r>
      <w:r>
        <w:rPr>
          <w:rFonts w:ascii="Times New Roman" w:eastAsia="Times New Roman" w:hAnsi="Times New Roman"/>
          <w:kern w:val="0"/>
          <w:sz w:val="22"/>
        </w:rPr>
        <w:t xml:space="preserve"> </w:t>
      </w:r>
      <w:r>
        <w:rPr>
          <w:rFonts w:ascii="Times New Roman" w:eastAsia="바탕체" w:hAnsi="Times New Roman"/>
          <w:kern w:val="0"/>
          <w:sz w:val="22"/>
        </w:rPr>
        <w:t>결정한다</w:t>
      </w:r>
      <w:r>
        <w:rPr>
          <w:rFonts w:ascii="Times New Roman" w:eastAsia="바탕체" w:hAnsi="Times New Roman"/>
          <w:kern w:val="0"/>
          <w:sz w:val="22"/>
        </w:rPr>
        <w:t xml:space="preserve">. </w:t>
      </w:r>
    </w:p>
    <w:p w14:paraId="53764840"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BBE99C3"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공매</w:t>
      </w:r>
      <w:r>
        <w:rPr>
          <w:rFonts w:ascii="Times New Roman" w:eastAsia="Times New Roman" w:hAnsi="Times New Roman"/>
          <w:b/>
          <w:bCs/>
          <w:kern w:val="0"/>
          <w:sz w:val="22"/>
        </w:rPr>
        <w:t xml:space="preserve"> </w:t>
      </w:r>
      <w:r>
        <w:rPr>
          <w:rFonts w:ascii="Times New Roman" w:eastAsia="바탕체" w:hAnsi="Times New Roman"/>
          <w:b/>
          <w:bCs/>
          <w:kern w:val="0"/>
          <w:sz w:val="22"/>
        </w:rPr>
        <w:t>예정가격</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예정가격은</w:t>
      </w:r>
      <w:r>
        <w:rPr>
          <w:rFonts w:ascii="Times New Roman" w:eastAsia="Times New Roman" w:hAnsi="Times New Roman"/>
          <w:kern w:val="0"/>
          <w:sz w:val="22"/>
        </w:rPr>
        <w:t xml:space="preserve"> </w:t>
      </w:r>
      <w:r>
        <w:rPr>
          <w:rFonts w:ascii="Times New Roman" w:eastAsia="바탕체" w:hAnsi="Times New Roman"/>
          <w:kern w:val="0"/>
          <w:sz w:val="22"/>
        </w:rPr>
        <w:t>감정평가</w:t>
      </w:r>
      <w:r>
        <w:rPr>
          <w:rFonts w:ascii="Times New Roman" w:eastAsia="Times New Roman" w:hAnsi="Times New Roman"/>
          <w:kern w:val="0"/>
          <w:sz w:val="22"/>
        </w:rPr>
        <w:t xml:space="preserve"> </w:t>
      </w:r>
      <w:r>
        <w:rPr>
          <w:rFonts w:ascii="Times New Roman" w:eastAsia="바탕체" w:hAnsi="Times New Roman"/>
          <w:kern w:val="0"/>
          <w:sz w:val="22"/>
        </w:rPr>
        <w:t>전문기관의</w:t>
      </w:r>
      <w:r>
        <w:rPr>
          <w:rFonts w:ascii="Times New Roman" w:eastAsia="Times New Roman" w:hAnsi="Times New Roman"/>
          <w:kern w:val="0"/>
          <w:sz w:val="22"/>
        </w:rPr>
        <w:t xml:space="preserve"> </w:t>
      </w:r>
      <w:r>
        <w:rPr>
          <w:rFonts w:ascii="Times New Roman" w:eastAsia="바탕체" w:hAnsi="Times New Roman"/>
          <w:kern w:val="0"/>
          <w:sz w:val="22"/>
        </w:rPr>
        <w:t>감정평가액</w:t>
      </w:r>
      <w:r>
        <w:rPr>
          <w:rFonts w:ascii="Times New Roman" w:eastAsia="Times New Roman" w:hAnsi="Times New Roman"/>
          <w:kern w:val="0"/>
          <w:sz w:val="22"/>
        </w:rPr>
        <w:t xml:space="preserve"> </w:t>
      </w:r>
      <w:r>
        <w:rPr>
          <w:rFonts w:ascii="Times New Roman" w:eastAsia="바탕체" w:hAnsi="Times New Roman"/>
          <w:kern w:val="0"/>
          <w:sz w:val="22"/>
        </w:rPr>
        <w:t>이상으로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결정하는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신탁개시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Times New Roman" w:hAnsi="Times New Roman"/>
          <w:kern w:val="0"/>
          <w:sz w:val="22"/>
        </w:rPr>
        <w:t xml:space="preserve"> </w:t>
      </w:r>
      <w:r>
        <w:rPr>
          <w:rFonts w:ascii="Times New Roman" w:eastAsia="바탕체" w:hAnsi="Times New Roman"/>
          <w:kern w:val="0"/>
          <w:sz w:val="22"/>
        </w:rPr>
        <w:t>6</w:t>
      </w:r>
      <w:r>
        <w:rPr>
          <w:rFonts w:ascii="Times New Roman" w:eastAsia="바탕체" w:hAnsi="Times New Roman"/>
          <w:kern w:val="0"/>
          <w:sz w:val="22"/>
        </w:rPr>
        <w:t>개월</w:t>
      </w:r>
      <w:r>
        <w:rPr>
          <w:rFonts w:ascii="Times New Roman" w:eastAsia="Times New Roman" w:hAnsi="Times New Roman"/>
          <w:kern w:val="0"/>
          <w:sz w:val="22"/>
        </w:rPr>
        <w:t xml:space="preserve"> </w:t>
      </w:r>
      <w:r>
        <w:rPr>
          <w:rFonts w:ascii="Times New Roman" w:eastAsia="바탕체" w:hAnsi="Times New Roman"/>
          <w:kern w:val="0"/>
          <w:sz w:val="22"/>
        </w:rPr>
        <w:t>이내로서</w:t>
      </w:r>
      <w:r>
        <w:rPr>
          <w:rFonts w:ascii="Times New Roman" w:eastAsia="Times New Roman" w:hAnsi="Times New Roman"/>
          <w:kern w:val="0"/>
          <w:sz w:val="22"/>
        </w:rPr>
        <w:t xml:space="preserve"> </w:t>
      </w:r>
      <w:r>
        <w:rPr>
          <w:rFonts w:ascii="Times New Roman" w:eastAsia="바탕체" w:hAnsi="Times New Roman"/>
          <w:kern w:val="0"/>
          <w:sz w:val="22"/>
        </w:rPr>
        <w:t>가격변동</w:t>
      </w:r>
      <w:r>
        <w:rPr>
          <w:rFonts w:ascii="Times New Roman" w:eastAsia="Times New Roman" w:hAnsi="Times New Roman"/>
          <w:kern w:val="0"/>
          <w:sz w:val="22"/>
        </w:rPr>
        <w:t xml:space="preserve"> </w:t>
      </w:r>
      <w:r>
        <w:rPr>
          <w:rFonts w:ascii="Times New Roman" w:eastAsia="바탕체" w:hAnsi="Times New Roman"/>
          <w:kern w:val="0"/>
          <w:sz w:val="22"/>
        </w:rPr>
        <w:t>요인이</w:t>
      </w:r>
      <w:r>
        <w:rPr>
          <w:rFonts w:ascii="Times New Roman" w:eastAsia="Times New Roman" w:hAnsi="Times New Roman"/>
          <w:kern w:val="0"/>
          <w:sz w:val="22"/>
        </w:rPr>
        <w:t xml:space="preserve"> </w:t>
      </w:r>
      <w:r>
        <w:rPr>
          <w:rFonts w:ascii="Times New Roman" w:eastAsia="바탕체" w:hAnsi="Times New Roman"/>
          <w:kern w:val="0"/>
          <w:sz w:val="22"/>
        </w:rPr>
        <w:t>발생하지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수익권증서상의</w:t>
      </w:r>
      <w:r>
        <w:rPr>
          <w:rFonts w:ascii="Times New Roman" w:eastAsia="Times New Roman" w:hAnsi="Times New Roman"/>
          <w:kern w:val="0"/>
          <w:sz w:val="22"/>
        </w:rPr>
        <w:t xml:space="preserve"> </w:t>
      </w:r>
      <w:r>
        <w:rPr>
          <w:rFonts w:ascii="Times New Roman" w:eastAsia="바탕체" w:hAnsi="Times New Roman"/>
          <w:kern w:val="0"/>
          <w:sz w:val="22"/>
        </w:rPr>
        <w:t>신탁부동산가격</w:t>
      </w:r>
      <w:r>
        <w:rPr>
          <w:rFonts w:ascii="Times New Roman" w:eastAsia="Times New Roman" w:hAnsi="Times New Roman"/>
          <w:kern w:val="0"/>
          <w:sz w:val="22"/>
        </w:rPr>
        <w:t xml:space="preserve"> </w:t>
      </w:r>
      <w:r>
        <w:rPr>
          <w:rFonts w:ascii="Times New Roman" w:eastAsia="바탕체" w:hAnsi="Times New Roman"/>
          <w:kern w:val="0"/>
          <w:sz w:val="22"/>
        </w:rPr>
        <w:t>이상으로</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결정할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5A1DB7D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예정가격으로</w:t>
      </w:r>
      <w:r>
        <w:rPr>
          <w:rFonts w:ascii="Times New Roman" w:eastAsia="Times New Roman" w:hAnsi="Times New Roman"/>
          <w:kern w:val="0"/>
          <w:sz w:val="22"/>
        </w:rPr>
        <w:t xml:space="preserve"> </w:t>
      </w:r>
      <w:r>
        <w:rPr>
          <w:rFonts w:ascii="Times New Roman" w:eastAsia="바탕체" w:hAnsi="Times New Roman"/>
          <w:kern w:val="0"/>
          <w:sz w:val="22"/>
        </w:rPr>
        <w:t>처분되지</w:t>
      </w:r>
      <w:r>
        <w:rPr>
          <w:rFonts w:ascii="Times New Roman" w:eastAsia="Times New Roman" w:hAnsi="Times New Roman"/>
          <w:kern w:val="0"/>
          <w:sz w:val="22"/>
        </w:rPr>
        <w:t xml:space="preserve"> </w:t>
      </w:r>
      <w:r>
        <w:rPr>
          <w:rFonts w:ascii="Times New Roman" w:eastAsia="바탕체" w:hAnsi="Times New Roman"/>
          <w:kern w:val="0"/>
          <w:sz w:val="22"/>
        </w:rPr>
        <w:t>않을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처분예정가격은</w:t>
      </w:r>
      <w:r>
        <w:rPr>
          <w:rFonts w:ascii="Times New Roman" w:eastAsia="Times New Roman" w:hAnsi="Times New Roman"/>
          <w:kern w:val="0"/>
          <w:sz w:val="22"/>
        </w:rPr>
        <w:t xml:space="preserve"> </w:t>
      </w:r>
      <w:r>
        <w:rPr>
          <w:rFonts w:ascii="Times New Roman" w:eastAsia="바탕체" w:hAnsi="Times New Roman"/>
          <w:kern w:val="0"/>
          <w:sz w:val="22"/>
        </w:rPr>
        <w:t>직전의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예정가격을</w:t>
      </w:r>
      <w:r>
        <w:rPr>
          <w:rFonts w:ascii="Times New Roman" w:eastAsia="Times New Roman" w:hAnsi="Times New Roman"/>
          <w:kern w:val="0"/>
          <w:sz w:val="22"/>
        </w:rPr>
        <w:t xml:space="preserve"> </w:t>
      </w:r>
      <w:r>
        <w:rPr>
          <w:rFonts w:ascii="Times New Roman" w:eastAsia="바탕체" w:hAnsi="Times New Roman"/>
          <w:kern w:val="0"/>
          <w:sz w:val="22"/>
        </w:rPr>
        <w:t>기준으로</w:t>
      </w:r>
      <w:r>
        <w:rPr>
          <w:rFonts w:ascii="Times New Roman" w:eastAsia="Times New Roman" w:hAnsi="Times New Roman"/>
          <w:kern w:val="0"/>
          <w:sz w:val="22"/>
        </w:rPr>
        <w:t xml:space="preserve"> </w:t>
      </w:r>
      <w:r>
        <w:rPr>
          <w:rFonts w:ascii="Times New Roman" w:eastAsia="바탕체" w:hAnsi="Times New Roman"/>
          <w:kern w:val="0"/>
          <w:sz w:val="22"/>
        </w:rPr>
        <w:t xml:space="preserve">10% </w:t>
      </w:r>
      <w:r>
        <w:rPr>
          <w:rFonts w:ascii="Times New Roman" w:eastAsia="바탕체" w:hAnsi="Times New Roman"/>
          <w:kern w:val="0"/>
          <w:sz w:val="22"/>
        </w:rPr>
        <w:t>해당액을</w:t>
      </w:r>
      <w:r>
        <w:rPr>
          <w:rFonts w:ascii="Times New Roman" w:eastAsia="Times New Roman" w:hAnsi="Times New Roman"/>
          <w:kern w:val="0"/>
          <w:sz w:val="22"/>
        </w:rPr>
        <w:t xml:space="preserve"> </w:t>
      </w:r>
      <w:r>
        <w:rPr>
          <w:rFonts w:ascii="Times New Roman" w:eastAsia="바탕체" w:hAnsi="Times New Roman"/>
          <w:kern w:val="0"/>
          <w:sz w:val="22"/>
        </w:rPr>
        <w:t>순차적으로</w:t>
      </w:r>
      <w:r>
        <w:rPr>
          <w:rFonts w:ascii="Times New Roman" w:eastAsia="Times New Roman" w:hAnsi="Times New Roman"/>
          <w:kern w:val="0"/>
          <w:sz w:val="22"/>
        </w:rPr>
        <w:t xml:space="preserve"> </w:t>
      </w:r>
      <w:r>
        <w:rPr>
          <w:rFonts w:ascii="Times New Roman" w:eastAsia="바탕체" w:hAnsi="Times New Roman"/>
          <w:kern w:val="0"/>
          <w:sz w:val="22"/>
        </w:rPr>
        <w:t>차감한</w:t>
      </w:r>
      <w:r>
        <w:rPr>
          <w:rFonts w:ascii="Times New Roman" w:eastAsia="Times New Roman" w:hAnsi="Times New Roman"/>
          <w:kern w:val="0"/>
          <w:sz w:val="22"/>
        </w:rPr>
        <w:t xml:space="preserve"> </w:t>
      </w:r>
      <w:r>
        <w:rPr>
          <w:rFonts w:ascii="Times New Roman" w:eastAsia="바탕체" w:hAnsi="Times New Roman"/>
          <w:kern w:val="0"/>
          <w:sz w:val="22"/>
        </w:rPr>
        <w:t>금액으로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4123740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826E2C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처분대금</w:t>
      </w:r>
      <w:r>
        <w:rPr>
          <w:rFonts w:ascii="Times New Roman" w:eastAsia="Times New Roman" w:hAnsi="Times New Roman"/>
          <w:b/>
          <w:bCs/>
          <w:kern w:val="0"/>
          <w:sz w:val="22"/>
        </w:rPr>
        <w:t xml:space="preserve"> </w:t>
      </w:r>
      <w:r>
        <w:rPr>
          <w:rFonts w:ascii="Times New Roman" w:eastAsia="바탕체" w:hAnsi="Times New Roman"/>
          <w:b/>
          <w:bCs/>
          <w:kern w:val="0"/>
          <w:sz w:val="22"/>
        </w:rPr>
        <w:t>납부기한</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처분대금은</w:t>
      </w:r>
      <w:r>
        <w:rPr>
          <w:rFonts w:ascii="Times New Roman" w:eastAsia="Times New Roman" w:hAnsi="Times New Roman"/>
          <w:kern w:val="0"/>
          <w:sz w:val="22"/>
        </w:rPr>
        <w:t xml:space="preserve"> </w:t>
      </w:r>
      <w:r>
        <w:rPr>
          <w:rFonts w:ascii="Times New Roman" w:eastAsia="바탕체" w:hAnsi="Times New Roman"/>
          <w:kern w:val="0"/>
          <w:sz w:val="22"/>
        </w:rPr>
        <w:t>처분계약을</w:t>
      </w:r>
      <w:r>
        <w:rPr>
          <w:rFonts w:ascii="Times New Roman" w:eastAsia="Times New Roman" w:hAnsi="Times New Roman"/>
          <w:kern w:val="0"/>
          <w:sz w:val="22"/>
        </w:rPr>
        <w:t xml:space="preserve"> </w:t>
      </w:r>
      <w:r>
        <w:rPr>
          <w:rFonts w:ascii="Times New Roman" w:eastAsia="바탕체" w:hAnsi="Times New Roman"/>
          <w:kern w:val="0"/>
          <w:sz w:val="22"/>
        </w:rPr>
        <w:t>체결한</w:t>
      </w:r>
      <w:r>
        <w:rPr>
          <w:rFonts w:ascii="Times New Roman" w:eastAsia="Times New Roman" w:hAnsi="Times New Roman"/>
          <w:kern w:val="0"/>
          <w:sz w:val="22"/>
        </w:rPr>
        <w:t xml:space="preserve"> </w:t>
      </w:r>
      <w:r>
        <w:rPr>
          <w:rFonts w:ascii="Times New Roman" w:eastAsia="바탕체" w:hAnsi="Times New Roman"/>
          <w:kern w:val="0"/>
          <w:sz w:val="22"/>
        </w:rPr>
        <w:t>날로부터</w:t>
      </w:r>
      <w:r>
        <w:rPr>
          <w:rFonts w:ascii="Times New Roman" w:eastAsia="Times New Roman" w:hAnsi="Times New Roman"/>
          <w:kern w:val="0"/>
          <w:sz w:val="22"/>
        </w:rPr>
        <w:t xml:space="preserve"> </w:t>
      </w:r>
      <w:r>
        <w:rPr>
          <w:rFonts w:ascii="Times New Roman" w:eastAsia="바탕체" w:hAnsi="Times New Roman"/>
          <w:kern w:val="0"/>
          <w:sz w:val="22"/>
        </w:rPr>
        <w:t>30</w:t>
      </w: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이내에</w:t>
      </w:r>
      <w:r>
        <w:rPr>
          <w:rFonts w:ascii="Times New Roman" w:eastAsia="Times New Roman" w:hAnsi="Times New Roman"/>
          <w:kern w:val="0"/>
          <w:sz w:val="22"/>
        </w:rPr>
        <w:t xml:space="preserve"> </w:t>
      </w:r>
      <w:r>
        <w:rPr>
          <w:rFonts w:ascii="Times New Roman" w:eastAsia="바탕체" w:hAnsi="Times New Roman"/>
          <w:kern w:val="0"/>
          <w:sz w:val="22"/>
        </w:rPr>
        <w:t>완납하는</w:t>
      </w:r>
      <w:r>
        <w:rPr>
          <w:rFonts w:ascii="Times New Roman" w:eastAsia="Times New Roman" w:hAnsi="Times New Roman"/>
          <w:kern w:val="0"/>
          <w:sz w:val="22"/>
        </w:rPr>
        <w:t xml:space="preserve"> </w:t>
      </w:r>
      <w:r>
        <w:rPr>
          <w:rFonts w:ascii="Times New Roman" w:eastAsia="바탕체" w:hAnsi="Times New Roman"/>
          <w:kern w:val="0"/>
          <w:sz w:val="22"/>
        </w:rPr>
        <w:t>것을</w:t>
      </w:r>
      <w:r>
        <w:rPr>
          <w:rFonts w:ascii="Times New Roman" w:eastAsia="Times New Roman" w:hAnsi="Times New Roman"/>
          <w:kern w:val="0"/>
          <w:sz w:val="22"/>
        </w:rPr>
        <w:t xml:space="preserve"> </w:t>
      </w:r>
      <w:r>
        <w:rPr>
          <w:rFonts w:ascii="Times New Roman" w:eastAsia="바탕체" w:hAnsi="Times New Roman"/>
          <w:kern w:val="0"/>
          <w:sz w:val="22"/>
        </w:rPr>
        <w:t>원칙으로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6D587B0"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3</w:t>
      </w:r>
      <w:r>
        <w:rPr>
          <w:rFonts w:ascii="Times New Roman" w:eastAsia="바탕체" w:hAnsi="Times New Roman"/>
          <w:kern w:val="0"/>
          <w:sz w:val="22"/>
        </w:rPr>
        <w:t>회이상</w:t>
      </w:r>
      <w:r>
        <w:rPr>
          <w:rFonts w:ascii="Times New Roman" w:eastAsia="Times New Roman" w:hAnsi="Times New Roman"/>
          <w:kern w:val="0"/>
          <w:sz w:val="22"/>
        </w:rPr>
        <w:t xml:space="preserve"> </w:t>
      </w:r>
      <w:r>
        <w:rPr>
          <w:rFonts w:ascii="Times New Roman" w:eastAsia="바탕체" w:hAnsi="Times New Roman"/>
          <w:kern w:val="0"/>
          <w:sz w:val="22"/>
        </w:rPr>
        <w:t>처분을</w:t>
      </w:r>
      <w:r>
        <w:rPr>
          <w:rFonts w:ascii="Times New Roman" w:eastAsia="Times New Roman" w:hAnsi="Times New Roman"/>
          <w:kern w:val="0"/>
          <w:sz w:val="22"/>
        </w:rPr>
        <w:t xml:space="preserve"> </w:t>
      </w:r>
      <w:r>
        <w:rPr>
          <w:rFonts w:ascii="Times New Roman" w:eastAsia="바탕체" w:hAnsi="Times New Roman"/>
          <w:kern w:val="0"/>
          <w:sz w:val="22"/>
        </w:rPr>
        <w:t>시도하여도</w:t>
      </w:r>
      <w:r>
        <w:rPr>
          <w:rFonts w:ascii="Times New Roman" w:eastAsia="Times New Roman" w:hAnsi="Times New Roman"/>
          <w:kern w:val="0"/>
          <w:sz w:val="22"/>
        </w:rPr>
        <w:t xml:space="preserve"> </w:t>
      </w:r>
      <w:r>
        <w:rPr>
          <w:rFonts w:ascii="Times New Roman" w:eastAsia="바탕체" w:hAnsi="Times New Roman"/>
          <w:kern w:val="0"/>
          <w:sz w:val="22"/>
        </w:rPr>
        <w:t>처분되지</w:t>
      </w:r>
      <w:r>
        <w:rPr>
          <w:rFonts w:ascii="Times New Roman" w:eastAsia="Times New Roman" w:hAnsi="Times New Roman"/>
          <w:kern w:val="0"/>
          <w:sz w:val="22"/>
        </w:rPr>
        <w:t xml:space="preserve"> </w:t>
      </w:r>
      <w:r>
        <w:rPr>
          <w:rFonts w:ascii="Times New Roman" w:eastAsia="바탕체" w:hAnsi="Times New Roman"/>
          <w:kern w:val="0"/>
          <w:sz w:val="22"/>
        </w:rPr>
        <w:t>않을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매수자를</w:t>
      </w:r>
      <w:r>
        <w:rPr>
          <w:rFonts w:ascii="Times New Roman" w:eastAsia="Times New Roman" w:hAnsi="Times New Roman"/>
          <w:kern w:val="0"/>
          <w:sz w:val="22"/>
        </w:rPr>
        <w:t xml:space="preserve"> </w:t>
      </w:r>
      <w:r>
        <w:rPr>
          <w:rFonts w:ascii="Times New Roman" w:eastAsia="바탕체" w:hAnsi="Times New Roman"/>
          <w:kern w:val="0"/>
          <w:sz w:val="22"/>
        </w:rPr>
        <w:t>용이하게</w:t>
      </w:r>
      <w:r>
        <w:rPr>
          <w:rFonts w:ascii="Times New Roman" w:eastAsia="Times New Roman" w:hAnsi="Times New Roman"/>
          <w:kern w:val="0"/>
          <w:sz w:val="22"/>
        </w:rPr>
        <w:t xml:space="preserve"> </w:t>
      </w:r>
      <w:r>
        <w:rPr>
          <w:rFonts w:ascii="Times New Roman" w:eastAsia="바탕체" w:hAnsi="Times New Roman"/>
          <w:kern w:val="0"/>
          <w:sz w:val="22"/>
        </w:rPr>
        <w:t>확보하기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이해관계인이</w:t>
      </w:r>
      <w:r>
        <w:rPr>
          <w:rFonts w:ascii="Times New Roman" w:eastAsia="Times New Roman" w:hAnsi="Times New Roman"/>
          <w:kern w:val="0"/>
          <w:sz w:val="22"/>
        </w:rPr>
        <w:t xml:space="preserve"> </w:t>
      </w:r>
      <w:r>
        <w:rPr>
          <w:rFonts w:ascii="Times New Roman" w:eastAsia="바탕체" w:hAnsi="Times New Roman"/>
          <w:kern w:val="0"/>
          <w:sz w:val="22"/>
        </w:rPr>
        <w:t>가지는</w:t>
      </w:r>
      <w:r>
        <w:rPr>
          <w:rFonts w:ascii="Times New Roman" w:eastAsia="Times New Roman" w:hAnsi="Times New Roman"/>
          <w:kern w:val="0"/>
          <w:sz w:val="22"/>
        </w:rPr>
        <w:t xml:space="preserve"> </w:t>
      </w:r>
      <w:r>
        <w:rPr>
          <w:rFonts w:ascii="Times New Roman" w:eastAsia="바탕체" w:hAnsi="Times New Roman"/>
          <w:kern w:val="0"/>
          <w:sz w:val="22"/>
        </w:rPr>
        <w:t>채권을</w:t>
      </w:r>
      <w:r>
        <w:rPr>
          <w:rFonts w:ascii="Times New Roman" w:eastAsia="Times New Roman" w:hAnsi="Times New Roman"/>
          <w:kern w:val="0"/>
          <w:sz w:val="22"/>
        </w:rPr>
        <w:t xml:space="preserve"> </w:t>
      </w:r>
      <w:r>
        <w:rPr>
          <w:rFonts w:ascii="Times New Roman" w:eastAsia="바탕체" w:hAnsi="Times New Roman"/>
          <w:kern w:val="0"/>
          <w:sz w:val="22"/>
        </w:rPr>
        <w:t>만족시킬</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납부기한을</w:t>
      </w:r>
      <w:r>
        <w:rPr>
          <w:rFonts w:ascii="Times New Roman" w:eastAsia="Times New Roman" w:hAnsi="Times New Roman"/>
          <w:kern w:val="0"/>
          <w:sz w:val="22"/>
        </w:rPr>
        <w:t xml:space="preserve"> </w:t>
      </w:r>
      <w:r>
        <w:rPr>
          <w:rFonts w:ascii="Times New Roman" w:eastAsia="바탕체" w:hAnsi="Times New Roman"/>
          <w:kern w:val="0"/>
          <w:sz w:val="22"/>
        </w:rPr>
        <w:t>연장하여</w:t>
      </w:r>
      <w:r>
        <w:rPr>
          <w:rFonts w:ascii="Times New Roman" w:eastAsia="Times New Roman" w:hAnsi="Times New Roman"/>
          <w:kern w:val="0"/>
          <w:sz w:val="22"/>
        </w:rPr>
        <w:t xml:space="preserve"> </w:t>
      </w:r>
      <w:r>
        <w:rPr>
          <w:rFonts w:ascii="Times New Roman" w:eastAsia="바탕체" w:hAnsi="Times New Roman"/>
          <w:kern w:val="0"/>
          <w:sz w:val="22"/>
        </w:rPr>
        <w:t>분할</w:t>
      </w:r>
      <w:r>
        <w:rPr>
          <w:rFonts w:ascii="Times New Roman" w:eastAsia="Times New Roman" w:hAnsi="Times New Roman"/>
          <w:kern w:val="0"/>
          <w:sz w:val="22"/>
        </w:rPr>
        <w:t xml:space="preserve"> </w:t>
      </w:r>
      <w:r>
        <w:rPr>
          <w:rFonts w:ascii="Times New Roman" w:eastAsia="바탕체" w:hAnsi="Times New Roman"/>
          <w:kern w:val="0"/>
          <w:sz w:val="22"/>
        </w:rPr>
        <w:t>납부하게</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예정가격은</w:t>
      </w:r>
      <w:r>
        <w:rPr>
          <w:rFonts w:ascii="Times New Roman" w:eastAsia="Times New Roman" w:hAnsi="Times New Roman"/>
          <w:kern w:val="0"/>
          <w:sz w:val="22"/>
        </w:rPr>
        <w:t xml:space="preserve"> </w:t>
      </w:r>
      <w:r>
        <w:rPr>
          <w:rFonts w:ascii="Times New Roman" w:eastAsia="바탕체" w:hAnsi="Times New Roman"/>
          <w:kern w:val="0"/>
          <w:sz w:val="22"/>
        </w:rPr>
        <w:t>직전의</w:t>
      </w:r>
      <w:r>
        <w:rPr>
          <w:rFonts w:ascii="Times New Roman" w:eastAsia="Times New Roman" w:hAnsi="Times New Roman"/>
          <w:kern w:val="0"/>
          <w:sz w:val="22"/>
        </w:rPr>
        <w:t xml:space="preserve"> </w:t>
      </w:r>
      <w:r>
        <w:rPr>
          <w:rFonts w:ascii="Times New Roman" w:eastAsia="바탕체" w:hAnsi="Times New Roman"/>
          <w:kern w:val="0"/>
          <w:sz w:val="22"/>
        </w:rPr>
        <w:t>처분</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예정가격</w:t>
      </w:r>
      <w:r>
        <w:rPr>
          <w:rFonts w:ascii="Times New Roman" w:eastAsia="Times New Roman" w:hAnsi="Times New Roman"/>
          <w:kern w:val="0"/>
          <w:sz w:val="22"/>
        </w:rPr>
        <w:t xml:space="preserve"> </w:t>
      </w:r>
      <w:r>
        <w:rPr>
          <w:rFonts w:ascii="Times New Roman" w:eastAsia="바탕체" w:hAnsi="Times New Roman"/>
          <w:kern w:val="0"/>
          <w:sz w:val="22"/>
        </w:rPr>
        <w:t>미만으로</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없다</w:t>
      </w:r>
      <w:r>
        <w:rPr>
          <w:rFonts w:ascii="Times New Roman" w:eastAsia="바탕체" w:hAnsi="Times New Roman"/>
          <w:kern w:val="0"/>
          <w:sz w:val="22"/>
        </w:rPr>
        <w:t>.</w:t>
      </w:r>
    </w:p>
    <w:p w14:paraId="58C33DA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5214440"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처분대금</w:t>
      </w:r>
      <w:r>
        <w:rPr>
          <w:rFonts w:ascii="Times New Roman" w:eastAsia="Times New Roman" w:hAnsi="Times New Roman"/>
          <w:b/>
          <w:bCs/>
          <w:kern w:val="0"/>
          <w:sz w:val="22"/>
        </w:rPr>
        <w:t xml:space="preserve"> </w:t>
      </w:r>
      <w:r>
        <w:rPr>
          <w:rFonts w:ascii="Times New Roman" w:eastAsia="바탕체" w:hAnsi="Times New Roman"/>
          <w:b/>
          <w:bCs/>
          <w:kern w:val="0"/>
          <w:sz w:val="22"/>
        </w:rPr>
        <w:t>등</w:t>
      </w:r>
      <w:r>
        <w:rPr>
          <w:rFonts w:ascii="Times New Roman" w:eastAsia="Times New Roman" w:hAnsi="Times New Roman"/>
          <w:b/>
          <w:bCs/>
          <w:kern w:val="0"/>
          <w:sz w:val="22"/>
        </w:rPr>
        <w:t xml:space="preserve"> </w:t>
      </w:r>
      <w:r>
        <w:rPr>
          <w:rFonts w:ascii="Times New Roman" w:eastAsia="바탕체" w:hAnsi="Times New Roman"/>
          <w:b/>
          <w:bCs/>
          <w:kern w:val="0"/>
          <w:sz w:val="22"/>
        </w:rPr>
        <w:t>정산방법</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등에서</w:t>
      </w:r>
      <w:r>
        <w:rPr>
          <w:rFonts w:ascii="Times New Roman" w:eastAsia="Times New Roman" w:hAnsi="Times New Roman"/>
          <w:kern w:val="0"/>
          <w:sz w:val="22"/>
        </w:rPr>
        <w:t xml:space="preserve"> </w:t>
      </w:r>
      <w:r>
        <w:rPr>
          <w:rFonts w:ascii="Times New Roman" w:eastAsia="바탕체" w:hAnsi="Times New Roman"/>
          <w:kern w:val="0"/>
          <w:sz w:val="22"/>
        </w:rPr>
        <w:t>환가절차에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정산순서는</w:t>
      </w:r>
      <w:r>
        <w:rPr>
          <w:rFonts w:ascii="Times New Roman" w:eastAsia="Times New Roman" w:hAnsi="Times New Roman"/>
          <w:kern w:val="0"/>
          <w:sz w:val="22"/>
        </w:rPr>
        <w:t xml:space="preserve"> </w:t>
      </w:r>
      <w:r>
        <w:rPr>
          <w:rFonts w:ascii="Times New Roman" w:eastAsia="바탕체" w:hAnsi="Times New Roman"/>
          <w:kern w:val="0"/>
          <w:sz w:val="22"/>
        </w:rPr>
        <w:t>다음과</w:t>
      </w:r>
      <w:r>
        <w:rPr>
          <w:rFonts w:ascii="Times New Roman" w:eastAsia="Times New Roman" w:hAnsi="Times New Roman"/>
          <w:kern w:val="0"/>
          <w:sz w:val="22"/>
        </w:rPr>
        <w:t xml:space="preserve"> </w:t>
      </w:r>
      <w:r>
        <w:rPr>
          <w:rFonts w:ascii="Times New Roman" w:eastAsia="바탕체" w:hAnsi="Times New Roman"/>
          <w:kern w:val="0"/>
          <w:sz w:val="22"/>
        </w:rPr>
        <w:t>같이</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78442C81"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1. </w:t>
      </w:r>
      <w:r>
        <w:rPr>
          <w:rFonts w:ascii="Times New Roman" w:eastAsia="바탕체" w:hAnsi="Times New Roman"/>
          <w:kern w:val="0"/>
          <w:sz w:val="22"/>
        </w:rPr>
        <w:t>신탁계약과</w:t>
      </w:r>
      <w:r>
        <w:rPr>
          <w:rFonts w:ascii="Times New Roman" w:eastAsia="Times New Roman" w:hAnsi="Times New Roman"/>
          <w:kern w:val="0"/>
          <w:sz w:val="22"/>
        </w:rPr>
        <w:t xml:space="preserve"> </w:t>
      </w:r>
      <w:r>
        <w:rPr>
          <w:rFonts w:ascii="Times New Roman" w:eastAsia="바탕체" w:hAnsi="Times New Roman"/>
          <w:kern w:val="0"/>
          <w:sz w:val="22"/>
        </w:rPr>
        <w:t>관련된</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p>
    <w:p w14:paraId="6A6C4839"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가</w:t>
      </w:r>
      <w:r>
        <w:rPr>
          <w:rFonts w:ascii="Times New Roman" w:eastAsia="바탕체"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전기</w:t>
      </w:r>
      <w:r>
        <w:rPr>
          <w:rFonts w:ascii="Times New Roman" w:eastAsia="바탕체" w:hAnsi="Times New Roman"/>
          <w:kern w:val="0"/>
          <w:sz w:val="22"/>
        </w:rPr>
        <w:t xml:space="preserve">, </w:t>
      </w:r>
      <w:r>
        <w:rPr>
          <w:rFonts w:ascii="Times New Roman" w:eastAsia="바탕체" w:hAnsi="Times New Roman"/>
          <w:kern w:val="0"/>
          <w:sz w:val="22"/>
        </w:rPr>
        <w:t>수도</w:t>
      </w:r>
      <w:r>
        <w:rPr>
          <w:rFonts w:ascii="Times New Roman" w:eastAsia="바탕체" w:hAnsi="Times New Roman"/>
          <w:kern w:val="0"/>
          <w:sz w:val="22"/>
        </w:rPr>
        <w:t xml:space="preserve">, </w:t>
      </w:r>
      <w:r>
        <w:rPr>
          <w:rFonts w:ascii="Times New Roman" w:eastAsia="바탕체" w:hAnsi="Times New Roman"/>
          <w:kern w:val="0"/>
          <w:sz w:val="22"/>
        </w:rPr>
        <w:t>관리비</w:t>
      </w:r>
      <w:r>
        <w:rPr>
          <w:rFonts w:ascii="Times New Roman" w:eastAsia="바탕체" w:hAnsi="Times New Roman"/>
          <w:kern w:val="0"/>
          <w:sz w:val="22"/>
        </w:rPr>
        <w:t xml:space="preserve">, </w:t>
      </w:r>
      <w:r>
        <w:rPr>
          <w:rFonts w:ascii="Times New Roman" w:eastAsia="바탕체" w:hAnsi="Times New Roman"/>
          <w:kern w:val="0"/>
          <w:sz w:val="22"/>
        </w:rPr>
        <w:t>보험료</w:t>
      </w:r>
      <w:r>
        <w:rPr>
          <w:rFonts w:ascii="Times New Roman" w:eastAsia="바탕체" w:hAnsi="Times New Roman"/>
          <w:kern w:val="0"/>
          <w:sz w:val="22"/>
        </w:rPr>
        <w:t xml:space="preserve">, </w:t>
      </w:r>
      <w:r>
        <w:rPr>
          <w:rFonts w:ascii="Times New Roman" w:eastAsia="바탕체" w:hAnsi="Times New Roman"/>
          <w:kern w:val="0"/>
          <w:sz w:val="22"/>
        </w:rPr>
        <w:t>신문공고료</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바탕체" w:hAnsi="Times New Roman"/>
          <w:kern w:val="0"/>
          <w:sz w:val="22"/>
        </w:rPr>
        <w:t>(</w:t>
      </w:r>
      <w:r>
        <w:rPr>
          <w:rFonts w:ascii="Times New Roman" w:eastAsia="바탕체" w:hAnsi="Times New Roman"/>
          <w:kern w:val="0"/>
          <w:sz w:val="22"/>
        </w:rPr>
        <w:t>처분잔대금</w:t>
      </w:r>
      <w:r>
        <w:rPr>
          <w:rFonts w:ascii="Times New Roman" w:eastAsia="Times New Roman" w:hAnsi="Times New Roman"/>
          <w:kern w:val="0"/>
          <w:sz w:val="22"/>
        </w:rPr>
        <w:t xml:space="preserve"> </w:t>
      </w:r>
      <w:r>
        <w:rPr>
          <w:rFonts w:ascii="Times New Roman" w:eastAsia="바탕체" w:hAnsi="Times New Roman"/>
          <w:kern w:val="0"/>
          <w:sz w:val="22"/>
        </w:rPr>
        <w:t>수납약정일까지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명의로</w:t>
      </w:r>
      <w:r>
        <w:rPr>
          <w:rFonts w:ascii="Times New Roman" w:eastAsia="Times New Roman" w:hAnsi="Times New Roman"/>
          <w:kern w:val="0"/>
          <w:sz w:val="22"/>
        </w:rPr>
        <w:t xml:space="preserve"> </w:t>
      </w:r>
      <w:r>
        <w:rPr>
          <w:rFonts w:ascii="Times New Roman" w:eastAsia="바탕체" w:hAnsi="Times New Roman"/>
          <w:kern w:val="0"/>
          <w:sz w:val="22"/>
        </w:rPr>
        <w:t>고지된</w:t>
      </w:r>
      <w:r>
        <w:rPr>
          <w:rFonts w:ascii="Times New Roman" w:eastAsia="Times New Roman" w:hAnsi="Times New Roman"/>
          <w:kern w:val="0"/>
          <w:sz w:val="22"/>
        </w:rPr>
        <w:t xml:space="preserve"> </w:t>
      </w:r>
      <w:r>
        <w:rPr>
          <w:rFonts w:ascii="Times New Roman" w:eastAsia="바탕체" w:hAnsi="Times New Roman"/>
          <w:kern w:val="0"/>
          <w:sz w:val="22"/>
        </w:rPr>
        <w:t>재산세</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조세공과금</w:t>
      </w:r>
      <w:r>
        <w:rPr>
          <w:rFonts w:ascii="Times New Roman" w:eastAsia="바탕체" w:hAnsi="Times New Roman"/>
          <w:kern w:val="0"/>
          <w:sz w:val="22"/>
        </w:rPr>
        <w:t>)</w:t>
      </w:r>
    </w:p>
    <w:p w14:paraId="571B9A2F" w14:textId="77777777" w:rsidR="00DE42D9" w:rsidRDefault="00930A79">
      <w:pPr>
        <w:snapToGrid w:val="0"/>
        <w:spacing w:after="0" w:line="36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나</w:t>
      </w:r>
      <w:r>
        <w:rPr>
          <w:rFonts w:ascii="Times New Roman" w:eastAsia="바탕체"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지급하여야</w:t>
      </w:r>
      <w:r>
        <w:rPr>
          <w:rFonts w:ascii="Times New Roman" w:eastAsia="Times New Roman" w:hAnsi="Times New Roman"/>
          <w:kern w:val="0"/>
          <w:sz w:val="22"/>
        </w:rPr>
        <w:t xml:space="preserve"> </w:t>
      </w:r>
      <w:r>
        <w:rPr>
          <w:rFonts w:ascii="Times New Roman" w:eastAsia="바탕체" w:hAnsi="Times New Roman"/>
          <w:kern w:val="0"/>
          <w:sz w:val="22"/>
        </w:rPr>
        <w:t>하는</w:t>
      </w:r>
      <w:r>
        <w:rPr>
          <w:rFonts w:ascii="Times New Roman" w:eastAsia="Times New Roman" w:hAnsi="Times New Roman"/>
          <w:kern w:val="0"/>
          <w:sz w:val="22"/>
        </w:rPr>
        <w:t xml:space="preserve"> </w:t>
      </w:r>
      <w:r>
        <w:rPr>
          <w:rFonts w:ascii="Times New Roman" w:eastAsia="바탕체" w:hAnsi="Times New Roman"/>
          <w:kern w:val="0"/>
          <w:sz w:val="22"/>
        </w:rPr>
        <w:t>재산처분</w:t>
      </w:r>
      <w:r>
        <w:rPr>
          <w:rFonts w:ascii="Times New Roman" w:eastAsia="Times New Roman" w:hAnsi="Times New Roman"/>
          <w:kern w:val="0"/>
          <w:sz w:val="22"/>
        </w:rPr>
        <w:t xml:space="preserve"> </w:t>
      </w:r>
      <w:r>
        <w:rPr>
          <w:rFonts w:ascii="Times New Roman" w:eastAsia="바탕체" w:hAnsi="Times New Roman"/>
          <w:kern w:val="0"/>
          <w:sz w:val="22"/>
        </w:rPr>
        <w:t>수수료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미지급</w:t>
      </w:r>
      <w:r>
        <w:rPr>
          <w:rFonts w:ascii="Times New Roman" w:eastAsia="Times New Roman" w:hAnsi="Times New Roman"/>
          <w:kern w:val="0"/>
          <w:sz w:val="22"/>
        </w:rPr>
        <w:t xml:space="preserve"> </w:t>
      </w:r>
      <w:r>
        <w:rPr>
          <w:rFonts w:ascii="Times New Roman" w:eastAsia="바탕체" w:hAnsi="Times New Roman"/>
          <w:kern w:val="0"/>
          <w:sz w:val="22"/>
        </w:rPr>
        <w:t>재산관리</w:t>
      </w:r>
      <w:r>
        <w:rPr>
          <w:rFonts w:ascii="Times New Roman" w:eastAsia="Times New Roman" w:hAnsi="Times New Roman"/>
          <w:kern w:val="0"/>
          <w:sz w:val="22"/>
        </w:rPr>
        <w:t xml:space="preserve"> </w:t>
      </w:r>
      <w:r>
        <w:rPr>
          <w:rFonts w:ascii="Times New Roman" w:eastAsia="바탕체" w:hAnsi="Times New Roman"/>
          <w:kern w:val="0"/>
          <w:sz w:val="22"/>
        </w:rPr>
        <w:t>수수료</w:t>
      </w:r>
    </w:p>
    <w:p w14:paraId="58F6D0FE"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lastRenderedPageBreak/>
        <w:t xml:space="preserve">2. </w:t>
      </w:r>
      <w:r>
        <w:rPr>
          <w:rFonts w:ascii="Times New Roman" w:eastAsia="바탕체" w:hAnsi="Times New Roman"/>
          <w:kern w:val="0"/>
          <w:sz w:val="22"/>
        </w:rPr>
        <w:t>신탁등기전</w:t>
      </w:r>
      <w:r>
        <w:rPr>
          <w:rFonts w:ascii="Times New Roman" w:eastAsia="Times New Roman" w:hAnsi="Times New Roman"/>
          <w:kern w:val="0"/>
          <w:sz w:val="22"/>
        </w:rPr>
        <w:t xml:space="preserve"> </w:t>
      </w:r>
      <w:r>
        <w:rPr>
          <w:rFonts w:ascii="Times New Roman" w:eastAsia="바탕체" w:hAnsi="Times New Roman"/>
          <w:kern w:val="0"/>
          <w:sz w:val="22"/>
        </w:rPr>
        <w:t>소액임대차보증금</w:t>
      </w:r>
      <w:r>
        <w:rPr>
          <w:rFonts w:ascii="Times New Roman" w:eastAsia="바탕체" w:hAnsi="Times New Roman"/>
          <w:kern w:val="0"/>
          <w:sz w:val="22"/>
        </w:rPr>
        <w:t>(</w:t>
      </w:r>
      <w:r>
        <w:rPr>
          <w:rFonts w:ascii="Times New Roman" w:eastAsia="바탕체" w:hAnsi="Times New Roman"/>
          <w:kern w:val="0"/>
          <w:sz w:val="22"/>
        </w:rPr>
        <w:t>주택임대차보호법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8</w:t>
      </w:r>
      <w:r>
        <w:rPr>
          <w:rFonts w:ascii="Times New Roman" w:eastAsia="바탕체" w:hAnsi="Times New Roman"/>
          <w:kern w:val="0"/>
          <w:sz w:val="22"/>
        </w:rPr>
        <w:t>조</w:t>
      </w:r>
      <w:r>
        <w:rPr>
          <w:rFonts w:ascii="Times New Roman" w:eastAsia="바탕체" w:hAnsi="Times New Roman"/>
          <w:kern w:val="0"/>
          <w:sz w:val="22"/>
        </w:rPr>
        <w:t xml:space="preserve">, </w:t>
      </w:r>
      <w:r>
        <w:rPr>
          <w:rFonts w:ascii="Times New Roman" w:eastAsia="바탕체" w:hAnsi="Times New Roman"/>
          <w:kern w:val="0"/>
          <w:sz w:val="22"/>
        </w:rPr>
        <w:t>상가건물임대차보호법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14</w:t>
      </w:r>
      <w:r>
        <w:rPr>
          <w:rFonts w:ascii="Times New Roman" w:eastAsia="바탕체" w:hAnsi="Times New Roman"/>
          <w:kern w:val="0"/>
          <w:sz w:val="22"/>
        </w:rPr>
        <w:t>조</w:t>
      </w:r>
      <w:r>
        <w:rPr>
          <w:rFonts w:ascii="Times New Roman" w:eastAsia="바탕체" w:hAnsi="Times New Roman"/>
          <w:kern w:val="0"/>
          <w:sz w:val="22"/>
        </w:rPr>
        <w:t xml:space="preserve">) </w:t>
      </w:r>
    </w:p>
    <w:p w14:paraId="0FBC8AE6"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 xml:space="preserve">3. </w:t>
      </w:r>
      <w:r>
        <w:rPr>
          <w:rFonts w:ascii="Times New Roman" w:eastAsia="바탕체" w:hAnsi="Times New Roman"/>
          <w:kern w:val="0"/>
          <w:sz w:val="22"/>
        </w:rPr>
        <w:t>신탁등기전</w:t>
      </w:r>
      <w:r>
        <w:rPr>
          <w:rFonts w:ascii="Times New Roman" w:eastAsia="Times New Roman" w:hAnsi="Times New Roman"/>
          <w:kern w:val="0"/>
          <w:sz w:val="22"/>
        </w:rPr>
        <w:t xml:space="preserve"> </w:t>
      </w:r>
      <w:r>
        <w:rPr>
          <w:rFonts w:ascii="Times New Roman" w:eastAsia="바탕체" w:hAnsi="Times New Roman"/>
          <w:kern w:val="0"/>
          <w:sz w:val="22"/>
        </w:rPr>
        <w:t>임대차보증금</w:t>
      </w:r>
      <w:r>
        <w:rPr>
          <w:rFonts w:ascii="Times New Roman" w:eastAsia="바탕체" w:hAnsi="Times New Roman"/>
          <w:kern w:val="0"/>
          <w:sz w:val="22"/>
        </w:rPr>
        <w:t>(</w:t>
      </w:r>
      <w:r>
        <w:rPr>
          <w:rFonts w:ascii="Times New Roman" w:eastAsia="바탕체" w:hAnsi="Times New Roman"/>
          <w:kern w:val="0"/>
          <w:sz w:val="22"/>
        </w:rPr>
        <w:t>주택임대차보호법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상가건물임대차보호법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5</w:t>
      </w:r>
      <w:r>
        <w:rPr>
          <w:rFonts w:ascii="Times New Roman" w:eastAsia="바탕체" w:hAnsi="Times New Roman"/>
          <w:kern w:val="0"/>
          <w:sz w:val="22"/>
        </w:rPr>
        <w:t>조</w:t>
      </w:r>
      <w:r>
        <w:rPr>
          <w:rFonts w:ascii="Times New Roman" w:eastAsia="바탕체" w:hAnsi="Times New Roman"/>
          <w:kern w:val="0"/>
          <w:sz w:val="22"/>
        </w:rPr>
        <w:t xml:space="preserve">), </w:t>
      </w:r>
      <w:r>
        <w:rPr>
          <w:rFonts w:ascii="Times New Roman" w:eastAsia="바탕체" w:hAnsi="Times New Roman"/>
          <w:kern w:val="0"/>
          <w:sz w:val="22"/>
        </w:rPr>
        <w:t>근저당권</w:t>
      </w:r>
      <w:r>
        <w:rPr>
          <w:rFonts w:ascii="Times New Roman" w:eastAsia="바탕체" w:hAnsi="Times New Roman"/>
          <w:kern w:val="0"/>
          <w:sz w:val="22"/>
        </w:rPr>
        <w:t>(</w:t>
      </w:r>
      <w:r>
        <w:rPr>
          <w:rFonts w:ascii="Times New Roman" w:eastAsia="바탕체" w:hAnsi="Times New Roman"/>
          <w:kern w:val="0"/>
          <w:sz w:val="22"/>
        </w:rPr>
        <w:t>채권최고액</w:t>
      </w:r>
      <w:r>
        <w:rPr>
          <w:rFonts w:ascii="Times New Roman" w:eastAsia="Times New Roman" w:hAnsi="Times New Roman"/>
          <w:kern w:val="0"/>
          <w:sz w:val="22"/>
        </w:rPr>
        <w:t xml:space="preserve"> </w:t>
      </w:r>
      <w:r>
        <w:rPr>
          <w:rFonts w:ascii="Times New Roman" w:eastAsia="바탕체" w:hAnsi="Times New Roman"/>
          <w:kern w:val="0"/>
          <w:sz w:val="22"/>
        </w:rPr>
        <w:t>범위내</w:t>
      </w:r>
      <w:r>
        <w:rPr>
          <w:rFonts w:ascii="Times New Roman" w:eastAsia="바탕체" w:hAnsi="Times New Roman"/>
          <w:kern w:val="0"/>
          <w:sz w:val="22"/>
        </w:rPr>
        <w:t xml:space="preserve">), </w:t>
      </w:r>
      <w:r>
        <w:rPr>
          <w:rFonts w:ascii="Times New Roman" w:eastAsia="바탕체" w:hAnsi="Times New Roman"/>
          <w:kern w:val="0"/>
          <w:sz w:val="22"/>
        </w:rPr>
        <w:t>전세권</w:t>
      </w:r>
      <w:r>
        <w:rPr>
          <w:rFonts w:ascii="Times New Roman" w:eastAsia="바탕체" w:hAnsi="Times New Roman"/>
          <w:kern w:val="0"/>
          <w:sz w:val="22"/>
        </w:rPr>
        <w:t xml:space="preserve">, </w:t>
      </w:r>
      <w:r>
        <w:rPr>
          <w:rFonts w:ascii="Times New Roman" w:eastAsia="바탕체" w:hAnsi="Times New Roman"/>
          <w:kern w:val="0"/>
          <w:sz w:val="22"/>
        </w:rPr>
        <w:t>등기된</w:t>
      </w:r>
      <w:r>
        <w:rPr>
          <w:rFonts w:ascii="Times New Roman" w:eastAsia="Times New Roman" w:hAnsi="Times New Roman"/>
          <w:kern w:val="0"/>
          <w:sz w:val="22"/>
        </w:rPr>
        <w:t xml:space="preserve"> </w:t>
      </w:r>
      <w:r>
        <w:rPr>
          <w:rFonts w:ascii="Times New Roman" w:eastAsia="바탕체" w:hAnsi="Times New Roman"/>
          <w:kern w:val="0"/>
          <w:sz w:val="22"/>
        </w:rPr>
        <w:t>임차권</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피담보채권</w:t>
      </w:r>
      <w:r>
        <w:rPr>
          <w:rFonts w:ascii="Times New Roman" w:eastAsia="바탕체" w:hAnsi="Times New Roman"/>
          <w:kern w:val="0"/>
          <w:sz w:val="22"/>
        </w:rPr>
        <w:t xml:space="preserve">. </w:t>
      </w:r>
      <w:r>
        <w:rPr>
          <w:rFonts w:ascii="Times New Roman" w:eastAsia="바탕체" w:hAnsi="Times New Roman"/>
          <w:kern w:val="0"/>
          <w:sz w:val="22"/>
        </w:rPr>
        <w:t>단</w:t>
      </w:r>
      <w:r>
        <w:rPr>
          <w:rFonts w:ascii="Times New Roman" w:eastAsia="바탕체" w:hAnsi="Times New Roman"/>
          <w:kern w:val="0"/>
          <w:sz w:val="22"/>
        </w:rPr>
        <w:t xml:space="preserve">, </w:t>
      </w:r>
      <w:r>
        <w:rPr>
          <w:rFonts w:ascii="Times New Roman" w:eastAsia="바탕체" w:hAnsi="Times New Roman"/>
          <w:kern w:val="0"/>
          <w:sz w:val="22"/>
        </w:rPr>
        <w:t>이들간의</w:t>
      </w:r>
      <w:r>
        <w:rPr>
          <w:rFonts w:ascii="Times New Roman" w:eastAsia="Times New Roman" w:hAnsi="Times New Roman"/>
          <w:kern w:val="0"/>
          <w:sz w:val="22"/>
        </w:rPr>
        <w:t xml:space="preserve"> </w:t>
      </w:r>
      <w:r>
        <w:rPr>
          <w:rFonts w:ascii="Times New Roman" w:eastAsia="바탕체" w:hAnsi="Times New Roman"/>
          <w:kern w:val="0"/>
          <w:sz w:val="22"/>
        </w:rPr>
        <w:t>순위는</w:t>
      </w:r>
      <w:r>
        <w:rPr>
          <w:rFonts w:ascii="Times New Roman" w:eastAsia="Times New Roman" w:hAnsi="Times New Roman"/>
          <w:kern w:val="0"/>
          <w:sz w:val="22"/>
        </w:rPr>
        <w:t xml:space="preserve"> </w:t>
      </w:r>
      <w:r>
        <w:rPr>
          <w:rFonts w:ascii="Times New Roman" w:eastAsia="바탕체" w:hAnsi="Times New Roman"/>
          <w:kern w:val="0"/>
          <w:sz w:val="22"/>
        </w:rPr>
        <w:t>관련</w:t>
      </w:r>
      <w:r>
        <w:rPr>
          <w:rFonts w:ascii="Times New Roman" w:eastAsia="Times New Roman" w:hAnsi="Times New Roman"/>
          <w:kern w:val="0"/>
          <w:sz w:val="22"/>
        </w:rPr>
        <w:t xml:space="preserve"> </w:t>
      </w:r>
      <w:r>
        <w:rPr>
          <w:rFonts w:ascii="Times New Roman" w:eastAsia="바탕체" w:hAnsi="Times New Roman"/>
          <w:kern w:val="0"/>
          <w:sz w:val="22"/>
        </w:rPr>
        <w:t>법령의</w:t>
      </w:r>
      <w:r>
        <w:rPr>
          <w:rFonts w:ascii="Times New Roman" w:eastAsia="Times New Roman" w:hAnsi="Times New Roman"/>
          <w:kern w:val="0"/>
          <w:sz w:val="22"/>
        </w:rPr>
        <w:t xml:space="preserve"> </w:t>
      </w:r>
      <w:r>
        <w:rPr>
          <w:rFonts w:ascii="Times New Roman" w:eastAsia="바탕체" w:hAnsi="Times New Roman"/>
          <w:kern w:val="0"/>
          <w:sz w:val="22"/>
        </w:rPr>
        <w:t>규정에</w:t>
      </w:r>
      <w:r>
        <w:rPr>
          <w:rFonts w:ascii="Times New Roman" w:eastAsia="Times New Roman" w:hAnsi="Times New Roman"/>
          <w:kern w:val="0"/>
          <w:sz w:val="22"/>
        </w:rPr>
        <w:t xml:space="preserve"> </w:t>
      </w:r>
      <w:r>
        <w:rPr>
          <w:rFonts w:ascii="Times New Roman" w:eastAsia="바탕체" w:hAnsi="Times New Roman"/>
          <w:kern w:val="0"/>
          <w:sz w:val="22"/>
        </w:rPr>
        <w:t>의한다</w:t>
      </w:r>
      <w:r>
        <w:rPr>
          <w:rFonts w:ascii="Times New Roman" w:eastAsia="바탕체" w:hAnsi="Times New Roman"/>
          <w:kern w:val="0"/>
          <w:sz w:val="22"/>
        </w:rPr>
        <w:t xml:space="preserve">. </w:t>
      </w:r>
    </w:p>
    <w:p w14:paraId="4F295F3D" w14:textId="77777777" w:rsidR="00DE42D9" w:rsidRDefault="00930A79">
      <w:pPr>
        <w:snapToGrid w:val="0"/>
        <w:spacing w:after="0" w:line="360" w:lineRule="auto"/>
        <w:ind w:left="912" w:hanging="212"/>
        <w:textAlignment w:val="baseline"/>
        <w:rPr>
          <w:rFonts w:ascii="Times New Roman" w:eastAsia="바탕체" w:hAnsi="Times New Roman"/>
          <w:kern w:val="0"/>
          <w:sz w:val="22"/>
        </w:rPr>
      </w:pPr>
      <w:r>
        <w:rPr>
          <w:rFonts w:ascii="Times New Roman" w:eastAsia="바탕체" w:hAnsi="Times New Roman"/>
          <w:spacing w:val="-4"/>
          <w:kern w:val="0"/>
          <w:sz w:val="22"/>
        </w:rPr>
        <w:t xml:space="preserve">4. </w:t>
      </w:r>
      <w:r>
        <w:rPr>
          <w:rFonts w:ascii="Times New Roman" w:eastAsia="바탕체" w:hAnsi="Times New Roman"/>
          <w:spacing w:val="-4"/>
          <w:kern w:val="0"/>
          <w:sz w:val="22"/>
        </w:rPr>
        <w:t>은행에게</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반환의무</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있는</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임대차보증금</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중</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제</w:t>
      </w:r>
      <w:r>
        <w:rPr>
          <w:rFonts w:ascii="Times New Roman" w:eastAsia="바탕체" w:hAnsi="Times New Roman"/>
          <w:spacing w:val="-4"/>
          <w:kern w:val="0"/>
          <w:sz w:val="22"/>
        </w:rPr>
        <w:t>2</w:t>
      </w:r>
      <w:r>
        <w:rPr>
          <w:rFonts w:ascii="Times New Roman" w:eastAsia="바탕체" w:hAnsi="Times New Roman"/>
          <w:spacing w:val="-4"/>
          <w:kern w:val="0"/>
          <w:sz w:val="22"/>
        </w:rPr>
        <w:t>호</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및</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제</w:t>
      </w:r>
      <w:r>
        <w:rPr>
          <w:rFonts w:ascii="Times New Roman" w:eastAsia="바탕체" w:hAnsi="Times New Roman"/>
          <w:spacing w:val="-4"/>
          <w:kern w:val="0"/>
          <w:sz w:val="22"/>
        </w:rPr>
        <w:t>3</w:t>
      </w:r>
      <w:r>
        <w:rPr>
          <w:rFonts w:ascii="Times New Roman" w:eastAsia="바탕체" w:hAnsi="Times New Roman"/>
          <w:spacing w:val="-4"/>
          <w:kern w:val="0"/>
          <w:sz w:val="22"/>
        </w:rPr>
        <w:t>호에</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해당하지</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않는</w:t>
      </w:r>
      <w:r>
        <w:rPr>
          <w:rFonts w:ascii="Times New Roman" w:eastAsia="Times New Roman" w:hAnsi="Times New Roman"/>
          <w:spacing w:val="-4"/>
          <w:kern w:val="0"/>
          <w:sz w:val="22"/>
        </w:rPr>
        <w:t xml:space="preserve"> </w:t>
      </w:r>
      <w:r>
        <w:rPr>
          <w:rFonts w:ascii="Times New Roman" w:eastAsia="바탕체" w:hAnsi="Times New Roman"/>
          <w:spacing w:val="-4"/>
          <w:kern w:val="0"/>
          <w:sz w:val="22"/>
        </w:rPr>
        <w:t>것</w:t>
      </w:r>
    </w:p>
    <w:p w14:paraId="01377E28"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5. </w:t>
      </w:r>
      <w:r>
        <w:rPr>
          <w:rFonts w:ascii="Times New Roman" w:eastAsia="바탕체" w:hAnsi="Times New Roman"/>
          <w:kern w:val="0"/>
          <w:sz w:val="22"/>
        </w:rPr>
        <w:t>우선수익자의</w:t>
      </w:r>
      <w:r>
        <w:rPr>
          <w:rFonts w:ascii="Times New Roman" w:eastAsia="Times New Roman" w:hAnsi="Times New Roman"/>
          <w:kern w:val="0"/>
          <w:sz w:val="22"/>
        </w:rPr>
        <w:t xml:space="preserve"> </w:t>
      </w:r>
      <w:r>
        <w:rPr>
          <w:rFonts w:ascii="Times New Roman" w:eastAsia="바탕체" w:hAnsi="Times New Roman"/>
          <w:kern w:val="0"/>
          <w:sz w:val="22"/>
        </w:rPr>
        <w:t>채권</w:t>
      </w:r>
      <w:r>
        <w:rPr>
          <w:rFonts w:ascii="Times New Roman" w:eastAsia="Times New Roman" w:hAnsi="Times New Roman"/>
          <w:kern w:val="0"/>
          <w:sz w:val="22"/>
        </w:rPr>
        <w:t xml:space="preserve"> </w:t>
      </w:r>
    </w:p>
    <w:p w14:paraId="48EF7396"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 xml:space="preserve">6. </w:t>
      </w:r>
      <w:r>
        <w:rPr>
          <w:rFonts w:ascii="Times New Roman" w:eastAsia="바탕체" w:hAnsi="Times New Roman"/>
          <w:kern w:val="0"/>
          <w:sz w:val="22"/>
        </w:rPr>
        <w:t>순차</w:t>
      </w:r>
      <w:r>
        <w:rPr>
          <w:rFonts w:ascii="Times New Roman" w:eastAsia="Times New Roman" w:hAnsi="Times New Roman"/>
          <w:kern w:val="0"/>
          <w:sz w:val="22"/>
        </w:rPr>
        <w:t xml:space="preserve"> </w:t>
      </w:r>
      <w:r>
        <w:rPr>
          <w:rFonts w:ascii="Times New Roman" w:eastAsia="바탕체" w:hAnsi="Times New Roman"/>
          <w:kern w:val="0"/>
          <w:sz w:val="22"/>
        </w:rPr>
        <w:t>변제하고</w:t>
      </w:r>
      <w:r>
        <w:rPr>
          <w:rFonts w:ascii="Times New Roman" w:eastAsia="Times New Roman" w:hAnsi="Times New Roman"/>
          <w:kern w:val="0"/>
          <w:sz w:val="22"/>
        </w:rPr>
        <w:t xml:space="preserve"> </w:t>
      </w:r>
      <w:r>
        <w:rPr>
          <w:rFonts w:ascii="Times New Roman" w:eastAsia="바탕체" w:hAnsi="Times New Roman"/>
          <w:kern w:val="0"/>
          <w:sz w:val="22"/>
        </w:rPr>
        <w:t>잔여액이</w:t>
      </w:r>
      <w:r>
        <w:rPr>
          <w:rFonts w:ascii="Times New Roman" w:eastAsia="Times New Roman" w:hAnsi="Times New Roman"/>
          <w:kern w:val="0"/>
          <w:sz w:val="22"/>
        </w:rPr>
        <w:t xml:space="preserve"> </w:t>
      </w:r>
      <w:r>
        <w:rPr>
          <w:rFonts w:ascii="Times New Roman" w:eastAsia="바탕체" w:hAnsi="Times New Roman"/>
          <w:kern w:val="0"/>
          <w:sz w:val="22"/>
        </w:rPr>
        <w:t>있을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잔여분을</w:t>
      </w:r>
      <w:r>
        <w:rPr>
          <w:rFonts w:ascii="Times New Roman" w:eastAsia="Times New Roman" w:hAnsi="Times New Roman"/>
          <w:kern w:val="0"/>
          <w:sz w:val="22"/>
        </w:rPr>
        <w:t xml:space="preserve"> </w:t>
      </w:r>
      <w:r>
        <w:rPr>
          <w:rFonts w:ascii="Times New Roman" w:eastAsia="바탕체" w:hAnsi="Times New Roman"/>
          <w:kern w:val="0"/>
          <w:sz w:val="22"/>
        </w:rPr>
        <w:t>수익자</w:t>
      </w:r>
      <w:r>
        <w:rPr>
          <w:rFonts w:ascii="Times New Roman" w:eastAsia="바탕체" w:hAnsi="Times New Roman"/>
          <w:kern w:val="0"/>
          <w:sz w:val="22"/>
        </w:rPr>
        <w:t>(</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없으면</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w:t>
      </w:r>
      <w:r>
        <w:rPr>
          <w:rFonts w:ascii="Times New Roman" w:eastAsia="바탕체" w:hAnsi="Times New Roman"/>
          <w:kern w:val="0"/>
          <w:sz w:val="22"/>
        </w:rPr>
        <w:t>에게</w:t>
      </w:r>
      <w:r>
        <w:rPr>
          <w:rFonts w:ascii="Times New Roman" w:eastAsia="Times New Roman" w:hAnsi="Times New Roman"/>
          <w:kern w:val="0"/>
          <w:sz w:val="22"/>
        </w:rPr>
        <w:t xml:space="preserve"> </w:t>
      </w:r>
      <w:r>
        <w:rPr>
          <w:rFonts w:ascii="Times New Roman" w:eastAsia="바탕체" w:hAnsi="Times New Roman"/>
          <w:kern w:val="0"/>
          <w:sz w:val="22"/>
        </w:rPr>
        <w:t>지급</w:t>
      </w:r>
      <w:r>
        <w:rPr>
          <w:rFonts w:ascii="Times New Roman" w:eastAsia="Times New Roman" w:hAnsi="Times New Roman"/>
          <w:kern w:val="0"/>
          <w:sz w:val="22"/>
        </w:rPr>
        <w:t xml:space="preserve"> </w:t>
      </w:r>
    </w:p>
    <w:p w14:paraId="25321E08"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정산시기는</w:t>
      </w:r>
      <w:r>
        <w:rPr>
          <w:rFonts w:ascii="Times New Roman" w:eastAsia="Times New Roman" w:hAnsi="Times New Roman"/>
          <w:kern w:val="0"/>
          <w:sz w:val="22"/>
        </w:rPr>
        <w:t xml:space="preserve"> </w:t>
      </w:r>
      <w:r>
        <w:rPr>
          <w:rFonts w:ascii="Times New Roman" w:eastAsia="바탕체" w:hAnsi="Times New Roman"/>
          <w:kern w:val="0"/>
          <w:sz w:val="22"/>
        </w:rPr>
        <w:t>처분대금을</w:t>
      </w:r>
      <w:r>
        <w:rPr>
          <w:rFonts w:ascii="Times New Roman" w:eastAsia="Times New Roman" w:hAnsi="Times New Roman"/>
          <w:kern w:val="0"/>
          <w:sz w:val="22"/>
        </w:rPr>
        <w:t xml:space="preserve"> </w:t>
      </w:r>
      <w:r>
        <w:rPr>
          <w:rFonts w:ascii="Times New Roman" w:eastAsia="바탕체" w:hAnsi="Times New Roman"/>
          <w:kern w:val="0"/>
          <w:sz w:val="22"/>
        </w:rPr>
        <w:t>완전</w:t>
      </w:r>
      <w:r>
        <w:rPr>
          <w:rFonts w:ascii="Times New Roman" w:eastAsia="Times New Roman" w:hAnsi="Times New Roman"/>
          <w:kern w:val="0"/>
          <w:sz w:val="22"/>
        </w:rPr>
        <w:t xml:space="preserve"> </w:t>
      </w:r>
      <w:r>
        <w:rPr>
          <w:rFonts w:ascii="Times New Roman" w:eastAsia="바탕체" w:hAnsi="Times New Roman"/>
          <w:kern w:val="0"/>
          <w:sz w:val="22"/>
        </w:rPr>
        <w:t>수납한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0EB6E4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받은</w:t>
      </w:r>
      <w:r>
        <w:rPr>
          <w:rFonts w:ascii="Times New Roman" w:eastAsia="Times New Roman" w:hAnsi="Times New Roman"/>
          <w:kern w:val="0"/>
          <w:sz w:val="22"/>
        </w:rPr>
        <w:t xml:space="preserve"> </w:t>
      </w:r>
      <w:r>
        <w:rPr>
          <w:rFonts w:ascii="Times New Roman" w:eastAsia="바탕체" w:hAnsi="Times New Roman"/>
          <w:kern w:val="0"/>
          <w:sz w:val="22"/>
        </w:rPr>
        <w:t>계약금</w:t>
      </w:r>
      <w:r>
        <w:rPr>
          <w:rFonts w:ascii="Times New Roman" w:eastAsia="바탕체" w:hAnsi="Times New Roman"/>
          <w:kern w:val="0"/>
          <w:sz w:val="22"/>
        </w:rPr>
        <w:t>(</w:t>
      </w:r>
      <w:r>
        <w:rPr>
          <w:rFonts w:ascii="Times New Roman" w:eastAsia="바탕체" w:hAnsi="Times New Roman"/>
          <w:kern w:val="0"/>
          <w:sz w:val="22"/>
        </w:rPr>
        <w:t>계약해제</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위약금</w:t>
      </w:r>
      <w:r>
        <w:rPr>
          <w:rFonts w:ascii="Times New Roman" w:eastAsia="Times New Roman" w:hAnsi="Times New Roman"/>
          <w:kern w:val="0"/>
          <w:sz w:val="22"/>
        </w:rPr>
        <w:t xml:space="preserve"> </w:t>
      </w:r>
      <w:r>
        <w:rPr>
          <w:rFonts w:ascii="Times New Roman" w:eastAsia="바탕체" w:hAnsi="Times New Roman"/>
          <w:kern w:val="0"/>
          <w:sz w:val="22"/>
        </w:rPr>
        <w:t>포함</w:t>
      </w:r>
      <w:r>
        <w:rPr>
          <w:rFonts w:ascii="Times New Roman" w:eastAsia="바탕체" w:hAnsi="Times New Roman"/>
          <w:kern w:val="0"/>
          <w:sz w:val="22"/>
        </w:rPr>
        <w:t>)</w:t>
      </w:r>
      <w:r>
        <w:rPr>
          <w:rFonts w:ascii="Times New Roman" w:eastAsia="바탕체" w:hAnsi="Times New Roman"/>
          <w:kern w:val="0"/>
          <w:sz w:val="22"/>
        </w:rPr>
        <w:t>등은</w:t>
      </w:r>
      <w:r>
        <w:rPr>
          <w:rFonts w:ascii="Times New Roman" w:eastAsia="Times New Roman" w:hAnsi="Times New Roman"/>
          <w:kern w:val="0"/>
          <w:sz w:val="22"/>
        </w:rPr>
        <w:t xml:space="preserve"> </w:t>
      </w:r>
      <w:r>
        <w:rPr>
          <w:rFonts w:ascii="Times New Roman" w:eastAsia="바탕체" w:hAnsi="Times New Roman"/>
          <w:kern w:val="0"/>
          <w:sz w:val="22"/>
        </w:rPr>
        <w:t>이해관계인에게</w:t>
      </w:r>
      <w:r>
        <w:rPr>
          <w:rFonts w:ascii="Times New Roman" w:eastAsia="Times New Roman" w:hAnsi="Times New Roman"/>
          <w:kern w:val="0"/>
          <w:sz w:val="22"/>
        </w:rPr>
        <w:t xml:space="preserve"> </w:t>
      </w:r>
      <w:r>
        <w:rPr>
          <w:rFonts w:ascii="Times New Roman" w:eastAsia="바탕체" w:hAnsi="Times New Roman"/>
          <w:kern w:val="0"/>
          <w:sz w:val="22"/>
        </w:rPr>
        <w:t>지급할</w:t>
      </w:r>
      <w:r>
        <w:rPr>
          <w:rFonts w:ascii="Times New Roman" w:eastAsia="Times New Roman" w:hAnsi="Times New Roman"/>
          <w:kern w:val="0"/>
          <w:sz w:val="22"/>
        </w:rPr>
        <w:t xml:space="preserve"> </w:t>
      </w:r>
      <w:r>
        <w:rPr>
          <w:rFonts w:ascii="Times New Roman" w:eastAsia="바탕체" w:hAnsi="Times New Roman"/>
          <w:kern w:val="0"/>
          <w:sz w:val="22"/>
        </w:rPr>
        <w:t>때까지</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관리하며</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운용수익금은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정산대금에</w:t>
      </w:r>
      <w:r>
        <w:rPr>
          <w:rFonts w:ascii="Times New Roman" w:eastAsia="Times New Roman" w:hAnsi="Times New Roman"/>
          <w:kern w:val="0"/>
          <w:sz w:val="22"/>
        </w:rPr>
        <w:t xml:space="preserve"> </w:t>
      </w:r>
      <w:r>
        <w:rPr>
          <w:rFonts w:ascii="Times New Roman" w:eastAsia="바탕체" w:hAnsi="Times New Roman"/>
          <w:kern w:val="0"/>
          <w:sz w:val="22"/>
        </w:rPr>
        <w:t>포함한다</w:t>
      </w:r>
      <w:r>
        <w:rPr>
          <w:rFonts w:ascii="Times New Roman" w:eastAsia="바탕체" w:hAnsi="Times New Roman"/>
          <w:kern w:val="0"/>
          <w:sz w:val="22"/>
        </w:rPr>
        <w:t>.</w:t>
      </w:r>
    </w:p>
    <w:p w14:paraId="196373E4"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항제</w:t>
      </w:r>
      <w:r>
        <w:rPr>
          <w:rFonts w:ascii="Times New Roman" w:eastAsia="바탕체" w:hAnsi="Times New Roman"/>
          <w:kern w:val="0"/>
          <w:sz w:val="22"/>
        </w:rPr>
        <w:t>6</w:t>
      </w:r>
      <w:r>
        <w:rPr>
          <w:rFonts w:ascii="Times New Roman" w:eastAsia="바탕체" w:hAnsi="Times New Roman"/>
          <w:kern w:val="0"/>
          <w:sz w:val="22"/>
        </w:rPr>
        <w:t>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금액은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매수인에게</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인도한</w:t>
      </w:r>
      <w:r>
        <w:rPr>
          <w:rFonts w:ascii="Times New Roman" w:eastAsia="Times New Roman" w:hAnsi="Times New Roman"/>
          <w:kern w:val="0"/>
          <w:sz w:val="22"/>
        </w:rPr>
        <w:t xml:space="preserve"> </w:t>
      </w:r>
      <w:r>
        <w:rPr>
          <w:rFonts w:ascii="Times New Roman" w:eastAsia="바탕체" w:hAnsi="Times New Roman"/>
          <w:kern w:val="0"/>
          <w:sz w:val="22"/>
        </w:rPr>
        <w:t>후에</w:t>
      </w:r>
      <w:r>
        <w:rPr>
          <w:rFonts w:ascii="Times New Roman" w:eastAsia="Times New Roman" w:hAnsi="Times New Roman"/>
          <w:kern w:val="0"/>
          <w:sz w:val="22"/>
        </w:rPr>
        <w:t xml:space="preserve"> </w:t>
      </w:r>
      <w:r>
        <w:rPr>
          <w:rFonts w:ascii="Times New Roman" w:eastAsia="바탕체" w:hAnsi="Times New Roman"/>
          <w:kern w:val="0"/>
          <w:sz w:val="22"/>
        </w:rPr>
        <w:t>매수인의</w:t>
      </w:r>
      <w:r>
        <w:rPr>
          <w:rFonts w:ascii="Times New Roman" w:eastAsia="Times New Roman" w:hAnsi="Times New Roman"/>
          <w:kern w:val="0"/>
          <w:sz w:val="22"/>
        </w:rPr>
        <w:t xml:space="preserve"> </w:t>
      </w:r>
      <w:r>
        <w:rPr>
          <w:rFonts w:ascii="Times New Roman" w:eastAsia="바탕체" w:hAnsi="Times New Roman"/>
          <w:kern w:val="0"/>
          <w:sz w:val="22"/>
        </w:rPr>
        <w:t>인수확인서를</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제시하였을</w:t>
      </w:r>
      <w:r>
        <w:rPr>
          <w:rFonts w:ascii="Times New Roman" w:eastAsia="Times New Roman" w:hAnsi="Times New Roman"/>
          <w:kern w:val="0"/>
          <w:sz w:val="22"/>
        </w:rPr>
        <w:t xml:space="preserve"> </w:t>
      </w:r>
      <w:r>
        <w:rPr>
          <w:rFonts w:ascii="Times New Roman" w:eastAsia="바탕체" w:hAnsi="Times New Roman"/>
          <w:kern w:val="0"/>
          <w:sz w:val="22"/>
        </w:rPr>
        <w:t>때</w:t>
      </w:r>
      <w:r>
        <w:rPr>
          <w:rFonts w:ascii="Times New Roman" w:eastAsia="Times New Roman" w:hAnsi="Times New Roman"/>
          <w:kern w:val="0"/>
          <w:sz w:val="22"/>
        </w:rPr>
        <w:t xml:space="preserve"> </w:t>
      </w:r>
      <w:r>
        <w:rPr>
          <w:rFonts w:ascii="Times New Roman" w:eastAsia="바탕체" w:hAnsi="Times New Roman"/>
          <w:kern w:val="0"/>
          <w:sz w:val="22"/>
        </w:rPr>
        <w:t>지급한다</w:t>
      </w:r>
      <w:r>
        <w:rPr>
          <w:rFonts w:ascii="Times New Roman" w:eastAsia="바탕체" w:hAnsi="Times New Roman"/>
          <w:kern w:val="0"/>
          <w:sz w:val="22"/>
        </w:rPr>
        <w:t>.</w:t>
      </w:r>
    </w:p>
    <w:p w14:paraId="1761BCD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1B960A67"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24</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명도의무</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Times New Roman" w:eastAsia="바탕체" w:hAnsi="Times New Roman"/>
          <w:kern w:val="0"/>
          <w:sz w:val="22"/>
        </w:rPr>
        <w:t>신탁부동산에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처분절차가</w:t>
      </w:r>
      <w:r>
        <w:rPr>
          <w:rFonts w:ascii="Times New Roman" w:eastAsia="Times New Roman" w:hAnsi="Times New Roman"/>
          <w:kern w:val="0"/>
          <w:sz w:val="22"/>
        </w:rPr>
        <w:t xml:space="preserve"> </w:t>
      </w:r>
      <w:r>
        <w:rPr>
          <w:rFonts w:ascii="Times New Roman" w:eastAsia="바탕체" w:hAnsi="Times New Roman"/>
          <w:kern w:val="0"/>
          <w:sz w:val="22"/>
        </w:rPr>
        <w:t>개시되는</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자진</w:t>
      </w:r>
      <w:r>
        <w:rPr>
          <w:rFonts w:ascii="Times New Roman" w:eastAsia="Times New Roman" w:hAnsi="Times New Roman"/>
          <w:kern w:val="0"/>
          <w:sz w:val="22"/>
        </w:rPr>
        <w:t xml:space="preserve"> </w:t>
      </w:r>
      <w:r>
        <w:rPr>
          <w:rFonts w:ascii="Times New Roman" w:eastAsia="바탕체" w:hAnsi="Times New Roman"/>
          <w:kern w:val="0"/>
          <w:sz w:val="22"/>
        </w:rPr>
        <w:t>명도하여야</w:t>
      </w:r>
      <w:r>
        <w:rPr>
          <w:rFonts w:ascii="Times New Roman" w:eastAsia="Times New Roman" w:hAnsi="Times New Roman"/>
          <w:kern w:val="0"/>
          <w:sz w:val="22"/>
        </w:rPr>
        <w:t xml:space="preserve"> </w:t>
      </w:r>
      <w:r>
        <w:rPr>
          <w:rFonts w:ascii="Times New Roman" w:eastAsia="바탕체" w:hAnsi="Times New Roman"/>
          <w:kern w:val="0"/>
          <w:sz w:val="22"/>
        </w:rPr>
        <w:t>하며</w:t>
      </w:r>
      <w:r>
        <w:rPr>
          <w:rFonts w:ascii="Times New Roman" w:eastAsia="바탕체" w:hAnsi="Times New Roman"/>
          <w:kern w:val="0"/>
          <w:sz w:val="22"/>
        </w:rPr>
        <w:t xml:space="preserve">, </w:t>
      </w:r>
      <w:r>
        <w:rPr>
          <w:rFonts w:ascii="Times New Roman" w:eastAsia="바탕체" w:hAnsi="Times New Roman"/>
          <w:kern w:val="0"/>
          <w:sz w:val="22"/>
        </w:rPr>
        <w:t>주택임대차보호법상</w:t>
      </w:r>
      <w:r>
        <w:rPr>
          <w:rFonts w:ascii="Times New Roman" w:eastAsia="Times New Roman" w:hAnsi="Times New Roman"/>
          <w:kern w:val="0"/>
          <w:sz w:val="22"/>
        </w:rPr>
        <w:t xml:space="preserve"> </w:t>
      </w:r>
      <w:r>
        <w:rPr>
          <w:rFonts w:ascii="Times New Roman" w:eastAsia="바탕체" w:hAnsi="Times New Roman"/>
          <w:kern w:val="0"/>
          <w:sz w:val="22"/>
        </w:rPr>
        <w:t>대항력</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임차인</w:t>
      </w:r>
      <w:r>
        <w:rPr>
          <w:rFonts w:ascii="Times New Roman" w:eastAsia="Times New Roman" w:hAnsi="Times New Roman"/>
          <w:kern w:val="0"/>
          <w:sz w:val="22"/>
        </w:rPr>
        <w:t xml:space="preserve"> </w:t>
      </w:r>
      <w:r>
        <w:rPr>
          <w:rFonts w:ascii="Times New Roman" w:eastAsia="바탕체" w:hAnsi="Times New Roman"/>
          <w:kern w:val="0"/>
          <w:sz w:val="22"/>
        </w:rPr>
        <w:t>이외의</w:t>
      </w:r>
      <w:r>
        <w:rPr>
          <w:rFonts w:ascii="Times New Roman" w:eastAsia="Times New Roman" w:hAnsi="Times New Roman"/>
          <w:kern w:val="0"/>
          <w:sz w:val="22"/>
        </w:rPr>
        <w:t xml:space="preserve"> </w:t>
      </w:r>
      <w:r>
        <w:rPr>
          <w:rFonts w:ascii="Times New Roman" w:eastAsia="바탕체" w:hAnsi="Times New Roman"/>
          <w:kern w:val="0"/>
          <w:sz w:val="22"/>
        </w:rPr>
        <w:t>점유자에</w:t>
      </w:r>
      <w:r>
        <w:rPr>
          <w:rFonts w:ascii="Times New Roman" w:eastAsia="Times New Roman" w:hAnsi="Times New Roman"/>
          <w:kern w:val="0"/>
          <w:sz w:val="22"/>
        </w:rPr>
        <w:t xml:space="preserve"> </w:t>
      </w:r>
      <w:r>
        <w:rPr>
          <w:rFonts w:ascii="Times New Roman" w:eastAsia="바탕체" w:hAnsi="Times New Roman"/>
          <w:kern w:val="0"/>
          <w:sz w:val="22"/>
        </w:rPr>
        <w:t>대한</w:t>
      </w:r>
      <w:r>
        <w:rPr>
          <w:rFonts w:ascii="Times New Roman" w:eastAsia="Times New Roman" w:hAnsi="Times New Roman"/>
          <w:kern w:val="0"/>
          <w:sz w:val="22"/>
        </w:rPr>
        <w:t xml:space="preserve"> </w:t>
      </w:r>
      <w:r>
        <w:rPr>
          <w:rFonts w:ascii="Times New Roman" w:eastAsia="바탕체" w:hAnsi="Times New Roman"/>
          <w:kern w:val="0"/>
          <w:sz w:val="22"/>
        </w:rPr>
        <w:t>명도에</w:t>
      </w:r>
      <w:r>
        <w:rPr>
          <w:rFonts w:ascii="Times New Roman" w:eastAsia="Times New Roman" w:hAnsi="Times New Roman"/>
          <w:kern w:val="0"/>
          <w:sz w:val="22"/>
        </w:rPr>
        <w:t xml:space="preserve"> </w:t>
      </w:r>
      <w:r>
        <w:rPr>
          <w:rFonts w:ascii="Times New Roman" w:eastAsia="바탕체" w:hAnsi="Times New Roman"/>
          <w:kern w:val="0"/>
          <w:sz w:val="22"/>
        </w:rPr>
        <w:t>적극</w:t>
      </w:r>
      <w:r>
        <w:rPr>
          <w:rFonts w:ascii="Times New Roman" w:eastAsia="Times New Roman" w:hAnsi="Times New Roman"/>
          <w:kern w:val="0"/>
          <w:sz w:val="22"/>
        </w:rPr>
        <w:t xml:space="preserve"> </w:t>
      </w:r>
      <w:r>
        <w:rPr>
          <w:rFonts w:ascii="Times New Roman" w:eastAsia="바탕체" w:hAnsi="Times New Roman"/>
          <w:kern w:val="0"/>
          <w:sz w:val="22"/>
        </w:rPr>
        <w:t>협조하여야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6619CEC8"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71EC5CC"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25</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신탁해지</w:t>
      </w:r>
      <w:r>
        <w:rPr>
          <w:rFonts w:ascii="Times New Roman" w:eastAsia="Times New Roman" w:hAnsi="Times New Roman"/>
          <w:b/>
          <w:bCs/>
          <w:kern w:val="0"/>
          <w:sz w:val="22"/>
        </w:rPr>
        <w:t xml:space="preserve"> </w:t>
      </w:r>
      <w:r>
        <w:rPr>
          <w:rFonts w:ascii="Times New Roman" w:eastAsia="바탕체" w:hAnsi="Times New Roman"/>
          <w:b/>
          <w:bCs/>
          <w:kern w:val="0"/>
          <w:sz w:val="22"/>
        </w:rPr>
        <w:t>및</w:t>
      </w:r>
      <w:r>
        <w:rPr>
          <w:rFonts w:ascii="Times New Roman" w:eastAsia="Times New Roman" w:hAnsi="Times New Roman"/>
          <w:b/>
          <w:bCs/>
          <w:kern w:val="0"/>
          <w:sz w:val="22"/>
        </w:rPr>
        <w:t xml:space="preserve"> </w:t>
      </w:r>
      <w:r>
        <w:rPr>
          <w:rFonts w:ascii="Times New Roman" w:eastAsia="바탕체" w:hAnsi="Times New Roman"/>
          <w:b/>
          <w:bCs/>
          <w:kern w:val="0"/>
          <w:sz w:val="22"/>
        </w:rPr>
        <w:t>책임부담</w:t>
      </w:r>
      <w:r>
        <w:rPr>
          <w:rFonts w:ascii="Times New Roman" w:eastAsia="바탕체" w:hAnsi="Times New Roman"/>
          <w:b/>
          <w:bCs/>
          <w:kern w:val="0"/>
          <w:sz w:val="22"/>
        </w:rPr>
        <w:t>)</w:t>
      </w:r>
      <w:r>
        <w:rPr>
          <w:rFonts w:ascii="Times New Roman" w:eastAsia="바탕체" w:hAnsi="Times New Roman"/>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신탁해지로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발생되었거나</w:t>
      </w:r>
      <w:r>
        <w:rPr>
          <w:rFonts w:ascii="Times New Roman" w:eastAsia="Times New Roman" w:hAnsi="Times New Roman"/>
          <w:kern w:val="0"/>
          <w:sz w:val="22"/>
        </w:rPr>
        <w:t xml:space="preserve"> </w:t>
      </w:r>
      <w:r>
        <w:rPr>
          <w:rFonts w:ascii="Times New Roman" w:eastAsia="바탕체" w:hAnsi="Times New Roman"/>
          <w:kern w:val="0"/>
          <w:sz w:val="22"/>
        </w:rPr>
        <w:t>발생될</w:t>
      </w:r>
      <w:r>
        <w:rPr>
          <w:rFonts w:ascii="Times New Roman" w:eastAsia="Times New Roman" w:hAnsi="Times New Roman"/>
          <w:kern w:val="0"/>
          <w:sz w:val="22"/>
        </w:rPr>
        <w:t xml:space="preserve"> </w:t>
      </w:r>
      <w:r>
        <w:rPr>
          <w:rFonts w:ascii="Times New Roman" w:eastAsia="바탕체" w:hAnsi="Times New Roman"/>
          <w:kern w:val="0"/>
          <w:sz w:val="22"/>
        </w:rPr>
        <w:t>비용</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민형사상</w:t>
      </w:r>
      <w:r>
        <w:rPr>
          <w:rFonts w:ascii="Times New Roman" w:eastAsia="Times New Roman" w:hAnsi="Times New Roman"/>
          <w:kern w:val="0"/>
          <w:sz w:val="22"/>
        </w:rPr>
        <w:t xml:space="preserve"> </w:t>
      </w:r>
      <w:r>
        <w:rPr>
          <w:rFonts w:ascii="Times New Roman" w:eastAsia="바탕체" w:hAnsi="Times New Roman"/>
          <w:kern w:val="0"/>
          <w:sz w:val="22"/>
        </w:rPr>
        <w:t>모든</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완료한</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한하여</w:t>
      </w:r>
      <w:r>
        <w:rPr>
          <w:rFonts w:ascii="Times New Roman" w:eastAsia="Times New Roman" w:hAnsi="Times New Roman"/>
          <w:kern w:val="0"/>
          <w:sz w:val="22"/>
        </w:rPr>
        <w:t xml:space="preserve"> </w:t>
      </w:r>
      <w:r>
        <w:rPr>
          <w:rFonts w:ascii="Times New Roman" w:eastAsia="바탕체" w:hAnsi="Times New Roman"/>
          <w:kern w:val="0"/>
          <w:sz w:val="22"/>
        </w:rPr>
        <w:t>신탁계약</w:t>
      </w:r>
      <w:r>
        <w:rPr>
          <w:rFonts w:ascii="Times New Roman" w:eastAsia="Times New Roman" w:hAnsi="Times New Roman"/>
          <w:kern w:val="0"/>
          <w:sz w:val="22"/>
        </w:rPr>
        <w:t xml:space="preserve"> </w:t>
      </w:r>
      <w:r>
        <w:rPr>
          <w:rFonts w:ascii="Times New Roman" w:eastAsia="바탕체" w:hAnsi="Times New Roman"/>
          <w:kern w:val="0"/>
          <w:sz w:val="22"/>
        </w:rPr>
        <w:t>해지를</w:t>
      </w:r>
      <w:r>
        <w:rPr>
          <w:rFonts w:ascii="Times New Roman" w:eastAsia="Times New Roman" w:hAnsi="Times New Roman"/>
          <w:kern w:val="0"/>
          <w:sz w:val="22"/>
        </w:rPr>
        <w:t xml:space="preserve"> </w:t>
      </w:r>
      <w:r>
        <w:rPr>
          <w:rFonts w:ascii="Times New Roman" w:eastAsia="바탕체" w:hAnsi="Times New Roman"/>
          <w:kern w:val="0"/>
          <w:sz w:val="22"/>
        </w:rPr>
        <w:t>요청할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Times New Roman" w:hAnsi="Times New Roman"/>
          <w:kern w:val="0"/>
          <w:sz w:val="22"/>
        </w:rPr>
        <w:t xml:space="preserve"> </w:t>
      </w:r>
      <w:r>
        <w:rPr>
          <w:rFonts w:ascii="Times New Roman" w:eastAsia="바탕체" w:hAnsi="Times New Roman"/>
          <w:kern w:val="0"/>
          <w:sz w:val="22"/>
        </w:rPr>
        <w:t>수탁자는</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확인하고</w:t>
      </w:r>
      <w:r>
        <w:rPr>
          <w:rFonts w:ascii="Times New Roman" w:eastAsia="Times New Roman" w:hAnsi="Times New Roman"/>
          <w:kern w:val="0"/>
          <w:sz w:val="22"/>
        </w:rPr>
        <w:t xml:space="preserve"> </w:t>
      </w:r>
      <w:r>
        <w:rPr>
          <w:rFonts w:ascii="Times New Roman" w:eastAsia="바탕체" w:hAnsi="Times New Roman"/>
          <w:kern w:val="0"/>
          <w:sz w:val="22"/>
        </w:rPr>
        <w:t>이의가</w:t>
      </w:r>
      <w:r>
        <w:rPr>
          <w:rFonts w:ascii="Times New Roman" w:eastAsia="Times New Roman" w:hAnsi="Times New Roman"/>
          <w:kern w:val="0"/>
          <w:sz w:val="22"/>
        </w:rPr>
        <w:t xml:space="preserve"> </w:t>
      </w:r>
      <w:r>
        <w:rPr>
          <w:rFonts w:ascii="Times New Roman" w:eastAsia="바탕체" w:hAnsi="Times New Roman"/>
          <w:kern w:val="0"/>
          <w:sz w:val="22"/>
        </w:rPr>
        <w:t>없을</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해지에</w:t>
      </w:r>
      <w:r>
        <w:rPr>
          <w:rFonts w:ascii="Times New Roman" w:eastAsia="Times New Roman" w:hAnsi="Times New Roman"/>
          <w:kern w:val="0"/>
          <w:sz w:val="22"/>
        </w:rPr>
        <w:t xml:space="preserve"> </w:t>
      </w:r>
      <w:r>
        <w:rPr>
          <w:rFonts w:ascii="Times New Roman" w:eastAsia="바탕체" w:hAnsi="Times New Roman"/>
          <w:kern w:val="0"/>
          <w:sz w:val="22"/>
        </w:rPr>
        <w:t>응하여야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4296CF3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규정에도</w:t>
      </w:r>
      <w:r>
        <w:rPr>
          <w:rFonts w:ascii="Times New Roman" w:eastAsia="Times New Roman" w:hAnsi="Times New Roman"/>
          <w:kern w:val="0"/>
          <w:sz w:val="22"/>
        </w:rPr>
        <w:t xml:space="preserve"> </w:t>
      </w:r>
      <w:r>
        <w:rPr>
          <w:rFonts w:ascii="Times New Roman" w:eastAsia="바탕체" w:hAnsi="Times New Roman"/>
          <w:kern w:val="0"/>
          <w:sz w:val="22"/>
        </w:rPr>
        <w:t>불구하고</w:t>
      </w:r>
      <w:r>
        <w:rPr>
          <w:rFonts w:ascii="Times New Roman" w:eastAsia="Times New Roman" w:hAnsi="Times New Roman"/>
          <w:kern w:val="0"/>
          <w:sz w:val="22"/>
        </w:rPr>
        <w:t xml:space="preserve"> </w:t>
      </w:r>
      <w:r>
        <w:rPr>
          <w:rFonts w:ascii="Times New Roman" w:eastAsia="바탕체" w:hAnsi="Times New Roman"/>
          <w:kern w:val="0"/>
          <w:sz w:val="22"/>
        </w:rPr>
        <w:t>경제사정의</w:t>
      </w:r>
      <w:r>
        <w:rPr>
          <w:rFonts w:ascii="Times New Roman" w:eastAsia="Times New Roman" w:hAnsi="Times New Roman"/>
          <w:kern w:val="0"/>
          <w:sz w:val="22"/>
        </w:rPr>
        <w:t xml:space="preserve"> </w:t>
      </w:r>
      <w:r>
        <w:rPr>
          <w:rFonts w:ascii="Times New Roman" w:eastAsia="바탕체" w:hAnsi="Times New Roman"/>
          <w:kern w:val="0"/>
          <w:sz w:val="22"/>
        </w:rPr>
        <w:t>변화</w:t>
      </w:r>
      <w:r>
        <w:rPr>
          <w:rFonts w:ascii="Times New Roman" w:eastAsia="바탕체"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Times New Roman" w:eastAsia="바탕체" w:hAnsi="Times New Roman"/>
          <w:kern w:val="0"/>
          <w:sz w:val="22"/>
        </w:rPr>
        <w:t xml:space="preserve">, </w:t>
      </w:r>
      <w:r>
        <w:rPr>
          <w:rFonts w:ascii="Times New Roman" w:eastAsia="바탕체" w:hAnsi="Times New Roman"/>
          <w:kern w:val="0"/>
          <w:sz w:val="22"/>
        </w:rPr>
        <w:t>담보가치의</w:t>
      </w:r>
      <w:r>
        <w:rPr>
          <w:rFonts w:ascii="Times New Roman" w:eastAsia="Times New Roman" w:hAnsi="Times New Roman"/>
          <w:kern w:val="0"/>
          <w:sz w:val="22"/>
        </w:rPr>
        <w:t xml:space="preserve"> </w:t>
      </w:r>
      <w:r>
        <w:rPr>
          <w:rFonts w:ascii="Times New Roman" w:eastAsia="바탕체" w:hAnsi="Times New Roman"/>
          <w:kern w:val="0"/>
          <w:sz w:val="22"/>
        </w:rPr>
        <w:t>하락</w:t>
      </w:r>
      <w:r>
        <w:rPr>
          <w:rFonts w:ascii="Times New Roman" w:eastAsia="바탕체"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상당한</w:t>
      </w:r>
      <w:r>
        <w:rPr>
          <w:rFonts w:ascii="Times New Roman" w:eastAsia="Times New Roman" w:hAnsi="Times New Roman"/>
          <w:kern w:val="0"/>
          <w:sz w:val="22"/>
        </w:rPr>
        <w:t xml:space="preserve"> </w:t>
      </w:r>
      <w:r>
        <w:rPr>
          <w:rFonts w:ascii="Times New Roman" w:eastAsia="바탕체" w:hAnsi="Times New Roman"/>
          <w:kern w:val="0"/>
          <w:sz w:val="22"/>
        </w:rPr>
        <w:t>사유에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목적</w:t>
      </w:r>
      <w:r>
        <w:rPr>
          <w:rFonts w:ascii="Times New Roman" w:eastAsia="Times New Roman" w:hAnsi="Times New Roman"/>
          <w:kern w:val="0"/>
          <w:sz w:val="22"/>
        </w:rPr>
        <w:t xml:space="preserve"> </w:t>
      </w:r>
      <w:r>
        <w:rPr>
          <w:rFonts w:ascii="Times New Roman" w:eastAsia="바탕체" w:hAnsi="Times New Roman"/>
          <w:kern w:val="0"/>
          <w:sz w:val="22"/>
        </w:rPr>
        <w:t>달성</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신탁사무의</w:t>
      </w:r>
      <w:r>
        <w:rPr>
          <w:rFonts w:ascii="Times New Roman" w:eastAsia="Times New Roman" w:hAnsi="Times New Roman"/>
          <w:kern w:val="0"/>
          <w:sz w:val="22"/>
        </w:rPr>
        <w:t xml:space="preserve"> </w:t>
      </w:r>
      <w:r>
        <w:rPr>
          <w:rFonts w:ascii="Times New Roman" w:eastAsia="바탕체" w:hAnsi="Times New Roman"/>
          <w:kern w:val="0"/>
          <w:sz w:val="22"/>
        </w:rPr>
        <w:t>수행이</w:t>
      </w:r>
      <w:r>
        <w:rPr>
          <w:rFonts w:ascii="Times New Roman" w:eastAsia="Times New Roman" w:hAnsi="Times New Roman"/>
          <w:kern w:val="0"/>
          <w:sz w:val="22"/>
        </w:rPr>
        <w:t xml:space="preserve"> </w:t>
      </w:r>
      <w:r>
        <w:rPr>
          <w:rFonts w:ascii="Times New Roman" w:eastAsia="바탕체" w:hAnsi="Times New Roman"/>
          <w:kern w:val="0"/>
          <w:sz w:val="22"/>
        </w:rPr>
        <w:t>불가능하거나</w:t>
      </w:r>
      <w:r>
        <w:rPr>
          <w:rFonts w:ascii="Times New Roman" w:eastAsia="Times New Roman" w:hAnsi="Times New Roman"/>
          <w:kern w:val="0"/>
          <w:sz w:val="22"/>
        </w:rPr>
        <w:t xml:space="preserve"> </w:t>
      </w:r>
      <w:r>
        <w:rPr>
          <w:rFonts w:ascii="Times New Roman" w:eastAsia="바탕체" w:hAnsi="Times New Roman"/>
          <w:kern w:val="0"/>
          <w:sz w:val="22"/>
        </w:rPr>
        <w:t>현저히</w:t>
      </w:r>
      <w:r>
        <w:rPr>
          <w:rFonts w:ascii="Times New Roman" w:eastAsia="Times New Roman" w:hAnsi="Times New Roman"/>
          <w:kern w:val="0"/>
          <w:sz w:val="22"/>
        </w:rPr>
        <w:t xml:space="preserve"> </w:t>
      </w:r>
      <w:r>
        <w:rPr>
          <w:rFonts w:ascii="Times New Roman" w:eastAsia="바탕체" w:hAnsi="Times New Roman"/>
          <w:kern w:val="0"/>
          <w:sz w:val="22"/>
        </w:rPr>
        <w:t>곤란한</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협의하여</w:t>
      </w:r>
      <w:r>
        <w:rPr>
          <w:rFonts w:ascii="Times New Roman" w:eastAsia="Times New Roman" w:hAnsi="Times New Roman"/>
          <w:kern w:val="0"/>
          <w:sz w:val="22"/>
        </w:rPr>
        <w:t xml:space="preserve"> </w:t>
      </w:r>
      <w:r>
        <w:rPr>
          <w:rFonts w:ascii="Times New Roman" w:eastAsia="바탕체" w:hAnsi="Times New Roman"/>
          <w:kern w:val="0"/>
          <w:sz w:val="22"/>
        </w:rPr>
        <w:t>신탁을</w:t>
      </w:r>
      <w:r>
        <w:rPr>
          <w:rFonts w:ascii="Times New Roman" w:eastAsia="Times New Roman" w:hAnsi="Times New Roman"/>
          <w:kern w:val="0"/>
          <w:sz w:val="22"/>
        </w:rPr>
        <w:t xml:space="preserve"> </w:t>
      </w:r>
      <w:r>
        <w:rPr>
          <w:rFonts w:ascii="Times New Roman" w:eastAsia="바탕체" w:hAnsi="Times New Roman"/>
          <w:kern w:val="0"/>
          <w:sz w:val="22"/>
        </w:rPr>
        <w:t>해지할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있으며</w:t>
      </w:r>
      <w:r>
        <w:rPr>
          <w:rFonts w:ascii="Times New Roman" w:eastAsia="바탕체"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부담하지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2E9956D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2</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해지에</w:t>
      </w:r>
      <w:r>
        <w:rPr>
          <w:rFonts w:ascii="Times New Roman" w:eastAsia="Times New Roman" w:hAnsi="Times New Roman"/>
          <w:kern w:val="0"/>
          <w:sz w:val="22"/>
        </w:rPr>
        <w:t xml:space="preserve"> </w:t>
      </w:r>
      <w:r>
        <w:rPr>
          <w:rFonts w:ascii="Times New Roman" w:eastAsia="바탕체" w:hAnsi="Times New Roman"/>
          <w:kern w:val="0"/>
          <w:sz w:val="22"/>
        </w:rPr>
        <w:t>있어</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제비용</w:t>
      </w:r>
      <w:r>
        <w:rPr>
          <w:rFonts w:ascii="Times New Roman" w:eastAsia="바탕체" w:hAnsi="Times New Roman"/>
          <w:kern w:val="0"/>
          <w:sz w:val="22"/>
        </w:rPr>
        <w:t xml:space="preserve">, </w:t>
      </w:r>
      <w:r>
        <w:rPr>
          <w:rFonts w:ascii="Times New Roman" w:eastAsia="바탕체" w:hAnsi="Times New Roman"/>
          <w:kern w:val="0"/>
          <w:sz w:val="22"/>
        </w:rPr>
        <w:t>신탁보수와</w:t>
      </w:r>
      <w:r>
        <w:rPr>
          <w:rFonts w:ascii="Times New Roman" w:eastAsia="Times New Roman" w:hAnsi="Times New Roman"/>
          <w:kern w:val="0"/>
          <w:sz w:val="22"/>
        </w:rPr>
        <w:t xml:space="preserve"> </w:t>
      </w:r>
      <w:r>
        <w:rPr>
          <w:rFonts w:ascii="Times New Roman" w:eastAsia="바탕체" w:hAnsi="Times New Roman"/>
          <w:kern w:val="0"/>
          <w:sz w:val="22"/>
        </w:rPr>
        <w:t>손해보상금을</w:t>
      </w:r>
      <w:r>
        <w:rPr>
          <w:rFonts w:ascii="Times New Roman" w:eastAsia="Times New Roman" w:hAnsi="Times New Roman"/>
          <w:kern w:val="0"/>
          <w:sz w:val="22"/>
        </w:rPr>
        <w:t xml:space="preserve"> </w:t>
      </w:r>
      <w:r>
        <w:rPr>
          <w:rFonts w:ascii="Times New Roman" w:eastAsia="바탕체" w:hAnsi="Times New Roman"/>
          <w:kern w:val="0"/>
          <w:sz w:val="22"/>
        </w:rPr>
        <w:t>신탁부동산으로부터</w:t>
      </w:r>
      <w:r>
        <w:rPr>
          <w:rFonts w:ascii="Times New Roman" w:eastAsia="Times New Roman" w:hAnsi="Times New Roman"/>
          <w:kern w:val="0"/>
          <w:sz w:val="22"/>
        </w:rPr>
        <w:t xml:space="preserve"> </w:t>
      </w:r>
      <w:r>
        <w:rPr>
          <w:rFonts w:ascii="Times New Roman" w:eastAsia="바탕체" w:hAnsi="Times New Roman"/>
          <w:kern w:val="0"/>
          <w:sz w:val="22"/>
        </w:rPr>
        <w:t>공제하거나</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청구할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4BA53D5D"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신탁법</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21</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규정한</w:t>
      </w:r>
      <w:r>
        <w:rPr>
          <w:rFonts w:ascii="Times New Roman" w:eastAsia="Times New Roman" w:hAnsi="Times New Roman"/>
          <w:kern w:val="0"/>
          <w:sz w:val="22"/>
        </w:rPr>
        <w:t xml:space="preserve"> </w:t>
      </w:r>
      <w:r>
        <w:rPr>
          <w:rFonts w:ascii="Times New Roman" w:eastAsia="바탕체" w:hAnsi="Times New Roman"/>
          <w:kern w:val="0"/>
          <w:sz w:val="22"/>
        </w:rPr>
        <w:t>신탁전의</w:t>
      </w:r>
      <w:r>
        <w:rPr>
          <w:rFonts w:ascii="Times New Roman" w:eastAsia="Times New Roman" w:hAnsi="Times New Roman"/>
          <w:kern w:val="0"/>
          <w:sz w:val="22"/>
        </w:rPr>
        <w:t xml:space="preserve"> </w:t>
      </w:r>
      <w:r>
        <w:rPr>
          <w:rFonts w:ascii="Times New Roman" w:eastAsia="바탕체" w:hAnsi="Times New Roman"/>
          <w:kern w:val="0"/>
          <w:sz w:val="22"/>
        </w:rPr>
        <w:t>원인으로</w:t>
      </w:r>
      <w:r>
        <w:rPr>
          <w:rFonts w:ascii="Times New Roman" w:eastAsia="Times New Roman" w:hAnsi="Times New Roman"/>
          <w:kern w:val="0"/>
          <w:sz w:val="22"/>
        </w:rPr>
        <w:t xml:space="preserve"> </w:t>
      </w:r>
      <w:r>
        <w:rPr>
          <w:rFonts w:ascii="Times New Roman" w:eastAsia="바탕체" w:hAnsi="Times New Roman"/>
          <w:kern w:val="0"/>
          <w:sz w:val="22"/>
        </w:rPr>
        <w:t>발생된</w:t>
      </w:r>
      <w:r>
        <w:rPr>
          <w:rFonts w:ascii="Times New Roman" w:eastAsia="Times New Roman" w:hAnsi="Times New Roman"/>
          <w:kern w:val="0"/>
          <w:sz w:val="22"/>
        </w:rPr>
        <w:t xml:space="preserve"> </w:t>
      </w:r>
      <w:r>
        <w:rPr>
          <w:rFonts w:ascii="Times New Roman" w:eastAsia="바탕체" w:hAnsi="Times New Roman"/>
          <w:kern w:val="0"/>
          <w:sz w:val="22"/>
        </w:rPr>
        <w:t>권리의</w:t>
      </w:r>
      <w:r>
        <w:rPr>
          <w:rFonts w:ascii="Times New Roman" w:eastAsia="Times New Roman" w:hAnsi="Times New Roman"/>
          <w:kern w:val="0"/>
          <w:sz w:val="22"/>
        </w:rPr>
        <w:t xml:space="preserve"> </w:t>
      </w:r>
      <w:r>
        <w:rPr>
          <w:rFonts w:ascii="Times New Roman" w:eastAsia="바탕체" w:hAnsi="Times New Roman"/>
          <w:kern w:val="0"/>
          <w:sz w:val="22"/>
        </w:rPr>
        <w:t>실행으로</w:t>
      </w:r>
      <w:r>
        <w:rPr>
          <w:rFonts w:ascii="Times New Roman" w:eastAsia="Times New Roman" w:hAnsi="Times New Roman"/>
          <w:kern w:val="0"/>
          <w:sz w:val="22"/>
        </w:rPr>
        <w:t xml:space="preserve"> </w:t>
      </w:r>
      <w:r>
        <w:rPr>
          <w:rFonts w:ascii="Times New Roman" w:eastAsia="바탕체" w:hAnsi="Times New Roman"/>
          <w:kern w:val="0"/>
          <w:sz w:val="22"/>
        </w:rPr>
        <w:t>인한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환가대금</w:t>
      </w:r>
      <w:r>
        <w:rPr>
          <w:rFonts w:ascii="Times New Roman" w:eastAsia="Times New Roman" w:hAnsi="Times New Roman"/>
          <w:kern w:val="0"/>
          <w:sz w:val="22"/>
        </w:rPr>
        <w:t xml:space="preserve"> </w:t>
      </w:r>
      <w:r>
        <w:rPr>
          <w:rFonts w:ascii="Times New Roman" w:eastAsia="바탕체" w:hAnsi="Times New Roman"/>
          <w:kern w:val="0"/>
          <w:sz w:val="22"/>
        </w:rPr>
        <w:t>중</w:t>
      </w:r>
      <w:r>
        <w:rPr>
          <w:rFonts w:ascii="Times New Roman" w:eastAsia="Times New Roman" w:hAnsi="Times New Roman"/>
          <w:kern w:val="0"/>
          <w:sz w:val="22"/>
        </w:rPr>
        <w:t xml:space="preserve"> </w:t>
      </w:r>
      <w:r>
        <w:rPr>
          <w:rFonts w:ascii="Times New Roman" w:eastAsia="바탕체" w:hAnsi="Times New Roman"/>
          <w:kern w:val="0"/>
          <w:sz w:val="22"/>
        </w:rPr>
        <w:t>잔여액을</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수령한</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23</w:t>
      </w:r>
      <w:r>
        <w:rPr>
          <w:rFonts w:ascii="Times New Roman" w:eastAsia="바탕체" w:hAnsi="Times New Roman"/>
          <w:kern w:val="0"/>
          <w:sz w:val="22"/>
        </w:rPr>
        <w:t>조의</w:t>
      </w:r>
      <w:r>
        <w:rPr>
          <w:rFonts w:ascii="Times New Roman" w:eastAsia="Times New Roman" w:hAnsi="Times New Roman"/>
          <w:kern w:val="0"/>
          <w:sz w:val="22"/>
        </w:rPr>
        <w:t xml:space="preserve"> </w:t>
      </w:r>
      <w:r>
        <w:rPr>
          <w:rFonts w:ascii="Times New Roman" w:eastAsia="바탕체" w:hAnsi="Times New Roman"/>
          <w:kern w:val="0"/>
          <w:sz w:val="22"/>
        </w:rPr>
        <w:t>처분대금</w:t>
      </w:r>
      <w:r>
        <w:rPr>
          <w:rFonts w:ascii="Times New Roman" w:eastAsia="Times New Roman" w:hAnsi="Times New Roman"/>
          <w:kern w:val="0"/>
          <w:sz w:val="22"/>
        </w:rPr>
        <w:t xml:space="preserve"> </w:t>
      </w:r>
      <w:r>
        <w:rPr>
          <w:rFonts w:ascii="Times New Roman" w:eastAsia="바탕체" w:hAnsi="Times New Roman"/>
          <w:kern w:val="0"/>
          <w:sz w:val="22"/>
        </w:rPr>
        <w:t>정산방법에</w:t>
      </w:r>
      <w:r>
        <w:rPr>
          <w:rFonts w:ascii="Times New Roman" w:eastAsia="Times New Roman" w:hAnsi="Times New Roman"/>
          <w:kern w:val="0"/>
          <w:sz w:val="22"/>
        </w:rPr>
        <w:t xml:space="preserve"> </w:t>
      </w:r>
      <w:r>
        <w:rPr>
          <w:rFonts w:ascii="Times New Roman" w:eastAsia="바탕체" w:hAnsi="Times New Roman"/>
          <w:kern w:val="0"/>
          <w:sz w:val="22"/>
        </w:rPr>
        <w:t>준하여</w:t>
      </w:r>
      <w:r>
        <w:rPr>
          <w:rFonts w:ascii="Times New Roman" w:eastAsia="Times New Roman" w:hAnsi="Times New Roman"/>
          <w:kern w:val="0"/>
          <w:sz w:val="22"/>
        </w:rPr>
        <w:t xml:space="preserve"> </w:t>
      </w:r>
      <w:r>
        <w:rPr>
          <w:rFonts w:ascii="Times New Roman" w:eastAsia="바탕체" w:hAnsi="Times New Roman"/>
          <w:kern w:val="0"/>
          <w:sz w:val="22"/>
        </w:rPr>
        <w:t>정산한다</w:t>
      </w:r>
      <w:r>
        <w:rPr>
          <w:rFonts w:ascii="Times New Roman" w:eastAsia="바탕체" w:hAnsi="Times New Roman"/>
          <w:kern w:val="0"/>
          <w:sz w:val="22"/>
        </w:rPr>
        <w:t>.</w:t>
      </w:r>
    </w:p>
    <w:p w14:paraId="1D2FE8A9"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1FD66FF"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26</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신탁종료</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신탁은</w:t>
      </w:r>
      <w:r>
        <w:rPr>
          <w:rFonts w:ascii="Times New Roman" w:eastAsia="Times New Roman" w:hAnsi="Times New Roman"/>
          <w:kern w:val="0"/>
          <w:sz w:val="22"/>
        </w:rPr>
        <w:t xml:space="preserve"> </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경우에</w:t>
      </w:r>
      <w:r>
        <w:rPr>
          <w:rFonts w:ascii="Times New Roman" w:eastAsia="Times New Roman" w:hAnsi="Times New Roman"/>
          <w:kern w:val="0"/>
          <w:sz w:val="22"/>
        </w:rPr>
        <w:t xml:space="preserve"> </w:t>
      </w:r>
      <w:r>
        <w:rPr>
          <w:rFonts w:ascii="Times New Roman" w:eastAsia="바탕체" w:hAnsi="Times New Roman"/>
          <w:kern w:val="0"/>
          <w:sz w:val="22"/>
        </w:rPr>
        <w:t>종료한다</w:t>
      </w:r>
      <w:r>
        <w:rPr>
          <w:rFonts w:ascii="Times New Roman" w:eastAsia="바탕체" w:hAnsi="Times New Roman"/>
          <w:kern w:val="0"/>
          <w:sz w:val="22"/>
        </w:rPr>
        <w:t>.</w:t>
      </w:r>
    </w:p>
    <w:p w14:paraId="0165290B"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제</w:t>
      </w:r>
      <w:r>
        <w:rPr>
          <w:rFonts w:ascii="Times New Roman" w:eastAsia="바탕체" w:hAnsi="Times New Roman"/>
          <w:kern w:val="0"/>
          <w:sz w:val="22"/>
        </w:rPr>
        <w:t>25</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해지</w:t>
      </w:r>
    </w:p>
    <w:p w14:paraId="20E44DC2"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종료</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우선수익자간에</w:t>
      </w:r>
      <w:r>
        <w:rPr>
          <w:rFonts w:ascii="Times New Roman" w:eastAsia="Times New Roman" w:hAnsi="Times New Roman"/>
          <w:kern w:val="0"/>
          <w:sz w:val="22"/>
        </w:rPr>
        <w:t xml:space="preserve"> </w:t>
      </w:r>
      <w:r>
        <w:rPr>
          <w:rFonts w:ascii="Times New Roman" w:eastAsia="바탕체" w:hAnsi="Times New Roman"/>
          <w:kern w:val="0"/>
          <w:sz w:val="22"/>
        </w:rPr>
        <w:t>거래관계의</w:t>
      </w:r>
      <w:r>
        <w:rPr>
          <w:rFonts w:ascii="Times New Roman" w:eastAsia="Times New Roman" w:hAnsi="Times New Roman"/>
          <w:kern w:val="0"/>
          <w:sz w:val="22"/>
        </w:rPr>
        <w:t xml:space="preserve"> </w:t>
      </w:r>
      <w:r>
        <w:rPr>
          <w:rFonts w:ascii="Times New Roman" w:eastAsia="바탕체" w:hAnsi="Times New Roman"/>
          <w:kern w:val="0"/>
          <w:sz w:val="22"/>
        </w:rPr>
        <w:t>종료에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수익권</w:t>
      </w:r>
      <w:r>
        <w:rPr>
          <w:rFonts w:ascii="Times New Roman" w:eastAsia="Times New Roman" w:hAnsi="Times New Roman"/>
          <w:kern w:val="0"/>
          <w:sz w:val="22"/>
        </w:rPr>
        <w:t xml:space="preserve"> </w:t>
      </w:r>
      <w:r>
        <w:rPr>
          <w:rFonts w:ascii="Times New Roman" w:eastAsia="바탕체" w:hAnsi="Times New Roman"/>
          <w:kern w:val="0"/>
          <w:sz w:val="22"/>
        </w:rPr>
        <w:t>증서의</w:t>
      </w:r>
      <w:r>
        <w:rPr>
          <w:rFonts w:ascii="Times New Roman" w:eastAsia="Times New Roman" w:hAnsi="Times New Roman"/>
          <w:kern w:val="0"/>
          <w:sz w:val="22"/>
        </w:rPr>
        <w:t xml:space="preserve"> </w:t>
      </w:r>
      <w:r>
        <w:rPr>
          <w:rFonts w:ascii="Times New Roman" w:eastAsia="바탕체" w:hAnsi="Times New Roman"/>
          <w:kern w:val="0"/>
          <w:sz w:val="22"/>
        </w:rPr>
        <w:t>반환</w:t>
      </w:r>
    </w:p>
    <w:p w14:paraId="7187DF3F"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제</w:t>
      </w:r>
      <w:r>
        <w:rPr>
          <w:rFonts w:ascii="Times New Roman" w:eastAsia="바탕체" w:hAnsi="Times New Roman"/>
          <w:kern w:val="0"/>
          <w:sz w:val="22"/>
        </w:rPr>
        <w:t>19</w:t>
      </w:r>
      <w:r>
        <w:rPr>
          <w:rFonts w:ascii="Times New Roman" w:eastAsia="바탕체" w:hAnsi="Times New Roman"/>
          <w:kern w:val="0"/>
          <w:sz w:val="22"/>
        </w:rPr>
        <w:t>조에</w:t>
      </w:r>
      <w:r>
        <w:rPr>
          <w:rFonts w:ascii="Times New Roman" w:eastAsia="Times New Roman" w:hAnsi="Times New Roman"/>
          <w:kern w:val="0"/>
          <w:sz w:val="22"/>
        </w:rPr>
        <w:t xml:space="preserve"> </w:t>
      </w:r>
      <w:r>
        <w:rPr>
          <w:rFonts w:ascii="Times New Roman" w:eastAsia="바탕체" w:hAnsi="Times New Roman"/>
          <w:kern w:val="0"/>
          <w:sz w:val="22"/>
        </w:rPr>
        <w:t>의한</w:t>
      </w:r>
      <w:r>
        <w:rPr>
          <w:rFonts w:ascii="Times New Roman" w:eastAsia="Times New Roman" w:hAnsi="Times New Roman"/>
          <w:kern w:val="0"/>
          <w:sz w:val="22"/>
        </w:rPr>
        <w:t xml:space="preserve">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처분으로</w:t>
      </w:r>
      <w:r>
        <w:rPr>
          <w:rFonts w:ascii="Times New Roman" w:eastAsia="Times New Roman" w:hAnsi="Times New Roman"/>
          <w:kern w:val="0"/>
          <w:sz w:val="22"/>
        </w:rPr>
        <w:t xml:space="preserve"> </w:t>
      </w:r>
      <w:r>
        <w:rPr>
          <w:rFonts w:ascii="Times New Roman" w:eastAsia="바탕체" w:hAnsi="Times New Roman"/>
          <w:kern w:val="0"/>
          <w:sz w:val="22"/>
        </w:rPr>
        <w:t>양수인에게</w:t>
      </w:r>
      <w:r>
        <w:rPr>
          <w:rFonts w:ascii="Times New Roman" w:eastAsia="Times New Roman" w:hAnsi="Times New Roman"/>
          <w:kern w:val="0"/>
          <w:sz w:val="22"/>
        </w:rPr>
        <w:t xml:space="preserve"> </w:t>
      </w:r>
      <w:r>
        <w:rPr>
          <w:rFonts w:ascii="Times New Roman" w:eastAsia="바탕체" w:hAnsi="Times New Roman"/>
          <w:kern w:val="0"/>
          <w:sz w:val="22"/>
        </w:rPr>
        <w:t>소유권</w:t>
      </w:r>
      <w:r>
        <w:rPr>
          <w:rFonts w:ascii="Times New Roman" w:eastAsia="Times New Roman" w:hAnsi="Times New Roman"/>
          <w:kern w:val="0"/>
          <w:sz w:val="22"/>
        </w:rPr>
        <w:t xml:space="preserve"> </w:t>
      </w:r>
      <w:r>
        <w:rPr>
          <w:rFonts w:ascii="Times New Roman" w:eastAsia="바탕체" w:hAnsi="Times New Roman"/>
          <w:kern w:val="0"/>
          <w:sz w:val="22"/>
        </w:rPr>
        <w:t>이전등기가</w:t>
      </w:r>
      <w:r>
        <w:rPr>
          <w:rFonts w:ascii="Times New Roman" w:eastAsia="Times New Roman" w:hAnsi="Times New Roman"/>
          <w:kern w:val="0"/>
          <w:sz w:val="22"/>
        </w:rPr>
        <w:t xml:space="preserve"> </w:t>
      </w:r>
      <w:r>
        <w:rPr>
          <w:rFonts w:ascii="Times New Roman" w:eastAsia="바탕체" w:hAnsi="Times New Roman"/>
          <w:kern w:val="0"/>
          <w:sz w:val="22"/>
        </w:rPr>
        <w:t>경료된</w:t>
      </w:r>
      <w:r>
        <w:rPr>
          <w:rFonts w:ascii="Times New Roman" w:eastAsia="Times New Roman" w:hAnsi="Times New Roman"/>
          <w:kern w:val="0"/>
          <w:sz w:val="22"/>
        </w:rPr>
        <w:t xml:space="preserve"> </w:t>
      </w:r>
      <w:r>
        <w:rPr>
          <w:rFonts w:ascii="Times New Roman" w:eastAsia="바탕체" w:hAnsi="Times New Roman"/>
          <w:kern w:val="0"/>
          <w:sz w:val="22"/>
        </w:rPr>
        <w:t>때</w:t>
      </w:r>
    </w:p>
    <w:p w14:paraId="048C5C14" w14:textId="77777777" w:rsidR="00DE42D9" w:rsidRDefault="00930A79">
      <w:pPr>
        <w:snapToGrid w:val="0"/>
        <w:spacing w:after="0" w:line="360" w:lineRule="auto"/>
        <w:ind w:left="920" w:hanging="220"/>
        <w:jc w:val="left"/>
        <w:textAlignment w:val="baseline"/>
        <w:rPr>
          <w:rFonts w:ascii="Times New Roman" w:eastAsia="바탕체" w:hAnsi="Times New Roman"/>
          <w:kern w:val="0"/>
          <w:sz w:val="22"/>
        </w:rPr>
      </w:pPr>
      <w:r>
        <w:rPr>
          <w:rFonts w:ascii="Times New Roman" w:eastAsia="바탕체" w:hAnsi="Times New Roman"/>
          <w:kern w:val="0"/>
          <w:sz w:val="22"/>
        </w:rPr>
        <w:t xml:space="preserve">4. </w:t>
      </w:r>
      <w:r>
        <w:rPr>
          <w:rFonts w:ascii="Times New Roman" w:eastAsia="바탕체" w:hAnsi="Times New Roman"/>
          <w:kern w:val="0"/>
          <w:sz w:val="22"/>
        </w:rPr>
        <w:t>신탁부동산의</w:t>
      </w:r>
      <w:r>
        <w:rPr>
          <w:rFonts w:ascii="Times New Roman" w:eastAsia="Times New Roman" w:hAnsi="Times New Roman"/>
          <w:kern w:val="0"/>
          <w:sz w:val="22"/>
        </w:rPr>
        <w:t xml:space="preserve"> </w:t>
      </w:r>
      <w:r>
        <w:rPr>
          <w:rFonts w:ascii="Times New Roman" w:eastAsia="바탕체" w:hAnsi="Times New Roman"/>
          <w:kern w:val="0"/>
          <w:sz w:val="22"/>
        </w:rPr>
        <w:t>멸실</w:t>
      </w:r>
      <w:r>
        <w:rPr>
          <w:rFonts w:ascii="Times New Roman" w:eastAsia="바탕체" w:hAnsi="Times New Roman"/>
          <w:kern w:val="0"/>
          <w:sz w:val="22"/>
        </w:rPr>
        <w:t xml:space="preserve">, </w:t>
      </w:r>
      <w:r>
        <w:rPr>
          <w:rFonts w:ascii="Times New Roman" w:eastAsia="바탕체" w:hAnsi="Times New Roman"/>
          <w:kern w:val="0"/>
          <w:sz w:val="22"/>
        </w:rPr>
        <w:t>권리의</w:t>
      </w:r>
      <w:r>
        <w:rPr>
          <w:rFonts w:ascii="Times New Roman" w:eastAsia="Times New Roman" w:hAnsi="Times New Roman"/>
          <w:kern w:val="0"/>
          <w:sz w:val="22"/>
        </w:rPr>
        <w:t xml:space="preserve"> </w:t>
      </w:r>
      <w:r>
        <w:rPr>
          <w:rFonts w:ascii="Times New Roman" w:eastAsia="바탕체" w:hAnsi="Times New Roman"/>
          <w:kern w:val="0"/>
          <w:sz w:val="22"/>
        </w:rPr>
        <w:t>하자</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사유로</w:t>
      </w:r>
      <w:r>
        <w:rPr>
          <w:rFonts w:ascii="Times New Roman" w:eastAsia="Times New Roman" w:hAnsi="Times New Roman"/>
          <w:kern w:val="0"/>
          <w:sz w:val="22"/>
        </w:rPr>
        <w:t xml:space="preserve"> </w:t>
      </w:r>
      <w:r>
        <w:rPr>
          <w:rFonts w:ascii="Times New Roman" w:eastAsia="바탕체" w:hAnsi="Times New Roman"/>
          <w:kern w:val="0"/>
          <w:sz w:val="22"/>
        </w:rPr>
        <w:t>신탁의</w:t>
      </w:r>
      <w:r>
        <w:rPr>
          <w:rFonts w:ascii="Times New Roman" w:eastAsia="Times New Roman" w:hAnsi="Times New Roman"/>
          <w:kern w:val="0"/>
          <w:sz w:val="22"/>
        </w:rPr>
        <w:t xml:space="preserve"> </w:t>
      </w:r>
      <w:r>
        <w:rPr>
          <w:rFonts w:ascii="Times New Roman" w:eastAsia="바탕체" w:hAnsi="Times New Roman"/>
          <w:kern w:val="0"/>
          <w:sz w:val="22"/>
        </w:rPr>
        <w:t>목적을</w:t>
      </w:r>
      <w:r>
        <w:rPr>
          <w:rFonts w:ascii="Times New Roman" w:eastAsia="Times New Roman" w:hAnsi="Times New Roman"/>
          <w:kern w:val="0"/>
          <w:sz w:val="22"/>
        </w:rPr>
        <w:t xml:space="preserve"> </w:t>
      </w:r>
      <w:r>
        <w:rPr>
          <w:rFonts w:ascii="Times New Roman" w:eastAsia="바탕체" w:hAnsi="Times New Roman"/>
          <w:kern w:val="0"/>
          <w:sz w:val="22"/>
        </w:rPr>
        <w:t>달성할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경우</w:t>
      </w:r>
    </w:p>
    <w:p w14:paraId="17B52197"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신탁이</w:t>
      </w:r>
      <w:r>
        <w:rPr>
          <w:rFonts w:ascii="Times New Roman" w:eastAsia="Times New Roman" w:hAnsi="Times New Roman"/>
          <w:kern w:val="0"/>
          <w:sz w:val="22"/>
        </w:rPr>
        <w:t xml:space="preserve">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만료</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신탁해지로</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종료하는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수익권증서를</w:t>
      </w:r>
      <w:r>
        <w:rPr>
          <w:rFonts w:ascii="Times New Roman" w:eastAsia="Times New Roman" w:hAnsi="Times New Roman"/>
          <w:kern w:val="0"/>
          <w:sz w:val="22"/>
        </w:rPr>
        <w:t xml:space="preserve"> </w:t>
      </w:r>
      <w:r>
        <w:rPr>
          <w:rFonts w:ascii="Times New Roman" w:eastAsia="바탕체" w:hAnsi="Times New Roman"/>
          <w:kern w:val="0"/>
          <w:sz w:val="22"/>
        </w:rPr>
        <w:t>반환하고</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위탁자에게</w:t>
      </w:r>
      <w:r>
        <w:rPr>
          <w:rFonts w:ascii="Times New Roman" w:eastAsia="Times New Roman" w:hAnsi="Times New Roman"/>
          <w:kern w:val="0"/>
          <w:sz w:val="22"/>
        </w:rPr>
        <w:t xml:space="preserve"> </w:t>
      </w:r>
      <w:r>
        <w:rPr>
          <w:rFonts w:ascii="Times New Roman" w:eastAsia="바탕체" w:hAnsi="Times New Roman"/>
          <w:kern w:val="0"/>
          <w:sz w:val="22"/>
        </w:rPr>
        <w:t>신탁부동산을</w:t>
      </w:r>
      <w:r>
        <w:rPr>
          <w:rFonts w:ascii="Times New Roman" w:eastAsia="Times New Roman" w:hAnsi="Times New Roman"/>
          <w:kern w:val="0"/>
          <w:sz w:val="22"/>
        </w:rPr>
        <w:t xml:space="preserve"> </w:t>
      </w:r>
      <w:r>
        <w:rPr>
          <w:rFonts w:ascii="Times New Roman" w:eastAsia="바탕체" w:hAnsi="Times New Roman"/>
          <w:kern w:val="0"/>
          <w:sz w:val="22"/>
        </w:rPr>
        <w:t>현상대로</w:t>
      </w:r>
      <w:r>
        <w:rPr>
          <w:rFonts w:ascii="Times New Roman" w:eastAsia="Times New Roman" w:hAnsi="Times New Roman"/>
          <w:kern w:val="0"/>
          <w:sz w:val="22"/>
        </w:rPr>
        <w:t xml:space="preserve"> </w:t>
      </w:r>
      <w:r>
        <w:rPr>
          <w:rFonts w:ascii="Times New Roman" w:eastAsia="바탕체" w:hAnsi="Times New Roman"/>
          <w:kern w:val="0"/>
          <w:sz w:val="22"/>
        </w:rPr>
        <w:t>인도한다</w:t>
      </w:r>
      <w:r>
        <w:rPr>
          <w:rFonts w:ascii="Times New Roman" w:eastAsia="바탕체" w:hAnsi="Times New Roman"/>
          <w:kern w:val="0"/>
          <w:sz w:val="22"/>
        </w:rPr>
        <w:t>.</w:t>
      </w:r>
    </w:p>
    <w:p w14:paraId="1AD66BC9"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종료되는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최종계산에</w:t>
      </w:r>
      <w:r>
        <w:rPr>
          <w:rFonts w:ascii="Times New Roman" w:eastAsia="Times New Roman" w:hAnsi="Times New Roman"/>
          <w:kern w:val="0"/>
          <w:sz w:val="22"/>
        </w:rPr>
        <w:t xml:space="preserve"> </w:t>
      </w:r>
      <w:r>
        <w:rPr>
          <w:rFonts w:ascii="Times New Roman" w:eastAsia="바탕체" w:hAnsi="Times New Roman"/>
          <w:kern w:val="0"/>
          <w:sz w:val="22"/>
        </w:rPr>
        <w:t>관하여</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동의를</w:t>
      </w:r>
      <w:r>
        <w:rPr>
          <w:rFonts w:ascii="Times New Roman" w:eastAsia="Times New Roman" w:hAnsi="Times New Roman"/>
          <w:kern w:val="0"/>
          <w:sz w:val="22"/>
        </w:rPr>
        <w:t xml:space="preserve"> </w:t>
      </w:r>
      <w:r>
        <w:rPr>
          <w:rFonts w:ascii="Times New Roman" w:eastAsia="바탕체" w:hAnsi="Times New Roman"/>
          <w:kern w:val="0"/>
          <w:sz w:val="22"/>
        </w:rPr>
        <w:t>받도록</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수익자에게</w:t>
      </w:r>
      <w:r>
        <w:rPr>
          <w:rFonts w:ascii="Times New Roman" w:eastAsia="Times New Roman" w:hAnsi="Times New Roman"/>
          <w:kern w:val="0"/>
          <w:sz w:val="22"/>
        </w:rPr>
        <w:t xml:space="preserve"> </w:t>
      </w:r>
      <w:r>
        <w:rPr>
          <w:rFonts w:ascii="Times New Roman" w:eastAsia="바탕체" w:hAnsi="Times New Roman"/>
          <w:kern w:val="0"/>
          <w:sz w:val="22"/>
        </w:rPr>
        <w:t>이미</w:t>
      </w:r>
      <w:r>
        <w:rPr>
          <w:rFonts w:ascii="Times New Roman" w:eastAsia="Times New Roman" w:hAnsi="Times New Roman"/>
          <w:kern w:val="0"/>
          <w:sz w:val="22"/>
        </w:rPr>
        <w:t xml:space="preserve"> </w:t>
      </w:r>
      <w:r>
        <w:rPr>
          <w:rFonts w:ascii="Times New Roman" w:eastAsia="바탕체" w:hAnsi="Times New Roman"/>
          <w:kern w:val="0"/>
          <w:sz w:val="22"/>
        </w:rPr>
        <w:t>통보한</w:t>
      </w:r>
      <w:r>
        <w:rPr>
          <w:rFonts w:ascii="Times New Roman" w:eastAsia="Times New Roman" w:hAnsi="Times New Roman"/>
          <w:kern w:val="0"/>
          <w:sz w:val="22"/>
        </w:rPr>
        <w:t xml:space="preserve"> </w:t>
      </w:r>
      <w:r>
        <w:rPr>
          <w:rFonts w:ascii="Times New Roman" w:eastAsia="바탕체" w:hAnsi="Times New Roman"/>
          <w:kern w:val="0"/>
          <w:sz w:val="22"/>
        </w:rPr>
        <w:t>사항은</w:t>
      </w:r>
      <w:r>
        <w:rPr>
          <w:rFonts w:ascii="Times New Roman" w:eastAsia="Times New Roman" w:hAnsi="Times New Roman"/>
          <w:kern w:val="0"/>
          <w:sz w:val="22"/>
        </w:rPr>
        <w:t xml:space="preserve"> </w:t>
      </w:r>
      <w:r>
        <w:rPr>
          <w:rFonts w:ascii="Times New Roman" w:eastAsia="바탕체" w:hAnsi="Times New Roman"/>
          <w:kern w:val="0"/>
          <w:sz w:val="22"/>
        </w:rPr>
        <w:t>동의한</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간주하고</w:t>
      </w:r>
      <w:r>
        <w:rPr>
          <w:rFonts w:ascii="Times New Roman" w:eastAsia="Times New Roman" w:hAnsi="Times New Roman"/>
          <w:kern w:val="0"/>
          <w:sz w:val="22"/>
        </w:rPr>
        <w:t xml:space="preserve"> </w:t>
      </w:r>
      <w:r>
        <w:rPr>
          <w:rFonts w:ascii="Times New Roman" w:eastAsia="바탕체" w:hAnsi="Times New Roman"/>
          <w:kern w:val="0"/>
          <w:sz w:val="22"/>
        </w:rPr>
        <w:t>최종계산서에서</w:t>
      </w:r>
      <w:r>
        <w:rPr>
          <w:rFonts w:ascii="Times New Roman" w:eastAsia="Times New Roman" w:hAnsi="Times New Roman"/>
          <w:kern w:val="0"/>
          <w:sz w:val="22"/>
        </w:rPr>
        <w:t xml:space="preserve"> </w:t>
      </w:r>
      <w:r>
        <w:rPr>
          <w:rFonts w:ascii="Times New Roman" w:eastAsia="바탕체" w:hAnsi="Times New Roman"/>
          <w:kern w:val="0"/>
          <w:sz w:val="22"/>
        </w:rPr>
        <w:t>이를</w:t>
      </w:r>
      <w:r>
        <w:rPr>
          <w:rFonts w:ascii="Times New Roman" w:eastAsia="Times New Roman" w:hAnsi="Times New Roman"/>
          <w:kern w:val="0"/>
          <w:sz w:val="22"/>
        </w:rPr>
        <w:t xml:space="preserve"> </w:t>
      </w:r>
      <w:r>
        <w:rPr>
          <w:rFonts w:ascii="Times New Roman" w:eastAsia="바탕체" w:hAnsi="Times New Roman"/>
          <w:kern w:val="0"/>
          <w:sz w:val="22"/>
        </w:rPr>
        <w:t>생략할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2EF1ADE6"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④</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처분으로</w:t>
      </w:r>
      <w:r>
        <w:rPr>
          <w:rFonts w:ascii="Times New Roman" w:eastAsia="Times New Roman" w:hAnsi="Times New Roman"/>
          <w:kern w:val="0"/>
          <w:sz w:val="22"/>
        </w:rPr>
        <w:t xml:space="preserve"> </w:t>
      </w:r>
      <w:r>
        <w:rPr>
          <w:rFonts w:ascii="Times New Roman" w:eastAsia="바탕체" w:hAnsi="Times New Roman"/>
          <w:kern w:val="0"/>
          <w:sz w:val="22"/>
        </w:rPr>
        <w:t>신탁계약이</w:t>
      </w:r>
      <w:r>
        <w:rPr>
          <w:rFonts w:ascii="Times New Roman" w:eastAsia="Times New Roman" w:hAnsi="Times New Roman"/>
          <w:kern w:val="0"/>
          <w:sz w:val="22"/>
        </w:rPr>
        <w:t xml:space="preserve"> </w:t>
      </w:r>
      <w:r>
        <w:rPr>
          <w:rFonts w:ascii="Times New Roman" w:eastAsia="바탕체" w:hAnsi="Times New Roman"/>
          <w:kern w:val="0"/>
          <w:sz w:val="22"/>
        </w:rPr>
        <w:t>종료하는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3</w:t>
      </w:r>
      <w:r>
        <w:rPr>
          <w:rFonts w:ascii="Times New Roman" w:eastAsia="바탕체" w:hAnsi="Times New Roman"/>
          <w:kern w:val="0"/>
          <w:sz w:val="22"/>
        </w:rPr>
        <w:t>항</w:t>
      </w:r>
      <w:r>
        <w:rPr>
          <w:rFonts w:ascii="Times New Roman" w:eastAsia="Times New Roman" w:hAnsi="Times New Roman"/>
          <w:kern w:val="0"/>
          <w:sz w:val="22"/>
        </w:rPr>
        <w:t xml:space="preserve"> </w:t>
      </w:r>
      <w:r>
        <w:rPr>
          <w:rFonts w:ascii="Times New Roman" w:eastAsia="바탕체" w:hAnsi="Times New Roman"/>
          <w:kern w:val="0"/>
          <w:sz w:val="22"/>
        </w:rPr>
        <w:t>본문을</w:t>
      </w:r>
      <w:r>
        <w:rPr>
          <w:rFonts w:ascii="Times New Roman" w:eastAsia="Times New Roman" w:hAnsi="Times New Roman"/>
          <w:kern w:val="0"/>
          <w:sz w:val="22"/>
        </w:rPr>
        <w:t xml:space="preserve"> </w:t>
      </w:r>
      <w:r>
        <w:rPr>
          <w:rFonts w:ascii="Times New Roman" w:eastAsia="바탕체" w:hAnsi="Times New Roman"/>
          <w:kern w:val="0"/>
          <w:sz w:val="22"/>
        </w:rPr>
        <w:t>적용하지</w:t>
      </w:r>
      <w:r>
        <w:rPr>
          <w:rFonts w:ascii="Times New Roman" w:eastAsia="Times New Roman" w:hAnsi="Times New Roman"/>
          <w:kern w:val="0"/>
          <w:sz w:val="22"/>
        </w:rPr>
        <w:t xml:space="preserve"> </w:t>
      </w:r>
      <w:r>
        <w:rPr>
          <w:rFonts w:ascii="Times New Roman" w:eastAsia="바탕체" w:hAnsi="Times New Roman"/>
          <w:kern w:val="0"/>
          <w:sz w:val="22"/>
        </w:rPr>
        <w:t>않는다</w:t>
      </w:r>
      <w:r>
        <w:rPr>
          <w:rFonts w:ascii="Times New Roman" w:eastAsia="바탕체" w:hAnsi="Times New Roman"/>
          <w:kern w:val="0"/>
          <w:sz w:val="22"/>
        </w:rPr>
        <w:t>.</w:t>
      </w:r>
    </w:p>
    <w:p w14:paraId="08A92D0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5D30D1D6"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27</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인감신고</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위탁자와</w:t>
      </w:r>
      <w:r>
        <w:rPr>
          <w:rFonts w:ascii="Times New Roman" w:eastAsia="Times New Roman" w:hAnsi="Times New Roman"/>
          <w:kern w:val="0"/>
          <w:sz w:val="22"/>
        </w:rPr>
        <w:t xml:space="preserve"> </w:t>
      </w:r>
      <w:r>
        <w:rPr>
          <w:rFonts w:ascii="Times New Roman" w:eastAsia="바탕체" w:hAnsi="Times New Roman"/>
          <w:kern w:val="0"/>
          <w:sz w:val="22"/>
        </w:rPr>
        <w:t>수익자는</w:t>
      </w:r>
      <w:r>
        <w:rPr>
          <w:rFonts w:ascii="Times New Roman" w:eastAsia="Times New Roman" w:hAnsi="Times New Roman"/>
          <w:kern w:val="0"/>
          <w:sz w:val="22"/>
        </w:rPr>
        <w:t xml:space="preserve"> </w:t>
      </w:r>
      <w:r>
        <w:rPr>
          <w:rFonts w:ascii="Times New Roman" w:eastAsia="바탕체" w:hAnsi="Times New Roman"/>
          <w:kern w:val="0"/>
          <w:sz w:val="22"/>
        </w:rPr>
        <w:t>본인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대리인</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신탁관계인의</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미리</w:t>
      </w:r>
      <w:r>
        <w:rPr>
          <w:rFonts w:ascii="Times New Roman" w:eastAsia="Times New Roman" w:hAnsi="Times New Roman"/>
          <w:kern w:val="0"/>
          <w:sz w:val="22"/>
        </w:rPr>
        <w:t xml:space="preserve"> </w:t>
      </w:r>
      <w:r>
        <w:rPr>
          <w:rFonts w:ascii="Times New Roman" w:eastAsia="바탕체" w:hAnsi="Times New Roman"/>
          <w:kern w:val="0"/>
          <w:sz w:val="22"/>
        </w:rPr>
        <w:t>신고하여야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34EEE159" w14:textId="77777777" w:rsidR="00DE42D9" w:rsidRDefault="00930A79">
      <w:pPr>
        <w:snapToGrid w:val="0"/>
        <w:spacing w:after="0" w:line="360" w:lineRule="auto"/>
        <w:ind w:left="697"/>
        <w:textAlignment w:val="baseline"/>
      </w:pPr>
      <w:r>
        <w:rPr>
          <w:rFonts w:ascii="바탕;Batang" w:eastAsia="바탕체" w:hAnsi="바탕;Batang" w:cs="바탕;Batang"/>
          <w:kern w:val="0"/>
          <w:sz w:val="22"/>
        </w:rPr>
        <w:t>②</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제반서류</w:t>
      </w:r>
      <w:r>
        <w:rPr>
          <w:rFonts w:ascii="Times New Roman" w:eastAsia="Times New Roman" w:hAnsi="Times New Roman"/>
          <w:kern w:val="0"/>
          <w:sz w:val="22"/>
        </w:rPr>
        <w:t xml:space="preserve"> </w:t>
      </w:r>
      <w:r>
        <w:rPr>
          <w:rFonts w:ascii="Times New Roman" w:eastAsia="바탕체" w:hAnsi="Times New Roman"/>
          <w:kern w:val="0"/>
          <w:sz w:val="22"/>
        </w:rPr>
        <w:t>등에</w:t>
      </w:r>
      <w:r>
        <w:rPr>
          <w:rFonts w:ascii="Times New Roman" w:eastAsia="Times New Roman" w:hAnsi="Times New Roman"/>
          <w:kern w:val="0"/>
          <w:sz w:val="22"/>
        </w:rPr>
        <w:t xml:space="preserve"> </w:t>
      </w:r>
      <w:r>
        <w:rPr>
          <w:rFonts w:ascii="Times New Roman" w:eastAsia="바탕체" w:hAnsi="Times New Roman"/>
          <w:kern w:val="0"/>
          <w:sz w:val="22"/>
        </w:rPr>
        <w:t>사용된</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과</w:t>
      </w:r>
      <w:r>
        <w:rPr>
          <w:rFonts w:ascii="Times New Roman" w:eastAsia="Times New Roman" w:hAnsi="Times New Roman"/>
          <w:kern w:val="0"/>
          <w:sz w:val="22"/>
        </w:rPr>
        <w:t xml:space="preserve"> </w:t>
      </w:r>
      <w:r>
        <w:rPr>
          <w:rFonts w:ascii="Times New Roman" w:eastAsia="바탕체" w:hAnsi="Times New Roman"/>
          <w:kern w:val="0"/>
          <w:sz w:val="22"/>
        </w:rPr>
        <w:t>기</w:t>
      </w:r>
      <w:r>
        <w:rPr>
          <w:rFonts w:ascii="Times New Roman" w:eastAsia="Times New Roman" w:hAnsi="Times New Roman"/>
          <w:kern w:val="0"/>
          <w:sz w:val="22"/>
        </w:rPr>
        <w:t xml:space="preserve"> </w:t>
      </w:r>
      <w:r>
        <w:rPr>
          <w:rFonts w:ascii="Times New Roman" w:eastAsia="바탕체" w:hAnsi="Times New Roman"/>
          <w:kern w:val="0"/>
          <w:sz w:val="22"/>
        </w:rPr>
        <w:t>제출한</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을</w:t>
      </w:r>
      <w:r>
        <w:rPr>
          <w:rFonts w:ascii="Times New Roman" w:eastAsia="Times New Roman" w:hAnsi="Times New Roman"/>
          <w:kern w:val="0"/>
          <w:sz w:val="22"/>
        </w:rPr>
        <w:t xml:space="preserve"> </w:t>
      </w:r>
      <w:r>
        <w:rPr>
          <w:rFonts w:ascii="Times New Roman" w:eastAsia="바탕체" w:hAnsi="Times New Roman"/>
          <w:kern w:val="0"/>
          <w:sz w:val="22"/>
        </w:rPr>
        <w:t>육안으로</w:t>
      </w:r>
      <w:r>
        <w:rPr>
          <w:rFonts w:ascii="Times New Roman" w:eastAsia="Times New Roman" w:hAnsi="Times New Roman"/>
          <w:kern w:val="0"/>
          <w:sz w:val="22"/>
        </w:rPr>
        <w:t xml:space="preserve"> </w:t>
      </w:r>
      <w:r>
        <w:rPr>
          <w:rFonts w:ascii="Times New Roman" w:eastAsia="바탕체" w:hAnsi="Times New Roman"/>
          <w:kern w:val="0"/>
          <w:sz w:val="22"/>
        </w:rPr>
        <w:t>주의</w:t>
      </w:r>
      <w:r>
        <w:rPr>
          <w:rFonts w:ascii="Times New Roman" w:eastAsia="Times New Roman" w:hAnsi="Times New Roman"/>
          <w:kern w:val="0"/>
          <w:sz w:val="22"/>
        </w:rPr>
        <w:t xml:space="preserve"> </w:t>
      </w:r>
      <w:r>
        <w:rPr>
          <w:rFonts w:ascii="Times New Roman" w:eastAsia="바탕체" w:hAnsi="Times New Roman"/>
          <w:kern w:val="0"/>
          <w:sz w:val="22"/>
        </w:rPr>
        <w:t>깊게</w:t>
      </w:r>
      <w:r>
        <w:rPr>
          <w:rFonts w:ascii="Times New Roman" w:eastAsia="Times New Roman" w:hAnsi="Times New Roman"/>
          <w:kern w:val="0"/>
          <w:sz w:val="22"/>
        </w:rPr>
        <w:t xml:space="preserve"> </w:t>
      </w:r>
      <w:r>
        <w:rPr>
          <w:rFonts w:ascii="Times New Roman" w:eastAsia="바탕체" w:hAnsi="Times New Roman"/>
          <w:kern w:val="0"/>
          <w:sz w:val="22"/>
        </w:rPr>
        <w:t>비교</w:t>
      </w:r>
      <w:r>
        <w:rPr>
          <w:rFonts w:ascii="MS Mincho" w:eastAsia="바탕체" w:hAnsi="MS Mincho" w:cs="MS Mincho"/>
          <w:kern w:val="0"/>
          <w:sz w:val="22"/>
        </w:rPr>
        <w:t>․</w:t>
      </w:r>
      <w:r>
        <w:rPr>
          <w:rFonts w:ascii="Times New Roman" w:eastAsia="바탕체" w:hAnsi="Times New Roman"/>
          <w:kern w:val="0"/>
          <w:sz w:val="22"/>
        </w:rPr>
        <w:t>대조하여</w:t>
      </w:r>
      <w:r>
        <w:rPr>
          <w:rFonts w:ascii="Times New Roman" w:eastAsia="Times New Roman" w:hAnsi="Times New Roman"/>
          <w:kern w:val="0"/>
          <w:sz w:val="22"/>
        </w:rPr>
        <w:t xml:space="preserve"> </w:t>
      </w:r>
      <w:r>
        <w:rPr>
          <w:rFonts w:ascii="Times New Roman" w:eastAsia="바탕체" w:hAnsi="Times New Roman"/>
          <w:kern w:val="0"/>
          <w:sz w:val="22"/>
        </w:rPr>
        <w:t>틀림이</w:t>
      </w:r>
      <w:r>
        <w:rPr>
          <w:rFonts w:ascii="Times New Roman" w:eastAsia="Times New Roman" w:hAnsi="Times New Roman"/>
          <w:kern w:val="0"/>
          <w:sz w:val="22"/>
        </w:rPr>
        <w:t xml:space="preserve"> </w:t>
      </w:r>
      <w:r>
        <w:rPr>
          <w:rFonts w:ascii="Times New Roman" w:eastAsia="바탕체" w:hAnsi="Times New Roman"/>
          <w:kern w:val="0"/>
          <w:sz w:val="22"/>
        </w:rPr>
        <w:t>없는</w:t>
      </w:r>
      <w:r>
        <w:rPr>
          <w:rFonts w:ascii="Times New Roman" w:eastAsia="Times New Roman" w:hAnsi="Times New Roman"/>
          <w:kern w:val="0"/>
          <w:sz w:val="22"/>
        </w:rPr>
        <w:t xml:space="preserve"> </w:t>
      </w:r>
      <w:r>
        <w:rPr>
          <w:rFonts w:ascii="Times New Roman" w:eastAsia="바탕체" w:hAnsi="Times New Roman"/>
          <w:kern w:val="0"/>
          <w:sz w:val="22"/>
        </w:rPr>
        <w:t>것으로</w:t>
      </w:r>
      <w:r>
        <w:rPr>
          <w:rFonts w:ascii="Times New Roman" w:eastAsia="Times New Roman" w:hAnsi="Times New Roman"/>
          <w:kern w:val="0"/>
          <w:sz w:val="22"/>
        </w:rPr>
        <w:t xml:space="preserve"> </w:t>
      </w:r>
      <w:r>
        <w:rPr>
          <w:rFonts w:ascii="Times New Roman" w:eastAsia="바탕체" w:hAnsi="Times New Roman"/>
          <w:kern w:val="0"/>
          <w:sz w:val="22"/>
        </w:rPr>
        <w:t>인정하여</w:t>
      </w:r>
      <w:r>
        <w:rPr>
          <w:rFonts w:ascii="Times New Roman" w:eastAsia="Times New Roman" w:hAnsi="Times New Roman"/>
          <w:kern w:val="0"/>
          <w:sz w:val="22"/>
        </w:rPr>
        <w:t xml:space="preserve"> </w:t>
      </w:r>
      <w:r>
        <w:rPr>
          <w:rFonts w:ascii="Times New Roman" w:eastAsia="바탕체" w:hAnsi="Times New Roman"/>
          <w:kern w:val="0"/>
          <w:sz w:val="22"/>
        </w:rPr>
        <w:t>신탁재산의</w:t>
      </w:r>
      <w:r>
        <w:rPr>
          <w:rFonts w:ascii="Times New Roman" w:eastAsia="Times New Roman" w:hAnsi="Times New Roman"/>
          <w:kern w:val="0"/>
          <w:sz w:val="22"/>
        </w:rPr>
        <w:t xml:space="preserve"> </w:t>
      </w:r>
      <w:r>
        <w:rPr>
          <w:rFonts w:ascii="Times New Roman" w:eastAsia="바탕체" w:hAnsi="Times New Roman"/>
          <w:kern w:val="0"/>
          <w:sz w:val="22"/>
        </w:rPr>
        <w:t>교부</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기타의</w:t>
      </w:r>
      <w:r>
        <w:rPr>
          <w:rFonts w:ascii="Times New Roman" w:eastAsia="Times New Roman" w:hAnsi="Times New Roman"/>
          <w:kern w:val="0"/>
          <w:sz w:val="22"/>
        </w:rPr>
        <w:t xml:space="preserve"> </w:t>
      </w:r>
      <w:r>
        <w:rPr>
          <w:rFonts w:ascii="Times New Roman" w:eastAsia="바탕체" w:hAnsi="Times New Roman"/>
          <w:kern w:val="0"/>
          <w:sz w:val="22"/>
        </w:rPr>
        <w:t>처리를</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인감</w:t>
      </w:r>
      <w:r>
        <w:rPr>
          <w:rFonts w:ascii="Times New Roman" w:eastAsia="바탕체" w:hAnsi="Times New Roman"/>
          <w:kern w:val="0"/>
          <w:sz w:val="22"/>
        </w:rPr>
        <w:t>(</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서명감</w:t>
      </w:r>
      <w:r>
        <w:rPr>
          <w:rFonts w:ascii="Times New Roman" w:eastAsia="바탕체" w:hAnsi="Times New Roman"/>
          <w:kern w:val="0"/>
          <w:sz w:val="22"/>
        </w:rPr>
        <w:t>)</w:t>
      </w:r>
      <w:r>
        <w:rPr>
          <w:rFonts w:ascii="Times New Roman" w:eastAsia="바탕체" w:hAnsi="Times New Roman"/>
          <w:kern w:val="0"/>
          <w:sz w:val="22"/>
        </w:rPr>
        <w:t>의</w:t>
      </w:r>
      <w:r>
        <w:rPr>
          <w:rFonts w:ascii="Times New Roman" w:eastAsia="Times New Roman" w:hAnsi="Times New Roman"/>
          <w:kern w:val="0"/>
          <w:sz w:val="22"/>
        </w:rPr>
        <w:t xml:space="preserve"> </w:t>
      </w:r>
      <w:r>
        <w:rPr>
          <w:rFonts w:ascii="Times New Roman" w:eastAsia="바탕체" w:hAnsi="Times New Roman"/>
          <w:kern w:val="0"/>
          <w:sz w:val="22"/>
        </w:rPr>
        <w:t>위조</w:t>
      </w:r>
      <w:r>
        <w:rPr>
          <w:rFonts w:ascii="MS Mincho" w:eastAsia="바탕체" w:hAnsi="MS Mincho" w:cs="MS Mincho"/>
          <w:kern w:val="0"/>
          <w:sz w:val="22"/>
        </w:rPr>
        <w:t>․</w:t>
      </w:r>
      <w:r>
        <w:rPr>
          <w:rFonts w:ascii="Times New Roman" w:eastAsia="바탕체" w:hAnsi="Times New Roman"/>
          <w:kern w:val="0"/>
          <w:sz w:val="22"/>
        </w:rPr>
        <w:t>변조</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도용이나</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밖의</w:t>
      </w:r>
      <w:r>
        <w:rPr>
          <w:rFonts w:ascii="Times New Roman" w:eastAsia="Times New Roman" w:hAnsi="Times New Roman"/>
          <w:kern w:val="0"/>
          <w:sz w:val="22"/>
        </w:rPr>
        <w:t xml:space="preserve"> </w:t>
      </w:r>
      <w:r>
        <w:rPr>
          <w:rFonts w:ascii="Times New Roman" w:eastAsia="바탕체" w:hAnsi="Times New Roman"/>
          <w:kern w:val="0"/>
          <w:sz w:val="22"/>
        </w:rPr>
        <w:t>다른</w:t>
      </w:r>
      <w:r>
        <w:rPr>
          <w:rFonts w:ascii="Times New Roman" w:eastAsia="Times New Roman" w:hAnsi="Times New Roman"/>
          <w:kern w:val="0"/>
          <w:sz w:val="22"/>
        </w:rPr>
        <w:t xml:space="preserve"> </w:t>
      </w:r>
      <w:r>
        <w:rPr>
          <w:rFonts w:ascii="Times New Roman" w:eastAsia="바탕체" w:hAnsi="Times New Roman"/>
          <w:kern w:val="0"/>
          <w:sz w:val="22"/>
        </w:rPr>
        <w:t>사고로</w:t>
      </w:r>
      <w:r>
        <w:rPr>
          <w:rFonts w:ascii="Times New Roman" w:eastAsia="Times New Roman" w:hAnsi="Times New Roman"/>
          <w:kern w:val="0"/>
          <w:sz w:val="22"/>
        </w:rPr>
        <w:t xml:space="preserve"> </w:t>
      </w:r>
      <w:r>
        <w:rPr>
          <w:rFonts w:ascii="Times New Roman" w:eastAsia="바탕체" w:hAnsi="Times New Roman"/>
          <w:kern w:val="0"/>
          <w:sz w:val="22"/>
        </w:rPr>
        <w:t>인하여</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대해서는</w:t>
      </w:r>
      <w:r>
        <w:rPr>
          <w:rFonts w:ascii="Times New Roman" w:eastAsia="Times New Roman" w:hAnsi="Times New Roman"/>
          <w:kern w:val="0"/>
          <w:sz w:val="22"/>
        </w:rPr>
        <w:t xml:space="preserve"> </w:t>
      </w:r>
      <w:r>
        <w:rPr>
          <w:rFonts w:ascii="Times New Roman" w:eastAsia="바탕체" w:hAnsi="Times New Roman"/>
          <w:kern w:val="0"/>
          <w:sz w:val="22"/>
        </w:rPr>
        <w:t>수탁자는</w:t>
      </w:r>
      <w:r>
        <w:rPr>
          <w:rFonts w:ascii="Times New Roman" w:eastAsia="Times New Roman" w:hAnsi="Times New Roman"/>
          <w:kern w:val="0"/>
          <w:sz w:val="22"/>
        </w:rPr>
        <w:t xml:space="preserve"> </w:t>
      </w:r>
      <w:r>
        <w:rPr>
          <w:rFonts w:ascii="Times New Roman" w:eastAsia="바탕체" w:hAnsi="Times New Roman"/>
          <w:kern w:val="0"/>
          <w:sz w:val="22"/>
        </w:rPr>
        <w:t>일체</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지지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4B47EEAB"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19C0012"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28</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신고사항</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다음</w:t>
      </w:r>
      <w:r>
        <w:rPr>
          <w:rFonts w:ascii="Times New Roman" w:eastAsia="Times New Roman" w:hAnsi="Times New Roman"/>
          <w:kern w:val="0"/>
          <w:sz w:val="22"/>
        </w:rPr>
        <w:t xml:space="preserve"> </w:t>
      </w:r>
      <w:r>
        <w:rPr>
          <w:rFonts w:ascii="Times New Roman" w:eastAsia="바탕체" w:hAnsi="Times New Roman"/>
          <w:kern w:val="0"/>
          <w:sz w:val="22"/>
        </w:rPr>
        <w:t>각</w:t>
      </w:r>
      <w:r>
        <w:rPr>
          <w:rFonts w:ascii="Times New Roman" w:eastAsia="Times New Roman" w:hAnsi="Times New Roman"/>
          <w:kern w:val="0"/>
          <w:sz w:val="22"/>
        </w:rPr>
        <w:t xml:space="preserve"> </w:t>
      </w:r>
      <w:r>
        <w:rPr>
          <w:rFonts w:ascii="Times New Roman" w:eastAsia="바탕체" w:hAnsi="Times New Roman"/>
          <w:kern w:val="0"/>
          <w:sz w:val="22"/>
        </w:rPr>
        <w:t>호의</w:t>
      </w:r>
      <w:r>
        <w:rPr>
          <w:rFonts w:ascii="Times New Roman" w:eastAsia="Times New Roman" w:hAnsi="Times New Roman"/>
          <w:kern w:val="0"/>
          <w:sz w:val="22"/>
        </w:rPr>
        <w:t xml:space="preserve"> </w:t>
      </w:r>
      <w:r>
        <w:rPr>
          <w:rFonts w:ascii="Times New Roman" w:eastAsia="바탕체" w:hAnsi="Times New Roman"/>
          <w:kern w:val="0"/>
          <w:sz w:val="22"/>
        </w:rPr>
        <w:t>사유가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상속인은</w:t>
      </w:r>
      <w:r>
        <w:rPr>
          <w:rFonts w:ascii="Times New Roman" w:eastAsia="Times New Roman" w:hAnsi="Times New Roman"/>
          <w:kern w:val="0"/>
          <w:sz w:val="22"/>
        </w:rPr>
        <w:t xml:space="preserve"> </w:t>
      </w:r>
      <w:r>
        <w:rPr>
          <w:rFonts w:ascii="Times New Roman" w:eastAsia="바탕체" w:hAnsi="Times New Roman"/>
          <w:kern w:val="0"/>
          <w:sz w:val="22"/>
        </w:rPr>
        <w:t>지체</w:t>
      </w:r>
      <w:r>
        <w:rPr>
          <w:rFonts w:ascii="Times New Roman" w:eastAsia="Times New Roman" w:hAnsi="Times New Roman"/>
          <w:kern w:val="0"/>
          <w:sz w:val="22"/>
        </w:rPr>
        <w:t xml:space="preserve"> </w:t>
      </w:r>
      <w:r>
        <w:rPr>
          <w:rFonts w:ascii="Times New Roman" w:eastAsia="바탕체" w:hAnsi="Times New Roman"/>
          <w:kern w:val="0"/>
          <w:sz w:val="22"/>
        </w:rPr>
        <w:t>없이</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사실을</w:t>
      </w:r>
      <w:r>
        <w:rPr>
          <w:rFonts w:ascii="Times New Roman" w:eastAsia="Times New Roman" w:hAnsi="Times New Roman"/>
          <w:kern w:val="0"/>
          <w:sz w:val="22"/>
        </w:rPr>
        <w:t xml:space="preserve"> </w:t>
      </w:r>
      <w:r>
        <w:rPr>
          <w:rFonts w:ascii="Times New Roman" w:eastAsia="바탕체" w:hAnsi="Times New Roman"/>
          <w:kern w:val="0"/>
          <w:sz w:val="22"/>
        </w:rPr>
        <w:t>서면에</w:t>
      </w:r>
      <w:r>
        <w:rPr>
          <w:rFonts w:ascii="Times New Roman" w:eastAsia="Times New Roman" w:hAnsi="Times New Roman"/>
          <w:kern w:val="0"/>
          <w:sz w:val="22"/>
        </w:rPr>
        <w:t xml:space="preserve"> </w:t>
      </w:r>
      <w:r>
        <w:rPr>
          <w:rFonts w:ascii="Times New Roman" w:eastAsia="바탕체" w:hAnsi="Times New Roman"/>
          <w:kern w:val="0"/>
          <w:sz w:val="22"/>
        </w:rPr>
        <w:t>의하여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신고하여야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78BB863B"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1. </w:t>
      </w:r>
      <w:r>
        <w:rPr>
          <w:rFonts w:ascii="Times New Roman" w:eastAsia="바탕체" w:hAnsi="Times New Roman"/>
          <w:kern w:val="0"/>
          <w:sz w:val="22"/>
        </w:rPr>
        <w:t>신탁계약서</w:t>
      </w:r>
      <w:r>
        <w:rPr>
          <w:rFonts w:ascii="Times New Roman" w:eastAsia="바탕체" w:hAnsi="Times New Roman"/>
          <w:kern w:val="0"/>
          <w:sz w:val="22"/>
        </w:rPr>
        <w:t xml:space="preserve">,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신고인감의</w:t>
      </w:r>
      <w:r>
        <w:rPr>
          <w:rFonts w:ascii="Times New Roman" w:eastAsia="Times New Roman" w:hAnsi="Times New Roman"/>
          <w:kern w:val="0"/>
          <w:sz w:val="22"/>
        </w:rPr>
        <w:t xml:space="preserve"> </w:t>
      </w:r>
      <w:r>
        <w:rPr>
          <w:rFonts w:ascii="Times New Roman" w:eastAsia="바탕체" w:hAnsi="Times New Roman"/>
          <w:kern w:val="0"/>
          <w:sz w:val="22"/>
        </w:rPr>
        <w:t>분실</w:t>
      </w:r>
    </w:p>
    <w:p w14:paraId="4D198184"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2. </w:t>
      </w:r>
      <w:r>
        <w:rPr>
          <w:rFonts w:ascii="Times New Roman" w:eastAsia="바탕체" w:hAnsi="Times New Roman"/>
          <w:kern w:val="0"/>
          <w:sz w:val="22"/>
        </w:rPr>
        <w:t>위탁자</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대리인</w:t>
      </w:r>
      <w:r>
        <w:rPr>
          <w:rFonts w:ascii="Times New Roman" w:eastAsia="Times New Roman" w:hAnsi="Times New Roman"/>
          <w:kern w:val="0"/>
          <w:sz w:val="22"/>
        </w:rPr>
        <w:t xml:space="preserve">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신탁관계인의</w:t>
      </w:r>
      <w:r>
        <w:rPr>
          <w:rFonts w:ascii="Times New Roman" w:eastAsia="Times New Roman" w:hAnsi="Times New Roman"/>
          <w:kern w:val="0"/>
          <w:sz w:val="22"/>
        </w:rPr>
        <w:t xml:space="preserve"> </w:t>
      </w:r>
      <w:r>
        <w:rPr>
          <w:rFonts w:ascii="Times New Roman" w:eastAsia="바탕체" w:hAnsi="Times New Roman"/>
          <w:kern w:val="0"/>
          <w:sz w:val="22"/>
        </w:rPr>
        <w:t>사망</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주소</w:t>
      </w:r>
      <w:r>
        <w:rPr>
          <w:rFonts w:ascii="Times New Roman" w:eastAsia="바탕체" w:hAnsi="Times New Roman"/>
          <w:kern w:val="0"/>
          <w:sz w:val="22"/>
        </w:rPr>
        <w:t xml:space="preserve">, </w:t>
      </w:r>
      <w:r>
        <w:rPr>
          <w:rFonts w:ascii="Times New Roman" w:eastAsia="바탕체" w:hAnsi="Times New Roman"/>
          <w:kern w:val="0"/>
          <w:sz w:val="22"/>
        </w:rPr>
        <w:t>성명</w:t>
      </w:r>
      <w:r>
        <w:rPr>
          <w:rFonts w:ascii="Times New Roman" w:eastAsia="바탕체" w:hAnsi="Times New Roman"/>
          <w:kern w:val="0"/>
          <w:sz w:val="22"/>
        </w:rPr>
        <w:t xml:space="preserve">, </w:t>
      </w:r>
      <w:r>
        <w:rPr>
          <w:rFonts w:ascii="Times New Roman" w:eastAsia="바탕체" w:hAnsi="Times New Roman"/>
          <w:kern w:val="0"/>
          <w:sz w:val="22"/>
        </w:rPr>
        <w:t>행위능력</w:t>
      </w:r>
      <w:r>
        <w:rPr>
          <w:rFonts w:ascii="Times New Roman" w:eastAsia="Times New Roman" w:hAnsi="Times New Roman"/>
          <w:kern w:val="0"/>
          <w:sz w:val="22"/>
        </w:rPr>
        <w:t xml:space="preserve"> </w:t>
      </w:r>
      <w:r>
        <w:rPr>
          <w:rFonts w:ascii="Times New Roman" w:eastAsia="바탕체" w:hAnsi="Times New Roman"/>
          <w:kern w:val="0"/>
          <w:sz w:val="22"/>
        </w:rPr>
        <w:t>등의</w:t>
      </w:r>
      <w:r>
        <w:rPr>
          <w:rFonts w:ascii="Times New Roman" w:eastAsia="Times New Roman" w:hAnsi="Times New Roman"/>
          <w:kern w:val="0"/>
          <w:sz w:val="22"/>
        </w:rPr>
        <w:t xml:space="preserve"> </w:t>
      </w:r>
      <w:r>
        <w:rPr>
          <w:rFonts w:ascii="Times New Roman" w:eastAsia="바탕체" w:hAnsi="Times New Roman"/>
          <w:kern w:val="0"/>
          <w:sz w:val="22"/>
        </w:rPr>
        <w:t>변경</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신고인감의</w:t>
      </w:r>
      <w:r>
        <w:rPr>
          <w:rFonts w:ascii="Times New Roman" w:eastAsia="Times New Roman" w:hAnsi="Times New Roman"/>
          <w:kern w:val="0"/>
          <w:sz w:val="22"/>
        </w:rPr>
        <w:t xml:space="preserve"> </w:t>
      </w:r>
      <w:r>
        <w:rPr>
          <w:rFonts w:ascii="Times New Roman" w:eastAsia="바탕체" w:hAnsi="Times New Roman"/>
          <w:kern w:val="0"/>
          <w:sz w:val="22"/>
        </w:rPr>
        <w:t>변경</w:t>
      </w:r>
    </w:p>
    <w:p w14:paraId="668A76FF" w14:textId="77777777" w:rsidR="00DE42D9" w:rsidRDefault="00930A79">
      <w:pPr>
        <w:snapToGrid w:val="0"/>
        <w:spacing w:after="0" w:line="360" w:lineRule="auto"/>
        <w:ind w:left="820" w:hanging="22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기타</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관하여</w:t>
      </w:r>
      <w:r>
        <w:rPr>
          <w:rFonts w:ascii="Times New Roman" w:eastAsia="Times New Roman" w:hAnsi="Times New Roman"/>
          <w:kern w:val="0"/>
          <w:sz w:val="22"/>
        </w:rPr>
        <w:t xml:space="preserve"> </w:t>
      </w:r>
      <w:r>
        <w:rPr>
          <w:rFonts w:ascii="Times New Roman" w:eastAsia="바탕체" w:hAnsi="Times New Roman"/>
          <w:kern w:val="0"/>
          <w:sz w:val="22"/>
        </w:rPr>
        <w:t>변경을</w:t>
      </w:r>
      <w:r>
        <w:rPr>
          <w:rFonts w:ascii="Times New Roman" w:eastAsia="Times New Roman" w:hAnsi="Times New Roman"/>
          <w:kern w:val="0"/>
          <w:sz w:val="22"/>
        </w:rPr>
        <w:t xml:space="preserve"> </w:t>
      </w:r>
      <w:r>
        <w:rPr>
          <w:rFonts w:ascii="Times New Roman" w:eastAsia="바탕체" w:hAnsi="Times New Roman"/>
          <w:kern w:val="0"/>
          <w:sz w:val="22"/>
        </w:rPr>
        <w:t>요하는</w:t>
      </w:r>
      <w:r>
        <w:rPr>
          <w:rFonts w:ascii="Times New Roman" w:eastAsia="Times New Roman" w:hAnsi="Times New Roman"/>
          <w:kern w:val="0"/>
          <w:sz w:val="22"/>
        </w:rPr>
        <w:t xml:space="preserve"> </w:t>
      </w:r>
      <w:r>
        <w:rPr>
          <w:rFonts w:ascii="Times New Roman" w:eastAsia="바탕체" w:hAnsi="Times New Roman"/>
          <w:kern w:val="0"/>
          <w:sz w:val="22"/>
        </w:rPr>
        <w:t>사항의</w:t>
      </w:r>
      <w:r>
        <w:rPr>
          <w:rFonts w:ascii="Times New Roman" w:eastAsia="Times New Roman" w:hAnsi="Times New Roman"/>
          <w:kern w:val="0"/>
          <w:sz w:val="22"/>
        </w:rPr>
        <w:t xml:space="preserve"> </w:t>
      </w:r>
      <w:r>
        <w:rPr>
          <w:rFonts w:ascii="Times New Roman" w:eastAsia="바탕체" w:hAnsi="Times New Roman"/>
          <w:kern w:val="0"/>
          <w:sz w:val="22"/>
        </w:rPr>
        <w:t>발생</w:t>
      </w:r>
    </w:p>
    <w:p w14:paraId="690410DE"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신고가</w:t>
      </w:r>
      <w:r>
        <w:rPr>
          <w:rFonts w:ascii="Times New Roman" w:eastAsia="Times New Roman" w:hAnsi="Times New Roman"/>
          <w:kern w:val="0"/>
          <w:sz w:val="22"/>
        </w:rPr>
        <w:t xml:space="preserve"> </w:t>
      </w:r>
      <w:r>
        <w:rPr>
          <w:rFonts w:ascii="Times New Roman" w:eastAsia="바탕체" w:hAnsi="Times New Roman"/>
          <w:kern w:val="0"/>
          <w:sz w:val="22"/>
        </w:rPr>
        <w:t>지체됨으로써</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손해에</w:t>
      </w:r>
      <w:r>
        <w:rPr>
          <w:rFonts w:ascii="Times New Roman" w:eastAsia="Times New Roman" w:hAnsi="Times New Roman"/>
          <w:kern w:val="0"/>
          <w:sz w:val="22"/>
        </w:rPr>
        <w:t xml:space="preserve"> </w:t>
      </w:r>
      <w:r>
        <w:rPr>
          <w:rFonts w:ascii="Times New Roman" w:eastAsia="바탕체" w:hAnsi="Times New Roman"/>
          <w:kern w:val="0"/>
          <w:sz w:val="22"/>
        </w:rPr>
        <w:t>대하여는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책임을</w:t>
      </w:r>
      <w:r>
        <w:rPr>
          <w:rFonts w:ascii="Times New Roman" w:eastAsia="Times New Roman" w:hAnsi="Times New Roman"/>
          <w:kern w:val="0"/>
          <w:sz w:val="22"/>
        </w:rPr>
        <w:t xml:space="preserve"> </w:t>
      </w:r>
      <w:r>
        <w:rPr>
          <w:rFonts w:ascii="Times New Roman" w:eastAsia="바탕체" w:hAnsi="Times New Roman"/>
          <w:kern w:val="0"/>
          <w:sz w:val="22"/>
        </w:rPr>
        <w:t>지지</w:t>
      </w:r>
      <w:r>
        <w:rPr>
          <w:rFonts w:ascii="Times New Roman" w:eastAsia="Times New Roman" w:hAnsi="Times New Roman"/>
          <w:kern w:val="0"/>
          <w:sz w:val="22"/>
        </w:rPr>
        <w:t xml:space="preserve"> </w:t>
      </w:r>
      <w:r>
        <w:rPr>
          <w:rFonts w:ascii="Times New Roman" w:eastAsia="바탕체" w:hAnsi="Times New Roman"/>
          <w:kern w:val="0"/>
          <w:sz w:val="22"/>
        </w:rPr>
        <w:t>아니한다</w:t>
      </w:r>
      <w:r>
        <w:rPr>
          <w:rFonts w:ascii="Times New Roman" w:eastAsia="바탕체" w:hAnsi="Times New Roman"/>
          <w:kern w:val="0"/>
          <w:sz w:val="22"/>
        </w:rPr>
        <w:t>.</w:t>
      </w:r>
    </w:p>
    <w:p w14:paraId="5C07F4A1"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③</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신고를</w:t>
      </w:r>
      <w:r>
        <w:rPr>
          <w:rFonts w:ascii="Times New Roman" w:eastAsia="Times New Roman" w:hAnsi="Times New Roman"/>
          <w:kern w:val="0"/>
          <w:sz w:val="22"/>
        </w:rPr>
        <w:t xml:space="preserve"> </w:t>
      </w:r>
      <w:r>
        <w:rPr>
          <w:rFonts w:ascii="Times New Roman" w:eastAsia="바탕체" w:hAnsi="Times New Roman"/>
          <w:kern w:val="0"/>
          <w:sz w:val="22"/>
        </w:rPr>
        <w:t>게을리하여</w:t>
      </w:r>
      <w:r>
        <w:rPr>
          <w:rFonts w:ascii="Times New Roman" w:eastAsia="Times New Roman" w:hAnsi="Times New Roman"/>
          <w:kern w:val="0"/>
          <w:sz w:val="22"/>
        </w:rPr>
        <w:t xml:space="preserve"> </w:t>
      </w:r>
      <w:r>
        <w:rPr>
          <w:rFonts w:ascii="Times New Roman" w:eastAsia="바탕체" w:hAnsi="Times New Roman"/>
          <w:kern w:val="0"/>
          <w:sz w:val="22"/>
        </w:rPr>
        <w:t>은행에게</w:t>
      </w:r>
      <w:r>
        <w:rPr>
          <w:rFonts w:ascii="Times New Roman" w:eastAsia="Times New Roman" w:hAnsi="Times New Roman"/>
          <w:kern w:val="0"/>
          <w:sz w:val="22"/>
        </w:rPr>
        <w:t xml:space="preserve"> </w:t>
      </w:r>
      <w:r>
        <w:rPr>
          <w:rFonts w:ascii="Times New Roman" w:eastAsia="바탕체" w:hAnsi="Times New Roman"/>
          <w:kern w:val="0"/>
          <w:sz w:val="22"/>
        </w:rPr>
        <w:t>손해가</w:t>
      </w:r>
      <w:r>
        <w:rPr>
          <w:rFonts w:ascii="Times New Roman" w:eastAsia="Times New Roman" w:hAnsi="Times New Roman"/>
          <w:kern w:val="0"/>
          <w:sz w:val="22"/>
        </w:rPr>
        <w:t xml:space="preserve"> </w:t>
      </w:r>
      <w:r>
        <w:rPr>
          <w:rFonts w:ascii="Times New Roman" w:eastAsia="바탕체" w:hAnsi="Times New Roman"/>
          <w:kern w:val="0"/>
          <w:sz w:val="22"/>
        </w:rPr>
        <w:t>발생한</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위탁자는</w:t>
      </w:r>
      <w:r>
        <w:rPr>
          <w:rFonts w:ascii="Times New Roman" w:eastAsia="Times New Roman" w:hAnsi="Times New Roman"/>
          <w:kern w:val="0"/>
          <w:sz w:val="22"/>
        </w:rPr>
        <w:t xml:space="preserve"> </w:t>
      </w:r>
      <w:r>
        <w:rPr>
          <w:rFonts w:ascii="Times New Roman" w:eastAsia="바탕체" w:hAnsi="Times New Roman"/>
          <w:kern w:val="0"/>
          <w:sz w:val="22"/>
        </w:rPr>
        <w:t>그</w:t>
      </w:r>
      <w:r>
        <w:rPr>
          <w:rFonts w:ascii="Times New Roman" w:eastAsia="Times New Roman" w:hAnsi="Times New Roman"/>
          <w:kern w:val="0"/>
          <w:sz w:val="22"/>
        </w:rPr>
        <w:t xml:space="preserve"> </w:t>
      </w:r>
      <w:r>
        <w:rPr>
          <w:rFonts w:ascii="Times New Roman" w:eastAsia="바탕체" w:hAnsi="Times New Roman"/>
          <w:kern w:val="0"/>
          <w:sz w:val="22"/>
        </w:rPr>
        <w:t>손해를</w:t>
      </w:r>
      <w:r>
        <w:rPr>
          <w:rFonts w:ascii="Times New Roman" w:eastAsia="Times New Roman" w:hAnsi="Times New Roman"/>
          <w:kern w:val="0"/>
          <w:sz w:val="22"/>
        </w:rPr>
        <w:t xml:space="preserve"> </w:t>
      </w:r>
      <w:r>
        <w:rPr>
          <w:rFonts w:ascii="Times New Roman" w:eastAsia="바탕체" w:hAnsi="Times New Roman"/>
          <w:kern w:val="0"/>
          <w:sz w:val="22"/>
        </w:rPr>
        <w:lastRenderedPageBreak/>
        <w:t>배상하여야</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3840B87A"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5F201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29</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소송수행</w:t>
      </w:r>
      <w:r>
        <w:rPr>
          <w:rFonts w:ascii="Times New Roman" w:eastAsia="바탕체" w:hAnsi="Times New Roman"/>
          <w:b/>
          <w:bCs/>
          <w:kern w:val="0"/>
          <w:sz w:val="22"/>
        </w:rPr>
        <w:t xml:space="preserve">) </w:t>
      </w:r>
      <w:r>
        <w:rPr>
          <w:rFonts w:ascii="바탕;Batang" w:eastAsia="바탕체" w:hAnsi="바탕;Batang" w:cs="바탕;Batang"/>
          <w:kern w:val="0"/>
          <w:sz w:val="22"/>
        </w:rPr>
        <w:t>①</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신탁부동산과</w:t>
      </w:r>
      <w:r>
        <w:rPr>
          <w:rFonts w:ascii="Times New Roman" w:eastAsia="Times New Roman" w:hAnsi="Times New Roman"/>
          <w:kern w:val="0"/>
          <w:sz w:val="22"/>
        </w:rPr>
        <w:t xml:space="preserve"> </w:t>
      </w:r>
      <w:r>
        <w:rPr>
          <w:rFonts w:ascii="Times New Roman" w:eastAsia="바탕체" w:hAnsi="Times New Roman"/>
          <w:kern w:val="0"/>
          <w:sz w:val="22"/>
        </w:rPr>
        <w:t>관련하여</w:t>
      </w:r>
      <w:r>
        <w:rPr>
          <w:rFonts w:ascii="Times New Roman" w:eastAsia="Times New Roman" w:hAnsi="Times New Roman"/>
          <w:kern w:val="0"/>
          <w:sz w:val="22"/>
        </w:rPr>
        <w:t xml:space="preserve"> </w:t>
      </w:r>
      <w:r>
        <w:rPr>
          <w:rFonts w:ascii="Times New Roman" w:eastAsia="바탕체" w:hAnsi="Times New Roman"/>
          <w:kern w:val="0"/>
          <w:sz w:val="22"/>
        </w:rPr>
        <w:t>위탁자로부터</w:t>
      </w:r>
      <w:r>
        <w:rPr>
          <w:rFonts w:ascii="Times New Roman" w:eastAsia="Times New Roman" w:hAnsi="Times New Roman"/>
          <w:kern w:val="0"/>
          <w:sz w:val="22"/>
        </w:rPr>
        <w:t xml:space="preserve"> </w:t>
      </w:r>
      <w:r>
        <w:rPr>
          <w:rFonts w:ascii="Times New Roman" w:eastAsia="바탕체" w:hAnsi="Times New Roman"/>
          <w:kern w:val="0"/>
          <w:sz w:val="22"/>
        </w:rPr>
        <w:t>소송</w:t>
      </w:r>
      <w:r>
        <w:rPr>
          <w:rFonts w:ascii="Times New Roman" w:eastAsia="Times New Roman" w:hAnsi="Times New Roman"/>
          <w:kern w:val="0"/>
          <w:sz w:val="22"/>
        </w:rPr>
        <w:t xml:space="preserve"> </w:t>
      </w:r>
      <w:r>
        <w:rPr>
          <w:rFonts w:ascii="Times New Roman" w:eastAsia="바탕체" w:hAnsi="Times New Roman"/>
          <w:kern w:val="0"/>
          <w:sz w:val="22"/>
        </w:rPr>
        <w:t>수행요청이</w:t>
      </w:r>
      <w:r>
        <w:rPr>
          <w:rFonts w:ascii="Times New Roman" w:eastAsia="Times New Roman" w:hAnsi="Times New Roman"/>
          <w:kern w:val="0"/>
          <w:sz w:val="22"/>
        </w:rPr>
        <w:t xml:space="preserve"> </w:t>
      </w:r>
      <w:r>
        <w:rPr>
          <w:rFonts w:ascii="Times New Roman" w:eastAsia="바탕체" w:hAnsi="Times New Roman"/>
          <w:kern w:val="0"/>
          <w:sz w:val="22"/>
        </w:rPr>
        <w:t>있는</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r>
        <w:rPr>
          <w:rFonts w:ascii="Times New Roman" w:eastAsia="바탕체" w:hAnsi="Times New Roman"/>
          <w:kern w:val="0"/>
          <w:sz w:val="22"/>
        </w:rPr>
        <w:t>이에</w:t>
      </w:r>
      <w:r>
        <w:rPr>
          <w:rFonts w:ascii="Times New Roman" w:eastAsia="Times New Roman" w:hAnsi="Times New Roman"/>
          <w:kern w:val="0"/>
          <w:sz w:val="22"/>
        </w:rPr>
        <w:t xml:space="preserve"> </w:t>
      </w:r>
      <w:r>
        <w:rPr>
          <w:rFonts w:ascii="Times New Roman" w:eastAsia="바탕체" w:hAnsi="Times New Roman"/>
          <w:kern w:val="0"/>
          <w:sz w:val="22"/>
        </w:rPr>
        <w:t>따르거나</w:t>
      </w:r>
      <w:r>
        <w:rPr>
          <w:rFonts w:ascii="Times New Roman" w:eastAsia="Times New Roman" w:hAnsi="Times New Roman"/>
          <w:kern w:val="0"/>
          <w:sz w:val="22"/>
        </w:rPr>
        <w:t xml:space="preserve"> </w:t>
      </w:r>
      <w:r>
        <w:rPr>
          <w:rFonts w:ascii="Times New Roman" w:eastAsia="바탕체" w:hAnsi="Times New Roman"/>
          <w:kern w:val="0"/>
          <w:sz w:val="22"/>
        </w:rPr>
        <w:t>혹은</w:t>
      </w:r>
      <w:r>
        <w:rPr>
          <w:rFonts w:ascii="Times New Roman" w:eastAsia="Times New Roman" w:hAnsi="Times New Roman"/>
          <w:kern w:val="0"/>
          <w:sz w:val="22"/>
        </w:rPr>
        <w:t xml:space="preserve"> </w:t>
      </w:r>
      <w:r>
        <w:rPr>
          <w:rFonts w:ascii="Times New Roman" w:eastAsia="바탕체" w:hAnsi="Times New Roman"/>
          <w:kern w:val="0"/>
          <w:sz w:val="22"/>
        </w:rPr>
        <w:t>은행</w:t>
      </w:r>
      <w:r>
        <w:rPr>
          <w:rFonts w:ascii="Times New Roman" w:eastAsia="Times New Roman" w:hAnsi="Times New Roman"/>
          <w:kern w:val="0"/>
          <w:sz w:val="22"/>
        </w:rPr>
        <w:t xml:space="preserve"> </w:t>
      </w:r>
      <w:r>
        <w:rPr>
          <w:rFonts w:ascii="Times New Roman" w:eastAsia="바탕체" w:hAnsi="Times New Roman"/>
          <w:kern w:val="0"/>
          <w:sz w:val="22"/>
        </w:rPr>
        <w:t>스스로의</w:t>
      </w:r>
      <w:r>
        <w:rPr>
          <w:rFonts w:ascii="Times New Roman" w:eastAsia="Times New Roman" w:hAnsi="Times New Roman"/>
          <w:kern w:val="0"/>
          <w:sz w:val="22"/>
        </w:rPr>
        <w:t xml:space="preserve"> </w:t>
      </w:r>
      <w:r>
        <w:rPr>
          <w:rFonts w:ascii="Times New Roman" w:eastAsia="바탕체" w:hAnsi="Times New Roman"/>
          <w:kern w:val="0"/>
          <w:sz w:val="22"/>
        </w:rPr>
        <w:t>판단으로</w:t>
      </w:r>
      <w:r>
        <w:rPr>
          <w:rFonts w:ascii="Times New Roman" w:eastAsia="Times New Roman" w:hAnsi="Times New Roman"/>
          <w:kern w:val="0"/>
          <w:sz w:val="22"/>
        </w:rPr>
        <w:t xml:space="preserve"> </w:t>
      </w:r>
      <w:r>
        <w:rPr>
          <w:rFonts w:ascii="Times New Roman" w:eastAsia="바탕체" w:hAnsi="Times New Roman"/>
          <w:kern w:val="0"/>
          <w:sz w:val="22"/>
        </w:rPr>
        <w:t>소송수속을</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p>
    <w:p w14:paraId="501F3CAB" w14:textId="77777777" w:rsidR="00DE42D9" w:rsidRDefault="00930A79">
      <w:pPr>
        <w:snapToGrid w:val="0"/>
        <w:spacing w:after="0" w:line="360" w:lineRule="auto"/>
        <w:ind w:left="700"/>
        <w:textAlignment w:val="baseline"/>
      </w:pPr>
      <w:r>
        <w:rPr>
          <w:rFonts w:ascii="바탕;Batang" w:eastAsia="바탕체" w:hAnsi="바탕;Batang" w:cs="바탕;Batang"/>
          <w:kern w:val="0"/>
          <w:sz w:val="22"/>
        </w:rPr>
        <w:t>②</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항의</w:t>
      </w:r>
      <w:r>
        <w:rPr>
          <w:rFonts w:ascii="Times New Roman" w:eastAsia="Times New Roman" w:hAnsi="Times New Roman"/>
          <w:kern w:val="0"/>
          <w:sz w:val="22"/>
        </w:rPr>
        <w:t xml:space="preserve"> </w:t>
      </w:r>
      <w:r>
        <w:rPr>
          <w:rFonts w:ascii="Times New Roman" w:eastAsia="바탕체" w:hAnsi="Times New Roman"/>
          <w:kern w:val="0"/>
          <w:sz w:val="22"/>
        </w:rPr>
        <w:t>소송의</w:t>
      </w:r>
      <w:r>
        <w:rPr>
          <w:rFonts w:ascii="Times New Roman" w:eastAsia="Times New Roman" w:hAnsi="Times New Roman"/>
          <w:kern w:val="0"/>
          <w:sz w:val="22"/>
        </w:rPr>
        <w:t xml:space="preserve"> </w:t>
      </w:r>
      <w:r>
        <w:rPr>
          <w:rFonts w:ascii="Times New Roman" w:eastAsia="바탕체" w:hAnsi="Times New Roman"/>
          <w:kern w:val="0"/>
          <w:sz w:val="22"/>
        </w:rPr>
        <w:t>제기</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소송</w:t>
      </w:r>
      <w:r>
        <w:rPr>
          <w:rFonts w:ascii="Times New Roman" w:eastAsia="Times New Roman" w:hAnsi="Times New Roman"/>
          <w:kern w:val="0"/>
          <w:sz w:val="22"/>
        </w:rPr>
        <w:t xml:space="preserve"> </w:t>
      </w:r>
      <w:r>
        <w:rPr>
          <w:rFonts w:ascii="Times New Roman" w:eastAsia="바탕체" w:hAnsi="Times New Roman"/>
          <w:kern w:val="0"/>
          <w:sz w:val="22"/>
        </w:rPr>
        <w:t>진행에</w:t>
      </w:r>
      <w:r>
        <w:rPr>
          <w:rFonts w:ascii="Times New Roman" w:eastAsia="Times New Roman" w:hAnsi="Times New Roman"/>
          <w:kern w:val="0"/>
          <w:sz w:val="22"/>
        </w:rPr>
        <w:t xml:space="preserve"> </w:t>
      </w:r>
      <w:r>
        <w:rPr>
          <w:rFonts w:ascii="Times New Roman" w:eastAsia="바탕체" w:hAnsi="Times New Roman"/>
          <w:kern w:val="0"/>
          <w:sz w:val="22"/>
        </w:rPr>
        <w:t>따른</w:t>
      </w:r>
      <w:r>
        <w:rPr>
          <w:rFonts w:ascii="Times New Roman" w:eastAsia="Times New Roman" w:hAnsi="Times New Roman"/>
          <w:kern w:val="0"/>
          <w:sz w:val="22"/>
        </w:rPr>
        <w:t xml:space="preserve"> </w:t>
      </w:r>
      <w:r>
        <w:rPr>
          <w:rFonts w:ascii="Times New Roman" w:eastAsia="바탕체" w:hAnsi="Times New Roman"/>
          <w:kern w:val="0"/>
          <w:sz w:val="22"/>
        </w:rPr>
        <w:t>인지대</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변호사</w:t>
      </w:r>
      <w:r>
        <w:rPr>
          <w:rFonts w:ascii="Times New Roman" w:eastAsia="Times New Roman" w:hAnsi="Times New Roman"/>
          <w:kern w:val="0"/>
          <w:sz w:val="22"/>
        </w:rPr>
        <w:t xml:space="preserve"> </w:t>
      </w:r>
      <w:r>
        <w:rPr>
          <w:rFonts w:ascii="Times New Roman" w:eastAsia="바탕체" w:hAnsi="Times New Roman"/>
          <w:kern w:val="0"/>
          <w:sz w:val="22"/>
        </w:rPr>
        <w:t>보수</w:t>
      </w:r>
      <w:r>
        <w:rPr>
          <w:rFonts w:ascii="Times New Roman" w:eastAsia="Times New Roman" w:hAnsi="Times New Roman"/>
          <w:kern w:val="0"/>
          <w:sz w:val="22"/>
        </w:rPr>
        <w:t xml:space="preserve"> </w:t>
      </w:r>
      <w:r>
        <w:rPr>
          <w:rFonts w:ascii="Times New Roman" w:eastAsia="바탕체" w:hAnsi="Times New Roman"/>
          <w:kern w:val="0"/>
          <w:sz w:val="22"/>
        </w:rPr>
        <w:t>등</w:t>
      </w:r>
      <w:r>
        <w:rPr>
          <w:rFonts w:ascii="Times New Roman" w:eastAsia="Times New Roman" w:hAnsi="Times New Roman"/>
          <w:kern w:val="0"/>
          <w:sz w:val="22"/>
        </w:rPr>
        <w:t xml:space="preserve"> </w:t>
      </w:r>
      <w:r>
        <w:rPr>
          <w:rFonts w:ascii="Times New Roman" w:eastAsia="바탕체" w:hAnsi="Times New Roman"/>
          <w:kern w:val="0"/>
          <w:sz w:val="22"/>
        </w:rPr>
        <w:t>일체의</w:t>
      </w:r>
      <w:r>
        <w:rPr>
          <w:rFonts w:ascii="Times New Roman" w:eastAsia="Times New Roman" w:hAnsi="Times New Roman"/>
          <w:kern w:val="0"/>
          <w:sz w:val="22"/>
        </w:rPr>
        <w:t xml:space="preserve"> </w:t>
      </w:r>
      <w:r>
        <w:rPr>
          <w:rFonts w:ascii="Times New Roman" w:eastAsia="바탕체" w:hAnsi="Times New Roman"/>
          <w:kern w:val="0"/>
          <w:sz w:val="22"/>
        </w:rPr>
        <w:t>비용은</w:t>
      </w:r>
      <w:r>
        <w:rPr>
          <w:rFonts w:ascii="Times New Roman" w:eastAsia="Times New Roman" w:hAnsi="Times New Roman"/>
          <w:kern w:val="0"/>
          <w:sz w:val="22"/>
        </w:rPr>
        <w:t xml:space="preserve"> </w:t>
      </w:r>
      <w:r>
        <w:rPr>
          <w:rFonts w:ascii="Times New Roman" w:eastAsia="바탕체" w:hAnsi="Times New Roman"/>
          <w:kern w:val="0"/>
          <w:sz w:val="22"/>
        </w:rPr>
        <w:t>위탁자가</w:t>
      </w:r>
      <w:r>
        <w:rPr>
          <w:rFonts w:ascii="Times New Roman" w:eastAsia="Times New Roman" w:hAnsi="Times New Roman"/>
          <w:kern w:val="0"/>
          <w:sz w:val="22"/>
        </w:rPr>
        <w:t xml:space="preserve"> </w:t>
      </w:r>
      <w:r>
        <w:rPr>
          <w:rFonts w:ascii="Times New Roman" w:eastAsia="바탕체" w:hAnsi="Times New Roman"/>
          <w:kern w:val="0"/>
          <w:sz w:val="22"/>
        </w:rPr>
        <w:t>부담한다</w:t>
      </w:r>
      <w:r>
        <w:rPr>
          <w:rFonts w:ascii="Times New Roman" w:eastAsia="바탕체" w:hAnsi="Times New Roman"/>
          <w:kern w:val="0"/>
          <w:sz w:val="22"/>
        </w:rPr>
        <w:t>.</w:t>
      </w:r>
    </w:p>
    <w:p w14:paraId="59674A01"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6A8EF90E" w14:textId="77777777" w:rsidR="00DE42D9" w:rsidRDefault="00930A79">
      <w:pPr>
        <w:snapToGrid w:val="0"/>
        <w:spacing w:after="0" w:line="360" w:lineRule="auto"/>
        <w:ind w:left="700" w:hanging="700"/>
        <w:textAlignment w:val="baseline"/>
      </w:pPr>
      <w:r>
        <w:rPr>
          <w:rFonts w:ascii="Times New Roman" w:eastAsia="바탕체" w:hAnsi="Times New Roman"/>
          <w:b/>
          <w:bCs/>
          <w:kern w:val="0"/>
          <w:sz w:val="22"/>
        </w:rPr>
        <w:t>제</w:t>
      </w:r>
      <w:r>
        <w:rPr>
          <w:rFonts w:ascii="Times New Roman" w:eastAsia="바탕체" w:hAnsi="Times New Roman"/>
          <w:b/>
          <w:bCs/>
          <w:kern w:val="0"/>
          <w:sz w:val="22"/>
        </w:rPr>
        <w:t>30</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관할법원</w:t>
      </w:r>
      <w:r>
        <w:rPr>
          <w:rFonts w:ascii="Times New Roman" w:eastAsia="바탕체" w:hAnsi="Times New Roman"/>
          <w:b/>
          <w:bCs/>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spacing w:val="-8"/>
          <w:kern w:val="0"/>
          <w:sz w:val="22"/>
        </w:rPr>
        <w:t>은행이</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이</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신탁계약에</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관하여</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소송을</w:t>
      </w:r>
      <w:r>
        <w:rPr>
          <w:rFonts w:ascii="Times New Roman" w:eastAsia="Times New Roman" w:hAnsi="Times New Roman"/>
          <w:spacing w:val="-8"/>
          <w:kern w:val="0"/>
          <w:sz w:val="22"/>
        </w:rPr>
        <w:t xml:space="preserve"> </w:t>
      </w:r>
      <w:r>
        <w:rPr>
          <w:rFonts w:ascii="Times New Roman" w:eastAsia="바탕체" w:hAnsi="Times New Roman"/>
          <w:spacing w:val="-8"/>
          <w:kern w:val="0"/>
          <w:sz w:val="22"/>
        </w:rPr>
        <w:t>제</w:t>
      </w:r>
      <w:r>
        <w:rPr>
          <w:rFonts w:ascii="Times New Roman" w:eastAsia="바탕체" w:hAnsi="Times New Roman"/>
          <w:spacing w:val="-16"/>
          <w:kern w:val="0"/>
          <w:sz w:val="22"/>
        </w:rPr>
        <w:t>기</w:t>
      </w:r>
      <w:r>
        <w:rPr>
          <w:rFonts w:ascii="Times New Roman" w:eastAsia="바탕체" w:hAnsi="Times New Roman"/>
          <w:spacing w:val="-8"/>
          <w:kern w:val="0"/>
          <w:sz w:val="22"/>
        </w:rPr>
        <w:t>하</w:t>
      </w:r>
      <w:r>
        <w:rPr>
          <w:rFonts w:ascii="Times New Roman" w:eastAsia="바탕체" w:hAnsi="Times New Roman"/>
          <w:kern w:val="0"/>
          <w:sz w:val="22"/>
        </w:rPr>
        <w:t>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서울중앙지방법원을</w:t>
      </w:r>
      <w:r>
        <w:rPr>
          <w:rFonts w:ascii="Times New Roman" w:eastAsia="Times New Roman"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심</w:t>
      </w:r>
      <w:r>
        <w:rPr>
          <w:rFonts w:ascii="Times New Roman" w:eastAsia="Times New Roman" w:hAnsi="Times New Roman"/>
          <w:kern w:val="0"/>
          <w:sz w:val="22"/>
        </w:rPr>
        <w:t xml:space="preserve"> </w:t>
      </w:r>
      <w:r>
        <w:rPr>
          <w:rFonts w:ascii="Times New Roman" w:eastAsia="바탕체" w:hAnsi="Times New Roman"/>
          <w:kern w:val="0"/>
          <w:sz w:val="22"/>
        </w:rPr>
        <w:t>관할법원으로</w:t>
      </w:r>
      <w:r>
        <w:rPr>
          <w:rFonts w:ascii="Times New Roman" w:eastAsia="Times New Roman" w:hAnsi="Times New Roman"/>
          <w:kern w:val="0"/>
          <w:sz w:val="22"/>
        </w:rPr>
        <w:t xml:space="preserve"> </w:t>
      </w:r>
      <w:r>
        <w:rPr>
          <w:rFonts w:ascii="Times New Roman" w:eastAsia="바탕체" w:hAnsi="Times New Roman"/>
          <w:kern w:val="0"/>
          <w:sz w:val="22"/>
        </w:rPr>
        <w:t>하여</w:t>
      </w:r>
      <w:r>
        <w:rPr>
          <w:rFonts w:ascii="Times New Roman" w:eastAsia="Times New Roman" w:hAnsi="Times New Roman"/>
          <w:kern w:val="0"/>
          <w:sz w:val="22"/>
        </w:rPr>
        <w:t xml:space="preserve"> </w:t>
      </w:r>
      <w:r>
        <w:rPr>
          <w:rFonts w:ascii="Times New Roman" w:eastAsia="바탕체" w:hAnsi="Times New Roman"/>
          <w:kern w:val="0"/>
          <w:sz w:val="22"/>
        </w:rPr>
        <w:t>해결한다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w:t>
      </w:r>
      <w:r>
        <w:rPr>
          <w:rFonts w:ascii="Times New Roman" w:eastAsia="바탕체" w:hAnsi="Times New Roman"/>
          <w:spacing w:val="8"/>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소송을</w:t>
      </w:r>
      <w:r>
        <w:rPr>
          <w:rFonts w:ascii="Times New Roman" w:eastAsia="Times New Roman" w:hAnsi="Times New Roman"/>
          <w:kern w:val="0"/>
          <w:sz w:val="22"/>
        </w:rPr>
        <w:t xml:space="preserve"> </w:t>
      </w:r>
      <w:r>
        <w:rPr>
          <w:rFonts w:ascii="Times New Roman" w:eastAsia="바탕체" w:hAnsi="Times New Roman"/>
          <w:kern w:val="0"/>
          <w:sz w:val="22"/>
        </w:rPr>
        <w:t>제기하는</w:t>
      </w:r>
      <w:r>
        <w:rPr>
          <w:rFonts w:ascii="Times New Roman" w:eastAsia="Times New Roman" w:hAnsi="Times New Roman"/>
          <w:kern w:val="0"/>
          <w:sz w:val="22"/>
        </w:rPr>
        <w:t xml:space="preserve"> </w:t>
      </w:r>
      <w:r>
        <w:rPr>
          <w:rFonts w:ascii="Times New Roman" w:eastAsia="바탕체" w:hAnsi="Times New Roman"/>
          <w:kern w:val="0"/>
          <w:sz w:val="22"/>
        </w:rPr>
        <w:t>때에는</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선택에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수익자의</w:t>
      </w:r>
      <w:r>
        <w:rPr>
          <w:rFonts w:ascii="Times New Roman" w:eastAsia="Times New Roman" w:hAnsi="Times New Roman"/>
          <w:kern w:val="0"/>
          <w:sz w:val="22"/>
        </w:rPr>
        <w:t xml:space="preserve"> </w:t>
      </w:r>
      <w:r>
        <w:rPr>
          <w:rFonts w:ascii="Times New Roman" w:eastAsia="바탕체" w:hAnsi="Times New Roman"/>
          <w:kern w:val="0"/>
          <w:sz w:val="22"/>
        </w:rPr>
        <w:t>주소지</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수익자가</w:t>
      </w:r>
      <w:r>
        <w:rPr>
          <w:rFonts w:ascii="Times New Roman" w:eastAsia="Times New Roman" w:hAnsi="Times New Roman"/>
          <w:kern w:val="0"/>
          <w:sz w:val="22"/>
        </w:rPr>
        <w:t xml:space="preserve"> </w:t>
      </w:r>
      <w:r>
        <w:rPr>
          <w:rFonts w:ascii="Times New Roman" w:eastAsia="바탕체" w:hAnsi="Times New Roman"/>
          <w:kern w:val="0"/>
          <w:sz w:val="22"/>
        </w:rPr>
        <w:t>거래하는</w:t>
      </w:r>
      <w:r>
        <w:rPr>
          <w:rFonts w:ascii="Times New Roman" w:eastAsia="Times New Roman" w:hAnsi="Times New Roman"/>
          <w:kern w:val="0"/>
          <w:sz w:val="22"/>
        </w:rPr>
        <w:t xml:space="preserve"> </w:t>
      </w:r>
      <w:r>
        <w:rPr>
          <w:rFonts w:ascii="Times New Roman" w:eastAsia="바탕체" w:hAnsi="Times New Roman"/>
          <w:kern w:val="0"/>
          <w:sz w:val="22"/>
        </w:rPr>
        <w:t>영업점</w:t>
      </w:r>
      <w:r>
        <w:rPr>
          <w:rFonts w:ascii="Times New Roman" w:eastAsia="Times New Roman" w:hAnsi="Times New Roman"/>
          <w:kern w:val="0"/>
          <w:sz w:val="22"/>
        </w:rPr>
        <w:t xml:space="preserve"> </w:t>
      </w:r>
      <w:r>
        <w:rPr>
          <w:rFonts w:ascii="Times New Roman" w:eastAsia="바탕체" w:hAnsi="Times New Roman"/>
          <w:kern w:val="0"/>
          <w:sz w:val="22"/>
        </w:rPr>
        <w:t>소재지를</w:t>
      </w:r>
      <w:r>
        <w:rPr>
          <w:rFonts w:ascii="Times New Roman" w:eastAsia="Times New Roman" w:hAnsi="Times New Roman"/>
          <w:kern w:val="0"/>
          <w:sz w:val="22"/>
        </w:rPr>
        <w:t xml:space="preserve"> </w:t>
      </w:r>
      <w:r>
        <w:rPr>
          <w:rFonts w:ascii="Times New Roman" w:eastAsia="바탕체" w:hAnsi="Times New Roman"/>
          <w:kern w:val="0"/>
          <w:sz w:val="22"/>
        </w:rPr>
        <w:t>관할하는</w:t>
      </w:r>
      <w:r>
        <w:rPr>
          <w:rFonts w:ascii="Times New Roman" w:eastAsia="Times New Roman" w:hAnsi="Times New Roman"/>
          <w:kern w:val="0"/>
          <w:sz w:val="22"/>
        </w:rPr>
        <w:t xml:space="preserve"> </w:t>
      </w:r>
      <w:r>
        <w:rPr>
          <w:rFonts w:ascii="Times New Roman" w:eastAsia="바탕체" w:hAnsi="Times New Roman"/>
          <w:kern w:val="0"/>
          <w:sz w:val="22"/>
        </w:rPr>
        <w:t>법원에</w:t>
      </w:r>
      <w:r>
        <w:rPr>
          <w:rFonts w:ascii="Times New Roman" w:eastAsia="Times New Roman" w:hAnsi="Times New Roman"/>
          <w:kern w:val="0"/>
          <w:sz w:val="22"/>
        </w:rPr>
        <w:t xml:space="preserve"> </w:t>
      </w:r>
      <w:r>
        <w:rPr>
          <w:rFonts w:ascii="Times New Roman" w:eastAsia="바탕체" w:hAnsi="Times New Roman"/>
          <w:kern w:val="0"/>
          <w:sz w:val="22"/>
        </w:rPr>
        <w:t>제기</w:t>
      </w:r>
      <w:r>
        <w:rPr>
          <w:rFonts w:ascii="Times New Roman" w:eastAsia="Times New Roman" w:hAnsi="Times New Roman"/>
          <w:kern w:val="0"/>
          <w:sz w:val="22"/>
        </w:rPr>
        <w:t xml:space="preserve"> </w:t>
      </w:r>
      <w:r>
        <w:rPr>
          <w:rFonts w:ascii="Times New Roman" w:eastAsia="바탕체" w:hAnsi="Times New Roman"/>
          <w:kern w:val="0"/>
          <w:sz w:val="22"/>
        </w:rPr>
        <w:t>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w:t>
      </w:r>
    </w:p>
    <w:p w14:paraId="09F56F1F"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27B4B45B" w14:textId="77777777" w:rsidR="00DE42D9" w:rsidRDefault="00930A79">
      <w:pPr>
        <w:snapToGrid w:val="0"/>
        <w:spacing w:after="0" w:line="360" w:lineRule="auto"/>
        <w:ind w:left="768" w:hanging="768"/>
        <w:textAlignment w:val="baseline"/>
      </w:pPr>
      <w:r>
        <w:rPr>
          <w:rFonts w:ascii="Times New Roman" w:eastAsia="바탕체" w:hAnsi="Times New Roman"/>
          <w:b/>
          <w:bCs/>
          <w:kern w:val="0"/>
          <w:sz w:val="22"/>
        </w:rPr>
        <w:t>제</w:t>
      </w:r>
      <w:r>
        <w:rPr>
          <w:rFonts w:ascii="Times New Roman" w:eastAsia="바탕체" w:hAnsi="Times New Roman"/>
          <w:b/>
          <w:bCs/>
          <w:kern w:val="0"/>
          <w:sz w:val="22"/>
        </w:rPr>
        <w:t>31</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준용</w:t>
      </w:r>
      <w:r>
        <w:rPr>
          <w:rFonts w:ascii="Times New Roman" w:eastAsia="바탕체" w:hAnsi="Times New Roman"/>
          <w:b/>
          <w:bCs/>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계약서에서</w:t>
      </w:r>
      <w:r>
        <w:rPr>
          <w:rFonts w:ascii="Times New Roman" w:eastAsia="Times New Roman" w:hAnsi="Times New Roman"/>
          <w:kern w:val="0"/>
          <w:sz w:val="22"/>
        </w:rPr>
        <w:t xml:space="preserve"> </w:t>
      </w:r>
      <w:r>
        <w:rPr>
          <w:rFonts w:ascii="Times New Roman" w:eastAsia="바탕체" w:hAnsi="Times New Roman"/>
          <w:kern w:val="0"/>
          <w:sz w:val="22"/>
        </w:rPr>
        <w:t>정하지</w:t>
      </w:r>
      <w:r>
        <w:rPr>
          <w:rFonts w:ascii="Times New Roman" w:eastAsia="Times New Roman" w:hAnsi="Times New Roman"/>
          <w:kern w:val="0"/>
          <w:sz w:val="22"/>
        </w:rPr>
        <w:t xml:space="preserve"> </w:t>
      </w:r>
      <w:r>
        <w:rPr>
          <w:rFonts w:ascii="Times New Roman" w:eastAsia="바탕체" w:hAnsi="Times New Roman"/>
          <w:kern w:val="0"/>
          <w:sz w:val="22"/>
        </w:rPr>
        <w:t>아니한</w:t>
      </w:r>
      <w:r>
        <w:rPr>
          <w:rFonts w:ascii="Times New Roman" w:eastAsia="Times New Roman" w:hAnsi="Times New Roman"/>
          <w:kern w:val="0"/>
          <w:sz w:val="22"/>
        </w:rPr>
        <w:t xml:space="preserve"> </w:t>
      </w:r>
      <w:r>
        <w:rPr>
          <w:rFonts w:ascii="Times New Roman" w:eastAsia="바탕체" w:hAnsi="Times New Roman"/>
          <w:kern w:val="0"/>
          <w:sz w:val="22"/>
        </w:rPr>
        <w:t>사항은</w:t>
      </w:r>
      <w:r>
        <w:rPr>
          <w:rFonts w:ascii="Times New Roman" w:eastAsia="Times New Roman" w:hAnsi="Times New Roman"/>
          <w:kern w:val="0"/>
          <w:sz w:val="22"/>
        </w:rPr>
        <w:t xml:space="preserve"> </w:t>
      </w:r>
      <w:r>
        <w:rPr>
          <w:rFonts w:ascii="Times New Roman" w:eastAsia="바탕체" w:hAnsi="Times New Roman"/>
          <w:kern w:val="0"/>
          <w:sz w:val="22"/>
        </w:rPr>
        <w:t>관계법령</w:t>
      </w:r>
      <w:r>
        <w:rPr>
          <w:rFonts w:ascii="Times New Roman" w:eastAsia="바탕체" w:hAnsi="Times New Roman"/>
          <w:kern w:val="0"/>
          <w:sz w:val="22"/>
        </w:rPr>
        <w:t xml:space="preserve">, </w:t>
      </w:r>
      <w:r>
        <w:rPr>
          <w:rFonts w:ascii="Times New Roman" w:eastAsia="바탕체" w:hAnsi="Times New Roman"/>
          <w:kern w:val="0"/>
          <w:sz w:val="22"/>
        </w:rPr>
        <w:t>추가계약서</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은행의</w:t>
      </w:r>
      <w:r>
        <w:rPr>
          <w:rFonts w:ascii="Times New Roman" w:eastAsia="Times New Roman" w:hAnsi="Times New Roman"/>
          <w:kern w:val="0"/>
          <w:sz w:val="22"/>
        </w:rPr>
        <w:t xml:space="preserve"> </w:t>
      </w:r>
      <w:r>
        <w:rPr>
          <w:rFonts w:ascii="Times New Roman" w:eastAsia="바탕체" w:hAnsi="Times New Roman"/>
          <w:kern w:val="0"/>
          <w:sz w:val="22"/>
        </w:rPr>
        <w:t>내규에</w:t>
      </w:r>
      <w:r>
        <w:rPr>
          <w:rFonts w:ascii="Times New Roman" w:eastAsia="Times New Roman" w:hAnsi="Times New Roman"/>
          <w:kern w:val="0"/>
          <w:sz w:val="22"/>
        </w:rPr>
        <w:t xml:space="preserve"> </w:t>
      </w:r>
      <w:r>
        <w:rPr>
          <w:rFonts w:ascii="Times New Roman" w:eastAsia="바탕체" w:hAnsi="Times New Roman"/>
          <w:kern w:val="0"/>
          <w:sz w:val="22"/>
        </w:rPr>
        <w:t>따라</w:t>
      </w:r>
      <w:r>
        <w:rPr>
          <w:rFonts w:ascii="Times New Roman" w:eastAsia="Times New Roman" w:hAnsi="Times New Roman"/>
          <w:kern w:val="0"/>
          <w:sz w:val="22"/>
        </w:rPr>
        <w:t xml:space="preserve"> </w:t>
      </w:r>
      <w:r>
        <w:rPr>
          <w:rFonts w:ascii="Times New Roman" w:eastAsia="바탕체" w:hAnsi="Times New Roman"/>
          <w:kern w:val="0"/>
          <w:sz w:val="22"/>
        </w:rPr>
        <w:t>처리하기로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 xml:space="preserve">. </w:t>
      </w:r>
    </w:p>
    <w:p w14:paraId="5A77D475"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421E7EB2" w14:textId="77777777" w:rsidR="00DE42D9" w:rsidRDefault="00930A79">
      <w:pPr>
        <w:snapToGrid w:val="0"/>
        <w:spacing w:after="0" w:line="360" w:lineRule="auto"/>
        <w:ind w:left="697" w:hanging="697"/>
        <w:textAlignment w:val="baseline"/>
      </w:pPr>
      <w:r>
        <w:rPr>
          <w:rFonts w:ascii="Times New Roman" w:eastAsia="바탕체" w:hAnsi="Times New Roman"/>
          <w:b/>
          <w:bCs/>
          <w:kern w:val="0"/>
          <w:sz w:val="22"/>
        </w:rPr>
        <w:t>제</w:t>
      </w:r>
      <w:r>
        <w:rPr>
          <w:rFonts w:ascii="Times New Roman" w:eastAsia="바탕체" w:hAnsi="Times New Roman"/>
          <w:b/>
          <w:bCs/>
          <w:kern w:val="0"/>
          <w:sz w:val="22"/>
        </w:rPr>
        <w:t>32</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추가계약</w:t>
      </w:r>
      <w:r>
        <w:rPr>
          <w:rFonts w:ascii="Times New Roman" w:eastAsia="바탕체" w:hAnsi="Times New Roman"/>
          <w:b/>
          <w:bCs/>
          <w:kern w:val="0"/>
          <w:sz w:val="22"/>
        </w:rPr>
        <w:t xml:space="preserve">) </w:t>
      </w:r>
      <w:r>
        <w:rPr>
          <w:rFonts w:ascii="Times New Roman" w:eastAsia="바탕체" w:hAnsi="Times New Roman"/>
          <w:kern w:val="0"/>
          <w:sz w:val="22"/>
        </w:rPr>
        <w:t>위탁자</w:t>
      </w:r>
      <w:r>
        <w:rPr>
          <w:rFonts w:ascii="Times New Roman" w:eastAsia="바탕체" w:hAnsi="Times New Roman"/>
          <w:kern w:val="0"/>
          <w:sz w:val="22"/>
        </w:rPr>
        <w:t xml:space="preserve">, </w:t>
      </w:r>
      <w:r>
        <w:rPr>
          <w:rFonts w:ascii="Times New Roman" w:eastAsia="바탕체" w:hAnsi="Times New Roman"/>
          <w:kern w:val="0"/>
          <w:sz w:val="22"/>
        </w:rPr>
        <w:t>수익자</w:t>
      </w:r>
      <w:r>
        <w:rPr>
          <w:rFonts w:ascii="Times New Roman" w:eastAsia="바탕체" w:hAnsi="Times New Roman"/>
          <w:kern w:val="0"/>
          <w:sz w:val="22"/>
        </w:rPr>
        <w:t xml:space="preserve">, </w:t>
      </w:r>
      <w:r>
        <w:rPr>
          <w:rFonts w:ascii="Times New Roman" w:eastAsia="바탕체" w:hAnsi="Times New Roman"/>
          <w:kern w:val="0"/>
          <w:sz w:val="22"/>
        </w:rPr>
        <w:t>은행은</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신탁계약에</w:t>
      </w:r>
      <w:r>
        <w:rPr>
          <w:rFonts w:ascii="Times New Roman" w:eastAsia="Times New Roman" w:hAnsi="Times New Roman"/>
          <w:kern w:val="0"/>
          <w:sz w:val="22"/>
        </w:rPr>
        <w:t xml:space="preserve"> </w:t>
      </w:r>
      <w:r>
        <w:rPr>
          <w:rFonts w:ascii="Times New Roman" w:eastAsia="바탕체" w:hAnsi="Times New Roman"/>
          <w:kern w:val="0"/>
          <w:sz w:val="22"/>
        </w:rPr>
        <w:t>반하지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범위</w:t>
      </w:r>
      <w:r>
        <w:rPr>
          <w:rFonts w:ascii="Times New Roman" w:eastAsia="Times New Roman" w:hAnsi="Times New Roman"/>
          <w:kern w:val="0"/>
          <w:sz w:val="22"/>
        </w:rPr>
        <w:t xml:space="preserve"> </w:t>
      </w:r>
      <w:r>
        <w:rPr>
          <w:rFonts w:ascii="Times New Roman" w:eastAsia="바탕체" w:hAnsi="Times New Roman"/>
          <w:kern w:val="0"/>
          <w:sz w:val="22"/>
        </w:rPr>
        <w:t>내에서</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내용을</w:t>
      </w:r>
      <w:r>
        <w:rPr>
          <w:rFonts w:ascii="Times New Roman" w:eastAsia="Times New Roman" w:hAnsi="Times New Roman"/>
          <w:kern w:val="0"/>
          <w:sz w:val="22"/>
        </w:rPr>
        <w:t xml:space="preserve"> </w:t>
      </w:r>
      <w:r>
        <w:rPr>
          <w:rFonts w:ascii="Times New Roman" w:eastAsia="바탕체" w:hAnsi="Times New Roman"/>
          <w:kern w:val="0"/>
          <w:sz w:val="22"/>
        </w:rPr>
        <w:t>구체화하거나</w:t>
      </w:r>
      <w:r>
        <w:rPr>
          <w:rFonts w:ascii="Times New Roman" w:eastAsia="Times New Roman" w:hAnsi="Times New Roman"/>
          <w:kern w:val="0"/>
          <w:sz w:val="22"/>
        </w:rPr>
        <w:t xml:space="preserve"> </w:t>
      </w:r>
      <w:r>
        <w:rPr>
          <w:rFonts w:ascii="Times New Roman" w:eastAsia="바탕체" w:hAnsi="Times New Roman"/>
          <w:kern w:val="0"/>
          <w:sz w:val="22"/>
        </w:rPr>
        <w:t>당사자들의</w:t>
      </w:r>
      <w:r>
        <w:rPr>
          <w:rFonts w:ascii="Times New Roman" w:eastAsia="Times New Roman" w:hAnsi="Times New Roman"/>
          <w:kern w:val="0"/>
          <w:sz w:val="22"/>
        </w:rPr>
        <w:t xml:space="preserve"> </w:t>
      </w:r>
      <w:r>
        <w:rPr>
          <w:rFonts w:ascii="Times New Roman" w:eastAsia="바탕체" w:hAnsi="Times New Roman"/>
          <w:kern w:val="0"/>
          <w:sz w:val="22"/>
        </w:rPr>
        <w:t>권리</w:t>
      </w:r>
      <w:r>
        <w:rPr>
          <w:rFonts w:ascii="Times New Roman" w:eastAsia="바탕체" w:hAnsi="Times New Roman"/>
          <w:kern w:val="0"/>
          <w:sz w:val="22"/>
        </w:rPr>
        <w:t xml:space="preserve">, </w:t>
      </w:r>
      <w:r>
        <w:rPr>
          <w:rFonts w:ascii="Times New Roman" w:eastAsia="바탕체" w:hAnsi="Times New Roman"/>
          <w:kern w:val="0"/>
          <w:sz w:val="22"/>
        </w:rPr>
        <w:t>의무를</w:t>
      </w:r>
      <w:r>
        <w:rPr>
          <w:rFonts w:ascii="Times New Roman" w:eastAsia="Times New Roman" w:hAnsi="Times New Roman"/>
          <w:kern w:val="0"/>
          <w:sz w:val="22"/>
        </w:rPr>
        <w:t xml:space="preserve"> </w:t>
      </w:r>
      <w:r>
        <w:rPr>
          <w:rFonts w:ascii="Times New Roman" w:eastAsia="바탕체" w:hAnsi="Times New Roman"/>
          <w:kern w:val="0"/>
          <w:sz w:val="22"/>
        </w:rPr>
        <w:t>추가적으로</w:t>
      </w:r>
      <w:r>
        <w:rPr>
          <w:rFonts w:ascii="Times New Roman" w:eastAsia="Times New Roman" w:hAnsi="Times New Roman"/>
          <w:kern w:val="0"/>
          <w:sz w:val="22"/>
        </w:rPr>
        <w:t xml:space="preserve"> </w:t>
      </w:r>
      <w:r>
        <w:rPr>
          <w:rFonts w:ascii="Times New Roman" w:eastAsia="바탕체" w:hAnsi="Times New Roman"/>
          <w:kern w:val="0"/>
          <w:sz w:val="22"/>
        </w:rPr>
        <w:t>정하기</w:t>
      </w:r>
      <w:r>
        <w:rPr>
          <w:rFonts w:ascii="Times New Roman" w:eastAsia="Times New Roman" w:hAnsi="Times New Roman"/>
          <w:kern w:val="0"/>
          <w:sz w:val="22"/>
        </w:rPr>
        <w:t xml:space="preserve"> </w:t>
      </w:r>
      <w:r>
        <w:rPr>
          <w:rFonts w:ascii="Times New Roman" w:eastAsia="바탕체" w:hAnsi="Times New Roman"/>
          <w:kern w:val="0"/>
          <w:sz w:val="22"/>
        </w:rPr>
        <w:t>위한</w:t>
      </w:r>
      <w:r>
        <w:rPr>
          <w:rFonts w:ascii="Times New Roman" w:eastAsia="Times New Roman" w:hAnsi="Times New Roman"/>
          <w:kern w:val="0"/>
          <w:sz w:val="22"/>
        </w:rPr>
        <w:t xml:space="preserve"> </w:t>
      </w:r>
      <w:r>
        <w:rPr>
          <w:rFonts w:ascii="Times New Roman" w:eastAsia="바탕체" w:hAnsi="Times New Roman"/>
          <w:kern w:val="0"/>
          <w:sz w:val="22"/>
        </w:rPr>
        <w:t>계약을</w:t>
      </w:r>
      <w:r>
        <w:rPr>
          <w:rFonts w:ascii="Times New Roman" w:eastAsia="Times New Roman" w:hAnsi="Times New Roman"/>
          <w:kern w:val="0"/>
          <w:sz w:val="22"/>
        </w:rPr>
        <w:t xml:space="preserve"> </w:t>
      </w:r>
      <w:r>
        <w:rPr>
          <w:rFonts w:ascii="Times New Roman" w:eastAsia="바탕체" w:hAnsi="Times New Roman"/>
          <w:kern w:val="0"/>
          <w:sz w:val="22"/>
        </w:rPr>
        <w:t>체결할</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있다</w:t>
      </w:r>
      <w:r>
        <w:rPr>
          <w:rFonts w:ascii="Times New Roman" w:eastAsia="바탕체" w:hAnsi="Times New Roman"/>
          <w:kern w:val="0"/>
          <w:sz w:val="22"/>
        </w:rPr>
        <w:t xml:space="preserve">. </w:t>
      </w:r>
      <w:r>
        <w:rPr>
          <w:rFonts w:ascii="Times New Roman" w:eastAsia="바탕체" w:hAnsi="Times New Roman"/>
          <w:kern w:val="0"/>
          <w:sz w:val="22"/>
        </w:rPr>
        <w:t>다만</w:t>
      </w:r>
      <w:r>
        <w:rPr>
          <w:rFonts w:ascii="Times New Roman" w:eastAsia="바탕체" w:hAnsi="Times New Roman"/>
          <w:kern w:val="0"/>
          <w:sz w:val="22"/>
        </w:rPr>
        <w:t xml:space="preserve">, </w:t>
      </w:r>
      <w:r>
        <w:rPr>
          <w:rFonts w:ascii="Times New Roman" w:eastAsia="바탕체" w:hAnsi="Times New Roman"/>
          <w:kern w:val="0"/>
          <w:sz w:val="22"/>
        </w:rPr>
        <w:t>별도</w:t>
      </w:r>
      <w:r>
        <w:rPr>
          <w:rFonts w:ascii="Times New Roman" w:eastAsia="Times New Roman" w:hAnsi="Times New Roman"/>
          <w:kern w:val="0"/>
          <w:sz w:val="22"/>
        </w:rPr>
        <w:t xml:space="preserve"> </w:t>
      </w:r>
      <w:r>
        <w:rPr>
          <w:rFonts w:ascii="Times New Roman" w:eastAsia="바탕체" w:hAnsi="Times New Roman"/>
          <w:kern w:val="0"/>
          <w:sz w:val="22"/>
        </w:rPr>
        <w:t>합의가</w:t>
      </w:r>
      <w:r>
        <w:rPr>
          <w:rFonts w:ascii="Times New Roman" w:eastAsia="Times New Roman" w:hAnsi="Times New Roman"/>
          <w:kern w:val="0"/>
          <w:sz w:val="22"/>
        </w:rPr>
        <w:t xml:space="preserve"> </w:t>
      </w:r>
      <w:r>
        <w:rPr>
          <w:rFonts w:ascii="Times New Roman" w:eastAsia="바탕체" w:hAnsi="Times New Roman"/>
          <w:kern w:val="0"/>
          <w:sz w:val="22"/>
        </w:rPr>
        <w:t>이루어지지</w:t>
      </w:r>
      <w:r>
        <w:rPr>
          <w:rFonts w:ascii="Times New Roman" w:eastAsia="Times New Roman" w:hAnsi="Times New Roman"/>
          <w:kern w:val="0"/>
          <w:sz w:val="22"/>
        </w:rPr>
        <w:t xml:space="preserve"> </w:t>
      </w:r>
      <w:r>
        <w:rPr>
          <w:rFonts w:ascii="Times New Roman" w:eastAsia="바탕체" w:hAnsi="Times New Roman"/>
          <w:kern w:val="0"/>
          <w:sz w:val="22"/>
        </w:rPr>
        <w:t>않는</w:t>
      </w:r>
      <w:r>
        <w:rPr>
          <w:rFonts w:ascii="Times New Roman" w:eastAsia="Times New Roman" w:hAnsi="Times New Roman"/>
          <w:kern w:val="0"/>
          <w:sz w:val="22"/>
        </w:rPr>
        <w:t xml:space="preserve"> </w:t>
      </w:r>
      <w:r>
        <w:rPr>
          <w:rFonts w:ascii="Times New Roman" w:eastAsia="바탕체" w:hAnsi="Times New Roman"/>
          <w:kern w:val="0"/>
          <w:sz w:val="22"/>
        </w:rPr>
        <w:t>경우에는</w:t>
      </w:r>
      <w:r>
        <w:rPr>
          <w:rFonts w:ascii="Times New Roman" w:eastAsia="Times New Roman" w:hAnsi="Times New Roman"/>
          <w:kern w:val="0"/>
          <w:sz w:val="22"/>
        </w:rPr>
        <w:t xml:space="preserve"> </w:t>
      </w:r>
      <w:r>
        <w:rPr>
          <w:rFonts w:ascii="Times New Roman" w:eastAsia="바탕체" w:hAnsi="Times New Roman"/>
          <w:kern w:val="0"/>
          <w:sz w:val="22"/>
        </w:rPr>
        <w:t>은행이</w:t>
      </w:r>
      <w:r>
        <w:rPr>
          <w:rFonts w:ascii="Times New Roman" w:eastAsia="Times New Roman" w:hAnsi="Times New Roman"/>
          <w:kern w:val="0"/>
          <w:sz w:val="22"/>
        </w:rPr>
        <w:t xml:space="preserve"> </w:t>
      </w:r>
      <w:r>
        <w:rPr>
          <w:rFonts w:ascii="Times New Roman" w:eastAsia="바탕체" w:hAnsi="Times New Roman"/>
          <w:kern w:val="0"/>
          <w:sz w:val="22"/>
        </w:rPr>
        <w:t>지명하는</w:t>
      </w:r>
      <w:r>
        <w:rPr>
          <w:rFonts w:ascii="Times New Roman" w:eastAsia="Times New Roman" w:hAnsi="Times New Roman"/>
          <w:kern w:val="0"/>
          <w:sz w:val="22"/>
        </w:rPr>
        <w:t xml:space="preserve"> </w:t>
      </w:r>
      <w:r>
        <w:rPr>
          <w:rFonts w:ascii="Times New Roman" w:eastAsia="바탕체" w:hAnsi="Times New Roman"/>
          <w:kern w:val="0"/>
          <w:sz w:val="22"/>
        </w:rPr>
        <w:t>변호사의</w:t>
      </w:r>
      <w:r>
        <w:rPr>
          <w:rFonts w:ascii="Times New Roman" w:eastAsia="Times New Roman" w:hAnsi="Times New Roman"/>
          <w:kern w:val="0"/>
          <w:sz w:val="22"/>
        </w:rPr>
        <w:t xml:space="preserve"> </w:t>
      </w:r>
      <w:r>
        <w:rPr>
          <w:rFonts w:ascii="Times New Roman" w:eastAsia="바탕체" w:hAnsi="Times New Roman"/>
          <w:kern w:val="0"/>
          <w:sz w:val="22"/>
        </w:rPr>
        <w:t>합리적인</w:t>
      </w:r>
      <w:r>
        <w:rPr>
          <w:rFonts w:ascii="Times New Roman" w:eastAsia="Times New Roman" w:hAnsi="Times New Roman"/>
          <w:kern w:val="0"/>
          <w:sz w:val="22"/>
        </w:rPr>
        <w:t xml:space="preserve"> </w:t>
      </w:r>
      <w:r>
        <w:rPr>
          <w:rFonts w:ascii="Times New Roman" w:eastAsia="바탕체" w:hAnsi="Times New Roman"/>
          <w:kern w:val="0"/>
          <w:sz w:val="22"/>
        </w:rPr>
        <w:t>의견에</w:t>
      </w:r>
      <w:r>
        <w:rPr>
          <w:rFonts w:ascii="Times New Roman" w:eastAsia="Times New Roman" w:hAnsi="Times New Roman"/>
          <w:kern w:val="0"/>
          <w:sz w:val="22"/>
        </w:rPr>
        <w:t xml:space="preserve"> </w:t>
      </w:r>
      <w:r>
        <w:rPr>
          <w:rFonts w:ascii="Times New Roman" w:eastAsia="바탕체" w:hAnsi="Times New Roman"/>
          <w:kern w:val="0"/>
          <w:sz w:val="22"/>
        </w:rPr>
        <w:t>따르기로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26EF459D"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444E4E6F" w14:textId="77777777" w:rsidR="00DE42D9" w:rsidRDefault="00930A79">
      <w:pPr>
        <w:snapToGrid w:val="0"/>
        <w:spacing w:after="0" w:line="360" w:lineRule="auto"/>
        <w:ind w:left="697" w:hanging="697"/>
        <w:textAlignment w:val="baseline"/>
        <w:rPr>
          <w:rFonts w:ascii="Times New Roman" w:eastAsia="바탕체" w:hAnsi="Times New Roman"/>
          <w:kern w:val="0"/>
          <w:sz w:val="22"/>
        </w:rPr>
      </w:pPr>
      <w:commentRangeStart w:id="24"/>
      <w:r/>
      <w:commentRangeStart w:id="9"/>
      <w:r/>
      <w:r>
        <w:rPr>
          <w:rFonts w:ascii="Times New Roman" w:eastAsia="바탕체" w:hAnsi="Times New Roman"/>
          <w:b/>
          <w:bCs/>
          <w:kern w:val="0"/>
          <w:sz w:val="22"/>
        </w:rPr>
        <w:t>제</w:t>
      </w:r>
      <w:r>
        <w:rPr>
          <w:rFonts w:ascii="Times New Roman" w:eastAsia="바탕체" w:hAnsi="Times New Roman"/>
          <w:b/>
          <w:bCs/>
          <w:kern w:val="0"/>
          <w:sz w:val="22"/>
        </w:rPr>
        <w:t>33</w:t>
      </w:r>
      <w:r>
        <w:rPr>
          <w:rFonts w:ascii="Times New Roman" w:eastAsia="바탕체" w:hAnsi="Times New Roman"/>
          <w:b/>
          <w:bCs/>
          <w:kern w:val="0"/>
          <w:sz w:val="22"/>
        </w:rPr>
        <w:t>조</w:t>
      </w:r>
      <w:r>
        <w:rPr>
          <w:rFonts w:ascii="Times New Roman" w:eastAsia="바탕체" w:hAnsi="Times New Roman"/>
          <w:b/>
          <w:bCs/>
          <w:kern w:val="0"/>
          <w:sz w:val="22"/>
        </w:rPr>
        <w:t>(</w:t>
      </w:r>
      <w:r>
        <w:rPr>
          <w:rFonts w:ascii="Times New Roman" w:eastAsia="바탕체" w:hAnsi="Times New Roman"/>
          <w:b/>
          <w:bCs/>
          <w:kern w:val="0"/>
          <w:sz w:val="22"/>
        </w:rPr>
        <w:t>계약서의</w:t>
      </w:r>
      <w:r>
        <w:rPr>
          <w:rFonts w:ascii="Times New Roman" w:eastAsia="Times New Roman" w:hAnsi="Times New Roman"/>
          <w:b/>
          <w:bCs/>
          <w:kern w:val="0"/>
          <w:sz w:val="22"/>
        </w:rPr>
        <w:t xml:space="preserve"> </w:t>
      </w:r>
      <w:r>
        <w:rPr>
          <w:rFonts w:ascii="Times New Roman" w:eastAsia="바탕체" w:hAnsi="Times New Roman"/>
          <w:b/>
          <w:bCs/>
          <w:kern w:val="0"/>
          <w:sz w:val="22"/>
        </w:rPr>
        <w:t>보관</w:t>
      </w:r>
      <w:r>
        <w:rPr>
          <w:rFonts w:ascii="Times New Roman" w:eastAsia="바탕체" w:hAnsi="Times New Roman"/>
          <w:b/>
          <w:bCs/>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신탁계약을</w:t>
      </w:r>
      <w:r>
        <w:rPr>
          <w:rFonts w:ascii="Times New Roman" w:eastAsia="Times New Roman" w:hAnsi="Times New Roman"/>
          <w:kern w:val="0"/>
          <w:sz w:val="22"/>
        </w:rPr>
        <w:t xml:space="preserve"> </w:t>
      </w:r>
      <w:r>
        <w:rPr>
          <w:rFonts w:ascii="Times New Roman" w:eastAsia="바탕체" w:hAnsi="Times New Roman"/>
          <w:kern w:val="0"/>
          <w:sz w:val="22"/>
        </w:rPr>
        <w:t>증명하기</w:t>
      </w:r>
      <w:r>
        <w:rPr>
          <w:rFonts w:ascii="Times New Roman" w:eastAsia="Times New Roman" w:hAnsi="Times New Roman"/>
          <w:kern w:val="0"/>
          <w:sz w:val="22"/>
        </w:rPr>
        <w:t xml:space="preserve"> </w:t>
      </w:r>
      <w:r>
        <w:rPr>
          <w:rFonts w:ascii="Times New Roman" w:eastAsia="바탕체" w:hAnsi="Times New Roman"/>
          <w:kern w:val="0"/>
          <w:sz w:val="22"/>
        </w:rPr>
        <w:t>위하여</w:t>
      </w:r>
      <w:r>
        <w:rPr>
          <w:rFonts w:ascii="Times New Roman" w:eastAsia="Times New Roman" w:hAnsi="Times New Roman"/>
          <w:kern w:val="0"/>
          <w:sz w:val="22"/>
        </w:rPr>
        <w:t xml:space="preserve"> </w:t>
      </w:r>
      <w:r>
        <w:rPr>
          <w:rFonts w:ascii="Times New Roman" w:eastAsia="바탕체" w:hAnsi="Times New Roman"/>
          <w:kern w:val="0"/>
          <w:sz w:val="22"/>
        </w:rPr>
        <w:t>신탁계약서</w:t>
      </w:r>
      <w:r>
        <w:rPr>
          <w:rFonts w:ascii="Times New Roman" w:eastAsia="Times New Roman" w:hAnsi="Times New Roman"/>
          <w:kern w:val="0"/>
          <w:sz w:val="22"/>
        </w:rPr>
        <w:t xml:space="preserve"> </w:t>
      </w:r>
      <w:r>
        <w:rPr>
          <w:rFonts w:ascii="Times New Roman" w:eastAsia="바탕체" w:hAnsi="Times New Roman"/>
          <w:kern w:val="0"/>
          <w:sz w:val="22"/>
        </w:rPr>
        <w:t xml:space="preserve">2부</w:t>
      </w:r>
      <w:r>
        <w:rPr>
          <w:rFonts w:ascii="Times New Roman" w:eastAsia="바탕체" w:hAnsi="Times New Roman"/>
          <w:kern w:val="0"/>
          <w:sz w:val="22"/>
        </w:rPr>
        <w:t xml:space="preserve">를</w:t>
      </w:r>
      <w:r>
        <w:rPr>
          <w:rFonts w:ascii="Times New Roman" w:eastAsia="Times New Roman" w:hAnsi="Times New Roman"/>
          <w:kern w:val="0"/>
          <w:sz w:val="22"/>
        </w:rPr>
        <w:t xml:space="preserve"> </w:t>
      </w:r>
      <w:r>
        <w:rPr>
          <w:rFonts w:ascii="Times New Roman" w:eastAsia="바탕체" w:hAnsi="Times New Roman"/>
          <w:kern w:val="0"/>
          <w:sz w:val="22"/>
        </w:rPr>
        <w:t>작성하여</w:t>
      </w:r>
      <w:r>
        <w:rPr>
          <w:rFonts w:ascii="Times New Roman" w:eastAsia="Times New Roman" w:hAnsi="Times New Roman"/>
          <w:kern w:val="0"/>
          <w:sz w:val="22"/>
        </w:rPr>
        <w:t xml:space="preserve"> </w:t>
      </w:r>
      <w:r>
        <w:rPr>
          <w:rFonts w:ascii="Times New Roman" w:eastAsia="바탕체" w:hAnsi="Times New Roman"/>
          <w:kern w:val="0"/>
          <w:sz w:val="22"/>
        </w:rPr>
        <w:t xml:space="preserve">위탁자와 은행이 각각</w:t>
      </w:r>
      <w:r>
        <w:rPr>
          <w:rFonts w:ascii="Times New Roman" w:eastAsia="Times New Roman" w:hAnsi="Times New Roman"/>
          <w:kern w:val="0"/>
          <w:sz w:val="22"/>
        </w:rPr>
        <w:t xml:space="preserve"> </w:t>
      </w:r>
      <w:r>
        <w:rPr>
          <w:rFonts w:ascii="Times New Roman" w:eastAsia="바탕체" w:hAnsi="Times New Roman"/>
          <w:kern w:val="0"/>
          <w:sz w:val="22"/>
        </w:rPr>
        <w:t>서명</w:t>
      </w:r>
      <w:r>
        <w:rPr>
          <w:rFonts w:ascii="Times New Roman" w:eastAsia="Times New Roman" w:hAnsi="Times New Roman"/>
          <w:kern w:val="0"/>
          <w:sz w:val="22"/>
        </w:rPr>
        <w:t xml:space="preserve"> </w:t>
      </w:r>
      <w:r>
        <w:rPr>
          <w:rFonts w:ascii="Times New Roman" w:eastAsia="바탕체" w:hAnsi="Times New Roman"/>
          <w:kern w:val="0"/>
          <w:sz w:val="22"/>
        </w:rPr>
        <w:t>또는</w:t>
      </w:r>
      <w:r>
        <w:rPr>
          <w:rFonts w:ascii="Times New Roman" w:eastAsia="Times New Roman" w:hAnsi="Times New Roman"/>
          <w:kern w:val="0"/>
          <w:sz w:val="22"/>
        </w:rPr>
        <w:t xml:space="preserve"> </w:t>
      </w:r>
      <w:r>
        <w:rPr>
          <w:rFonts w:ascii="Times New Roman" w:eastAsia="바탕체" w:hAnsi="Times New Roman"/>
          <w:kern w:val="0"/>
          <w:sz w:val="22"/>
        </w:rPr>
        <w:t>기명날인하도록</w:t>
      </w:r>
      <w:r>
        <w:rPr>
          <w:rFonts w:ascii="Times New Roman" w:eastAsia="Times New Roman" w:hAnsi="Times New Roman"/>
          <w:kern w:val="0"/>
          <w:sz w:val="22"/>
        </w:rPr>
        <w:t xml:space="preserve"> </w:t>
      </w:r>
      <w:r>
        <w:rPr>
          <w:rFonts w:ascii="Times New Roman" w:eastAsia="바탕체" w:hAnsi="Times New Roman"/>
          <w:kern w:val="0"/>
          <w:sz w:val="22"/>
        </w:rPr>
        <w:t>한</w:t>
      </w:r>
      <w:r>
        <w:rPr>
          <w:rFonts w:ascii="Times New Roman" w:eastAsia="Times New Roman" w:hAnsi="Times New Roman"/>
          <w:kern w:val="0"/>
          <w:sz w:val="22"/>
        </w:rPr>
        <w:t xml:space="preserve"> </w:t>
      </w:r>
      <w:r>
        <w:rPr>
          <w:rFonts w:ascii="Times New Roman" w:eastAsia="바탕체" w:hAnsi="Times New Roman"/>
          <w:kern w:val="0"/>
          <w:sz w:val="22"/>
        </w:rPr>
        <w:t>후</w:t>
      </w:r>
      <w:r>
        <w:rPr>
          <w:rFonts w:ascii="Times New Roman" w:eastAsia="바탕체" w:hAnsi="Times New Roman"/>
          <w:kern w:val="0"/>
          <w:sz w:val="22"/>
        </w:rPr>
        <w:t xml:space="preserve">, </w:t>
      </w:r>
      <w:r>
        <w:rPr>
          <w:rFonts w:ascii="Times New Roman" w:eastAsia="바탕체" w:hAnsi="Times New Roman"/>
          <w:kern w:val="0"/>
          <w:sz w:val="22"/>
        </w:rPr>
        <w:t xml:space="preserve">원본은 위탁자 및 은행이 각각 1부씩 보관하기로 하며, 은행 보관용을 등기소에 제출하기로 한다.</w:t>
      </w:r>
      <w:r/>
      <w:commentRangeEnd w:id="9"/>
      <w:r>
        <w:rPr>
          <w:rStyle w:val="CommentReference"/>
        </w:rPr>
        <w:commentReference w:id="9"/>
      </w:r>
      <w:r/>
      <w:commentRangeEnd w:id="24"/>
      <w:r>
        <w:rPr>
          <w:rStyle w:val="CommentReference"/>
        </w:rPr>
        <w:commentReference w:id="24"/>
      </w:r>
    </w:p>
    <w:p w14:paraId="0B23CD39"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7784AF76"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384C4511" w14:textId="77777777" w:rsidR="00DE42D9" w:rsidRDefault="00DE42D9">
      <w:pPr>
        <w:snapToGrid w:val="0"/>
        <w:spacing w:after="0" w:line="360" w:lineRule="auto"/>
        <w:ind w:left="697" w:hanging="697"/>
        <w:textAlignment w:val="baseline"/>
        <w:rPr>
          <w:rFonts w:ascii="Times New Roman" w:eastAsia="바탕체" w:hAnsi="Times New Roman"/>
          <w:kern w:val="0"/>
          <w:sz w:val="22"/>
        </w:rPr>
      </w:pPr>
    </w:p>
    <w:p w14:paraId="6102791C" w14:textId="77777777" w:rsidR="00DE42D9" w:rsidRDefault="00930A79">
      <w:pPr>
        <w:snapToGrid w:val="0"/>
        <w:spacing w:after="0" w:line="360" w:lineRule="auto"/>
        <w:jc w:val="center"/>
        <w:textAlignment w:val="baseline"/>
        <w:rPr>
          <w:rFonts w:ascii="Times New Roman" w:eastAsia="바탕체" w:hAnsi="Times New Roman"/>
          <w:kern w:val="0"/>
          <w:sz w:val="22"/>
        </w:rPr>
      </w:pPr>
      <w:r>
        <w:rPr>
          <w:rFonts w:ascii="Times New Roman" w:eastAsia="바탕체" w:hAnsi="Times New Roman"/>
          <w:kern w:val="0"/>
          <w:sz w:val="22"/>
        </w:rPr>
        <w:t>2026</w:t>
      </w:r>
      <w:r>
        <w:rPr>
          <w:rFonts w:ascii="Times New Roman" w:eastAsia="바탕체" w:hAnsi="Times New Roman"/>
          <w:kern w:val="0"/>
          <w:sz w:val="22"/>
        </w:rPr>
        <w:t>년</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일</w:t>
      </w:r>
    </w:p>
    <w:p w14:paraId="36ED2281"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25187F4"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CD9745B" w14:textId="77777777" w:rsidR="00DE42D9" w:rsidRDefault="00DE42D9">
      <w:pPr>
        <w:snapToGrid w:val="0"/>
        <w:spacing w:after="0" w:line="360" w:lineRule="auto"/>
        <w:textAlignment w:val="baseline"/>
        <w:rPr>
          <w:rFonts w:ascii="Times New Roman" w:eastAsia="바탕체" w:hAnsi="Times New Roman"/>
          <w:b/>
          <w:bCs/>
          <w:kern w:val="0"/>
          <w:sz w:val="22"/>
        </w:rPr>
      </w:pPr>
    </w:p>
    <w:p w14:paraId="4D51A34B" w14:textId="77777777" w:rsidR="00DE42D9" w:rsidRDefault="00930A79">
      <w:pPr>
        <w:tabs>
          <w:tab w:val="left" w:pos="993"/>
        </w:tabs>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별</w:t>
      </w:r>
      <w:r>
        <w:rPr>
          <w:rFonts w:ascii="Times New Roman" w:eastAsia="Times New Roman" w:hAnsi="Times New Roman"/>
          <w:kern w:val="0"/>
          <w:sz w:val="22"/>
        </w:rPr>
        <w:t xml:space="preserve"> </w:t>
      </w:r>
      <w:r>
        <w:rPr>
          <w:rFonts w:ascii="Times New Roman" w:eastAsia="바탕체" w:hAnsi="Times New Roman"/>
          <w:kern w:val="0"/>
          <w:sz w:val="22"/>
        </w:rPr>
        <w:t>첨</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ab/>
        <w:t xml:space="preserve">1. </w:t>
      </w:r>
      <w:r>
        <w:rPr>
          <w:rFonts w:ascii="Times New Roman" w:eastAsia="바탕체" w:hAnsi="Times New Roman"/>
          <w:kern w:val="0"/>
          <w:sz w:val="22"/>
        </w:rPr>
        <w:t>우선수익자들</w:t>
      </w:r>
      <w:r>
        <w:rPr>
          <w:rFonts w:ascii="Times New Roman" w:eastAsia="Times New Roman" w:hAnsi="Times New Roman"/>
          <w:kern w:val="0"/>
          <w:sz w:val="22"/>
        </w:rPr>
        <w:t xml:space="preserve"> </w:t>
      </w:r>
      <w:r>
        <w:rPr>
          <w:rFonts w:ascii="Times New Roman" w:eastAsia="바탕체" w:hAnsi="Times New Roman"/>
          <w:kern w:val="0"/>
          <w:sz w:val="22"/>
        </w:rPr>
        <w:t>목록</w:t>
      </w:r>
    </w:p>
    <w:p w14:paraId="4FF26516" w14:textId="77777777" w:rsidR="00DE42D9" w:rsidRDefault="00930A79">
      <w:pPr>
        <w:tabs>
          <w:tab w:val="left" w:pos="993"/>
        </w:tabs>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별</w:t>
      </w:r>
      <w:r>
        <w:rPr>
          <w:rFonts w:ascii="Times New Roman" w:eastAsia="Times New Roman" w:hAnsi="Times New Roman"/>
          <w:kern w:val="0"/>
          <w:sz w:val="22"/>
        </w:rPr>
        <w:t xml:space="preserve"> </w:t>
      </w:r>
      <w:r>
        <w:rPr>
          <w:rFonts w:ascii="Times New Roman" w:eastAsia="바탕체" w:hAnsi="Times New Roman"/>
          <w:kern w:val="0"/>
          <w:sz w:val="22"/>
        </w:rPr>
        <w:t>지</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ab/>
        <w:t xml:space="preserve">1. </w:t>
      </w:r>
      <w:r>
        <w:rPr>
          <w:rFonts w:ascii="Times New Roman" w:eastAsia="바탕체" w:hAnsi="Times New Roman"/>
          <w:kern w:val="0"/>
          <w:sz w:val="22"/>
        </w:rPr>
        <w:t>신탁부동산</w:t>
      </w:r>
      <w:r>
        <w:rPr>
          <w:rFonts w:ascii="Times New Roman" w:eastAsia="Times New Roman" w:hAnsi="Times New Roman"/>
          <w:kern w:val="0"/>
          <w:sz w:val="22"/>
        </w:rPr>
        <w:t xml:space="preserve"> </w:t>
      </w:r>
      <w:r>
        <w:rPr>
          <w:rFonts w:ascii="Times New Roman" w:eastAsia="바탕체" w:hAnsi="Times New Roman"/>
          <w:kern w:val="0"/>
          <w:sz w:val="22"/>
        </w:rPr>
        <w:t>목록</w:t>
      </w:r>
    </w:p>
    <w:p w14:paraId="211CEBF7" w14:textId="77777777" w:rsidR="00DE42D9" w:rsidRDefault="00930A79">
      <w:pPr>
        <w:snapToGrid w:val="0"/>
        <w:spacing w:after="0" w:line="360" w:lineRule="auto"/>
        <w:ind w:left="280" w:firstLine="713"/>
        <w:textAlignment w:val="baseline"/>
        <w:rPr>
          <w:rFonts w:eastAsia="바탕체"/>
        </w:rPr>
      </w:pPr>
      <w:bookmarkStart w:id="0" w:name="1._부동산의_표시"/>
      <w:bookmarkEnd w:id="0"/>
      <w:r>
        <w:rPr>
          <w:rFonts w:ascii="Times New Roman" w:eastAsia="바탕체" w:hAnsi="Times New Roman"/>
          <w:kern w:val="0"/>
          <w:sz w:val="22"/>
        </w:rPr>
        <w:t xml:space="preserve">2. </w:t>
      </w:r>
      <w:r>
        <w:rPr>
          <w:rFonts w:ascii="Times New Roman" w:eastAsia="바탕체" w:hAnsi="Times New Roman"/>
          <w:kern w:val="0"/>
          <w:sz w:val="22"/>
        </w:rPr>
        <w:t>신탁계약의</w:t>
      </w:r>
      <w:r>
        <w:rPr>
          <w:rFonts w:ascii="Times New Roman" w:eastAsia="Times New Roman" w:hAnsi="Times New Roman"/>
          <w:kern w:val="0"/>
          <w:sz w:val="22"/>
        </w:rPr>
        <w:t xml:space="preserve"> </w:t>
      </w:r>
      <w:r>
        <w:rPr>
          <w:rFonts w:ascii="Times New Roman" w:eastAsia="바탕체" w:hAnsi="Times New Roman"/>
          <w:kern w:val="0"/>
          <w:sz w:val="22"/>
        </w:rPr>
        <w:t>내용</w:t>
      </w:r>
      <w:r>
        <w:rPr>
          <w:rFonts w:ascii="Times New Roman" w:eastAsia="Times New Roman" w:hAnsi="Times New Roman"/>
          <w:kern w:val="0"/>
          <w:sz w:val="22"/>
        </w:rPr>
        <w:t xml:space="preserve"> </w:t>
      </w:r>
    </w:p>
    <w:p w14:paraId="6D951694" w14:textId="77777777" w:rsidR="00DE42D9" w:rsidRDefault="00930A79">
      <w:pPr>
        <w:snapToGrid w:val="0"/>
        <w:spacing w:after="0" w:line="360" w:lineRule="auto"/>
        <w:ind w:left="280" w:firstLine="713"/>
        <w:textAlignment w:val="baseline"/>
        <w:rPr>
          <w:rFonts w:ascii="Times New Roman" w:eastAsia="바탕체" w:hAnsi="Times New Roman"/>
          <w:kern w:val="0"/>
          <w:sz w:val="22"/>
        </w:rPr>
      </w:pPr>
      <w:bookmarkStart w:id="1" w:name="2._계약의_내용"/>
      <w:bookmarkEnd w:id="1"/>
      <w:r>
        <w:rPr>
          <w:rFonts w:ascii="Times New Roman" w:eastAsia="바탕체" w:hAnsi="Times New Roman"/>
          <w:kern w:val="0"/>
          <w:sz w:val="22"/>
        </w:rPr>
        <w:t xml:space="preserve">3. </w:t>
      </w:r>
      <w:r>
        <w:rPr>
          <w:rFonts w:ascii="Times New Roman" w:eastAsia="바탕체" w:hAnsi="Times New Roman"/>
          <w:kern w:val="0"/>
          <w:sz w:val="22"/>
        </w:rPr>
        <w:t>신탁보수에</w:t>
      </w:r>
      <w:r>
        <w:rPr>
          <w:rFonts w:ascii="Times New Roman" w:eastAsia="Times New Roman" w:hAnsi="Times New Roman"/>
          <w:kern w:val="0"/>
          <w:sz w:val="22"/>
        </w:rPr>
        <w:t xml:space="preserve"> </w:t>
      </w:r>
      <w:r>
        <w:rPr>
          <w:rFonts w:ascii="Times New Roman" w:eastAsia="바탕체" w:hAnsi="Times New Roman"/>
          <w:kern w:val="0"/>
          <w:sz w:val="22"/>
        </w:rPr>
        <w:t>관한</w:t>
      </w:r>
      <w:r>
        <w:rPr>
          <w:rFonts w:ascii="Times New Roman" w:eastAsia="Times New Roman" w:hAnsi="Times New Roman"/>
          <w:kern w:val="0"/>
          <w:sz w:val="22"/>
        </w:rPr>
        <w:t xml:space="preserve"> </w:t>
      </w:r>
      <w:r>
        <w:rPr>
          <w:rFonts w:ascii="Times New Roman" w:eastAsia="바탕체" w:hAnsi="Times New Roman"/>
          <w:kern w:val="0"/>
          <w:sz w:val="22"/>
        </w:rPr>
        <w:t>약정</w:t>
      </w:r>
    </w:p>
    <w:p w14:paraId="0B902048" w14:textId="77777777" w:rsidR="00DE42D9" w:rsidRDefault="00930A79">
      <w:pPr>
        <w:snapToGrid w:val="0"/>
        <w:spacing w:after="0" w:line="360" w:lineRule="auto"/>
        <w:ind w:left="280" w:firstLine="713"/>
        <w:textAlignment w:val="baseline"/>
        <w:rPr>
          <w:rFonts w:ascii="Times New Roman" w:eastAsia="바탕체" w:hAnsi="Times New Roman"/>
          <w:bCs/>
          <w:kern w:val="0"/>
          <w:sz w:val="22"/>
        </w:rPr>
      </w:pPr>
      <w:r>
        <w:rPr>
          <w:rFonts w:ascii="Times New Roman" w:eastAsia="바탕체" w:hAnsi="Times New Roman"/>
          <w:bCs/>
          <w:kern w:val="0"/>
          <w:sz w:val="22"/>
        </w:rPr>
        <w:lastRenderedPageBreak/>
        <w:t xml:space="preserve">4. </w:t>
      </w:r>
      <w:r>
        <w:rPr>
          <w:rFonts w:ascii="Times New Roman" w:eastAsia="바탕체" w:hAnsi="Times New Roman"/>
          <w:bCs/>
          <w:kern w:val="0"/>
          <w:sz w:val="22"/>
        </w:rPr>
        <w:t>여신거래의</w:t>
      </w:r>
      <w:r>
        <w:rPr>
          <w:rFonts w:ascii="Times New Roman" w:eastAsia="Times New Roman" w:hAnsi="Times New Roman"/>
          <w:bCs/>
          <w:kern w:val="0"/>
          <w:sz w:val="22"/>
        </w:rPr>
        <w:t xml:space="preserve"> </w:t>
      </w:r>
      <w:r>
        <w:rPr>
          <w:rFonts w:ascii="Times New Roman" w:eastAsia="바탕체" w:hAnsi="Times New Roman"/>
          <w:bCs/>
          <w:kern w:val="0"/>
          <w:sz w:val="22"/>
        </w:rPr>
        <w:t>내용</w:t>
      </w:r>
      <w:r>
        <w:br w:type="page"/>
      </w:r>
    </w:p>
    <w:p w14:paraId="33332F04" w14:textId="77777777" w:rsidR="00DE42D9" w:rsidRDefault="00930A79">
      <w:pPr>
        <w:widowControl/>
        <w:autoSpaceDE/>
        <w:rPr>
          <w:rFonts w:ascii="Times New Roman" w:eastAsia="바탕체" w:hAnsi="Times New Roman"/>
          <w:b/>
          <w:kern w:val="0"/>
          <w:sz w:val="22"/>
        </w:rPr>
      </w:pPr>
      <w:r>
        <w:rPr>
          <w:rFonts w:ascii="Times New Roman" w:eastAsia="바탕체" w:hAnsi="Times New Roman"/>
          <w:b/>
          <w:kern w:val="0"/>
          <w:sz w:val="22"/>
        </w:rPr>
        <w:lastRenderedPageBreak/>
        <w:t>위</w:t>
      </w:r>
      <w:r>
        <w:rPr>
          <w:rFonts w:ascii="Times New Roman" w:eastAsia="Times New Roman" w:hAnsi="Times New Roman"/>
          <w:b/>
          <w:kern w:val="0"/>
          <w:sz w:val="22"/>
        </w:rPr>
        <w:t xml:space="preserve"> </w:t>
      </w:r>
      <w:r>
        <w:rPr>
          <w:rFonts w:ascii="Times New Roman" w:eastAsia="바탕체" w:hAnsi="Times New Roman"/>
          <w:b/>
          <w:kern w:val="0"/>
          <w:sz w:val="22"/>
        </w:rPr>
        <w:t>탁</w:t>
      </w:r>
      <w:r>
        <w:rPr>
          <w:rFonts w:ascii="Times New Roman" w:eastAsia="Times New Roman" w:hAnsi="Times New Roman"/>
          <w:b/>
          <w:kern w:val="0"/>
          <w:sz w:val="22"/>
        </w:rPr>
        <w:t xml:space="preserve"> </w:t>
      </w:r>
      <w:r>
        <w:rPr>
          <w:rFonts w:ascii="Times New Roman" w:eastAsia="바탕체" w:hAnsi="Times New Roman"/>
          <w:b/>
          <w:kern w:val="0"/>
          <w:sz w:val="22"/>
        </w:rPr>
        <w:t>자</w:t>
      </w:r>
      <w:r>
        <w:rPr>
          <w:rFonts w:ascii="Times New Roman" w:eastAsia="Times New Roman" w:hAnsi="Times New Roman"/>
          <w:b/>
          <w:kern w:val="0"/>
          <w:sz w:val="22"/>
        </w:rPr>
        <w:t xml:space="preserve"> </w:t>
      </w:r>
    </w:p>
    <w:p w14:paraId="4D9F8385"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주</w:t>
      </w:r>
      <w:r>
        <w:rPr>
          <w:rFonts w:ascii="Times New Roman" w:eastAsia="Times New Roman" w:hAnsi="Times New Roman"/>
          <w:kern w:val="0"/>
          <w:sz w:val="22"/>
        </w:rPr>
        <w:t xml:space="preserve">        </w:t>
      </w:r>
      <w:r>
        <w:rPr>
          <w:rFonts w:ascii="Times New Roman" w:eastAsia="바탕체" w:hAnsi="Times New Roman"/>
          <w:kern w:val="0"/>
          <w:sz w:val="22"/>
        </w:rPr>
        <w:t>소</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서울특별시</w:t>
      </w:r>
      <w:r>
        <w:rPr>
          <w:rFonts w:ascii="Times New Roman" w:eastAsia="Times New Roman" w:hAnsi="Times New Roman"/>
          <w:kern w:val="0"/>
          <w:sz w:val="22"/>
        </w:rPr>
        <w:t xml:space="preserve"> </w:t>
      </w:r>
      <w:r>
        <w:rPr>
          <w:rFonts w:ascii="Times New Roman" w:eastAsia="바탕체" w:hAnsi="Times New Roman"/>
          <w:kern w:val="0"/>
          <w:sz w:val="22"/>
        </w:rPr>
        <w:t>강남구</w:t>
      </w:r>
      <w:r>
        <w:rPr>
          <w:rFonts w:ascii="Times New Roman" w:eastAsia="Times New Roman" w:hAnsi="Times New Roman"/>
          <w:kern w:val="0"/>
          <w:sz w:val="22"/>
        </w:rPr>
        <w:t xml:space="preserve"> </w:t>
      </w:r>
      <w:r>
        <w:rPr>
          <w:rFonts w:ascii="Times New Roman" w:eastAsia="바탕체" w:hAnsi="Times New Roman"/>
          <w:kern w:val="0"/>
          <w:sz w:val="22"/>
        </w:rPr>
        <w:t>삼성로</w:t>
      </w:r>
      <w:r>
        <w:rPr>
          <w:rFonts w:ascii="Times New Roman" w:eastAsia="Times New Roman" w:hAnsi="Times New Roman"/>
          <w:kern w:val="0"/>
          <w:sz w:val="22"/>
        </w:rPr>
        <w:t xml:space="preserve"> </w:t>
      </w:r>
      <w:r>
        <w:rPr>
          <w:rFonts w:ascii="Times New Roman" w:eastAsia="바탕체" w:hAnsi="Times New Roman"/>
          <w:kern w:val="0"/>
          <w:sz w:val="22"/>
        </w:rPr>
        <w:t>511 (</w:t>
      </w:r>
      <w:r>
        <w:rPr>
          <w:rFonts w:ascii="Times New Roman" w:eastAsia="바탕체" w:hAnsi="Times New Roman"/>
          <w:kern w:val="0"/>
          <w:sz w:val="22"/>
        </w:rPr>
        <w:t>삼성동</w:t>
      </w:r>
      <w:r>
        <w:rPr>
          <w:rFonts w:ascii="Times New Roman" w:eastAsia="바탕체" w:hAnsi="Times New Roman"/>
          <w:kern w:val="0"/>
          <w:sz w:val="22"/>
        </w:rPr>
        <w:t>)</w:t>
      </w:r>
    </w:p>
    <w:p w14:paraId="7B8561B3"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법인등록번호</w:t>
      </w:r>
      <w:r>
        <w:rPr>
          <w:rFonts w:ascii="Times New Roman" w:eastAsia="Times New Roman" w:hAnsi="Times New Roman"/>
          <w:kern w:val="0"/>
          <w:sz w:val="22"/>
        </w:rPr>
        <w:t xml:space="preserve"> </w:t>
      </w:r>
      <w:r>
        <w:rPr>
          <w:rFonts w:ascii="Times New Roman" w:eastAsia="바탕체" w:hAnsi="Times New Roman"/>
          <w:kern w:val="0"/>
          <w:sz w:val="22"/>
        </w:rPr>
        <w:t>:  110111-0969954</w:t>
      </w:r>
    </w:p>
    <w:p w14:paraId="47020ECE"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kern w:val="0"/>
          <w:sz w:val="22"/>
        </w:rPr>
        <w:t>법</w:t>
      </w:r>
      <w:r>
        <w:rPr>
          <w:rFonts w:ascii="Times New Roman" w:eastAsia="Times New Roman" w:hAnsi="Times New Roman"/>
          <w:kern w:val="0"/>
          <w:sz w:val="22"/>
        </w:rPr>
        <w:t xml:space="preserve">   </w:t>
      </w:r>
      <w:r>
        <w:rPr>
          <w:rFonts w:ascii="Times New Roman" w:eastAsia="바탕체" w:hAnsi="Times New Roman"/>
          <w:kern w:val="0"/>
          <w:sz w:val="22"/>
        </w:rPr>
        <w:t>인</w:t>
      </w:r>
      <w:r>
        <w:rPr>
          <w:rFonts w:ascii="Times New Roman" w:eastAsia="Times New Roman" w:hAnsi="Times New Roman"/>
          <w:kern w:val="0"/>
          <w:sz w:val="22"/>
        </w:rPr>
        <w:t xml:space="preserve">   </w:t>
      </w:r>
      <w:r>
        <w:rPr>
          <w:rFonts w:ascii="Times New Roman" w:eastAsia="바탕체" w:hAnsi="Times New Roman"/>
          <w:kern w:val="0"/>
          <w:sz w:val="22"/>
        </w:rPr>
        <w:t>명</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color w:val="000000"/>
          <w:sz w:val="22"/>
        </w:rPr>
        <w:t>코람코라이프로지스위탁관리부동산투자회사</w:t>
      </w:r>
    </w:p>
    <w:p w14:paraId="34FEDB90" w14:textId="77777777" w:rsidR="00DE42D9" w:rsidRDefault="00930A79">
      <w:pPr>
        <w:snapToGrid w:val="0"/>
        <w:spacing w:after="0" w:line="480" w:lineRule="auto"/>
        <w:ind w:left="900" w:firstLine="1760"/>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kern w:val="0"/>
          <w:sz w:val="22"/>
        </w:rPr>
        <w:t>원</w:t>
      </w:r>
      <w:r>
        <w:rPr>
          <w:rFonts w:ascii="Times New Roman" w:eastAsia="Times New Roman" w:hAnsi="Times New Roman"/>
          <w:kern w:val="0"/>
          <w:sz w:val="22"/>
        </w:rPr>
        <w:t xml:space="preserve"> </w:t>
      </w:r>
      <w:r>
        <w:rPr>
          <w:rFonts w:ascii="Times New Roman" w:eastAsia="바탕체" w:hAnsi="Times New Roman"/>
          <w:kern w:val="0"/>
          <w:sz w:val="22"/>
        </w:rPr>
        <w:t>재</w:t>
      </w:r>
      <w:r>
        <w:rPr>
          <w:rFonts w:ascii="Times New Roman" w:eastAsia="Times New Roman" w:hAnsi="Times New Roman"/>
          <w:kern w:val="0"/>
          <w:sz w:val="22"/>
        </w:rPr>
        <w:t xml:space="preserve"> </w:t>
      </w:r>
      <w:r>
        <w:rPr>
          <w:rFonts w:ascii="Times New Roman" w:eastAsia="바탕체" w:hAnsi="Times New Roman"/>
          <w:kern w:val="0"/>
          <w:sz w:val="22"/>
        </w:rPr>
        <w:t>이</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인</w:t>
      </w:r>
      <w:r>
        <w:rPr>
          <w:rFonts w:ascii="Times New Roman" w:eastAsia="바탕체" w:hAnsi="Times New Roman"/>
          <w:kern w:val="0"/>
          <w:sz w:val="22"/>
        </w:rPr>
        <w:t>)</w:t>
      </w:r>
    </w:p>
    <w:p w14:paraId="3039FE47" w14:textId="77777777" w:rsidR="00DE42D9" w:rsidRDefault="00DE42D9">
      <w:pPr>
        <w:snapToGrid w:val="0"/>
        <w:spacing w:after="0" w:line="360" w:lineRule="auto"/>
        <w:textAlignment w:val="baseline"/>
        <w:rPr>
          <w:rFonts w:ascii="Times New Roman" w:eastAsia="바탕체" w:hAnsi="Times New Roman"/>
          <w:kern w:val="0"/>
          <w:sz w:val="22"/>
        </w:rPr>
      </w:pPr>
    </w:p>
    <w:p w14:paraId="3BDCB0E7" w14:textId="77777777" w:rsidR="00DE42D9" w:rsidRDefault="00DE42D9">
      <w:pPr>
        <w:snapToGrid w:val="0"/>
        <w:spacing w:after="0" w:line="360" w:lineRule="auto"/>
        <w:textAlignment w:val="baseline"/>
        <w:rPr>
          <w:rFonts w:ascii="Times New Roman" w:eastAsia="바탕체" w:hAnsi="Times New Roman"/>
          <w:kern w:val="0"/>
          <w:sz w:val="22"/>
        </w:rPr>
      </w:pPr>
    </w:p>
    <w:p w14:paraId="1C7B4FDB" w14:textId="77777777" w:rsidR="00DE42D9" w:rsidRDefault="00DE42D9">
      <w:pPr>
        <w:snapToGrid w:val="0"/>
        <w:spacing w:after="0" w:line="360" w:lineRule="auto"/>
        <w:textAlignment w:val="baseline"/>
        <w:rPr>
          <w:rFonts w:ascii="Times New Roman" w:eastAsia="바탕체" w:hAnsi="Times New Roman"/>
          <w:kern w:val="0"/>
          <w:sz w:val="22"/>
        </w:rPr>
      </w:pPr>
    </w:p>
    <w:tbl>
      <w:tblPr>
        <w:tblW w:w="8957" w:type="dxa"/>
        <w:tblInd w:w="159" w:type="dxa"/>
        <w:tblLayout w:type="fixed"/>
        <w:tblCellMar>
          <w:top w:w="28" w:type="dxa"/>
          <w:left w:w="102" w:type="dxa"/>
          <w:bottom w:w="28" w:type="dxa"/>
          <w:right w:w="102" w:type="dxa"/>
        </w:tblCellMar>
        <w:tblLook w:val="04A0" w:firstRow="1" w:lastRow="0" w:firstColumn="1" w:lastColumn="0" w:noHBand="0" w:noVBand="1"/>
      </w:tblPr>
      <w:tblGrid>
        <w:gridCol w:w="8957"/>
      </w:tblGrid>
      <w:tr w:rsidR="00DE42D9" w14:paraId="18534B13" w14:textId="77777777">
        <w:trPr>
          <w:trHeight w:val="619"/>
        </w:trPr>
        <w:tc>
          <w:tcPr>
            <w:tcW w:w="8957" w:type="dxa"/>
            <w:vAlign w:val="center"/>
          </w:tcPr>
          <w:p w14:paraId="41B35867"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b/>
                <w:bCs/>
                <w:kern w:val="0"/>
                <w:sz w:val="22"/>
              </w:rPr>
              <w:t>본</w:t>
            </w:r>
            <w:r>
              <w:rPr>
                <w:rFonts w:ascii="Times New Roman" w:eastAsia="Times New Roman" w:hAnsi="Times New Roman"/>
                <w:b/>
                <w:bCs/>
                <w:kern w:val="0"/>
                <w:sz w:val="22"/>
              </w:rPr>
              <w:t xml:space="preserve"> </w:t>
            </w:r>
            <w:r>
              <w:rPr>
                <w:rFonts w:ascii="Times New Roman" w:eastAsia="바탕체" w:hAnsi="Times New Roman"/>
                <w:b/>
                <w:bCs/>
                <w:kern w:val="0"/>
                <w:sz w:val="22"/>
              </w:rPr>
              <w:t>신탁계약의</w:t>
            </w:r>
            <w:r>
              <w:rPr>
                <w:rFonts w:ascii="Times New Roman" w:eastAsia="Times New Roman" w:hAnsi="Times New Roman"/>
                <w:b/>
                <w:bCs/>
                <w:kern w:val="0"/>
                <w:sz w:val="22"/>
              </w:rPr>
              <w:t xml:space="preserve"> </w:t>
            </w:r>
            <w:r>
              <w:rPr>
                <w:rFonts w:ascii="Times New Roman" w:eastAsia="바탕체" w:hAnsi="Times New Roman"/>
                <w:b/>
                <w:bCs/>
                <w:kern w:val="0"/>
                <w:sz w:val="22"/>
              </w:rPr>
              <w:t>내용을</w:t>
            </w:r>
            <w:r>
              <w:rPr>
                <w:rFonts w:ascii="Times New Roman" w:eastAsia="Times New Roman" w:hAnsi="Times New Roman"/>
                <w:b/>
                <w:bCs/>
                <w:kern w:val="0"/>
                <w:sz w:val="22"/>
              </w:rPr>
              <w:t xml:space="preserve"> </w:t>
            </w:r>
            <w:r>
              <w:rPr>
                <w:rFonts w:ascii="Times New Roman" w:eastAsia="바탕체" w:hAnsi="Times New Roman"/>
                <w:b/>
                <w:bCs/>
                <w:kern w:val="0"/>
                <w:sz w:val="22"/>
              </w:rPr>
              <w:t>설명</w:t>
            </w:r>
            <w:r>
              <w:rPr>
                <w:rFonts w:ascii="Times New Roman" w:eastAsia="Times New Roman" w:hAnsi="Times New Roman"/>
                <w:b/>
                <w:bCs/>
                <w:kern w:val="0"/>
                <w:sz w:val="22"/>
              </w:rPr>
              <w:t xml:space="preserve"> </w:t>
            </w:r>
            <w:r>
              <w:rPr>
                <w:rFonts w:ascii="Times New Roman" w:eastAsia="바탕체" w:hAnsi="Times New Roman"/>
                <w:b/>
                <w:bCs/>
                <w:kern w:val="0"/>
                <w:sz w:val="22"/>
              </w:rPr>
              <w:t>들었으며</w:t>
            </w:r>
            <w:r>
              <w:rPr>
                <w:rFonts w:ascii="Times New Roman" w:eastAsia="바탕체" w:hAnsi="Times New Roman"/>
                <w:b/>
                <w:bCs/>
                <w:kern w:val="0"/>
                <w:sz w:val="22"/>
              </w:rPr>
              <w:t xml:space="preserve">, </w:t>
            </w:r>
            <w:r>
              <w:rPr>
                <w:rFonts w:ascii="Times New Roman" w:eastAsia="바탕체" w:hAnsi="Times New Roman"/>
                <w:b/>
                <w:bCs/>
                <w:kern w:val="0"/>
                <w:sz w:val="22"/>
              </w:rPr>
              <w:t>신탁내용을</w:t>
            </w:r>
            <w:r>
              <w:rPr>
                <w:rFonts w:ascii="Times New Roman" w:eastAsia="Times New Roman" w:hAnsi="Times New Roman"/>
                <w:b/>
                <w:bCs/>
                <w:kern w:val="0"/>
                <w:sz w:val="22"/>
              </w:rPr>
              <w:t xml:space="preserve"> </w:t>
            </w:r>
            <w:r>
              <w:rPr>
                <w:rFonts w:ascii="Times New Roman" w:eastAsia="바탕체" w:hAnsi="Times New Roman"/>
                <w:b/>
                <w:bCs/>
                <w:kern w:val="0"/>
                <w:sz w:val="22"/>
              </w:rPr>
              <w:t>이해하였음</w:t>
            </w:r>
          </w:p>
        </w:tc>
      </w:tr>
      <w:tr w:rsidR="00DE42D9" w14:paraId="4EA6B35F" w14:textId="77777777">
        <w:trPr>
          <w:trHeight w:val="619"/>
        </w:trPr>
        <w:tc>
          <w:tcPr>
            <w:tcW w:w="8957" w:type="dxa"/>
            <w:vAlign w:val="center"/>
          </w:tcPr>
          <w:p w14:paraId="4E73E1B5"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b/>
                <w:bCs/>
                <w:kern w:val="0"/>
                <w:sz w:val="22"/>
              </w:rPr>
              <w:t>본</w:t>
            </w:r>
            <w:r>
              <w:rPr>
                <w:rFonts w:ascii="Times New Roman" w:eastAsia="Times New Roman" w:hAnsi="Times New Roman"/>
                <w:b/>
                <w:bCs/>
                <w:kern w:val="0"/>
                <w:sz w:val="22"/>
              </w:rPr>
              <w:t xml:space="preserve"> </w:t>
            </w:r>
            <w:r>
              <w:rPr>
                <w:rFonts w:ascii="Times New Roman" w:eastAsia="바탕체" w:hAnsi="Times New Roman"/>
                <w:b/>
                <w:bCs/>
                <w:kern w:val="0"/>
                <w:sz w:val="22"/>
              </w:rPr>
              <w:t>신탁계약의</w:t>
            </w:r>
            <w:r>
              <w:rPr>
                <w:rFonts w:ascii="Times New Roman" w:eastAsia="Times New Roman" w:hAnsi="Times New Roman"/>
                <w:b/>
                <w:bCs/>
                <w:kern w:val="0"/>
                <w:sz w:val="22"/>
              </w:rPr>
              <w:t xml:space="preserve"> </w:t>
            </w:r>
            <w:r>
              <w:rPr>
                <w:rFonts w:ascii="Times New Roman" w:eastAsia="바탕체" w:hAnsi="Times New Roman"/>
                <w:b/>
                <w:bCs/>
                <w:kern w:val="0"/>
                <w:sz w:val="22"/>
              </w:rPr>
              <w:t>내용을</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color w:val="A6A6A6"/>
                <w:kern w:val="0"/>
                <w:sz w:val="22"/>
              </w:rPr>
              <w:t>설명</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들었으며</w:t>
            </w:r>
            <w:r>
              <w:rPr>
                <w:rFonts w:ascii="Times New Roman" w:eastAsia="Times New Roman" w:hAnsi="Times New Roman"/>
                <w:b/>
                <w:bCs/>
                <w:color w:val="A6A6A6"/>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kern w:val="0"/>
                <w:sz w:val="22"/>
              </w:rPr>
              <w:t>신탁내용을</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color w:val="A6A6A6"/>
                <w:kern w:val="0"/>
                <w:sz w:val="22"/>
              </w:rPr>
              <w:t>이해하였음</w:t>
            </w:r>
            <w:r>
              <w:rPr>
                <w:rFonts w:ascii="Times New Roman" w:eastAsia="Times New Roman" w:hAnsi="Times New Roman"/>
                <w:b/>
                <w:bCs/>
                <w:color w:val="A6A6A6"/>
                <w:kern w:val="0"/>
                <w:sz w:val="22"/>
              </w:rPr>
              <w:t xml:space="preserve"> </w:t>
            </w:r>
            <w:r>
              <w:rPr>
                <w:rFonts w:ascii="Times New Roman" w:eastAsia="바탕체" w:hAnsi="Times New Roman"/>
                <w:b/>
                <w:bCs/>
                <w:kern w:val="0"/>
                <w:sz w:val="22"/>
              </w:rPr>
              <w:t>)</w:t>
            </w:r>
          </w:p>
        </w:tc>
      </w:tr>
      <w:tr w:rsidR="00DE42D9" w14:paraId="2F8C1400" w14:textId="77777777">
        <w:trPr>
          <w:trHeight w:val="619"/>
        </w:trPr>
        <w:tc>
          <w:tcPr>
            <w:tcW w:w="8957" w:type="dxa"/>
            <w:vAlign w:val="center"/>
          </w:tcPr>
          <w:p w14:paraId="6C3C1C73" w14:textId="77777777" w:rsidR="00DE42D9" w:rsidRDefault="00930A79">
            <w:pPr>
              <w:snapToGrid w:val="0"/>
              <w:spacing w:after="0" w:line="480" w:lineRule="auto"/>
              <w:ind w:left="920" w:hanging="220"/>
              <w:textAlignment w:val="baseline"/>
              <w:rPr>
                <w:rFonts w:ascii="Times New Roman" w:eastAsia="바탕체" w:hAnsi="Times New Roman"/>
                <w:kern w:val="0"/>
                <w:sz w:val="22"/>
              </w:rPr>
            </w:pPr>
            <w:r>
              <w:rPr>
                <w:rFonts w:ascii="Times New Roman" w:eastAsia="바탕체" w:hAnsi="Times New Roman"/>
                <w:b/>
                <w:bCs/>
                <w:kern w:val="0"/>
                <w:sz w:val="22"/>
              </w:rPr>
              <w:t>위탁자</w:t>
            </w:r>
            <w:r>
              <w:rPr>
                <w:rFonts w:ascii="Times New Roman" w:eastAsia="Times New Roman" w:hAnsi="Times New Roman"/>
                <w:b/>
                <w:bCs/>
                <w:kern w:val="0"/>
                <w:sz w:val="22"/>
              </w:rPr>
              <w:t xml:space="preserve"> </w:t>
            </w:r>
            <w:r>
              <w:rPr>
                <w:rFonts w:ascii="Times New Roman" w:eastAsia="바탕체" w:hAnsi="Times New Roman"/>
                <w:b/>
                <w:bCs/>
                <w:kern w:val="0"/>
                <w:sz w:val="22"/>
              </w:rPr>
              <w:t xml:space="preserve">: </w:t>
            </w:r>
            <w:r>
              <w:rPr>
                <w:rFonts w:ascii="Times New Roman" w:eastAsia="바탕체" w:hAnsi="Times New Roman"/>
                <w:b/>
                <w:bCs/>
                <w:kern w:val="0"/>
                <w:sz w:val="22"/>
              </w:rPr>
              <w:t>주식회사</w:t>
            </w:r>
            <w:r>
              <w:rPr>
                <w:rFonts w:ascii="Times New Roman" w:eastAsia="Times New Roman" w:hAnsi="Times New Roman"/>
                <w:b/>
                <w:bCs/>
                <w:kern w:val="0"/>
                <w:sz w:val="22"/>
              </w:rPr>
              <w:t xml:space="preserve"> </w:t>
            </w:r>
            <w:r>
              <w:rPr>
                <w:rFonts w:ascii="Times New Roman" w:eastAsia="바탕체" w:hAnsi="Times New Roman"/>
                <w:b/>
                <w:bCs/>
                <w:color w:val="000000"/>
                <w:sz w:val="22"/>
              </w:rPr>
              <w:t>코람코라이프로지스위탁관리부동산투자회사</w:t>
            </w:r>
          </w:p>
          <w:p w14:paraId="591C58EB" w14:textId="77777777" w:rsidR="00DE42D9" w:rsidRDefault="00930A79">
            <w:pPr>
              <w:snapToGrid w:val="0"/>
              <w:spacing w:after="0" w:line="360" w:lineRule="auto"/>
              <w:ind w:right="880"/>
              <w:jc w:val="right"/>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b/>
                <w:bCs/>
                <w:color w:val="A6A6A6"/>
                <w:kern w:val="0"/>
                <w:sz w:val="22"/>
              </w:rPr>
              <w:t>원</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재</w:t>
            </w:r>
            <w:r>
              <w:rPr>
                <w:rFonts w:ascii="Times New Roman" w:eastAsia="Times New Roman" w:hAnsi="Times New Roman"/>
                <w:b/>
                <w:bCs/>
                <w:color w:val="A6A6A6"/>
                <w:kern w:val="0"/>
                <w:sz w:val="22"/>
              </w:rPr>
              <w:t xml:space="preserve"> </w:t>
            </w:r>
            <w:r>
              <w:rPr>
                <w:rFonts w:ascii="Times New Roman" w:eastAsia="바탕체" w:hAnsi="Times New Roman"/>
                <w:b/>
                <w:bCs/>
                <w:color w:val="A6A6A6"/>
                <w:kern w:val="0"/>
                <w:sz w:val="22"/>
              </w:rPr>
              <w:t>이</w:t>
            </w:r>
            <w:r>
              <w:rPr>
                <w:rFonts w:ascii="Times New Roman" w:eastAsia="Times New Roman" w:hAnsi="Times New Roman"/>
                <w:kern w:val="0"/>
                <w:sz w:val="22"/>
              </w:rPr>
              <w:t xml:space="preserve"> </w:t>
            </w:r>
            <w:r>
              <w:rPr>
                <w:rFonts w:ascii="Times New Roman" w:eastAsia="Times New Roman" w:hAnsi="Times New Roman"/>
                <w:b/>
                <w:bCs/>
                <w:kern w:val="0"/>
                <w:sz w:val="22"/>
              </w:rPr>
              <w:t xml:space="preserve"> </w:t>
            </w:r>
            <w:r>
              <w:rPr>
                <w:rFonts w:ascii="Times New Roman" w:eastAsia="바탕체" w:hAnsi="Times New Roman"/>
                <w:b/>
                <w:bCs/>
                <w:kern w:val="0"/>
                <w:sz w:val="22"/>
              </w:rPr>
              <w:t>(</w:t>
            </w:r>
            <w:r>
              <w:rPr>
                <w:rFonts w:ascii="Times New Roman" w:eastAsia="바탕체" w:hAnsi="Times New Roman"/>
                <w:b/>
                <w:bCs/>
                <w:kern w:val="0"/>
                <w:sz w:val="22"/>
              </w:rPr>
              <w:t>인</w:t>
            </w:r>
            <w:r>
              <w:rPr>
                <w:rFonts w:ascii="Times New Roman" w:eastAsia="바탕체" w:hAnsi="Times New Roman"/>
                <w:b/>
                <w:bCs/>
                <w:kern w:val="0"/>
                <w:sz w:val="22"/>
              </w:rPr>
              <w:t>)</w:t>
            </w:r>
          </w:p>
        </w:tc>
      </w:tr>
    </w:tbl>
    <w:p w14:paraId="2BE81BAB" w14:textId="77777777" w:rsidR="00DE42D9" w:rsidRDefault="00DE42D9">
      <w:pPr>
        <w:widowControl/>
        <w:autoSpaceDE/>
        <w:rPr>
          <w:rFonts w:ascii="Times New Roman" w:eastAsia="바탕체" w:hAnsi="Times New Roman"/>
          <w:kern w:val="0"/>
          <w:sz w:val="22"/>
        </w:rPr>
      </w:pPr>
    </w:p>
    <w:p w14:paraId="027A3688" w14:textId="77777777" w:rsidR="00DE42D9" w:rsidRDefault="00DE42D9">
      <w:pPr>
        <w:widowControl/>
        <w:autoSpaceDE/>
        <w:rPr>
          <w:rFonts w:ascii="Times New Roman" w:eastAsia="바탕체" w:hAnsi="Times New Roman"/>
          <w:kern w:val="0"/>
          <w:sz w:val="22"/>
        </w:rPr>
      </w:pPr>
    </w:p>
    <w:p w14:paraId="258AB6DB" w14:textId="77777777" w:rsidR="00DE42D9" w:rsidRDefault="00DE42D9">
      <w:pPr>
        <w:widowControl/>
        <w:autoSpaceDE/>
        <w:rPr>
          <w:rFonts w:ascii="Times New Roman" w:eastAsia="바탕체" w:hAnsi="Times New Roman"/>
          <w:kern w:val="0"/>
          <w:sz w:val="22"/>
        </w:rPr>
      </w:pPr>
    </w:p>
    <w:p w14:paraId="5595B2EC" w14:textId="77777777" w:rsidR="00DE42D9" w:rsidRDefault="00930A79">
      <w:pPr>
        <w:widowControl/>
        <w:autoSpaceDE/>
        <w:rPr>
          <w:rFonts w:ascii="Times New Roman" w:eastAsia="바탕체" w:hAnsi="Times New Roman"/>
          <w:kern w:val="0"/>
          <w:sz w:val="22"/>
        </w:rPr>
      </w:pPr>
      <w:r>
        <w:br w:type="page"/>
      </w:r>
    </w:p>
    <w:p w14:paraId="6AFDDD86" w14:textId="77777777" w:rsidR="00DE42D9" w:rsidRDefault="00930A79">
      <w:p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lastRenderedPageBreak/>
        <w:t>수</w:t>
      </w:r>
      <w:r>
        <w:rPr>
          <w:rFonts w:ascii="Times New Roman" w:eastAsia="Times New Roman" w:hAnsi="Times New Roman"/>
          <w:b/>
          <w:kern w:val="0"/>
          <w:sz w:val="22"/>
        </w:rPr>
        <w:t xml:space="preserve"> </w:t>
      </w:r>
      <w:r>
        <w:rPr>
          <w:rFonts w:ascii="Times New Roman" w:eastAsia="바탕체" w:hAnsi="Times New Roman"/>
          <w:b/>
          <w:kern w:val="0"/>
          <w:sz w:val="22"/>
        </w:rPr>
        <w:t>탁</w:t>
      </w:r>
      <w:r>
        <w:rPr>
          <w:rFonts w:ascii="Times New Roman" w:eastAsia="Times New Roman" w:hAnsi="Times New Roman"/>
          <w:b/>
          <w:kern w:val="0"/>
          <w:sz w:val="22"/>
        </w:rPr>
        <w:t xml:space="preserve"> </w:t>
      </w:r>
      <w:r>
        <w:rPr>
          <w:rFonts w:ascii="Times New Roman" w:eastAsia="바탕체" w:hAnsi="Times New Roman"/>
          <w:b/>
          <w:kern w:val="0"/>
          <w:sz w:val="22"/>
        </w:rPr>
        <w:t>자</w:t>
      </w:r>
      <w:r>
        <w:rPr>
          <w:rFonts w:ascii="Times New Roman" w:eastAsia="Times New Roman" w:hAnsi="Times New Roman"/>
          <w:b/>
          <w:kern w:val="0"/>
          <w:sz w:val="22"/>
        </w:rPr>
        <w:t xml:space="preserve"> </w:t>
      </w:r>
    </w:p>
    <w:p w14:paraId="28285D0F"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주</w:t>
      </w:r>
      <w:r>
        <w:rPr>
          <w:rFonts w:ascii="Times New Roman" w:eastAsia="Times New Roman" w:hAnsi="Times New Roman"/>
          <w:kern w:val="0"/>
          <w:sz w:val="22"/>
        </w:rPr>
        <w:t xml:space="preserve">        </w:t>
      </w:r>
      <w:r>
        <w:rPr>
          <w:rFonts w:ascii="Times New Roman" w:eastAsia="바탕체" w:hAnsi="Times New Roman"/>
          <w:kern w:val="0"/>
          <w:sz w:val="22"/>
        </w:rPr>
        <w:t>소</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서울특별시</w:t>
      </w:r>
      <w:r>
        <w:rPr>
          <w:rFonts w:ascii="Times New Roman" w:eastAsia="Times New Roman" w:hAnsi="Times New Roman"/>
          <w:kern w:val="0"/>
          <w:sz w:val="22"/>
        </w:rPr>
        <w:t xml:space="preserve"> </w:t>
      </w:r>
      <w:r>
        <w:rPr>
          <w:rFonts w:ascii="Times New Roman" w:eastAsia="바탕체" w:hAnsi="Times New Roman"/>
          <w:kern w:val="0"/>
          <w:sz w:val="22"/>
        </w:rPr>
        <w:t>중구</w:t>
      </w:r>
      <w:r>
        <w:rPr>
          <w:rFonts w:ascii="Times New Roman" w:eastAsia="Times New Roman" w:hAnsi="Times New Roman"/>
          <w:kern w:val="0"/>
          <w:sz w:val="22"/>
        </w:rPr>
        <w:t xml:space="preserve"> </w:t>
      </w:r>
      <w:r>
        <w:rPr>
          <w:rFonts w:ascii="Times New Roman" w:eastAsia="바탕체" w:hAnsi="Times New Roman"/>
          <w:kern w:val="0"/>
          <w:sz w:val="22"/>
        </w:rPr>
        <w:t>소공로</w:t>
      </w:r>
      <w:r>
        <w:rPr>
          <w:rFonts w:ascii="Times New Roman" w:eastAsia="Times New Roman" w:hAnsi="Times New Roman"/>
          <w:kern w:val="0"/>
          <w:sz w:val="22"/>
        </w:rPr>
        <w:t xml:space="preserve"> </w:t>
      </w:r>
      <w:r>
        <w:rPr>
          <w:rFonts w:ascii="Times New Roman" w:eastAsia="바탕체" w:hAnsi="Times New Roman"/>
          <w:kern w:val="0"/>
          <w:sz w:val="22"/>
        </w:rPr>
        <w:t>51(</w:t>
      </w:r>
      <w:r>
        <w:rPr>
          <w:rFonts w:ascii="Times New Roman" w:eastAsia="바탕체" w:hAnsi="Times New Roman"/>
          <w:kern w:val="0"/>
          <w:sz w:val="22"/>
        </w:rPr>
        <w:t>회현동</w:t>
      </w:r>
      <w:r>
        <w:rPr>
          <w:rFonts w:ascii="Times New Roman" w:eastAsia="바탕체" w:hAnsi="Times New Roman"/>
          <w:kern w:val="0"/>
          <w:sz w:val="22"/>
        </w:rPr>
        <w:t>1</w:t>
      </w:r>
      <w:r>
        <w:rPr>
          <w:rFonts w:ascii="Times New Roman" w:eastAsia="바탕체" w:hAnsi="Times New Roman"/>
          <w:kern w:val="0"/>
          <w:sz w:val="22"/>
        </w:rPr>
        <w:t>가</w:t>
      </w:r>
      <w:r>
        <w:rPr>
          <w:rFonts w:ascii="Times New Roman" w:eastAsia="바탕체" w:hAnsi="Times New Roman"/>
          <w:kern w:val="0"/>
          <w:sz w:val="22"/>
        </w:rPr>
        <w:t>)</w:t>
      </w:r>
    </w:p>
    <w:p w14:paraId="2F86DA33" w14:textId="77777777" w:rsidR="00DE42D9" w:rsidRDefault="00930A79">
      <w:pPr>
        <w:snapToGrid w:val="0"/>
        <w:spacing w:after="0" w:line="360" w:lineRule="auto"/>
        <w:ind w:left="920" w:hanging="220"/>
        <w:textAlignment w:val="baseline"/>
      </w:pPr>
      <w:r>
        <w:rPr>
          <w:rFonts w:ascii="Times New Roman" w:eastAsia="바탕체" w:hAnsi="Times New Roman"/>
          <w:kern w:val="0"/>
          <w:sz w:val="22"/>
        </w:rPr>
        <w:t>법인등록번호</w:t>
      </w:r>
      <w:r>
        <w:rPr>
          <w:rFonts w:ascii="Times New Roman" w:eastAsia="Times New Roman" w:hAnsi="Times New Roman"/>
          <w:kern w:val="0"/>
          <w:sz w:val="22"/>
        </w:rPr>
        <w:t xml:space="preserve"> </w:t>
      </w:r>
      <w:r>
        <w:rPr>
          <w:rFonts w:ascii="Times New Roman" w:eastAsia="바탕체" w:hAnsi="Times New Roman"/>
          <w:kern w:val="0"/>
          <w:sz w:val="22"/>
        </w:rPr>
        <w:t>: 110111-0023393</w:t>
      </w:r>
    </w:p>
    <w:p w14:paraId="636D9085" w14:textId="77777777" w:rsidR="00DE42D9" w:rsidRDefault="00930A79">
      <w:pPr>
        <w:snapToGrid w:val="0"/>
        <w:spacing w:after="0" w:line="360" w:lineRule="auto"/>
        <w:ind w:left="920" w:hanging="220"/>
        <w:textAlignment w:val="baseline"/>
        <w:rPr>
          <w:rFonts w:eastAsia="바탕체"/>
        </w:rPr>
      </w:pPr>
      <w:r>
        <w:rPr>
          <w:rFonts w:ascii="Times New Roman" w:eastAsia="바탕체" w:hAnsi="Times New Roman"/>
          <w:kern w:val="0"/>
          <w:sz w:val="22"/>
        </w:rPr>
        <w:t>법</w:t>
      </w:r>
      <w:r>
        <w:rPr>
          <w:rFonts w:ascii="Times New Roman" w:eastAsia="Times New Roman" w:hAnsi="Times New Roman"/>
          <w:kern w:val="0"/>
          <w:sz w:val="22"/>
        </w:rPr>
        <w:t xml:space="preserve">   </w:t>
      </w:r>
      <w:r>
        <w:rPr>
          <w:rFonts w:ascii="Times New Roman" w:eastAsia="바탕체" w:hAnsi="Times New Roman"/>
          <w:kern w:val="0"/>
          <w:sz w:val="22"/>
        </w:rPr>
        <w:t>인</w:t>
      </w:r>
      <w:r>
        <w:rPr>
          <w:rFonts w:ascii="Times New Roman" w:eastAsia="Times New Roman" w:hAnsi="Times New Roman"/>
          <w:kern w:val="0"/>
          <w:sz w:val="22"/>
        </w:rPr>
        <w:t xml:space="preserve">   </w:t>
      </w:r>
      <w:r>
        <w:rPr>
          <w:rFonts w:ascii="Times New Roman" w:eastAsia="바탕체" w:hAnsi="Times New Roman"/>
          <w:kern w:val="0"/>
          <w:sz w:val="22"/>
        </w:rPr>
        <w:t>명</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우리은행</w:t>
      </w:r>
      <w:r>
        <w:rPr>
          <w:rFonts w:ascii="Times New Roman" w:eastAsia="Times New Roman" w:hAnsi="Times New Roman"/>
          <w:kern w:val="0"/>
          <w:sz w:val="22"/>
        </w:rPr>
        <w:t xml:space="preserve"> </w:t>
      </w:r>
    </w:p>
    <w:p w14:paraId="7D4E2EC8" w14:textId="77777777" w:rsidR="00DE42D9" w:rsidRDefault="00930A79">
      <w:pPr>
        <w:snapToGrid w:val="0"/>
        <w:spacing w:after="0" w:line="360" w:lineRule="auto"/>
        <w:ind w:left="2310"/>
        <w:textAlignment w:val="baseline"/>
        <w:rPr>
          <w:rFonts w:ascii="Times New Roman" w:eastAsia="바탕체" w:hAnsi="Times New Roman"/>
          <w:kern w:val="0"/>
          <w:sz w:val="22"/>
        </w:rPr>
      </w:pPr>
      <w:r>
        <w:rPr>
          <w:rFonts w:ascii="Times New Roman" w:eastAsia="바탕체" w:hAnsi="Times New Roman"/>
          <w:kern w:val="0"/>
          <w:sz w:val="22"/>
        </w:rPr>
        <w:t>대표이사</w:t>
      </w:r>
      <w:r>
        <w:rPr>
          <w:rFonts w:ascii="Times New Roman" w:eastAsia="Times New Roman" w:hAnsi="Times New Roman"/>
          <w:kern w:val="0"/>
          <w:sz w:val="22"/>
        </w:rPr>
        <w:t xml:space="preserve">  </w:t>
      </w:r>
      <w:r>
        <w:rPr>
          <w:rFonts w:ascii="Times New Roman" w:eastAsia="바탕체" w:hAnsi="Times New Roman"/>
          <w:kern w:val="0"/>
          <w:sz w:val="22"/>
        </w:rPr>
        <w:t>정</w:t>
      </w:r>
      <w:r>
        <w:rPr>
          <w:rFonts w:ascii="Times New Roman" w:eastAsia="Times New Roman" w:hAnsi="Times New Roman"/>
          <w:kern w:val="0"/>
          <w:sz w:val="22"/>
        </w:rPr>
        <w:t xml:space="preserve"> </w:t>
      </w:r>
      <w:r>
        <w:rPr>
          <w:rFonts w:ascii="Times New Roman" w:eastAsia="바탕체" w:hAnsi="Times New Roman"/>
          <w:kern w:val="0"/>
          <w:sz w:val="22"/>
        </w:rPr>
        <w:t>진</w:t>
      </w:r>
      <w:r>
        <w:rPr>
          <w:rFonts w:ascii="Times New Roman" w:eastAsia="Times New Roman" w:hAnsi="Times New Roman"/>
          <w:kern w:val="0"/>
          <w:sz w:val="22"/>
        </w:rPr>
        <w:t xml:space="preserve"> </w:t>
      </w:r>
      <w:r>
        <w:rPr>
          <w:rFonts w:ascii="Times New Roman" w:eastAsia="바탕체" w:hAnsi="Times New Roman"/>
          <w:kern w:val="0"/>
          <w:sz w:val="22"/>
        </w:rPr>
        <w:t>완</w:t>
      </w:r>
    </w:p>
    <w:p w14:paraId="3B65A126" w14:textId="77777777" w:rsidR="00DE42D9" w:rsidRDefault="00930A79">
      <w:pPr>
        <w:snapToGrid w:val="0"/>
        <w:spacing w:line="360" w:lineRule="auto"/>
        <w:ind w:firstLine="2640"/>
        <w:textAlignment w:val="baseline"/>
      </w:pPr>
      <w:r>
        <w:rPr>
          <w:rFonts w:ascii="Times New Roman" w:eastAsia="바탕체" w:hAnsi="Times New Roman"/>
          <w:kern w:val="0"/>
          <w:sz w:val="22"/>
        </w:rPr>
        <w:t>위</w:t>
      </w:r>
      <w:r>
        <w:rPr>
          <w:rFonts w:ascii="Times New Roman" w:eastAsia="Times New Roman" w:hAnsi="Times New Roman"/>
          <w:kern w:val="0"/>
          <w:sz w:val="22"/>
        </w:rPr>
        <w:t xml:space="preserve"> </w:t>
      </w:r>
      <w:r>
        <w:rPr>
          <w:rFonts w:ascii="Times New Roman" w:eastAsia="바탕체" w:hAnsi="Times New Roman"/>
          <w:kern w:val="0"/>
          <w:sz w:val="22"/>
        </w:rPr>
        <w:t>지배인</w:t>
      </w:r>
      <w:r>
        <w:rPr>
          <w:rFonts w:ascii="Times New Roman" w:eastAsia="Times New Roman" w:hAnsi="Times New Roman"/>
          <w:kern w:val="0"/>
          <w:sz w:val="22"/>
        </w:rPr>
        <w:t xml:space="preserve"> </w:t>
      </w:r>
      <w:r>
        <w:rPr>
          <w:rFonts w:ascii="Times New Roman" w:eastAsia="바탕체" w:hAnsi="Times New Roman"/>
          <w:kern w:val="0"/>
          <w:sz w:val="22"/>
        </w:rPr>
        <w:t>신탁부장</w:t>
      </w:r>
      <w:r>
        <w:rPr>
          <w:rFonts w:ascii="Times New Roman" w:eastAsia="Times New Roman" w:hAnsi="Times New Roman"/>
          <w:kern w:val="0"/>
          <w:sz w:val="22"/>
        </w:rPr>
        <w:t xml:space="preserve">  </w:t>
      </w:r>
      <w:r>
        <w:rPr>
          <w:rFonts w:ascii="Times New Roman" w:eastAsia="바탕체" w:hAnsi="Times New Roman"/>
          <w:kern w:val="0"/>
          <w:sz w:val="22"/>
        </w:rPr>
        <w:t>손</w:t>
      </w:r>
      <w:r>
        <w:rPr>
          <w:rFonts w:ascii="Times New Roman" w:eastAsia="Times New Roman" w:hAnsi="Times New Roman"/>
          <w:kern w:val="0"/>
          <w:sz w:val="22"/>
        </w:rPr>
        <w:t xml:space="preserve"> </w:t>
      </w: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인</w:t>
      </w:r>
      <w:r>
        <w:rPr>
          <w:rFonts w:ascii="Times New Roman" w:eastAsia="바탕체" w:hAnsi="Times New Roman"/>
          <w:kern w:val="0"/>
          <w:sz w:val="22"/>
        </w:rPr>
        <w:t>)</w:t>
      </w:r>
      <w:r>
        <w:br w:type="page"/>
      </w:r>
      <w:commentRangeStart w:id="10"/>
      <w:commentRangeEnd w:id="10"/>
      <w:r>
        <w:rPr>
          <w:rStyle w:val="CommentReference"/>
        </w:rPr>
        <w:commentReference w:id="10"/>
      </w:r>
    </w:p>
    <w:p w14:paraId="727F5060" w14:textId="77777777" w:rsidR="00DE42D9" w:rsidRDefault="00DE42D9">
      <w:pPr>
        <w:snapToGrid w:val="0"/>
        <w:spacing w:after="0" w:line="360" w:lineRule="auto"/>
        <w:textAlignment w:val="baseline"/>
        <w:rPr>
          <w:rFonts w:ascii="Times New Roman" w:eastAsia="바탕체" w:hAnsi="Times New Roman"/>
          <w:kern w:val="0"/>
          <w:sz w:val="22"/>
        </w:rPr>
      </w:pPr>
    </w:p>
    <w:p w14:paraId="193B794D" w14:textId="77777777" w:rsidR="00DE42D9" w:rsidRDefault="00DE42D9">
      <w:pPr>
        <w:snapToGrid w:val="0"/>
        <w:spacing w:after="0" w:line="360" w:lineRule="auto"/>
        <w:textAlignment w:val="baseline"/>
        <w:rPr>
          <w:rFonts w:ascii="Times New Roman" w:eastAsia="바탕체" w:hAnsi="Times New Roman"/>
          <w:kern w:val="0"/>
          <w:sz w:val="22"/>
        </w:rPr>
      </w:pPr>
    </w:p>
    <w:p w14:paraId="19A92D5B" w14:textId="77777777" w:rsidR="00DE42D9" w:rsidRDefault="00930A79">
      <w:pPr>
        <w:snapToGrid w:val="0"/>
        <w:spacing w:after="0" w:line="360" w:lineRule="auto"/>
        <w:textAlignment w:val="baseline"/>
        <w:rPr>
          <w:rFonts w:ascii="Times New Roman" w:eastAsia="바탕체" w:hAnsi="Times New Roman"/>
          <w:kern w:val="0"/>
          <w:sz w:val="22"/>
        </w:rPr>
      </w:pPr>
      <w:r>
        <w:br w:type="page"/>
      </w:r>
    </w:p>
    <w:p w14:paraId="0A3DC03F" w14:textId="77777777" w:rsidR="00DE42D9" w:rsidRDefault="00930A79">
      <w:pPr>
        <w:snapToGrid w:val="0"/>
        <w:spacing w:after="0" w:line="360" w:lineRule="auto"/>
        <w:textAlignment w:val="baseline"/>
        <w:rPr>
          <w:rFonts w:ascii="Times New Roman" w:hAnsi="Times New Roman"/>
          <w:b/>
          <w:color w:val="000000"/>
          <w:spacing w:val="6"/>
          <w:kern w:val="0"/>
          <w:sz w:val="22"/>
          <w:szCs w:val="20"/>
        </w:rPr>
      </w:pPr>
      <w:r>
        <w:rPr>
          <w:rFonts w:ascii="Times New Roman" w:eastAsia="바탕체" w:hAnsi="Times New Roman"/>
          <w:kern w:val="0"/>
          <w:sz w:val="22"/>
        </w:rPr>
        <w:lastRenderedPageBreak/>
        <w:t>별첨</w:t>
      </w:r>
      <w:r>
        <w:rPr>
          <w:rFonts w:ascii="Times New Roman" w:eastAsia="Times New Roman" w:hAnsi="Times New Roman"/>
          <w:kern w:val="0"/>
          <w:sz w:val="22"/>
        </w:rPr>
        <w:t xml:space="preserve"> </w:t>
      </w:r>
      <w:r>
        <w:rPr>
          <w:rFonts w:ascii="Times New Roman" w:eastAsia="바탕체" w:hAnsi="Times New Roman"/>
          <w:kern w:val="0"/>
          <w:sz w:val="22"/>
        </w:rPr>
        <w:t>1.</w:t>
      </w:r>
    </w:p>
    <w:p w14:paraId="7E04EF99" w14:textId="77777777" w:rsidR="00DE42D9" w:rsidRDefault="00DE42D9">
      <w:pPr>
        <w:spacing w:line="200" w:lineRule="exact"/>
        <w:jc w:val="center"/>
        <w:rPr>
          <w:rFonts w:ascii="Times New Roman" w:eastAsia="바탕체" w:hAnsi="Times New Roman"/>
          <w:b/>
          <w:color w:val="000000"/>
          <w:spacing w:val="6"/>
          <w:kern w:val="0"/>
          <w:sz w:val="22"/>
          <w:szCs w:val="20"/>
        </w:rPr>
      </w:pPr>
    </w:p>
    <w:p w14:paraId="1E68C20F" w14:textId="77777777" w:rsidR="00DE42D9" w:rsidRDefault="00930A79">
      <w:pPr>
        <w:snapToGrid w:val="0"/>
        <w:spacing w:after="0" w:line="360" w:lineRule="auto"/>
        <w:ind w:left="700" w:hanging="700"/>
        <w:jc w:val="center"/>
        <w:textAlignment w:val="baseline"/>
      </w:pPr>
      <w:r>
        <w:rPr>
          <w:rFonts w:ascii="Times New Roman" w:eastAsia="바탕체" w:hAnsi="Times New Roman"/>
          <w:b/>
          <w:bCs/>
          <w:kern w:val="0"/>
          <w:sz w:val="30"/>
          <w:szCs w:val="30"/>
          <w:u w:val="single" w:color="000000"/>
        </w:rPr>
        <w:t>우선수익자들</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목록</w:t>
      </w:r>
    </w:p>
    <w:p w14:paraId="33E98E7E" w14:textId="77777777" w:rsidR="00DE42D9" w:rsidRDefault="00DE42D9">
      <w:pPr>
        <w:spacing w:line="200" w:lineRule="exact"/>
        <w:rPr>
          <w:rFonts w:ascii="Times New Roman" w:eastAsia="바탕체" w:hAnsi="Times New Roman"/>
          <w:b/>
          <w:bCs/>
          <w:kern w:val="0"/>
          <w:sz w:val="16"/>
          <w:szCs w:val="16"/>
          <w:u w:val="single" w:color="000000"/>
        </w:rPr>
      </w:pPr>
    </w:p>
    <w:tbl>
      <w:tblPr>
        <w:tblW w:w="9016" w:type="dxa"/>
        <w:tblLayout w:type="fixed"/>
        <w:tblLook w:val="04A0" w:firstRow="1" w:lastRow="0" w:firstColumn="1" w:lastColumn="0" w:noHBand="0" w:noVBand="1"/>
      </w:tblPr>
      <w:tblGrid>
        <w:gridCol w:w="4508"/>
        <w:gridCol w:w="4508"/>
      </w:tblGrid>
      <w:tr w:rsidR="00DE42D9" w14:paraId="5FB8DF11" w14:textId="77777777">
        <w:trPr>
          <w:trHeight w:val="446"/>
        </w:trPr>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0C57D5"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1</w:t>
            </w:r>
            <w:r>
              <w:rPr>
                <w:rFonts w:ascii="Times New Roman" w:eastAsia="바탕체" w:hAnsi="Times New Roman"/>
                <w:b/>
                <w:sz w:val="22"/>
              </w:rPr>
              <w:t>순위우선수익자</w:t>
            </w:r>
          </w:p>
        </w:tc>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925AF9"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w:t>
            </w:r>
            <w:r>
              <w:rPr>
                <w:rFonts w:ascii="Times New Roman" w:eastAsia="바탕체" w:hAnsi="Times New Roman"/>
                <w:b/>
                <w:sz w:val="22"/>
              </w:rPr>
              <w:t>공동</w:t>
            </w:r>
            <w:r>
              <w:rPr>
                <w:rFonts w:ascii="Times New Roman" w:eastAsia="바탕체" w:hAnsi="Times New Roman"/>
                <w:b/>
                <w:sz w:val="22"/>
              </w:rPr>
              <w:t>)2</w:t>
            </w:r>
            <w:r>
              <w:rPr>
                <w:rFonts w:ascii="Times New Roman" w:eastAsia="바탕체" w:hAnsi="Times New Roman"/>
                <w:b/>
                <w:sz w:val="22"/>
              </w:rPr>
              <w:t>순위우선수익자</w:t>
            </w:r>
            <w:r>
              <w:rPr>
                <w:rFonts w:ascii="Times New Roman" w:eastAsia="바탕체" w:hAnsi="Times New Roman"/>
                <w:b/>
                <w:sz w:val="22"/>
              </w:rPr>
              <w:t>(Tranche A)</w:t>
            </w:r>
          </w:p>
        </w:tc>
      </w:tr>
      <w:tr w:rsidR="00DE42D9" w14:paraId="3D908096" w14:textId="77777777">
        <w:tc>
          <w:tcPr>
            <w:tcW w:w="4508" w:type="dxa"/>
            <w:tcBorders>
              <w:top w:val="single" w:sz="4" w:space="0" w:color="000000"/>
              <w:left w:val="single" w:sz="4" w:space="0" w:color="000000"/>
              <w:bottom w:val="single" w:sz="4" w:space="0" w:color="000000"/>
              <w:right w:val="single" w:sz="4" w:space="0" w:color="000000"/>
            </w:tcBorders>
            <w:vAlign w:val="center"/>
          </w:tcPr>
          <w:p w14:paraId="52527C7F"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쿠팡</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우선수익권</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2,132,586,000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tc>
        <w:tc>
          <w:tcPr>
            <w:tcW w:w="4508" w:type="dxa"/>
            <w:tcBorders>
              <w:top w:val="single" w:sz="4" w:space="0" w:color="000000"/>
              <w:left w:val="single" w:sz="4" w:space="0" w:color="000000"/>
              <w:bottom w:val="single" w:sz="4" w:space="0" w:color="000000"/>
              <w:right w:val="single" w:sz="4" w:space="0" w:color="000000"/>
            </w:tcBorders>
          </w:tcPr>
          <w:p w14:paraId="417EEE80" w14:textId="77777777" w:rsidR="00DE42D9" w:rsidRDefault="00930A79">
            <w:pPr>
              <w:snapToGrid w:val="0"/>
              <w:spacing w:after="0" w:line="360" w:lineRule="auto"/>
              <w:rPr>
                <w:rFonts w:ascii="Times New Roman" w:eastAsia="바탕체" w:hAnsi="Times New Roman"/>
                <w:b/>
                <w:color w:val="000000"/>
                <w:sz w:val="22"/>
              </w:rPr>
            </w:pPr>
            <w:r>
              <w:rPr>
                <w:rFonts w:ascii="Times New Roman" w:eastAsia="바탕체" w:hAnsi="Times New Roman"/>
                <w:b/>
                <w:color w:val="000000"/>
                <w:sz w:val="22"/>
              </w:rPr>
              <w:t>주식회사</w:t>
            </w:r>
            <w:r>
              <w:rPr>
                <w:rFonts w:ascii="Times New Roman" w:eastAsia="바탕체" w:hAnsi="Times New Roman"/>
                <w:b/>
                <w:color w:val="000000"/>
                <w:sz w:val="22"/>
              </w:rPr>
              <w:t xml:space="preserve"> </w:t>
            </w:r>
            <w:r>
              <w:rPr>
                <w:rFonts w:ascii="Times New Roman" w:eastAsia="바탕체" w:hAnsi="Times New Roman"/>
                <w:b/>
                <w:color w:val="000000"/>
                <w:sz w:val="22"/>
              </w:rPr>
              <w:t>우리은행</w:t>
            </w:r>
            <w:r>
              <w:rPr>
                <w:rFonts w:ascii="Times New Roman" w:eastAsia="바탕체" w:hAnsi="Times New Roman"/>
                <w:b/>
                <w:color w:val="000000"/>
                <w:sz w:val="22"/>
              </w:rPr>
              <w:t xml:space="preserve"> </w:t>
            </w:r>
            <w:r>
              <w:rPr>
                <w:rFonts w:ascii="Times New Roman" w:eastAsia="바탕체" w:hAnsi="Times New Roman"/>
                <w:b/>
                <w:color w:val="000000"/>
                <w:sz w:val="22"/>
              </w:rPr>
              <w:t xml:space="preserve">외 21개사</w:t>
            </w:r>
            <w:r>
              <w:rPr>
                <w:rFonts w:ascii="Times New Roman" w:eastAsia="바탕체" w:hAnsi="Times New Roman"/>
                <w:b/>
                <w:color w:val="000000"/>
                <w:sz w:val="22"/>
              </w:rPr>
              <w:t xml:space="preserve"> (</w:t>
            </w:r>
            <w:r>
              <w:rPr>
                <w:rFonts w:ascii="Times New Roman" w:eastAsia="바탕체" w:hAnsi="Times New Roman"/>
                <w:b/>
                <w:color w:val="000000"/>
                <w:sz w:val="22"/>
              </w:rPr>
              <w:t>우선수익권</w:t>
            </w:r>
            <w:r>
              <w:rPr>
                <w:rFonts w:ascii="Times New Roman" w:eastAsia="바탕체" w:hAnsi="Times New Roman"/>
                <w:b/>
                <w:color w:val="000000"/>
                <w:sz w:val="22"/>
              </w:rPr>
              <w:t xml:space="preserve"> </w:t>
            </w:r>
            <w:r>
              <w:rPr>
                <w:rFonts w:ascii="Times New Roman" w:eastAsia="바탕체" w:hAnsi="Times New Roman"/>
                <w:b/>
                <w:color w:val="000000"/>
                <w:sz w:val="22"/>
              </w:rPr>
              <w:t>합계</w:t>
            </w:r>
            <w:r>
              <w:rPr>
                <w:rFonts w:ascii="Times New Roman" w:eastAsia="바탕체" w:hAnsi="Times New Roman"/>
                <w:b/>
                <w:color w:val="000000"/>
                <w:sz w:val="22"/>
              </w:rPr>
              <w:t xml:space="preserve"> </w:t>
            </w:r>
            <w:r>
              <w:rPr>
                <w:rFonts w:ascii="Times New Roman" w:eastAsia="바탕체" w:hAnsi="Times New Roman"/>
                <w:b/>
                <w:color w:val="000000"/>
                <w:sz w:val="22"/>
              </w:rPr>
              <w:t>금</w:t>
            </w:r>
            <w:r>
              <w:rPr>
                <w:rFonts w:ascii="Times New Roman" w:eastAsia="바탕체" w:hAnsi="Times New Roman"/>
                <w:b/>
                <w:color w:val="000000"/>
                <w:sz w:val="22"/>
              </w:rPr>
              <w:t>192,000,000,000</w:t>
            </w:r>
            <w:r>
              <w:rPr>
                <w:rFonts w:ascii="Times New Roman" w:eastAsia="바탕체" w:hAnsi="Times New Roman"/>
                <w:b/>
                <w:color w:val="000000"/>
                <w:sz w:val="22"/>
              </w:rPr>
              <w:t>원</w:t>
            </w:r>
            <w:r>
              <w:rPr>
                <w:rFonts w:ascii="Times New Roman" w:eastAsia="바탕체" w:hAnsi="Times New Roman"/>
                <w:b/>
                <w:color w:val="000000"/>
                <w:sz w:val="22"/>
              </w:rPr>
              <w:t xml:space="preserve">, </w:t>
            </w:r>
            <w:r>
              <w:rPr>
                <w:rFonts w:ascii="Times New Roman" w:eastAsia="바탕체" w:hAnsi="Times New Roman"/>
                <w:b/>
                <w:color w:val="000000"/>
                <w:sz w:val="22"/>
              </w:rPr>
              <w:t>대출약정금의</w:t>
            </w:r>
            <w:r>
              <w:rPr>
                <w:rFonts w:ascii="Times New Roman" w:eastAsia="바탕체" w:hAnsi="Times New Roman"/>
                <w:b/>
                <w:color w:val="000000"/>
                <w:sz w:val="22"/>
              </w:rPr>
              <w:t xml:space="preserve"> 120%)</w:t>
            </w:r>
          </w:p>
        </w:tc>
      </w:tr>
      <w:tr w:rsidR="00DE42D9" w14:paraId="055A1176" w14:textId="77777777">
        <w:trPr>
          <w:trHeight w:val="446"/>
        </w:trPr>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A1DD65" w14:textId="77777777" w:rsidR="00DE42D9" w:rsidRDefault="00930A79">
            <w:pPr>
              <w:spacing w:after="0" w:line="240" w:lineRule="auto"/>
              <w:jc w:val="center"/>
              <w:rPr>
                <w:rFonts w:ascii="Times New Roman" w:eastAsia="바탕체" w:hAnsi="Times New Roman"/>
                <w:b/>
                <w:sz w:val="22"/>
              </w:rPr>
            </w:pPr>
            <w:r>
              <w:rPr>
                <w:rFonts w:ascii="Times New Roman" w:eastAsia="바탕체" w:hAnsi="Times New Roman"/>
                <w:b/>
                <w:sz w:val="22"/>
              </w:rPr>
              <w:t>(</w:t>
            </w:r>
            <w:r>
              <w:rPr>
                <w:rFonts w:ascii="Times New Roman" w:eastAsia="바탕체" w:hAnsi="Times New Roman"/>
                <w:b/>
                <w:sz w:val="22"/>
              </w:rPr>
              <w:t>공동</w:t>
            </w:r>
            <w:r>
              <w:rPr>
                <w:rFonts w:ascii="Times New Roman" w:eastAsia="바탕체" w:hAnsi="Times New Roman"/>
                <w:b/>
                <w:sz w:val="22"/>
              </w:rPr>
              <w:t>)3</w:t>
            </w:r>
            <w:r>
              <w:rPr>
                <w:rFonts w:ascii="Times New Roman" w:eastAsia="바탕체" w:hAnsi="Times New Roman"/>
                <w:b/>
                <w:sz w:val="22"/>
              </w:rPr>
              <w:t>순위우선수익자</w:t>
            </w:r>
            <w:r>
              <w:rPr>
                <w:rFonts w:ascii="Times New Roman" w:eastAsia="바탕체" w:hAnsi="Times New Roman"/>
                <w:b/>
                <w:sz w:val="22"/>
              </w:rPr>
              <w:t>(Tranche B)</w:t>
            </w:r>
          </w:p>
        </w:tc>
        <w:tc>
          <w:tcPr>
            <w:tcW w:w="450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B762E7" w14:textId="77777777" w:rsidR="00DE42D9" w:rsidRDefault="00DE42D9">
            <w:pPr>
              <w:spacing w:after="0" w:line="240" w:lineRule="auto"/>
              <w:jc w:val="center"/>
              <w:rPr>
                <w:rFonts w:ascii="Times New Roman" w:eastAsia="바탕체" w:hAnsi="Times New Roman"/>
                <w:b/>
                <w:sz w:val="22"/>
              </w:rPr>
            </w:pPr>
          </w:p>
        </w:tc>
      </w:tr>
      <w:tr w:rsidR="00DE42D9" w14:paraId="17523BE0" w14:textId="77777777">
        <w:tc>
          <w:tcPr>
            <w:tcW w:w="4508" w:type="dxa"/>
            <w:tcBorders>
              <w:top w:val="single" w:sz="4" w:space="0" w:color="000000"/>
              <w:left w:val="single" w:sz="4" w:space="0" w:color="000000"/>
              <w:bottom w:val="single" w:sz="4" w:space="0" w:color="000000"/>
              <w:right w:val="single" w:sz="4" w:space="0" w:color="000000"/>
            </w:tcBorders>
            <w:vAlign w:val="center"/>
          </w:tcPr>
          <w:p w14:paraId="6B5C91AA"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키움캐피탈</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24,000,000,000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p w14:paraId="594D10A1"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엠지캐피탈</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주식회사</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12,000,000,000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p w14:paraId="7C83E3A6" w14:textId="77777777" w:rsidR="00DE42D9" w:rsidRDefault="00930A79">
            <w:pPr>
              <w:pStyle w:val="a8"/>
              <w:snapToGrid w:val="0"/>
              <w:spacing w:after="0" w:line="360" w:lineRule="auto"/>
              <w:ind w:left="0"/>
              <w:rPr>
                <w:rFonts w:ascii="Times New Roman" w:eastAsia="바탕체" w:hAnsi="Times New Roman"/>
                <w:b/>
                <w:color w:val="000000"/>
                <w:sz w:val="22"/>
                <w:szCs w:val="16"/>
              </w:rPr>
            </w:pPr>
            <w:r>
              <w:rPr>
                <w:rFonts w:ascii="Times New Roman" w:eastAsia="바탕체" w:hAnsi="Times New Roman"/>
                <w:b/>
                <w:color w:val="000000"/>
                <w:sz w:val="22"/>
                <w:szCs w:val="16"/>
              </w:rPr>
              <w:t xml:space="preserve">주식회사 디비저축은행</w:t>
            </w:r>
            <w:r>
              <w:rPr>
                <w:rFonts w:ascii="Times New Roman" w:eastAsia="바탕체" w:hAnsi="Times New Roman"/>
                <w:b/>
                <w:color w:val="000000"/>
                <w:sz w:val="22"/>
                <w:szCs w:val="16"/>
              </w:rPr>
              <w:t xml:space="preserve"> (</w:t>
            </w:r>
            <w:r>
              <w:rPr>
                <w:rFonts w:ascii="Times New Roman" w:eastAsia="바탕체" w:hAnsi="Times New Roman"/>
                <w:b/>
                <w:color w:val="000000"/>
                <w:sz w:val="22"/>
                <w:szCs w:val="16"/>
              </w:rPr>
              <w:t>금</w:t>
            </w:r>
            <w:r>
              <w:rPr>
                <w:rFonts w:ascii="Times New Roman" w:eastAsia="바탕체" w:hAnsi="Times New Roman"/>
                <w:b/>
                <w:color w:val="000000"/>
                <w:sz w:val="22"/>
                <w:szCs w:val="16"/>
              </w:rPr>
              <w:t>9,600,000,000</w:t>
            </w:r>
            <w:r>
              <w:rPr>
                <w:rFonts w:ascii="Times New Roman" w:eastAsia="바탕체" w:hAnsi="Times New Roman"/>
                <w:b/>
                <w:color w:val="000000"/>
                <w:sz w:val="22"/>
                <w:szCs w:val="16"/>
              </w:rPr>
              <w:t>원</w:t>
            </w:r>
            <w:r>
              <w:rPr>
                <w:rFonts w:ascii="Times New Roman" w:eastAsia="바탕체" w:hAnsi="Times New Roman"/>
                <w:b/>
                <w:color w:val="000000"/>
                <w:sz w:val="22"/>
                <w:szCs w:val="16"/>
              </w:rPr>
              <w:t>)</w:t>
            </w:r>
          </w:p>
        </w:tc>
        <w:tc>
          <w:tcPr>
            <w:tcW w:w="4508" w:type="dxa"/>
            <w:tcBorders>
              <w:top w:val="single" w:sz="4" w:space="0" w:color="000000"/>
              <w:left w:val="single" w:sz="4" w:space="0" w:color="000000"/>
              <w:bottom w:val="single" w:sz="4" w:space="0" w:color="000000"/>
              <w:right w:val="single" w:sz="4" w:space="0" w:color="000000"/>
            </w:tcBorders>
          </w:tcPr>
          <w:p w14:paraId="6AC15E79" w14:textId="77777777" w:rsidR="00DE42D9" w:rsidRDefault="00930A79">
            <w:pPr>
              <w:snapToGrid w:val="0"/>
              <w:spacing w:after="0" w:line="360" w:lineRule="auto"/>
              <w:rPr>
                <w:rFonts w:ascii="Times New Roman" w:eastAsia="바탕체" w:hAnsi="Times New Roman"/>
                <w:b/>
                <w:color w:val="000000"/>
                <w:sz w:val="22"/>
              </w:rPr>
            </w:pPr>
            <w:r>
              <w:rPr>
                <w:rFonts w:ascii="Times New Roman" w:eastAsia="바탕체" w:hAnsi="Times New Roman"/>
                <w:b/>
                <w:color w:val="000000"/>
                <w:sz w:val="22"/>
              </w:rPr>
              <w:t>(</w:t>
            </w:r>
            <w:r>
              <w:rPr>
                <w:rFonts w:ascii="Times New Roman" w:eastAsia="바탕체" w:hAnsi="Times New Roman"/>
                <w:b/>
                <w:color w:val="000000"/>
                <w:sz w:val="22"/>
              </w:rPr>
              <w:t>각</w:t>
            </w:r>
            <w:r>
              <w:rPr>
                <w:rFonts w:ascii="Times New Roman" w:eastAsia="바탕체" w:hAnsi="Times New Roman"/>
                <w:b/>
                <w:color w:val="000000"/>
                <w:sz w:val="22"/>
              </w:rPr>
              <w:t xml:space="preserve"> </w:t>
            </w:r>
            <w:r>
              <w:rPr>
                <w:rFonts w:ascii="Times New Roman" w:eastAsia="바탕체" w:hAnsi="Times New Roman"/>
                <w:b/>
                <w:color w:val="000000"/>
                <w:sz w:val="22"/>
              </w:rPr>
              <w:t>대출약정금의</w:t>
            </w:r>
            <w:r>
              <w:rPr>
                <w:rFonts w:ascii="Times New Roman" w:eastAsia="바탕체" w:hAnsi="Times New Roman"/>
                <w:b/>
                <w:color w:val="000000"/>
                <w:sz w:val="22"/>
              </w:rPr>
              <w:t xml:space="preserve"> 120%, </w:t>
            </w:r>
            <w:r>
              <w:rPr>
                <w:rFonts w:ascii="Times New Roman" w:eastAsia="바탕체" w:hAnsi="Times New Roman"/>
                <w:b/>
                <w:color w:val="000000"/>
                <w:sz w:val="22"/>
              </w:rPr>
              <w:t>합계</w:t>
            </w:r>
            <w:r>
              <w:rPr>
                <w:rFonts w:ascii="Times New Roman" w:eastAsia="바탕체" w:hAnsi="Times New Roman"/>
                <w:b/>
                <w:color w:val="000000"/>
                <w:sz w:val="22"/>
              </w:rPr>
              <w:t xml:space="preserve"> </w:t>
            </w:r>
            <w:r>
              <w:rPr>
                <w:rFonts w:ascii="Times New Roman" w:eastAsia="바탕체" w:hAnsi="Times New Roman"/>
                <w:b/>
                <w:color w:val="000000"/>
                <w:sz w:val="22"/>
              </w:rPr>
              <w:t>금</w:t>
            </w:r>
            <w:r>
              <w:rPr>
                <w:rFonts w:ascii="Times New Roman" w:eastAsia="바탕체" w:hAnsi="Times New Roman"/>
                <w:b/>
                <w:color w:val="000000"/>
                <w:sz w:val="22"/>
              </w:rPr>
              <w:t>45,600,000,000</w:t>
            </w:r>
            <w:r>
              <w:rPr>
                <w:rFonts w:ascii="Times New Roman" w:eastAsia="바탕체" w:hAnsi="Times New Roman"/>
                <w:b/>
                <w:color w:val="000000"/>
                <w:sz w:val="22"/>
              </w:rPr>
              <w:t>원</w:t>
            </w:r>
            <w:r>
              <w:rPr>
                <w:rFonts w:ascii="Times New Roman" w:eastAsia="바탕체" w:hAnsi="Times New Roman"/>
                <w:b/>
                <w:color w:val="000000"/>
                <w:sz w:val="22"/>
              </w:rPr>
              <w:t>)</w:t>
            </w:r>
          </w:p>
        </w:tc>
      </w:tr>
    </w:tbl>
    <w:p>
      <w:pPr>
        <w:snapToGrid w:val="0"/>
        <w:spacing w:after="0" w:line="360" w:lineRule="auto"/>
        <w:rPr>
          <w:rFonts w:ascii="Times New Roman" w:hAnsi="Times New Roman" w:cs="Times New Roman" w:eastAsia="바탕체"/>
          <w:b/>
          <w:bCs/>
          <w:color w:val="000000"/>
          <w:kern w:val="0"/>
          <w:sz w:val="22"/>
          <w:szCs w:val="22"/>
        </w:rPr>
      </w:pPr>
      <w:commentRangeStart w:id="19"/>
      <w:r/>
      <w:r>
        <w:rPr>
          <w:rFonts w:ascii="Times New Roman" w:hAnsi="Times New Roman" w:cs="Times New Roman" w:eastAsia="바탕체"/>
          <w:b/>
          <w:bCs/>
          <w:color w:val="000000"/>
          <w:kern w:val="0"/>
          <w:sz w:val="22"/>
          <w:szCs w:val="22"/>
        </w:rPr>
        <w:t xml:space="preserve">※ 우선수익자별 세부 내역</w:t>
      </w:r>
      <w:r/>
      <w:commentRangeEnd w:id="19"/>
      <w:r>
        <w:rPr>
          <w:rStyle w:val="CommentReference"/>
        </w:rPr>
        <w:commentReference w:id="19"/>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1100"/>
        <w:gridCol w:w="500"/>
        <w:gridCol w:w="2726"/>
        <w:gridCol w:w="1500"/>
        <w:gridCol w:w="1600"/>
        <w:gridCol w:w="1600"/>
      </w:tblGrid>
      <w:tr>
        <w:trPr>
          <w:tblHeader/>
          <w:cantSplit/>
        </w:trPr>
        <w:tc>
          <w:tcPr>
            <w:tcW w:w="11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순위</w:t>
            </w:r>
          </w:p>
        </w:tc>
        <w:tc>
          <w:tcPr>
            <w:tcW w:w="5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연번</w:t>
            </w:r>
          </w:p>
        </w:tc>
        <w:tc>
          <w:tcPr>
            <w:tcW w:w="2726"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우선수익자(상호)</w:t>
            </w:r>
          </w:p>
        </w:tc>
        <w:tc>
          <w:tcPr>
            <w:tcW w:w="15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법인등록번호</w:t>
            </w:r>
          </w:p>
        </w:tc>
        <w:tc>
          <w:tcPr>
            <w:tcW w:w="16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대출약정금 등(원)</w:t>
            </w:r>
          </w:p>
        </w:tc>
        <w:tc>
          <w:tcPr>
            <w:tcW w:w="16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우선수익한도금액(원)</w:t>
            </w:r>
          </w:p>
        </w:tc>
      </w:tr>
      <w:tr>
        <w:trPr>
          <w:cantSplit/>
        </w:trPr>
        <w:tc>
          <w:tcPr>
            <w:tcW w:w="11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제1순위</w:t>
            </w: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쿠팡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2,132,586,000</w:t>
            </w:r>
          </w:p>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(임대차보증금)</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2,132,586,000</w:t>
            </w:r>
          </w:p>
        </w:tc>
      </w:tr>
      <w:tr>
        <w:trPr>
          <w:cantSplit/>
        </w:trPr>
        <w:tc>
          <w:tcPr>
            <w:tcW w:w="1100" w:type="dxa"/>
            <w:vMerge w:val="restart"/>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(공동)</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제2순위</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(Tranche A)</w:t>
            </w: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우리은행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110111-0023393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70,000,000,000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84,000,000,000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롯데캐피탈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110111-1217416</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36,000,000,000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우리카드</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수협은행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244235-0009895</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5</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에스비아이저축은행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6</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신용협동조합중앙회</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115041-0000361</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7</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서로신용협동조합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124141-0000912</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4,800,000,000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수지신용협동조합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134541-0000251</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2,800,000,000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3,360,000,000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9</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정선신용협동조합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144941-0000813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2,400,000,000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2,880,000,000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연희신용협동조합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114544-0000548</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금모래신용협동조합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114541-0000205</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1,800,000,000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남인천신용협동조합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124246-0000663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미호신용협동조합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150141-0004293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대구대서신용협동조합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174241-0001330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한빛신용협동조합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164141-0000724</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1,700,000,000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2,040,000,000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양동행복신용협동조합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200141-0001719</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1,900,000,000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2,280,000,000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17</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서귀포동부신용협동조합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224141-0000854</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1,440,000,000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18</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광주어룡신용협동조합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204241-0000963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2,700,000,000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3,240,000,000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19</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광주미래신용협동조합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206341-0000232</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새안양신용협동조합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134141-0002411</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4,800,000,000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남수원신용협동조합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130141-0000914</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북인천신용협동조합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124241-0000076</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700,000,000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840,000,000</w:t>
            </w:r>
          </w:p>
        </w:tc>
      </w:tr>
      <w:tr>
        <w:trPr>
          <w:cantSplit/>
        </w:trPr>
        <w:tc>
          <w:tcPr>
            <w:tcW w:w="5826" w:type="dxa"/>
            <w:gridSpan w:val="4"/>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Tranche A 소계 (22개사)</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160,000,000,000</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192,000,000,000</w:t>
            </w:r>
          </w:p>
        </w:tc>
      </w:tr>
      <w:tr>
        <w:trPr>
          <w:cantSplit/>
        </w:trPr>
        <w:tc>
          <w:tcPr>
            <w:tcW w:w="1100" w:type="dxa"/>
            <w:vMerge w:val="restart"/>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(공동)</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제3순위</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(Tranche B)</w:t>
            </w: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키움캐피탈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24,000,000,000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엠지캐피탈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디비저축은행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110111-0135627</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9,600,000,000</w:t>
            </w:r>
          </w:p>
        </w:tc>
      </w:tr>
      <w:tr>
        <w:trPr>
          <w:cantSplit/>
        </w:trPr>
        <w:tc>
          <w:tcPr>
            <w:tcW w:w="5826" w:type="dxa"/>
            <w:gridSpan w:val="4"/>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Tranche B 소계 (3개사)</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38,000,000,000</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45,600,000,000</w:t>
            </w:r>
          </w:p>
        </w:tc>
      </w:tr>
      <w:tr>
        <w:trPr>
          <w:cantSplit/>
        </w:trPr>
        <w:tc>
          <w:tcPr>
            <w:tcW w:w="5826" w:type="dxa"/>
            <w:gridSpan w:val="4"/>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합   계</w:t>
            </w:r>
          </w:p>
        </w:tc>
        <w:tc>
          <w:tcPr>
            <w:tcW w:w="1600" w:type="dxa"/>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239,732,586,000</w:t>
            </w:r>
          </w:p>
        </w:tc>
      </w:tr>
    </w:tbl>
    <w:p w14:paraId="48CFB3C7" w14:textId="77777777" w:rsidR="00DE42D9" w:rsidRDefault="00930A79">
      <w:pPr>
        <w:snapToGrid w:val="0"/>
        <w:spacing w:after="0" w:line="360" w:lineRule="auto"/>
        <w:textAlignment w:val="baseline"/>
        <w:rPr>
          <w:rFonts w:ascii="Times New Roman" w:eastAsia="바탕체" w:hAnsi="Times New Roman"/>
          <w:kern w:val="0"/>
          <w:sz w:val="22"/>
        </w:rPr>
      </w:pPr>
      <w:r>
        <w:br w:type="page"/>
      </w:r>
    </w:p>
    <w:p w14:paraId="6330A3FF"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lastRenderedPageBreak/>
        <w:t>【별지</w:t>
      </w: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w:t>
      </w:r>
    </w:p>
    <w:p w14:paraId="5C104B25"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u w:val="single" w:color="000000"/>
        </w:rPr>
      </w:pPr>
      <w:r>
        <w:rPr>
          <w:rFonts w:ascii="Times New Roman" w:eastAsia="바탕체" w:hAnsi="Times New Roman"/>
          <w:b/>
          <w:bCs/>
          <w:kern w:val="0"/>
          <w:sz w:val="30"/>
          <w:szCs w:val="30"/>
          <w:u w:val="single" w:color="000000"/>
        </w:rPr>
        <w:t>신탁부동산</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목록</w:t>
      </w:r>
    </w:p>
    <w:p w14:paraId="781FBEA7" w14:textId="77777777" w:rsidR="00DE42D9" w:rsidRDefault="00DE42D9">
      <w:pPr>
        <w:snapToGrid w:val="0"/>
        <w:spacing w:after="0" w:line="360" w:lineRule="auto"/>
        <w:ind w:left="400"/>
        <w:textAlignment w:val="baseline"/>
        <w:rPr>
          <w:rFonts w:ascii="Times New Roman" w:eastAsia="바탕체" w:hAnsi="Times New Roman"/>
          <w:b/>
          <w:bCs/>
          <w:kern w:val="0"/>
          <w:sz w:val="22"/>
          <w:szCs w:val="30"/>
          <w:u w:val="single" w:color="000000"/>
        </w:rPr>
      </w:pPr>
    </w:p>
    <w:p w14:paraId="74E2024D" w14:textId="77777777" w:rsidR="00DE42D9" w:rsidRDefault="00930A79">
      <w:pPr>
        <w:numPr>
          <w:ilvl w:val="0"/>
          <w:numId w:val="1"/>
        </w:num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t>본건</w:t>
      </w:r>
      <w:r>
        <w:rPr>
          <w:rFonts w:ascii="Times New Roman" w:eastAsia="Times New Roman" w:hAnsi="Times New Roman"/>
          <w:b/>
          <w:kern w:val="0"/>
          <w:sz w:val="22"/>
        </w:rPr>
        <w:t xml:space="preserve"> </w:t>
      </w:r>
      <w:r>
        <w:rPr>
          <w:rFonts w:ascii="Times New Roman" w:eastAsia="바탕체" w:hAnsi="Times New Roman"/>
          <w:b/>
          <w:kern w:val="0"/>
          <w:sz w:val="22"/>
        </w:rPr>
        <w:t>토지</w:t>
      </w:r>
    </w:p>
    <w:p w14:paraId="1D7F4B12"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934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13670.6</w:t>
      </w:r>
      <w:r>
        <w:rPr>
          <w:rFonts w:ascii="Times New Roman" w:eastAsia="바탕체" w:hAnsi="Times New Roman"/>
          <w:bCs/>
          <w:kern w:val="0"/>
          <w:sz w:val="22"/>
        </w:rPr>
        <w:t>㎡</w:t>
      </w:r>
    </w:p>
    <w:p w14:paraId="376FB833"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934-1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1348.9</w:t>
      </w:r>
      <w:r>
        <w:rPr>
          <w:rFonts w:ascii="Times New Roman" w:eastAsia="바탕체" w:hAnsi="Times New Roman"/>
          <w:bCs/>
          <w:kern w:val="0"/>
          <w:sz w:val="22"/>
        </w:rPr>
        <w:t>㎡</w:t>
      </w:r>
      <w:r>
        <w:rPr>
          <w:rFonts w:ascii="Times New Roman" w:eastAsia="Times New Roman" w:hAnsi="Times New Roman"/>
          <w:bCs/>
          <w:kern w:val="0"/>
          <w:sz w:val="22"/>
        </w:rPr>
        <w:t xml:space="preserve"> </w:t>
      </w:r>
    </w:p>
    <w:p w14:paraId="53FA3B04" w14:textId="77777777" w:rsidR="00DE42D9" w:rsidRDefault="00930A79">
      <w:pPr>
        <w:snapToGrid w:val="0"/>
        <w:spacing w:after="0" w:line="360" w:lineRule="auto"/>
        <w:ind w:firstLine="220"/>
        <w:textAlignment w:val="baseline"/>
        <w:rPr>
          <w:rFonts w:ascii="Times New Roman" w:eastAsia="바탕체" w:hAnsi="Times New Roman"/>
          <w:bCs/>
          <w:kern w:val="0"/>
          <w:sz w:val="22"/>
        </w:rPr>
      </w:pPr>
      <w:r>
        <w:rPr>
          <w:rFonts w:ascii="Times New Roman" w:eastAsia="바탕체" w:hAnsi="Times New Roman"/>
          <w:bCs/>
          <w:kern w:val="0"/>
          <w:sz w:val="22"/>
        </w:rPr>
        <w:t>경기도</w:t>
      </w:r>
      <w:r>
        <w:rPr>
          <w:rFonts w:ascii="Times New Roman" w:eastAsia="Times New Roman" w:hAnsi="Times New Roman"/>
          <w:bCs/>
          <w:kern w:val="0"/>
          <w:sz w:val="22"/>
        </w:rPr>
        <w:t xml:space="preserve"> </w:t>
      </w:r>
      <w:r>
        <w:rPr>
          <w:rFonts w:ascii="Times New Roman" w:eastAsia="바탕체" w:hAnsi="Times New Roman"/>
          <w:bCs/>
          <w:kern w:val="0"/>
          <w:sz w:val="22"/>
        </w:rPr>
        <w:t>안양시</w:t>
      </w:r>
      <w:r>
        <w:rPr>
          <w:rFonts w:ascii="Times New Roman" w:eastAsia="Times New Roman" w:hAnsi="Times New Roman"/>
          <w:bCs/>
          <w:kern w:val="0"/>
          <w:sz w:val="22"/>
        </w:rPr>
        <w:t xml:space="preserve"> </w:t>
      </w:r>
      <w:r>
        <w:rPr>
          <w:rFonts w:ascii="Times New Roman" w:eastAsia="바탕체" w:hAnsi="Times New Roman"/>
          <w:bCs/>
          <w:kern w:val="0"/>
          <w:sz w:val="22"/>
        </w:rPr>
        <w:t>동안구</w:t>
      </w:r>
      <w:r>
        <w:rPr>
          <w:rFonts w:ascii="Times New Roman" w:eastAsia="Times New Roman" w:hAnsi="Times New Roman"/>
          <w:bCs/>
          <w:kern w:val="0"/>
          <w:sz w:val="22"/>
        </w:rPr>
        <w:t xml:space="preserve"> </w:t>
      </w:r>
      <w:r>
        <w:rPr>
          <w:rFonts w:ascii="Times New Roman" w:eastAsia="바탕체" w:hAnsi="Times New Roman"/>
          <w:bCs/>
          <w:kern w:val="0"/>
          <w:sz w:val="22"/>
        </w:rPr>
        <w:t>관양동</w:t>
      </w:r>
      <w:r>
        <w:rPr>
          <w:rFonts w:ascii="Times New Roman" w:eastAsia="Times New Roman" w:hAnsi="Times New Roman"/>
          <w:bCs/>
          <w:kern w:val="0"/>
          <w:sz w:val="22"/>
        </w:rPr>
        <w:t xml:space="preserve"> </w:t>
      </w:r>
      <w:r>
        <w:rPr>
          <w:rFonts w:ascii="Times New Roman" w:eastAsia="바탕체" w:hAnsi="Times New Roman"/>
          <w:bCs/>
          <w:kern w:val="0"/>
          <w:sz w:val="22"/>
        </w:rPr>
        <w:t xml:space="preserve">912-2 </w:t>
      </w:r>
      <w:r>
        <w:rPr>
          <w:rFonts w:ascii="Times New Roman" w:eastAsia="바탕체" w:hAnsi="Times New Roman"/>
          <w:bCs/>
          <w:kern w:val="0"/>
          <w:sz w:val="22"/>
        </w:rPr>
        <w:t>창고용지</w:t>
      </w:r>
      <w:r>
        <w:rPr>
          <w:rFonts w:ascii="Times New Roman" w:eastAsia="Times New Roman" w:hAnsi="Times New Roman"/>
          <w:bCs/>
          <w:kern w:val="0"/>
          <w:sz w:val="22"/>
        </w:rPr>
        <w:t xml:space="preserve"> </w:t>
      </w:r>
      <w:r>
        <w:rPr>
          <w:rFonts w:ascii="Times New Roman" w:eastAsia="바탕체" w:hAnsi="Times New Roman"/>
          <w:bCs/>
          <w:kern w:val="0"/>
          <w:sz w:val="22"/>
        </w:rPr>
        <w:t>268.0</w:t>
      </w:r>
      <w:r>
        <w:rPr>
          <w:rFonts w:ascii="Times New Roman" w:eastAsia="바탕체" w:hAnsi="Times New Roman"/>
          <w:bCs/>
          <w:kern w:val="0"/>
          <w:sz w:val="22"/>
        </w:rPr>
        <w:t>㎡</w:t>
      </w:r>
    </w:p>
    <w:p w14:paraId="41B6F506"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rPr>
      </w:pPr>
    </w:p>
    <w:p w14:paraId="22E2C897" w14:textId="77777777" w:rsidR="00DE42D9" w:rsidRDefault="00930A79">
      <w:pPr>
        <w:numPr>
          <w:ilvl w:val="0"/>
          <w:numId w:val="1"/>
        </w:numPr>
        <w:snapToGrid w:val="0"/>
        <w:spacing w:after="0" w:line="360" w:lineRule="auto"/>
        <w:textAlignment w:val="baseline"/>
        <w:rPr>
          <w:rFonts w:ascii="Times New Roman" w:eastAsia="바탕체" w:hAnsi="Times New Roman"/>
          <w:b/>
          <w:kern w:val="0"/>
          <w:sz w:val="22"/>
        </w:rPr>
      </w:pPr>
      <w:r>
        <w:rPr>
          <w:rFonts w:ascii="Times New Roman" w:eastAsia="바탕체" w:hAnsi="Times New Roman"/>
          <w:b/>
          <w:kern w:val="0"/>
          <w:sz w:val="22"/>
        </w:rPr>
        <w:t>본건</w:t>
      </w:r>
      <w:r>
        <w:rPr>
          <w:rFonts w:ascii="Times New Roman" w:eastAsia="Times New Roman" w:hAnsi="Times New Roman"/>
          <w:b/>
          <w:kern w:val="0"/>
          <w:sz w:val="22"/>
        </w:rPr>
        <w:t xml:space="preserve"> </w:t>
      </w:r>
      <w:r>
        <w:rPr>
          <w:rFonts w:ascii="Times New Roman" w:eastAsia="바탕체" w:hAnsi="Times New Roman"/>
          <w:b/>
          <w:kern w:val="0"/>
          <w:sz w:val="22"/>
        </w:rPr>
        <w:t>건물</w:t>
      </w:r>
    </w:p>
    <w:p w14:paraId="7136016C" w14:textId="77777777" w:rsidR="00DE42D9" w:rsidRDefault="00930A79">
      <w:pPr>
        <w:snapToGrid w:val="0"/>
        <w:spacing w:after="0" w:line="360" w:lineRule="auto"/>
        <w:ind w:left="400"/>
        <w:textAlignment w:val="baseline"/>
      </w:pPr>
      <w:r>
        <w:rPr>
          <w:rFonts w:ascii="Times New Roman" w:eastAsia="바탕체" w:hAnsi="Times New Roman"/>
          <w:kern w:val="0"/>
          <w:sz w:val="22"/>
        </w:rPr>
        <w:t>경기도</w:t>
      </w:r>
      <w:r>
        <w:rPr>
          <w:rFonts w:ascii="Times New Roman" w:eastAsia="Times New Roman" w:hAnsi="Times New Roman"/>
          <w:kern w:val="0"/>
          <w:sz w:val="22"/>
        </w:rPr>
        <w:t xml:space="preserve"> </w:t>
      </w:r>
      <w:r>
        <w:rPr>
          <w:rFonts w:ascii="Times New Roman" w:eastAsia="바탕체" w:hAnsi="Times New Roman"/>
          <w:kern w:val="0"/>
          <w:sz w:val="22"/>
        </w:rPr>
        <w:t>안양시</w:t>
      </w:r>
      <w:r>
        <w:rPr>
          <w:rFonts w:ascii="Times New Roman" w:eastAsia="Times New Roman" w:hAnsi="Times New Roman"/>
          <w:kern w:val="0"/>
          <w:sz w:val="22"/>
        </w:rPr>
        <w:t xml:space="preserve"> </w:t>
      </w:r>
      <w:r>
        <w:rPr>
          <w:rFonts w:ascii="Times New Roman" w:eastAsia="바탕체" w:hAnsi="Times New Roman"/>
          <w:kern w:val="0"/>
          <w:sz w:val="22"/>
        </w:rPr>
        <w:t>동안구</w:t>
      </w:r>
      <w:r>
        <w:rPr>
          <w:rFonts w:ascii="Times New Roman" w:eastAsia="Times New Roman" w:hAnsi="Times New Roman"/>
          <w:kern w:val="0"/>
          <w:sz w:val="22"/>
        </w:rPr>
        <w:t xml:space="preserve"> </w:t>
      </w:r>
      <w:r>
        <w:rPr>
          <w:rFonts w:ascii="Times New Roman" w:eastAsia="바탕체" w:hAnsi="Times New Roman"/>
          <w:kern w:val="0"/>
          <w:sz w:val="22"/>
        </w:rPr>
        <w:t>관양동</w:t>
      </w:r>
      <w:r>
        <w:rPr>
          <w:rFonts w:ascii="Times New Roman" w:eastAsia="Times New Roman" w:hAnsi="Times New Roman"/>
          <w:kern w:val="0"/>
          <w:sz w:val="22"/>
        </w:rPr>
        <w:t xml:space="preserve"> </w:t>
      </w:r>
      <w:r>
        <w:rPr>
          <w:rFonts w:ascii="Times New Roman" w:eastAsia="바탕체" w:hAnsi="Times New Roman"/>
          <w:kern w:val="0"/>
          <w:sz w:val="22"/>
        </w:rPr>
        <w:t xml:space="preserve">934, 912-2, 934-1 </w:t>
      </w:r>
      <w:r>
        <w:rPr>
          <w:rFonts w:ascii="Times New Roman" w:eastAsia="바탕체" w:hAnsi="Times New Roman"/>
          <w:kern w:val="0"/>
          <w:sz w:val="22"/>
        </w:rPr>
        <w:t>안양물류센터</w:t>
      </w:r>
    </w:p>
    <w:p w14:paraId="3FE191C2"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w:t>
      </w:r>
      <w:r>
        <w:rPr>
          <w:rFonts w:ascii="Times New Roman" w:eastAsia="바탕체" w:hAnsi="Times New Roman"/>
          <w:kern w:val="0"/>
          <w:sz w:val="22"/>
        </w:rPr>
        <w:t>도로명주소</w:t>
      </w:r>
      <w:r>
        <w:rPr>
          <w:rFonts w:ascii="Times New Roman" w:eastAsia="바탕체" w:hAnsi="Times New Roman"/>
          <w:kern w:val="0"/>
          <w:sz w:val="22"/>
        </w:rPr>
        <w:t xml:space="preserve">] </w:t>
      </w:r>
      <w:r>
        <w:rPr>
          <w:rFonts w:ascii="Times New Roman" w:eastAsia="바탕체" w:hAnsi="Times New Roman"/>
          <w:kern w:val="0"/>
          <w:sz w:val="22"/>
        </w:rPr>
        <w:t>경기도</w:t>
      </w:r>
      <w:r>
        <w:rPr>
          <w:rFonts w:ascii="Times New Roman" w:eastAsia="Times New Roman" w:hAnsi="Times New Roman"/>
          <w:kern w:val="0"/>
          <w:sz w:val="22"/>
        </w:rPr>
        <w:t xml:space="preserve"> </w:t>
      </w:r>
      <w:r>
        <w:rPr>
          <w:rFonts w:ascii="Times New Roman" w:eastAsia="바탕체" w:hAnsi="Times New Roman"/>
          <w:kern w:val="0"/>
          <w:sz w:val="22"/>
        </w:rPr>
        <w:t>안양시</w:t>
      </w:r>
      <w:r>
        <w:rPr>
          <w:rFonts w:ascii="Times New Roman" w:eastAsia="Times New Roman" w:hAnsi="Times New Roman"/>
          <w:kern w:val="0"/>
          <w:sz w:val="22"/>
        </w:rPr>
        <w:t xml:space="preserve"> </w:t>
      </w:r>
      <w:r>
        <w:rPr>
          <w:rFonts w:ascii="Times New Roman" w:eastAsia="바탕체" w:hAnsi="Times New Roman"/>
          <w:kern w:val="0"/>
          <w:sz w:val="22"/>
        </w:rPr>
        <w:t>동안구</w:t>
      </w:r>
      <w:r>
        <w:rPr>
          <w:rFonts w:ascii="Times New Roman" w:eastAsia="Times New Roman" w:hAnsi="Times New Roman"/>
          <w:kern w:val="0"/>
          <w:sz w:val="22"/>
        </w:rPr>
        <w:t xml:space="preserve"> </w:t>
      </w:r>
      <w:r>
        <w:rPr>
          <w:rFonts w:ascii="Times New Roman" w:eastAsia="바탕체" w:hAnsi="Times New Roman"/>
          <w:kern w:val="0"/>
          <w:sz w:val="22"/>
        </w:rPr>
        <w:t>흥안대로</w:t>
      </w:r>
      <w:r>
        <w:rPr>
          <w:rFonts w:ascii="Times New Roman" w:eastAsia="바탕체" w:hAnsi="Times New Roman"/>
          <w:kern w:val="0"/>
          <w:sz w:val="22"/>
        </w:rPr>
        <w:t>439</w:t>
      </w:r>
      <w:r>
        <w:rPr>
          <w:rFonts w:ascii="Times New Roman" w:eastAsia="바탕체" w:hAnsi="Times New Roman"/>
          <w:kern w:val="0"/>
          <w:sz w:val="22"/>
        </w:rPr>
        <w:t>번길</w:t>
      </w:r>
      <w:r>
        <w:rPr>
          <w:rFonts w:ascii="Times New Roman" w:eastAsia="Times New Roman" w:hAnsi="Times New Roman"/>
          <w:kern w:val="0"/>
          <w:sz w:val="22"/>
        </w:rPr>
        <w:t xml:space="preserve"> </w:t>
      </w:r>
      <w:r>
        <w:rPr>
          <w:rFonts w:ascii="Times New Roman" w:eastAsia="바탕체" w:hAnsi="Times New Roman"/>
          <w:kern w:val="0"/>
          <w:sz w:val="22"/>
        </w:rPr>
        <w:t>30</w:t>
      </w:r>
    </w:p>
    <w:p w14:paraId="4BA18D54" w14:textId="77777777" w:rsidR="00DE42D9" w:rsidRDefault="00930A79">
      <w:pPr>
        <w:snapToGrid w:val="0"/>
        <w:spacing w:after="0" w:line="360" w:lineRule="auto"/>
        <w:ind w:left="400"/>
        <w:textAlignment w:val="baseline"/>
      </w:pPr>
      <w:r>
        <w:rPr>
          <w:rFonts w:ascii="Times New Roman" w:eastAsia="바탕체" w:hAnsi="Times New Roman"/>
          <w:kern w:val="0"/>
          <w:sz w:val="22"/>
        </w:rPr>
        <w:t>프리케스트콘크리트구조</w:t>
      </w:r>
      <w:r>
        <w:rPr>
          <w:rFonts w:ascii="Times New Roman" w:eastAsia="바탕체" w:hAnsi="Times New Roman"/>
          <w:kern w:val="0"/>
          <w:sz w:val="22"/>
        </w:rPr>
        <w:t>,</w:t>
      </w:r>
      <w:r>
        <w:rPr>
          <w:rFonts w:ascii="Times New Roman" w:eastAsia="바탕체" w:hAnsi="Times New Roman"/>
          <w:kern w:val="0"/>
          <w:sz w:val="22"/>
        </w:rPr>
        <w:t>철근콘크리트구조</w:t>
      </w:r>
      <w:r>
        <w:rPr>
          <w:rFonts w:ascii="Times New Roman" w:eastAsia="바탕체" w:hAnsi="Times New Roman"/>
          <w:kern w:val="0"/>
          <w:sz w:val="22"/>
        </w:rPr>
        <w:t>, (</w:t>
      </w:r>
      <w:r>
        <w:rPr>
          <w:rFonts w:ascii="Times New Roman" w:eastAsia="바탕체" w:hAnsi="Times New Roman"/>
          <w:kern w:val="0"/>
          <w:sz w:val="22"/>
        </w:rPr>
        <w:t>철근</w:t>
      </w:r>
      <w:r>
        <w:rPr>
          <w:rFonts w:ascii="Times New Roman" w:eastAsia="바탕체" w:hAnsi="Times New Roman"/>
          <w:kern w:val="0"/>
          <w:sz w:val="22"/>
        </w:rPr>
        <w:t>)</w:t>
      </w:r>
      <w:r>
        <w:rPr>
          <w:rFonts w:ascii="Times New Roman" w:eastAsia="바탕체" w:hAnsi="Times New Roman"/>
          <w:kern w:val="0"/>
          <w:sz w:val="22"/>
        </w:rPr>
        <w:t>콘크리트지붕</w:t>
      </w:r>
      <w:r>
        <w:rPr>
          <w:rFonts w:ascii="Times New Roman" w:eastAsia="Times New Roman" w:hAnsi="Times New Roman"/>
          <w:kern w:val="0"/>
          <w:sz w:val="22"/>
        </w:rPr>
        <w:t xml:space="preserve"> </w:t>
      </w:r>
      <w:r>
        <w:rPr>
          <w:rFonts w:ascii="Times New Roman" w:eastAsia="바탕체" w:hAnsi="Times New Roman"/>
          <w:kern w:val="0"/>
          <w:sz w:val="22"/>
        </w:rPr>
        <w:t>8</w:t>
      </w:r>
      <w:r>
        <w:rPr>
          <w:rFonts w:ascii="Times New Roman" w:eastAsia="바탕체" w:hAnsi="Times New Roman"/>
          <w:kern w:val="0"/>
          <w:sz w:val="22"/>
        </w:rPr>
        <w:t>층</w:t>
      </w:r>
      <w:r>
        <w:rPr>
          <w:rFonts w:ascii="Times New Roman" w:eastAsia="바탕체" w:hAnsi="Times New Roman"/>
          <w:kern w:val="0"/>
          <w:sz w:val="22"/>
        </w:rPr>
        <w:t xml:space="preserve">, </w:t>
      </w:r>
      <w:r>
        <w:rPr>
          <w:rFonts w:ascii="Times New Roman" w:eastAsia="바탕체" w:hAnsi="Times New Roman"/>
          <w:kern w:val="0"/>
          <w:sz w:val="22"/>
        </w:rPr>
        <w:t>창고시설</w:t>
      </w:r>
      <w:r>
        <w:rPr>
          <w:rFonts w:ascii="Times New Roman" w:eastAsia="바탕체" w:hAnsi="Times New Roman"/>
          <w:kern w:val="0"/>
          <w:sz w:val="22"/>
        </w:rPr>
        <w:t>,</w:t>
      </w:r>
    </w:p>
    <w:p w14:paraId="0FB79ECB" w14:textId="77777777" w:rsidR="00DE42D9" w:rsidRDefault="00930A79">
      <w:pPr>
        <w:snapToGrid w:val="0"/>
        <w:spacing w:after="0" w:line="360" w:lineRule="auto"/>
        <w:ind w:left="400"/>
        <w:textAlignment w:val="baseline"/>
      </w:pPr>
      <w:r>
        <w:rPr>
          <w:rFonts w:ascii="Times New Roman" w:eastAsia="바탕체" w:hAnsi="Times New Roman"/>
          <w:kern w:val="0"/>
          <w:sz w:val="22"/>
        </w:rPr>
        <w:t>제</w:t>
      </w:r>
      <w:r>
        <w:rPr>
          <w:rFonts w:ascii="Times New Roman" w:eastAsia="바탕체" w:hAnsi="Times New Roman"/>
          <w:kern w:val="0"/>
          <w:sz w:val="22"/>
        </w:rPr>
        <w:t>1,2</w:t>
      </w:r>
      <w:r>
        <w:rPr>
          <w:rFonts w:ascii="Times New Roman" w:eastAsia="바탕체" w:hAnsi="Times New Roman"/>
          <w:kern w:val="0"/>
          <w:sz w:val="22"/>
        </w:rPr>
        <w:t>종근린생활시설</w:t>
      </w:r>
    </w:p>
    <w:p w14:paraId="12538BF8" w14:textId="77777777" w:rsidR="00DE42D9" w:rsidRDefault="00930A79">
      <w:pPr>
        <w:snapToGrid w:val="0"/>
        <w:spacing w:after="0" w:line="360" w:lineRule="auto"/>
        <w:ind w:left="400"/>
        <w:textAlignment w:val="baseline"/>
      </w:pPr>
      <w:r>
        <w:rPr>
          <w:rFonts w:ascii="Times New Roman" w:eastAsia="바탕체" w:hAnsi="Times New Roman"/>
          <w:kern w:val="0"/>
          <w:sz w:val="22"/>
        </w:rPr>
        <w:t>지</w:t>
      </w:r>
      <w:r>
        <w:rPr>
          <w:rFonts w:ascii="Times New Roman" w:eastAsia="바탕체" w:hAnsi="Times New Roman"/>
          <w:kern w:val="0"/>
          <w:sz w:val="22"/>
        </w:rPr>
        <w:t>2</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12,425.68</w:t>
      </w:r>
      <w:r>
        <w:rPr>
          <w:rFonts w:ascii="Times New Roman" w:eastAsia="바탕체" w:hAnsi="Times New Roman"/>
          <w:kern w:val="0"/>
          <w:sz w:val="22"/>
        </w:rPr>
        <w:t>㎡</w:t>
      </w:r>
    </w:p>
    <w:p w14:paraId="2A2D61BE" w14:textId="77777777" w:rsidR="00DE42D9" w:rsidRDefault="00930A79">
      <w:pPr>
        <w:snapToGrid w:val="0"/>
        <w:spacing w:after="0" w:line="360" w:lineRule="auto"/>
        <w:ind w:left="400"/>
        <w:textAlignment w:val="baseline"/>
      </w:pPr>
      <w:r>
        <w:rPr>
          <w:rFonts w:ascii="Times New Roman" w:eastAsia="바탕체" w:hAnsi="Times New Roman"/>
          <w:kern w:val="0"/>
          <w:sz w:val="22"/>
        </w:rPr>
        <w:t>지</w:t>
      </w: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12,246.75</w:t>
      </w:r>
      <w:r>
        <w:rPr>
          <w:rFonts w:ascii="Times New Roman" w:eastAsia="바탕체" w:hAnsi="Times New Roman"/>
          <w:kern w:val="0"/>
          <w:sz w:val="22"/>
        </w:rPr>
        <w:t>㎡</w:t>
      </w:r>
    </w:p>
    <w:p w14:paraId="2A0B75CA"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7,519.71</w:t>
      </w:r>
      <w:r>
        <w:rPr>
          <w:rFonts w:ascii="Times New Roman" w:eastAsia="바탕체" w:hAnsi="Times New Roman"/>
          <w:kern w:val="0"/>
          <w:sz w:val="22"/>
        </w:rPr>
        <w:t>㎡</w:t>
      </w:r>
    </w:p>
    <w:p w14:paraId="14B28FF7"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2</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2149B872"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3</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2435AC5B"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4</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3A21E8B7"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5</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10,213.68</w:t>
      </w:r>
      <w:r>
        <w:rPr>
          <w:rFonts w:ascii="Times New Roman" w:eastAsia="바탕체" w:hAnsi="Times New Roman"/>
          <w:kern w:val="0"/>
          <w:sz w:val="22"/>
        </w:rPr>
        <w:t>㎡</w:t>
      </w:r>
    </w:p>
    <w:p w14:paraId="41E97D29"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6</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10,213.76</w:t>
      </w:r>
      <w:r>
        <w:rPr>
          <w:rFonts w:ascii="Times New Roman" w:eastAsia="바탕체" w:hAnsi="Times New Roman"/>
          <w:kern w:val="0"/>
          <w:sz w:val="22"/>
        </w:rPr>
        <w:t>㎡</w:t>
      </w:r>
    </w:p>
    <w:p w14:paraId="35736F14"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7</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8,116.25</w:t>
      </w:r>
      <w:r>
        <w:rPr>
          <w:rFonts w:ascii="Times New Roman" w:eastAsia="바탕체" w:hAnsi="Times New Roman"/>
          <w:kern w:val="0"/>
          <w:sz w:val="22"/>
        </w:rPr>
        <w:t>㎡</w:t>
      </w:r>
    </w:p>
    <w:p w14:paraId="28791C4C" w14:textId="77777777" w:rsidR="00DE42D9" w:rsidRDefault="00930A79">
      <w:pPr>
        <w:snapToGrid w:val="0"/>
        <w:spacing w:after="0" w:line="360" w:lineRule="auto"/>
        <w:ind w:left="400"/>
        <w:textAlignment w:val="baseline"/>
        <w:rPr>
          <w:rFonts w:ascii="Times New Roman" w:hAnsi="Times New Roman"/>
          <w:kern w:val="0"/>
          <w:sz w:val="22"/>
        </w:rPr>
      </w:pPr>
      <w:r>
        <w:rPr>
          <w:rFonts w:ascii="Times New Roman" w:eastAsia="바탕체" w:hAnsi="Times New Roman"/>
          <w:kern w:val="0"/>
          <w:sz w:val="22"/>
        </w:rPr>
        <w:t>8</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4,088.9</w:t>
      </w:r>
      <w:r>
        <w:rPr>
          <w:rFonts w:ascii="Times New Roman" w:eastAsia="바탕체" w:hAnsi="Times New Roman"/>
          <w:kern w:val="0"/>
          <w:sz w:val="22"/>
        </w:rPr>
        <w:t>㎡</w:t>
      </w:r>
    </w:p>
    <w:p w14:paraId="493F54C5" w14:textId="77777777" w:rsidR="00DE42D9" w:rsidRDefault="00930A79">
      <w:pPr>
        <w:snapToGrid w:val="0"/>
        <w:spacing w:after="0" w:line="360" w:lineRule="auto"/>
        <w:ind w:left="400"/>
        <w:textAlignment w:val="baseline"/>
      </w:pPr>
      <w:r>
        <w:rPr>
          <w:rFonts w:ascii="Times New Roman" w:eastAsia="바탕체" w:hAnsi="Times New Roman"/>
          <w:kern w:val="0"/>
          <w:sz w:val="22"/>
        </w:rPr>
        <w:t>옥탑</w:t>
      </w:r>
      <w:r>
        <w:rPr>
          <w:rFonts w:ascii="Times New Roman" w:eastAsia="바탕체" w:hAnsi="Times New Roman"/>
          <w:kern w:val="0"/>
          <w:sz w:val="22"/>
        </w:rPr>
        <w:t>1</w:t>
      </w:r>
      <w:r>
        <w:rPr>
          <w:rFonts w:ascii="Times New Roman" w:eastAsia="바탕체" w:hAnsi="Times New Roman"/>
          <w:kern w:val="0"/>
          <w:sz w:val="22"/>
        </w:rPr>
        <w:t>층</w:t>
      </w:r>
      <w:r>
        <w:rPr>
          <w:rFonts w:ascii="Times New Roman" w:eastAsia="Times New Roman" w:hAnsi="Times New Roman"/>
          <w:kern w:val="0"/>
          <w:sz w:val="22"/>
        </w:rPr>
        <w:t xml:space="preserve"> </w:t>
      </w:r>
      <w:r>
        <w:rPr>
          <w:rFonts w:ascii="Times New Roman" w:eastAsia="바탕체" w:hAnsi="Times New Roman"/>
          <w:kern w:val="0"/>
          <w:sz w:val="22"/>
        </w:rPr>
        <w:t>103.4</w:t>
      </w:r>
      <w:r>
        <w:rPr>
          <w:rFonts w:ascii="Times New Roman" w:eastAsia="바탕체" w:hAnsi="Times New Roman"/>
          <w:kern w:val="0"/>
          <w:sz w:val="22"/>
        </w:rPr>
        <w:t>㎡</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연면적제외</w:t>
      </w:r>
      <w:r>
        <w:rPr>
          <w:rFonts w:ascii="Times New Roman" w:eastAsia="바탕체" w:hAnsi="Times New Roman"/>
          <w:kern w:val="0"/>
          <w:sz w:val="22"/>
        </w:rPr>
        <w:t>)</w:t>
      </w:r>
    </w:p>
    <w:p w14:paraId="1DA3D625"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t>부속건물</w:t>
      </w:r>
    </w:p>
    <w:p w14:paraId="315B1558" w14:textId="77777777" w:rsidR="00DE42D9" w:rsidRDefault="00930A79">
      <w:pPr>
        <w:snapToGrid w:val="0"/>
        <w:spacing w:after="0" w:line="360" w:lineRule="auto"/>
        <w:ind w:left="400"/>
        <w:textAlignment w:val="baseline"/>
      </w:pPr>
      <w:r>
        <w:rPr>
          <w:rFonts w:ascii="Times New Roman" w:eastAsia="바탕체" w:hAnsi="Times New Roman"/>
          <w:kern w:val="0"/>
          <w:sz w:val="22"/>
        </w:rPr>
        <w:t>철근콘크리트구조</w:t>
      </w:r>
      <w:r>
        <w:rPr>
          <w:rFonts w:ascii="Times New Roman" w:eastAsia="Times New Roman" w:hAnsi="Times New Roman"/>
          <w:kern w:val="0"/>
          <w:sz w:val="22"/>
        </w:rPr>
        <w:t xml:space="preserve"> </w:t>
      </w:r>
      <w:r>
        <w:rPr>
          <w:rFonts w:ascii="Times New Roman" w:eastAsia="바탕체" w:hAnsi="Times New Roman"/>
          <w:kern w:val="0"/>
          <w:sz w:val="22"/>
        </w:rPr>
        <w:t>단층</w:t>
      </w:r>
    </w:p>
    <w:p w14:paraId="0E4EAAE3"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t>경비실</w:t>
      </w:r>
      <w:r>
        <w:rPr>
          <w:rFonts w:ascii="Times New Roman" w:eastAsia="Times New Roman" w:hAnsi="Times New Roman"/>
          <w:kern w:val="0"/>
          <w:sz w:val="22"/>
        </w:rPr>
        <w:t xml:space="preserve"> </w:t>
      </w:r>
      <w:r>
        <w:rPr>
          <w:rFonts w:ascii="Times New Roman" w:eastAsia="바탕체" w:hAnsi="Times New Roman"/>
          <w:kern w:val="0"/>
          <w:sz w:val="22"/>
        </w:rPr>
        <w:t>8.82</w:t>
      </w:r>
      <w:r>
        <w:rPr>
          <w:rFonts w:ascii="Times New Roman" w:eastAsia="바탕체" w:hAnsi="Times New Roman"/>
          <w:kern w:val="0"/>
          <w:sz w:val="22"/>
        </w:rPr>
        <w:t>㎡</w:t>
      </w:r>
      <w:r>
        <w:rPr>
          <w:rFonts w:ascii="Times New Roman" w:eastAsia="Times New Roman" w:hAnsi="Times New Roman"/>
          <w:kern w:val="0"/>
          <w:sz w:val="22"/>
        </w:rPr>
        <w:t xml:space="preserve"> </w:t>
      </w:r>
      <w:r>
        <w:br w:type="page"/>
      </w:r>
    </w:p>
    <w:p w14:paraId="7AFE78BD" w14:textId="77777777" w:rsidR="00DE42D9" w:rsidRDefault="00930A79">
      <w:pPr>
        <w:snapToGrid w:val="0"/>
        <w:spacing w:after="0" w:line="360" w:lineRule="auto"/>
        <w:ind w:left="400"/>
        <w:textAlignment w:val="baseline"/>
        <w:rPr>
          <w:rFonts w:ascii="Times New Roman" w:eastAsia="바탕체" w:hAnsi="Times New Roman"/>
          <w:kern w:val="0"/>
          <w:sz w:val="22"/>
        </w:rPr>
      </w:pPr>
      <w:r>
        <w:rPr>
          <w:rFonts w:ascii="Times New Roman" w:eastAsia="바탕체" w:hAnsi="Times New Roman"/>
          <w:kern w:val="0"/>
          <w:sz w:val="22"/>
        </w:rPr>
        <w:lastRenderedPageBreak/>
        <w:t>【별지</w:t>
      </w:r>
      <w:r>
        <w:rPr>
          <w:rFonts w:ascii="Times New Roman" w:eastAsia="Times New Roman" w:hAnsi="Times New Roman"/>
          <w:kern w:val="0"/>
          <w:sz w:val="22"/>
        </w:rPr>
        <w:t xml:space="preserve"> </w:t>
      </w:r>
      <w:r>
        <w:rPr>
          <w:rFonts w:ascii="Times New Roman" w:eastAsia="바탕체" w:hAnsi="Times New Roman"/>
          <w:kern w:val="0"/>
          <w:sz w:val="22"/>
        </w:rPr>
        <w:t>2</w:t>
      </w:r>
      <w:r>
        <w:rPr>
          <w:rFonts w:ascii="Times New Roman" w:eastAsia="바탕체" w:hAnsi="Times New Roman"/>
          <w:kern w:val="0"/>
          <w:sz w:val="22"/>
        </w:rPr>
        <w:t>】</w:t>
      </w:r>
    </w:p>
    <w:p w14:paraId="0F6AE64C"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rPr>
      </w:pPr>
      <w:r>
        <w:rPr>
          <w:rFonts w:ascii="Times New Roman" w:eastAsia="바탕체" w:hAnsi="Times New Roman"/>
          <w:b/>
          <w:bCs/>
          <w:kern w:val="0"/>
          <w:sz w:val="30"/>
          <w:szCs w:val="30"/>
          <w:u w:val="single" w:color="000000"/>
        </w:rPr>
        <w:t>신탁계약의</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내용</w:t>
      </w:r>
    </w:p>
    <w:p w14:paraId="13119A00"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rPr>
      </w:pPr>
    </w:p>
    <w:p w14:paraId="254DA1CE"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1. </w:t>
      </w:r>
      <w:r>
        <w:rPr>
          <w:rFonts w:ascii="Times New Roman" w:eastAsia="바탕체" w:hAnsi="Times New Roman"/>
          <w:kern w:val="0"/>
          <w:sz w:val="22"/>
        </w:rPr>
        <w:t>신탁기간</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highlight w:val="yellow"/>
        </w:rPr>
        <w:t>2026</w:t>
      </w:r>
      <w:r>
        <w:rPr>
          <w:rFonts w:ascii="Times New Roman" w:eastAsia="바탕체" w:hAnsi="Times New Roman"/>
          <w:kern w:val="0"/>
          <w:sz w:val="22"/>
          <w:highlight w:val="yellow"/>
        </w:rPr>
        <w:t>년</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월</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일부터</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20[  ]</w:t>
      </w:r>
      <w:r>
        <w:rPr>
          <w:rFonts w:ascii="Times New Roman" w:eastAsia="바탕체" w:hAnsi="Times New Roman"/>
          <w:kern w:val="0"/>
          <w:sz w:val="22"/>
          <w:highlight w:val="yellow"/>
        </w:rPr>
        <w:t>년</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월</w:t>
      </w:r>
      <w:r>
        <w:rPr>
          <w:rFonts w:ascii="Times New Roman" w:eastAsia="Times New Roman" w:hAnsi="Times New Roman"/>
          <w:kern w:val="0"/>
          <w:sz w:val="22"/>
          <w:highlight w:val="yellow"/>
        </w:rPr>
        <w:t xml:space="preserve"> </w:t>
      </w:r>
      <w:r>
        <w:rPr>
          <w:rFonts w:ascii="Times New Roman" w:eastAsia="바탕체" w:hAnsi="Times New Roman"/>
          <w:kern w:val="0"/>
          <w:sz w:val="22"/>
          <w:highlight w:val="yellow"/>
        </w:rPr>
        <w:t>[  ]</w:t>
      </w:r>
      <w:r>
        <w:rPr>
          <w:rFonts w:ascii="Times New Roman" w:eastAsia="바탕체" w:hAnsi="Times New Roman"/>
          <w:kern w:val="0"/>
          <w:sz w:val="22"/>
          <w:highlight w:val="yellow"/>
        </w:rPr>
        <w:t>일까지</w:t>
      </w:r>
    </w:p>
    <w:p w14:paraId="2E453155" w14:textId="77777777" w:rsidR="00DE42D9" w:rsidRDefault="00930A79">
      <w:pPr>
        <w:snapToGrid w:val="0"/>
        <w:spacing w:after="0" w:line="360" w:lineRule="auto"/>
        <w:ind w:left="700" w:hanging="700"/>
        <w:textAlignment w:val="baseline"/>
      </w:pPr>
      <w:r>
        <w:rPr>
          <w:rFonts w:ascii="Times New Roman" w:eastAsia="바탕체" w:hAnsi="Times New Roman"/>
          <w:kern w:val="0"/>
          <w:sz w:val="22"/>
        </w:rPr>
        <w:tab/>
      </w:r>
      <w:r>
        <w:rPr>
          <w:rFonts w:ascii="Times New Roman" w:eastAsia="바탕체" w:hAnsi="Times New Roman"/>
          <w:kern w:val="0"/>
          <w:sz w:val="22"/>
        </w:rPr>
        <w:tab/>
        <w:t>(</w:t>
      </w:r>
      <w:r>
        <w:rPr>
          <w:rFonts w:ascii="Times New Roman" w:eastAsia="바탕체" w:hAnsi="Times New Roman"/>
          <w:kern w:val="0"/>
          <w:sz w:val="22"/>
        </w:rPr>
        <w:t>「별지</w:t>
      </w:r>
      <w:r>
        <w:rPr>
          <w:rFonts w:ascii="Times New Roman" w:eastAsia="바탕체" w:hAnsi="Times New Roman"/>
          <w:kern w:val="0"/>
          <w:sz w:val="22"/>
        </w:rPr>
        <w:t>4</w:t>
      </w:r>
      <w:r>
        <w:rPr>
          <w:rFonts w:ascii="Times New Roman" w:eastAsia="바탕체" w:hAnsi="Times New Roman"/>
          <w:kern w:val="0"/>
          <w:sz w:val="22"/>
        </w:rPr>
        <w:t>」의</w:t>
      </w:r>
      <w:r>
        <w:rPr>
          <w:rFonts w:ascii="Times New Roman" w:eastAsia="Times New Roman" w:hAnsi="Times New Roman"/>
          <w:kern w:val="0"/>
          <w:sz w:val="22"/>
        </w:rPr>
        <w:t xml:space="preserve"> </w:t>
      </w:r>
      <w:r>
        <w:rPr>
          <w:rFonts w:ascii="Times New Roman" w:eastAsia="바탕체" w:hAnsi="Times New Roman"/>
          <w:kern w:val="0"/>
          <w:sz w:val="22"/>
        </w:rPr>
        <w:t>대출원리금</w:t>
      </w:r>
      <w:r>
        <w:rPr>
          <w:rFonts w:ascii="Times New Roman" w:eastAsia="바탕체" w:hAnsi="Times New Roman"/>
          <w:kern w:val="0"/>
          <w:sz w:val="22"/>
        </w:rPr>
        <w:t xml:space="preserve"> </w:t>
      </w:r>
      <w:r>
        <w:rPr>
          <w:rFonts w:ascii="Times New Roman" w:eastAsia="바탕체" w:hAnsi="Times New Roman"/>
          <w:kern w:val="0"/>
          <w:sz w:val="22"/>
        </w:rPr>
        <w:t>전액</w:t>
      </w:r>
      <w:r>
        <w:rPr>
          <w:rFonts w:ascii="Times New Roman" w:eastAsia="바탕체" w:hAnsi="Times New Roman"/>
          <w:kern w:val="0"/>
          <w:sz w:val="22"/>
        </w:rPr>
        <w:t xml:space="preserve"> </w:t>
      </w:r>
      <w:r>
        <w:rPr>
          <w:rFonts w:ascii="Times New Roman" w:eastAsia="바탕체" w:hAnsi="Times New Roman"/>
          <w:kern w:val="0"/>
          <w:sz w:val="22"/>
        </w:rPr>
        <w:t>상환일과</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순위</w:t>
      </w:r>
      <w:r>
        <w:rPr>
          <w:rFonts w:ascii="Times New Roman" w:eastAsia="바탕체" w:hAnsi="Times New Roman"/>
          <w:kern w:val="0"/>
          <w:sz w:val="22"/>
        </w:rPr>
        <w:t xml:space="preserve"> </w:t>
      </w:r>
      <w:r>
        <w:rPr>
          <w:rFonts w:ascii="Times New Roman" w:eastAsia="바탕체" w:hAnsi="Times New Roman"/>
          <w:kern w:val="0"/>
          <w:sz w:val="22"/>
        </w:rPr>
        <w:t>우선수익자의</w:t>
      </w:r>
      <w:r>
        <w:rPr>
          <w:rFonts w:ascii="Times New Roman" w:eastAsia="바탕체" w:hAnsi="Times New Roman"/>
          <w:kern w:val="0"/>
          <w:sz w:val="22"/>
        </w:rPr>
        <w:t xml:space="preserve"> </w:t>
      </w:r>
      <w:r>
        <w:rPr>
          <w:rFonts w:ascii="Times New Roman" w:eastAsia="바탕체" w:hAnsi="Times New Roman"/>
          <w:kern w:val="0"/>
          <w:sz w:val="22"/>
        </w:rPr>
        <w:t>피담보채권</w:t>
      </w:r>
      <w:r>
        <w:rPr>
          <w:rFonts w:ascii="Times New Roman" w:eastAsia="바탕체" w:hAnsi="Times New Roman"/>
          <w:kern w:val="0"/>
          <w:sz w:val="22"/>
        </w:rPr>
        <w:t>(</w:t>
      </w:r>
      <w:r>
        <w:rPr>
          <w:rFonts w:ascii="Times New Roman" w:eastAsia="바탕체" w:hAnsi="Times New Roman"/>
          <w:kern w:val="0"/>
          <w:sz w:val="22"/>
        </w:rPr>
        <w:t>임대차보증금</w:t>
      </w:r>
      <w:r>
        <w:rPr>
          <w:rFonts w:ascii="Times New Roman" w:eastAsia="바탕체" w:hAnsi="Times New Roman"/>
          <w:kern w:val="0"/>
          <w:sz w:val="22"/>
        </w:rPr>
        <w:t xml:space="preserve"> </w:t>
      </w:r>
      <w:r>
        <w:rPr>
          <w:rFonts w:ascii="Times New Roman" w:eastAsia="바탕체" w:hAnsi="Times New Roman"/>
          <w:kern w:val="0"/>
          <w:sz w:val="22"/>
        </w:rPr>
        <w:t>반환채권</w:t>
      </w:r>
      <w:r>
        <w:rPr>
          <w:rFonts w:ascii="Times New Roman" w:eastAsia="바탕체" w:hAnsi="Times New Roman"/>
          <w:kern w:val="0"/>
          <w:sz w:val="22"/>
        </w:rPr>
        <w:t xml:space="preserve">) </w:t>
      </w:r>
      <w:r>
        <w:rPr>
          <w:rFonts w:ascii="Times New Roman" w:eastAsia="바탕체" w:hAnsi="Times New Roman"/>
          <w:kern w:val="0"/>
          <w:sz w:val="22"/>
        </w:rPr>
        <w:t>소멸일</w:t>
      </w:r>
      <w:r>
        <w:rPr>
          <w:rFonts w:ascii="Times New Roman" w:eastAsia="바탕체" w:hAnsi="Times New Roman"/>
          <w:kern w:val="0"/>
          <w:sz w:val="22"/>
        </w:rPr>
        <w:t>(</w:t>
      </w:r>
      <w:r>
        <w:rPr>
          <w:rFonts w:ascii="Times New Roman" w:eastAsia="바탕체" w:hAnsi="Times New Roman"/>
          <w:kern w:val="0"/>
          <w:sz w:val="22"/>
        </w:rPr>
        <w:t>위탁자가</w:t>
      </w:r>
      <w:r>
        <w:rPr>
          <w:rFonts w:ascii="Times New Roman" w:eastAsia="바탕체" w:hAnsi="Times New Roman"/>
          <w:kern w:val="0"/>
          <w:sz w:val="22"/>
        </w:rPr>
        <w:t xml:space="preserve"> </w:t>
      </w:r>
      <w:r>
        <w:rPr>
          <w:rFonts w:ascii="Times New Roman" w:eastAsia="바탕체" w:hAnsi="Times New Roman"/>
          <w:kern w:val="0"/>
          <w:sz w:val="22"/>
        </w:rPr>
        <w:t>제</w:t>
      </w:r>
      <w:r>
        <w:rPr>
          <w:rFonts w:ascii="Times New Roman" w:eastAsia="바탕체" w:hAnsi="Times New Roman"/>
          <w:kern w:val="0"/>
          <w:sz w:val="22"/>
        </w:rPr>
        <w:t>1</w:t>
      </w:r>
      <w:r>
        <w:rPr>
          <w:rFonts w:ascii="Times New Roman" w:eastAsia="바탕체" w:hAnsi="Times New Roman"/>
          <w:kern w:val="0"/>
          <w:sz w:val="22"/>
        </w:rPr>
        <w:t>순위</w:t>
      </w:r>
      <w:r>
        <w:rPr>
          <w:rFonts w:ascii="Times New Roman" w:eastAsia="바탕체" w:hAnsi="Times New Roman"/>
          <w:kern w:val="0"/>
          <w:sz w:val="22"/>
        </w:rPr>
        <w:t xml:space="preserve"> </w:t>
      </w:r>
      <w:r>
        <w:rPr>
          <w:rFonts w:ascii="Times New Roman" w:eastAsia="바탕체" w:hAnsi="Times New Roman"/>
          <w:kern w:val="0"/>
          <w:sz w:val="22"/>
        </w:rPr>
        <w:t>우선수익자에게</w:t>
      </w:r>
      <w:r>
        <w:rPr>
          <w:rFonts w:ascii="Times New Roman" w:eastAsia="바탕체" w:hAnsi="Times New Roman"/>
          <w:kern w:val="0"/>
          <w:sz w:val="22"/>
        </w:rPr>
        <w:t xml:space="preserve"> </w:t>
      </w:r>
      <w:r>
        <w:rPr>
          <w:rFonts w:ascii="Times New Roman" w:eastAsia="바탕체" w:hAnsi="Times New Roman"/>
          <w:kern w:val="0"/>
          <w:sz w:val="22"/>
        </w:rPr>
        <w:t>대체담보를</w:t>
      </w:r>
      <w:r>
        <w:rPr>
          <w:rFonts w:ascii="Times New Roman" w:eastAsia="바탕체" w:hAnsi="Times New Roman"/>
          <w:kern w:val="0"/>
          <w:sz w:val="22"/>
        </w:rPr>
        <w:t xml:space="preserve"> </w:t>
      </w:r>
      <w:r>
        <w:rPr>
          <w:rFonts w:ascii="Times New Roman" w:eastAsia="바탕체" w:hAnsi="Times New Roman"/>
          <w:kern w:val="0"/>
          <w:sz w:val="22"/>
        </w:rPr>
        <w:t>제공한</w:t>
      </w:r>
      <w:r>
        <w:rPr>
          <w:rFonts w:ascii="Times New Roman" w:eastAsia="바탕체" w:hAnsi="Times New Roman"/>
          <w:kern w:val="0"/>
          <w:sz w:val="22"/>
        </w:rPr>
        <w:t xml:space="preserve"> </w:t>
      </w:r>
      <w:r>
        <w:rPr>
          <w:rFonts w:ascii="Times New Roman" w:eastAsia="바탕체" w:hAnsi="Times New Roman"/>
          <w:kern w:val="0"/>
          <w:sz w:val="22"/>
        </w:rPr>
        <w:t>경우</w:t>
      </w:r>
      <w:r>
        <w:rPr>
          <w:rFonts w:ascii="Times New Roman" w:eastAsia="바탕체" w:hAnsi="Times New Roman"/>
          <w:kern w:val="0"/>
          <w:sz w:val="22"/>
        </w:rPr>
        <w:t xml:space="preserve"> </w:t>
      </w:r>
      <w:r>
        <w:rPr>
          <w:rFonts w:ascii="Times New Roman" w:eastAsia="바탕체" w:hAnsi="Times New Roman"/>
          <w:kern w:val="0"/>
          <w:sz w:val="22"/>
        </w:rPr>
        <w:t>그</w:t>
      </w:r>
      <w:r>
        <w:rPr>
          <w:rFonts w:ascii="Times New Roman" w:eastAsia="바탕체" w:hAnsi="Times New Roman"/>
          <w:kern w:val="0"/>
          <w:sz w:val="22"/>
        </w:rPr>
        <w:t xml:space="preserve"> </w:t>
      </w:r>
      <w:r>
        <w:rPr>
          <w:rFonts w:ascii="Times New Roman" w:eastAsia="바탕체" w:hAnsi="Times New Roman"/>
          <w:kern w:val="0"/>
          <w:sz w:val="22"/>
        </w:rPr>
        <w:t>제공일</w:t>
      </w:r>
      <w:r>
        <w:rPr>
          <w:rFonts w:ascii="Times New Roman" w:eastAsia="바탕체" w:hAnsi="Times New Roman"/>
          <w:kern w:val="0"/>
          <w:sz w:val="22"/>
        </w:rPr>
        <w:t xml:space="preserve">) </w:t>
      </w:r>
      <w:r>
        <w:rPr>
          <w:rFonts w:ascii="Times New Roman" w:eastAsia="바탕체" w:hAnsi="Times New Roman"/>
          <w:kern w:val="0"/>
          <w:sz w:val="22"/>
        </w:rPr>
        <w:t>중</w:t>
      </w:r>
      <w:r>
        <w:rPr>
          <w:rFonts w:ascii="Times New Roman" w:eastAsia="바탕체" w:hAnsi="Times New Roman"/>
          <w:kern w:val="0"/>
          <w:sz w:val="22"/>
        </w:rPr>
        <w:t xml:space="preserve"> </w:t>
      </w:r>
      <w:r>
        <w:rPr>
          <w:rFonts w:ascii="Times New Roman" w:eastAsia="바탕체" w:hAnsi="Times New Roman"/>
          <w:kern w:val="0"/>
          <w:sz w:val="22"/>
        </w:rPr>
        <w:t>늦은</w:t>
      </w:r>
      <w:r>
        <w:rPr>
          <w:rFonts w:ascii="Times New Roman" w:eastAsia="바탕체" w:hAnsi="Times New Roman"/>
          <w:kern w:val="0"/>
          <w:sz w:val="22"/>
        </w:rPr>
        <w:t xml:space="preserve"> </w:t>
      </w:r>
      <w:r>
        <w:rPr>
          <w:rFonts w:ascii="Times New Roman" w:eastAsia="바탕체" w:hAnsi="Times New Roman"/>
          <w:kern w:val="0"/>
          <w:sz w:val="22"/>
        </w:rPr>
        <w:t>날까지</w:t>
      </w:r>
      <w:r>
        <w:rPr>
          <w:rFonts w:ascii="Times New Roman" w:eastAsia="Times New Roman" w:hAnsi="Times New Roman"/>
          <w:kern w:val="0"/>
          <w:sz w:val="22"/>
        </w:rPr>
        <w:t xml:space="preserve"> </w:t>
      </w:r>
      <w:r>
        <w:rPr>
          <w:rFonts w:ascii="Times New Roman" w:eastAsia="바탕체" w:hAnsi="Times New Roman"/>
          <w:kern w:val="0"/>
          <w:sz w:val="22"/>
        </w:rPr>
        <w:t>자동</w:t>
      </w:r>
      <w:r>
        <w:rPr>
          <w:rFonts w:ascii="Times New Roman" w:eastAsia="Times New Roman" w:hAnsi="Times New Roman"/>
          <w:kern w:val="0"/>
          <w:sz w:val="22"/>
        </w:rPr>
        <w:t xml:space="preserve"> </w:t>
      </w:r>
      <w:r>
        <w:rPr>
          <w:rFonts w:ascii="Times New Roman" w:eastAsia="바탕체" w:hAnsi="Times New Roman"/>
          <w:kern w:val="0"/>
          <w:sz w:val="22"/>
        </w:rPr>
        <w:t>연장됨</w:t>
      </w:r>
      <w:r>
        <w:rPr>
          <w:rFonts w:ascii="Times New Roman" w:eastAsia="바탕체" w:hAnsi="Times New Roman"/>
          <w:kern w:val="0"/>
          <w:sz w:val="22"/>
        </w:rPr>
        <w:t>)</w:t>
      </w:r>
    </w:p>
    <w:p w14:paraId="2F824706"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33EB6D0C"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 2. </w:t>
      </w:r>
      <w:r>
        <w:rPr>
          <w:rFonts w:ascii="Times New Roman" w:eastAsia="바탕체" w:hAnsi="Times New Roman"/>
          <w:kern w:val="0"/>
          <w:sz w:val="22"/>
        </w:rPr>
        <w:t>수</w:t>
      </w:r>
      <w:r>
        <w:rPr>
          <w:rFonts w:ascii="Times New Roman" w:eastAsia="바탕체" w:hAnsi="Times New Roman"/>
          <w:kern w:val="0"/>
          <w:sz w:val="22"/>
        </w:rPr>
        <w:t xml:space="preserve"> </w:t>
      </w:r>
      <w:r>
        <w:rPr>
          <w:rFonts w:ascii="Times New Roman" w:eastAsia="바탕체" w:hAnsi="Times New Roman"/>
          <w:kern w:val="0"/>
          <w:sz w:val="22"/>
        </w:rPr>
        <w:t>익</w:t>
      </w:r>
      <w:r>
        <w:rPr>
          <w:rFonts w:ascii="Times New Roman" w:eastAsia="바탕체" w:hAnsi="Times New Roman"/>
          <w:kern w:val="0"/>
          <w:sz w:val="22"/>
        </w:rPr>
        <w:t xml:space="preserve"> </w:t>
      </w:r>
      <w:r>
        <w:rPr>
          <w:rFonts w:ascii="Times New Roman" w:eastAsia="바탕체" w:hAnsi="Times New Roman"/>
          <w:kern w:val="0"/>
          <w:sz w:val="22"/>
        </w:rPr>
        <w:t>자</w:t>
      </w:r>
    </w:p>
    <w:tbl>
      <w:tblPr>
        <w:tblW w:w="8907" w:type="dxa"/>
        <w:tblInd w:w="528" w:type="dxa"/>
        <w:tblLayout w:type="fixed"/>
        <w:tblCellMar>
          <w:top w:w="28" w:type="dxa"/>
          <w:left w:w="102" w:type="dxa"/>
          <w:bottom w:w="28" w:type="dxa"/>
          <w:right w:w="102" w:type="dxa"/>
        </w:tblCellMar>
        <w:tblLook w:val="04A0" w:firstRow="1" w:lastRow="0" w:firstColumn="1" w:lastColumn="0" w:noHBand="0" w:noVBand="1"/>
      </w:tblPr>
      <w:tblGrid>
        <w:gridCol w:w="1307"/>
        <w:gridCol w:w="1652"/>
        <w:gridCol w:w="3114"/>
        <w:gridCol w:w="2834"/>
      </w:tblGrid>
      <w:tr w:rsidR="00DE42D9" w14:paraId="485F4D2F" w14:textId="77777777">
        <w:trPr>
          <w:trHeight w:val="244"/>
        </w:trPr>
        <w:tc>
          <w:tcPr>
            <w:tcW w:w="1307" w:type="dxa"/>
            <w:tcBorders>
              <w:top w:val="single" w:sz="2" w:space="0" w:color="000000"/>
              <w:left w:val="single" w:sz="2" w:space="0" w:color="000000"/>
              <w:bottom w:val="single" w:sz="2" w:space="0" w:color="000000"/>
              <w:right w:val="single" w:sz="2" w:space="0" w:color="000000"/>
            </w:tcBorders>
            <w:vAlign w:val="center"/>
          </w:tcPr>
          <w:p w14:paraId="69C34437" w14:textId="77777777" w:rsidR="00DE42D9" w:rsidRDefault="00930A79">
            <w:pPr>
              <w:snapToGrid w:val="0"/>
              <w:spacing w:after="0" w:line="240" w:lineRule="auto"/>
              <w:jc w:val="center"/>
              <w:textAlignment w:val="baseline"/>
            </w:pPr>
            <w:r>
              <w:rPr>
                <w:rFonts w:ascii="Times New Roman" w:eastAsia="바탕체" w:hAnsi="Times New Roman"/>
                <w:b/>
                <w:kern w:val="0"/>
                <w:sz w:val="22"/>
              </w:rPr>
              <w:t>구</w:t>
            </w:r>
            <w:r>
              <w:rPr>
                <w:rFonts w:ascii="Times New Roman" w:eastAsia="Times New Roman" w:hAnsi="Times New Roman"/>
                <w:b/>
                <w:kern w:val="0"/>
                <w:sz w:val="22"/>
              </w:rPr>
              <w:t xml:space="preserve"> </w:t>
            </w:r>
            <w:r>
              <w:rPr>
                <w:rFonts w:ascii="Times New Roman" w:eastAsia="바탕체" w:hAnsi="Times New Roman"/>
                <w:b/>
                <w:kern w:val="0"/>
                <w:sz w:val="22"/>
              </w:rPr>
              <w:t>분</w:t>
            </w:r>
          </w:p>
        </w:tc>
        <w:tc>
          <w:tcPr>
            <w:tcW w:w="4766" w:type="dxa"/>
            <w:gridSpan w:val="2"/>
            <w:tcBorders>
              <w:top w:val="single" w:sz="2" w:space="0" w:color="000000"/>
              <w:left w:val="single" w:sz="2" w:space="0" w:color="000000"/>
              <w:bottom w:val="single" w:sz="4" w:space="0" w:color="000000"/>
              <w:right w:val="single" w:sz="2" w:space="0" w:color="000000"/>
            </w:tcBorders>
            <w:vAlign w:val="center"/>
          </w:tcPr>
          <w:p w14:paraId="031CF08A" w14:textId="77777777" w:rsidR="00DE42D9" w:rsidRDefault="00930A79">
            <w:pPr>
              <w:snapToGrid w:val="0"/>
              <w:spacing w:after="0" w:line="240" w:lineRule="auto"/>
              <w:jc w:val="center"/>
              <w:textAlignment w:val="baseline"/>
              <w:rPr>
                <w:rFonts w:ascii="Times New Roman" w:hAnsi="Times New Roman"/>
                <w:b/>
                <w:kern w:val="0"/>
                <w:sz w:val="22"/>
              </w:rPr>
            </w:pPr>
            <w:r>
              <w:rPr>
                <w:rFonts w:ascii="Times New Roman" w:eastAsia="바탕체" w:hAnsi="Times New Roman"/>
                <w:b/>
                <w:kern w:val="0"/>
                <w:sz w:val="22"/>
              </w:rPr>
              <w:t>신탁원본</w:t>
            </w:r>
            <w:r>
              <w:rPr>
                <w:rFonts w:ascii="Times New Roman" w:eastAsia="Times New Roman" w:hAnsi="Times New Roman"/>
                <w:b/>
                <w:kern w:val="0"/>
                <w:sz w:val="22"/>
              </w:rPr>
              <w:t xml:space="preserve"> </w:t>
            </w:r>
            <w:r>
              <w:rPr>
                <w:rFonts w:ascii="Times New Roman" w:eastAsia="바탕체" w:hAnsi="Times New Roman"/>
                <w:b/>
                <w:kern w:val="0"/>
                <w:sz w:val="22"/>
              </w:rPr>
              <w:t>우선수익자</w:t>
            </w:r>
          </w:p>
        </w:tc>
        <w:tc>
          <w:tcPr>
            <w:tcW w:w="2834" w:type="dxa"/>
            <w:tcBorders>
              <w:top w:val="single" w:sz="2" w:space="0" w:color="000000"/>
              <w:left w:val="single" w:sz="2" w:space="0" w:color="000000"/>
              <w:bottom w:val="single" w:sz="4" w:space="0" w:color="000000"/>
              <w:right w:val="single" w:sz="2" w:space="0" w:color="000000"/>
            </w:tcBorders>
            <w:vAlign w:val="center"/>
          </w:tcPr>
          <w:p w14:paraId="08448998" w14:textId="77777777" w:rsidR="00DE42D9" w:rsidRDefault="00930A79">
            <w:pPr>
              <w:snapToGrid w:val="0"/>
              <w:spacing w:after="0" w:line="240" w:lineRule="auto"/>
              <w:jc w:val="center"/>
              <w:textAlignment w:val="baseline"/>
              <w:rPr>
                <w:rFonts w:ascii="Times New Roman" w:hAnsi="Times New Roman"/>
                <w:b/>
                <w:kern w:val="0"/>
                <w:sz w:val="22"/>
              </w:rPr>
            </w:pPr>
            <w:r>
              <w:rPr>
                <w:rFonts w:ascii="Times New Roman" w:eastAsia="바탕체" w:hAnsi="Times New Roman"/>
                <w:b/>
                <w:kern w:val="0"/>
                <w:sz w:val="22"/>
              </w:rPr>
              <w:t>수익권증서</w:t>
            </w:r>
            <w:r>
              <w:rPr>
                <w:rFonts w:ascii="Times New Roman" w:eastAsia="Times New Roman" w:hAnsi="Times New Roman"/>
                <w:b/>
                <w:kern w:val="0"/>
                <w:sz w:val="22"/>
              </w:rPr>
              <w:t xml:space="preserve"> </w:t>
            </w:r>
            <w:r>
              <w:rPr>
                <w:rFonts w:ascii="Times New Roman" w:eastAsia="바탕체" w:hAnsi="Times New Roman"/>
                <w:b/>
                <w:kern w:val="0"/>
                <w:sz w:val="22"/>
              </w:rPr>
              <w:t>발행금액</w:t>
            </w:r>
          </w:p>
        </w:tc>
      </w:tr>
      <w:tr w:rsidR="00DE42D9" w14:paraId="220B1F95" w14:textId="77777777">
        <w:trPr>
          <w:trHeight w:val="263"/>
        </w:trPr>
        <w:tc>
          <w:tcPr>
            <w:tcW w:w="1307" w:type="dxa"/>
            <w:vMerge w:val="restart"/>
            <w:tcBorders>
              <w:left w:val="single" w:sz="2" w:space="0" w:color="000000"/>
              <w:right w:val="single" w:sz="4" w:space="0" w:color="000000"/>
            </w:tcBorders>
            <w:tcMar>
              <w:top w:w="15" w:type="dxa"/>
              <w:left w:w="15" w:type="dxa"/>
              <w:bottom w:w="15" w:type="dxa"/>
              <w:right w:w="15" w:type="dxa"/>
            </w:tcMar>
            <w:vAlign w:val="center"/>
          </w:tcPr>
          <w:p w14:paraId="0B20E10E" w14:textId="77777777" w:rsidR="00DE42D9" w:rsidRDefault="00930A79">
            <w:pPr>
              <w:widowControl/>
              <w:autoSpaceDE/>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제</w:t>
            </w:r>
            <w:r>
              <w:rPr>
                <w:rFonts w:ascii="Times New Roman" w:eastAsia="바탕체" w:hAnsi="Times New Roman"/>
                <w:color w:val="000000"/>
                <w:kern w:val="0"/>
                <w:sz w:val="22"/>
              </w:rPr>
              <w:t>1</w:t>
            </w:r>
            <w:r>
              <w:rPr>
                <w:rFonts w:ascii="Times New Roman" w:eastAsia="바탕체" w:hAnsi="Times New Roman"/>
                <w:color w:val="000000"/>
                <w:kern w:val="0"/>
                <w:sz w:val="22"/>
              </w:rPr>
              <w:t>순위</w:t>
            </w:r>
          </w:p>
          <w:p w14:paraId="07668A3D"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우선수익자</w:t>
            </w: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3D209D3" w14:textId="77777777" w:rsidR="00DE42D9" w:rsidRDefault="00930A79">
            <w:pPr>
              <w:snapToGrid w:val="0"/>
              <w:spacing w:after="0" w:line="240" w:lineRule="auto"/>
              <w:jc w:val="center"/>
              <w:textAlignment w:val="baseline"/>
              <w:rPr>
                <w:rFonts w:ascii="Times New Roman" w:hAnsi="Times New Roman"/>
                <w:kern w:val="0"/>
                <w:sz w:val="22"/>
              </w:rPr>
            </w:pP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2BCF97F4"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쿠팡</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56053D3D"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2,132,586,000</w:t>
            </w:r>
            <w:r>
              <w:rPr>
                <w:rFonts w:ascii="Times New Roman" w:eastAsia="바탕체" w:hAnsi="Times New Roman"/>
                <w:color w:val="000000"/>
                <w:kern w:val="0"/>
                <w:sz w:val="22"/>
              </w:rPr>
              <w:t>원</w:t>
            </w:r>
          </w:p>
        </w:tc>
      </w:tr>
      <w:tr w:rsidR="00DE42D9" w14:paraId="14C73045" w14:textId="77777777">
        <w:trPr>
          <w:trHeight w:val="358"/>
        </w:trPr>
        <w:tc>
          <w:tcPr>
            <w:tcW w:w="1307" w:type="dxa"/>
            <w:vMerge/>
            <w:tcBorders>
              <w:left w:val="single" w:sz="2" w:space="0" w:color="000000"/>
              <w:right w:val="single" w:sz="4" w:space="0" w:color="000000"/>
            </w:tcBorders>
            <w:tcMar>
              <w:top w:w="15" w:type="dxa"/>
              <w:left w:w="15" w:type="dxa"/>
              <w:bottom w:w="15" w:type="dxa"/>
              <w:right w:w="15" w:type="dxa"/>
            </w:tcMar>
            <w:vAlign w:val="center"/>
          </w:tcPr>
          <w:p w14:paraId="1FC7697A" w14:textId="77777777" w:rsidR="00DE42D9" w:rsidRDefault="00DE42D9">
            <w:pPr>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right w:val="single" w:sz="2" w:space="0" w:color="000000"/>
            </w:tcBorders>
            <w:tcMar>
              <w:top w:w="15" w:type="dxa"/>
              <w:left w:w="15" w:type="dxa"/>
              <w:bottom w:w="15" w:type="dxa"/>
              <w:right w:w="15" w:type="dxa"/>
            </w:tcMar>
            <w:vAlign w:val="center"/>
          </w:tcPr>
          <w:p w14:paraId="402638B3"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법인등록번호</w:t>
            </w:r>
          </w:p>
        </w:tc>
        <w:tc>
          <w:tcPr>
            <w:tcW w:w="3114" w:type="dxa"/>
            <w:tcBorders>
              <w:top w:val="dotted" w:sz="4" w:space="0" w:color="000000"/>
              <w:left w:val="single" w:sz="2" w:space="0" w:color="000000"/>
              <w:right w:val="single" w:sz="2" w:space="0" w:color="000000"/>
            </w:tcBorders>
            <w:tcMar>
              <w:top w:w="15" w:type="dxa"/>
              <w:left w:w="15" w:type="dxa"/>
              <w:bottom w:w="15" w:type="dxa"/>
              <w:right w:w="15" w:type="dxa"/>
            </w:tcMar>
            <w:vAlign w:val="center"/>
          </w:tcPr>
          <w:p w14:paraId="1559FA87"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37ECDC2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40DD4417" w14:textId="77777777">
        <w:trPr>
          <w:trHeight w:val="70"/>
        </w:trPr>
        <w:tc>
          <w:tcPr>
            <w:tcW w:w="1307" w:type="dxa"/>
            <w:vMerge w:val="restart"/>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389387F5"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w:t>
            </w:r>
            <w:r>
              <w:rPr>
                <w:rFonts w:ascii="Times New Roman" w:eastAsia="바탕체" w:hAnsi="Times New Roman"/>
                <w:color w:val="000000"/>
                <w:kern w:val="0"/>
                <w:sz w:val="22"/>
              </w:rPr>
              <w:t>공동</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제</w:t>
            </w:r>
            <w:r>
              <w:rPr>
                <w:rFonts w:ascii="Times New Roman" w:eastAsia="바탕체" w:hAnsi="Times New Roman"/>
                <w:color w:val="000000"/>
                <w:kern w:val="0"/>
                <w:sz w:val="22"/>
              </w:rPr>
              <w:t>2</w:t>
            </w:r>
            <w:r>
              <w:rPr>
                <w:rFonts w:ascii="Times New Roman" w:eastAsia="바탕체" w:hAnsi="Times New Roman"/>
                <w:color w:val="000000"/>
                <w:kern w:val="0"/>
                <w:sz w:val="22"/>
              </w:rPr>
              <w:t>순위</w:t>
            </w:r>
            <w:r>
              <w:rPr>
                <w:rFonts w:ascii="Times New Roman" w:eastAsia="Times New Roman" w:hAnsi="Times New Roman"/>
                <w:color w:val="000000"/>
                <w:kern w:val="0"/>
                <w:sz w:val="22"/>
              </w:rPr>
              <w:t xml:space="preserve"> </w:t>
            </w:r>
          </w:p>
          <w:p w14:paraId="0ED3810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우선수익자</w:t>
            </w:r>
          </w:p>
        </w:tc>
        <w:tc>
          <w:tcPr>
            <w:tcW w:w="1652" w:type="dxa"/>
            <w:tcBorders>
              <w:top w:val="single" w:sz="4" w:space="0" w:color="000000"/>
              <w:left w:val="single" w:sz="4" w:space="0" w:color="000000"/>
              <w:right w:val="single" w:sz="2" w:space="0" w:color="000000"/>
            </w:tcBorders>
            <w:tcMar>
              <w:top w:w="15" w:type="dxa"/>
              <w:left w:w="15" w:type="dxa"/>
              <w:bottom w:w="15" w:type="dxa"/>
              <w:right w:w="15" w:type="dxa"/>
            </w:tcMar>
            <w:vAlign w:val="center"/>
          </w:tcPr>
          <w:p w14:paraId="63096D70" w14:textId="77777777" w:rsidR="00DE42D9" w:rsidRDefault="00930A79">
            <w:pPr>
              <w:snapToGrid w:val="0"/>
              <w:spacing w:after="0" w:line="240" w:lineRule="auto"/>
              <w:jc w:val="center"/>
              <w:rPr>
                <w:rFonts w:ascii="Times New Roman" w:eastAsia="바탕체" w:hAnsi="Times New Roman"/>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7BB84C9B" w14:textId="77777777" w:rsidR="00DE42D9" w:rsidRDefault="00930A79">
            <w:pPr>
              <w:snapToGrid w:val="0"/>
              <w:spacing w:after="0" w:line="240" w:lineRule="auto"/>
              <w:jc w:val="center"/>
              <w:textAlignment w:val="baseline"/>
              <w:rPr>
                <w:rFonts w:ascii="Times New Roman" w:eastAsia="바탕체" w:hAnsi="Times New Roman"/>
                <w:kern w:val="0"/>
                <w:sz w:val="22"/>
              </w:rPr>
            </w:pPr>
            <w:commentRangeStart w:id="20"/>
            <w:r/>
            <w:r>
              <w:rPr>
                <w:rFonts w:ascii="Times New Roman" w:eastAsia="바탕체" w:hAnsi="Times New Roman"/>
                <w:kern w:val="0"/>
                <w:sz w:val="22"/>
              </w:rPr>
              <w:t xml:space="preserve">주식회사 우리은행</w:t>
            </w:r>
            <w:r/>
            <w:commentRangeEnd w:id="20"/>
            <w:r>
              <w:rPr>
                <w:rStyle w:val="CommentReference"/>
              </w:rPr>
              <w:commentReference w:id="20"/>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685FDE3A"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금84,000,000,000원</w:t>
            </w:r>
          </w:p>
        </w:tc>
      </w:tr>
      <w:tr w:rsidR="00DE42D9" w14:paraId="27AE40D6"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038A0B37"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61DCDCD3"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71106C0E"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110111-0023393</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1E0E5A63"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01E0C9F6"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2FA2669"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31A06DBA"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29E3B67"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롯데캐피탈 주식회사</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B59DF8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금36,000,000,000원</w:t>
            </w:r>
          </w:p>
        </w:tc>
      </w:tr>
      <w:tr w:rsidR="00DE42D9" w14:paraId="24E636F8"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7B0914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3BC1F908"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B7B872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110111-1217416</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CFC44B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51A53D0E"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ED78B02"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1DFC8712"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BD691F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주식회사 우리카드</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71AB3F38"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금12,000,000,000원</w:t>
            </w:r>
          </w:p>
        </w:tc>
      </w:tr>
      <w:tr w:rsidR="00DE42D9" w14:paraId="6FC64214"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4B2429B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45610CF9"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373B8ED7"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02E3948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770F2553"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3E1F23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2E1585E4"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0ABE3CD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수협은행</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F31DD9A"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금12,000,000,000원</w:t>
            </w:r>
          </w:p>
        </w:tc>
      </w:tr>
      <w:tr w:rsidR="00DE42D9" w14:paraId="2684B417"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1B17CCD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7B19953D"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F7F3628"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244235-0009895</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E4D4CB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511C2062"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4BFDA568"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5CBF5275"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Times New Roman"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32CB3DE1"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주식회사 에스비아이저축은행</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A119F61"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금12,000,000,000원</w:t>
            </w:r>
          </w:p>
        </w:tc>
      </w:tr>
      <w:tr w:rsidR="00DE42D9" w14:paraId="179E08A2" w14:textId="77777777">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3F1328C4"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5D0FC6E3"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414DCA95"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14:paraId="606180FB"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신용협동조합중앙회</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금120,000,000원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115041-0000361</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서로신용협동조합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금4,800,000,000원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124141-0000912</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수지신용협동조합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금3,360,000,000원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134541-0000251</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정선신용협동조합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금2,880,000,000원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144941-0000813</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연희신용협동조합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금1,680,000,000원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114544-0000548</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금모래신용협동조합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금2,160,000,000원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114541-0000205</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남인천신용협동조합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금1,200,000,000원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124246-0000663</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미호신용협동조합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금1,560,000,000원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150141-0004293</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대구대서신용협동조합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금1,560,000,000원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174241-0001330</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한빛신용협동조합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금2,040,000,000원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164141-0000724</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양동행복신용협동조합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금2,280,000,000원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200141-0001719</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서귀포동부신용협동조합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금1,440,000,000원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224141-0000854</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광주어룡신용협동조합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금3,240,000,000원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204241-0000963</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광주미래신용협동조합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금1,680,000,000원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206341-0000232</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새안양신용협동조합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금4,800,000,000원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134141-0002411</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남수원신용협동조합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금360,000,000원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130141-0000914</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kern w:val="0"/>
                <w:sz w:val="22"/>
              </w:rPr>
              <w:t xml:space="preserve">상 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북인천신용협동조합</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금840,000,000원</w:t>
            </w:r>
          </w:p>
        </w:tc>
      </w:tr>
      <w:tr w:rsidR="00DE42D9">
        <w:trPr>
          <w:trHeight w:val="55"/>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kern w:val="0"/>
                <w:sz w:val="22"/>
              </w:rPr>
              <w:t xml:space="preserve">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124241-0000076</w:t>
            </w:r>
          </w:p>
        </w:tc>
        <w:tc>
          <w:tcPr>
            <w:tcW w:w="2834" w:type="dxa"/>
            <w:vMerge/>
            <w:tcBorders>
              <w:left w:val="single" w:sz="2" w:space="0" w:color="000000"/>
              <w:right w:val="single" w:sz="2" w:space="0" w:color="000000"/>
            </w:tcBorders>
            <w:tcMar>
              <w:top w:w="15" w:type="dxa"/>
              <w:left w:w="15" w:type="dxa"/>
              <w:bottom w:w="15" w:type="dxa"/>
              <w:right w:w="15" w:type="dxa"/>
            </w:tcMar>
            <w:vAlign w:val="center"/>
          </w:tcPr>
          <w:p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6D1F6C21" w14:textId="77777777">
        <w:trPr>
          <w:trHeight w:val="70"/>
        </w:trPr>
        <w:tc>
          <w:tcPr>
            <w:tcW w:w="1307" w:type="dxa"/>
            <w:vMerge w:val="restart"/>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4BDF47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Times New Roman" w:hAnsi="Times New Roman"/>
                <w:color w:val="000000"/>
                <w:kern w:val="0"/>
                <w:sz w:val="22"/>
              </w:rPr>
              <w:t>(공동) 제3순위</w:t>
            </w:r>
          </w:p>
          <w:p w14:paraId="265822E4"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Times New Roman" w:hAnsi="Times New Roman"/>
                <w:color w:val="000000"/>
                <w:kern w:val="0"/>
                <w:sz w:val="22"/>
              </w:rPr>
              <w:t>우선수익자(Tranche B)</w:t>
            </w:r>
          </w:p>
        </w:tc>
        <w:tc>
          <w:tcPr>
            <w:tcW w:w="1652" w:type="dxa"/>
            <w:tcBorders>
              <w:top w:val="single" w:sz="4" w:space="0" w:color="000000"/>
              <w:left w:val="single" w:sz="4" w:space="0" w:color="000000"/>
              <w:right w:val="single" w:sz="2" w:space="0" w:color="000000"/>
            </w:tcBorders>
            <w:tcMar>
              <w:top w:w="15" w:type="dxa"/>
              <w:left w:w="15" w:type="dxa"/>
              <w:bottom w:w="15" w:type="dxa"/>
              <w:right w:w="15" w:type="dxa"/>
            </w:tcMar>
            <w:vAlign w:val="center"/>
          </w:tcPr>
          <w:p w14:paraId="1E3F5E5F" w14:textId="77777777" w:rsidR="00DE42D9" w:rsidRDefault="00930A79">
            <w:pPr>
              <w:snapToGrid w:val="0"/>
              <w:spacing w:after="0" w:line="240" w:lineRule="auto"/>
              <w:jc w:val="center"/>
              <w:rPr>
                <w:rFonts w:ascii="Times New Roman" w:eastAsia="바탕체" w:hAnsi="Times New Roman"/>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00141851"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키움캐피탈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2834" w:type="dxa"/>
            <w:vMerge w:val="restart"/>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1DF57893"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24,000,000,000</w:t>
            </w:r>
            <w:r>
              <w:rPr>
                <w:rFonts w:ascii="Times New Roman" w:eastAsia="바탕체" w:hAnsi="Times New Roman"/>
                <w:color w:val="000000"/>
                <w:kern w:val="0"/>
                <w:sz w:val="22"/>
              </w:rPr>
              <w:t>원</w:t>
            </w:r>
          </w:p>
        </w:tc>
      </w:tr>
      <w:tr w:rsidR="00DE42D9" w14:paraId="626A6C22"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9841576"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0B384A3B"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09845E4D"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36227189"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17F84BAB"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7C34C9D"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A5EEAF8"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7668EDF4"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엠지캐피탈</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주식회사</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327D9CE2"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12,000,000,000</w:t>
            </w:r>
            <w:r>
              <w:rPr>
                <w:rFonts w:ascii="Times New Roman" w:eastAsia="바탕체" w:hAnsi="Times New Roman"/>
                <w:color w:val="000000"/>
                <w:kern w:val="0"/>
                <w:sz w:val="22"/>
              </w:rPr>
              <w:t>원</w:t>
            </w:r>
          </w:p>
        </w:tc>
      </w:tr>
      <w:tr w:rsidR="00DE42D9" w14:paraId="7516C96E"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2B7B9020"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3E54ED86"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5B28F59C"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4D6349E6"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r w:rsidR="00DE42D9" w14:paraId="7CC9B5E5"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063A68BE"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single" w:sz="4" w:space="0" w:color="000000"/>
              <w:left w:val="single" w:sz="4" w:space="0" w:color="000000"/>
              <w:bottom w:val="dotted" w:sz="4" w:space="0" w:color="000000"/>
              <w:right w:val="single" w:sz="2" w:space="0" w:color="000000"/>
            </w:tcBorders>
            <w:tcMar>
              <w:top w:w="15" w:type="dxa"/>
              <w:left w:w="15" w:type="dxa"/>
              <w:bottom w:w="15" w:type="dxa"/>
              <w:right w:w="15" w:type="dxa"/>
            </w:tcMar>
            <w:vAlign w:val="center"/>
          </w:tcPr>
          <w:p w14:paraId="09D0E42B" w14:textId="77777777" w:rsidR="00DE42D9" w:rsidRDefault="00930A79">
            <w:pPr>
              <w:snapToGrid w:val="0"/>
              <w:spacing w:after="0" w:line="240" w:lineRule="auto"/>
              <w:jc w:val="center"/>
              <w:rPr>
                <w:rFonts w:ascii="Times New Roman" w:hAnsi="Times New Roman"/>
                <w:color w:val="000000"/>
                <w:kern w:val="0"/>
                <w:sz w:val="22"/>
              </w:rPr>
            </w:pPr>
            <w:r>
              <w:rPr>
                <w:rFonts w:ascii="Times New Roman" w:eastAsia="바탕체" w:hAnsi="Times New Roman"/>
                <w:color w:val="000000"/>
                <w:kern w:val="0"/>
                <w:sz w:val="22"/>
              </w:rPr>
              <w:t>상</w:t>
            </w:r>
            <w:r>
              <w:rPr>
                <w:rFonts w:ascii="Times New Roman" w:eastAsia="바탕체" w:hAnsi="Times New Roman"/>
                <w:color w:val="000000"/>
                <w:kern w:val="0"/>
                <w:sz w:val="22"/>
              </w:rPr>
              <w:t xml:space="preserve"> </w:t>
            </w:r>
            <w:r>
              <w:rPr>
                <w:rFonts w:ascii="Times New Roman" w:eastAsia="바탕체" w:hAnsi="Times New Roman"/>
                <w:color w:val="000000"/>
                <w:kern w:val="0"/>
                <w:sz w:val="22"/>
              </w:rPr>
              <w:t>호</w:t>
            </w:r>
          </w:p>
        </w:tc>
        <w:tc>
          <w:tcPr>
            <w:tcW w:w="3114" w:type="dxa"/>
            <w:tcBorders>
              <w:top w:val="single" w:sz="4" w:space="0" w:color="000000"/>
              <w:left w:val="single" w:sz="2" w:space="0" w:color="000000"/>
              <w:bottom w:val="dotted" w:sz="4" w:space="0" w:color="000000"/>
              <w:right w:val="single" w:sz="2" w:space="0" w:color="000000"/>
            </w:tcBorders>
            <w:tcMar>
              <w:top w:w="15" w:type="dxa"/>
              <w:left w:w="15" w:type="dxa"/>
              <w:bottom w:w="15" w:type="dxa"/>
              <w:right w:w="15" w:type="dxa"/>
            </w:tcMar>
            <w:vAlign w:val="center"/>
          </w:tcPr>
          <w:p w14:paraId="2DCE005E"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 xml:space="preserve">주식회사 디비저축은행</w:t>
            </w:r>
          </w:p>
        </w:tc>
        <w:tc>
          <w:tcPr>
            <w:tcW w:w="2834" w:type="dxa"/>
            <w:vMerge w:val="restart"/>
            <w:tcBorders>
              <w:left w:val="single" w:sz="2" w:space="0" w:color="000000"/>
              <w:right w:val="single" w:sz="2" w:space="0" w:color="000000"/>
            </w:tcBorders>
            <w:tcMar>
              <w:top w:w="15" w:type="dxa"/>
              <w:left w:w="15" w:type="dxa"/>
              <w:bottom w:w="15" w:type="dxa"/>
              <w:right w:w="15" w:type="dxa"/>
            </w:tcMar>
            <w:vAlign w:val="center"/>
          </w:tcPr>
          <w:p w14:paraId="52F0D935"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color w:val="000000"/>
                <w:kern w:val="0"/>
                <w:sz w:val="22"/>
              </w:rPr>
              <w:t>금</w:t>
            </w:r>
            <w:r>
              <w:rPr>
                <w:rFonts w:ascii="Times New Roman" w:eastAsia="바탕체" w:hAnsi="Times New Roman"/>
                <w:color w:val="000000"/>
                <w:kern w:val="0"/>
                <w:sz w:val="22"/>
              </w:rPr>
              <w:t>9,600,000,000</w:t>
            </w:r>
            <w:r>
              <w:rPr>
                <w:rFonts w:ascii="Times New Roman" w:eastAsia="바탕체" w:hAnsi="Times New Roman"/>
                <w:color w:val="000000"/>
                <w:kern w:val="0"/>
                <w:sz w:val="22"/>
              </w:rPr>
              <w:t>원</w:t>
            </w:r>
          </w:p>
        </w:tc>
      </w:tr>
      <w:tr w:rsidR="00DE42D9" w14:paraId="2D712934" w14:textId="77777777">
        <w:trPr>
          <w:trHeight w:val="94"/>
        </w:trPr>
        <w:tc>
          <w:tcPr>
            <w:tcW w:w="1307" w:type="dxa"/>
            <w:vMerge/>
            <w:tcBorders>
              <w:top w:val="single" w:sz="4" w:space="0" w:color="000000"/>
              <w:left w:val="single" w:sz="2" w:space="0" w:color="000000"/>
              <w:bottom w:val="single" w:sz="4" w:space="0" w:color="000000"/>
              <w:right w:val="single" w:sz="4" w:space="0" w:color="000000"/>
            </w:tcBorders>
            <w:tcMar>
              <w:top w:w="15" w:type="dxa"/>
              <w:left w:w="15" w:type="dxa"/>
              <w:bottom w:w="15" w:type="dxa"/>
              <w:right w:w="15" w:type="dxa"/>
            </w:tcMar>
            <w:vAlign w:val="center"/>
          </w:tcPr>
          <w:p w14:paraId="615404C1" w14:textId="77777777" w:rsidR="00DE42D9" w:rsidRDefault="00DE42D9">
            <w:pPr>
              <w:widowControl/>
              <w:autoSpaceDE/>
              <w:snapToGrid w:val="0"/>
              <w:spacing w:after="0" w:line="240" w:lineRule="auto"/>
              <w:jc w:val="center"/>
              <w:rPr>
                <w:rFonts w:ascii="Times New Roman" w:eastAsia="바탕체" w:hAnsi="Times New Roman"/>
                <w:color w:val="000000"/>
                <w:kern w:val="0"/>
                <w:sz w:val="22"/>
              </w:rPr>
            </w:pPr>
          </w:p>
        </w:tc>
        <w:tc>
          <w:tcPr>
            <w:tcW w:w="1652" w:type="dxa"/>
            <w:tcBorders>
              <w:top w:val="dotted" w:sz="4" w:space="0" w:color="000000"/>
              <w:left w:val="single" w:sz="4" w:space="0" w:color="000000"/>
              <w:bottom w:val="single" w:sz="4" w:space="0" w:color="000000"/>
              <w:right w:val="single" w:sz="2" w:space="0" w:color="000000"/>
            </w:tcBorders>
            <w:tcMar>
              <w:top w:w="15" w:type="dxa"/>
              <w:left w:w="15" w:type="dxa"/>
              <w:bottom w:w="15" w:type="dxa"/>
              <w:right w:w="15" w:type="dxa"/>
            </w:tcMar>
            <w:vAlign w:val="center"/>
          </w:tcPr>
          <w:p w14:paraId="6F4755F9" w14:textId="77777777" w:rsidR="00DE42D9" w:rsidRDefault="00930A79">
            <w:pPr>
              <w:snapToGrid w:val="0"/>
              <w:spacing w:after="0" w:line="240" w:lineRule="auto"/>
              <w:jc w:val="center"/>
              <w:rPr>
                <w:rFonts w:ascii="Times New Roman" w:eastAsia="바탕체" w:hAnsi="Times New Roman"/>
                <w:color w:val="000000"/>
                <w:kern w:val="0"/>
                <w:sz w:val="22"/>
              </w:rPr>
            </w:pPr>
            <w:r>
              <w:rPr>
                <w:rFonts w:ascii="Times New Roman" w:eastAsia="바탕체" w:hAnsi="Times New Roman"/>
                <w:color w:val="000000"/>
                <w:kern w:val="0"/>
                <w:sz w:val="22"/>
              </w:rPr>
              <w:t>법인등록번호</w:t>
            </w:r>
          </w:p>
        </w:tc>
        <w:tc>
          <w:tcPr>
            <w:tcW w:w="3114" w:type="dxa"/>
            <w:tcBorders>
              <w:top w:val="dotted" w:sz="4" w:space="0" w:color="000000"/>
              <w:left w:val="single" w:sz="2" w:space="0" w:color="000000"/>
              <w:bottom w:val="single" w:sz="4" w:space="0" w:color="000000"/>
              <w:right w:val="single" w:sz="2" w:space="0" w:color="000000"/>
            </w:tcBorders>
            <w:tcMar>
              <w:top w:w="15" w:type="dxa"/>
              <w:left w:w="15" w:type="dxa"/>
              <w:bottom w:w="15" w:type="dxa"/>
              <w:right w:w="15" w:type="dxa"/>
            </w:tcMar>
            <w:vAlign w:val="center"/>
          </w:tcPr>
          <w:p w14:paraId="1EBA26F2" w14:textId="77777777" w:rsidR="00DE42D9" w:rsidRDefault="00930A79">
            <w:pPr>
              <w:snapToGrid w:val="0"/>
              <w:spacing w:after="0" w:line="240" w:lineRule="auto"/>
              <w:jc w:val="center"/>
              <w:textAlignment w:val="baseline"/>
              <w:rPr>
                <w:rFonts w:ascii="Times New Roman" w:eastAsia="바탕체" w:hAnsi="Times New Roman"/>
                <w:color w:val="000000"/>
                <w:kern w:val="0"/>
                <w:sz w:val="22"/>
              </w:rPr>
            </w:pPr>
            <w:r>
              <w:rPr>
                <w:rFonts w:ascii="Times New Roman" w:eastAsia="바탕체" w:hAnsi="Times New Roman"/>
                <w:kern w:val="0"/>
                <w:sz w:val="22"/>
              </w:rPr>
              <w:t xml:space="preserve">110111-0135627</w:t>
            </w:r>
          </w:p>
        </w:tc>
        <w:tc>
          <w:tcPr>
            <w:tcW w:w="2834" w:type="dxa"/>
            <w:vMerge/>
            <w:tcBorders>
              <w:top w:val="single" w:sz="4" w:space="0" w:color="000000"/>
              <w:left w:val="single" w:sz="2" w:space="0" w:color="000000"/>
              <w:right w:val="single" w:sz="2" w:space="0" w:color="000000"/>
            </w:tcBorders>
            <w:tcMar>
              <w:top w:w="15" w:type="dxa"/>
              <w:left w:w="15" w:type="dxa"/>
              <w:bottom w:w="15" w:type="dxa"/>
              <w:right w:w="15" w:type="dxa"/>
            </w:tcMar>
            <w:vAlign w:val="center"/>
          </w:tcPr>
          <w:p w14:paraId="6674E48F" w14:textId="77777777" w:rsidR="00DE42D9" w:rsidRDefault="00DE42D9">
            <w:pPr>
              <w:snapToGrid w:val="0"/>
              <w:spacing w:after="0" w:line="240" w:lineRule="auto"/>
              <w:jc w:val="center"/>
              <w:textAlignment w:val="baseline"/>
              <w:rPr>
                <w:rFonts w:ascii="Times New Roman" w:eastAsia="바탕체" w:hAnsi="Times New Roman"/>
                <w:color w:val="000000"/>
                <w:kern w:val="0"/>
                <w:sz w:val="22"/>
              </w:rPr>
            </w:pPr>
          </w:p>
        </w:tc>
      </w:tr>
    </w:tbl>
    <w:p w14:paraId="69466EE7" w14:textId="77777777" w:rsidR="00DE42D9" w:rsidRDefault="00DE42D9">
      <w:pPr>
        <w:snapToGrid w:val="0"/>
        <w:spacing w:after="0" w:line="240" w:lineRule="auto"/>
        <w:ind w:left="700" w:hanging="700"/>
        <w:textAlignment w:val="baseline"/>
        <w:rPr>
          <w:rFonts w:ascii="Times New Roman" w:eastAsia="바탕체" w:hAnsi="Times New Roman"/>
          <w:kern w:val="0"/>
          <w:sz w:val="22"/>
        </w:rPr>
      </w:pPr>
    </w:p>
    <w:tbl>
      <w:tblPr>
        <w:tblW w:w="8930" w:type="dxa"/>
        <w:tblInd w:w="528" w:type="dxa"/>
        <w:tblLayout w:type="fixed"/>
        <w:tblCellMar>
          <w:top w:w="28" w:type="dxa"/>
          <w:left w:w="102" w:type="dxa"/>
          <w:bottom w:w="28" w:type="dxa"/>
          <w:right w:w="102" w:type="dxa"/>
        </w:tblCellMar>
        <w:tblLook w:val="04A0" w:firstRow="1" w:lastRow="0" w:firstColumn="1" w:lastColumn="0" w:noHBand="0" w:noVBand="1"/>
      </w:tblPr>
      <w:tblGrid>
        <w:gridCol w:w="1842"/>
        <w:gridCol w:w="6096"/>
        <w:gridCol w:w="992"/>
      </w:tblGrid>
      <w:tr w:rsidR="00DE42D9" w14:paraId="2C90DBAA" w14:textId="77777777">
        <w:trPr>
          <w:trHeight w:val="336"/>
        </w:trPr>
        <w:tc>
          <w:tcPr>
            <w:tcW w:w="7938" w:type="dxa"/>
            <w:gridSpan w:val="2"/>
            <w:tcBorders>
              <w:top w:val="single" w:sz="2" w:space="0" w:color="000000"/>
              <w:left w:val="single" w:sz="2" w:space="0" w:color="000000"/>
              <w:bottom w:val="single" w:sz="4" w:space="0" w:color="000000"/>
              <w:right w:val="single" w:sz="2" w:space="0" w:color="000000"/>
            </w:tcBorders>
            <w:vAlign w:val="center"/>
          </w:tcPr>
          <w:p w14:paraId="4E198AE7" w14:textId="77777777" w:rsidR="00DE42D9" w:rsidRDefault="00930A79">
            <w:pPr>
              <w:snapToGrid w:val="0"/>
              <w:spacing w:after="0" w:line="240" w:lineRule="auto"/>
              <w:jc w:val="center"/>
              <w:textAlignment w:val="baseline"/>
              <w:rPr>
                <w:rFonts w:ascii="굴림;Gulim" w:eastAsia="굴림;Gulim" w:hAnsi="굴림;Gulim" w:cs="굴림;Gulim"/>
                <w:color w:val="000000"/>
                <w:kern w:val="0"/>
                <w:sz w:val="22"/>
              </w:rPr>
            </w:pPr>
            <w:r>
              <w:rPr>
                <w:rFonts w:ascii="Times New Roman" w:eastAsia="바탕체" w:hAnsi="Times New Roman"/>
                <w:kern w:val="0"/>
                <w:sz w:val="22"/>
              </w:rPr>
              <w:t>신탁원본</w:t>
            </w:r>
            <w:r>
              <w:rPr>
                <w:rFonts w:ascii="Times New Roman" w:eastAsia="Times New Roman" w:hAnsi="Times New Roman"/>
                <w:kern w:val="0"/>
                <w:sz w:val="22"/>
              </w:rPr>
              <w:t xml:space="preserve"> </w:t>
            </w:r>
            <w:r>
              <w:rPr>
                <w:rFonts w:ascii="Times New Roman" w:eastAsia="바탕체" w:hAnsi="Times New Roman"/>
                <w:kern w:val="0"/>
                <w:sz w:val="22"/>
              </w:rPr>
              <w:t>및</w:t>
            </w:r>
            <w:r>
              <w:rPr>
                <w:rFonts w:ascii="Times New Roman" w:eastAsia="Times New Roman" w:hAnsi="Times New Roman"/>
                <w:kern w:val="0"/>
                <w:sz w:val="22"/>
              </w:rPr>
              <w:t xml:space="preserve"> </w:t>
            </w:r>
            <w:r>
              <w:rPr>
                <w:rFonts w:ascii="Times New Roman" w:eastAsia="바탕체" w:hAnsi="Times New Roman"/>
                <w:kern w:val="0"/>
                <w:sz w:val="22"/>
              </w:rPr>
              <w:t>신탁이익</w:t>
            </w:r>
            <w:r>
              <w:rPr>
                <w:rFonts w:ascii="Times New Roman" w:eastAsia="Times New Roman" w:hAnsi="Times New Roman"/>
                <w:kern w:val="0"/>
                <w:sz w:val="22"/>
              </w:rPr>
              <w:t xml:space="preserve"> </w:t>
            </w:r>
            <w:r>
              <w:rPr>
                <w:rFonts w:ascii="Times New Roman" w:eastAsia="바탕체" w:hAnsi="Times New Roman"/>
                <w:kern w:val="0"/>
                <w:sz w:val="22"/>
              </w:rPr>
              <w:t>수익자</w:t>
            </w:r>
          </w:p>
        </w:tc>
        <w:tc>
          <w:tcPr>
            <w:tcW w:w="992" w:type="dxa"/>
            <w:tcBorders>
              <w:top w:val="single" w:sz="2" w:space="0" w:color="000000"/>
              <w:left w:val="single" w:sz="2" w:space="0" w:color="000000"/>
              <w:bottom w:val="single" w:sz="4" w:space="0" w:color="000000"/>
              <w:right w:val="single" w:sz="2" w:space="0" w:color="000000"/>
            </w:tcBorders>
            <w:vAlign w:val="center"/>
          </w:tcPr>
          <w:p w14:paraId="44F2AAD7" w14:textId="77777777" w:rsidR="00DE42D9" w:rsidRDefault="00930A79">
            <w:pPr>
              <w:snapToGrid w:val="0"/>
              <w:spacing w:after="0" w:line="240" w:lineRule="auto"/>
              <w:jc w:val="center"/>
              <w:textAlignment w:val="baseline"/>
              <w:rPr>
                <w:rFonts w:ascii="굴림;Gulim" w:eastAsia="굴림;Gulim" w:hAnsi="굴림;Gulim" w:cs="굴림;Gulim"/>
                <w:color w:val="000000"/>
                <w:kern w:val="0"/>
                <w:sz w:val="24"/>
              </w:rPr>
            </w:pPr>
            <w:r>
              <w:rPr>
                <w:rFonts w:ascii="Times New Roman" w:eastAsia="바탕체" w:hAnsi="Times New Roman"/>
                <w:kern w:val="0"/>
                <w:sz w:val="22"/>
              </w:rPr>
              <w:t>비</w:t>
            </w:r>
            <w:r>
              <w:rPr>
                <w:rFonts w:ascii="Times New Roman" w:eastAsia="Times New Roman" w:hAnsi="Times New Roman"/>
                <w:kern w:val="0"/>
                <w:sz w:val="22"/>
              </w:rPr>
              <w:t xml:space="preserve"> </w:t>
            </w:r>
            <w:r>
              <w:rPr>
                <w:rFonts w:ascii="Times New Roman" w:eastAsia="바탕체" w:hAnsi="Times New Roman"/>
                <w:kern w:val="0"/>
                <w:sz w:val="22"/>
              </w:rPr>
              <w:t>고</w:t>
            </w:r>
          </w:p>
        </w:tc>
      </w:tr>
      <w:tr w:rsidR="00DE42D9" w14:paraId="19CE5C5A" w14:textId="77777777">
        <w:trPr>
          <w:trHeight w:val="336"/>
        </w:trPr>
        <w:tc>
          <w:tcPr>
            <w:tcW w:w="1842" w:type="dxa"/>
            <w:tcBorders>
              <w:top w:val="single" w:sz="4" w:space="0" w:color="000000"/>
              <w:left w:val="single" w:sz="2" w:space="0" w:color="000000"/>
              <w:bottom w:val="single" w:sz="2" w:space="0" w:color="000000"/>
              <w:right w:val="single" w:sz="4" w:space="0" w:color="000000"/>
            </w:tcBorders>
            <w:vAlign w:val="center"/>
          </w:tcPr>
          <w:p w14:paraId="4C47CF44"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상</w:t>
            </w:r>
            <w:r>
              <w:rPr>
                <w:rFonts w:ascii="Times New Roman" w:eastAsia="Times New Roman" w:hAnsi="Times New Roman"/>
                <w:kern w:val="0"/>
                <w:sz w:val="22"/>
              </w:rPr>
              <w:t xml:space="preserve">   </w:t>
            </w:r>
            <w:r>
              <w:rPr>
                <w:rFonts w:ascii="Times New Roman" w:eastAsia="바탕체" w:hAnsi="Times New Roman"/>
                <w:kern w:val="0"/>
                <w:sz w:val="22"/>
              </w:rPr>
              <w:t>호</w:t>
            </w:r>
          </w:p>
        </w:tc>
        <w:tc>
          <w:tcPr>
            <w:tcW w:w="6096" w:type="dxa"/>
            <w:tcBorders>
              <w:top w:val="single" w:sz="4" w:space="0" w:color="000000"/>
              <w:left w:val="single" w:sz="4" w:space="0" w:color="000000"/>
              <w:bottom w:val="single" w:sz="2" w:space="0" w:color="000000"/>
              <w:right w:val="single" w:sz="2" w:space="0" w:color="000000"/>
            </w:tcBorders>
            <w:tcMar>
              <w:top w:w="15" w:type="dxa"/>
              <w:left w:w="15" w:type="dxa"/>
              <w:bottom w:w="15" w:type="dxa"/>
              <w:right w:w="15" w:type="dxa"/>
            </w:tcMar>
            <w:vAlign w:val="center"/>
          </w:tcPr>
          <w:p w14:paraId="79E73A9E"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주식회사</w:t>
            </w:r>
            <w:r>
              <w:rPr>
                <w:rFonts w:ascii="Times New Roman" w:eastAsia="Times New Roman" w:hAnsi="Times New Roman"/>
                <w:kern w:val="0"/>
                <w:sz w:val="22"/>
              </w:rPr>
              <w:t xml:space="preserve"> </w:t>
            </w:r>
            <w:r>
              <w:rPr>
                <w:rFonts w:ascii="Times New Roman" w:eastAsia="바탕체" w:hAnsi="Times New Roman"/>
                <w:kern w:val="0"/>
                <w:sz w:val="22"/>
              </w:rPr>
              <w:t>코람코라이프로지스위탁관리부동산투자회사</w:t>
            </w:r>
          </w:p>
        </w:tc>
        <w:tc>
          <w:tcPr>
            <w:tcW w:w="992" w:type="dxa"/>
            <w:vMerge w:val="restart"/>
            <w:tcBorders>
              <w:top w:val="single" w:sz="4" w:space="0" w:color="000000"/>
              <w:left w:val="single" w:sz="2" w:space="0" w:color="000000"/>
              <w:right w:val="single" w:sz="2" w:space="0" w:color="000000"/>
            </w:tcBorders>
            <w:vAlign w:val="center"/>
          </w:tcPr>
          <w:p w14:paraId="36C0B436"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r>
      <w:tr w:rsidR="00DE42D9" w14:paraId="79178C29" w14:textId="77777777">
        <w:trPr>
          <w:trHeight w:val="336"/>
        </w:trPr>
        <w:tc>
          <w:tcPr>
            <w:tcW w:w="1842" w:type="dxa"/>
            <w:tcBorders>
              <w:top w:val="single" w:sz="2" w:space="0" w:color="000000"/>
              <w:left w:val="single" w:sz="2" w:space="0" w:color="000000"/>
              <w:bottom w:val="single" w:sz="4" w:space="0" w:color="000000"/>
              <w:right w:val="single" w:sz="4" w:space="0" w:color="000000"/>
            </w:tcBorders>
            <w:vAlign w:val="center"/>
          </w:tcPr>
          <w:p w14:paraId="1CB9AF48"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법인등록번호</w:t>
            </w:r>
          </w:p>
        </w:tc>
        <w:tc>
          <w:tcPr>
            <w:tcW w:w="6096" w:type="dxa"/>
            <w:tcBorders>
              <w:top w:val="single" w:sz="2" w:space="0" w:color="000000"/>
              <w:left w:val="single" w:sz="4" w:space="0" w:color="000000"/>
              <w:bottom w:val="single" w:sz="4" w:space="0" w:color="000000"/>
              <w:right w:val="single" w:sz="2" w:space="0" w:color="000000"/>
            </w:tcBorders>
            <w:vAlign w:val="center"/>
          </w:tcPr>
          <w:p w14:paraId="1A8614AE" w14:textId="77777777" w:rsidR="00DE42D9" w:rsidRDefault="00930A79">
            <w:pPr>
              <w:snapToGrid w:val="0"/>
              <w:spacing w:after="0" w:line="240" w:lineRule="auto"/>
              <w:ind w:firstLine="220"/>
              <w:jc w:val="center"/>
              <w:textAlignment w:val="baseline"/>
              <w:rPr>
                <w:rFonts w:ascii="Times New Roman" w:eastAsia="바탕체" w:hAnsi="Times New Roman"/>
                <w:kern w:val="0"/>
                <w:sz w:val="22"/>
              </w:rPr>
            </w:pPr>
            <w:r>
              <w:rPr>
                <w:rFonts w:ascii="Times New Roman" w:eastAsia="바탕체" w:hAnsi="Times New Roman"/>
                <w:kern w:val="0"/>
                <w:sz w:val="22"/>
              </w:rPr>
              <w:t>110111-0969954</w:t>
            </w:r>
          </w:p>
        </w:tc>
        <w:tc>
          <w:tcPr>
            <w:tcW w:w="992" w:type="dxa"/>
            <w:vMerge/>
            <w:tcBorders>
              <w:top w:val="single" w:sz="4" w:space="0" w:color="000000"/>
              <w:left w:val="single" w:sz="2" w:space="0" w:color="000000"/>
              <w:right w:val="single" w:sz="2" w:space="0" w:color="000000"/>
            </w:tcBorders>
            <w:vAlign w:val="center"/>
          </w:tcPr>
          <w:p w14:paraId="24D4218B" w14:textId="77777777" w:rsidR="00DE42D9" w:rsidRDefault="00DE42D9">
            <w:pPr>
              <w:snapToGrid w:val="0"/>
              <w:spacing w:after="0" w:line="360" w:lineRule="auto"/>
              <w:jc w:val="center"/>
              <w:textAlignment w:val="baseline"/>
              <w:rPr>
                <w:rFonts w:ascii="굴림체" w:eastAsia="굴림체" w:hAnsi="굴림체" w:cs="굴림;Gulim"/>
                <w:color w:val="000000"/>
                <w:kern w:val="0"/>
                <w:sz w:val="24"/>
              </w:rPr>
            </w:pPr>
          </w:p>
        </w:tc>
      </w:tr>
    </w:tbl>
    <w:p w14:paraId="176909B7" w14:textId="77777777" w:rsidR="00DE42D9" w:rsidRDefault="00DE42D9">
      <w:pPr>
        <w:widowControl/>
        <w:autoSpaceDE/>
        <w:spacing w:after="0" w:line="360" w:lineRule="auto"/>
        <w:jc w:val="left"/>
        <w:rPr>
          <w:rFonts w:ascii="Times New Roman" w:eastAsia="바탕체" w:hAnsi="Times New Roman"/>
          <w:kern w:val="0"/>
          <w:sz w:val="22"/>
        </w:rPr>
      </w:pPr>
    </w:p>
    <w:p w14:paraId="33A67F08"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3. </w:t>
      </w:r>
      <w:r>
        <w:rPr>
          <w:rFonts w:ascii="Times New Roman" w:eastAsia="바탕체" w:hAnsi="Times New Roman"/>
          <w:kern w:val="0"/>
          <w:sz w:val="22"/>
        </w:rPr>
        <w:t>채</w:t>
      </w:r>
      <w:r>
        <w:rPr>
          <w:rFonts w:ascii="Times New Roman" w:eastAsia="Times New Roman" w:hAnsi="Times New Roman"/>
          <w:kern w:val="0"/>
          <w:sz w:val="22"/>
        </w:rPr>
        <w:t xml:space="preserve"> </w:t>
      </w:r>
      <w:r>
        <w:rPr>
          <w:rFonts w:ascii="Times New Roman" w:eastAsia="바탕체" w:hAnsi="Times New Roman"/>
          <w:kern w:val="0"/>
          <w:sz w:val="22"/>
        </w:rPr>
        <w:t>무</w:t>
      </w:r>
      <w:r>
        <w:rPr>
          <w:rFonts w:ascii="Times New Roman" w:eastAsia="Times New Roman" w:hAnsi="Times New Roman"/>
          <w:kern w:val="0"/>
          <w:sz w:val="22"/>
        </w:rPr>
        <w:t xml:space="preserve"> </w:t>
      </w:r>
      <w:r>
        <w:rPr>
          <w:rFonts w:ascii="Times New Roman" w:eastAsia="바탕체" w:hAnsi="Times New Roman"/>
          <w:kern w:val="0"/>
          <w:sz w:val="22"/>
        </w:rPr>
        <w:t>자</w:t>
      </w:r>
    </w:p>
    <w:p w14:paraId="15642FAC" w14:textId="77777777" w:rsidR="00DE42D9" w:rsidRDefault="00930A79">
      <w:pPr>
        <w:pStyle w:val="ab"/>
        <w:spacing w:line="336" w:lineRule="auto"/>
        <w:ind w:left="200" w:firstLine="240"/>
        <w:rPr>
          <w:rFonts w:ascii="Times New Roman" w:eastAsia="바탕체" w:hAnsi="Times New Roman" w:cs="Times New Roman"/>
          <w:sz w:val="22"/>
        </w:rPr>
      </w:pPr>
      <w:r>
        <w:rPr>
          <w:rFonts w:ascii="Times New Roman" w:eastAsia="바탕체"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바탕체" w:hAnsi="Times New Roman" w:cs="Times New Roman"/>
          <w:sz w:val="22"/>
        </w:rPr>
        <w:t>상</w:t>
      </w:r>
      <w:r>
        <w:rPr>
          <w:rFonts w:ascii="Times New Roman" w:eastAsia="Times New Roman" w:hAnsi="Times New Roman" w:cs="Times New Roman"/>
          <w:sz w:val="22"/>
        </w:rPr>
        <w:t xml:space="preserve">        </w:t>
      </w:r>
      <w:r>
        <w:rPr>
          <w:rFonts w:ascii="Times New Roman" w:eastAsia="바탕체" w:hAnsi="Times New Roman" w:cs="Times New Roman"/>
          <w:sz w:val="22"/>
        </w:rPr>
        <w:t>호</w:t>
      </w:r>
      <w:r>
        <w:rPr>
          <w:rFonts w:ascii="Times New Roman" w:eastAsia="Times New Roman" w:hAnsi="Times New Roman" w:cs="Times New Roman"/>
          <w:sz w:val="22"/>
        </w:rPr>
        <w:t xml:space="preserve"> </w:t>
      </w:r>
      <w:r>
        <w:rPr>
          <w:rFonts w:ascii="Times New Roman" w:eastAsia="바탕체" w:hAnsi="Times New Roman" w:cs="Times New Roman"/>
          <w:sz w:val="22"/>
        </w:rPr>
        <w:t xml:space="preserve">: </w:t>
      </w:r>
      <w:r>
        <w:rPr>
          <w:rFonts w:ascii="Times New Roman" w:eastAsia="바탕체" w:hAnsi="Times New Roman" w:cs="Times New Roman"/>
          <w:sz w:val="22"/>
        </w:rPr>
        <w:t>주식회사</w:t>
      </w:r>
      <w:r>
        <w:rPr>
          <w:rFonts w:ascii="Times New Roman" w:eastAsia="Times New Roman" w:hAnsi="Times New Roman" w:cs="Times New Roman"/>
          <w:sz w:val="22"/>
        </w:rPr>
        <w:t xml:space="preserve"> </w:t>
      </w:r>
      <w:r>
        <w:rPr>
          <w:rFonts w:ascii="Times New Roman" w:eastAsia="바탕체" w:hAnsi="Times New Roman"/>
          <w:sz w:val="22"/>
        </w:rPr>
        <w:t>코람코라이프로지스위탁관리부동산투자회사</w:t>
      </w:r>
    </w:p>
    <w:p w14:paraId="3F85A430" w14:textId="77777777" w:rsidR="00DE42D9" w:rsidRDefault="00930A79">
      <w:pPr>
        <w:pStyle w:val="ab"/>
        <w:spacing w:line="336" w:lineRule="auto"/>
        <w:ind w:left="200" w:firstLine="240"/>
        <w:rPr>
          <w:rFonts w:ascii="Times New Roman" w:eastAsia="바탕체" w:hAnsi="Times New Roman" w:cs="Times New Roman"/>
          <w:sz w:val="22"/>
        </w:rPr>
      </w:pPr>
      <w:r>
        <w:rPr>
          <w:rFonts w:ascii="Times New Roman" w:eastAsia="바탕체" w:hAnsi="Times New Roman" w:cs="Times New Roman"/>
          <w:sz w:val="24"/>
          <w:szCs w:val="24"/>
        </w:rPr>
        <w:lastRenderedPageBreak/>
        <w:t>▪</w:t>
      </w:r>
      <w:r>
        <w:rPr>
          <w:rFonts w:ascii="Times New Roman" w:eastAsia="Times New Roman" w:hAnsi="Times New Roman" w:cs="Times New Roman"/>
          <w:sz w:val="24"/>
          <w:szCs w:val="24"/>
        </w:rPr>
        <w:t xml:space="preserve"> </w:t>
      </w:r>
      <w:r>
        <w:rPr>
          <w:rFonts w:ascii="Times New Roman" w:eastAsia="바탕체" w:hAnsi="Times New Roman" w:cs="Times New Roman"/>
          <w:sz w:val="22"/>
        </w:rPr>
        <w:t>법인등록번호</w:t>
      </w:r>
      <w:r>
        <w:rPr>
          <w:rFonts w:ascii="Times New Roman" w:eastAsia="Times New Roman" w:hAnsi="Times New Roman" w:cs="Times New Roman"/>
          <w:sz w:val="22"/>
        </w:rPr>
        <w:t xml:space="preserve"> </w:t>
      </w:r>
      <w:r>
        <w:rPr>
          <w:rFonts w:ascii="Times New Roman" w:eastAsia="바탕체" w:hAnsi="Times New Roman" w:cs="Times New Roman"/>
          <w:sz w:val="22"/>
        </w:rPr>
        <w:t>: 110111-0969954</w:t>
      </w:r>
    </w:p>
    <w:p w14:paraId="04F8A2F4" w14:textId="77777777" w:rsidR="00DE42D9" w:rsidRDefault="00930A79">
      <w:pPr>
        <w:pStyle w:val="ab"/>
        <w:spacing w:line="336" w:lineRule="auto"/>
        <w:ind w:left="200" w:firstLine="240"/>
        <w:rPr>
          <w:rFonts w:ascii="Times New Roman" w:eastAsia="바탕체" w:hAnsi="Times New Roman" w:cs="Times New Roman"/>
        </w:rPr>
      </w:pPr>
      <w:r>
        <w:rPr>
          <w:rFonts w:ascii="Times New Roman" w:eastAsia="바탕체"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바탕체" w:hAnsi="Times New Roman" w:cs="Times New Roman"/>
        </w:rPr>
        <w:t>주</w:t>
      </w:r>
      <w:r>
        <w:rPr>
          <w:rFonts w:ascii="Times New Roman" w:eastAsia="Times New Roman" w:hAnsi="Times New Roman" w:cs="Times New Roman"/>
        </w:rPr>
        <w:t xml:space="preserve">         </w:t>
      </w:r>
      <w:r>
        <w:rPr>
          <w:rFonts w:ascii="Times New Roman" w:eastAsia="바탕체" w:hAnsi="Times New Roman" w:cs="Times New Roman"/>
        </w:rPr>
        <w:t>소</w:t>
      </w:r>
      <w:r>
        <w:rPr>
          <w:rFonts w:ascii="Times New Roman" w:eastAsia="Times New Roman" w:hAnsi="Times New Roman" w:cs="Times New Roman"/>
        </w:rPr>
        <w:t xml:space="preserve"> </w:t>
      </w:r>
      <w:r>
        <w:rPr>
          <w:rFonts w:ascii="Times New Roman" w:eastAsia="바탕체" w:hAnsi="Times New Roman" w:cs="Times New Roman"/>
        </w:rPr>
        <w:t xml:space="preserve">: </w:t>
      </w:r>
      <w:r>
        <w:rPr>
          <w:rFonts w:ascii="Times New Roman" w:eastAsia="바탕체" w:hAnsi="Times New Roman" w:cs="Times New Roman"/>
          <w:sz w:val="22"/>
        </w:rPr>
        <w:t>서울시</w:t>
      </w:r>
      <w:r>
        <w:rPr>
          <w:rFonts w:ascii="Times New Roman" w:eastAsia="Times New Roman" w:hAnsi="Times New Roman" w:cs="Times New Roman"/>
          <w:sz w:val="22"/>
        </w:rPr>
        <w:t xml:space="preserve"> </w:t>
      </w:r>
      <w:r>
        <w:rPr>
          <w:rFonts w:ascii="Times New Roman" w:eastAsia="바탕체" w:hAnsi="Times New Roman" w:cs="Times New Roman"/>
          <w:sz w:val="22"/>
        </w:rPr>
        <w:t>강남구</w:t>
      </w:r>
      <w:r>
        <w:rPr>
          <w:rFonts w:ascii="Times New Roman" w:eastAsia="Times New Roman" w:hAnsi="Times New Roman" w:cs="Times New Roman"/>
          <w:sz w:val="22"/>
        </w:rPr>
        <w:t xml:space="preserve"> </w:t>
      </w:r>
      <w:r>
        <w:rPr>
          <w:rFonts w:ascii="Times New Roman" w:eastAsia="바탕체" w:hAnsi="Times New Roman" w:cs="Times New Roman"/>
          <w:sz w:val="22"/>
        </w:rPr>
        <w:t>삼성로</w:t>
      </w:r>
      <w:r>
        <w:rPr>
          <w:rFonts w:ascii="Times New Roman" w:eastAsia="Times New Roman" w:hAnsi="Times New Roman" w:cs="Times New Roman"/>
          <w:sz w:val="22"/>
        </w:rPr>
        <w:t xml:space="preserve"> </w:t>
      </w:r>
      <w:r>
        <w:rPr>
          <w:rFonts w:ascii="Times New Roman" w:eastAsia="바탕체" w:hAnsi="Times New Roman" w:cs="Times New Roman"/>
          <w:sz w:val="22"/>
        </w:rPr>
        <w:t>511 (</w:t>
      </w:r>
      <w:r>
        <w:rPr>
          <w:rFonts w:ascii="Times New Roman" w:eastAsia="바탕체" w:hAnsi="Times New Roman" w:cs="Times New Roman"/>
          <w:sz w:val="22"/>
        </w:rPr>
        <w:t>삼성동</w:t>
      </w:r>
      <w:r>
        <w:rPr>
          <w:rFonts w:ascii="Times New Roman" w:eastAsia="바탕체" w:hAnsi="Times New Roman" w:cs="Times New Roman"/>
          <w:sz w:val="22"/>
        </w:rPr>
        <w:t>)</w:t>
      </w:r>
    </w:p>
    <w:p w14:paraId="51901221" w14:textId="77777777" w:rsidR="00DE42D9" w:rsidRDefault="00DE42D9">
      <w:pPr>
        <w:pStyle w:val="ab"/>
        <w:spacing w:line="336" w:lineRule="auto"/>
        <w:ind w:left="200" w:firstLine="200"/>
        <w:rPr>
          <w:rFonts w:ascii="Times New Roman" w:eastAsia="바탕체" w:hAnsi="Times New Roman" w:cs="Times New Roman"/>
        </w:rPr>
      </w:pPr>
    </w:p>
    <w:p w14:paraId="1F144B44" w14:textId="77777777" w:rsidR="00DE42D9" w:rsidRDefault="00930A79">
      <w:pPr>
        <w:snapToGrid w:val="0"/>
        <w:spacing w:after="0" w:line="360" w:lineRule="auto"/>
        <w:ind w:left="700" w:hanging="700"/>
        <w:textAlignment w:val="baseline"/>
      </w:pPr>
      <w:r>
        <w:rPr>
          <w:rFonts w:ascii="Times New Roman" w:eastAsia="Times New Roman" w:hAnsi="Times New Roman"/>
          <w:kern w:val="0"/>
          <w:sz w:val="22"/>
        </w:rPr>
        <w:t xml:space="preserve"> </w:t>
      </w:r>
      <w:r>
        <w:rPr>
          <w:rFonts w:ascii="Times New Roman" w:eastAsia="바탕체" w:hAnsi="Times New Roman"/>
          <w:kern w:val="0"/>
          <w:sz w:val="22"/>
        </w:rPr>
        <w:t xml:space="preserve">4.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발행금액</w:t>
      </w:r>
      <w:r>
        <w:rPr>
          <w:rFonts w:ascii="Times New Roman" w:eastAsia="바탕체" w:hAnsi="Times New Roman"/>
          <w:kern w:val="0"/>
          <w:sz w:val="22"/>
        </w:rPr>
        <w:t>(</w:t>
      </w:r>
      <w:r>
        <w:rPr>
          <w:rFonts w:ascii="Times New Roman" w:eastAsia="바탕체" w:hAnsi="Times New Roman"/>
          <w:kern w:val="0"/>
          <w:sz w:val="22"/>
        </w:rPr>
        <w:t>신탁원본의</w:t>
      </w:r>
      <w:r>
        <w:rPr>
          <w:rFonts w:ascii="Times New Roman" w:eastAsia="Times New Roman" w:hAnsi="Times New Roman"/>
          <w:kern w:val="0"/>
          <w:sz w:val="22"/>
        </w:rPr>
        <w:t xml:space="preserve"> </w:t>
      </w:r>
      <w:r>
        <w:rPr>
          <w:rFonts w:ascii="Times New Roman" w:eastAsia="바탕체" w:hAnsi="Times New Roman"/>
          <w:kern w:val="0"/>
          <w:sz w:val="22"/>
        </w:rPr>
        <w:t>우선수익권</w:t>
      </w:r>
      <w:r>
        <w:rPr>
          <w:rFonts w:ascii="Times New Roman" w:eastAsia="바탕체" w:hAnsi="Times New Roman"/>
          <w:kern w:val="0"/>
          <w:sz w:val="22"/>
        </w:rPr>
        <w:t>)</w:t>
      </w:r>
    </w:p>
    <w:p w14:paraId="689829EC" w14:textId="77777777" w:rsidR="00DE42D9" w:rsidRDefault="00930A79">
      <w:pPr>
        <w:pStyle w:val="ab"/>
        <w:ind w:firstLine="480"/>
      </w:pPr>
      <w:r>
        <w:rPr>
          <w:rFonts w:eastAsia="굴림체" w:cs="굴림체"/>
          <w:sz w:val="24"/>
          <w:szCs w:val="24"/>
        </w:rPr>
        <w:t>▪</w:t>
      </w:r>
      <w:r>
        <w:rPr>
          <w:sz w:val="24"/>
          <w:szCs w:val="24"/>
        </w:rPr>
        <w:t xml:space="preserve"> </w:t>
      </w:r>
      <w:r>
        <w:rPr>
          <w:rFonts w:ascii="Times New Roman" w:eastAsia="바탕체" w:hAnsi="Times New Roman" w:cs="Times New Roman"/>
          <w:sz w:val="22"/>
        </w:rPr>
        <w:t>우선수익권증서</w:t>
      </w:r>
      <w:r>
        <w:rPr>
          <w:rFonts w:ascii="Times New Roman" w:eastAsia="바탕체" w:hAnsi="Times New Roman" w:cs="Times New Roman"/>
          <w:sz w:val="22"/>
        </w:rPr>
        <w:t>(</w:t>
      </w:r>
      <w:r>
        <w:rPr>
          <w:rFonts w:ascii="Times New Roman" w:eastAsia="바탕체" w:hAnsi="Times New Roman" w:cs="Times New Roman"/>
          <w:sz w:val="22"/>
        </w:rPr>
        <w:t>총액</w:t>
      </w:r>
      <w:r>
        <w:rPr>
          <w:rFonts w:ascii="Times New Roman" w:eastAsia="바탕체" w:hAnsi="Times New Roman" w:cs="Times New Roman"/>
          <w:sz w:val="22"/>
        </w:rPr>
        <w:t xml:space="preserve">)  : </w:t>
      </w:r>
      <w:r>
        <w:rPr>
          <w:rFonts w:ascii="Times New Roman" w:eastAsia="바탕체" w:hAnsi="Times New Roman" w:cs="Times New Roman"/>
          <w:sz w:val="22"/>
        </w:rPr>
        <w:t>금</w:t>
      </w:r>
      <w:r>
        <w:rPr>
          <w:rFonts w:ascii="Times New Roman" w:eastAsia="Times New Roman" w:hAnsi="Times New Roman" w:cs="Times New Roman"/>
          <w:sz w:val="22"/>
        </w:rPr>
        <w:t xml:space="preserve"> </w:t>
      </w:r>
      <w:r>
        <w:rPr>
          <w:rFonts w:ascii="Times New Roman" w:eastAsia="바탕체" w:hAnsi="Times New Roman" w:cs="Times New Roman"/>
          <w:sz w:val="22"/>
        </w:rPr>
        <w:t>이천삼백구십칠억삼천이백오십팔만육천원정</w:t>
      </w:r>
      <w:r>
        <w:rPr>
          <w:rFonts w:ascii="Times New Roman" w:eastAsia="바탕체" w:hAnsi="Times New Roman" w:cs="Times New Roman"/>
          <w:sz w:val="22"/>
        </w:rPr>
        <w:t>(</w:t>
      </w:r>
      <w:r>
        <w:rPr>
          <w:rFonts w:ascii="바탕체" w:eastAsia="바탕체" w:hAnsi="바탕체" w:cs="Times New Roman"/>
          <w:sz w:val="22"/>
        </w:rPr>
        <w:t xml:space="preserve">\ </w:t>
      </w:r>
      <w:r>
        <w:rPr>
          <w:rFonts w:ascii="Times New Roman" w:eastAsia="바탕체" w:hAnsi="Times New Roman" w:cs="Times New Roman"/>
          <w:sz w:val="22"/>
        </w:rPr>
        <w:t>239,732,586,000)</w:t>
      </w:r>
    </w:p>
    <w:p w14:paraId="308D21BF" w14:textId="77777777" w:rsidR="00DE42D9" w:rsidRDefault="00930A79">
      <w:pPr>
        <w:pStyle w:val="ab"/>
        <w:ind w:firstLine="480"/>
      </w:pP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1</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쿠팡</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주식회사</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2,132,586,000</w:t>
      </w:r>
      <w:r>
        <w:rPr>
          <w:rFonts w:ascii="Times New Roman" w:eastAsia="바탕체" w:hAnsi="Times New Roman" w:cs="Times New Roman"/>
          <w:sz w:val="24"/>
          <w:szCs w:val="24"/>
        </w:rPr>
        <w:t>원</w:t>
      </w:r>
      <w:r>
        <w:rPr>
          <w:rFonts w:ascii="Times New Roman" w:eastAsia="바탕체" w:hAnsi="Times New Roman" w:cs="Times New Roman"/>
          <w:sz w:val="24"/>
          <w:szCs w:val="24"/>
        </w:rPr>
        <w:t xml:space="preserve"> / (</w:t>
      </w:r>
      <w:r>
        <w:rPr>
          <w:rFonts w:ascii="Times New Roman" w:eastAsia="바탕체" w:hAnsi="Times New Roman" w:cs="Times New Roman"/>
          <w:sz w:val="24"/>
          <w:szCs w:val="24"/>
        </w:rPr>
        <w:t>공동</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2</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Tranche A </w:t>
      </w:r>
      <w:r>
        <w:rPr>
          <w:rFonts w:ascii="Times New Roman" w:eastAsia="바탕체" w:hAnsi="Times New Roman" w:cs="Times New Roman"/>
          <w:sz w:val="24"/>
          <w:szCs w:val="24"/>
        </w:rPr>
        <w:t>대주</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192,000,000,000</w:t>
      </w:r>
      <w:r>
        <w:rPr>
          <w:rFonts w:ascii="Times New Roman" w:eastAsia="바탕체" w:hAnsi="Times New Roman" w:cs="Times New Roman"/>
          <w:sz w:val="24"/>
          <w:szCs w:val="24"/>
        </w:rPr>
        <w:t>원</w:t>
      </w:r>
      <w:r>
        <w:rPr>
          <w:rFonts w:ascii="Times New Roman" w:eastAsia="바탕체" w:hAnsi="Times New Roman" w:cs="Times New Roman"/>
          <w:sz w:val="24"/>
          <w:szCs w:val="24"/>
        </w:rPr>
        <w:t xml:space="preserve"> / (</w:t>
      </w:r>
      <w:r>
        <w:rPr>
          <w:rFonts w:ascii="Times New Roman" w:eastAsia="바탕체" w:hAnsi="Times New Roman" w:cs="Times New Roman"/>
          <w:sz w:val="24"/>
          <w:szCs w:val="24"/>
        </w:rPr>
        <w:t>공동</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제</w:t>
      </w:r>
      <w:r>
        <w:rPr>
          <w:rFonts w:ascii="Times New Roman" w:eastAsia="바탕체" w:hAnsi="Times New Roman" w:cs="Times New Roman"/>
          <w:sz w:val="24"/>
          <w:szCs w:val="24"/>
        </w:rPr>
        <w:t>3</w:t>
      </w:r>
      <w:r>
        <w:rPr>
          <w:rFonts w:ascii="Times New Roman" w:eastAsia="바탕체" w:hAnsi="Times New Roman" w:cs="Times New Roman"/>
          <w:sz w:val="24"/>
          <w:szCs w:val="24"/>
        </w:rPr>
        <w:t>순위</w:t>
      </w:r>
      <w:r>
        <w:rPr>
          <w:rFonts w:ascii="Times New Roman" w:eastAsia="바탕체" w:hAnsi="Times New Roman" w:cs="Times New Roman"/>
          <w:sz w:val="24"/>
          <w:szCs w:val="24"/>
        </w:rPr>
        <w:t xml:space="preserve"> Tranche B </w:t>
      </w:r>
      <w:r>
        <w:rPr>
          <w:rFonts w:ascii="Times New Roman" w:eastAsia="바탕체" w:hAnsi="Times New Roman" w:cs="Times New Roman"/>
          <w:sz w:val="24"/>
          <w:szCs w:val="24"/>
        </w:rPr>
        <w:t>대주</w:t>
      </w:r>
      <w:r>
        <w:rPr>
          <w:rFonts w:ascii="Times New Roman" w:eastAsia="바탕체" w:hAnsi="Times New Roman" w:cs="Times New Roman"/>
          <w:sz w:val="24"/>
          <w:szCs w:val="24"/>
        </w:rPr>
        <w:t xml:space="preserve"> </w:t>
      </w:r>
      <w:r>
        <w:rPr>
          <w:rFonts w:ascii="Times New Roman" w:eastAsia="바탕체" w:hAnsi="Times New Roman" w:cs="Times New Roman"/>
          <w:sz w:val="24"/>
          <w:szCs w:val="24"/>
        </w:rPr>
        <w:t>금</w:t>
      </w:r>
      <w:r>
        <w:rPr>
          <w:rFonts w:ascii="Times New Roman" w:eastAsia="바탕체" w:hAnsi="Times New Roman" w:cs="Times New Roman"/>
          <w:sz w:val="24"/>
          <w:szCs w:val="24"/>
        </w:rPr>
        <w:t>45,600,000,000</w:t>
      </w:r>
      <w:r>
        <w:rPr>
          <w:rFonts w:ascii="Times New Roman" w:eastAsia="바탕체" w:hAnsi="Times New Roman" w:cs="Times New Roman"/>
          <w:sz w:val="24"/>
          <w:szCs w:val="24"/>
        </w:rPr>
        <w:t>원</w:t>
      </w:r>
      <w:r>
        <w:rPr>
          <w:rFonts w:ascii="Times New Roman" w:eastAsia="바탕체" w:hAnsi="Times New Roman" w:cs="Times New Roman"/>
          <w:sz w:val="24"/>
          <w:szCs w:val="24"/>
        </w:rPr>
        <w:t>)</w:t>
      </w:r>
    </w:p>
    <w:p w14:paraId="31545C2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0C600DC0"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5. </w:t>
      </w:r>
      <w:r>
        <w:rPr>
          <w:rFonts w:ascii="Times New Roman" w:eastAsia="바탕체" w:hAnsi="Times New Roman"/>
          <w:kern w:val="0"/>
          <w:sz w:val="22"/>
        </w:rPr>
        <w:t>계약일자</w:t>
      </w:r>
      <w:r>
        <w:rPr>
          <w:rFonts w:ascii="Times New Roman" w:eastAsia="Times New Roman" w:hAnsi="Times New Roman"/>
          <w:kern w:val="0"/>
          <w:sz w:val="22"/>
        </w:rPr>
        <w:t xml:space="preserve"> </w:t>
      </w:r>
      <w:r>
        <w:rPr>
          <w:rFonts w:ascii="Times New Roman" w:eastAsia="바탕체" w:hAnsi="Times New Roman"/>
          <w:kern w:val="0"/>
          <w:sz w:val="22"/>
        </w:rPr>
        <w:t>: 2026</w:t>
      </w:r>
      <w:r>
        <w:rPr>
          <w:rFonts w:ascii="Times New Roman" w:eastAsia="바탕체" w:hAnsi="Times New Roman"/>
          <w:kern w:val="0"/>
          <w:sz w:val="22"/>
        </w:rPr>
        <w:t>년</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월</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바탕체" w:hAnsi="Times New Roman"/>
          <w:kern w:val="0"/>
          <w:sz w:val="22"/>
        </w:rPr>
        <w:t>일</w:t>
      </w:r>
      <w:r>
        <w:br w:type="page"/>
      </w:r>
    </w:p>
    <w:p w14:paraId="5BFC4076" w14:textId="77777777" w:rsidR="00DE42D9" w:rsidRDefault="00930A79">
      <w:pPr>
        <w:snapToGrid w:val="0"/>
        <w:spacing w:after="0" w:line="360" w:lineRule="auto"/>
        <w:textAlignment w:val="baseline"/>
        <w:outlineLvl w:val="0"/>
        <w:rPr>
          <w:rFonts w:ascii="Times New Roman" w:eastAsia="바탕체" w:hAnsi="Times New Roman"/>
          <w:kern w:val="0"/>
          <w:sz w:val="22"/>
        </w:rPr>
      </w:pPr>
      <w:r>
        <w:rPr>
          <w:rFonts w:ascii="Times New Roman" w:eastAsia="바탕체" w:hAnsi="Times New Roman"/>
          <w:kern w:val="0"/>
          <w:sz w:val="22"/>
        </w:rPr>
        <w:lastRenderedPageBreak/>
        <w:t>【</w:t>
      </w:r>
      <w:bookmarkStart w:id="2" w:name="별첨_3&gt;"/>
      <w:bookmarkEnd w:id="2"/>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3</w:t>
      </w:r>
      <w:r>
        <w:rPr>
          <w:rFonts w:ascii="Times New Roman" w:eastAsia="바탕체" w:hAnsi="Times New Roman"/>
          <w:kern w:val="0"/>
          <w:sz w:val="22"/>
        </w:rPr>
        <w:t>】</w:t>
      </w:r>
    </w:p>
    <w:p w14:paraId="7741D42B"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30"/>
          <w:szCs w:val="30"/>
          <w:u w:val="single" w:color="000000"/>
        </w:rPr>
      </w:pPr>
      <w:r>
        <w:rPr>
          <w:rFonts w:ascii="Times New Roman" w:eastAsia="바탕체" w:hAnsi="Times New Roman"/>
          <w:b/>
          <w:bCs/>
          <w:kern w:val="0"/>
          <w:sz w:val="30"/>
          <w:szCs w:val="30"/>
          <w:u w:val="single" w:color="000000"/>
        </w:rPr>
        <w:t>신탁보수에</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관한</w:t>
      </w:r>
      <w:r>
        <w:rPr>
          <w:rFonts w:ascii="Times New Roman" w:eastAsia="Times New Roman" w:hAnsi="Times New Roman"/>
          <w:b/>
          <w:bCs/>
          <w:kern w:val="0"/>
          <w:sz w:val="30"/>
          <w:szCs w:val="30"/>
          <w:u w:val="single" w:color="000000"/>
        </w:rPr>
        <w:t xml:space="preserve"> </w:t>
      </w:r>
      <w:r>
        <w:rPr>
          <w:rFonts w:ascii="Times New Roman" w:eastAsia="바탕체" w:hAnsi="Times New Roman"/>
          <w:b/>
          <w:bCs/>
          <w:kern w:val="0"/>
          <w:sz w:val="30"/>
          <w:szCs w:val="30"/>
          <w:u w:val="single" w:color="000000"/>
        </w:rPr>
        <w:t>약정</w:t>
      </w:r>
    </w:p>
    <w:p w14:paraId="337565A4"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u w:val="single" w:color="000000"/>
        </w:rPr>
      </w:pPr>
    </w:p>
    <w:p w14:paraId="39C90D56" w14:textId="77777777" w:rsidR="00DE42D9" w:rsidRDefault="00930A79">
      <w:pPr>
        <w:numPr>
          <w:ilvl w:val="0"/>
          <w:numId w:val="2"/>
        </w:numPr>
        <w:snapToGrid w:val="0"/>
        <w:spacing w:after="0" w:line="360" w:lineRule="auto"/>
        <w:textAlignment w:val="baseline"/>
        <w:rPr>
          <w:rFonts w:ascii="Times New Roman" w:eastAsia="바탕체" w:hAnsi="Times New Roman"/>
          <w:kern w:val="0"/>
          <w:sz w:val="22"/>
        </w:rPr>
      </w:pPr>
      <w:r>
        <w:rPr>
          <w:rFonts w:ascii="Times New Roman" w:eastAsia="바탕체" w:hAnsi="Times New Roman"/>
          <w:kern w:val="0"/>
          <w:sz w:val="22"/>
        </w:rPr>
        <w:t>신탁재산</w:t>
      </w:r>
      <w:r>
        <w:rPr>
          <w:rFonts w:ascii="Times New Roman" w:eastAsia="Times New Roman" w:hAnsi="Times New Roman"/>
          <w:kern w:val="0"/>
          <w:sz w:val="22"/>
        </w:rPr>
        <w:t xml:space="preserve"> </w:t>
      </w:r>
      <w:r>
        <w:rPr>
          <w:rFonts w:ascii="Times New Roman" w:eastAsia="바탕체" w:hAnsi="Times New Roman"/>
          <w:kern w:val="0"/>
          <w:sz w:val="22"/>
        </w:rPr>
        <w:t>관리보수</w:t>
      </w:r>
      <w:r>
        <w:rPr>
          <w:rFonts w:ascii="Times New Roman" w:eastAsia="Times New Roman" w:hAnsi="Times New Roman"/>
          <w:kern w:val="0"/>
          <w:sz w:val="22"/>
        </w:rPr>
        <w:t xml:space="preserve"> </w:t>
      </w:r>
      <w:r>
        <w:rPr>
          <w:rFonts w:ascii="Times New Roman" w:eastAsia="바탕체" w:hAnsi="Times New Roman"/>
          <w:kern w:val="0"/>
          <w:sz w:val="22"/>
        </w:rPr>
        <w:t xml:space="preserve">: </w:t>
      </w:r>
      <w:r>
        <w:rPr>
          <w:rFonts w:ascii="Times New Roman" w:eastAsia="바탕체" w:hAnsi="Times New Roman"/>
          <w:kern w:val="0"/>
          <w:sz w:val="22"/>
        </w:rPr>
        <w:t>금</w:t>
      </w:r>
      <w:r>
        <w:rPr>
          <w:rFonts w:ascii="Times New Roman" w:eastAsia="Times New Roman" w:hAnsi="Times New Roman"/>
          <w:kern w:val="0"/>
          <w:sz w:val="22"/>
        </w:rPr>
        <w:t xml:space="preserve"> </w:t>
      </w:r>
      <w:r>
        <w:rPr>
          <w:rFonts w:ascii="Times New Roman" w:eastAsia="바탕체" w:hAnsi="Times New Roman"/>
          <w:kern w:val="0"/>
          <w:sz w:val="22"/>
        </w:rPr>
        <w:t>오천만원</w:t>
      </w:r>
      <w:r>
        <w:rPr>
          <w:rFonts w:ascii="Times New Roman" w:eastAsia="바탕체" w:hAnsi="Times New Roman"/>
          <w:kern w:val="0"/>
          <w:sz w:val="22"/>
        </w:rPr>
        <w:t>(</w:t>
      </w:r>
      <w:r>
        <w:rPr>
          <w:rFonts w:ascii="Times New Roman" w:eastAsia="바탕체" w:hAnsi="Times New Roman"/>
          <w:sz w:val="22"/>
        </w:rPr>
        <w:t>￦</w:t>
      </w:r>
      <w:r>
        <w:rPr>
          <w:rFonts w:ascii="Times New Roman" w:eastAsia="바탕체" w:hAnsi="Times New Roman"/>
          <w:kern w:val="0"/>
          <w:sz w:val="22"/>
        </w:rPr>
        <w:t xml:space="preserve">50,000,000), </w:t>
      </w:r>
      <w:r>
        <w:rPr>
          <w:rFonts w:ascii="Times New Roman" w:eastAsia="바탕체" w:hAnsi="Times New Roman"/>
          <w:kern w:val="0"/>
          <w:sz w:val="22"/>
        </w:rPr>
        <w:t>부가가치세</w:t>
      </w:r>
      <w:r>
        <w:rPr>
          <w:rFonts w:ascii="Times New Roman" w:eastAsia="Times New Roman" w:hAnsi="Times New Roman"/>
          <w:kern w:val="0"/>
          <w:sz w:val="22"/>
        </w:rPr>
        <w:t xml:space="preserve"> </w:t>
      </w:r>
      <w:r>
        <w:rPr>
          <w:rFonts w:ascii="Times New Roman" w:eastAsia="바탕체" w:hAnsi="Times New Roman"/>
          <w:kern w:val="0"/>
          <w:sz w:val="22"/>
        </w:rPr>
        <w:t>없음</w:t>
      </w:r>
      <w:r>
        <w:rPr>
          <w:rFonts w:ascii="Times New Roman" w:eastAsia="바탕체" w:hAnsi="Times New Roman"/>
          <w:kern w:val="0"/>
          <w:sz w:val="22"/>
        </w:rPr>
        <w:t>.</w:t>
      </w:r>
    </w:p>
    <w:p w14:paraId="71115E07" w14:textId="77777777" w:rsidR="00DE42D9" w:rsidRDefault="00DE42D9">
      <w:pPr>
        <w:snapToGrid w:val="0"/>
        <w:spacing w:after="0" w:line="360" w:lineRule="auto"/>
        <w:ind w:left="465"/>
        <w:textAlignment w:val="baseline"/>
        <w:rPr>
          <w:rFonts w:ascii="Times New Roman" w:eastAsia="바탕체" w:hAnsi="Times New Roman"/>
          <w:kern w:val="0"/>
          <w:sz w:val="22"/>
        </w:rPr>
      </w:pPr>
    </w:p>
    <w:p w14:paraId="42511ED1"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1.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수익권증서</w:t>
      </w:r>
      <w:r>
        <w:rPr>
          <w:rFonts w:ascii="Times New Roman" w:eastAsia="Times New Roman" w:hAnsi="Times New Roman"/>
          <w:kern w:val="0"/>
          <w:sz w:val="22"/>
        </w:rPr>
        <w:t xml:space="preserve"> </w:t>
      </w:r>
      <w:r>
        <w:rPr>
          <w:rFonts w:ascii="Times New Roman" w:eastAsia="바탕체" w:hAnsi="Times New Roman"/>
          <w:kern w:val="0"/>
          <w:sz w:val="22"/>
        </w:rPr>
        <w:t>발행</w:t>
      </w:r>
      <w:r>
        <w:rPr>
          <w:rFonts w:ascii="Times New Roman" w:eastAsia="Times New Roman" w:hAnsi="Times New Roman"/>
          <w:kern w:val="0"/>
          <w:sz w:val="22"/>
        </w:rPr>
        <w:t xml:space="preserve"> </w:t>
      </w:r>
      <w:r>
        <w:rPr>
          <w:rFonts w:ascii="Times New Roman" w:eastAsia="바탕체" w:hAnsi="Times New Roman"/>
          <w:kern w:val="0"/>
          <w:sz w:val="22"/>
        </w:rPr>
        <w:t>시마다</w:t>
      </w:r>
      <w:r>
        <w:rPr>
          <w:rFonts w:ascii="Times New Roman" w:eastAsia="Times New Roman" w:hAnsi="Times New Roman"/>
          <w:kern w:val="0"/>
          <w:sz w:val="22"/>
        </w:rPr>
        <w:t xml:space="preserve"> </w:t>
      </w:r>
      <w:r>
        <w:rPr>
          <w:rFonts w:ascii="Times New Roman" w:eastAsia="바탕체" w:hAnsi="Times New Roman"/>
          <w:kern w:val="0"/>
          <w:sz w:val="22"/>
        </w:rPr>
        <w:t>별도로</w:t>
      </w:r>
      <w:r>
        <w:rPr>
          <w:rFonts w:ascii="Times New Roman" w:eastAsia="Times New Roman" w:hAnsi="Times New Roman"/>
          <w:kern w:val="0"/>
          <w:sz w:val="22"/>
        </w:rPr>
        <w:t xml:space="preserve"> </w:t>
      </w:r>
      <w:r>
        <w:rPr>
          <w:rFonts w:ascii="Times New Roman" w:eastAsia="바탕체" w:hAnsi="Times New Roman"/>
          <w:kern w:val="0"/>
          <w:sz w:val="22"/>
        </w:rPr>
        <w:t>산정하여</w:t>
      </w:r>
      <w:r>
        <w:rPr>
          <w:rFonts w:ascii="Times New Roman" w:eastAsia="Times New Roman" w:hAnsi="Times New Roman"/>
          <w:kern w:val="0"/>
          <w:sz w:val="22"/>
        </w:rPr>
        <w:t xml:space="preserve"> </w:t>
      </w:r>
      <w:r>
        <w:rPr>
          <w:rFonts w:ascii="Times New Roman" w:eastAsia="바탕체" w:hAnsi="Times New Roman"/>
          <w:kern w:val="0"/>
          <w:sz w:val="22"/>
        </w:rPr>
        <w:t>일시에</w:t>
      </w:r>
      <w:r>
        <w:rPr>
          <w:rFonts w:ascii="Times New Roman" w:eastAsia="Times New Roman" w:hAnsi="Times New Roman"/>
          <w:kern w:val="0"/>
          <w:sz w:val="22"/>
        </w:rPr>
        <w:t xml:space="preserve"> </w:t>
      </w:r>
      <w:r>
        <w:rPr>
          <w:rFonts w:ascii="Times New Roman" w:eastAsia="바탕체" w:hAnsi="Times New Roman"/>
          <w:kern w:val="0"/>
          <w:sz w:val="22"/>
        </w:rPr>
        <w:t>선납한다</w:t>
      </w:r>
      <w:r>
        <w:rPr>
          <w:rFonts w:ascii="Times New Roman" w:eastAsia="바탕체" w:hAnsi="Times New Roman"/>
          <w:kern w:val="0"/>
          <w:sz w:val="22"/>
        </w:rPr>
        <w:t>.</w:t>
      </w:r>
    </w:p>
    <w:p w14:paraId="3D17FD8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 xml:space="preserve">2. </w:t>
      </w:r>
      <w:r>
        <w:rPr>
          <w:rFonts w:ascii="Times New Roman" w:eastAsia="바탕체" w:hAnsi="Times New Roman"/>
          <w:kern w:val="0"/>
          <w:sz w:val="22"/>
        </w:rPr>
        <w:t>관리보수는</w:t>
      </w:r>
      <w:r>
        <w:rPr>
          <w:rFonts w:ascii="Times New Roman" w:eastAsia="Times New Roman" w:hAnsi="Times New Roman"/>
          <w:kern w:val="0"/>
          <w:sz w:val="22"/>
        </w:rPr>
        <w:t xml:space="preserve"> </w:t>
      </w:r>
      <w:r>
        <w:rPr>
          <w:rFonts w:ascii="Times New Roman" w:eastAsia="바탕체" w:hAnsi="Times New Roman"/>
          <w:kern w:val="0"/>
          <w:sz w:val="22"/>
        </w:rPr>
        <w:t>신탁기간의</w:t>
      </w:r>
      <w:r>
        <w:rPr>
          <w:rFonts w:ascii="Times New Roman" w:eastAsia="Times New Roman" w:hAnsi="Times New Roman"/>
          <w:kern w:val="0"/>
          <w:sz w:val="22"/>
        </w:rPr>
        <w:t xml:space="preserve"> </w:t>
      </w:r>
      <w:r>
        <w:rPr>
          <w:rFonts w:ascii="Times New Roman" w:eastAsia="바탕체" w:hAnsi="Times New Roman"/>
          <w:kern w:val="0"/>
          <w:sz w:val="22"/>
        </w:rPr>
        <w:t>증감</w:t>
      </w:r>
      <w:r>
        <w:rPr>
          <w:rFonts w:ascii="Times New Roman" w:eastAsia="바탕체" w:hAnsi="Times New Roman"/>
          <w:kern w:val="0"/>
          <w:sz w:val="22"/>
        </w:rPr>
        <w:t>(</w:t>
      </w:r>
      <w:r>
        <w:rPr>
          <w:rFonts w:ascii="Times New Roman" w:eastAsia="바탕체" w:hAnsi="Times New Roman"/>
          <w:kern w:val="0"/>
          <w:sz w:val="22"/>
        </w:rPr>
        <w:t>기간연장</w:t>
      </w:r>
      <w:r>
        <w:rPr>
          <w:rFonts w:ascii="Times New Roman" w:eastAsia="바탕체" w:hAnsi="Times New Roman"/>
          <w:kern w:val="0"/>
          <w:sz w:val="22"/>
        </w:rPr>
        <w:t xml:space="preserve">, </w:t>
      </w:r>
      <w:r>
        <w:rPr>
          <w:rFonts w:ascii="Times New Roman" w:eastAsia="바탕체" w:hAnsi="Times New Roman"/>
          <w:kern w:val="0"/>
          <w:sz w:val="22"/>
        </w:rPr>
        <w:t>중도해지</w:t>
      </w:r>
      <w:r>
        <w:rPr>
          <w:rFonts w:ascii="Times New Roman" w:eastAsia="바탕체" w:hAnsi="Times New Roman"/>
          <w:kern w:val="0"/>
          <w:sz w:val="22"/>
        </w:rPr>
        <w:t>)</w:t>
      </w:r>
      <w:r>
        <w:rPr>
          <w:rFonts w:ascii="Times New Roman" w:eastAsia="바탕체" w:hAnsi="Times New Roman"/>
          <w:kern w:val="0"/>
          <w:sz w:val="22"/>
        </w:rPr>
        <w:t>에</w:t>
      </w:r>
      <w:r>
        <w:rPr>
          <w:rFonts w:ascii="Times New Roman" w:eastAsia="Times New Roman" w:hAnsi="Times New Roman"/>
          <w:kern w:val="0"/>
          <w:sz w:val="22"/>
        </w:rPr>
        <w:t xml:space="preserve"> </w:t>
      </w:r>
      <w:r>
        <w:rPr>
          <w:rFonts w:ascii="Times New Roman" w:eastAsia="바탕체" w:hAnsi="Times New Roman"/>
          <w:kern w:val="0"/>
          <w:sz w:val="22"/>
        </w:rPr>
        <w:t>관계없이</w:t>
      </w:r>
      <w:r>
        <w:rPr>
          <w:rFonts w:ascii="Times New Roman" w:eastAsia="Times New Roman" w:hAnsi="Times New Roman"/>
          <w:kern w:val="0"/>
          <w:sz w:val="22"/>
        </w:rPr>
        <w:t xml:space="preserve"> </w:t>
      </w:r>
      <w:r>
        <w:rPr>
          <w:rFonts w:ascii="Times New Roman" w:eastAsia="바탕체" w:hAnsi="Times New Roman"/>
          <w:kern w:val="0"/>
          <w:sz w:val="22"/>
        </w:rPr>
        <w:t>일시납</w:t>
      </w:r>
      <w:r>
        <w:rPr>
          <w:rFonts w:ascii="Times New Roman" w:eastAsia="Times New Roman" w:hAnsi="Times New Roman"/>
          <w:kern w:val="0"/>
          <w:sz w:val="22"/>
        </w:rPr>
        <w:t xml:space="preserve"> </w:t>
      </w:r>
      <w:r>
        <w:rPr>
          <w:rFonts w:ascii="Times New Roman" w:eastAsia="바탕체" w:hAnsi="Times New Roman"/>
          <w:kern w:val="0"/>
          <w:sz w:val="22"/>
        </w:rPr>
        <w:t>정액으로</w:t>
      </w:r>
      <w:r>
        <w:rPr>
          <w:rFonts w:ascii="Times New Roman" w:eastAsia="Times New Roman" w:hAnsi="Times New Roman"/>
          <w:kern w:val="0"/>
          <w:sz w:val="22"/>
        </w:rPr>
        <w:t xml:space="preserve"> </w:t>
      </w:r>
      <w:r>
        <w:rPr>
          <w:rFonts w:ascii="Times New Roman" w:eastAsia="바탕체" w:hAnsi="Times New Roman"/>
          <w:kern w:val="0"/>
          <w:sz w:val="22"/>
        </w:rPr>
        <w:t>한다</w:t>
      </w:r>
      <w:r>
        <w:rPr>
          <w:rFonts w:ascii="Times New Roman" w:eastAsia="바탕체" w:hAnsi="Times New Roman"/>
          <w:kern w:val="0"/>
          <w:sz w:val="22"/>
        </w:rPr>
        <w:t>.</w:t>
      </w:r>
    </w:p>
    <w:p w14:paraId="5C6640CB" w14:textId="77777777" w:rsidR="00DE42D9" w:rsidRDefault="00DE42D9">
      <w:pPr>
        <w:pStyle w:val="ab"/>
        <w:spacing w:line="336" w:lineRule="auto"/>
        <w:ind w:left="700" w:hanging="700"/>
        <w:rPr>
          <w:rFonts w:ascii="Times New Roman" w:eastAsia="바탕체" w:hAnsi="Times New Roman" w:cs="Times New Roman"/>
          <w:sz w:val="22"/>
        </w:rPr>
      </w:pPr>
    </w:p>
    <w:p w14:paraId="59D08549"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바탕체" w:hAnsi="Times New Roman"/>
          <w:kern w:val="0"/>
          <w:sz w:val="22"/>
        </w:rPr>
        <w:t xml:space="preserve"> 2. </w:t>
      </w:r>
      <w:r>
        <w:rPr>
          <w:rFonts w:ascii="Times New Roman" w:eastAsia="바탕체" w:hAnsi="Times New Roman"/>
          <w:kern w:val="0"/>
          <w:sz w:val="22"/>
        </w:rPr>
        <w:t>신탁재산</w:t>
      </w:r>
      <w:r>
        <w:rPr>
          <w:rFonts w:ascii="Times New Roman" w:eastAsia="바탕체" w:hAnsi="Times New Roman"/>
          <w:kern w:val="0"/>
          <w:sz w:val="22"/>
        </w:rPr>
        <w:t xml:space="preserve"> </w:t>
      </w:r>
      <w:r>
        <w:rPr>
          <w:rFonts w:ascii="Times New Roman" w:eastAsia="바탕체" w:hAnsi="Times New Roman"/>
          <w:kern w:val="0"/>
          <w:sz w:val="22"/>
        </w:rPr>
        <w:t>처분보수</w:t>
      </w:r>
    </w:p>
    <w:tbl>
      <w:tblPr>
        <w:tblW w:w="8947" w:type="dxa"/>
        <w:tblInd w:w="454" w:type="dxa"/>
        <w:tblLayout w:type="fixed"/>
        <w:tblCellMar>
          <w:top w:w="28" w:type="dxa"/>
          <w:left w:w="28" w:type="dxa"/>
          <w:bottom w:w="28" w:type="dxa"/>
          <w:right w:w="28" w:type="dxa"/>
        </w:tblCellMar>
        <w:tblLook w:val="04A0" w:firstRow="1" w:lastRow="0" w:firstColumn="1" w:lastColumn="0" w:noHBand="0" w:noVBand="1"/>
      </w:tblPr>
      <w:tblGrid>
        <w:gridCol w:w="2982"/>
        <w:gridCol w:w="2983"/>
        <w:gridCol w:w="2982"/>
      </w:tblGrid>
      <w:tr w:rsidR="00DE42D9" w14:paraId="150DC6B9" w14:textId="77777777">
        <w:trPr>
          <w:trHeight w:val="363"/>
        </w:trPr>
        <w:tc>
          <w:tcPr>
            <w:tcW w:w="2982" w:type="dxa"/>
            <w:vMerge w:val="restart"/>
            <w:tcBorders>
              <w:top w:val="single" w:sz="2" w:space="0" w:color="000000"/>
              <w:left w:val="single" w:sz="2" w:space="0" w:color="000000"/>
              <w:right w:val="single" w:sz="2" w:space="0" w:color="000000"/>
            </w:tcBorders>
            <w:vAlign w:val="center"/>
          </w:tcPr>
          <w:p w14:paraId="2F961DAF"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처</w:t>
            </w:r>
            <w:r>
              <w:rPr>
                <w:rFonts w:ascii="Times New Roman" w:eastAsia="Times New Roman" w:hAnsi="Times New Roman"/>
                <w:kern w:val="0"/>
                <w:sz w:val="22"/>
              </w:rPr>
              <w:t xml:space="preserve">  </w:t>
            </w:r>
            <w:r>
              <w:rPr>
                <w:rFonts w:ascii="Times New Roman" w:eastAsia="바탕체" w:hAnsi="Times New Roman"/>
                <w:kern w:val="0"/>
                <w:sz w:val="22"/>
              </w:rPr>
              <w:t>분</w:t>
            </w:r>
            <w:r>
              <w:rPr>
                <w:rFonts w:ascii="Times New Roman" w:eastAsia="Times New Roman" w:hAnsi="Times New Roman"/>
                <w:kern w:val="0"/>
                <w:sz w:val="22"/>
              </w:rPr>
              <w:t xml:space="preserve">  </w:t>
            </w:r>
            <w:r>
              <w:rPr>
                <w:rFonts w:ascii="Times New Roman" w:eastAsia="바탕체" w:hAnsi="Times New Roman"/>
                <w:kern w:val="0"/>
                <w:sz w:val="22"/>
              </w:rPr>
              <w:t>가</w:t>
            </w:r>
            <w:r>
              <w:rPr>
                <w:rFonts w:ascii="Times New Roman" w:eastAsia="Times New Roman" w:hAnsi="Times New Roman"/>
                <w:kern w:val="0"/>
                <w:sz w:val="22"/>
              </w:rPr>
              <w:t xml:space="preserve">  </w:t>
            </w:r>
            <w:r>
              <w:rPr>
                <w:rFonts w:ascii="Times New Roman" w:eastAsia="바탕체" w:hAnsi="Times New Roman"/>
                <w:kern w:val="0"/>
                <w:sz w:val="22"/>
              </w:rPr>
              <w:t>격</w:t>
            </w:r>
          </w:p>
        </w:tc>
        <w:tc>
          <w:tcPr>
            <w:tcW w:w="5965" w:type="dxa"/>
            <w:gridSpan w:val="2"/>
            <w:tcBorders>
              <w:top w:val="single" w:sz="2" w:space="0" w:color="000000"/>
              <w:left w:val="single" w:sz="2" w:space="0" w:color="000000"/>
              <w:bottom w:val="single" w:sz="2" w:space="0" w:color="000000"/>
              <w:right w:val="single" w:sz="2" w:space="0" w:color="000000"/>
            </w:tcBorders>
            <w:vAlign w:val="center"/>
          </w:tcPr>
          <w:p w14:paraId="2CFD861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보</w:t>
            </w:r>
            <w:r>
              <w:rPr>
                <w:rFonts w:ascii="Times New Roman" w:eastAsia="Times New Roman" w:hAnsi="Times New Roman"/>
                <w:kern w:val="0"/>
                <w:sz w:val="22"/>
              </w:rPr>
              <w:t xml:space="preserve">     </w:t>
            </w:r>
            <w:r>
              <w:rPr>
                <w:rFonts w:ascii="Times New Roman" w:eastAsia="바탕체" w:hAnsi="Times New Roman"/>
                <w:kern w:val="0"/>
                <w:sz w:val="22"/>
              </w:rPr>
              <w:t>수</w:t>
            </w:r>
            <w:r>
              <w:rPr>
                <w:rFonts w:ascii="Times New Roman" w:eastAsia="Times New Roman" w:hAnsi="Times New Roman"/>
                <w:kern w:val="0"/>
                <w:sz w:val="22"/>
              </w:rPr>
              <w:t xml:space="preserve">     </w:t>
            </w:r>
            <w:r>
              <w:rPr>
                <w:rFonts w:ascii="Times New Roman" w:eastAsia="바탕체" w:hAnsi="Times New Roman"/>
                <w:kern w:val="0"/>
                <w:sz w:val="22"/>
              </w:rPr>
              <w:t>율</w:t>
            </w:r>
          </w:p>
        </w:tc>
      </w:tr>
      <w:tr w:rsidR="00DE42D9" w14:paraId="3605B905" w14:textId="77777777">
        <w:trPr>
          <w:trHeight w:val="363"/>
        </w:trPr>
        <w:tc>
          <w:tcPr>
            <w:tcW w:w="2982" w:type="dxa"/>
            <w:vMerge/>
            <w:tcBorders>
              <w:top w:val="single" w:sz="2" w:space="0" w:color="000000"/>
              <w:left w:val="single" w:sz="2" w:space="0" w:color="000000"/>
              <w:right w:val="single" w:sz="2" w:space="0" w:color="000000"/>
            </w:tcBorders>
            <w:vAlign w:val="center"/>
          </w:tcPr>
          <w:p w14:paraId="4C8D5AAF"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rPr>
            </w:pPr>
          </w:p>
        </w:tc>
        <w:tc>
          <w:tcPr>
            <w:tcW w:w="2983" w:type="dxa"/>
            <w:tcBorders>
              <w:top w:val="single" w:sz="2" w:space="0" w:color="000000"/>
              <w:left w:val="single" w:sz="2" w:space="0" w:color="000000"/>
              <w:bottom w:val="single" w:sz="2" w:space="0" w:color="000000"/>
              <w:right w:val="single" w:sz="2" w:space="0" w:color="000000"/>
            </w:tcBorders>
            <w:vAlign w:val="center"/>
          </w:tcPr>
          <w:p w14:paraId="65DCBD3E"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일</w:t>
            </w:r>
            <w:r>
              <w:rPr>
                <w:rFonts w:ascii="Times New Roman" w:eastAsia="Times New Roman" w:hAnsi="Times New Roman"/>
                <w:kern w:val="0"/>
                <w:sz w:val="22"/>
              </w:rPr>
              <w:t xml:space="preserve"> </w:t>
            </w:r>
            <w:r>
              <w:rPr>
                <w:rFonts w:ascii="Times New Roman" w:eastAsia="바탕체" w:hAnsi="Times New Roman"/>
                <w:kern w:val="0"/>
                <w:sz w:val="22"/>
              </w:rPr>
              <w:t>시</w:t>
            </w:r>
            <w:r>
              <w:rPr>
                <w:rFonts w:ascii="Times New Roman" w:eastAsia="Times New Roman" w:hAnsi="Times New Roman"/>
                <w:kern w:val="0"/>
                <w:sz w:val="22"/>
              </w:rPr>
              <w:t xml:space="preserve"> </w:t>
            </w:r>
            <w:r>
              <w:rPr>
                <w:rFonts w:ascii="Times New Roman" w:eastAsia="바탕체" w:hAnsi="Times New Roman"/>
                <w:kern w:val="0"/>
                <w:sz w:val="22"/>
              </w:rPr>
              <w:t>불</w:t>
            </w:r>
            <w:r>
              <w:rPr>
                <w:rFonts w:ascii="Times New Roman" w:eastAsia="Times New Roman" w:hAnsi="Times New Roman"/>
                <w:kern w:val="0"/>
                <w:sz w:val="22"/>
              </w:rPr>
              <w:t xml:space="preserve"> </w:t>
            </w:r>
            <w:r>
              <w:rPr>
                <w:rFonts w:ascii="Times New Roman" w:eastAsia="바탕체" w:hAnsi="Times New Roman"/>
                <w:kern w:val="0"/>
                <w:sz w:val="22"/>
              </w:rPr>
              <w:t>처</w:t>
            </w:r>
            <w:r>
              <w:rPr>
                <w:rFonts w:ascii="Times New Roman" w:eastAsia="Times New Roman" w:hAnsi="Times New Roman"/>
                <w:kern w:val="0"/>
                <w:sz w:val="22"/>
              </w:rPr>
              <w:t xml:space="preserve"> </w:t>
            </w:r>
            <w:r>
              <w:rPr>
                <w:rFonts w:ascii="Times New Roman" w:eastAsia="바탕체" w:hAnsi="Times New Roman"/>
                <w:kern w:val="0"/>
                <w:sz w:val="22"/>
              </w:rPr>
              <w:t>분</w:t>
            </w:r>
            <w:r>
              <w:rPr>
                <w:rFonts w:ascii="Times New Roman" w:eastAsia="Times New Roman" w:hAnsi="Times New Roman"/>
                <w:kern w:val="0"/>
                <w:sz w:val="22"/>
              </w:rPr>
              <w:t xml:space="preserve"> </w:t>
            </w:r>
            <w:r>
              <w:rPr>
                <w:rFonts w:ascii="Times New Roman" w:eastAsia="바탕체" w:hAnsi="Times New Roman"/>
                <w:kern w:val="0"/>
                <w:sz w:val="22"/>
              </w:rPr>
              <w:t>시</w:t>
            </w:r>
          </w:p>
        </w:tc>
        <w:tc>
          <w:tcPr>
            <w:tcW w:w="2982" w:type="dxa"/>
            <w:tcBorders>
              <w:top w:val="single" w:sz="2" w:space="0" w:color="000000"/>
              <w:left w:val="single" w:sz="2" w:space="0" w:color="000000"/>
              <w:bottom w:val="single" w:sz="2" w:space="0" w:color="000000"/>
              <w:right w:val="single" w:sz="2" w:space="0" w:color="000000"/>
            </w:tcBorders>
            <w:vAlign w:val="center"/>
          </w:tcPr>
          <w:p w14:paraId="6054F34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보</w:t>
            </w:r>
            <w:r>
              <w:rPr>
                <w:rFonts w:ascii="Times New Roman" w:eastAsia="Times New Roman" w:hAnsi="Times New Roman"/>
                <w:kern w:val="0"/>
                <w:sz w:val="22"/>
              </w:rPr>
              <w:t xml:space="preserve">  </w:t>
            </w:r>
            <w:r>
              <w:rPr>
                <w:rFonts w:ascii="Times New Roman" w:eastAsia="바탕체" w:hAnsi="Times New Roman"/>
                <w:kern w:val="0"/>
                <w:sz w:val="22"/>
              </w:rPr>
              <w:t>전</w:t>
            </w:r>
            <w:r>
              <w:rPr>
                <w:rFonts w:ascii="Times New Roman" w:eastAsia="Times New Roman" w:hAnsi="Times New Roman"/>
                <w:kern w:val="0"/>
                <w:sz w:val="22"/>
              </w:rPr>
              <w:t xml:space="preserve">  </w:t>
            </w:r>
            <w:r>
              <w:rPr>
                <w:rFonts w:ascii="Times New Roman" w:eastAsia="바탕체" w:hAnsi="Times New Roman"/>
                <w:kern w:val="0"/>
                <w:sz w:val="22"/>
              </w:rPr>
              <w:t>액</w:t>
            </w:r>
          </w:p>
        </w:tc>
      </w:tr>
      <w:tr w:rsidR="00DE42D9" w14:paraId="1F049EC3" w14:textId="77777777">
        <w:trPr>
          <w:trHeight w:val="757"/>
        </w:trPr>
        <w:tc>
          <w:tcPr>
            <w:tcW w:w="2982" w:type="dxa"/>
            <w:tcBorders>
              <w:top w:val="single" w:sz="2" w:space="0" w:color="000000"/>
              <w:left w:val="single" w:sz="2" w:space="0" w:color="000000"/>
              <w:bottom w:val="single" w:sz="4" w:space="0" w:color="FFFFFF"/>
              <w:right w:val="single" w:sz="2" w:space="0" w:color="000000"/>
            </w:tcBorders>
            <w:vAlign w:val="center"/>
          </w:tcPr>
          <w:p w14:paraId="1497C092"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억원까지</w:t>
            </w:r>
          </w:p>
        </w:tc>
        <w:tc>
          <w:tcPr>
            <w:tcW w:w="2983" w:type="dxa"/>
            <w:tcBorders>
              <w:top w:val="single" w:sz="2" w:space="0" w:color="000000"/>
              <w:left w:val="single" w:sz="2" w:space="0" w:color="000000"/>
              <w:bottom w:val="single" w:sz="4" w:space="0" w:color="FFFFFF"/>
              <w:right w:val="single" w:sz="2" w:space="0" w:color="000000"/>
            </w:tcBorders>
            <w:vAlign w:val="center"/>
          </w:tcPr>
          <w:p w14:paraId="1CC36D0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8/1,000</w:t>
            </w:r>
          </w:p>
        </w:tc>
        <w:tc>
          <w:tcPr>
            <w:tcW w:w="2982" w:type="dxa"/>
            <w:tcBorders>
              <w:top w:val="single" w:sz="2" w:space="0" w:color="000000"/>
              <w:left w:val="single" w:sz="2" w:space="0" w:color="000000"/>
              <w:bottom w:val="single" w:sz="4" w:space="0" w:color="FFFFFF"/>
              <w:right w:val="single" w:sz="2" w:space="0" w:color="000000"/>
            </w:tcBorders>
            <w:vAlign w:val="center"/>
          </w:tcPr>
          <w:p w14:paraId="103A135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w:t>
            </w:r>
          </w:p>
        </w:tc>
      </w:tr>
      <w:tr w:rsidR="00DE42D9" w14:paraId="7FA6FBA4"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0F4B747C"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1</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5CC08420"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7/1,000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099999D"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10</w:t>
            </w:r>
            <w:r>
              <w:rPr>
                <w:rFonts w:ascii="Times New Roman" w:eastAsia="바탕체" w:hAnsi="Times New Roman"/>
                <w:kern w:val="0"/>
                <w:sz w:val="22"/>
              </w:rPr>
              <w:t>만원</w:t>
            </w:r>
          </w:p>
        </w:tc>
      </w:tr>
      <w:tr w:rsidR="00DE42D9" w14:paraId="1D375BE1"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4410BA1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10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50BFD367"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A1E087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60</w:t>
            </w:r>
            <w:r>
              <w:rPr>
                <w:rFonts w:ascii="Times New Roman" w:eastAsia="바탕체" w:hAnsi="Times New Roman"/>
                <w:kern w:val="0"/>
                <w:sz w:val="22"/>
              </w:rPr>
              <w:t>만원</w:t>
            </w:r>
          </w:p>
        </w:tc>
      </w:tr>
      <w:tr w:rsidR="00DE42D9" w14:paraId="7F6924C1"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6FCC856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10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1425AE6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049FBED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160</w:t>
            </w:r>
            <w:r>
              <w:rPr>
                <w:rFonts w:ascii="Times New Roman" w:eastAsia="바탕체" w:hAnsi="Times New Roman"/>
                <w:kern w:val="0"/>
                <w:sz w:val="22"/>
              </w:rPr>
              <w:t>만원</w:t>
            </w:r>
          </w:p>
        </w:tc>
      </w:tr>
      <w:tr w:rsidR="00DE42D9" w14:paraId="70BC5F20"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7FB3FA7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50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100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369CBF4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4/1,000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366235F2"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660</w:t>
            </w:r>
            <w:r>
              <w:rPr>
                <w:rFonts w:ascii="Times New Roman" w:eastAsia="바탕체" w:hAnsi="Times New Roman"/>
                <w:kern w:val="0"/>
                <w:sz w:val="22"/>
              </w:rPr>
              <w:t>만원</w:t>
            </w:r>
          </w:p>
        </w:tc>
      </w:tr>
      <w:tr w:rsidR="00DE42D9" w14:paraId="5447F000" w14:textId="77777777">
        <w:trPr>
          <w:trHeight w:val="757"/>
        </w:trPr>
        <w:tc>
          <w:tcPr>
            <w:tcW w:w="2982" w:type="dxa"/>
            <w:tcBorders>
              <w:top w:val="single" w:sz="4" w:space="0" w:color="FFFFFF"/>
              <w:left w:val="single" w:sz="2" w:space="0" w:color="000000"/>
              <w:bottom w:val="single" w:sz="4" w:space="0" w:color="FFFFFF"/>
              <w:right w:val="single" w:sz="2" w:space="0" w:color="000000"/>
            </w:tcBorders>
            <w:vAlign w:val="center"/>
          </w:tcPr>
          <w:p w14:paraId="059A4324"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100</w:t>
            </w:r>
            <w:r>
              <w:rPr>
                <w:rFonts w:ascii="Times New Roman" w:eastAsia="바탕체" w:hAnsi="Times New Roman"/>
                <w:kern w:val="0"/>
                <w:sz w:val="22"/>
              </w:rPr>
              <w:t>억원초과</w:t>
            </w:r>
            <w:r>
              <w:rPr>
                <w:rFonts w:ascii="Times New Roman" w:eastAsia="Times New Roman" w:hAnsi="Times New Roman"/>
                <w:kern w:val="0"/>
                <w:sz w:val="22"/>
              </w:rPr>
              <w:t xml:space="preserve"> </w:t>
            </w:r>
            <w:r>
              <w:rPr>
                <w:rFonts w:ascii="Times New Roman" w:eastAsia="바탕체" w:hAnsi="Times New Roman"/>
                <w:kern w:val="0"/>
                <w:sz w:val="22"/>
              </w:rPr>
              <w:t>500</w:t>
            </w:r>
            <w:r>
              <w:rPr>
                <w:rFonts w:ascii="Times New Roman" w:eastAsia="바탕체" w:hAnsi="Times New Roman"/>
                <w:kern w:val="0"/>
                <w:sz w:val="22"/>
              </w:rPr>
              <w:t>억원까지</w:t>
            </w:r>
          </w:p>
        </w:tc>
        <w:tc>
          <w:tcPr>
            <w:tcW w:w="2983" w:type="dxa"/>
            <w:tcBorders>
              <w:top w:val="single" w:sz="4" w:space="0" w:color="FFFFFF"/>
              <w:left w:val="single" w:sz="2" w:space="0" w:color="000000"/>
              <w:bottom w:val="single" w:sz="4" w:space="0" w:color="FFFFFF"/>
              <w:right w:val="single" w:sz="2" w:space="0" w:color="000000"/>
            </w:tcBorders>
            <w:vAlign w:val="center"/>
          </w:tcPr>
          <w:p w14:paraId="0A0E80F1"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3/1,000</w:t>
            </w:r>
          </w:p>
        </w:tc>
        <w:tc>
          <w:tcPr>
            <w:tcW w:w="2982" w:type="dxa"/>
            <w:tcBorders>
              <w:top w:val="single" w:sz="4" w:space="0" w:color="FFFFFF"/>
              <w:left w:val="single" w:sz="2" w:space="0" w:color="000000"/>
              <w:bottom w:val="single" w:sz="4" w:space="0" w:color="FFFFFF"/>
              <w:right w:val="single" w:sz="2" w:space="0" w:color="000000"/>
            </w:tcBorders>
            <w:vAlign w:val="center"/>
          </w:tcPr>
          <w:p w14:paraId="69754E41"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1,660</w:t>
            </w:r>
            <w:r>
              <w:rPr>
                <w:rFonts w:ascii="Times New Roman" w:eastAsia="바탕체" w:hAnsi="Times New Roman"/>
                <w:kern w:val="0"/>
                <w:sz w:val="22"/>
              </w:rPr>
              <w:t>만원</w:t>
            </w:r>
          </w:p>
        </w:tc>
      </w:tr>
      <w:tr w:rsidR="00DE42D9" w14:paraId="097370F3" w14:textId="77777777">
        <w:trPr>
          <w:trHeight w:val="888"/>
        </w:trPr>
        <w:tc>
          <w:tcPr>
            <w:tcW w:w="2982" w:type="dxa"/>
            <w:tcBorders>
              <w:top w:val="single" w:sz="4" w:space="0" w:color="FFFFFF"/>
              <w:left w:val="single" w:sz="2" w:space="0" w:color="000000"/>
              <w:bottom w:val="single" w:sz="2" w:space="0" w:color="000000"/>
              <w:right w:val="single" w:sz="2" w:space="0" w:color="000000"/>
            </w:tcBorders>
            <w:vAlign w:val="center"/>
          </w:tcPr>
          <w:p w14:paraId="66CF086A"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500</w:t>
            </w:r>
            <w:r>
              <w:rPr>
                <w:rFonts w:ascii="Times New Roman" w:eastAsia="바탕체" w:hAnsi="Times New Roman"/>
                <w:kern w:val="0"/>
                <w:sz w:val="22"/>
              </w:rPr>
              <w:t>억원</w:t>
            </w:r>
            <w:r>
              <w:rPr>
                <w:rFonts w:ascii="Times New Roman" w:eastAsia="Times New Roman" w:hAnsi="Times New Roman"/>
                <w:kern w:val="0"/>
                <w:sz w:val="22"/>
              </w:rPr>
              <w:t xml:space="preserve"> </w:t>
            </w:r>
            <w:r>
              <w:rPr>
                <w:rFonts w:ascii="Times New Roman" w:eastAsia="바탕체" w:hAnsi="Times New Roman"/>
                <w:kern w:val="0"/>
                <w:sz w:val="22"/>
              </w:rPr>
              <w:t>초과</w:t>
            </w:r>
          </w:p>
        </w:tc>
        <w:tc>
          <w:tcPr>
            <w:tcW w:w="2983" w:type="dxa"/>
            <w:tcBorders>
              <w:top w:val="single" w:sz="4" w:space="0" w:color="FFFFFF"/>
              <w:left w:val="single" w:sz="2" w:space="0" w:color="000000"/>
              <w:bottom w:val="single" w:sz="2" w:space="0" w:color="000000"/>
              <w:right w:val="single" w:sz="2" w:space="0" w:color="000000"/>
            </w:tcBorders>
            <w:vAlign w:val="center"/>
          </w:tcPr>
          <w:p w14:paraId="2F82B13C"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2/1,000</w:t>
            </w:r>
          </w:p>
        </w:tc>
        <w:tc>
          <w:tcPr>
            <w:tcW w:w="2982" w:type="dxa"/>
            <w:tcBorders>
              <w:top w:val="single" w:sz="4" w:space="0" w:color="FFFFFF"/>
              <w:left w:val="single" w:sz="2" w:space="0" w:color="000000"/>
              <w:bottom w:val="single" w:sz="2" w:space="0" w:color="000000"/>
              <w:right w:val="single" w:sz="2" w:space="0" w:color="000000"/>
            </w:tcBorders>
            <w:vAlign w:val="center"/>
          </w:tcPr>
          <w:p w14:paraId="43D625C3"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6,660</w:t>
            </w:r>
            <w:r>
              <w:rPr>
                <w:rFonts w:ascii="Times New Roman" w:eastAsia="바탕체" w:hAnsi="Times New Roman"/>
                <w:kern w:val="0"/>
                <w:sz w:val="22"/>
              </w:rPr>
              <w:t>만원</w:t>
            </w:r>
          </w:p>
        </w:tc>
      </w:tr>
    </w:tbl>
    <w:p w14:paraId="2CC0DC37" w14:textId="77777777" w:rsidR="00DE42D9" w:rsidRDefault="00DE42D9">
      <w:pPr>
        <w:snapToGrid w:val="0"/>
        <w:spacing w:after="0" w:line="360" w:lineRule="auto"/>
        <w:ind w:left="700" w:hanging="700"/>
        <w:textAlignment w:val="baseline"/>
        <w:rPr>
          <w:rFonts w:ascii="Times New Roman" w:eastAsia="바탕체" w:hAnsi="Times New Roman"/>
          <w:kern w:val="0"/>
          <w:sz w:val="22"/>
        </w:rPr>
      </w:pPr>
    </w:p>
    <w:p w14:paraId="7DCCFDD2" w14:textId="77777777" w:rsidR="00DE42D9" w:rsidRDefault="00930A79">
      <w:pPr>
        <w:snapToGrid w:val="0"/>
        <w:spacing w:after="0" w:line="360" w:lineRule="auto"/>
        <w:ind w:left="700" w:hanging="700"/>
        <w:textAlignment w:val="baseline"/>
      </w:pPr>
      <w:r>
        <w:rPr>
          <w:rFonts w:ascii="Times New Roman" w:eastAsia="Times New Roman" w:hAnsi="Times New Roman"/>
          <w:kern w:val="0"/>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w:t>
      </w:r>
      <w:r>
        <w:rPr>
          <w:rFonts w:ascii="Times New Roman" w:eastAsia="바탕체" w:hAnsi="Times New Roman"/>
          <w:kern w:val="0"/>
          <w:sz w:val="22"/>
        </w:rPr>
        <w:t>신탁재산</w:t>
      </w:r>
      <w:r>
        <w:rPr>
          <w:rFonts w:ascii="Times New Roman" w:eastAsia="Times New Roman" w:hAnsi="Times New Roman"/>
          <w:kern w:val="0"/>
          <w:sz w:val="22"/>
        </w:rPr>
        <w:t xml:space="preserve"> </w:t>
      </w:r>
      <w:r>
        <w:rPr>
          <w:rFonts w:ascii="Times New Roman" w:eastAsia="바탕체" w:hAnsi="Times New Roman"/>
          <w:kern w:val="0"/>
          <w:sz w:val="22"/>
        </w:rPr>
        <w:t>처분보수는</w:t>
      </w:r>
      <w:r>
        <w:rPr>
          <w:rFonts w:ascii="Times New Roman" w:eastAsia="Times New Roman" w:hAnsi="Times New Roman"/>
          <w:kern w:val="0"/>
          <w:sz w:val="22"/>
        </w:rPr>
        <w:t xml:space="preserve"> </w:t>
      </w:r>
      <w:r>
        <w:rPr>
          <w:rFonts w:ascii="Times New Roman" w:eastAsia="바탕체" w:hAnsi="Times New Roman"/>
          <w:kern w:val="0"/>
          <w:sz w:val="22"/>
        </w:rPr>
        <w:t>기준금액</w:t>
      </w:r>
      <w:r>
        <w:rPr>
          <w:rFonts w:ascii="Times New Roman" w:eastAsia="Times New Roman" w:hAnsi="Times New Roman"/>
          <w:kern w:val="0"/>
          <w:sz w:val="22"/>
        </w:rPr>
        <w:t xml:space="preserve"> </w:t>
      </w:r>
      <w:r>
        <w:rPr>
          <w:rFonts w:ascii="Times New Roman" w:eastAsia="바탕체" w:hAnsi="Times New Roman"/>
          <w:b/>
          <w:bCs/>
          <w:kern w:val="0"/>
          <w:sz w:val="22"/>
        </w:rPr>
        <w:t>단계별</w:t>
      </w:r>
      <w:r>
        <w:rPr>
          <w:rFonts w:ascii="Times New Roman" w:eastAsia="Times New Roman" w:hAnsi="Times New Roman"/>
          <w:b/>
          <w:bCs/>
          <w:kern w:val="0"/>
          <w:sz w:val="22"/>
        </w:rPr>
        <w:t xml:space="preserve"> </w:t>
      </w:r>
      <w:r>
        <w:rPr>
          <w:rFonts w:ascii="Times New Roman" w:eastAsia="바탕체" w:hAnsi="Times New Roman"/>
          <w:b/>
          <w:bCs/>
          <w:kern w:val="0"/>
          <w:sz w:val="22"/>
        </w:rPr>
        <w:t>보수를</w:t>
      </w:r>
      <w:r>
        <w:rPr>
          <w:rFonts w:ascii="Times New Roman" w:eastAsia="Times New Roman" w:hAnsi="Times New Roman"/>
          <w:b/>
          <w:bCs/>
          <w:kern w:val="0"/>
          <w:sz w:val="22"/>
        </w:rPr>
        <w:t xml:space="preserve"> </w:t>
      </w:r>
      <w:r>
        <w:rPr>
          <w:rFonts w:ascii="Times New Roman" w:eastAsia="바탕체" w:hAnsi="Times New Roman"/>
          <w:b/>
          <w:bCs/>
          <w:kern w:val="0"/>
          <w:sz w:val="22"/>
        </w:rPr>
        <w:t>누적</w:t>
      </w:r>
      <w:r>
        <w:rPr>
          <w:rFonts w:ascii="Times New Roman" w:eastAsia="Times New Roman" w:hAnsi="Times New Roman"/>
          <w:b/>
          <w:bCs/>
          <w:kern w:val="0"/>
          <w:sz w:val="22"/>
        </w:rPr>
        <w:t xml:space="preserve"> </w:t>
      </w:r>
      <w:r>
        <w:rPr>
          <w:rFonts w:ascii="Times New Roman" w:eastAsia="바탕체" w:hAnsi="Times New Roman"/>
          <w:b/>
          <w:bCs/>
          <w:kern w:val="0"/>
          <w:sz w:val="22"/>
        </w:rPr>
        <w:t>산정</w:t>
      </w:r>
      <w:r>
        <w:rPr>
          <w:rFonts w:ascii="Times New Roman" w:eastAsia="바탕체" w:hAnsi="Times New Roman"/>
          <w:kern w:val="0"/>
          <w:sz w:val="22"/>
        </w:rPr>
        <w:t>한다</w:t>
      </w:r>
      <w:r>
        <w:rPr>
          <w:rFonts w:ascii="Times New Roman" w:eastAsia="바탕체" w:hAnsi="Times New Roman"/>
          <w:kern w:val="0"/>
          <w:sz w:val="22"/>
        </w:rPr>
        <w:t>.</w:t>
      </w:r>
    </w:p>
    <w:p w14:paraId="3C326B4F" w14:textId="77777777" w:rsidR="00DE42D9" w:rsidRDefault="00930A79">
      <w:pPr>
        <w:snapToGrid w:val="0"/>
        <w:spacing w:after="0" w:line="360" w:lineRule="auto"/>
        <w:ind w:left="700" w:hanging="700"/>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주</w:t>
      </w:r>
      <w:r>
        <w:rPr>
          <w:rFonts w:ascii="Times New Roman" w:eastAsia="바탕체" w:hAnsi="Times New Roman"/>
          <w:kern w:val="0"/>
          <w:sz w:val="22"/>
        </w:rPr>
        <w:t xml:space="preserve">) </w:t>
      </w:r>
      <w:r>
        <w:rPr>
          <w:rFonts w:ascii="Times New Roman" w:eastAsia="바탕체" w:hAnsi="Times New Roman"/>
          <w:kern w:val="0"/>
          <w:sz w:val="22"/>
        </w:rPr>
        <w:t>처분보수</w:t>
      </w:r>
      <w:r>
        <w:rPr>
          <w:rFonts w:ascii="Times New Roman" w:eastAsia="Times New Roman" w:hAnsi="Times New Roman"/>
          <w:kern w:val="0"/>
          <w:sz w:val="22"/>
        </w:rPr>
        <w:t xml:space="preserve"> </w:t>
      </w:r>
      <w:r>
        <w:rPr>
          <w:rFonts w:ascii="Times New Roman" w:eastAsia="바탕체" w:hAnsi="Times New Roman"/>
          <w:kern w:val="0"/>
          <w:sz w:val="22"/>
        </w:rPr>
        <w:t>예시</w:t>
      </w:r>
      <w:r>
        <w:rPr>
          <w:rFonts w:ascii="Times New Roman" w:eastAsia="Times New Roman" w:hAnsi="Times New Roman"/>
          <w:kern w:val="0"/>
          <w:sz w:val="22"/>
        </w:rPr>
        <w:t xml:space="preserve"> </w:t>
      </w:r>
      <w:r>
        <w:rPr>
          <w:rFonts w:ascii="Times New Roman" w:eastAsia="바탕체" w:hAnsi="Times New Roman"/>
          <w:kern w:val="0"/>
          <w:sz w:val="22"/>
        </w:rPr>
        <w:t>–</w:t>
      </w:r>
      <w:r>
        <w:rPr>
          <w:rFonts w:ascii="Times New Roman" w:eastAsia="Times New Roman" w:hAnsi="Times New Roman"/>
          <w:kern w:val="0"/>
          <w:sz w:val="22"/>
        </w:rPr>
        <w:t xml:space="preserve"> </w:t>
      </w:r>
      <w:r>
        <w:rPr>
          <w:rFonts w:ascii="Times New Roman" w:eastAsia="바탕체" w:hAnsi="Times New Roman"/>
          <w:kern w:val="0"/>
          <w:sz w:val="22"/>
        </w:rPr>
        <w:t>공매</w:t>
      </w:r>
      <w:r>
        <w:rPr>
          <w:rFonts w:ascii="Times New Roman" w:eastAsia="Times New Roman" w:hAnsi="Times New Roman"/>
          <w:kern w:val="0"/>
          <w:sz w:val="22"/>
        </w:rPr>
        <w:t xml:space="preserve"> </w:t>
      </w:r>
      <w:r>
        <w:rPr>
          <w:rFonts w:ascii="Times New Roman" w:eastAsia="바탕체" w:hAnsi="Times New Roman"/>
          <w:kern w:val="0"/>
          <w:sz w:val="22"/>
        </w:rPr>
        <w:t>날찰가격</w:t>
      </w:r>
      <w:r>
        <w:rPr>
          <w:rFonts w:ascii="Times New Roman" w:eastAsia="Times New Roman" w:hAnsi="Times New Roman"/>
          <w:kern w:val="0"/>
          <w:sz w:val="22"/>
        </w:rPr>
        <w:t xml:space="preserve">  </w:t>
      </w:r>
      <w:r>
        <w:rPr>
          <w:rFonts w:ascii="Times New Roman" w:eastAsia="바탕체" w:hAnsi="Times New Roman"/>
          <w:kern w:val="0"/>
          <w:sz w:val="22"/>
        </w:rPr>
        <w:t>10</w:t>
      </w:r>
      <w:r>
        <w:rPr>
          <w:rFonts w:ascii="Times New Roman" w:eastAsia="바탕체" w:hAnsi="Times New Roman"/>
          <w:kern w:val="0"/>
          <w:sz w:val="22"/>
        </w:rPr>
        <w:t>억원인</w:t>
      </w:r>
      <w:r>
        <w:rPr>
          <w:rFonts w:ascii="Times New Roman" w:eastAsia="Times New Roman" w:hAnsi="Times New Roman"/>
          <w:kern w:val="0"/>
          <w:sz w:val="22"/>
        </w:rPr>
        <w:t xml:space="preserve"> </w:t>
      </w:r>
      <w:r>
        <w:rPr>
          <w:rFonts w:ascii="Times New Roman" w:eastAsia="바탕체" w:hAnsi="Times New Roman"/>
          <w:kern w:val="0"/>
          <w:sz w:val="22"/>
        </w:rPr>
        <w:t>경우</w:t>
      </w:r>
      <w:r>
        <w:rPr>
          <w:rFonts w:ascii="Times New Roman" w:eastAsia="Times New Roman" w:hAnsi="Times New Roman"/>
          <w:kern w:val="0"/>
          <w:sz w:val="22"/>
        </w:rPr>
        <w:t xml:space="preserve"> </w:t>
      </w:r>
    </w:p>
    <w:p w14:paraId="754B7FA7" w14:textId="77777777" w:rsidR="00DE42D9" w:rsidRDefault="00930A79">
      <w:pPr>
        <w:snapToGrid w:val="0"/>
        <w:spacing w:after="0" w:line="360" w:lineRule="auto"/>
        <w:textAlignment w:val="baseline"/>
        <w:rPr>
          <w:rFonts w:ascii="Times New Roman" w:eastAsia="바탕체" w:hAnsi="Times New Roman"/>
          <w:kern w:val="0"/>
          <w:sz w:val="22"/>
        </w:rPr>
      </w:pPr>
      <w:r>
        <w:rPr>
          <w:rFonts w:ascii="Times New Roman" w:eastAsia="Times New Roman" w:hAnsi="Times New Roman"/>
          <w:kern w:val="0"/>
          <w:sz w:val="22"/>
        </w:rPr>
        <w:t xml:space="preserve">          </w:t>
      </w:r>
      <w:r>
        <w:rPr>
          <w:rFonts w:ascii="Times New Roman" w:eastAsia="바탕체" w:hAnsi="Times New Roman"/>
          <w:kern w:val="0"/>
          <w:sz w:val="22"/>
        </w:rPr>
        <w:t>[1</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xml:space="preserve">* 8/1,000] </w:t>
      </w:r>
    </w:p>
    <w:p w14:paraId="6C6D0E38" w14:textId="77777777" w:rsidR="00DE42D9" w:rsidRDefault="00930A79">
      <w:pPr>
        <w:snapToGrid w:val="0"/>
        <w:spacing w:after="0" w:line="360" w:lineRule="auto"/>
        <w:ind w:firstLine="880"/>
        <w:textAlignment w:val="baseline"/>
        <w:rPr>
          <w:rFonts w:ascii="Times New Roman" w:eastAsia="바탕체" w:hAnsi="Times New Roman"/>
          <w:kern w:val="0"/>
          <w:sz w:val="22"/>
        </w:rPr>
      </w:pPr>
      <w:r>
        <w:rPr>
          <w:rFonts w:ascii="Times New Roman" w:eastAsia="바탕체" w:hAnsi="Times New Roman"/>
          <w:kern w:val="0"/>
          <w:sz w:val="22"/>
        </w:rPr>
        <w:t>+ [4</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7/1,000] + 10</w:t>
      </w:r>
      <w:r>
        <w:rPr>
          <w:rFonts w:ascii="Times New Roman" w:eastAsia="바탕체" w:hAnsi="Times New Roman"/>
          <w:kern w:val="0"/>
          <w:sz w:val="22"/>
        </w:rPr>
        <w:t>만원</w:t>
      </w:r>
    </w:p>
    <w:p w14:paraId="2EC7718E" w14:textId="77777777" w:rsidR="00DE42D9" w:rsidRDefault="00930A79">
      <w:pPr>
        <w:snapToGrid w:val="0"/>
        <w:spacing w:after="0" w:line="360" w:lineRule="auto"/>
        <w:ind w:firstLine="880"/>
        <w:textAlignment w:val="baseline"/>
        <w:rPr>
          <w:rFonts w:ascii="Times New Roman" w:eastAsia="바탕체" w:hAnsi="Times New Roman"/>
          <w:kern w:val="0"/>
          <w:sz w:val="22"/>
        </w:rPr>
      </w:pPr>
      <w:r>
        <w:rPr>
          <w:rFonts w:ascii="Times New Roman" w:eastAsia="바탕체" w:hAnsi="Times New Roman"/>
          <w:kern w:val="0"/>
          <w:sz w:val="22"/>
        </w:rPr>
        <w:t>+ [5</w:t>
      </w:r>
      <w:r>
        <w:rPr>
          <w:rFonts w:ascii="Times New Roman" w:eastAsia="바탕체" w:hAnsi="Times New Roman"/>
          <w:kern w:val="0"/>
          <w:sz w:val="22"/>
        </w:rPr>
        <w:t>억</w:t>
      </w:r>
      <w:r>
        <w:rPr>
          <w:rFonts w:ascii="Times New Roman" w:eastAsia="Times New Roman" w:hAnsi="Times New Roman"/>
          <w:kern w:val="0"/>
          <w:sz w:val="22"/>
        </w:rPr>
        <w:t xml:space="preserve"> </w:t>
      </w:r>
      <w:r>
        <w:rPr>
          <w:rFonts w:ascii="Times New Roman" w:eastAsia="바탕체" w:hAnsi="Times New Roman"/>
          <w:kern w:val="0"/>
          <w:sz w:val="22"/>
        </w:rPr>
        <w:t>* 6/1,000] + 60</w:t>
      </w:r>
      <w:r>
        <w:rPr>
          <w:rFonts w:ascii="Times New Roman" w:eastAsia="바탕체" w:hAnsi="Times New Roman"/>
          <w:kern w:val="0"/>
          <w:sz w:val="22"/>
        </w:rPr>
        <w:t>만원</w:t>
      </w:r>
      <w:r>
        <w:rPr>
          <w:rFonts w:ascii="Times New Roman" w:eastAsia="Times New Roman" w:hAnsi="Times New Roman"/>
          <w:kern w:val="0"/>
          <w:sz w:val="22"/>
        </w:rPr>
        <w:t xml:space="preserve"> </w:t>
      </w:r>
      <w:r>
        <w:rPr>
          <w:rFonts w:ascii="Times New Roman" w:eastAsia="바탕체" w:hAnsi="Times New Roman"/>
          <w:kern w:val="0"/>
          <w:sz w:val="22"/>
        </w:rPr>
        <w:t>= 730</w:t>
      </w:r>
      <w:r>
        <w:rPr>
          <w:rFonts w:ascii="Times New Roman" w:eastAsia="바탕체" w:hAnsi="Times New Roman"/>
          <w:kern w:val="0"/>
          <w:sz w:val="22"/>
        </w:rPr>
        <w:t>만원</w:t>
      </w:r>
      <w:r>
        <w:rPr>
          <w:rFonts w:ascii="Times New Roman" w:eastAsia="Times New Roman" w:hAnsi="Times New Roman"/>
          <w:kern w:val="0"/>
          <w:sz w:val="22"/>
        </w:rPr>
        <w:t xml:space="preserve"> </w:t>
      </w:r>
      <w:r>
        <w:br w:type="page"/>
      </w:r>
    </w:p>
    <w:p w14:paraId="345C2E20" w14:textId="77777777" w:rsidR="00DE42D9" w:rsidRDefault="00930A79">
      <w:pPr>
        <w:snapToGrid w:val="0"/>
        <w:spacing w:after="0" w:line="360" w:lineRule="auto"/>
        <w:ind w:left="697" w:hanging="697"/>
        <w:textAlignment w:val="baseline"/>
        <w:outlineLvl w:val="0"/>
        <w:rPr>
          <w:rFonts w:ascii="Times New Roman" w:eastAsia="바탕체" w:hAnsi="Times New Roman"/>
          <w:kern w:val="0"/>
          <w:sz w:val="22"/>
        </w:rPr>
      </w:pPr>
      <w:r>
        <w:rPr>
          <w:rFonts w:ascii="Times New Roman" w:eastAsia="바탕체" w:hAnsi="Times New Roman"/>
          <w:kern w:val="0"/>
          <w:sz w:val="22"/>
        </w:rPr>
        <w:lastRenderedPageBreak/>
        <w:t>【</w:t>
      </w:r>
      <w:bookmarkStart w:id="3" w:name="별첨_4&gt;"/>
      <w:bookmarkEnd w:id="3"/>
      <w:r>
        <w:rPr>
          <w:rFonts w:ascii="Times New Roman" w:eastAsia="바탕체" w:hAnsi="Times New Roman"/>
          <w:kern w:val="0"/>
          <w:sz w:val="22"/>
        </w:rPr>
        <w:t>별지</w:t>
      </w:r>
      <w:r>
        <w:rPr>
          <w:rFonts w:ascii="Times New Roman" w:eastAsia="Times New Roman" w:hAnsi="Times New Roman"/>
          <w:kern w:val="0"/>
          <w:sz w:val="22"/>
        </w:rPr>
        <w:t xml:space="preserve"> </w:t>
      </w:r>
      <w:r>
        <w:rPr>
          <w:rFonts w:ascii="Times New Roman" w:eastAsia="바탕체" w:hAnsi="Times New Roman"/>
          <w:kern w:val="0"/>
          <w:sz w:val="22"/>
        </w:rPr>
        <w:t>4</w:t>
      </w:r>
      <w:r>
        <w:rPr>
          <w:rFonts w:ascii="Times New Roman" w:eastAsia="바탕체" w:hAnsi="Times New Roman"/>
          <w:kern w:val="0"/>
          <w:sz w:val="22"/>
        </w:rPr>
        <w:t>】</w:t>
      </w:r>
    </w:p>
    <w:p w14:paraId="4F625DC9" w14:textId="77777777" w:rsidR="00DE42D9" w:rsidRDefault="00930A79">
      <w:pPr>
        <w:snapToGrid w:val="0"/>
        <w:spacing w:after="0" w:line="360" w:lineRule="auto"/>
        <w:ind w:left="700" w:hanging="700"/>
        <w:jc w:val="center"/>
        <w:textAlignment w:val="baseline"/>
        <w:rPr>
          <w:rFonts w:ascii="Times New Roman" w:eastAsia="바탕체" w:hAnsi="Times New Roman"/>
          <w:b/>
          <w:bCs/>
          <w:kern w:val="0"/>
          <w:sz w:val="28"/>
          <w:szCs w:val="30"/>
          <w:u w:val="single" w:color="000000"/>
        </w:rPr>
      </w:pPr>
      <w:r>
        <w:rPr>
          <w:rFonts w:ascii="Times New Roman" w:eastAsia="바탕체" w:hAnsi="Times New Roman"/>
          <w:b/>
          <w:bCs/>
          <w:kern w:val="0"/>
          <w:sz w:val="28"/>
          <w:szCs w:val="30"/>
          <w:u w:val="single" w:color="000000"/>
        </w:rPr>
        <w:t>여신거래</w:t>
      </w:r>
      <w:r>
        <w:rPr>
          <w:rFonts w:ascii="Times New Roman" w:eastAsia="바탕체" w:hAnsi="Times New Roman"/>
          <w:b/>
          <w:bCs/>
          <w:kern w:val="0"/>
          <w:sz w:val="28"/>
          <w:szCs w:val="30"/>
          <w:u w:val="single" w:color="000000"/>
          <w:vertAlign w:val="superscript"/>
        </w:rPr>
        <w:t>주</w:t>
      </w:r>
      <w:r>
        <w:rPr>
          <w:rFonts w:ascii="Times New Roman" w:eastAsia="바탕체" w:hAnsi="Times New Roman"/>
          <w:b/>
          <w:bCs/>
          <w:kern w:val="0"/>
          <w:sz w:val="28"/>
          <w:szCs w:val="30"/>
          <w:u w:val="single" w:color="000000"/>
          <w:vertAlign w:val="superscript"/>
        </w:rPr>
        <w:t>1)</w:t>
      </w:r>
      <w:r>
        <w:rPr>
          <w:rFonts w:ascii="Times New Roman" w:eastAsia="바탕체" w:hAnsi="Times New Roman"/>
          <w:b/>
          <w:bCs/>
          <w:kern w:val="0"/>
          <w:sz w:val="28"/>
          <w:szCs w:val="30"/>
          <w:u w:val="single" w:color="000000"/>
        </w:rPr>
        <w:t>의</w:t>
      </w:r>
      <w:r>
        <w:rPr>
          <w:rFonts w:ascii="Times New Roman" w:eastAsia="Times New Roman" w:hAnsi="Times New Roman"/>
          <w:b/>
          <w:bCs/>
          <w:kern w:val="0"/>
          <w:sz w:val="28"/>
          <w:szCs w:val="30"/>
          <w:u w:val="single" w:color="000000"/>
        </w:rPr>
        <w:t xml:space="preserve"> </w:t>
      </w:r>
      <w:r>
        <w:rPr>
          <w:rFonts w:ascii="Times New Roman" w:eastAsia="바탕체" w:hAnsi="Times New Roman"/>
          <w:b/>
          <w:bCs/>
          <w:kern w:val="0"/>
          <w:sz w:val="28"/>
          <w:szCs w:val="30"/>
          <w:u w:val="single" w:color="000000"/>
        </w:rPr>
        <w:t>내용</w:t>
      </w:r>
    </w:p>
    <w:p w14:paraId="0BB4D1E6" w14:textId="77777777" w:rsidR="00DE42D9" w:rsidRDefault="00DE42D9">
      <w:pPr>
        <w:snapToGrid w:val="0"/>
        <w:spacing w:after="0" w:line="360" w:lineRule="auto"/>
        <w:ind w:left="700" w:hanging="700"/>
        <w:textAlignment w:val="baseline"/>
        <w:rPr>
          <w:rFonts w:ascii="Times New Roman" w:eastAsia="바탕체" w:hAnsi="Times New Roman"/>
          <w:b/>
          <w:bCs/>
          <w:kern w:val="0"/>
          <w:sz w:val="22"/>
          <w:szCs w:val="30"/>
          <w:u w:val="single" w:color="000000"/>
        </w:rPr>
      </w:pPr>
    </w:p>
    <w:tbl>
      <w:tblPr>
        <w:tblW w:w="10046" w:type="dxa"/>
        <w:jc w:val="center"/>
        <w:tblLayout w:type="fixed"/>
        <w:tblCellMar>
          <w:top w:w="28" w:type="dxa"/>
          <w:left w:w="102" w:type="dxa"/>
          <w:bottom w:w="28" w:type="dxa"/>
          <w:right w:w="102" w:type="dxa"/>
        </w:tblCellMar>
        <w:tblLook w:val="04A0" w:firstRow="1" w:lastRow="0" w:firstColumn="1" w:lastColumn="0" w:noHBand="0" w:noVBand="1"/>
      </w:tblPr>
      <w:tblGrid>
        <w:gridCol w:w="794"/>
        <w:gridCol w:w="1134"/>
        <w:gridCol w:w="2410"/>
        <w:gridCol w:w="850"/>
        <w:gridCol w:w="2268"/>
        <w:gridCol w:w="1295"/>
        <w:gridCol w:w="1295"/>
      </w:tblGrid>
      <w:tr w:rsidR="00DE42D9" w14:paraId="67AC8AD6" w14:textId="77777777">
        <w:trPr>
          <w:trHeight w:val="443"/>
          <w:jc w:val="center"/>
        </w:trPr>
        <w:tc>
          <w:tcPr>
            <w:tcW w:w="794" w:type="dxa"/>
            <w:tcBorders>
              <w:top w:val="single" w:sz="2" w:space="0" w:color="000000"/>
              <w:left w:val="single" w:sz="2" w:space="0" w:color="000000"/>
              <w:bottom w:val="single" w:sz="2" w:space="0" w:color="000000"/>
              <w:right w:val="single" w:sz="2" w:space="0" w:color="000000"/>
            </w:tcBorders>
            <w:vAlign w:val="center"/>
          </w:tcPr>
          <w:p w14:paraId="32E50AEB"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구분</w:t>
            </w:r>
          </w:p>
        </w:tc>
        <w:tc>
          <w:tcPr>
            <w:tcW w:w="1134" w:type="dxa"/>
            <w:tcBorders>
              <w:top w:val="single" w:sz="2" w:space="0" w:color="000000"/>
              <w:left w:val="single" w:sz="2" w:space="0" w:color="000000"/>
              <w:bottom w:val="single" w:sz="2" w:space="0" w:color="000000"/>
              <w:right w:val="single" w:sz="2" w:space="0" w:color="000000"/>
            </w:tcBorders>
            <w:vAlign w:val="center"/>
          </w:tcPr>
          <w:p w14:paraId="17E0B33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채무자</w:t>
            </w:r>
          </w:p>
        </w:tc>
        <w:tc>
          <w:tcPr>
            <w:tcW w:w="2410" w:type="dxa"/>
            <w:tcBorders>
              <w:top w:val="single" w:sz="2" w:space="0" w:color="000000"/>
              <w:left w:val="single" w:sz="2" w:space="0" w:color="000000"/>
              <w:bottom w:val="single" w:sz="4" w:space="0" w:color="000000"/>
              <w:right w:val="single" w:sz="2" w:space="0" w:color="000000"/>
            </w:tcBorders>
            <w:vAlign w:val="center"/>
          </w:tcPr>
          <w:p w14:paraId="2247F04B"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대출기관</w:t>
            </w:r>
          </w:p>
        </w:tc>
        <w:tc>
          <w:tcPr>
            <w:tcW w:w="850" w:type="dxa"/>
            <w:tcBorders>
              <w:top w:val="single" w:sz="2" w:space="0" w:color="000000"/>
              <w:left w:val="single" w:sz="2" w:space="0" w:color="000000"/>
              <w:bottom w:val="single" w:sz="4" w:space="0" w:color="000000"/>
              <w:right w:val="single" w:sz="2" w:space="0" w:color="000000"/>
            </w:tcBorders>
            <w:vAlign w:val="center"/>
          </w:tcPr>
          <w:p w14:paraId="3CDA2046"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대출</w:t>
            </w:r>
          </w:p>
          <w:p w14:paraId="1714EBA8"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종류</w:t>
            </w:r>
          </w:p>
        </w:tc>
        <w:tc>
          <w:tcPr>
            <w:tcW w:w="2268" w:type="dxa"/>
            <w:tcBorders>
              <w:top w:val="single" w:sz="2" w:space="0" w:color="000000"/>
              <w:left w:val="single" w:sz="2" w:space="0" w:color="000000"/>
              <w:bottom w:val="single" w:sz="4" w:space="0" w:color="000000"/>
              <w:right w:val="single" w:sz="2" w:space="0" w:color="000000"/>
            </w:tcBorders>
            <w:vAlign w:val="center"/>
          </w:tcPr>
          <w:p w14:paraId="18A157C9"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금액</w:t>
            </w:r>
          </w:p>
        </w:tc>
        <w:tc>
          <w:tcPr>
            <w:tcW w:w="1295" w:type="dxa"/>
            <w:tcBorders>
              <w:top w:val="single" w:sz="2" w:space="0" w:color="000000"/>
              <w:left w:val="single" w:sz="2" w:space="0" w:color="000000"/>
              <w:bottom w:val="single" w:sz="4" w:space="0" w:color="000000"/>
              <w:right w:val="single" w:sz="2" w:space="0" w:color="000000"/>
            </w:tcBorders>
            <w:vAlign w:val="center"/>
          </w:tcPr>
          <w:p w14:paraId="00B18600"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신규일</w:t>
            </w:r>
          </w:p>
        </w:tc>
        <w:tc>
          <w:tcPr>
            <w:tcW w:w="1295" w:type="dxa"/>
            <w:tcBorders>
              <w:top w:val="single" w:sz="2" w:space="0" w:color="000000"/>
              <w:left w:val="single" w:sz="2" w:space="0" w:color="000000"/>
              <w:bottom w:val="single" w:sz="4" w:space="0" w:color="000000"/>
              <w:right w:val="single" w:sz="2" w:space="0" w:color="000000"/>
            </w:tcBorders>
            <w:vAlign w:val="center"/>
          </w:tcPr>
          <w:p w14:paraId="356E6885"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만기일</w:t>
            </w:r>
          </w:p>
        </w:tc>
      </w:tr>
      <w:tr w:rsidR="00DE42D9" w14:paraId="4BB5CB2B" w14:textId="77777777">
        <w:trPr>
          <w:trHeight w:val="380"/>
          <w:jc w:val="center"/>
        </w:trPr>
        <w:tc>
          <w:tcPr>
            <w:tcW w:w="794" w:type="dxa"/>
            <w:vMerge w:val="restart"/>
            <w:tcBorders>
              <w:top w:val="single" w:sz="2" w:space="0" w:color="000000"/>
              <w:left w:val="single" w:sz="2" w:space="0" w:color="000000"/>
              <w:right w:val="single" w:sz="2" w:space="0" w:color="000000"/>
            </w:tcBorders>
            <w:tcMar>
              <w:left w:w="57" w:type="dxa"/>
              <w:right w:w="57" w:type="dxa"/>
            </w:tcMar>
            <w:vAlign w:val="center"/>
          </w:tcPr>
          <w:p w14:paraId="615714D9" w14:textId="77777777" w:rsidR="00DE42D9" w:rsidRDefault="00930A79">
            <w:pPr>
              <w:snapToGrid w:val="0"/>
              <w:spacing w:after="0" w:line="240" w:lineRule="auto"/>
              <w:ind w:left="700" w:hanging="700"/>
              <w:jc w:val="center"/>
              <w:textAlignment w:val="baseline"/>
              <w:rPr>
                <w:rFonts w:ascii="Times New Roman" w:eastAsia="바탕체" w:hAnsi="Times New Roman"/>
                <w:kern w:val="0"/>
                <w:sz w:val="22"/>
              </w:rPr>
            </w:pPr>
            <w:r>
              <w:rPr>
                <w:rFonts w:ascii="Times New Roman" w:eastAsia="바탕체" w:hAnsi="Times New Roman"/>
                <w:kern w:val="0"/>
                <w:sz w:val="22"/>
              </w:rPr>
              <w:t>2</w:t>
            </w:r>
            <w:r>
              <w:rPr>
                <w:rFonts w:ascii="Times New Roman" w:eastAsia="바탕체" w:hAnsi="Times New Roman"/>
                <w:kern w:val="0"/>
                <w:sz w:val="22"/>
              </w:rPr>
              <w:t>순위</w:t>
            </w:r>
          </w:p>
        </w:tc>
        <w:tc>
          <w:tcPr>
            <w:tcW w:w="1134" w:type="dxa"/>
            <w:vMerge w:val="restart"/>
            <w:tcBorders>
              <w:top w:val="single" w:sz="2" w:space="0" w:color="000000"/>
              <w:left w:val="single" w:sz="2" w:space="0" w:color="000000"/>
              <w:right w:val="single" w:sz="4" w:space="0" w:color="000000"/>
            </w:tcBorders>
            <w:tcMar>
              <w:left w:w="57" w:type="dxa"/>
              <w:right w:w="57" w:type="dxa"/>
            </w:tcMar>
            <w:vAlign w:val="center"/>
          </w:tcPr>
          <w:p w14:paraId="64C7B241" w14:textId="77777777" w:rsidR="00DE42D9" w:rsidRDefault="00930A79">
            <w:pPr>
              <w:snapToGrid w:val="0"/>
              <w:spacing w:after="0" w:line="240" w:lineRule="auto"/>
              <w:jc w:val="center"/>
              <w:textAlignment w:val="baseline"/>
              <w:rPr>
                <w:rFonts w:ascii="Times New Roman" w:eastAsia="바탕체" w:hAnsi="Times New Roman"/>
                <w:sz w:val="22"/>
              </w:rPr>
            </w:pPr>
            <w:r>
              <w:rPr>
                <w:rFonts w:ascii="Times New Roman" w:eastAsia="바탕체" w:hAnsi="Times New Roman"/>
                <w:sz w:val="22"/>
              </w:rPr>
              <w:t>주식회사</w:t>
            </w:r>
            <w:r>
              <w:rPr>
                <w:rFonts w:ascii="Times New Roman" w:eastAsia="Times New Roman" w:hAnsi="Times New Roman"/>
                <w:sz w:val="22"/>
              </w:rPr>
              <w:t xml:space="preserve"> </w:t>
            </w:r>
            <w:r>
              <w:rPr>
                <w:rFonts w:ascii="Times New Roman" w:eastAsia="바탕체" w:hAnsi="Times New Roman"/>
                <w:sz w:val="22"/>
              </w:rPr>
              <w:t>코람코라이프로지스위탁관리부동산투자회사</w:t>
            </w:r>
          </w:p>
        </w:tc>
        <w:tc>
          <w:tcPr>
            <w:tcW w:w="2410" w:type="dxa"/>
            <w:tcBorders>
              <w:top w:val="single" w:sz="4" w:space="0" w:color="000000"/>
              <w:left w:val="single" w:sz="4" w:space="0" w:color="000000"/>
              <w:bottom w:val="dotted" w:sz="4" w:space="0" w:color="000000"/>
              <w:right w:val="single" w:sz="4" w:space="0" w:color="000000"/>
            </w:tcBorders>
            <w:vAlign w:val="center"/>
          </w:tcPr>
          <w:p w14:paraId="5C0E574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commentRangeStart w:id="21"/>
            <w:r/>
            <w:r>
              <w:rPr>
                <w:rFonts w:ascii="Times New Roman" w:eastAsia="바탕체" w:hAnsi="Times New Roman"/>
                <w:kern w:val="0"/>
                <w:sz w:val="22"/>
              </w:rPr>
              <w:t>주식회사</w:t>
            </w:r>
            <w:r>
              <w:rPr>
                <w:rFonts w:ascii="Times New Roman" w:eastAsia="바탕체" w:hAnsi="Times New Roman"/>
                <w:kern w:val="0"/>
                <w:sz w:val="22"/>
              </w:rPr>
              <w:t xml:space="preserve"> </w:t>
            </w:r>
            <w:r>
              <w:rPr>
                <w:rFonts w:ascii="Times New Roman" w:eastAsia="바탕체" w:hAnsi="Times New Roman"/>
                <w:kern w:val="0"/>
                <w:sz w:val="22"/>
              </w:rPr>
              <w:t>우리은행</w:t>
            </w:r>
            <w:r/>
            <w:commentRangeEnd w:id="21"/>
            <w:r>
              <w:rPr>
                <w:rStyle w:val="CommentReference"/>
              </w:rPr>
              <w:commentReference w:id="21"/>
            </w:r>
          </w:p>
        </w:tc>
        <w:tc>
          <w:tcPr>
            <w:tcW w:w="850" w:type="dxa"/>
            <w:tcBorders>
              <w:top w:val="single" w:sz="4" w:space="0" w:color="000000"/>
              <w:left w:val="single" w:sz="4" w:space="0" w:color="000000"/>
              <w:bottom w:val="dotted" w:sz="4" w:space="0" w:color="000000"/>
              <w:right w:val="single" w:sz="4" w:space="0" w:color="000000"/>
            </w:tcBorders>
            <w:vAlign w:val="center"/>
          </w:tcPr>
          <w:p w14:paraId="2D364B2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A-2 대출</w:t>
            </w:r>
          </w:p>
        </w:tc>
        <w:tc>
          <w:tcPr>
            <w:tcW w:w="2268" w:type="dxa"/>
            <w:tcBorders>
              <w:top w:val="single" w:sz="4" w:space="0" w:color="000000"/>
              <w:left w:val="single" w:sz="4" w:space="0" w:color="000000"/>
              <w:bottom w:val="dotted" w:sz="4" w:space="0" w:color="000000"/>
              <w:right w:val="single" w:sz="4" w:space="0" w:color="000000"/>
            </w:tcBorders>
            <w:vAlign w:val="center"/>
          </w:tcPr>
          <w:p w14:paraId="16EEF32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금70,000,000,000원</w:t>
            </w:r>
          </w:p>
        </w:tc>
        <w:tc>
          <w:tcPr>
            <w:tcW w:w="1295" w:type="dxa"/>
            <w:tcBorders>
              <w:top w:val="single" w:sz="4" w:space="0" w:color="000000"/>
              <w:left w:val="single" w:sz="4" w:space="0" w:color="000000"/>
              <w:bottom w:val="dotted" w:sz="4" w:space="0" w:color="000000"/>
              <w:right w:val="single" w:sz="4" w:space="0" w:color="000000"/>
            </w:tcBorders>
            <w:vAlign w:val="center"/>
          </w:tcPr>
          <w:p w14:paraId="67F24DD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single" w:sz="4" w:space="0" w:color="000000"/>
              <w:left w:val="single" w:sz="4" w:space="0" w:color="000000"/>
              <w:bottom w:val="dotted" w:sz="4" w:space="0" w:color="000000"/>
              <w:right w:val="single" w:sz="4" w:space="0" w:color="000000"/>
            </w:tcBorders>
            <w:vAlign w:val="center"/>
          </w:tcPr>
          <w:p w14:paraId="55A23AC7"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37FEC73D"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18401986"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6E1FE88B"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5929058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롯데캐피탈 주식회사</w:t>
            </w:r>
          </w:p>
        </w:tc>
        <w:tc>
          <w:tcPr>
            <w:tcW w:w="850" w:type="dxa"/>
            <w:tcBorders>
              <w:top w:val="dotted" w:sz="4" w:space="0" w:color="000000"/>
              <w:left w:val="single" w:sz="4" w:space="0" w:color="000000"/>
              <w:bottom w:val="dotted" w:sz="4" w:space="0" w:color="000000"/>
              <w:right w:val="single" w:sz="4" w:space="0" w:color="000000"/>
            </w:tcBorders>
            <w:vAlign w:val="center"/>
          </w:tcPr>
          <w:p w14:paraId="15C698D0"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7EE12BF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금30,000,000,000원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1F5FA83A"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33C56D4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14:paraId="41D7DBAE"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442E45B4"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3E34DC5D"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0CF6AAB0"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주식회사 우리카드</w:t>
            </w:r>
          </w:p>
        </w:tc>
        <w:tc>
          <w:tcPr>
            <w:tcW w:w="850" w:type="dxa"/>
            <w:tcBorders>
              <w:top w:val="dotted" w:sz="4" w:space="0" w:color="000000"/>
              <w:left w:val="single" w:sz="4" w:space="0" w:color="000000"/>
              <w:bottom w:val="dotted" w:sz="4" w:space="0" w:color="000000"/>
              <w:right w:val="single" w:sz="4" w:space="0" w:color="000000"/>
            </w:tcBorders>
            <w:vAlign w:val="center"/>
          </w:tcPr>
          <w:p w14:paraId="6DFEDFAD"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65D7E37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금10,000,000,000원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263E0A3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351A0252"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14:paraId="0C56BF04" w14:textId="77777777">
        <w:trPr>
          <w:trHeight w:val="380"/>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11137E87"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33E9AC21"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267D327A"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수협은행</w:t>
            </w:r>
          </w:p>
        </w:tc>
        <w:tc>
          <w:tcPr>
            <w:tcW w:w="850" w:type="dxa"/>
            <w:tcBorders>
              <w:top w:val="dotted" w:sz="4" w:space="0" w:color="000000"/>
              <w:left w:val="single" w:sz="4" w:space="0" w:color="000000"/>
              <w:bottom w:val="dotted" w:sz="4" w:space="0" w:color="000000"/>
              <w:right w:val="single" w:sz="4" w:space="0" w:color="000000"/>
            </w:tcBorders>
            <w:vAlign w:val="center"/>
          </w:tcPr>
          <w:p w14:paraId="2C06268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0301937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금10,000,000,000원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6E83F8F3"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57F27A9D"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14:paraId="5A8DF174" w14:textId="77777777">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76EAB818" w14:textId="77777777"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25A5610A"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14:paraId="54887AE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주식회사 에스비아이저축은행</w:t>
            </w:r>
          </w:p>
        </w:tc>
        <w:tc>
          <w:tcPr>
            <w:tcW w:w="850" w:type="dxa"/>
            <w:tcBorders>
              <w:top w:val="dotted" w:sz="4" w:space="0" w:color="000000"/>
              <w:left w:val="single" w:sz="4" w:space="0" w:color="000000"/>
              <w:right w:val="single" w:sz="4" w:space="0" w:color="000000"/>
            </w:tcBorders>
            <w:vAlign w:val="center"/>
          </w:tcPr>
          <w:p w14:paraId="12DFA13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14:paraId="2838CF1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금10,000,000,000원</w:t>
            </w:r>
          </w:p>
        </w:tc>
        <w:tc>
          <w:tcPr>
            <w:tcW w:w="1295" w:type="dxa"/>
            <w:tcBorders>
              <w:top w:val="dotted" w:sz="4" w:space="0" w:color="000000"/>
              <w:left w:val="single" w:sz="4" w:space="0" w:color="000000"/>
              <w:right w:val="single" w:sz="4" w:space="0" w:color="000000"/>
            </w:tcBorders>
            <w:vAlign w:val="center"/>
          </w:tcPr>
          <w:p w14:paraId="266E695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14:paraId="74CC3EB1"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신용협동조합중앙회</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서로신용협동조합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금4,000,000,000원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수지신용협동조합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금2,800,000,000원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정선신용협동조합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금2,400,000,000원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연희신용협동조합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금1,400,000,000원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금모래신용협동조합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금1,800,000,000원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남인천신용협동조합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금1,000,000,000원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미호신용협동조합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금1,300,000,000원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대구대서신용협동조합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금1,300,000,000원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한빛신용협동조합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금1,700,000,000원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양동행복신용협동조합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금1,900,000,000원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서귀포동부신용협동조합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금1,200,000,000원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광주어룡신용협동조합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금2,700,000,000원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광주미래신용협동조합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금1,400,000,000원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새안양신용협동조합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금4,000,000,000원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남수원신용협동조합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금300,000,000원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trPr>
          <w:trHeight w:val="303"/>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rsidR="00DE42D9" w:rsidRDefault="00DE42D9">
            <w:pPr>
              <w:snapToGrid w:val="0"/>
              <w:spacing w:after="0" w:line="240" w:lineRule="auto"/>
              <w:ind w:left="700" w:hanging="700"/>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rsidR="00DE42D9" w:rsidRDefault="00DE42D9">
            <w:pPr>
              <w:snapToGrid w:val="0"/>
              <w:spacing w:after="0" w:line="240" w:lineRule="auto"/>
              <w:jc w:val="center"/>
              <w:textAlignment w:val="baseline"/>
              <w:rPr>
                <w:rFonts w:ascii="Times New Roman" w:eastAsia="바탕체" w:hAnsi="Times New Roman"/>
                <w:kern w:val="0"/>
                <w:sz w:val="22"/>
              </w:rPr>
            </w:pPr>
          </w:p>
        </w:tc>
        <w:tc>
          <w:tcPr>
            <w:tcW w:w="241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북인천신용협동조합</w:t>
            </w:r>
          </w:p>
        </w:tc>
        <w:tc>
          <w:tcPr>
            <w:tcW w:w="850"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A-1 대출</w:t>
            </w:r>
          </w:p>
        </w:tc>
        <w:tc>
          <w:tcPr>
            <w:tcW w:w="2268"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금700,000,000원</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w:t>
            </w:r>
          </w:p>
        </w:tc>
        <w:tc>
          <w:tcPr>
            <w:tcW w:w="1295" w:type="dxa"/>
            <w:tcBorders>
              <w:top w:val="dotted" w:sz="4" w:space="0" w:color="000000"/>
              <w:left w:val="single" w:sz="4" w:space="0" w:color="000000"/>
              <w:right w:val="single" w:sz="4" w:space="0" w:color="000000"/>
            </w:tcBorders>
            <w:vAlign w:val="center"/>
          </w:tcPr>
          <w:p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인출일로부터 24개월</w:t>
            </w:r>
          </w:p>
        </w:tc>
      </w:tr>
      <w:tr w:rsidR="00DE42D9" w14:paraId="6EE5C661" w14:textId="77777777">
        <w:trPr>
          <w:trHeight w:val="304"/>
          <w:jc w:val="center"/>
        </w:trPr>
        <w:tc>
          <w:tcPr>
            <w:tcW w:w="794" w:type="dxa"/>
            <w:vMerge w:val="restart"/>
            <w:tcBorders>
              <w:top w:val="single" w:sz="2" w:space="0" w:color="000000"/>
              <w:left w:val="single" w:sz="2" w:space="0" w:color="000000"/>
              <w:right w:val="single" w:sz="2" w:space="0" w:color="000000"/>
            </w:tcBorders>
            <w:tcMar>
              <w:left w:w="57" w:type="dxa"/>
              <w:right w:w="57" w:type="dxa"/>
            </w:tcMar>
            <w:vAlign w:val="center"/>
          </w:tcPr>
          <w:p w14:paraId="1274D16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3</w:t>
            </w:r>
            <w:r>
              <w:rPr>
                <w:rFonts w:ascii="Times New Roman" w:eastAsia="바탕체" w:hAnsi="Times New Roman"/>
                <w:kern w:val="0"/>
                <w:sz w:val="22"/>
              </w:rPr>
              <w:t>순위</w:t>
            </w: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2691085F"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single" w:sz="4" w:space="0" w:color="000000"/>
              <w:left w:val="single" w:sz="4" w:space="0" w:color="000000"/>
              <w:bottom w:val="dotted" w:sz="4" w:space="0" w:color="000000"/>
              <w:right w:val="single" w:sz="4" w:space="0" w:color="000000"/>
            </w:tcBorders>
            <w:vAlign w:val="center"/>
          </w:tcPr>
          <w:p w14:paraId="24FAFCB4"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키움캐피탈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850" w:type="dxa"/>
            <w:tcBorders>
              <w:top w:val="single" w:sz="4" w:space="0" w:color="000000"/>
              <w:left w:val="single" w:sz="4" w:space="0" w:color="000000"/>
              <w:bottom w:val="dotted" w:sz="4" w:space="0" w:color="000000"/>
              <w:right w:val="single" w:sz="4" w:space="0" w:color="000000"/>
            </w:tcBorders>
            <w:vAlign w:val="center"/>
          </w:tcPr>
          <w:p w14:paraId="4BBD573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single" w:sz="4" w:space="0" w:color="000000"/>
              <w:left w:val="single" w:sz="4" w:space="0" w:color="000000"/>
              <w:bottom w:val="dotted" w:sz="4" w:space="0" w:color="000000"/>
              <w:right w:val="single" w:sz="4" w:space="0" w:color="000000"/>
            </w:tcBorders>
            <w:vAlign w:val="center"/>
          </w:tcPr>
          <w:p w14:paraId="39C799F2"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20,000,000,000</w:t>
            </w:r>
            <w:r>
              <w:rPr>
                <w:rFonts w:ascii="Times New Roman" w:eastAsia="바탕체" w:hAnsi="Times New Roman"/>
                <w:kern w:val="0"/>
                <w:sz w:val="22"/>
              </w:rPr>
              <w:t>원</w:t>
            </w:r>
          </w:p>
        </w:tc>
        <w:tc>
          <w:tcPr>
            <w:tcW w:w="1295" w:type="dxa"/>
            <w:tcBorders>
              <w:top w:val="single" w:sz="4" w:space="0" w:color="000000"/>
              <w:left w:val="single" w:sz="4" w:space="0" w:color="000000"/>
              <w:bottom w:val="dotted" w:sz="4" w:space="0" w:color="000000"/>
              <w:right w:val="single" w:sz="4" w:space="0" w:color="000000"/>
            </w:tcBorders>
            <w:vAlign w:val="center"/>
          </w:tcPr>
          <w:p w14:paraId="39699EE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single" w:sz="4" w:space="0" w:color="000000"/>
              <w:left w:val="single" w:sz="4" w:space="0" w:color="000000"/>
              <w:bottom w:val="dotted" w:sz="4" w:space="0" w:color="000000"/>
              <w:right w:val="single" w:sz="4" w:space="0" w:color="000000"/>
            </w:tcBorders>
            <w:vAlign w:val="center"/>
          </w:tcPr>
          <w:p w14:paraId="2401AA0F"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0D3786CD" w14:textId="77777777">
        <w:trPr>
          <w:trHeight w:val="304"/>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7FF87BA2" w14:textId="77777777" w:rsidR="00DE42D9" w:rsidRDefault="00DE42D9">
            <w:pPr>
              <w:snapToGrid w:val="0"/>
              <w:spacing w:after="0" w:line="240" w:lineRule="auto"/>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7AABF48D"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31D1CB6C"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엠지캐피탈</w:t>
            </w:r>
            <w:r>
              <w:rPr>
                <w:rFonts w:ascii="Times New Roman" w:eastAsia="바탕체" w:hAnsi="Times New Roman"/>
                <w:kern w:val="0"/>
                <w:sz w:val="22"/>
              </w:rPr>
              <w:t xml:space="preserve"> </w:t>
            </w:r>
            <w:r>
              <w:rPr>
                <w:rFonts w:ascii="Times New Roman" w:eastAsia="바탕체" w:hAnsi="Times New Roman"/>
                <w:kern w:val="0"/>
                <w:sz w:val="22"/>
              </w:rPr>
              <w:t>주식회사</w:t>
            </w:r>
          </w:p>
        </w:tc>
        <w:tc>
          <w:tcPr>
            <w:tcW w:w="850" w:type="dxa"/>
            <w:tcBorders>
              <w:top w:val="dotted" w:sz="4" w:space="0" w:color="000000"/>
              <w:left w:val="single" w:sz="4" w:space="0" w:color="000000"/>
              <w:bottom w:val="dotted" w:sz="4" w:space="0" w:color="000000"/>
              <w:right w:val="single" w:sz="4" w:space="0" w:color="000000"/>
            </w:tcBorders>
            <w:vAlign w:val="center"/>
          </w:tcPr>
          <w:p w14:paraId="5875ADFF"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35A0FF95"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10,000,000,000</w:t>
            </w:r>
            <w:r>
              <w:rPr>
                <w:rFonts w:ascii="Times New Roman" w:eastAsia="바탕체" w:hAnsi="Times New Roman"/>
                <w:kern w:val="0"/>
                <w:sz w:val="22"/>
              </w:rPr>
              <w:t>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7C79B8D6"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64B4F568"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1BF18486" w14:textId="77777777">
        <w:trPr>
          <w:trHeight w:val="304"/>
          <w:jc w:val="center"/>
        </w:trPr>
        <w:tc>
          <w:tcPr>
            <w:tcW w:w="794" w:type="dxa"/>
            <w:vMerge/>
            <w:tcBorders>
              <w:top w:val="single" w:sz="2" w:space="0" w:color="000000"/>
              <w:left w:val="single" w:sz="2" w:space="0" w:color="000000"/>
              <w:right w:val="single" w:sz="2" w:space="0" w:color="000000"/>
            </w:tcBorders>
            <w:tcMar>
              <w:left w:w="57" w:type="dxa"/>
              <w:right w:w="57" w:type="dxa"/>
            </w:tcMar>
            <w:vAlign w:val="center"/>
          </w:tcPr>
          <w:p w14:paraId="263B2F28" w14:textId="77777777" w:rsidR="00DE42D9" w:rsidRDefault="00DE42D9">
            <w:pPr>
              <w:snapToGrid w:val="0"/>
              <w:spacing w:after="0" w:line="240" w:lineRule="auto"/>
              <w:jc w:val="center"/>
              <w:textAlignment w:val="baseline"/>
              <w:rPr>
                <w:rFonts w:ascii="Times New Roman" w:eastAsia="바탕체" w:hAnsi="Times New Roman"/>
                <w:kern w:val="0"/>
                <w:sz w:val="22"/>
                <w:highlight w:val="yellow"/>
              </w:rPr>
            </w:pPr>
          </w:p>
        </w:tc>
        <w:tc>
          <w:tcPr>
            <w:tcW w:w="1134" w:type="dxa"/>
            <w:vMerge/>
            <w:tcBorders>
              <w:top w:val="single" w:sz="2" w:space="0" w:color="000000"/>
              <w:left w:val="single" w:sz="2" w:space="0" w:color="000000"/>
              <w:right w:val="single" w:sz="4" w:space="0" w:color="000000"/>
            </w:tcBorders>
            <w:tcMar>
              <w:left w:w="57" w:type="dxa"/>
              <w:right w:w="57" w:type="dxa"/>
            </w:tcMar>
            <w:vAlign w:val="center"/>
          </w:tcPr>
          <w:p w14:paraId="478CCC5A"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2410" w:type="dxa"/>
            <w:tcBorders>
              <w:top w:val="dotted" w:sz="4" w:space="0" w:color="000000"/>
              <w:left w:val="single" w:sz="4" w:space="0" w:color="000000"/>
              <w:bottom w:val="dotted" w:sz="4" w:space="0" w:color="000000"/>
              <w:right w:val="single" w:sz="4" w:space="0" w:color="000000"/>
            </w:tcBorders>
            <w:vAlign w:val="center"/>
          </w:tcPr>
          <w:p w14:paraId="7F8862B9"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주식회사 디비저축은행</w:t>
            </w:r>
          </w:p>
        </w:tc>
        <w:tc>
          <w:tcPr>
            <w:tcW w:w="850" w:type="dxa"/>
            <w:tcBorders>
              <w:top w:val="dotted" w:sz="4" w:space="0" w:color="000000"/>
              <w:left w:val="single" w:sz="4" w:space="0" w:color="000000"/>
              <w:bottom w:val="dotted" w:sz="4" w:space="0" w:color="000000"/>
              <w:right w:val="single" w:sz="4" w:space="0" w:color="000000"/>
            </w:tcBorders>
            <w:vAlign w:val="center"/>
          </w:tcPr>
          <w:p w14:paraId="2E403EB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 xml:space="preserve">Tranche B </w:t>
            </w:r>
            <w:r>
              <w:rPr>
                <w:rFonts w:ascii="Times New Roman" w:eastAsia="바탕체" w:hAnsi="Times New Roman"/>
                <w:kern w:val="0"/>
                <w:sz w:val="22"/>
              </w:rPr>
              <w:t>대출</w:t>
            </w:r>
          </w:p>
        </w:tc>
        <w:tc>
          <w:tcPr>
            <w:tcW w:w="2268" w:type="dxa"/>
            <w:tcBorders>
              <w:top w:val="dotted" w:sz="4" w:space="0" w:color="000000"/>
              <w:left w:val="single" w:sz="4" w:space="0" w:color="000000"/>
              <w:bottom w:val="dotted" w:sz="4" w:space="0" w:color="000000"/>
              <w:right w:val="single" w:sz="4" w:space="0" w:color="000000"/>
            </w:tcBorders>
            <w:vAlign w:val="center"/>
          </w:tcPr>
          <w:p w14:paraId="71B35895"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금</w:t>
            </w:r>
            <w:r>
              <w:rPr>
                <w:rFonts w:ascii="Times New Roman" w:eastAsia="바탕체" w:hAnsi="Times New Roman"/>
                <w:kern w:val="0"/>
                <w:sz w:val="22"/>
              </w:rPr>
              <w:t>8,000,000,000</w:t>
            </w:r>
            <w:r>
              <w:rPr>
                <w:rFonts w:ascii="Times New Roman" w:eastAsia="바탕체" w:hAnsi="Times New Roman"/>
                <w:kern w:val="0"/>
                <w:sz w:val="22"/>
              </w:rPr>
              <w:t>원</w:t>
            </w:r>
          </w:p>
        </w:tc>
        <w:tc>
          <w:tcPr>
            <w:tcW w:w="1295" w:type="dxa"/>
            <w:tcBorders>
              <w:top w:val="dotted" w:sz="4" w:space="0" w:color="000000"/>
              <w:left w:val="single" w:sz="4" w:space="0" w:color="000000"/>
              <w:bottom w:val="dotted" w:sz="4" w:space="0" w:color="000000"/>
              <w:right w:val="single" w:sz="4" w:space="0" w:color="000000"/>
            </w:tcBorders>
            <w:vAlign w:val="center"/>
          </w:tcPr>
          <w:p w14:paraId="085A455E"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w:t>
            </w:r>
          </w:p>
        </w:tc>
        <w:tc>
          <w:tcPr>
            <w:tcW w:w="1295" w:type="dxa"/>
            <w:tcBorders>
              <w:top w:val="dotted" w:sz="4" w:space="0" w:color="000000"/>
              <w:left w:val="single" w:sz="4" w:space="0" w:color="000000"/>
              <w:bottom w:val="dotted" w:sz="4" w:space="0" w:color="000000"/>
              <w:right w:val="single" w:sz="4" w:space="0" w:color="000000"/>
            </w:tcBorders>
            <w:vAlign w:val="center"/>
          </w:tcPr>
          <w:p w14:paraId="0A23D6BB" w14:textId="77777777" w:rsidR="00DE42D9" w:rsidRDefault="00930A79">
            <w:pPr>
              <w:snapToGrid w:val="0"/>
              <w:spacing w:after="0" w:line="240" w:lineRule="auto"/>
              <w:jc w:val="center"/>
              <w:textAlignment w:val="baseline"/>
              <w:rPr>
                <w:rFonts w:ascii="Times New Roman" w:eastAsia="바탕체" w:hAnsi="Times New Roman"/>
                <w:kern w:val="0"/>
                <w:sz w:val="22"/>
                <w:highlight w:val="yellow"/>
              </w:rPr>
            </w:pPr>
            <w:r>
              <w:rPr>
                <w:rFonts w:ascii="Times New Roman" w:eastAsia="바탕체" w:hAnsi="Times New Roman"/>
                <w:kern w:val="0"/>
                <w:sz w:val="22"/>
              </w:rPr>
              <w:t>인출일로부터</w:t>
            </w:r>
            <w:r>
              <w:rPr>
                <w:rFonts w:ascii="Times New Roman" w:eastAsia="바탕체" w:hAnsi="Times New Roman"/>
                <w:kern w:val="0"/>
                <w:sz w:val="22"/>
              </w:rPr>
              <w:t xml:space="preserve"> 24</w:t>
            </w:r>
            <w:r>
              <w:rPr>
                <w:rFonts w:ascii="Times New Roman" w:eastAsia="바탕체" w:hAnsi="Times New Roman"/>
                <w:kern w:val="0"/>
                <w:sz w:val="22"/>
              </w:rPr>
              <w:t>개월</w:t>
            </w:r>
          </w:p>
        </w:tc>
      </w:tr>
      <w:tr w:rsidR="00DE42D9" w14:paraId="70295C87" w14:textId="77777777">
        <w:trPr>
          <w:trHeight w:val="635"/>
          <w:jc w:val="center"/>
        </w:trPr>
        <w:tc>
          <w:tcPr>
            <w:tcW w:w="4338" w:type="dxa"/>
            <w:gridSpan w:val="3"/>
            <w:tcBorders>
              <w:top w:val="single" w:sz="4" w:space="0" w:color="000000"/>
              <w:left w:val="single" w:sz="2" w:space="0" w:color="000000"/>
              <w:bottom w:val="single" w:sz="2" w:space="0" w:color="000000"/>
              <w:right w:val="single" w:sz="2" w:space="0" w:color="000000"/>
            </w:tcBorders>
            <w:tcMar>
              <w:left w:w="57" w:type="dxa"/>
              <w:right w:w="57" w:type="dxa"/>
            </w:tcMar>
            <w:vAlign w:val="center"/>
          </w:tcPr>
          <w:p w14:paraId="1B75D230"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합</w:t>
            </w:r>
            <w:r>
              <w:rPr>
                <w:rFonts w:ascii="Times New Roman" w:eastAsia="Times New Roman" w:hAnsi="Times New Roman"/>
                <w:kern w:val="0"/>
                <w:sz w:val="22"/>
              </w:rPr>
              <w:t xml:space="preserve">   </w:t>
            </w:r>
            <w:r>
              <w:rPr>
                <w:rFonts w:ascii="Times New Roman" w:eastAsia="바탕체" w:hAnsi="Times New Roman"/>
                <w:kern w:val="0"/>
                <w:sz w:val="22"/>
              </w:rPr>
              <w:t>계</w:t>
            </w:r>
          </w:p>
        </w:tc>
        <w:tc>
          <w:tcPr>
            <w:tcW w:w="850" w:type="dxa"/>
            <w:tcBorders>
              <w:top w:val="single" w:sz="4" w:space="0" w:color="000000"/>
              <w:left w:val="single" w:sz="2" w:space="0" w:color="000000"/>
              <w:bottom w:val="single" w:sz="2" w:space="0" w:color="000000"/>
              <w:right w:val="single" w:sz="2" w:space="0" w:color="000000"/>
            </w:tcBorders>
            <w:vAlign w:val="center"/>
          </w:tcPr>
          <w:p w14:paraId="120D362F" w14:textId="77777777" w:rsidR="00DE42D9" w:rsidRDefault="00DE42D9">
            <w:pPr>
              <w:snapToGrid w:val="0"/>
              <w:spacing w:after="0" w:line="240" w:lineRule="auto"/>
              <w:jc w:val="center"/>
              <w:textAlignment w:val="baseline"/>
              <w:rPr>
                <w:rFonts w:ascii="Times New Roman" w:eastAsia="바탕체" w:hAnsi="Times New Roman"/>
                <w:kern w:val="0"/>
                <w:sz w:val="22"/>
              </w:rPr>
            </w:pPr>
          </w:p>
        </w:tc>
        <w:tc>
          <w:tcPr>
            <w:tcW w:w="2268" w:type="dxa"/>
            <w:tcBorders>
              <w:top w:val="single" w:sz="4" w:space="0" w:color="000000"/>
              <w:left w:val="single" w:sz="2" w:space="0" w:color="000000"/>
              <w:bottom w:val="single" w:sz="2" w:space="0" w:color="000000"/>
              <w:right w:val="single" w:sz="2" w:space="0" w:color="000000"/>
            </w:tcBorders>
            <w:vAlign w:val="center"/>
          </w:tcPr>
          <w:p w14:paraId="1FE46C23" w14:textId="77777777" w:rsidR="00DE42D9" w:rsidRDefault="00930A79">
            <w:pPr>
              <w:snapToGrid w:val="0"/>
              <w:spacing w:after="0" w:line="240" w:lineRule="auto"/>
              <w:jc w:val="center"/>
              <w:textAlignment w:val="baseline"/>
              <w:rPr>
                <w:rFonts w:ascii="Times New Roman" w:eastAsia="바탕체" w:hAnsi="Times New Roman"/>
                <w:kern w:val="0"/>
                <w:sz w:val="22"/>
              </w:rPr>
            </w:pPr>
            <w:r>
              <w:rPr>
                <w:rFonts w:ascii="Times New Roman" w:eastAsia="바탕체" w:hAnsi="Times New Roman"/>
                <w:kern w:val="0"/>
                <w:sz w:val="22"/>
              </w:rPr>
              <w:t>금</w:t>
            </w:r>
            <w:r>
              <w:rPr>
                <w:rFonts w:ascii="Times New Roman" w:eastAsia="Times New Roman" w:hAnsi="Times New Roman"/>
                <w:kern w:val="0"/>
                <w:sz w:val="22"/>
              </w:rPr>
              <w:t xml:space="preserve"> </w:t>
            </w:r>
            <w:r>
              <w:rPr>
                <w:rFonts w:ascii="Times New Roman" w:eastAsia="바탕체" w:hAnsi="Times New Roman"/>
                <w:kern w:val="0"/>
                <w:sz w:val="22"/>
              </w:rPr>
              <w:t>일천구백팔십억원</w:t>
            </w:r>
            <w:r>
              <w:rPr>
                <w:rFonts w:ascii="Times New Roman" w:eastAsia="바탕체" w:hAnsi="Times New Roman"/>
                <w:kern w:val="0"/>
                <w:sz w:val="22"/>
              </w:rPr>
              <w:t>(</w:t>
            </w:r>
            <w:r>
              <w:rPr>
                <w:rFonts w:ascii="Times New Roman" w:eastAsia="바탕체" w:hAnsi="Times New Roman"/>
                <w:kern w:val="0"/>
                <w:sz w:val="22"/>
              </w:rPr>
              <w:t>￦</w:t>
            </w:r>
            <w:r>
              <w:rPr>
                <w:rFonts w:ascii="Times New Roman" w:eastAsia="바탕체" w:hAnsi="Times New Roman"/>
                <w:kern w:val="0"/>
                <w:sz w:val="22"/>
              </w:rPr>
              <w:t>198,000,000,000)</w:t>
            </w:r>
          </w:p>
        </w:tc>
        <w:tc>
          <w:tcPr>
            <w:tcW w:w="1295" w:type="dxa"/>
            <w:tcBorders>
              <w:top w:val="single" w:sz="4" w:space="0" w:color="000000"/>
              <w:left w:val="single" w:sz="2" w:space="0" w:color="000000"/>
              <w:bottom w:val="single" w:sz="2" w:space="0" w:color="000000"/>
              <w:right w:val="single" w:sz="2" w:space="0" w:color="000000"/>
            </w:tcBorders>
            <w:vAlign w:val="center"/>
          </w:tcPr>
          <w:p w14:paraId="191543FF" w14:textId="77777777" w:rsidR="00DE42D9" w:rsidRDefault="00DE42D9">
            <w:pPr>
              <w:snapToGrid w:val="0"/>
              <w:spacing w:after="0" w:line="240" w:lineRule="auto"/>
              <w:textAlignment w:val="baseline"/>
              <w:rPr>
                <w:rFonts w:ascii="Times New Roman" w:eastAsia="바탕체" w:hAnsi="Times New Roman"/>
                <w:kern w:val="0"/>
                <w:sz w:val="22"/>
              </w:rPr>
            </w:pPr>
          </w:p>
        </w:tc>
        <w:tc>
          <w:tcPr>
            <w:tcW w:w="1295" w:type="dxa"/>
            <w:tcBorders>
              <w:top w:val="single" w:sz="4" w:space="0" w:color="000000"/>
              <w:left w:val="single" w:sz="2" w:space="0" w:color="000000"/>
              <w:bottom w:val="single" w:sz="2" w:space="0" w:color="000000"/>
              <w:right w:val="single" w:sz="2" w:space="0" w:color="000000"/>
            </w:tcBorders>
            <w:vAlign w:val="center"/>
          </w:tcPr>
          <w:p w14:paraId="5FDE59D6" w14:textId="77777777" w:rsidR="00DE42D9" w:rsidRDefault="00DE42D9">
            <w:pPr>
              <w:snapToGrid w:val="0"/>
              <w:spacing w:after="0" w:line="240" w:lineRule="auto"/>
              <w:textAlignment w:val="baseline"/>
              <w:rPr>
                <w:rFonts w:ascii="Times New Roman" w:eastAsia="바탕체" w:hAnsi="Times New Roman"/>
                <w:kern w:val="0"/>
                <w:sz w:val="22"/>
              </w:rPr>
            </w:pPr>
          </w:p>
        </w:tc>
      </w:tr>
    </w:tbl>
    <w:p w14:paraId="7DCF958F" w14:textId="77777777" w:rsidR="00DE42D9" w:rsidRDefault="00DE42D9">
      <w:pPr>
        <w:snapToGrid w:val="0"/>
        <w:spacing w:after="0" w:line="360" w:lineRule="auto"/>
        <w:ind w:left="700" w:hanging="700"/>
        <w:textAlignment w:val="baseline"/>
        <w:rPr>
          <w:rFonts w:ascii="Times New Roman" w:eastAsia="바탕체" w:hAnsi="Times New Roman"/>
          <w:i/>
          <w:iCs/>
          <w:kern w:val="0"/>
          <w:sz w:val="22"/>
        </w:rPr>
      </w:pPr>
    </w:p>
    <w:p w14:paraId="1FA98C28" w14:textId="77777777" w:rsidR="00DE42D9" w:rsidRDefault="00930A79">
      <w:pPr>
        <w:snapToGrid w:val="0"/>
        <w:spacing w:after="0" w:line="360" w:lineRule="auto"/>
        <w:ind w:left="700" w:hanging="700"/>
        <w:textAlignment w:val="baseline"/>
        <w:rPr>
          <w:rFonts w:ascii="Times New Roman" w:eastAsia="바탕체" w:hAnsi="Times New Roman"/>
          <w:i/>
          <w:iCs/>
          <w:kern w:val="0"/>
          <w:sz w:val="22"/>
        </w:rPr>
      </w:pPr>
      <w:r>
        <w:rPr>
          <w:rFonts w:ascii="Times New Roman" w:eastAsia="바탕체" w:hAnsi="Times New Roman"/>
          <w:i/>
          <w:iCs/>
          <w:kern w:val="0"/>
          <w:sz w:val="22"/>
        </w:rPr>
        <w:t>주</w:t>
      </w:r>
      <w:r>
        <w:rPr>
          <w:rFonts w:ascii="Times New Roman" w:eastAsia="바탕체" w:hAnsi="Times New Roman"/>
          <w:i/>
          <w:iCs/>
          <w:kern w:val="0"/>
          <w:sz w:val="22"/>
        </w:rPr>
        <w:t xml:space="preserve">1) </w:t>
      </w:r>
      <w:r>
        <w:rPr>
          <w:rFonts w:ascii="Times New Roman" w:eastAsia="바탕체" w:hAnsi="Times New Roman"/>
          <w:i/>
          <w:iCs/>
          <w:kern w:val="0"/>
          <w:sz w:val="22"/>
        </w:rPr>
        <w:t>위</w:t>
      </w:r>
      <w:r>
        <w:rPr>
          <w:rFonts w:ascii="Times New Roman" w:eastAsia="바탕체" w:hAnsi="Times New Roman"/>
          <w:i/>
          <w:iCs/>
          <w:kern w:val="0"/>
          <w:sz w:val="22"/>
        </w:rPr>
        <w:t>“</w:t>
      </w:r>
      <w:r>
        <w:rPr>
          <w:rFonts w:ascii="Times New Roman" w:eastAsia="바탕체" w:hAnsi="Times New Roman"/>
          <w:i/>
          <w:iCs/>
          <w:kern w:val="0"/>
          <w:sz w:val="22"/>
        </w:rPr>
        <w:t>여신거래</w:t>
      </w:r>
      <w:r>
        <w:rPr>
          <w:rFonts w:ascii="Times New Roman" w:eastAsia="바탕체" w:hAnsi="Times New Roman"/>
          <w:i/>
          <w:iCs/>
          <w:kern w:val="0"/>
          <w:sz w:val="22"/>
        </w:rPr>
        <w:t>”</w:t>
      </w:r>
      <w:r>
        <w:rPr>
          <w:rFonts w:ascii="Times New Roman" w:eastAsia="바탕체" w:hAnsi="Times New Roman"/>
          <w:i/>
          <w:iCs/>
          <w:kern w:val="0"/>
          <w:sz w:val="22"/>
        </w:rPr>
        <w:t>라</w:t>
      </w:r>
      <w:r>
        <w:rPr>
          <w:rFonts w:ascii="Times New Roman" w:eastAsia="Times New Roman" w:hAnsi="Times New Roman"/>
          <w:i/>
          <w:iCs/>
          <w:kern w:val="0"/>
          <w:sz w:val="22"/>
        </w:rPr>
        <w:t xml:space="preserve"> </w:t>
      </w:r>
      <w:r>
        <w:rPr>
          <w:rFonts w:ascii="Times New Roman" w:eastAsia="바탕체" w:hAnsi="Times New Roman"/>
          <w:i/>
          <w:iCs/>
          <w:kern w:val="0"/>
          <w:sz w:val="22"/>
        </w:rPr>
        <w:t>함은</w:t>
      </w:r>
      <w:r>
        <w:rPr>
          <w:rFonts w:ascii="Times New Roman" w:eastAsia="바탕체" w:hAnsi="Times New Roman"/>
          <w:i/>
          <w:iCs/>
          <w:kern w:val="0"/>
          <w:sz w:val="22"/>
        </w:rPr>
        <w:t xml:space="preserve">, </w:t>
      </w:r>
      <w:r>
        <w:rPr>
          <w:rFonts w:ascii="Times New Roman" w:eastAsia="바탕체" w:hAnsi="Times New Roman"/>
          <w:i/>
          <w:iCs/>
          <w:kern w:val="0"/>
          <w:sz w:val="22"/>
        </w:rPr>
        <w:t>그</w:t>
      </w:r>
      <w:r>
        <w:rPr>
          <w:rFonts w:ascii="Times New Roman" w:eastAsia="Times New Roman" w:hAnsi="Times New Roman"/>
          <w:i/>
          <w:iCs/>
          <w:kern w:val="0"/>
          <w:sz w:val="22"/>
        </w:rPr>
        <w:t xml:space="preserve"> </w:t>
      </w:r>
      <w:r>
        <w:rPr>
          <w:rFonts w:ascii="Times New Roman" w:eastAsia="바탕체" w:hAnsi="Times New Roman"/>
          <w:i/>
          <w:iCs/>
          <w:kern w:val="0"/>
          <w:sz w:val="22"/>
        </w:rPr>
        <w:t>명칭을</w:t>
      </w:r>
      <w:r>
        <w:rPr>
          <w:rFonts w:ascii="Times New Roman" w:eastAsia="Times New Roman" w:hAnsi="Times New Roman"/>
          <w:i/>
          <w:iCs/>
          <w:kern w:val="0"/>
          <w:sz w:val="22"/>
        </w:rPr>
        <w:t xml:space="preserve"> </w:t>
      </w:r>
      <w:r>
        <w:rPr>
          <w:rFonts w:ascii="Times New Roman" w:eastAsia="바탕체" w:hAnsi="Times New Roman"/>
          <w:i/>
          <w:iCs/>
          <w:kern w:val="0"/>
          <w:sz w:val="22"/>
        </w:rPr>
        <w:t>불문하고</w:t>
      </w:r>
      <w:r>
        <w:rPr>
          <w:rFonts w:ascii="Times New Roman" w:eastAsia="바탕체" w:hAnsi="Times New Roman"/>
          <w:i/>
          <w:iCs/>
          <w:kern w:val="0"/>
          <w:sz w:val="22"/>
        </w:rPr>
        <w:t xml:space="preserve">, </w:t>
      </w:r>
      <w:r>
        <w:rPr>
          <w:rFonts w:ascii="Times New Roman" w:eastAsia="바탕체" w:hAnsi="Times New Roman"/>
          <w:i/>
          <w:iCs/>
          <w:kern w:val="0"/>
          <w:sz w:val="22"/>
        </w:rPr>
        <w:t>현재</w:t>
      </w:r>
      <w:r>
        <w:rPr>
          <w:rFonts w:ascii="Times New Roman" w:eastAsia="Times New Roman" w:hAnsi="Times New Roman"/>
          <w:i/>
          <w:iCs/>
          <w:kern w:val="0"/>
          <w:sz w:val="22"/>
        </w:rPr>
        <w:t xml:space="preserve"> </w:t>
      </w:r>
      <w:r>
        <w:rPr>
          <w:rFonts w:ascii="Times New Roman" w:eastAsia="바탕체" w:hAnsi="Times New Roman"/>
          <w:i/>
          <w:iCs/>
          <w:kern w:val="0"/>
          <w:sz w:val="22"/>
        </w:rPr>
        <w:t>및</w:t>
      </w:r>
      <w:r>
        <w:rPr>
          <w:rFonts w:ascii="Times New Roman" w:eastAsia="Times New Roman" w:hAnsi="Times New Roman"/>
          <w:i/>
          <w:iCs/>
          <w:kern w:val="0"/>
          <w:sz w:val="22"/>
        </w:rPr>
        <w:t xml:space="preserve"> </w:t>
      </w:r>
      <w:r>
        <w:rPr>
          <w:rFonts w:ascii="Times New Roman" w:eastAsia="바탕체" w:hAnsi="Times New Roman"/>
          <w:i/>
          <w:iCs/>
          <w:kern w:val="0"/>
          <w:sz w:val="22"/>
        </w:rPr>
        <w:t>장래의</w:t>
      </w:r>
      <w:r>
        <w:rPr>
          <w:rFonts w:ascii="Times New Roman" w:eastAsia="Times New Roman" w:hAnsi="Times New Roman"/>
          <w:i/>
          <w:iCs/>
          <w:kern w:val="0"/>
          <w:sz w:val="22"/>
        </w:rPr>
        <w:t xml:space="preserve"> </w:t>
      </w:r>
      <w:r>
        <w:rPr>
          <w:rFonts w:ascii="Times New Roman" w:eastAsia="바탕체" w:hAnsi="Times New Roman"/>
          <w:i/>
          <w:iCs/>
          <w:kern w:val="0"/>
          <w:sz w:val="22"/>
        </w:rPr>
        <w:t>여신거래와</w:t>
      </w:r>
      <w:r>
        <w:rPr>
          <w:rFonts w:ascii="Times New Roman" w:eastAsia="Times New Roman" w:hAnsi="Times New Roman"/>
          <w:i/>
          <w:iCs/>
          <w:kern w:val="0"/>
          <w:sz w:val="22"/>
        </w:rPr>
        <w:t xml:space="preserve"> </w:t>
      </w:r>
      <w:r>
        <w:rPr>
          <w:rFonts w:ascii="Times New Roman" w:eastAsia="바탕체" w:hAnsi="Times New Roman"/>
          <w:i/>
          <w:iCs/>
          <w:kern w:val="0"/>
          <w:sz w:val="22"/>
        </w:rPr>
        <w:t>관련하여</w:t>
      </w:r>
      <w:r>
        <w:rPr>
          <w:rFonts w:ascii="Times New Roman" w:eastAsia="Times New Roman" w:hAnsi="Times New Roman"/>
          <w:i/>
          <w:iCs/>
          <w:kern w:val="0"/>
          <w:sz w:val="22"/>
        </w:rPr>
        <w:t xml:space="preserve">       </w:t>
      </w:r>
    </w:p>
    <w:p w14:paraId="4672A216" w14:textId="77777777" w:rsidR="00DE42D9" w:rsidRDefault="00930A79">
      <w:pPr>
        <w:snapToGrid w:val="0"/>
        <w:spacing w:after="0" w:line="360" w:lineRule="auto"/>
        <w:ind w:left="200" w:firstLine="220"/>
        <w:textAlignment w:val="baseline"/>
        <w:rPr>
          <w:rFonts w:ascii="Times New Roman" w:eastAsia="바탕체" w:hAnsi="Times New Roman"/>
          <w:i/>
          <w:kern w:val="0"/>
          <w:sz w:val="22"/>
        </w:rPr>
      </w:pPr>
      <w:r>
        <w:rPr>
          <w:rFonts w:ascii="Times New Roman" w:eastAsia="바탕체" w:hAnsi="Times New Roman"/>
          <w:i/>
          <w:iCs/>
          <w:kern w:val="0"/>
          <w:sz w:val="22"/>
        </w:rPr>
        <w:t>채무자와</w:t>
      </w:r>
      <w:r>
        <w:rPr>
          <w:rFonts w:ascii="Times New Roman" w:eastAsia="Times New Roman" w:hAnsi="Times New Roman"/>
          <w:i/>
          <w:iCs/>
          <w:kern w:val="0"/>
          <w:sz w:val="22"/>
        </w:rPr>
        <w:t xml:space="preserve"> </w:t>
      </w:r>
      <w:r>
        <w:rPr>
          <w:rFonts w:ascii="Times New Roman" w:eastAsia="바탕체" w:hAnsi="Times New Roman"/>
          <w:i/>
          <w:iCs/>
          <w:kern w:val="0"/>
          <w:sz w:val="22"/>
        </w:rPr>
        <w:t>우선수익자</w:t>
      </w:r>
      <w:r>
        <w:rPr>
          <w:rFonts w:ascii="Times New Roman" w:eastAsia="Times New Roman" w:hAnsi="Times New Roman"/>
          <w:i/>
          <w:iCs/>
          <w:kern w:val="0"/>
          <w:sz w:val="22"/>
        </w:rPr>
        <w:t xml:space="preserve"> </w:t>
      </w:r>
      <w:r>
        <w:rPr>
          <w:rFonts w:ascii="Times New Roman" w:eastAsia="바탕체" w:hAnsi="Times New Roman"/>
          <w:i/>
          <w:iCs/>
          <w:kern w:val="0"/>
          <w:sz w:val="22"/>
        </w:rPr>
        <w:t>사이에</w:t>
      </w:r>
      <w:r>
        <w:rPr>
          <w:rFonts w:ascii="Times New Roman" w:eastAsia="Times New Roman" w:hAnsi="Times New Roman"/>
          <w:i/>
          <w:iCs/>
          <w:kern w:val="0"/>
          <w:sz w:val="22"/>
        </w:rPr>
        <w:t xml:space="preserve"> </w:t>
      </w:r>
      <w:r>
        <w:rPr>
          <w:rFonts w:ascii="Times New Roman" w:eastAsia="바탕체" w:hAnsi="Times New Roman"/>
          <w:i/>
          <w:iCs/>
          <w:kern w:val="0"/>
          <w:sz w:val="22"/>
        </w:rPr>
        <w:t>체결된</w:t>
      </w:r>
      <w:r>
        <w:rPr>
          <w:rFonts w:ascii="Times New Roman" w:eastAsia="Times New Roman" w:hAnsi="Times New Roman"/>
          <w:i/>
          <w:iCs/>
          <w:kern w:val="0"/>
          <w:sz w:val="22"/>
        </w:rPr>
        <w:t xml:space="preserve"> </w:t>
      </w:r>
      <w:r>
        <w:rPr>
          <w:rFonts w:ascii="Times New Roman" w:eastAsia="바탕체" w:hAnsi="Times New Roman"/>
          <w:i/>
          <w:iCs/>
          <w:kern w:val="0"/>
          <w:sz w:val="22"/>
        </w:rPr>
        <w:t>각종</w:t>
      </w:r>
      <w:r>
        <w:rPr>
          <w:rFonts w:ascii="Times New Roman" w:eastAsia="Times New Roman" w:hAnsi="Times New Roman"/>
          <w:i/>
          <w:iCs/>
          <w:kern w:val="0"/>
          <w:sz w:val="22"/>
        </w:rPr>
        <w:t xml:space="preserve"> </w:t>
      </w:r>
      <w:r>
        <w:rPr>
          <w:rFonts w:ascii="Times New Roman" w:eastAsia="바탕체" w:hAnsi="Times New Roman"/>
          <w:i/>
          <w:iCs/>
          <w:kern w:val="0"/>
          <w:sz w:val="22"/>
        </w:rPr>
        <w:t>계약을</w:t>
      </w:r>
      <w:r>
        <w:rPr>
          <w:rFonts w:ascii="Times New Roman" w:eastAsia="Times New Roman" w:hAnsi="Times New Roman"/>
          <w:i/>
          <w:iCs/>
          <w:kern w:val="0"/>
          <w:sz w:val="22"/>
        </w:rPr>
        <w:t xml:space="preserve"> </w:t>
      </w:r>
      <w:r>
        <w:rPr>
          <w:rFonts w:ascii="Times New Roman" w:eastAsia="바탕체" w:hAnsi="Times New Roman"/>
          <w:i/>
          <w:iCs/>
          <w:kern w:val="0"/>
          <w:sz w:val="22"/>
        </w:rPr>
        <w:t>말합니다</w:t>
      </w:r>
      <w:r>
        <w:rPr>
          <w:rFonts w:ascii="Times New Roman" w:eastAsia="바탕체" w:hAnsi="Times New Roman"/>
          <w:i/>
          <w:iCs/>
          <w:kern w:val="0"/>
          <w:sz w:val="22"/>
        </w:rPr>
        <w:t>.</w:t>
      </w:r>
    </w:p>
    <w:p w14:paraId="36C111BD" w14:textId="77777777" w:rsidR="00DE42D9" w:rsidRDefault="00930A79">
      <w:pPr>
        <w:snapToGrid w:val="0"/>
        <w:spacing w:after="0" w:line="360" w:lineRule="auto"/>
        <w:ind w:left="200" w:firstLine="220"/>
        <w:textAlignment w:val="baseline"/>
        <w:rPr>
          <w:rFonts w:ascii="Times New Roman" w:eastAsia="바탕체" w:hAnsi="Times New Roman"/>
          <w:i/>
          <w:kern w:val="0"/>
          <w:sz w:val="22"/>
        </w:rPr>
      </w:pPr>
      <w:r>
        <w:rPr>
          <w:rFonts w:ascii="Times New Roman" w:eastAsia="바탕체" w:hAnsi="Times New Roman"/>
          <w:i/>
          <w:iCs/>
          <w:kern w:val="0"/>
          <w:sz w:val="22"/>
        </w:rPr>
        <w:t>주</w:t>
      </w:r>
      <w:r>
        <w:rPr>
          <w:rFonts w:ascii="Times New Roman" w:eastAsia="바탕체" w:hAnsi="Times New Roman"/>
          <w:i/>
          <w:iCs/>
          <w:kern w:val="0"/>
          <w:sz w:val="22"/>
        </w:rPr>
        <w:t xml:space="preserve">2) </w:t>
      </w:r>
      <w:r>
        <w:rPr>
          <w:rFonts w:ascii="Times New Roman" w:eastAsia="바탕체" w:hAnsi="Times New Roman"/>
          <w:i/>
          <w:iCs/>
          <w:kern w:val="0"/>
          <w:sz w:val="22"/>
        </w:rPr>
        <w:t>제</w:t>
      </w:r>
      <w:r>
        <w:rPr>
          <w:rFonts w:ascii="Times New Roman" w:eastAsia="바탕체" w:hAnsi="Times New Roman"/>
          <w:i/>
          <w:iCs/>
          <w:kern w:val="0"/>
          <w:sz w:val="22"/>
        </w:rPr>
        <w:t>1</w:t>
      </w:r>
      <w:r>
        <w:rPr>
          <w:rFonts w:ascii="Times New Roman" w:eastAsia="바탕체" w:hAnsi="Times New Roman"/>
          <w:i/>
          <w:iCs/>
          <w:kern w:val="0"/>
          <w:sz w:val="22"/>
        </w:rPr>
        <w:t>순위</w:t>
      </w:r>
      <w:r>
        <w:rPr>
          <w:rFonts w:ascii="Times New Roman" w:eastAsia="바탕체" w:hAnsi="Times New Roman"/>
          <w:i/>
          <w:iCs/>
          <w:kern w:val="0"/>
          <w:sz w:val="22"/>
        </w:rPr>
        <w:t xml:space="preserve"> </w:t>
      </w:r>
      <w:r>
        <w:rPr>
          <w:rFonts w:ascii="Times New Roman" w:eastAsia="바탕체" w:hAnsi="Times New Roman"/>
          <w:i/>
          <w:iCs/>
          <w:kern w:val="0"/>
          <w:sz w:val="22"/>
        </w:rPr>
        <w:t>우선수익자</w:t>
      </w:r>
      <w:r>
        <w:rPr>
          <w:rFonts w:ascii="Times New Roman" w:eastAsia="바탕체" w:hAnsi="Times New Roman"/>
          <w:i/>
          <w:iCs/>
          <w:kern w:val="0"/>
          <w:sz w:val="22"/>
        </w:rPr>
        <w:t>(</w:t>
      </w:r>
      <w:r>
        <w:rPr>
          <w:rFonts w:ascii="Times New Roman" w:eastAsia="바탕체" w:hAnsi="Times New Roman"/>
          <w:i/>
          <w:iCs/>
          <w:kern w:val="0"/>
          <w:sz w:val="22"/>
        </w:rPr>
        <w:t>쿠팡</w:t>
      </w:r>
      <w:r>
        <w:rPr>
          <w:rFonts w:ascii="Times New Roman" w:eastAsia="바탕체" w:hAnsi="Times New Roman"/>
          <w:i/>
          <w:iCs/>
          <w:kern w:val="0"/>
          <w:sz w:val="22"/>
        </w:rPr>
        <w:t xml:space="preserve"> </w:t>
      </w:r>
      <w:r>
        <w:rPr>
          <w:rFonts w:ascii="Times New Roman" w:eastAsia="바탕체" w:hAnsi="Times New Roman"/>
          <w:i/>
          <w:iCs/>
          <w:kern w:val="0"/>
          <w:sz w:val="22"/>
        </w:rPr>
        <w:t>주식회사</w:t>
      </w:r>
      <w:r>
        <w:rPr>
          <w:rFonts w:ascii="Times New Roman" w:eastAsia="바탕체" w:hAnsi="Times New Roman"/>
          <w:i/>
          <w:iCs/>
          <w:kern w:val="0"/>
          <w:sz w:val="22"/>
        </w:rPr>
        <w:t>)</w:t>
      </w:r>
      <w:r>
        <w:rPr>
          <w:rFonts w:ascii="Times New Roman" w:eastAsia="바탕체" w:hAnsi="Times New Roman"/>
          <w:i/>
          <w:iCs/>
          <w:kern w:val="0"/>
          <w:sz w:val="22"/>
        </w:rPr>
        <w:t>의</w:t>
      </w:r>
      <w:r>
        <w:rPr>
          <w:rFonts w:ascii="Times New Roman" w:eastAsia="바탕체" w:hAnsi="Times New Roman"/>
          <w:i/>
          <w:iCs/>
          <w:kern w:val="0"/>
          <w:sz w:val="22"/>
        </w:rPr>
        <w:t xml:space="preserve"> </w:t>
      </w:r>
      <w:r>
        <w:rPr>
          <w:rFonts w:ascii="Times New Roman" w:eastAsia="바탕체" w:hAnsi="Times New Roman"/>
          <w:i/>
          <w:iCs/>
          <w:kern w:val="0"/>
          <w:sz w:val="22"/>
        </w:rPr>
        <w:t>우선수익권은</w:t>
      </w:r>
      <w:r>
        <w:rPr>
          <w:rFonts w:ascii="Times New Roman" w:eastAsia="바탕체" w:hAnsi="Times New Roman"/>
          <w:i/>
          <w:iCs/>
          <w:kern w:val="0"/>
          <w:sz w:val="22"/>
        </w:rPr>
        <w:t xml:space="preserve"> </w:t>
      </w:r>
      <w:r>
        <w:rPr>
          <w:rFonts w:ascii="Times New Roman" w:eastAsia="바탕체" w:hAnsi="Times New Roman"/>
          <w:i/>
          <w:iCs/>
          <w:kern w:val="0"/>
          <w:sz w:val="22"/>
        </w:rPr>
        <w:t>위</w:t>
      </w:r>
      <w:r>
        <w:rPr>
          <w:rFonts w:ascii="Times New Roman" w:eastAsia="바탕체" w:hAnsi="Times New Roman"/>
          <w:i/>
          <w:iCs/>
          <w:kern w:val="0"/>
          <w:sz w:val="22"/>
        </w:rPr>
        <w:t xml:space="preserve"> </w:t>
      </w:r>
      <w:r>
        <w:rPr>
          <w:rFonts w:ascii="Times New Roman" w:eastAsia="바탕체" w:hAnsi="Times New Roman"/>
          <w:i/>
          <w:iCs/>
          <w:kern w:val="0"/>
          <w:sz w:val="22"/>
        </w:rPr>
        <w:t>여신거래가</w:t>
      </w:r>
      <w:r>
        <w:rPr>
          <w:rFonts w:ascii="Times New Roman" w:eastAsia="바탕체" w:hAnsi="Times New Roman"/>
          <w:i/>
          <w:iCs/>
          <w:kern w:val="0"/>
          <w:sz w:val="22"/>
        </w:rPr>
        <w:t xml:space="preserve"> </w:t>
      </w:r>
      <w:r>
        <w:rPr>
          <w:rFonts w:ascii="Times New Roman" w:eastAsia="바탕체" w:hAnsi="Times New Roman"/>
          <w:i/>
          <w:iCs/>
          <w:kern w:val="0"/>
          <w:sz w:val="22"/>
        </w:rPr>
        <w:t>아니라</w:t>
      </w:r>
      <w:r>
        <w:rPr>
          <w:rFonts w:ascii="Times New Roman" w:eastAsia="바탕체" w:hAnsi="Times New Roman"/>
          <w:i/>
          <w:iCs/>
          <w:kern w:val="0"/>
          <w:sz w:val="22"/>
        </w:rPr>
        <w:t xml:space="preserve">, </w:t>
      </w:r>
      <w:r>
        <w:rPr>
          <w:rFonts w:ascii="Times New Roman" w:eastAsia="바탕체" w:hAnsi="Times New Roman"/>
          <w:i/>
          <w:iCs/>
          <w:kern w:val="0"/>
          <w:sz w:val="22"/>
        </w:rPr>
        <w:t>위탁자가</w:t>
      </w:r>
      <w:r>
        <w:rPr>
          <w:rFonts w:ascii="Times New Roman" w:eastAsia="바탕체" w:hAnsi="Times New Roman"/>
          <w:i/>
          <w:iCs/>
          <w:kern w:val="0"/>
          <w:sz w:val="22"/>
        </w:rPr>
        <w:t xml:space="preserve"> </w:t>
      </w:r>
      <w:r>
        <w:rPr>
          <w:rFonts w:ascii="Times New Roman" w:eastAsia="바탕체" w:hAnsi="Times New Roman"/>
          <w:i/>
          <w:iCs/>
          <w:kern w:val="0"/>
          <w:sz w:val="22"/>
        </w:rPr>
        <w:t>승계하는</w:t>
      </w:r>
      <w:r>
        <w:rPr>
          <w:rFonts w:ascii="Times New Roman" w:eastAsia="바탕체" w:hAnsi="Times New Roman"/>
          <w:i/>
          <w:iCs/>
          <w:kern w:val="0"/>
          <w:sz w:val="22"/>
        </w:rPr>
        <w:t xml:space="preserve"> 2024</w:t>
      </w:r>
      <w:r>
        <w:rPr>
          <w:rFonts w:ascii="Times New Roman" w:eastAsia="바탕체" w:hAnsi="Times New Roman"/>
          <w:i/>
          <w:iCs/>
          <w:kern w:val="0"/>
          <w:sz w:val="22"/>
        </w:rPr>
        <w:t>년</w:t>
      </w:r>
      <w:r>
        <w:rPr>
          <w:rFonts w:ascii="Times New Roman" w:eastAsia="바탕체" w:hAnsi="Times New Roman"/>
          <w:i/>
          <w:iCs/>
          <w:kern w:val="0"/>
          <w:sz w:val="22"/>
        </w:rPr>
        <w:t xml:space="preserve"> 2</w:t>
      </w:r>
      <w:r>
        <w:rPr>
          <w:rFonts w:ascii="Times New Roman" w:eastAsia="바탕체" w:hAnsi="Times New Roman"/>
          <w:i/>
          <w:iCs/>
          <w:kern w:val="0"/>
          <w:sz w:val="22"/>
        </w:rPr>
        <w:t>월</w:t>
      </w:r>
      <w:r>
        <w:rPr>
          <w:rFonts w:ascii="Times New Roman" w:eastAsia="바탕체" w:hAnsi="Times New Roman"/>
          <w:i/>
          <w:iCs/>
          <w:kern w:val="0"/>
          <w:sz w:val="22"/>
        </w:rPr>
        <w:t xml:space="preserve"> 5</w:t>
      </w:r>
      <w:r>
        <w:rPr>
          <w:rFonts w:ascii="Times New Roman" w:eastAsia="바탕체" w:hAnsi="Times New Roman"/>
          <w:i/>
          <w:iCs/>
          <w:kern w:val="0"/>
          <w:sz w:val="22"/>
        </w:rPr>
        <w:t>일자</w:t>
      </w:r>
      <w:r>
        <w:rPr>
          <w:rFonts w:ascii="Times New Roman" w:eastAsia="바탕체" w:hAnsi="Times New Roman"/>
          <w:i/>
          <w:iCs/>
          <w:kern w:val="0"/>
          <w:sz w:val="22"/>
        </w:rPr>
        <w:t xml:space="preserve"> </w:t>
      </w:r>
      <w:r>
        <w:rPr>
          <w:rFonts w:ascii="Times New Roman" w:eastAsia="바탕체" w:hAnsi="Times New Roman"/>
          <w:i/>
          <w:iCs/>
          <w:kern w:val="0"/>
          <w:sz w:val="22"/>
        </w:rPr>
        <w:t>임대차계약</w:t>
      </w:r>
      <w:r>
        <w:rPr>
          <w:rFonts w:ascii="Times New Roman" w:eastAsia="바탕체" w:hAnsi="Times New Roman"/>
          <w:i/>
          <w:iCs/>
          <w:kern w:val="0"/>
          <w:sz w:val="22"/>
        </w:rPr>
        <w:t>(</w:t>
      </w:r>
      <w:r>
        <w:rPr>
          <w:rFonts w:ascii="Times New Roman" w:eastAsia="바탕체" w:hAnsi="Times New Roman"/>
          <w:i/>
          <w:iCs/>
          <w:kern w:val="0"/>
          <w:sz w:val="22"/>
        </w:rPr>
        <w:t>지상</w:t>
      </w:r>
      <w:r>
        <w:rPr>
          <w:rFonts w:ascii="Times New Roman" w:eastAsia="바탕체" w:hAnsi="Times New Roman"/>
          <w:i/>
          <w:iCs/>
          <w:kern w:val="0"/>
          <w:sz w:val="22"/>
        </w:rPr>
        <w:t xml:space="preserve"> 5~7</w:t>
      </w:r>
      <w:r>
        <w:rPr>
          <w:rFonts w:ascii="Times New Roman" w:eastAsia="바탕체" w:hAnsi="Times New Roman"/>
          <w:i/>
          <w:iCs/>
          <w:kern w:val="0"/>
          <w:sz w:val="22"/>
        </w:rPr>
        <w:t>층</w:t>
      </w:r>
      <w:r>
        <w:rPr>
          <w:rFonts w:ascii="Times New Roman" w:eastAsia="바탕체" w:hAnsi="Times New Roman"/>
          <w:i/>
          <w:iCs/>
          <w:kern w:val="0"/>
          <w:sz w:val="22"/>
        </w:rPr>
        <w:t>)</w:t>
      </w:r>
      <w:r>
        <w:rPr>
          <w:rFonts w:ascii="Times New Roman" w:eastAsia="바탕체" w:hAnsi="Times New Roman"/>
          <w:i/>
          <w:iCs/>
          <w:kern w:val="0"/>
          <w:sz w:val="22"/>
        </w:rPr>
        <w:t>상</w:t>
      </w:r>
      <w:r>
        <w:rPr>
          <w:rFonts w:ascii="Times New Roman" w:eastAsia="바탕체" w:hAnsi="Times New Roman"/>
          <w:i/>
          <w:iCs/>
          <w:kern w:val="0"/>
          <w:sz w:val="22"/>
        </w:rPr>
        <w:t xml:space="preserve"> </w:t>
      </w:r>
      <w:r>
        <w:rPr>
          <w:rFonts w:ascii="Times New Roman" w:eastAsia="바탕체" w:hAnsi="Times New Roman"/>
          <w:i/>
          <w:iCs/>
          <w:kern w:val="0"/>
          <w:sz w:val="22"/>
        </w:rPr>
        <w:t>임대차보증금</w:t>
      </w:r>
      <w:r>
        <w:rPr>
          <w:rFonts w:ascii="Times New Roman" w:eastAsia="바탕체" w:hAnsi="Times New Roman"/>
          <w:i/>
          <w:iCs/>
          <w:kern w:val="0"/>
          <w:sz w:val="22"/>
        </w:rPr>
        <w:t xml:space="preserve"> </w:t>
      </w:r>
      <w:r>
        <w:rPr>
          <w:rFonts w:ascii="Times New Roman" w:eastAsia="바탕체" w:hAnsi="Times New Roman"/>
          <w:i/>
          <w:iCs/>
          <w:kern w:val="0"/>
          <w:sz w:val="22"/>
        </w:rPr>
        <w:t>금</w:t>
      </w:r>
      <w:r>
        <w:rPr>
          <w:rFonts w:ascii="Times New Roman" w:eastAsia="바탕체" w:hAnsi="Times New Roman"/>
          <w:i/>
          <w:iCs/>
          <w:kern w:val="0"/>
          <w:sz w:val="22"/>
        </w:rPr>
        <w:t>2,132,586,000</w:t>
      </w:r>
      <w:r>
        <w:rPr>
          <w:rFonts w:ascii="Times New Roman" w:eastAsia="바탕체" w:hAnsi="Times New Roman"/>
          <w:i/>
          <w:iCs/>
          <w:kern w:val="0"/>
          <w:sz w:val="22"/>
        </w:rPr>
        <w:t>원의</w:t>
      </w:r>
      <w:r>
        <w:rPr>
          <w:rFonts w:ascii="Times New Roman" w:eastAsia="바탕체" w:hAnsi="Times New Roman"/>
          <w:i/>
          <w:iCs/>
          <w:kern w:val="0"/>
          <w:sz w:val="22"/>
        </w:rPr>
        <w:t xml:space="preserve"> </w:t>
      </w:r>
      <w:r>
        <w:rPr>
          <w:rFonts w:ascii="Times New Roman" w:eastAsia="바탕체" w:hAnsi="Times New Roman"/>
          <w:i/>
          <w:iCs/>
          <w:kern w:val="0"/>
          <w:sz w:val="22"/>
        </w:rPr>
        <w:t>반환채권을</w:t>
      </w:r>
      <w:r>
        <w:rPr>
          <w:rFonts w:ascii="Times New Roman" w:eastAsia="바탕체" w:hAnsi="Times New Roman"/>
          <w:i/>
          <w:iCs/>
          <w:kern w:val="0"/>
          <w:sz w:val="22"/>
        </w:rPr>
        <w:t xml:space="preserve"> </w:t>
      </w:r>
      <w:r>
        <w:rPr>
          <w:rFonts w:ascii="Times New Roman" w:eastAsia="바탕체" w:hAnsi="Times New Roman"/>
          <w:i/>
          <w:iCs/>
          <w:kern w:val="0"/>
          <w:sz w:val="22"/>
        </w:rPr>
        <w:t>담보한다</w:t>
      </w:r>
      <w:r>
        <w:rPr>
          <w:rFonts w:ascii="Times New Roman" w:eastAsia="바탕체" w:hAnsi="Times New Roman"/>
          <w:i/>
          <w:iCs/>
          <w:kern w:val="0"/>
          <w:sz w:val="22"/>
        </w:rPr>
        <w:t>.</w:t>
      </w:r>
    </w:p>
    <w:p w14:paraId="27D26125" w14:textId="77777777" w:rsidR="00DE42D9" w:rsidRDefault="00DE42D9">
      <w:pPr>
        <w:widowControl/>
        <w:autoSpaceDE/>
        <w:rPr>
          <w:rFonts w:ascii="Times New Roman" w:eastAsia="바탕체" w:hAnsi="Times New Roman"/>
          <w:i/>
          <w:kern w:val="0"/>
          <w:sz w:val="22"/>
        </w:rPr>
        <w:sectPr w:rsidR="00DE42D9">
          <w:headerReference w:type="default" r:id="rId9"/>
          <w:footerReference w:type="default" r:id="rId10"/>
          <w:footerReference w:type="first" r:id="rId11"/>
          <w:pgSz w:w="11906" w:h="16838"/>
          <w:pgMar w:top="1701" w:right="1440" w:bottom="1440" w:left="1440" w:header="851" w:footer="992" w:gutter="0"/>
          <w:pgNumType w:start="1"/>
          <w:cols w:space="720"/>
          <w:formProt w:val="0"/>
          <w:docGrid w:linePitch="360"/>
        </w:sectPr>
      </w:pPr>
    </w:p>
    <w:p w14:paraId="4CE587FB" w14:textId="77777777" w:rsidR="00930A79" w:rsidRPr="00404F2D" w:rsidRDefault="00930A79" w:rsidP="006A29C3">
      <w:pPr>
        <w:pStyle w:val="TKSubtitle"/>
        <w:snapToGrid w:val="0"/>
        <w:spacing w:line="360" w:lineRule="auto" w:after="0"/>
        <w:rPr>
          <w:rFonts w:ascii="Times New Roman" w:hAnsi="Times New Roman" w:cs="Times New Roman" w:eastAsia="바탕체"/>
          <w:b/>
          <w:sz w:val="40"/>
          <w:szCs w:val="40"/>
        </w:rPr>
      </w:pPr>
      <w:commentRangeStart w:id="29"/>
      <w:r/>
      <w:r w:rsidRPr="00404F2D">
        <w:rPr>
          <w:rFonts w:ascii="Times New Roman" w:hAnsi="Times New Roman" w:cs="Times New Roman" w:eastAsia="바탕체"/>
          <w:b/>
          <w:color w:val="000000"/>
          <w:sz w:val="40"/>
          <w:szCs w:val="40"/>
          <w:u w:val="single"/>
        </w:rPr>
        <w:lastRenderedPageBreak/>
        <w:t>부동산담보신탁계약에</w:t>
      </w:r>
      <w:r w:rsidRPr="00404F2D">
        <w:rPr>
          <w:rFonts w:ascii="Times New Roman" w:hAnsi="Times New Roman" w:cs="Times New Roman" w:eastAsia="바탕체"/>
          <w:b/>
          <w:color w:val="000000"/>
          <w:sz w:val="40"/>
          <w:szCs w:val="40"/>
          <w:u w:val="single"/>
        </w:rPr>
        <w:t xml:space="preserve"> </w:t>
      </w:r>
      <w:r w:rsidRPr="00404F2D">
        <w:rPr>
          <w:rFonts w:ascii="Times New Roman" w:hAnsi="Times New Roman" w:cs="Times New Roman" w:eastAsia="바탕체"/>
          <w:b/>
          <w:color w:val="000000"/>
          <w:sz w:val="40"/>
          <w:szCs w:val="40"/>
          <w:u w:val="single"/>
        </w:rPr>
        <w:t>대한</w:t>
      </w:r>
      <w:r w:rsidRPr="00404F2D">
        <w:rPr>
          <w:rFonts w:ascii="Times New Roman" w:hAnsi="Times New Roman" w:cs="Times New Roman" w:eastAsia="바탕체"/>
          <w:b/>
          <w:color w:val="000000"/>
          <w:sz w:val="40"/>
          <w:szCs w:val="40"/>
          <w:u w:val="single"/>
        </w:rPr>
        <w:t xml:space="preserve"> </w:t>
      </w:r>
      <w:r w:rsidRPr="00404F2D">
        <w:rPr>
          <w:rFonts w:ascii="Times New Roman" w:hAnsi="Times New Roman" w:cs="Times New Roman" w:eastAsia="바탕체"/>
          <w:b/>
          <w:color w:val="000000"/>
          <w:sz w:val="40"/>
          <w:szCs w:val="40"/>
          <w:u w:val="single"/>
        </w:rPr>
        <w:t>특약</w:t>
      </w:r>
      <w:r/>
      <w:commentRangeEnd w:id="29"/>
      <w:r>
        <w:rPr>
          <w:rStyle w:val="CommentReference"/>
        </w:rPr>
        <w:commentReference w:id="29"/>
      </w:r>
    </w:p>
    <w:p w14:paraId="1C9E8339" w14:textId="77777777" w:rsidR="00930A79" w:rsidRPr="00404F2D" w:rsidRDefault="00930A79" w:rsidP="006A29C3">
      <w:pPr>
        <w:pStyle w:val="TKNormal"/>
        <w:snapToGrid w:val="0"/>
        <w:spacing w:line="360" w:lineRule="auto" w:after="0"/>
        <w:jc w:val="distribute"/>
        <w:rPr>
          <w:rFonts w:ascii="Times New Roman" w:eastAsia="바탕체" w:hAnsi="Times New Roman" w:cs="Times New Roman"/>
          <w:color w:val="000000"/>
          <w:sz w:val="22"/>
          <w:szCs w:val="22"/>
        </w:rPr>
      </w:pPr>
    </w:p>
    <w:p w14:paraId="081CEFC9" w14:textId="77777777" w:rsidR="00930A79" w:rsidRPr="00404F2D" w:rsidRDefault="00930A79" w:rsidP="006A29C3">
      <w:pPr>
        <w:pStyle w:val="TKNormal"/>
        <w:wordWrap w:val="0"/>
        <w:autoSpaceDE w:val="0"/>
        <w:autoSpaceDN w:val="0"/>
        <w:snapToGrid w:val="0"/>
        <w:spacing w:line="360" w:lineRule="auto" w:after="0"/>
        <w:rPr>
          <w:rFonts w:ascii="Times New Roman" w:eastAsia="바탕체" w:hAnsi="Times New Roman" w:cs="Times New Roman"/>
          <w:i/>
          <w:color w:val="00B0F0"/>
          <w:sz w:val="22"/>
          <w:szCs w:val="22"/>
        </w:rPr>
      </w:pPr>
      <w:commentRangeStart w:id="11"/>
      <w:r>
        <w:rPr>
          <w:rFonts w:ascii="Times New Roman" w:hAnsi="Times New Roman" w:cs="Times New Roman" w:eastAsia="바탕체"/>
          <w:sz w:val="22"/>
          <w:szCs w:val="22"/>
        </w:rPr>
      </w:r>
      <w:r w:rsidRPr="00404F2D">
        <w:rPr>
          <w:rFonts w:ascii="Times New Roman" w:eastAsia="바탕체" w:hint="eastAsia" w:hAnsi="Times New Roman" w:cs="Times New Roman"/>
          <w:sz w:val="22"/>
          <w:szCs w:val="22"/>
        </w:rPr>
        <w:t>주식회사</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cs="Times New Roman"/>
          <w:sz w:val="22"/>
          <w:szCs w:val="22"/>
        </w:rPr>
        <w:t>코람코라이프로지스위탁관리부동산투자회사</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이하</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위탁자</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 xml:space="preserve">)</w:t>
      </w:r>
      <w:r>
        <w:rPr>
          <w:rFonts w:ascii="Times New Roman" w:eastAsia="바탕체" w:hAnsi="Times New Roman" w:cs="Times New Roman"/>
          <w:color w:val="000000"/>
          <w:sz w:val="22"/>
          <w:szCs w:val="22"/>
        </w:rPr>
        <w:t xml:space="preserve">와 </w:t>
      </w:r>
      <w:r w:rsidRPr="00404F2D">
        <w:rPr>
          <w:rFonts w:ascii="Times New Roman" w:eastAsia="바탕체" w:hint="eastAsia" w:hAnsi="Times New Roman" w:cs="Times New Roman"/>
          <w:color w:val="000000"/>
          <w:sz w:val="22"/>
          <w:szCs w:val="22"/>
        </w:rPr>
        <w:t>주식회사</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우리은행</w:t>
      </w:r>
      <w:r w:rsidRPr="00404F2D">
        <w:rPr>
          <w:rFonts w:ascii="Times New Roman" w:eastAsia="바탕체" w:hAnsi="Times New Roman" w:cs="Times New Roman"/>
          <w:color w:val="000000"/>
          <w:sz w:val="22"/>
          <w:szCs w:val="22"/>
        </w:rPr>
        <w:t>(</w:t>
      </w:r>
      <w:r w:rsidRPr="00404F2D">
        <w:rPr>
          <w:rFonts w:ascii="Times New Roman" w:eastAsia="바탕체" w:hint="eastAsia" w:hAnsi="Times New Roman" w:cs="Times New Roman"/>
          <w:color w:val="000000"/>
          <w:sz w:val="22"/>
          <w:szCs w:val="22"/>
        </w:rPr>
        <w:t>소관</w:t>
      </w:r>
      <w:r w:rsidRPr="00404F2D">
        <w:rPr>
          <w:rFonts w:ascii="Times New Roman" w:eastAsia="바탕체" w:hint="eastAsia" w:hAnsi="Times New Roman" w:cs="Times New Roman"/>
          <w:color w:val="000000"/>
          <w:sz w:val="22"/>
          <w:szCs w:val="22"/>
        </w:rPr>
        <w:t>:</w:t>
      </w:r>
      <w:r w:rsidRPr="00404F2D">
        <w:rPr>
          <w:rFonts w:ascii="Times New Roman" w:eastAsia="바탕체" w:hAnsi="Times New Roman" w:cs="Times New Roman"/>
          <w:color w:val="000000"/>
          <w:sz w:val="22"/>
          <w:szCs w:val="22"/>
        </w:rPr>
        <w:t xml:space="preserve"> </w:t>
      </w:r>
      <w:r w:rsidRPr="00404F2D">
        <w:rPr>
          <w:rFonts w:ascii="Times New Roman" w:eastAsia="바탕체" w:hint="eastAsia" w:hAnsi="Times New Roman" w:cs="Times New Roman"/>
          <w:color w:val="000000"/>
          <w:sz w:val="22"/>
          <w:szCs w:val="22"/>
        </w:rPr>
        <w:t>신탁부</w:t>
      </w:r>
      <w:r w:rsidRPr="00404F2D">
        <w:rPr>
          <w:rFonts w:ascii="Times New Roman" w:eastAsia="바탕체" w:hint="eastAsia" w:hAnsi="Times New Roman" w:cs="Times New Roman"/>
          <w:color w:val="000000"/>
          <w:sz w:val="22"/>
          <w:szCs w:val="22"/>
        </w:rPr>
        <w:t>,</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이하</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수탁자</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 xml:space="preserve">)</w:t>
      </w:r>
      <w:r w:rsidRPr="00404F2D">
        <w:rPr>
          <w:rFonts w:ascii="Times New Roman" w:eastAsia="바탕체" w:hAnsi="Times New Roman" w:cs="Times New Roman"/>
          <w:color w:val="000000"/>
          <w:sz w:val="22"/>
          <w:szCs w:val="22"/>
        </w:rPr>
        <w:t>은</w:t>
      </w:r>
      <w:r w:rsidRPr="00404F2D">
        <w:rPr>
          <w:rFonts w:ascii="Times New Roman" w:eastAsia="바탕체" w:hAnsi="Times New Roman" w:cs="Times New Roman"/>
          <w:color w:val="000000"/>
          <w:sz w:val="22"/>
          <w:szCs w:val="22"/>
        </w:rPr>
        <w:t xml:space="preserve"> </w:t>
      </w:r>
      <w:r w:rsidRPr="00404F2D">
        <w:rPr>
          <w:rFonts w:ascii="Times New Roman" w:hAnsi="Times New Roman" w:cs="Times New Roman" w:eastAsia="바탕체"/>
          <w:color w:val="000000"/>
          <w:sz w:val="22"/>
          <w:szCs w:val="22"/>
        </w:rPr>
        <w:t>202</w:t>
      </w:r>
      <w:r w:rsidRPr="00404F2D">
        <w:rPr>
          <w:rFonts w:ascii="Times New Roman" w:hint="eastAsia" w:hAnsi="Times New Roman" w:cs="Times New Roman" w:eastAsia="바탕체"/>
          <w:color w:val="000000"/>
          <w:sz w:val="22"/>
          <w:szCs w:val="22"/>
        </w:rPr>
        <w:t>6</w:t>
      </w:r>
      <w:r w:rsidRPr="00404F2D">
        <w:rPr>
          <w:rFonts w:ascii="Times New Roman" w:hAnsi="Times New Roman" w:cs="Times New Roman" w:eastAsia="바탕체"/>
          <w:color w:val="000000"/>
          <w:sz w:val="22"/>
          <w:szCs w:val="22"/>
        </w:rPr>
        <w:t>년</w:t>
      </w:r>
      <w:r w:rsidRPr="00404F2D">
        <w:rPr>
          <w:rFonts w:ascii="Times New Roman"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월</w:t>
      </w:r>
      <w:r w:rsidRPr="00404F2D">
        <w:rPr>
          <w:rFonts w:ascii="Times New Roman"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체결한</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부동산담보신탁계약서</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이하</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신탁계약서</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함</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에</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추가하여</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다음과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같이</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약정한다</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이하</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본</w:t>
      </w:r>
      <w:r w:rsidRPr="00404F2D">
        <w:rPr>
          <w:rFonts w:ascii="Times New Roman" w:hint="eastAsia" w:hAnsi="Times New Roman" w:cs="Times New Roman" w:eastAsia="바탕체"/>
          <w:color w:val="000000"/>
          <w:sz w:val="22"/>
          <w:szCs w:val="22"/>
        </w:rPr>
        <w:t xml:space="preserve"> </w:t>
      </w:r>
      <w:r w:rsidRPr="00404F2D">
        <w:rPr>
          <w:rFonts w:ascii="Times New Roman" w:hint="eastAsia" w:hAnsi="Times New Roman" w:cs="Times New Roman" w:eastAsia="바탕체"/>
          <w:color w:val="000000"/>
          <w:sz w:val="22"/>
          <w:szCs w:val="22"/>
        </w:rPr>
        <w:t>특약</w:t>
      </w:r>
      <w:r w:rsidRPr="00404F2D">
        <w:rPr>
          <w:rFonts w:ascii="Times New Roman" w:hAnsi="Times New Roman" w:cs="Times New Roman" w:eastAsia="바탕체"/>
          <w:color w:val="000000"/>
          <w:sz w:val="22"/>
          <w:szCs w:val="22"/>
        </w:rPr>
        <w:t>”</w:t>
      </w:r>
      <w:r w:rsidRPr="00404F2D">
        <w:rPr>
          <w:rFonts w:ascii="Times New Roman" w:hAnsi="Times New Roman" w:cs="Times New Roman" w:eastAsia="바탕체"/>
          <w:color w:val="000000"/>
          <w:sz w:val="22"/>
          <w:szCs w:val="22"/>
        </w:rPr>
        <w:t>이라</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하고</w:t>
      </w:r>
      <w:r w:rsidRPr="00404F2D">
        <w:rPr>
          <w:rFonts w:ascii="Times New Roman" w:hAnsi="Times New Roman" w:cs="Times New Roman" w:eastAsia="바탕체"/>
          <w:color w:val="000000"/>
          <w:sz w:val="22"/>
          <w:szCs w:val="22"/>
        </w:rPr>
        <w:t xml:space="preserve">, </w:t>
      </w:r>
      <w:r w:rsidRPr="00404F2D">
        <w:rPr>
          <w:rFonts w:ascii="Times New Roman" w:hAnsi="Times New Roman" w:cs="Times New Roman" w:eastAsia="바탕체"/>
          <w:color w:val="000000"/>
          <w:sz w:val="22"/>
          <w:szCs w:val="22"/>
        </w:rPr>
        <w:t>신탁계약서와</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특약을</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총칭하여</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신탁계약</w:t>
      </w:r>
      <w:r w:rsidRPr="00404F2D">
        <w:rPr>
          <w:rFonts w:ascii="Times New Roman" w:eastAsia="바탕체" w:hAnsi="Times New Roman" w:cs="Times New Roman"/>
          <w:color w:val="000000"/>
          <w:sz w:val="22"/>
          <w:szCs w:val="22"/>
        </w:rPr>
        <w:t>”</w:t>
      </w:r>
      <w:r w:rsidRPr="00404F2D">
        <w:rPr>
          <w:rFonts w:ascii="Times New Roman" w:eastAsia="바탕체" w:hAnsi="Times New Roman" w:cs="Times New Roman"/>
          <w:color w:val="000000"/>
          <w:sz w:val="22"/>
          <w:szCs w:val="22"/>
        </w:rPr>
        <w:t>이라</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함</w:t>
      </w:r>
      <w:r w:rsidRPr="00404F2D">
        <w:rPr>
          <w:rFonts w:ascii="Times New Roman" w:eastAsia="바탕체" w:hAnsi="Times New Roman" w:cs="Times New Roman"/>
          <w:color w:val="000000"/>
          <w:sz w:val="22"/>
          <w:szCs w:val="22"/>
        </w:rPr>
        <w:t>).</w:t>
      </w:r>
      <w:r>
        <w:rPr>
          <w:rFonts w:ascii="Times New Roman" w:eastAsia="바탕체" w:hAnsi="Times New Roman" w:cs="Times New Roman"/>
          <w:color w:val="000000"/>
          <w:sz w:val="22"/>
          <w:szCs w:val="22"/>
        </w:rPr>
        <w:t xml:space="preserve"> 본 신탁계약에서 쿠팡 주식회사를 “1순위 우선수익자”라 하고, 별첨 1.에 공동 2순위 우선수익자로 기재된 회사들을 총칭하여 “2순위 우선수익자”, 별첨 1.에 공동 3순위 우선수익자로 기재된 회사들을 총칭하여 “3순위 우선수익자”라 하며, 2순위 우선수익자 및 3순위 우선수익자를 총칭하여 “대주 우선수익자들”, 1순위 우선수익자, 2순위 우선수익자 및 3순위 우선수익자를 개별적으로 “우선수익자”, 총칭하여 “우선수익자들”이라 한다.</w:t>
      </w:r>
      <w:r>
        <w:rPr>
          <w:rFonts w:ascii="Times New Roman" w:hAnsi="Times New Roman" w:cs="Times New Roman" w:eastAsia="바탕체"/>
          <w:sz w:val="22"/>
          <w:szCs w:val="22"/>
        </w:rPr>
      </w:r>
      <w:commentRangeEnd w:id="11"/>
      <w:r>
        <w:rPr>
          <w:rStyle w:val="CommentReference"/>
          <w:rFonts w:ascii="Times New Roman" w:hAnsi="Times New Roman" w:cs="Times New Roman" w:eastAsia="바탕체"/>
          <w:sz w:val="22"/>
          <w:szCs w:val="22"/>
        </w:rPr>
        <w:commentReference w:id="11"/>
      </w:r>
    </w:p>
    <w:p w14:paraId="5927AFD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629178F6"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w:t>
      </w:r>
      <w:r w:rsidRPr="00404F2D">
        <w:rPr>
          <w:rFonts w:ascii="Times New Roman" w:eastAsia="바탕체" w:hAnsi="Times New Roman" w:hint="eastAsia" w:cs="Times New Roman"/>
          <w:b/>
          <w:color w:val="000000"/>
          <w:sz w:val="22"/>
          <w:szCs w:val="22"/>
        </w:rPr>
        <w:t>조【특약의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목적】</w:t>
      </w:r>
    </w:p>
    <w:p w14:paraId="01DA5581"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32</w:t>
      </w:r>
      <w:r w:rsidRPr="00404F2D">
        <w:rPr>
          <w:rFonts w:ascii="Times New Roman" w:hint="eastAsia" w:hAnsi="Times New Roman" w:cs="Times New Roman" w:eastAsia="바탕체"/>
          <w:bCs/>
          <w:color w:val="000000"/>
          <w:kern w:val="0"/>
          <w:sz w:val="22"/>
          <w:szCs w:val="22"/>
          <w:shd w:val="clear" w:color="auto" w:fill="FFFFFF"/>
        </w:rPr>
        <w:t>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구체화하고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권리의무관계를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명확히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사항을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정함을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pPr>
        <w:pStyle w:val="TKNormal"/>
        <w:snapToGrid w:val="0"/>
        <w:spacing w:line="360" w:lineRule="auto" w:after="0"/>
        <w:rPr>
          <w:rFonts w:ascii="Times New Roman" w:hAnsi="Times New Roman" w:cs="Times New Roman" w:eastAsia="바탕체"/>
          <w:sz w:val="22"/>
          <w:szCs w:val="22"/>
        </w:rPr>
      </w:pPr>
      <w:commentRangeStart w:id="12"/>
      <w:r>
        <w:rPr>
          <w:rFonts w:ascii="Times New Roman" w:hAnsi="Times New Roman" w:cs="Times New Roman" w:eastAsia="바탕체"/>
          <w:sz w:val="22"/>
          <w:szCs w:val="22"/>
        </w:rPr>
      </w:r>
      <w:r>
        <w:rPr>
          <w:rFonts w:ascii="Times New Roman" w:eastAsia="바탕체" w:hAnsi="Times New Roman" w:hint="eastAsia" w:cs="Times New Roman"/>
          <w:b/>
          <w:color w:val="000000"/>
          <w:sz w:val="22"/>
          <w:szCs w:val="22"/>
        </w:rPr>
        <w:t xml:space="preserve">제1조의2【우선수익자의 지위】</w:t>
      </w:r>
      <w:r>
        <w:rPr>
          <w:rFonts w:ascii="Times New Roman" w:hAnsi="Times New Roman" w:cs="Times New Roman" w:eastAsia="바탕체"/>
          <w:sz w:val="22"/>
          <w:szCs w:val="22"/>
        </w:rPr>
      </w:r>
      <w:commentRangeEnd w:id="12"/>
      <w:r>
        <w:rPr>
          <w:rStyle w:val="CommentReference"/>
          <w:rFonts w:ascii="Times New Roman" w:hAnsi="Times New Roman" w:cs="Times New Roman" w:eastAsia="바탕체"/>
          <w:sz w:val="22"/>
          <w:szCs w:val="22"/>
        </w:rPr>
        <w:commentReference w:id="12"/>
      </w:r>
    </w:p>
    <w:p>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sz w:val="22"/>
          <w:szCs w:val="22"/>
        </w:rPr>
      </w:pPr>
      <w:r>
        <w:rPr>
          <w:rFonts w:ascii="Times New Roman" w:hint="eastAsia" w:hAnsi="Times New Roman" w:cs="Times New Roman" w:eastAsia="바탕체"/>
          <w:bCs/>
          <w:color w:val="000000"/>
          <w:kern w:val="0"/>
          <w:sz w:val="22"/>
          <w:szCs w:val="22"/>
          <w:shd w:val="clear" w:color="auto" w:fill="FFFFFF"/>
        </w:rPr>
        <w:t xml:space="preserve">① 우선수익자들은 본 신탁계약의 당사자가 아니며, 위탁자의 지정에 따라 별첨 1.에 기재된 순위 및 우선수익한도금액으로 본 신탁계약상 우선수익권을 취득한다. 수탁자는 신탁등기 시 별첨 1.에 따라 우선수익자들을 신탁원부에 기재하고, 본 특약 제4조에 따라 수익권증서를 발급한다.</w:t>
      </w:r>
    </w:p>
    <w:p>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sz w:val="22"/>
          <w:szCs w:val="22"/>
        </w:rPr>
      </w:pPr>
      <w:r>
        <w:rPr>
          <w:rFonts w:ascii="Times New Roman" w:hint="eastAsia" w:hAnsi="Times New Roman" w:cs="Times New Roman" w:eastAsia="바탕체"/>
          <w:bCs/>
          <w:color w:val="000000"/>
          <w:kern w:val="0"/>
          <w:sz w:val="22"/>
          <w:szCs w:val="22"/>
          <w:shd w:val="clear" w:color="auto" w:fill="FFFFFF"/>
        </w:rPr>
        <w:t xml:space="preserve">② 신탁계약서 및 본 특약 중 우선수익자들의 권리에 관한 규정은 우선수익자들을 위하여 그 효력이 있다. 신탁계약서 및 본 특약 중 우선수익자들의 확인, 동의, 승낙 또는 이의 불제기에 관한 규정은 우선수익자가 수익권증서를 수령한 때(대주 우선수익자들의 경우 대출약정서 체결 시를 포함한다) 해당 우선수익자가 이를 승낙한 것으로 본다.</w:t>
      </w:r>
    </w:p>
    <w:p>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sz w:val="22"/>
          <w:szCs w:val="22"/>
        </w:rPr>
      </w:pPr>
      <w:r>
        <w:rPr>
          <w:rFonts w:ascii="Times New Roman" w:hint="eastAsia" w:hAnsi="Times New Roman" w:cs="Times New Roman" w:eastAsia="바탕체"/>
          <w:bCs/>
          <w:color w:val="000000"/>
          <w:kern w:val="0"/>
          <w:sz w:val="22"/>
          <w:szCs w:val="22"/>
          <w:shd w:val="clear" w:color="auto" w:fill="FFFFFF"/>
        </w:rPr>
        <w:t xml:space="preserve">③ 위탁자와 수탁자는 우선수익자들(해당 변경이 특정 우선수익자의 권리에만 영향을 미치는 경우에는 해당 우선수익자)의 사전 서면 동의 없이 신탁계약서 및 본 특약을 변경하거나 해지할 수 없다.</w:t>
      </w:r>
    </w:p>
    <w:p w14:paraId="300EEB1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475C9D4E"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bookmarkStart w:id="4" w:name="[문서의_처음]"/>
      <w:bookmarkEnd w:id="4"/>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2</w:t>
      </w:r>
      <w:r w:rsidRPr="00404F2D">
        <w:rPr>
          <w:rFonts w:ascii="Times New Roman" w:eastAsia="바탕체" w:hAnsi="Times New Roman" w:hint="eastAsia" w:cs="Times New Roman"/>
          <w:b/>
          <w:color w:val="000000"/>
          <w:sz w:val="22"/>
          <w:szCs w:val="22"/>
        </w:rPr>
        <w:t>조【신탁가액】</w:t>
      </w:r>
    </w:p>
    <w:p w14:paraId="470B97AC"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한국회계기준원의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기업회계기준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105</w:t>
      </w:r>
      <w:r w:rsidRPr="00404F2D">
        <w:rPr>
          <w:rFonts w:ascii="Times New Roman" w:hint="eastAsia" w:hAnsi="Times New Roman" w:cs="Times New Roman" w:eastAsia="바탕체"/>
          <w:bCs/>
          <w:color w:val="000000"/>
          <w:kern w:val="0"/>
          <w:sz w:val="22"/>
          <w:szCs w:val="22"/>
          <w:shd w:val="clear" w:color="auto" w:fill="FFFFFF"/>
        </w:rPr>
        <w:t>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개정공표</w:t>
      </w:r>
      <w:r w:rsidRPr="00404F2D">
        <w:rPr>
          <w:rFonts w:ascii="Times New Roman" w:hAnsi="Times New Roman" w:cs="Times New Roman" w:eastAsia="바탕체"/>
          <w:bCs/>
          <w:color w:val="000000"/>
          <w:kern w:val="0"/>
          <w:sz w:val="22"/>
          <w:szCs w:val="22"/>
          <w:shd w:val="clear" w:color="auto" w:fill="FFFFFF"/>
        </w:rPr>
        <w:t>(’10.12.30)</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신탁가액은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인수시점에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장부금액으로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장부금액을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순서에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신탁가액을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인식한다</w:t>
      </w:r>
      <w:r w:rsidRPr="00404F2D">
        <w:rPr>
          <w:rFonts w:ascii="Times New Roman" w:hint="eastAsia" w:hAnsi="Times New Roman" w:cs="Times New Roman" w:eastAsia="바탕체"/>
          <w:bCs/>
          <w:color w:val="000000"/>
          <w:kern w:val="0"/>
          <w:sz w:val="22"/>
          <w:szCs w:val="22"/>
          <w:shd w:val="clear" w:color="auto" w:fill="FFFFFF"/>
        </w:rPr>
        <w:t>.</w:t>
      </w:r>
    </w:p>
    <w:p w14:paraId="22C66F43"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위탁자의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취득원가</w:t>
      </w:r>
    </w:p>
    <w:p w14:paraId="31A725A6"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부동산</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가격공시에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관한</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법률</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제</w:t>
      </w:r>
      <w:r w:rsidRPr="00404F2D">
        <w:rPr>
          <w:rFonts w:ascii="Times New Roman" w:eastAsia="바탕체" w:hAnsi="Times New Roman" w:cs="Times New Roman"/>
          <w:color w:val="000000"/>
          <w:kern w:val="0"/>
          <w:sz w:val="22"/>
          <w:szCs w:val="22"/>
        </w:rPr>
        <w:t>10</w:t>
      </w:r>
      <w:r w:rsidRPr="00404F2D">
        <w:rPr>
          <w:rFonts w:ascii="Times New Roman" w:eastAsia="바탕체" w:hAnsi="Times New Roman" w:hint="eastAsia" w:cs="Times New Roman"/>
          <w:color w:val="000000"/>
          <w:kern w:val="0"/>
          <w:sz w:val="22"/>
          <w:szCs w:val="22"/>
        </w:rPr>
        <w:t>조에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따른</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개별공시지가</w:t>
      </w:r>
      <w:r w:rsidRPr="00404F2D">
        <w:rPr>
          <w:rFonts w:ascii="Times New Roman" w:eastAsia="바탕체" w:hAnsi="Times New Roman" w:hint="eastAsia" w:cs="Times New Roman"/>
          <w:color w:val="000000"/>
          <w:kern w:val="0"/>
          <w:sz w:val="22"/>
          <w:szCs w:val="22"/>
        </w:rPr>
        <w:t>(</w:t>
      </w:r>
      <w:r w:rsidRPr="00404F2D">
        <w:rPr>
          <w:rFonts w:ascii="Times New Roman" w:eastAsia="바탕체" w:hAnsi="Times New Roman" w:hint="eastAsia" w:cs="Times New Roman"/>
          <w:color w:val="000000"/>
          <w:kern w:val="0"/>
          <w:sz w:val="22"/>
          <w:szCs w:val="22"/>
        </w:rPr>
        <w:t>건물의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경우</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지방세법</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제</w:t>
      </w:r>
      <w:r w:rsidRPr="00404F2D">
        <w:rPr>
          <w:rFonts w:ascii="Times New Roman" w:eastAsia="바탕체" w:hAnsi="Times New Roman" w:cs="Times New Roman"/>
          <w:color w:val="000000"/>
          <w:kern w:val="0"/>
          <w:sz w:val="22"/>
          <w:szCs w:val="22"/>
        </w:rPr>
        <w:t>110</w:t>
      </w:r>
      <w:r w:rsidRPr="00404F2D">
        <w:rPr>
          <w:rFonts w:ascii="Times New Roman" w:eastAsia="바탕체" w:hAnsi="Times New Roman" w:hint="eastAsia" w:cs="Times New Roman"/>
          <w:color w:val="000000"/>
          <w:kern w:val="0"/>
          <w:sz w:val="22"/>
          <w:szCs w:val="22"/>
        </w:rPr>
        <w:t>조에</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따른</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시가표준액</w:t>
      </w:r>
      <w:r w:rsidRPr="00404F2D">
        <w:rPr>
          <w:rFonts w:ascii="Times New Roman" w:eastAsia="바탕체" w:hAnsi="Times New Roman" w:hint="eastAsia" w:cs="Times New Roman"/>
          <w:color w:val="000000"/>
          <w:kern w:val="0"/>
          <w:sz w:val="22"/>
          <w:szCs w:val="22"/>
        </w:rPr>
        <w:t>)</w:t>
      </w:r>
    </w:p>
    <w:p w14:paraId="745C0FA4" w14:textId="77777777" w:rsidR="00930A79" w:rsidRPr="00404F2D" w:rsidRDefault="00930A79">
      <w:pPr>
        <w:pStyle w:val="TKNormal"/>
        <w:numPr>
          <w:ilvl w:val="0"/>
          <w:numId w:val="4"/>
        </w:numPr>
        <w:snapToGrid w:val="0"/>
        <w:spacing w:line="360" w:lineRule="auto" w:after="0"/>
        <w:rPr>
          <w:rFonts w:ascii="Times New Roman" w:eastAsia="바탕체" w:hAnsi="Times New Roman" w:cs="Times New Roman"/>
          <w:color w:val="000000"/>
          <w:kern w:val="0"/>
          <w:sz w:val="22"/>
          <w:szCs w:val="22"/>
        </w:rPr>
      </w:pPr>
      <w:r w:rsidRPr="00404F2D">
        <w:rPr>
          <w:rFonts w:ascii="Times New Roman" w:eastAsia="바탕체" w:hAnsi="Times New Roman" w:hint="eastAsia" w:cs="Times New Roman"/>
          <w:color w:val="000000"/>
          <w:kern w:val="0"/>
          <w:sz w:val="22"/>
          <w:szCs w:val="22"/>
        </w:rPr>
        <w:t>인수시점의</w:t>
      </w:r>
      <w:r w:rsidRPr="00404F2D">
        <w:rPr>
          <w:rFonts w:ascii="Times New Roman" w:eastAsia="바탕체" w:hAnsi="Times New Roman" w:hint="eastAsia" w:cs="Times New Roman"/>
          <w:color w:val="000000"/>
          <w:kern w:val="0"/>
          <w:sz w:val="22"/>
          <w:szCs w:val="22"/>
        </w:rPr>
        <w:t xml:space="preserve"> </w:t>
      </w:r>
      <w:r w:rsidRPr="00404F2D">
        <w:rPr>
          <w:rFonts w:ascii="Times New Roman" w:eastAsia="바탕체" w:hAnsi="Times New Roman" w:hint="eastAsia" w:cs="Times New Roman"/>
          <w:color w:val="000000"/>
          <w:kern w:val="0"/>
          <w:sz w:val="22"/>
          <w:szCs w:val="22"/>
        </w:rPr>
        <w:t>공정가치</w:t>
      </w:r>
    </w:p>
    <w:p w14:paraId="0AD10B94" w14:textId="77777777" w:rsidR="00930A79" w:rsidRPr="00404F2D" w:rsidRDefault="00930A79" w:rsidP="006A29C3">
      <w:pPr>
        <w:pStyle w:val="TKNormal"/>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p>
    <w:p w14:paraId="10B5F021" w14:textId="77777777" w:rsidR="00930A79" w:rsidRPr="00404F2D" w:rsidRDefault="00930A79" w:rsidP="006A29C3">
      <w:pPr>
        <w:pStyle w:val="TKNormal"/>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
          <w:color w:val="000000"/>
          <w:kern w:val="0"/>
          <w:sz w:val="22"/>
          <w:shd w:val="clear" w:color="auto" w:fill="FFFFFF"/>
          <w:szCs w:val="22"/>
        </w:rPr>
      </w:pPr>
      <w:r w:rsidRPr="00404F2D">
        <w:rPr>
          <w:rFonts w:ascii="Times New Roman" w:hint="eastAsia" w:hAnsi="Times New Roman" w:cs="Times New Roman" w:eastAsia="바탕체"/>
          <w:b/>
          <w:color w:val="000000"/>
          <w:kern w:val="0"/>
          <w:sz w:val="22"/>
          <w:szCs w:val="22"/>
          <w:shd w:val="clear" w:color="auto" w:fill="FFFFFF"/>
        </w:rPr>
        <w:t>제</w:t>
      </w:r>
      <w:r w:rsidRPr="00404F2D">
        <w:rPr>
          <w:rFonts w:ascii="Times New Roman" w:hint="eastAsia" w:hAnsi="Times New Roman" w:cs="Times New Roman" w:eastAsia="바탕체"/>
          <w:b/>
          <w:color w:val="000000"/>
          <w:kern w:val="0"/>
          <w:sz w:val="22"/>
          <w:szCs w:val="22"/>
          <w:shd w:val="clear" w:color="auto" w:fill="FFFFFF"/>
        </w:rPr>
        <w:t>3</w:t>
      </w:r>
      <w:r w:rsidRPr="00404F2D">
        <w:rPr>
          <w:rFonts w:ascii="Times New Roman" w:hint="eastAsia" w:hAnsi="Times New Roman" w:cs="Times New Roman" w:eastAsia="바탕체"/>
          <w:b/>
          <w:color w:val="000000"/>
          <w:kern w:val="0"/>
          <w:sz w:val="22"/>
          <w:szCs w:val="22"/>
          <w:shd w:val="clear" w:color="auto" w:fill="FFFFFF"/>
        </w:rPr>
        <w:t>조【수익권의</w:t>
      </w:r>
      <w:r w:rsidRPr="00404F2D">
        <w:rPr>
          <w:rFonts w:ascii="Times New Roman" w:hint="eastAsia" w:hAnsi="Times New Roman" w:cs="Times New Roman" w:eastAsia="바탕체"/>
          <w:b/>
          <w:color w:val="000000"/>
          <w:kern w:val="0"/>
          <w:sz w:val="22"/>
          <w:szCs w:val="22"/>
          <w:shd w:val="clear" w:color="auto" w:fill="FFFFFF"/>
        </w:rPr>
        <w:t xml:space="preserve"> </w:t>
      </w:r>
      <w:r w:rsidRPr="00404F2D">
        <w:rPr>
          <w:rFonts w:ascii="Times New Roman" w:hint="eastAsia" w:hAnsi="Times New Roman" w:cs="Times New Roman" w:eastAsia="바탕체"/>
          <w:b/>
          <w:color w:val="000000"/>
          <w:kern w:val="0"/>
          <w:sz w:val="22"/>
          <w:szCs w:val="22"/>
          <w:shd w:val="clear" w:color="auto" w:fill="FFFFFF"/>
        </w:rPr>
        <w:t>종류】</w:t>
      </w:r>
    </w:p>
    <w:p w14:paraId="2EC9E0C8"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구분한다</w:t>
      </w:r>
      <w:r w:rsidRPr="00404F2D">
        <w:rPr>
          <w:rFonts w:ascii="Times New Roman" w:hint="eastAsia" w:hAnsi="Times New Roman" w:cs="Times New Roman" w:eastAsia="바탕체"/>
          <w:bCs/>
          <w:color w:val="000000"/>
          <w:kern w:val="0"/>
          <w:sz w:val="22"/>
          <w:szCs w:val="22"/>
          <w:shd w:val="clear" w:color="auto" w:fill="FFFFFF"/>
        </w:rPr>
        <w:t>.</w:t>
      </w:r>
    </w:p>
    <w:p w14:paraId="11C11461"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우선수익권의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회수액의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범위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 </w:t>
      </w:r>
      <w:r w:rsidRPr="00404F2D">
        <w:rPr>
          <w:rFonts w:ascii="Times New Roman" w:hAnsi="Times New Roman" w:cs="Times New Roman" w:eastAsia="바탕체"/>
          <w:bCs/>
          <w:color w:val="000000"/>
          <w:kern w:val="0"/>
          <w:sz w:val="22"/>
          <w:szCs w:val="22"/>
          <w:shd w:val="clear" w:color="auto" w:fill="FFFFFF"/>
        </w:rPr>
        <w:t>여신거래의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기재된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대출약정서</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대출원리금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지급받을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우선수익권증서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발행금액을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내용은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하는</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변경계약을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포함함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중</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내에서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지급받을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권리로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373777CC"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Ansi="Times New Roman" w:cs="Times New Roman" w:eastAsia="바탕체"/>
          <w:bCs/>
          <w:kern w:val="0"/>
          <w:sz w:val="22"/>
          <w:szCs w:val="22"/>
          <w:shd w:val="clear" w:color="auto" w:fill="FFFFFF"/>
        </w:rPr>
        <w:t>별지</w:t>
      </w:r>
      <w:r w:rsidRPr="00404F2D">
        <w:rPr>
          <w:rFonts w:ascii="Times New Roman" w:hAnsi="Times New Roman" w:cs="Times New Roman" w:eastAsia="바탕체"/>
          <w:bCs/>
          <w:kern w:val="0"/>
          <w:sz w:val="22"/>
          <w:szCs w:val="22"/>
          <w:shd w:val="clear" w:color="auto" w:fill="FFFFFF"/>
        </w:rPr>
        <w:t xml:space="preserve"> 2. </w:t>
      </w:r>
      <w:r w:rsidRPr="00404F2D">
        <w:rPr>
          <w:rFonts w:ascii="Times New Roman" w:hint="eastAsia" w:hAnsi="Times New Roman" w:cs="Times New Roman" w:eastAsia="바탕체"/>
          <w:bCs/>
          <w:kern w:val="0"/>
          <w:sz w:val="22"/>
          <w:szCs w:val="22"/>
          <w:shd w:val="clear" w:color="auto" w:fill="FFFFFF"/>
        </w:rPr>
        <w:t>신탁계약의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내용』에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기재된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신탁원본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신탁이익</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수익자</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이하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수익자</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라</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회수액의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범위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남은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지급받을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65FBAD8A" w14:textId="77777777" w:rsidR="00930A79" w:rsidRPr="00404F2D" w:rsidRDefault="00930A79">
      <w:pPr>
        <w:pStyle w:val="TKNormal"/>
        <w:numPr>
          <w:ilvl w:val="0"/>
          <w:numId w:val="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이익의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보전이나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원금의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보전을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p>
    <w:p w14:paraId="033D7E93" w14:textId="77777777" w:rsidR="00930A79" w:rsidRPr="00404F2D" w:rsidRDefault="00930A79" w:rsidP="006A29C3">
      <w:pPr>
        <w:pStyle w:val="TKNormal"/>
        <w:snapToGrid w:val="0"/>
        <w:spacing w:line="360" w:lineRule="auto" w:after="0"/>
        <w:rPr>
          <w:rFonts w:ascii="Times New Roman" w:eastAsia="바탕체" w:hAnsi="Times New Roman" w:cs="Times New Roman"/>
          <w:bCs/>
          <w:kern w:val="0"/>
          <w:sz w:val="22"/>
          <w:szCs w:val="22"/>
        </w:rPr>
      </w:pPr>
    </w:p>
    <w:p w14:paraId="692D6F0B"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4</w:t>
      </w:r>
      <w:r w:rsidRPr="00404F2D">
        <w:rPr>
          <w:rFonts w:ascii="Times New Roman" w:eastAsia="바탕체" w:hAnsi="Times New Roman" w:hint="eastAsia" w:cs="Times New Roman"/>
          <w:b/>
          <w:color w:val="000000"/>
          <w:sz w:val="22"/>
          <w:szCs w:val="22"/>
        </w:rPr>
        <w:t>조【수익권증서】</w:t>
      </w:r>
    </w:p>
    <w:p w14:paraId="0F09E832"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7</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제②항에도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여신금액에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담보한도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설정비율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대출약정서상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대출약정금의</w:t>
      </w:r>
      <w:r w:rsidRPr="00404F2D">
        <w:rPr>
          <w:rFonts w:ascii="Times New Roman" w:hAnsi="Times New Roman" w:cs="Times New Roman" w:eastAsia="바탕체"/>
          <w:bCs/>
          <w:color w:val="000000"/>
          <w:kern w:val="0"/>
          <w:sz w:val="22"/>
          <w:szCs w:val="22"/>
          <w:shd w:val="clear" w:color="auto" w:fill="FFFFFF"/>
        </w:rPr>
        <w:t xml:space="preserve"> 120</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의미함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적용한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우선수익한도금액으로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lastRenderedPageBreak/>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수익권증서를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발행하여야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우선수익한도금액은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0A1D7F90"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발행되는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수익권증서는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w:t>
      </w:r>
      <w:r w:rsidRPr="00404F2D">
        <w:rPr>
          <w:rFonts w:ascii="Times New Roman" w:hAnsi="Times New Roman" w:cs="Times New Roman" w:eastAsia="바탕체"/>
          <w:color w:val="000000"/>
          <w:kern w:val="0"/>
          <w:sz w:val="22"/>
          <w:szCs w:val="22"/>
          <w:shd w:val="clear" w:color="auto" w:fill="FFFFFF"/>
        </w:rPr>
        <w:t>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w:t>
      </w:r>
      <w:r w:rsidRPr="00404F2D">
        <w:rPr>
          <w:rFonts w:ascii="Times New Roman" w:hAnsi="Times New Roman" w:cs="Times New Roman" w:eastAsia="바탕체"/>
          <w:color w:val="000000"/>
          <w:kern w:val="0"/>
          <w:sz w:val="22"/>
          <w:szCs w:val="22"/>
          <w:shd w:val="clear" w:color="auto" w:fill="FFFFFF"/>
        </w:rPr>
        <w:t>수익권의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증거로서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발행되며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어떠한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유통을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전제로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증권의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형태로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발행될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없다</w:t>
      </w:r>
      <w:r w:rsidRPr="00404F2D">
        <w:rPr>
          <w:rFonts w:ascii="Times New Roman" w:hint="eastAsia" w:hAnsi="Times New Roman" w:cs="Times New Roman" w:eastAsia="바탕체"/>
          <w:color w:val="000000"/>
          <w:kern w:val="0"/>
          <w:sz w:val="22"/>
          <w:szCs w:val="22"/>
          <w:shd w:val="clear" w:color="auto" w:fill="FFFFFF"/>
        </w:rPr>
        <w:t>.</w:t>
      </w:r>
    </w:p>
    <w:p w14:paraId="28B37009" w14:textId="77777777" w:rsidR="00930A79" w:rsidRPr="00404F2D" w:rsidRDefault="00930A79">
      <w:pPr>
        <w:pStyle w:val="TKNormal"/>
        <w:numPr>
          <w:ilvl w:val="0"/>
          <w:numId w:val="7"/>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수익자는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양도하거나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담보로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제공할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없다</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p>
    <w:p w14:paraId="06DDD00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6817BD3"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5</w:t>
      </w:r>
      <w:r w:rsidRPr="00404F2D">
        <w:rPr>
          <w:rFonts w:ascii="Times New Roman" w:eastAsia="바탕체" w:hAnsi="Times New Roman" w:hint="eastAsia" w:cs="Times New Roman"/>
          <w:b/>
          <w:color w:val="000000"/>
          <w:sz w:val="22"/>
          <w:szCs w:val="22"/>
        </w:rPr>
        <w:t>조【수익자</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우선수익자에</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관한</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사항】</w:t>
      </w:r>
    </w:p>
    <w:p w14:paraId="30780FBE"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위탁자는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추가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지정</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변경으로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인하여</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어느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수익권증서상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우선수익한도금액이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우려가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해당</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rPr>
        <w:t>선순위</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우선수익자가</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추가</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지정</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또는</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변경되는</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경우의</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후순위</w:t>
      </w:r>
      <w:r w:rsidRPr="00404F2D">
        <w:rPr>
          <w:rFonts w:ascii="Times New Roman" w:hint="eastAsia"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rPr>
        <w:t>우선수익자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포함</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shd w:val="clear" w:color="auto" w:fill="FFFFFF"/>
        </w:rPr>
        <w:t>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사전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서면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동의를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받아야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서면요청에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추가로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지정되거나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우선수익한도금액이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변경된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기존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우선수익자에게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수익권증서를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새롭게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발행하여야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신탁원부의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협력하기로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0900A772"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특약</w:t>
      </w:r>
      <w:r w:rsidRPr="00404F2D">
        <w:rPr>
          <w:rFonts w:hAnsi="Times New Roman" w:hint="eastAsia" w:ascii="Times New Roman" w:cs="Times New Roman" w:eastAsia="바탕체"/>
          <w:i/>
          <w:color w:val="000000"/>
          <w:sz w:val="22"/>
          <w:szCs w:val="22"/>
        </w:rPr>
        <w:t xml:space="preserve"> </w:t>
      </w:r>
      <w:r w:rsidRPr="00404F2D">
        <w:rPr>
          <w:rFonts w:hAnsi="Times New Roman" w:hint="eastAsia" w:ascii="Times New Roman" w:cs="Times New Roman" w:eastAsia="바탕체"/>
          <w:color w:val="000000"/>
          <w:sz w:val="22"/>
          <w:szCs w:val="22"/>
        </w:rPr>
        <w:t>제</w:t>
      </w:r>
      <w:r w:rsidRPr="00404F2D">
        <w:rPr>
          <w:rFonts w:ascii="Times New Roman" w:hAnsi="Times New Roman" w:cs="Times New Roman" w:eastAsia="바탕체"/>
          <w:color w:val="000000"/>
          <w:kern w:val="0"/>
          <w:sz w:val="22"/>
          <w:szCs w:val="22"/>
          <w:shd w:val="clear" w:color="auto" w:fill="FFFFFF"/>
        </w:rPr>
        <w:t>12</w:t>
      </w:r>
      <w:r w:rsidRPr="00404F2D">
        <w:rPr>
          <w:rFonts w:ascii="Times New Roman" w:hAnsi="Times New Roman" w:cs="Times New Roman" w:eastAsia="바탕체"/>
          <w:color w:val="000000"/>
          <w:sz w:val="22"/>
          <w:szCs w:val="22"/>
        </w:rPr>
        <w:t>조</w:t>
      </w:r>
      <w:r w:rsidRPr="00404F2D">
        <w:rPr>
          <w:rFonts w:hAnsi="Times New Roman" w:hint="eastAsia" w:ascii="Times New Roman" w:cs="Times New Roman" w:eastAsia="바탕체"/>
          <w:color w:val="000000"/>
          <w:sz w:val="22"/>
          <w:szCs w:val="22"/>
        </w:rPr>
        <w:t xml:space="preserve"> </w:t>
      </w:r>
      <w:r w:rsidRPr="00404F2D">
        <w:rPr>
          <w:rFonts w:hAnsi="Times New Roman" w:hint="eastAsia" w:ascii="Times New Roman" w:cs="Times New Roman" w:eastAsia="바탕체"/>
          <w:color w:val="000000"/>
          <w:sz w:val="22"/>
          <w:szCs w:val="22"/>
        </w:rPr>
        <w:t>제</w:t>
      </w:r>
      <w:r w:rsidRPr="00404F2D">
        <w:rPr>
          <w:rFonts w:hAnsi="Times New Roman" w:ascii="Times New Roman" w:cs="Times New Roman" w:eastAsia="바탕체"/>
          <w:color w:val="000000"/>
          <w:sz w:val="22"/>
          <w:szCs w:val="22"/>
        </w:rPr>
        <w:t>①</w:t>
      </w:r>
      <w:r w:rsidRPr="00404F2D">
        <w:rPr>
          <w:rFonts w:hAnsi="Times New Roman" w:hint="eastAsia" w:ascii="Times New Roman" w:cs="Times New Roman" w:eastAsia="바탕체"/>
          <w:sz w:val="22"/>
          <w:szCs w:val="22"/>
        </w:rPr>
        <w:t>항</w:t>
      </w:r>
      <w:r w:rsidRPr="00404F2D">
        <w:rPr>
          <w:rFonts w:ascii="Times New Roman" w:hint="eastAsia" w:hAnsi="Times New Roman" w:cs="Times New Roman" w:eastAsia="바탕체"/>
          <w:bCs/>
          <w:sz w:val="22"/>
          <w:szCs w:val="22"/>
        </w:rPr>
        <w:t xml:space="preserve"> </w:t>
      </w:r>
      <w:r w:rsidRPr="00404F2D">
        <w:rPr>
          <w:rFonts w:ascii="Times New Roman" w:hint="eastAsia" w:hAnsi="Times New Roman" w:cs="Times New Roman" w:eastAsia="바탕체"/>
          <w:bCs/>
          <w:sz w:val="22"/>
          <w:szCs w:val="22"/>
        </w:rPr>
        <w:t>각</w:t>
      </w:r>
      <w:r w:rsidRPr="00404F2D">
        <w:rPr>
          <w:rFonts w:ascii="Times New Roman" w:hint="eastAsia" w:hAnsi="Times New Roman" w:cs="Times New Roman" w:eastAsia="바탕체"/>
          <w:bCs/>
          <w:sz w:val="22"/>
          <w:szCs w:val="22"/>
        </w:rPr>
        <w:t xml:space="preserve"> </w:t>
      </w:r>
      <w:r w:rsidRPr="00404F2D">
        <w:rPr>
          <w:rFonts w:ascii="Times New Roman" w:hint="eastAsia" w:hAnsi="Times New Roman" w:cs="Times New Roman" w:eastAsia="바탕체"/>
          <w:bCs/>
          <w:sz w:val="22"/>
          <w:szCs w:val="22"/>
        </w:rPr>
        <w:t>호의</w:t>
      </w:r>
      <w:r w:rsidRPr="00404F2D">
        <w:rPr>
          <w:rFonts w:ascii="Times New Roman" w:hint="eastAsia" w:hAnsi="Times New Roman" w:cs="Times New Roman" w:eastAsia="바탕체"/>
          <w:bCs/>
          <w:sz w:val="22"/>
          <w:szCs w:val="22"/>
        </w:rPr>
        <w:t xml:space="preserve"> </w:t>
      </w:r>
      <w:r w:rsidRPr="00404F2D">
        <w:rPr>
          <w:rFonts w:ascii="Times New Roman" w:hAnsi="Times New Roman" w:cs="Times New Roman" w:eastAsia="바탕체"/>
          <w:kern w:val="0"/>
          <w:sz w:val="22"/>
          <w:szCs w:val="22"/>
          <w:shd w:val="clear" w:color="auto" w:fill="FFFFFF"/>
        </w:rPr>
        <w:t>사유가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발생하는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한하여</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Ansi="Times New Roman" w:cs="Times New Roman" w:eastAsia="바탕체"/>
          <w:color w:val="000000"/>
          <w:kern w:val="0"/>
          <w:sz w:val="22"/>
          <w:szCs w:val="22"/>
          <w:shd w:val="clear" w:color="auto" w:fill="FFFFFF"/>
        </w:rPr>
        <w:t>우선수익자들은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대출약정서에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수탁자에게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신탁계약서『별지</w:t>
      </w:r>
      <w:r w:rsidRPr="00404F2D">
        <w:rPr>
          <w:rFonts w:ascii="Times New Roman" w:hAnsi="Times New Roman" w:cs="Times New Roman" w:eastAsia="바탕체"/>
          <w:color w:val="000000"/>
          <w:kern w:val="0"/>
          <w:sz w:val="22"/>
          <w:szCs w:val="22"/>
          <w:shd w:val="clear" w:color="auto" w:fill="FFFFFF"/>
        </w:rPr>
        <w:t xml:space="preserve"> 1.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목록』에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기재된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int="eastAsia" w:hAnsi="Times New Roman" w:cs="Times New Roman" w:eastAsia="바탕체"/>
          <w:color w:val="000000"/>
          <w:kern w:val="0"/>
          <w:sz w:val="22"/>
          <w:szCs w:val="22"/>
          <w:shd w:val="clear" w:color="auto" w:fill="FFFFFF"/>
        </w:rPr>
        <w:t>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요청할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있다</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처분요청권</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p>
    <w:p w14:paraId="79247576"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처분사유로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처분대금을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2</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3</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순서로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순차</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배분하되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같은</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순위의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사이에서는</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정산시점의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『별지</w:t>
      </w:r>
      <w:r w:rsidRPr="00404F2D">
        <w:rPr>
          <w:rFonts w:ascii="Times New Roman" w:hAnsi="Times New Roman" w:cs="Times New Roman" w:eastAsia="바탕체"/>
          <w:bCs/>
          <w:color w:val="000000"/>
          <w:kern w:val="0"/>
          <w:sz w:val="22"/>
          <w:szCs w:val="22"/>
          <w:shd w:val="clear" w:color="auto" w:fill="FFFFFF"/>
        </w:rPr>
        <w:t xml:space="preserve"> 4. </w:t>
      </w:r>
      <w:r w:rsidRPr="00404F2D">
        <w:rPr>
          <w:rFonts w:ascii="Times New Roman" w:hAnsi="Times New Roman" w:cs="Times New Roman" w:eastAsia="바탕체"/>
          <w:bCs/>
          <w:color w:val="000000"/>
          <w:kern w:val="0"/>
          <w:sz w:val="22"/>
          <w:szCs w:val="22"/>
          <w:shd w:val="clear" w:color="auto" w:fill="FFFFFF"/>
        </w:rPr>
        <w:t>여신거래의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내용』에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기재된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대출원금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잔액을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기준으로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안분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배분하기로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06BB20CA" w14:textId="77777777" w:rsidR="00930A7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처분요청권을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포함하여</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결정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판단이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달리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명시되지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대출약정서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rPr>
        <w:t>제</w:t>
      </w:r>
      <w:r w:rsidRPr="00404F2D">
        <w:rPr>
          <w:rFonts w:ascii="Times New Roman" w:hint="eastAsia" w:hAnsi="Times New Roman" w:cs="Times New Roman" w:eastAsia="바탕체"/>
          <w:color w:val="000000"/>
          <w:kern w:val="0"/>
          <w:sz w:val="22"/>
          <w:szCs w:val="22"/>
        </w:rPr>
        <w:t>13</w:t>
      </w:r>
      <w:r w:rsidRPr="00404F2D">
        <w:rPr>
          <w:rFonts w:ascii="Times New Roman" w:hint="eastAsia" w:hAnsi="Times New Roman" w:cs="Times New Roman" w:eastAsia="바탕체"/>
          <w:color w:val="000000"/>
          <w:kern w:val="0"/>
          <w:sz w:val="22"/>
          <w:szCs w:val="22"/>
        </w:rPr>
        <w:t>조</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구성된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대주단회의를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53E58EAB" w14:textId="77777777" w:rsidR="00DE42D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rPr>
        <w:t>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처분대금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정산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제③항</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조의</w:t>
      </w:r>
      <w:r w:rsidRPr="00404F2D">
        <w:rPr>
          <w:rFonts w:ascii="Times New Roman" w:hint="eastAsia" w:hAnsi="Times New Roman" w:cs="Times New Roman" w:eastAsia="바탕체"/>
          <w:bCs/>
          <w:color w:val="000000"/>
          <w:kern w:val="0"/>
          <w:sz w:val="22"/>
          <w:szCs w:val="22"/>
        </w:rPr>
        <w:t>3</w:t>
      </w:r>
      <w:r w:rsidRPr="00404F2D">
        <w:rPr>
          <w:rFonts w:ascii="Times New Roman" w:hint="eastAsia" w:hAnsi="Times New Roman" w:cs="Times New Roman" w:eastAsia="바탕체"/>
          <w:bCs/>
          <w:color w:val="000000"/>
          <w:kern w:val="0"/>
          <w:sz w:val="22"/>
          <w:szCs w:val="22"/>
        </w:rPr>
        <w:t>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우선하여</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지급받을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권리만을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가지며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처분요청</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처분방법</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협의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결의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기타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의사결정</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12</w:t>
      </w:r>
      <w:r w:rsidRPr="00404F2D">
        <w:rPr>
          <w:rFonts w:ascii="Times New Roman" w:hint="eastAsia" w:hAnsi="Times New Roman" w:cs="Times New Roman" w:eastAsia="바탕체"/>
          <w:bCs/>
          <w:color w:val="000000"/>
          <w:kern w:val="0"/>
          <w:sz w:val="22"/>
          <w:szCs w:val="22"/>
        </w:rPr>
        <w:t>조의</w:t>
      </w:r>
      <w:r w:rsidRPr="00404F2D">
        <w:rPr>
          <w:rFonts w:ascii="Times New Roman" w:hint="eastAsia" w:hAnsi="Times New Roman" w:cs="Times New Roman" w:eastAsia="바탕체"/>
          <w:bCs/>
          <w:color w:val="000000"/>
          <w:kern w:val="0"/>
          <w:sz w:val="22"/>
          <w:szCs w:val="22"/>
        </w:rPr>
        <w:t xml:space="preserve">2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13</w:t>
      </w:r>
      <w:r w:rsidRPr="00404F2D">
        <w:rPr>
          <w:rFonts w:ascii="Times New Roman" w:hint="eastAsia" w:hAnsi="Times New Roman" w:cs="Times New Roman" w:eastAsia="바탕체"/>
          <w:bCs/>
          <w:color w:val="000000"/>
          <w:kern w:val="0"/>
          <w:sz w:val="22"/>
          <w:szCs w:val="22"/>
        </w:rPr>
        <w:t>조를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포함하되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참여하지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제①항에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우선수익한도금액을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감액하는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변경은</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사전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서면동의를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받아야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w:t>
      </w:r>
    </w:p>
    <w:p w14:paraId="289F132F" w14:textId="77777777" w:rsidR="00DE42D9" w:rsidRPr="00404F2D" w:rsidRDefault="00930A79">
      <w:pPr>
        <w:pStyle w:val="TKNormal"/>
        <w:numPr>
          <w:ilvl w:val="0"/>
          <w:numId w:val="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rPr>
        <w:t>신탁계약서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7</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제④항에도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불구하고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18</w:t>
      </w:r>
      <w:r w:rsidRPr="00404F2D">
        <w:rPr>
          <w:rFonts w:ascii="Times New Roman" w:hint="eastAsia" w:hAnsi="Times New Roman" w:cs="Times New Roman" w:eastAsia="바탕체"/>
          <w:bCs/>
          <w:color w:val="000000"/>
          <w:kern w:val="0"/>
          <w:sz w:val="22"/>
          <w:szCs w:val="22"/>
        </w:rPr>
        <w:t>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리파이낸싱</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대출채권의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양도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등으로</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또는</w:t>
      </w:r>
      <w:r w:rsidRPr="00404F2D">
        <w:rPr>
          <w:rFonts w:ascii="Times New Roman" w:hint="eastAsia" w:hAnsi="Times New Roman" w:cs="Times New Roman" w:eastAsia="바탕체"/>
          <w:bCs/>
          <w:color w:val="000000"/>
          <w:kern w:val="0"/>
          <w:sz w:val="22"/>
          <w:szCs w:val="22"/>
        </w:rPr>
        <w:t xml:space="preserve"> 3</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순위의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지정할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있으며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lastRenderedPageBreak/>
        <w:t>수탁자는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변경된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수익권증서를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발행하여야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아니한다</w:t>
      </w:r>
      <w:r w:rsidRPr="00404F2D">
        <w:rPr>
          <w:rFonts w:ascii="Times New Roman" w:hint="eastAsia" w:hAnsi="Times New Roman" w:cs="Times New Roman" w:eastAsia="바탕체"/>
          <w:bCs/>
          <w:color w:val="000000"/>
          <w:kern w:val="0"/>
          <w:sz w:val="22"/>
          <w:szCs w:val="22"/>
        </w:rPr>
        <w:t>.</w:t>
      </w:r>
    </w:p>
    <w:p w14:paraId="79AFBC7A" w14:textId="77777777" w:rsidR="00930A79" w:rsidRPr="00404F2D" w:rsidRDefault="00930A79" w:rsidP="006A29C3">
      <w:pPr>
        <w:pStyle w:val="TKNormal"/>
        <w:snapToGrid w:val="0"/>
        <w:spacing w:line="360" w:lineRule="auto" w:after="0"/>
        <w:rPr>
          <w:rFonts w:ascii="Times New Roman" w:eastAsia="바탕체" w:hAnsi="Times New Roman" w:cs="Times New Roman"/>
          <w:bCs/>
          <w:kern w:val="0"/>
          <w:sz w:val="22"/>
          <w:szCs w:val="22"/>
        </w:rPr>
      </w:pPr>
    </w:p>
    <w:p w14:paraId="65DE7C52"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6</w:t>
      </w:r>
      <w:r w:rsidRPr="00404F2D">
        <w:rPr>
          <w:rFonts w:ascii="Times New Roman" w:eastAsia="바탕체" w:hAnsi="Times New Roman" w:cs="Times New Roman"/>
          <w:b/>
          <w:color w:val="000000"/>
          <w:sz w:val="22"/>
          <w:szCs w:val="22"/>
        </w:rPr>
        <w:t>조</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변경</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등】</w:t>
      </w:r>
      <w:r w:rsidRPr="00404F2D">
        <w:rPr>
          <w:rFonts w:ascii="Times New Roman" w:eastAsia="바탕체" w:hAnsi="Times New Roman" w:hint="eastAsia" w:cs="Times New Roman"/>
          <w:b/>
          <w:color w:val="000000"/>
          <w:sz w:val="22"/>
          <w:szCs w:val="22"/>
        </w:rPr>
        <w:t xml:space="preserve"> </w:t>
      </w:r>
    </w:p>
    <w:p w14:paraId="23543420" w14:textId="77777777" w:rsidR="00930A79" w:rsidRPr="00404F2D" w:rsidRDefault="00930A79">
      <w:pPr>
        <w:pStyle w:val="TKNormal"/>
        <w:numPr>
          <w:ilvl w:val="0"/>
          <w:numId w:val="2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Ansi="Times New Roman" w:cs="Times New Roman" w:eastAsia="바탕체"/>
          <w:color w:val="000000"/>
          <w:kern w:val="0"/>
          <w:sz w:val="22"/>
          <w:szCs w:val="22"/>
          <w:shd w:val="clear" w:color="auto" w:fill="FFFFFF"/>
        </w:rPr>
        <w:t>신탁계약서에도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위탁자는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자산보관위탁계약에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따</w:t>
      </w:r>
      <w:r w:rsidRPr="00404F2D">
        <w:rPr>
          <w:rFonts w:ascii="Times New Roman" w:hint="eastAsia" w:hAnsi="Times New Roman" w:cs="Times New Roman" w:eastAsia="바탕체"/>
          <w:color w:val="000000"/>
          <w:kern w:val="0"/>
          <w:sz w:val="22"/>
          <w:szCs w:val="22"/>
          <w:shd w:val="clear" w:color="auto" w:fill="FFFFFF"/>
        </w:rPr>
        <w:t>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또는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우선수익자들의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동의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또는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사전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승낙</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없이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다음</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각</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호의</w:t>
      </w:r>
      <w:r w:rsidRPr="00404F2D">
        <w:rPr>
          <w:rFonts w:ascii="Times New Roman" w:hAnsi="Times New Roman" w:cs="Times New Roman" w:eastAsia="바탕체"/>
          <w:color w:val="000000"/>
          <w:kern w:val="0"/>
          <w:sz w:val="22"/>
          <w:szCs w:val="22"/>
          <w:shd w:val="clear" w:color="auto" w:fill="FFFFFF"/>
        </w:rPr>
        <w:t xml:space="preserve"> 1</w:t>
      </w:r>
      <w:r w:rsidRPr="00404F2D">
        <w:rPr>
          <w:rFonts w:ascii="Times New Roman" w:hAnsi="Times New Roman" w:cs="Times New Roman" w:eastAsia="바탕체"/>
          <w:color w:val="000000"/>
          <w:kern w:val="0"/>
          <w:sz w:val="22"/>
          <w:szCs w:val="22"/>
          <w:shd w:val="clear" w:color="auto" w:fill="FFFFFF"/>
        </w:rPr>
        <w:t>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해당하는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행위를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있다</w:t>
      </w:r>
      <w:r w:rsidRPr="00404F2D">
        <w:rPr>
          <w:rFonts w:ascii="Times New Roman" w:hAnsi="Times New Roman" w:cs="Times New Roman" w:eastAsia="바탕체"/>
          <w:color w:val="000000"/>
          <w:kern w:val="0"/>
          <w:sz w:val="22"/>
          <w:szCs w:val="22"/>
          <w:shd w:val="clear" w:color="auto" w:fill="FFFFFF"/>
        </w:rPr>
        <w:t>.</w:t>
      </w:r>
    </w:p>
    <w:p w14:paraId="70607D66" w14:textId="77777777" w:rsidR="00930A79" w:rsidRPr="00404F2D" w:rsidRDefault="00930A79">
      <w:pPr>
        <w:pStyle w:val="TKNormal"/>
        <w:numPr>
          <w:ilvl w:val="0"/>
          <w:numId w:val="5"/>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신탁부동산과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관련하여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건축허가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기타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인허가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받고자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경우</w:t>
      </w:r>
    </w:p>
    <w:p w14:paraId="40B7A0B9" w14:textId="77777777" w:rsidR="00930A79" w:rsidRPr="00404F2D" w:rsidRDefault="00930A79">
      <w:pPr>
        <w:pStyle w:val="TKNormal"/>
        <w:numPr>
          <w:ilvl w:val="0"/>
          <w:numId w:val="5"/>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체결된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자산보관위탁계약에서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정한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업무를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처리하는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경우</w:t>
      </w:r>
    </w:p>
    <w:p w14:paraId="5F9DBDFC" w14:textId="77777777" w:rsidR="00930A79" w:rsidRPr="00404F2D" w:rsidRDefault="00930A79">
      <w:pPr>
        <w:pStyle w:val="TKNormal"/>
        <w:numPr>
          <w:ilvl w:val="0"/>
          <w:numId w:val="2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자산보관위탁계약에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권한</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토지사용승낙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용도변경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인허가에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한정되지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그러한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권한의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바탕으로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업무처리에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제기하지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418E5226" w14:textId="77777777" w:rsidR="00930A79" w:rsidRPr="00404F2D" w:rsidRDefault="00930A79">
      <w:pPr>
        <w:pStyle w:val="TKNormal"/>
        <w:numPr>
          <w:ilvl w:val="0"/>
          <w:numId w:val="23"/>
        </w:numPr>
        <w:snapToGrid w:val="0"/>
        <w:spacing w:line="360" w:lineRule="auto" w:after="0"/>
        <w:rPr>
          <w:rFonts w:ascii="Times New Roman" w:eastAsia="바탕체" w:hAnsi="Times New Roman" w:cs="Times New Roman"/>
          <w:sz w:val="22"/>
          <w:szCs w:val="22"/>
        </w:rPr>
      </w:pPr>
      <w:r w:rsidRPr="00404F2D">
        <w:rPr>
          <w:rFonts w:ascii="Times New Roman" w:eastAsia="바탕체" w:hint="eastAsia" w:hAnsi="Times New Roman" w:cs="Times New Roman"/>
          <w:sz w:val="22"/>
          <w:szCs w:val="22"/>
        </w:rPr>
        <w:t>위탁자는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본</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hint="eastAsia" w:cs="Times New Roman"/>
          <w:sz w:val="22"/>
          <w:szCs w:val="22"/>
        </w:rPr>
        <w:t>특약</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및</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대출약정서에서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별도로</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허용하고</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있는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경우를</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제외하고는</w:t>
      </w:r>
      <w:r w:rsidRPr="00404F2D">
        <w:rPr>
          <w:rFonts w:ascii="Times New Roman" w:eastAsia="바탕체" w:hint="eastAsia" w:hAnsi="Times New Roman" w:cs="Times New Roman"/>
          <w:sz w:val="22"/>
          <w:szCs w:val="22"/>
        </w:rPr>
        <w:t>,</w:t>
      </w:r>
      <w:r w:rsidRPr="00404F2D">
        <w:rPr>
          <w:rFonts w:ascii="Times New Roman" w:eastAsia="바탕체" w:hAnsi="Times New Roman" w:cs="Times New Roman"/>
          <w:sz w:val="22"/>
          <w:szCs w:val="22"/>
        </w:rPr>
        <w:t xml:space="preserve"> </w:t>
      </w:r>
      <w:r w:rsidRPr="00404F2D">
        <w:rPr>
          <w:rFonts w:ascii="Times New Roman" w:eastAsia="바탕체" w:hint="eastAsia" w:hAnsi="Times New Roman" w:cs="Times New Roman"/>
          <w:sz w:val="22"/>
          <w:szCs w:val="22"/>
        </w:rPr>
        <w:t>우선수익자들의</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동의</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또는</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사전</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승낙</w:t>
      </w:r>
      <w:r w:rsidRPr="00404F2D">
        <w:rPr>
          <w:rFonts w:ascii="Times New Roman" w:eastAsia="바탕체" w:hint="eastAsia" w:hAnsi="Times New Roman" w:cs="Times New Roman"/>
          <w:sz w:val="22"/>
          <w:szCs w:val="22"/>
        </w:rPr>
        <w:t xml:space="preserve"> </w:t>
      </w:r>
      <w:r w:rsidRPr="00404F2D">
        <w:rPr>
          <w:rFonts w:ascii="Times New Roman" w:eastAsia="바탕체" w:hint="eastAsia" w:hAnsi="Times New Roman" w:cs="Times New Roman"/>
          <w:sz w:val="22"/>
          <w:szCs w:val="22"/>
        </w:rPr>
        <w:t>없이는</w:t>
      </w:r>
      <w:r w:rsidRPr="00404F2D">
        <w:rPr>
          <w:rFonts w:ascii="Times New Roman" w:eastAsia="바탕체" w:hint="eastAsia" w:hAnsi="Times New Roman" w:cs="Times New Roman"/>
          <w:sz w:val="22"/>
          <w:szCs w:val="22"/>
        </w:rPr>
        <w:t xml:space="preserve"> </w:t>
      </w:r>
      <w:r w:rsidRPr="00404F2D">
        <w:rPr>
          <w:rFonts w:ascii="Times New Roman" w:eastAsia="바탕체" w:hAnsi="Times New Roman" w:hint="eastAsia" w:cs="Times New Roman"/>
          <w:sz w:val="22"/>
          <w:szCs w:val="22"/>
        </w:rPr>
        <w:t>신탁부동산에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대하여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저당권설정</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전세권설정</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소유권을</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제한하는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신탁부동산의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훼손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등으로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인해</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가치를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저감하는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할</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없다</w:t>
      </w:r>
      <w:r w:rsidRPr="00404F2D">
        <w:rPr>
          <w:rFonts w:ascii="Times New Roman" w:eastAsia="바탕체" w:hAnsi="Times New Roman" w:hint="eastAsia" w:cs="Times New Roman"/>
          <w:sz w:val="22"/>
          <w:szCs w:val="22"/>
        </w:rPr>
        <w:t>.</w:t>
      </w:r>
    </w:p>
    <w:p w14:paraId="0BF26156" w14:textId="77777777" w:rsidR="00930A79" w:rsidRPr="00404F2D" w:rsidRDefault="00930A79" w:rsidP="006A29C3">
      <w:pPr>
        <w:pStyle w:val="TKNormal"/>
        <w:snapToGrid w:val="0"/>
        <w:spacing w:line="360" w:lineRule="auto" w:after="0"/>
        <w:ind w:left="1160"/>
        <w:rPr>
          <w:rFonts w:ascii="Times New Roman" w:hAnsi="Times New Roman" w:cs="Times New Roman" w:eastAsia="바탕체"/>
          <w:b/>
          <w:color w:val="000000"/>
          <w:sz w:val="22"/>
          <w:szCs w:val="22"/>
        </w:rPr>
      </w:pPr>
    </w:p>
    <w:p w14:paraId="6C8CD870" w14:textId="77777777" w:rsidR="00930A79" w:rsidRPr="00404F2D" w:rsidRDefault="00930A79" w:rsidP="006A29C3">
      <w:pPr>
        <w:pStyle w:val="TKNormal"/>
        <w:snapToGrid w:val="0"/>
        <w:spacing w:line="360" w:lineRule="auto" w:after="0"/>
        <w:rPr>
          <w:rFonts w:ascii="Times New Roman" w:eastAsia="바탕체" w:hAnsi="Times New Roman" w:cs="Times New Roman"/>
          <w:b/>
          <w:i/>
          <w:color w:val="C00000"/>
          <w:sz w:val="22"/>
          <w:szCs w:val="22"/>
        </w:rPr>
      </w:pPr>
      <w:r w:rsidRPr="00404F2D">
        <w:rPr>
          <w:rFonts w:ascii="Times New Roman" w:hAnsi="Times New Roman" w:hint="eastAsia" w:cs="Times New Roman" w:eastAsia="바탕체"/>
          <w:b/>
          <w:sz w:val="22"/>
          <w:szCs w:val="22"/>
        </w:rPr>
        <w:t>제</w:t>
      </w:r>
      <w:r w:rsidRPr="00404F2D">
        <w:rPr>
          <w:rFonts w:ascii="Times New Roman" w:eastAsia="바탕체" w:hAnsi="Times New Roman" w:hint="eastAsia" w:cs="Times New Roman"/>
          <w:b/>
          <w:color w:val="000000"/>
          <w:sz w:val="22"/>
          <w:szCs w:val="22"/>
        </w:rPr>
        <w:t>6</w:t>
      </w:r>
      <w:r w:rsidRPr="00404F2D">
        <w:rPr>
          <w:rFonts w:ascii="Times New Roman" w:eastAsia="바탕체" w:hAnsi="Times New Roman" w:cs="Times New Roman"/>
          <w:b/>
          <w:color w:val="000000"/>
          <w:sz w:val="22"/>
          <w:szCs w:val="22"/>
        </w:rPr>
        <w:t>조의</w:t>
      </w:r>
      <w:r w:rsidRPr="00404F2D">
        <w:rPr>
          <w:rFonts w:ascii="Times New Roman" w:eastAsia="바탕체" w:hAnsi="Times New Roman" w:cs="Times New Roman"/>
          <w:b/>
          <w:color w:val="000000"/>
          <w:sz w:val="22"/>
          <w:szCs w:val="22"/>
        </w:rPr>
        <w:t>2</w:t>
      </w:r>
      <w:r w:rsidRPr="00404F2D">
        <w:rPr>
          <w:rFonts w:ascii="Times New Roman" w:eastAsia="바탕체" w:hAnsi="Times New Roman" w:cs="Times New Roman"/>
          <w:b/>
          <w:sz w:val="22"/>
          <w:szCs w:val="22"/>
        </w:rPr>
        <w:t xml:space="preserve"> </w:t>
      </w:r>
      <w:r w:rsidRPr="00404F2D">
        <w:rPr>
          <w:rFonts w:ascii="Times New Roman" w:eastAsia="바탕체" w:hAnsi="Times New Roman" w:cs="Times New Roman"/>
          <w:b/>
          <w:sz w:val="22"/>
          <w:szCs w:val="22"/>
        </w:rPr>
        <w:t>【선순위</w:t>
      </w:r>
      <w:r w:rsidRPr="00404F2D">
        <w:rPr>
          <w:rFonts w:ascii="Times New Roman" w:eastAsia="바탕체" w:hAnsi="Times New Roman" w:cs="Times New Roman"/>
          <w:b/>
          <w:sz w:val="22"/>
          <w:szCs w:val="22"/>
        </w:rPr>
        <w:t xml:space="preserve"> </w:t>
      </w:r>
      <w:r w:rsidRPr="00404F2D">
        <w:rPr>
          <w:rFonts w:ascii="Times New Roman" w:eastAsia="바탕체" w:hAnsi="Times New Roman" w:cs="Times New Roman"/>
          <w:b/>
          <w:sz w:val="22"/>
          <w:szCs w:val="22"/>
        </w:rPr>
        <w:t>제한물권</w:t>
      </w:r>
      <w:r w:rsidRPr="00404F2D">
        <w:rPr>
          <w:rFonts w:ascii="Times New Roman" w:eastAsia="바탕체" w:hint="eastAsia" w:hAnsi="Times New Roman" w:cs="Times New Roman"/>
          <w:b/>
          <w:sz w:val="22"/>
          <w:szCs w:val="22"/>
        </w:rPr>
        <w:t xml:space="preserve"> </w:t>
      </w:r>
      <w:r w:rsidRPr="00404F2D">
        <w:rPr>
          <w:rFonts w:ascii="Times New Roman" w:eastAsia="바탕체" w:hint="eastAsia" w:hAnsi="Times New Roman" w:cs="Times New Roman"/>
          <w:b/>
          <w:sz w:val="22"/>
          <w:szCs w:val="22"/>
        </w:rPr>
        <w:t>등</w:t>
      </w:r>
      <w:r w:rsidRPr="00404F2D">
        <w:rPr>
          <w:rFonts w:ascii="Times New Roman" w:eastAsia="바탕체" w:hAnsi="Times New Roman" w:cs="Times New Roman"/>
          <w:b/>
          <w:color w:val="000000"/>
          <w:sz w:val="22"/>
          <w:szCs w:val="22"/>
        </w:rPr>
        <w:t>】</w:t>
      </w:r>
    </w:p>
    <w:p w14:paraId="7258235E"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점유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토지사용승낙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
          <w:color w:val="000000"/>
          <w:kern w:val="0"/>
          <w:sz w:val="22"/>
          <w:szCs w:val="22"/>
          <w:shd w:val="clear" w:color="auto" w:fill="FFFFFF"/>
        </w:rPr>
        <w:t>임대차계약등</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임차인의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중</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쿠팡</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주식회사의</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2</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신탁계약상</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밖의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반환채권은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명의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예금계좌에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질권으로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담보되며</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단</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주식회사</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아이팜은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미설정</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신탁부동산에는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임대차계약등에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근저당권이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설정되어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아니함을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확인한다</w:t>
      </w:r>
      <w:r w:rsidRPr="00404F2D">
        <w:rPr>
          <w:rFonts w:ascii="Times New Roman" w:hint="eastAsia" w:hAnsi="Times New Roman" w:cs="Times New Roman" w:eastAsia="바탕체"/>
          <w:bCs/>
          <w:color w:val="000000"/>
          <w:kern w:val="0"/>
          <w:sz w:val="22"/>
          <w:szCs w:val="22"/>
        </w:rPr>
        <w:t>.</w:t>
      </w:r>
    </w:p>
    <w:p w14:paraId="3A51AF88"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승낙이나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근저당권의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w:t>
      </w:r>
    </w:p>
    <w:p w14:paraId="6AC7BAE9"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highlight w:val="yellow"/>
          <w:shd w:val="clear" w:color="auto" w:fill="FFFFFF"/>
          <w:szCs w:val="22"/>
        </w:rPr>
      </w:pPr>
      <w:r w:rsidRPr="00404F2D">
        <w:rPr>
          <w:rFonts w:ascii="Times New Roman" w:hAnsi="Times New Roman" w:cs="Times New Roman" w:eastAsia="바탕체"/>
          <w:bCs/>
          <w:color w:val="000000"/>
          <w:kern w:val="0"/>
          <w:sz w:val="22"/>
          <w:szCs w:val="22"/>
          <w:highlight w:val="yellow"/>
        </w:rPr>
        <w:t>수탁자</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및</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우선수익자들은</w:t>
      </w:r>
      <w:r w:rsidRPr="00404F2D">
        <w:rPr>
          <w:rFonts w:ascii="Times New Roman" w:hAnsi="Times New Roman" w:cs="Times New Roman" w:eastAsia="바탕체"/>
          <w:bCs/>
          <w:color w:val="000000"/>
          <w:kern w:val="0"/>
          <w:sz w:val="22"/>
          <w:szCs w:val="22"/>
          <w:highlight w:val="yellow"/>
        </w:rPr>
        <w:t>,</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본</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특약</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체결일</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현재</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
          <w:color w:val="000000"/>
          <w:kern w:val="0"/>
          <w:sz w:val="22"/>
          <w:szCs w:val="22"/>
          <w:highlight w:val="yellow"/>
        </w:rPr>
        <w:t>&lt;</w:t>
      </w:r>
      <w:r w:rsidRPr="00404F2D">
        <w:rPr>
          <w:rFonts w:ascii="Times New Roman" w:hint="eastAsia" w:hAnsi="Times New Roman" w:cs="Times New Roman" w:eastAsia="바탕체"/>
          <w:b/>
          <w:color w:val="000000"/>
          <w:kern w:val="0"/>
          <w:sz w:val="22"/>
          <w:szCs w:val="22"/>
          <w:highlight w:val="yellow"/>
        </w:rPr>
        <w:t>별지</w:t>
      </w:r>
      <w:r w:rsidRPr="00404F2D">
        <w:rPr>
          <w:rFonts w:ascii="Times New Roman" w:hint="eastAsia" w:hAnsi="Times New Roman" w:cs="Times New Roman" w:eastAsia="바탕체"/>
          <w:b/>
          <w:color w:val="000000"/>
          <w:kern w:val="0"/>
          <w:sz w:val="22"/>
          <w:szCs w:val="22"/>
          <w:highlight w:val="yellow"/>
        </w:rPr>
        <w:t xml:space="preserve">&gt; </w:t>
      </w:r>
      <w:r w:rsidRPr="00404F2D">
        <w:rPr>
          <w:rFonts w:ascii="Times New Roman" w:hint="eastAsia" w:hAnsi="Times New Roman" w:cs="Times New Roman" w:eastAsia="바탕체"/>
          <w:b/>
          <w:color w:val="000000"/>
          <w:kern w:val="0"/>
          <w:sz w:val="22"/>
          <w:szCs w:val="22"/>
          <w:highlight w:val="yellow"/>
        </w:rPr>
        <w:t>임대차계약등</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내역</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기재와</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highlight w:val="yellow"/>
        </w:rPr>
        <w:t>같이</w:t>
      </w:r>
      <w:r w:rsidRPr="00404F2D">
        <w:rPr>
          <w:rFonts w:ascii="Times New Roman" w:hint="eastAsia" w:hAnsi="Times New Roman" w:cs="Times New Roman" w:eastAsia="바탕체"/>
          <w:bCs/>
          <w:color w:val="000000"/>
          <w:kern w:val="0"/>
          <w:sz w:val="22"/>
          <w:szCs w:val="22"/>
          <w:highlight w:val="yellow"/>
        </w:rPr>
        <w:t xml:space="preserve"> </w:t>
      </w:r>
      <w:r w:rsidRPr="00404F2D">
        <w:rPr>
          <w:rFonts w:ascii="Times New Roman" w:hint="eastAsia" w:hAnsi="Times New Roman" w:cs="Times New Roman" w:eastAsia="바탕체"/>
          <w:bCs/>
          <w:color w:val="000000"/>
          <w:kern w:val="0"/>
          <w:sz w:val="22"/>
          <w:szCs w:val="22"/>
        </w:rPr>
        <w:t>신탁부동산인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건물</w:t>
      </w:r>
      <w:r w:rsidRPr="00404F2D">
        <w:rPr>
          <w:rFonts w:ascii="Times New Roman" w:hint="eastAsia" w:hAnsi="Times New Roman" w:cs="Times New Roman" w:eastAsia="바탕체"/>
          <w:bCs/>
          <w:color w:val="000000"/>
          <w:kern w:val="0"/>
          <w:sz w:val="22"/>
          <w:szCs w:val="22"/>
        </w:rPr>
        <w:t xml:space="preserve"> 7</w:t>
      </w:r>
      <w:r w:rsidRPr="00404F2D">
        <w:rPr>
          <w:rFonts w:ascii="Times New Roman" w:hint="eastAsia" w:hAnsi="Times New Roman" w:cs="Times New Roman" w:eastAsia="바탕체"/>
          <w:bCs/>
          <w:color w:val="000000"/>
          <w:kern w:val="0"/>
          <w:sz w:val="22"/>
          <w:szCs w:val="22"/>
        </w:rPr>
        <w:t>층에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매도인으로부터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승계하는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가설건축물</w:t>
      </w:r>
      <w:r w:rsidRPr="00404F2D">
        <w:rPr>
          <w:rFonts w:ascii="Times New Roman" w:hint="eastAsia" w:hAnsi="Times New Roman" w:cs="Times New Roman" w:eastAsia="바탕체"/>
          <w:bCs/>
          <w:color w:val="000000"/>
          <w:kern w:val="0"/>
          <w:sz w:val="22"/>
          <w:szCs w:val="22"/>
        </w:rPr>
        <w:t xml:space="preserve"> 3</w:t>
      </w:r>
      <w:r w:rsidRPr="00404F2D">
        <w:rPr>
          <w:rFonts w:ascii="Times New Roman" w:hint="eastAsia" w:hAnsi="Times New Roman" w:cs="Times New Roman" w:eastAsia="바탕체"/>
          <w:bCs/>
          <w:color w:val="000000"/>
          <w:kern w:val="0"/>
          <w:sz w:val="22"/>
          <w:szCs w:val="22"/>
        </w:rPr>
        <w:t>동</w:t>
      </w:r>
      <w:r w:rsidRPr="00404F2D">
        <w:rPr>
          <w:rFonts w:ascii="Times New Roman" w:hint="eastAsia" w:hAnsi="Times New Roman" w:cs="Times New Roman" w:eastAsia="바탕체"/>
          <w:bCs/>
          <w:color w:val="000000"/>
          <w:kern w:val="0"/>
          <w:sz w:val="22"/>
          <w:szCs w:val="22"/>
        </w:rPr>
        <w:t>(2024</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6</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4</w:t>
      </w:r>
      <w:r w:rsidRPr="00404F2D">
        <w:rPr>
          <w:rFonts w:ascii="Times New Roman" w:hint="eastAsia" w:hAnsi="Times New Roman" w:cs="Times New Roman" w:eastAsia="바탕체"/>
          <w:bCs/>
          <w:color w:val="000000"/>
          <w:kern w:val="0"/>
          <w:sz w:val="22"/>
          <w:szCs w:val="22"/>
        </w:rPr>
        <w:t>일자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가설건축물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축조신고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신고번호</w:t>
      </w:r>
      <w:r w:rsidRPr="00404F2D">
        <w:rPr>
          <w:rFonts w:ascii="Times New Roman" w:hint="eastAsia" w:hAnsi="Times New Roman" w:cs="Times New Roman" w:eastAsia="바탕체"/>
          <w:bCs/>
          <w:color w:val="000000"/>
          <w:kern w:val="0"/>
          <w:sz w:val="22"/>
          <w:szCs w:val="22"/>
        </w:rPr>
        <w:t xml:space="preserve"> 2024-</w:t>
      </w:r>
      <w:r w:rsidRPr="00404F2D">
        <w:rPr>
          <w:rFonts w:ascii="Times New Roman" w:hint="eastAsia" w:hAnsi="Times New Roman" w:cs="Times New Roman" w:eastAsia="바탕체"/>
          <w:bCs/>
          <w:color w:val="000000"/>
          <w:kern w:val="0"/>
          <w:sz w:val="22"/>
          <w:szCs w:val="22"/>
        </w:rPr>
        <w:t>건축과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가설건축물축조신고</w:t>
      </w:r>
      <w:r w:rsidRPr="00404F2D">
        <w:rPr>
          <w:rFonts w:ascii="Times New Roman" w:hint="eastAsia" w:hAnsi="Times New Roman" w:cs="Times New Roman" w:eastAsia="바탕체"/>
          <w:bCs/>
          <w:color w:val="000000"/>
          <w:kern w:val="0"/>
          <w:sz w:val="22"/>
          <w:szCs w:val="22"/>
        </w:rPr>
        <w:t xml:space="preserve">-40, </w:t>
      </w:r>
      <w:r w:rsidRPr="00404F2D">
        <w:rPr>
          <w:rFonts w:ascii="Times New Roman" w:hint="eastAsia" w:hAnsi="Times New Roman" w:cs="Times New Roman" w:eastAsia="바탕체"/>
          <w:bCs/>
          <w:color w:val="000000"/>
          <w:kern w:val="0"/>
          <w:sz w:val="22"/>
          <w:szCs w:val="22"/>
        </w:rPr>
        <w:t>존치기간</w:t>
      </w:r>
      <w:r w:rsidRPr="00404F2D">
        <w:rPr>
          <w:rFonts w:ascii="Times New Roman" w:hint="eastAsia" w:hAnsi="Times New Roman" w:cs="Times New Roman" w:eastAsia="바탕체"/>
          <w:bCs/>
          <w:color w:val="000000"/>
          <w:kern w:val="0"/>
          <w:sz w:val="22"/>
          <w:szCs w:val="22"/>
        </w:rPr>
        <w:t xml:space="preserve"> 2027</w:t>
      </w:r>
      <w:r w:rsidRPr="00404F2D">
        <w:rPr>
          <w:rFonts w:ascii="Times New Roman" w:hint="eastAsia" w:hAnsi="Times New Roman" w:cs="Times New Roman" w:eastAsia="바탕체"/>
          <w:bCs/>
          <w:color w:val="000000"/>
          <w:kern w:val="0"/>
          <w:sz w:val="22"/>
          <w:szCs w:val="22"/>
        </w:rPr>
        <w:t>년</w:t>
      </w:r>
      <w:r w:rsidRPr="00404F2D">
        <w:rPr>
          <w:rFonts w:ascii="Times New Roman" w:hint="eastAsia" w:hAnsi="Times New Roman" w:cs="Times New Roman" w:eastAsia="바탕체"/>
          <w:bCs/>
          <w:color w:val="000000"/>
          <w:kern w:val="0"/>
          <w:sz w:val="22"/>
          <w:szCs w:val="22"/>
        </w:rPr>
        <w:t xml:space="preserve"> 5</w:t>
      </w:r>
      <w:r w:rsidRPr="00404F2D">
        <w:rPr>
          <w:rFonts w:ascii="Times New Roman" w:hint="eastAsia" w:hAnsi="Times New Roman" w:cs="Times New Roman" w:eastAsia="바탕체"/>
          <w:bCs/>
          <w:color w:val="000000"/>
          <w:kern w:val="0"/>
          <w:sz w:val="22"/>
          <w:szCs w:val="22"/>
        </w:rPr>
        <w:t>월</w:t>
      </w:r>
      <w:r w:rsidRPr="00404F2D">
        <w:rPr>
          <w:rFonts w:ascii="Times New Roman" w:hint="eastAsia" w:hAnsi="Times New Roman" w:cs="Times New Roman" w:eastAsia="바탕체"/>
          <w:bCs/>
          <w:color w:val="000000"/>
          <w:kern w:val="0"/>
          <w:sz w:val="22"/>
          <w:szCs w:val="22"/>
        </w:rPr>
        <w:t xml:space="preserve"> 30</w:t>
      </w:r>
      <w:r w:rsidRPr="00404F2D">
        <w:rPr>
          <w:rFonts w:ascii="Times New Roman" w:hint="eastAsia" w:hAnsi="Times New Roman" w:cs="Times New Roman" w:eastAsia="바탕체"/>
          <w:bCs/>
          <w:color w:val="000000"/>
          <w:kern w:val="0"/>
          <w:sz w:val="22"/>
          <w:szCs w:val="22"/>
        </w:rPr>
        <w:t>일</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존재하는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사실</w:t>
      </w:r>
      <w:r w:rsidRPr="00404F2D">
        <w:rPr>
          <w:rFonts w:ascii="Times New Roman" w:hint="eastAsia" w:hAnsi="Times New Roman" w:cs="Times New Roman" w:eastAsia="바탕체"/>
          <w:bCs/>
          <w:color w:val="000000"/>
          <w:kern w:val="0"/>
          <w:sz w:val="22"/>
          <w:szCs w:val="22"/>
          <w:highlight w:val="yellow"/>
          <w:shd w:val="clear" w:color="auto" w:fill="FFFFFF"/>
        </w:rPr>
        <w:t>을</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인지하고</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있음을</w:t>
      </w:r>
      <w:r w:rsidRPr="00404F2D">
        <w:rPr>
          <w:rFonts w:ascii="Times New Roman" w:hint="eastAsia" w:hAnsi="Times New Roman" w:cs="Times New Roman" w:eastAsia="바탕체"/>
          <w:bCs/>
          <w:color w:val="000000"/>
          <w:kern w:val="0"/>
          <w:sz w:val="22"/>
          <w:szCs w:val="22"/>
          <w:highlight w:val="yellow"/>
          <w:shd w:val="clear" w:color="auto" w:fill="FFFFFF"/>
        </w:rPr>
        <w:t xml:space="preserve"> </w:t>
      </w:r>
      <w:r w:rsidRPr="00404F2D">
        <w:rPr>
          <w:rFonts w:ascii="Times New Roman" w:hint="eastAsia" w:hAnsi="Times New Roman" w:cs="Times New Roman" w:eastAsia="바탕체"/>
          <w:bCs/>
          <w:color w:val="000000"/>
          <w:kern w:val="0"/>
          <w:sz w:val="22"/>
          <w:szCs w:val="22"/>
          <w:highlight w:val="yellow"/>
          <w:shd w:val="clear" w:color="auto" w:fill="FFFFFF"/>
        </w:rPr>
        <w:t>확인한다</w:t>
      </w:r>
      <w:r w:rsidRPr="00404F2D">
        <w:rPr>
          <w:rFonts w:ascii="Times New Roman" w:hint="eastAsia" w:hAnsi="Times New Roman" w:cs="Times New Roman" w:eastAsia="바탕체"/>
          <w:bCs/>
          <w:color w:val="000000"/>
          <w:kern w:val="0"/>
          <w:sz w:val="22"/>
          <w:szCs w:val="22"/>
          <w:highlight w:val="yellow"/>
          <w:shd w:val="clear" w:color="auto" w:fill="FFFFFF"/>
        </w:rPr>
        <w:t>.</w:t>
      </w:r>
    </w:p>
    <w:p w14:paraId="0B5A79EE" w14:textId="77777777" w:rsidR="00930A79" w:rsidRPr="00404F2D" w:rsidRDefault="00930A79">
      <w:pPr>
        <w:pStyle w:val="TKNormal"/>
        <w:numPr>
          <w:ilvl w:val="0"/>
          <w:numId w:val="21"/>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승낙이나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
          <w:bCs/>
          <w:color w:val="000000"/>
          <w:kern w:val="0"/>
          <w:sz w:val="22"/>
          <w:szCs w:val="22"/>
          <w:shd w:val="clear" w:color="auto" w:fill="FFFFFF"/>
        </w:rPr>
        <w:t>허용된</w:t>
      </w:r>
      <w:r w:rsidRPr="00404F2D">
        <w:rPr>
          <w:rFonts w:ascii="Times New Roman" w:hAnsi="Times New Roman" w:cs="Times New Roman" w:eastAsia="바탕체"/>
          <w:b/>
          <w:bCs/>
          <w:color w:val="000000"/>
          <w:kern w:val="0"/>
          <w:sz w:val="22"/>
          <w:szCs w:val="22"/>
          <w:shd w:val="clear" w:color="auto" w:fill="FFFFFF"/>
        </w:rPr>
        <w:t xml:space="preserve"> </w:t>
      </w:r>
      <w:r w:rsidRPr="00404F2D">
        <w:rPr>
          <w:rFonts w:ascii="Times New Roman" w:hAnsi="Times New Roman" w:cs="Times New Roman" w:eastAsia="바탕체"/>
          <w:b/>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함은</w:t>
      </w:r>
      <w:r w:rsidRPr="00404F2D">
        <w:rPr>
          <w:rFonts w:ascii="Times New Roman" w:hAnsi="Times New Roman" w:cs="Times New Roman" w:eastAsia="바탕체"/>
          <w:bCs/>
          <w:color w:val="000000"/>
          <w:kern w:val="0"/>
          <w:sz w:val="22"/>
          <w:szCs w:val="22"/>
          <w:shd w:val="clear" w:color="auto" w:fill="FFFFFF"/>
        </w:rPr>
        <w:t xml:space="preserve"> (i) </w:t>
      </w:r>
      <w:r w:rsidRPr="00404F2D">
        <w:rPr>
          <w:rFonts w:ascii="Times New Roman" w:hint="eastAsia" w:hAnsi="Times New Roman" w:cs="Times New Roman" w:eastAsia="바탕체"/>
          <w:bCs/>
          <w:color w:val="000000"/>
          <w:kern w:val="0"/>
          <w:sz w:val="22"/>
          <w:szCs w:val="22"/>
          <w:shd w:val="clear" w:color="auto" w:fill="FFFFFF"/>
        </w:rPr>
        <w:t>임대차계약등에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설정되었거나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전세권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근저당권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질권</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가설건축물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(ii)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설정된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(iii)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서면으로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 xml:space="preserve">(iv)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법령에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의미</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협조하여야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명확히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존재하는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lastRenderedPageBreak/>
        <w:t>설정계약</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
          <w:bCs/>
          <w:color w:val="000000"/>
          <w:kern w:val="0"/>
          <w:sz w:val="22"/>
          <w:szCs w:val="22"/>
          <w:shd w:val="clear" w:color="auto" w:fill="FFFFFF"/>
        </w:rPr>
        <w:t>본건</w:t>
      </w:r>
      <w:r w:rsidRPr="00404F2D">
        <w:rPr>
          <w:rFonts w:ascii="Times New Roman" w:hint="eastAsia" w:hAnsi="Times New Roman" w:cs="Times New Roman" w:eastAsia="바탕체"/>
          <w:b/>
          <w:bCs/>
          <w:color w:val="000000"/>
          <w:kern w:val="0"/>
          <w:sz w:val="22"/>
          <w:szCs w:val="22"/>
          <w:shd w:val="clear" w:color="auto" w:fill="FFFFFF"/>
        </w:rPr>
        <w:t xml:space="preserve"> </w:t>
      </w:r>
      <w:r w:rsidRPr="00404F2D">
        <w:rPr>
          <w:rFonts w:ascii="Times New Roman" w:hint="eastAsia" w:hAnsi="Times New Roman" w:cs="Times New Roman" w:eastAsia="바탕체"/>
          <w:b/>
          <w:bCs/>
          <w:color w:val="000000"/>
          <w:kern w:val="0"/>
          <w:sz w:val="22"/>
          <w:szCs w:val="22"/>
          <w:shd w:val="clear" w:color="auto" w:fill="FFFFFF"/>
        </w:rPr>
        <w:t>여신거래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선순위로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임대차계약등에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권리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여신거래에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후순위로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설정되는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채권최고액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담보금액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금액에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특별한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제한을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받지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p>
    <w:p w14:paraId="2904478D"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p>
    <w:p w14:paraId="2439A685"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7</w:t>
      </w:r>
      <w:r w:rsidRPr="00404F2D">
        <w:rPr>
          <w:rFonts w:ascii="Times New Roman" w:eastAsia="바탕체" w:hAnsi="Times New Roman" w:cs="Times New Roman"/>
          <w:b/>
          <w:color w:val="000000"/>
          <w:sz w:val="22"/>
          <w:szCs w:val="22"/>
        </w:rPr>
        <w:t>조</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추가】</w:t>
      </w:r>
    </w:p>
    <w:p w14:paraId="52B5FBEE" w14:textId="77777777" w:rsidR="00930A79" w:rsidRPr="00404F2D" w:rsidRDefault="00930A79">
      <w:pPr>
        <w:pStyle w:val="TKNormal"/>
        <w:numPr>
          <w:ilvl w:val="0"/>
          <w:numId w:val="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6</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변형하여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신축하려고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서면승낙을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얻어야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완공되는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앞으로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소유권보존등기를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소유권보존등기가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건축물을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앞으로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원인으로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소유권이전등기를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경료하여야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토지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시설물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미완성</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신탁계약상의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본다</w:t>
      </w:r>
      <w:r w:rsidRPr="00404F2D">
        <w:rPr>
          <w:rFonts w:ascii="Times New Roman" w:hint="eastAsia" w:hAnsi="Times New Roman" w:cs="Times New Roman" w:eastAsia="바탕체"/>
          <w:bCs/>
          <w:color w:val="000000"/>
          <w:kern w:val="0"/>
          <w:sz w:val="22"/>
          <w:szCs w:val="22"/>
          <w:shd w:val="clear" w:color="auto" w:fill="FFFFFF"/>
        </w:rPr>
        <w:t>.</w:t>
      </w:r>
    </w:p>
    <w:p w14:paraId="2A8EBB78" w14:textId="77777777" w:rsidR="00930A79" w:rsidRPr="00404F2D" w:rsidRDefault="00930A79">
      <w:pPr>
        <w:pStyle w:val="TKNormal"/>
        <w:numPr>
          <w:ilvl w:val="0"/>
          <w:numId w:val="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건물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사용승인미필</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인감증명서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미제출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귀책</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추가신탁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경료하지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못할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Ansi="Times New Roman" w:cs="Times New Roman" w:eastAsia="바탕체"/>
          <w:bCs/>
          <w:color w:val="000000"/>
          <w:kern w:val="0"/>
          <w:sz w:val="22"/>
          <w:szCs w:val="22"/>
          <w:shd w:val="clear" w:color="auto" w:fill="FFFFFF"/>
        </w:rPr>
        <w:t>.</w:t>
      </w:r>
    </w:p>
    <w:p w14:paraId="40BAB48C"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p>
    <w:p w14:paraId="55AD436A"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 xml:space="preserve"> 8</w:t>
      </w:r>
      <w:r w:rsidRPr="00404F2D">
        <w:rPr>
          <w:rFonts w:ascii="Times New Roman" w:eastAsia="바탕체" w:hAnsi="Times New Roman" w:hint="eastAsia" w:cs="Times New Roman"/>
          <w:b/>
          <w:color w:val="000000"/>
          <w:sz w:val="22"/>
          <w:szCs w:val="22"/>
        </w:rPr>
        <w:t>조【보험계약에</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대한</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hint="eastAsia" w:cs="Times New Roman"/>
          <w:b/>
          <w:color w:val="000000"/>
          <w:sz w:val="22"/>
          <w:szCs w:val="22"/>
        </w:rPr>
        <w:t>특약】</w:t>
      </w:r>
      <w:r w:rsidRPr="00404F2D">
        <w:rPr>
          <w:rFonts w:ascii="Times New Roman" w:eastAsia="바탕체" w:hAnsi="Times New Roman" w:hint="eastAsia" w:cs="Times New Roman"/>
          <w:color w:val="000000"/>
          <w:sz w:val="22"/>
          <w:szCs w:val="22"/>
        </w:rPr>
        <w:t xml:space="preserve"> </w:t>
      </w:r>
    </w:p>
    <w:p w14:paraId="73000A34" w14:textId="77777777" w:rsidR="00930A79" w:rsidRPr="007B4163" w:rsidRDefault="00930A79" w:rsidP="006A29C3">
      <w:pPr>
        <w:pStyle w:val="TKNormal"/>
        <w:snapToGrid w:val="0"/>
        <w:spacing w:line="360" w:lineRule="auto" w:after="0"/>
        <w:ind w:leftChars="354" w:left="708"/>
        <w:rPr>
          <w:rFonts w:ascii="Times New Roman" w:eastAsia="바탕체" w:hAnsi="Times New Roman" w:cs="Times New Roman"/>
          <w:bCs/>
          <w:color w:val="5B9BD5"/>
          <w:sz w:val="22"/>
          <w:szCs w:val="22"/>
        </w:rPr>
      </w:pPr>
      <w:r w:rsidRPr="007B4163">
        <w:rPr>
          <w:rFonts w:ascii="Times New Roman" w:hint="eastAsia" w:hAnsi="Times New Roman" w:cs="Times New Roman" w:eastAsia="바탕체"/>
          <w:bCs/>
          <w:color w:val="000000"/>
          <w:kern w:val="0"/>
          <w:sz w:val="22"/>
          <w:szCs w:val="22"/>
        </w:rPr>
        <w:t>신탁계약서</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제</w:t>
      </w:r>
      <w:r w:rsidRPr="007B4163">
        <w:rPr>
          <w:rFonts w:ascii="Times New Roman" w:hint="eastAsia" w:hAnsi="Times New Roman" w:cs="Times New Roman" w:eastAsia="바탕체"/>
          <w:bCs/>
          <w:color w:val="000000"/>
          <w:kern w:val="0"/>
          <w:sz w:val="22"/>
          <w:szCs w:val="22"/>
        </w:rPr>
        <w:t>12</w:t>
      </w:r>
      <w:r w:rsidRPr="007B4163">
        <w:rPr>
          <w:rFonts w:ascii="Times New Roman" w:hint="eastAsia" w:hAnsi="Times New Roman" w:cs="Times New Roman" w:eastAsia="바탕체"/>
          <w:bCs/>
          <w:color w:val="000000"/>
          <w:kern w:val="0"/>
          <w:sz w:val="22"/>
          <w:szCs w:val="22"/>
        </w:rPr>
        <w:t>조는</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본</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신탁계약에</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적용하지</w:t>
      </w:r>
      <w:r w:rsidRPr="007B4163">
        <w:rPr>
          <w:rFonts w:ascii="Times New Roman" w:hint="eastAsia" w:hAnsi="Times New Roman" w:cs="Times New Roman" w:eastAsia="바탕체"/>
          <w:bCs/>
          <w:color w:val="000000"/>
          <w:kern w:val="0"/>
          <w:sz w:val="22"/>
          <w:szCs w:val="22"/>
        </w:rPr>
        <w:t xml:space="preserve"> </w:t>
      </w:r>
      <w:r w:rsidRPr="007B4163">
        <w:rPr>
          <w:rFonts w:ascii="Times New Roman" w:hint="eastAsia" w:hAnsi="Times New Roman" w:cs="Times New Roman" w:eastAsia="바탕체"/>
          <w:bCs/>
          <w:color w:val="000000"/>
          <w:kern w:val="0"/>
          <w:sz w:val="22"/>
          <w:szCs w:val="22"/>
        </w:rPr>
        <w:t>아니하며</w:t>
      </w:r>
      <w:r w:rsidRPr="007B4163">
        <w:rPr>
          <w:rFonts w:ascii="Times New Roman" w:hint="eastAsia" w:hAnsi="Times New Roman" w:cs="Times New Roman" w:eastAsia="바탕체"/>
          <w:bCs/>
          <w:color w:val="000000"/>
          <w:kern w:val="0"/>
          <w:sz w:val="22"/>
          <w:szCs w:val="22"/>
        </w:rPr>
        <w:t>,</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위탁자는</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위탁자</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또는</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위탁자의</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자산관리회사가</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정하는</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방법으로</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신탁부동산에</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관한</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보험계약을</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자유롭게</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체결</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및</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관리할</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수</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있</w:t>
      </w:r>
      <w:r w:rsidRPr="007B4163">
        <w:rPr>
          <w:rFonts w:ascii="Times New Roman" w:hint="eastAsia" w:hAnsi="Times New Roman" w:cs="Times New Roman" w:eastAsia="바탕체"/>
          <w:bCs/>
          <w:color w:val="000000"/>
          <w:kern w:val="0"/>
          <w:sz w:val="22"/>
          <w:szCs w:val="22"/>
          <w:shd w:val="clear" w:color="auto" w:fill="FFFFFF"/>
        </w:rPr>
        <w:t>다</w:t>
      </w:r>
      <w:r w:rsidRPr="007B4163">
        <w:rPr>
          <w:rFonts w:ascii="Times New Roman" w:hint="eastAsia" w:hAnsi="Times New Roman" w:cs="Times New Roman" w:eastAsia="바탕체"/>
          <w:bCs/>
          <w:color w:val="000000"/>
          <w:kern w:val="0"/>
          <w:sz w:val="22"/>
          <w:szCs w:val="22"/>
          <w:shd w:val="clear" w:color="auto" w:fill="FFFFFF"/>
        </w:rPr>
        <w:t>.</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Ansi="Times New Roman" w:cs="Times New Roman" w:eastAsia="바탕체"/>
          <w:bCs/>
          <w:color w:val="000000"/>
          <w:kern w:val="0"/>
          <w:sz w:val="22"/>
          <w:szCs w:val="22"/>
          <w:shd w:val="clear" w:color="auto" w:fill="FFFFFF"/>
        </w:rPr>
        <w:t>단</w:t>
      </w:r>
      <w:r w:rsidRPr="007B4163">
        <w:rPr>
          <w:rFonts w:ascii="Times New Roman" w:hint="eastAsia" w:hAnsi="Times New Roman" w:cs="Times New Roman" w:eastAsia="바탕체"/>
          <w:bCs/>
          <w:color w:val="000000"/>
          <w:kern w:val="0"/>
          <w:sz w:val="22"/>
          <w:szCs w:val="22"/>
          <w:shd w:val="clear" w:color="auto" w:fill="FFFFFF"/>
        </w:rPr>
        <w:t>,</w:t>
      </w:r>
      <w:r w:rsidRPr="007B4163">
        <w:rPr>
          <w:rFonts w:ascii="Times New Roman"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위탁자는</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보험금청구권</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보험계약</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해지로</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bCs/>
          <w:color w:val="000000"/>
          <w:kern w:val="0"/>
          <w:sz w:val="22"/>
          <w:szCs w:val="22"/>
          <w:shd w:val="clear" w:color="auto" w:fill="FFFFFF"/>
        </w:rPr>
        <w:t>인한</w:t>
      </w:r>
      <w:r w:rsidRPr="007B4163">
        <w:rPr>
          <w:rFonts w:ascii="Times New Roman" w:hint="eastAsia" w:hAnsi="Times New Roman" w:cs="Times New Roman" w:eastAsia="바탕체"/>
          <w:bCs/>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반환금청구권</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기타</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보험계약에서</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발생하는</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보험자에</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대한</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일체의</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채권에</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대하여</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Ansi="Times New Roman" w:cs="Times New Roman" w:eastAsia="바탕체"/>
          <w:color w:val="000000"/>
          <w:kern w:val="0"/>
          <w:sz w:val="22"/>
          <w:szCs w:val="22"/>
          <w:shd w:val="clear" w:color="auto" w:fill="FFFFFF"/>
        </w:rPr>
        <w:t>우선수익자들에게</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int="eastAsia" w:hAnsi="Times New Roman" w:cs="Times New Roman" w:eastAsia="바탕체"/>
          <w:color w:val="000000"/>
          <w:kern w:val="0"/>
          <w:sz w:val="22"/>
          <w:szCs w:val="22"/>
          <w:shd w:val="clear" w:color="auto" w:fill="FFFFFF"/>
        </w:rPr>
        <w:t>근질권을</w:t>
      </w:r>
      <w:r w:rsidRPr="007B4163">
        <w:rPr>
          <w:rFonts w:ascii="Times New Roman" w:hint="eastAsia" w:hAnsi="Times New Roman" w:cs="Times New Roman" w:eastAsia="바탕체"/>
          <w:color w:val="000000"/>
          <w:kern w:val="0"/>
          <w:sz w:val="22"/>
          <w:szCs w:val="22"/>
          <w:shd w:val="clear" w:color="auto" w:fill="FFFFFF"/>
        </w:rPr>
        <w:t xml:space="preserve"> </w:t>
      </w:r>
      <w:r w:rsidRPr="007B4163">
        <w:rPr>
          <w:rFonts w:ascii="Times New Roman" w:hAnsi="Times New Roman" w:cs="Times New Roman" w:eastAsia="바탕체"/>
          <w:color w:val="000000"/>
          <w:kern w:val="0"/>
          <w:sz w:val="22"/>
          <w:szCs w:val="22"/>
          <w:shd w:val="clear" w:color="auto" w:fill="FFFFFF"/>
        </w:rPr>
        <w:t>설정하고</w:t>
      </w:r>
      <w:r w:rsidRPr="007B4163">
        <w:rPr>
          <w:rFonts w:ascii="Times New Roman" w:hAnsi="Times New Roman" w:cs="Times New Roman" w:eastAsia="바탕체"/>
          <w:color w:val="000000"/>
          <w:kern w:val="0"/>
          <w:sz w:val="22"/>
          <w:szCs w:val="22"/>
          <w:shd w:val="clear" w:color="auto" w:fill="FFFFFF"/>
        </w:rPr>
        <w:t xml:space="preserve">, </w:t>
      </w:r>
      <w:r w:rsidRPr="007B4163">
        <w:rPr>
          <w:rFonts w:ascii="Times New Roman" w:hAnsi="Times New Roman" w:hint="eastAsia" w:cs="Times New Roman" w:eastAsia="바탕체"/>
          <w:color w:val="000000"/>
          <w:sz w:val="22"/>
          <w:szCs w:val="22"/>
        </w:rPr>
        <w:t>수탁자에게</w:t>
      </w:r>
      <w:r w:rsidRPr="007B4163">
        <w:rPr>
          <w:rFonts w:ascii="Times New Roman" w:hAnsi="Times New Roman" w:hint="eastAsia" w:cs="Times New Roman" w:eastAsia="바탕체"/>
          <w:color w:val="000000"/>
          <w:sz w:val="22"/>
          <w:szCs w:val="22"/>
        </w:rPr>
        <w:t xml:space="preserve"> </w:t>
      </w:r>
      <w:r w:rsidRPr="007B4163">
        <w:rPr>
          <w:rFonts w:ascii="Times New Roman" w:hAnsi="Times New Roman" w:cs="Times New Roman" w:eastAsia="바탕체"/>
          <w:color w:val="000000"/>
          <w:kern w:val="0"/>
          <w:sz w:val="22"/>
          <w:szCs w:val="22"/>
        </w:rPr>
        <w:t>대출약정서에서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정한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기한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내에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해당</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근질권설정계약서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및</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확정일자부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근질권설정</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통지서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사본을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제출하기로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한다</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위탁자가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신탁부동산에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관하여</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매도인이</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가입한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보험계약을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승계하는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경우</w:t>
      </w:r>
      <w:r w:rsidRPr="007B4163">
        <w:rPr>
          <w:rFonts w:ascii="Times New Roman" w:hAnsi="Times New Roman" w:cs="Times New Roman" w:eastAsia="바탕체"/>
          <w:color w:val="000000"/>
          <w:kern w:val="0"/>
          <w:sz w:val="22"/>
          <w:szCs w:val="22"/>
        </w:rPr>
        <w:t>(</w:t>
      </w:r>
      <w:r w:rsidRPr="007B4163">
        <w:rPr>
          <w:rFonts w:ascii="Times New Roman" w:hAnsi="Times New Roman" w:cs="Times New Roman" w:eastAsia="바탕체"/>
          <w:color w:val="000000"/>
          <w:kern w:val="0"/>
          <w:sz w:val="22"/>
          <w:szCs w:val="22"/>
        </w:rPr>
        <w:t>공동인수</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보험회사가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있는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경우</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그</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전부</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또는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이를</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대리하는</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간사</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보험회사에</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대한</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통지를</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포함함</w:t>
      </w:r>
      <w:r w:rsidRPr="007B4163">
        <w:rPr>
          <w:rFonts w:ascii="Times New Roman" w:hAnsi="Times New Roman" w:cs="Times New Roman" w:eastAsia="바탕체"/>
          <w:color w:val="000000"/>
          <w:kern w:val="0"/>
          <w:sz w:val="22"/>
          <w:szCs w:val="22"/>
        </w:rPr>
        <w:t>)</w:t>
      </w:r>
      <w:r w:rsidRPr="007B4163">
        <w:rPr>
          <w:rFonts w:ascii="Times New Roman" w:hAnsi="Times New Roman" w:cs="Times New Roman" w:eastAsia="바탕체"/>
          <w:color w:val="000000"/>
          <w:kern w:val="0"/>
          <w:sz w:val="22"/>
          <w:szCs w:val="22"/>
        </w:rPr>
        <w:t>에도</w:t>
      </w:r>
      <w:r w:rsidRPr="007B4163">
        <w:rPr>
          <w:rFonts w:ascii="Times New Roman" w:hAnsi="Times New Roman" w:cs="Times New Roman" w:eastAsia="바탕체"/>
          <w:color w:val="000000"/>
          <w:kern w:val="0"/>
          <w:sz w:val="22"/>
          <w:szCs w:val="22"/>
        </w:rPr>
        <w:t xml:space="preserve"> </w:t>
      </w:r>
      <w:r w:rsidRPr="007B4163">
        <w:rPr>
          <w:rFonts w:ascii="Times New Roman" w:hAnsi="Times New Roman" w:cs="Times New Roman" w:eastAsia="바탕체"/>
          <w:color w:val="000000"/>
          <w:kern w:val="0"/>
          <w:sz w:val="22"/>
          <w:szCs w:val="22"/>
        </w:rPr>
        <w:t>같다</w:t>
      </w:r>
      <w:r w:rsidRPr="007B4163">
        <w:rPr>
          <w:rFonts w:ascii="Times New Roman" w:hAnsi="Times New Roman" w:cs="Times New Roman" w:eastAsia="바탕체"/>
          <w:color w:val="000000"/>
          <w:kern w:val="0"/>
          <w:sz w:val="22"/>
          <w:szCs w:val="22"/>
        </w:rPr>
        <w:t>.</w:t>
      </w:r>
    </w:p>
    <w:p w14:paraId="63945EC8" w14:textId="77777777" w:rsidR="00930A79" w:rsidRPr="00404F2D" w:rsidRDefault="00930A79" w:rsidP="006A29C3">
      <w:pPr>
        <w:pStyle w:val="TKNormal"/>
        <w:snapToGrid w:val="0"/>
        <w:spacing w:line="360" w:lineRule="auto" w:after="0"/>
        <w:rPr>
          <w:rFonts w:ascii="Times New Roman" w:eastAsia="바탕체" w:hAnsi="Times New Roman" w:cs="Times New Roman"/>
          <w:bCs/>
          <w:color w:val="C00000"/>
          <w:sz w:val="22"/>
          <w:szCs w:val="22"/>
        </w:rPr>
      </w:pPr>
    </w:p>
    <w:p w14:paraId="4E04FC17"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 xml:space="preserve"> 9</w:t>
      </w:r>
      <w:r w:rsidRPr="00404F2D">
        <w:rPr>
          <w:rFonts w:ascii="Times New Roman" w:eastAsia="바탕체" w:hAnsi="Times New Roman" w:hint="eastAsia" w:cs="Times New Roman"/>
          <w:b/>
          <w:color w:val="000000"/>
          <w:sz w:val="22"/>
          <w:szCs w:val="22"/>
        </w:rPr>
        <w:t>조【세무】</w:t>
      </w:r>
    </w:p>
    <w:p w14:paraId="3047EB9A"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신탁재산과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세무업무는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납부하여야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52264657"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16557D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10</w:t>
      </w:r>
      <w:r w:rsidRPr="00404F2D">
        <w:rPr>
          <w:rFonts w:ascii="Times New Roman" w:eastAsia="바탕체" w:hAnsi="Times New Roman" w:hint="eastAsia" w:cs="Times New Roman"/>
          <w:b/>
          <w:color w:val="000000"/>
          <w:sz w:val="22"/>
          <w:szCs w:val="22"/>
        </w:rPr>
        <w:t>조【책임면제】</w:t>
      </w:r>
    </w:p>
    <w:p w14:paraId="47E6A918"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8</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사해신탁</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채권자취소권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행사에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또한</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배상하여야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76F1D216"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지위를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자로부터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손해배상청구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청구</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화재발생</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공작물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사해행위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취소판결에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가액배상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당할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소송으로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rPr>
        <w:t>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이행하지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이행을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최고할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이유로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신탁계약의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해지는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특약</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w:t>
      </w:r>
      <w:r w:rsidRPr="00404F2D">
        <w:rPr>
          <w:rFonts w:ascii="Times New Roman" w:hint="eastAsia" w:hAnsi="Times New Roman" w:cs="Times New Roman" w:eastAsia="바탕체"/>
          <w:bCs/>
          <w:color w:val="000000"/>
          <w:kern w:val="0"/>
          <w:sz w:val="22"/>
          <w:szCs w:val="22"/>
        </w:rPr>
        <w:t>11</w:t>
      </w:r>
      <w:r w:rsidRPr="00404F2D">
        <w:rPr>
          <w:rFonts w:ascii="Times New Roman" w:hint="eastAsia" w:hAnsi="Times New Roman" w:cs="Times New Roman" w:eastAsia="바탕체"/>
          <w:bCs/>
          <w:color w:val="000000"/>
          <w:kern w:val="0"/>
          <w:sz w:val="22"/>
          <w:szCs w:val="22"/>
        </w:rPr>
        <w:t>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제①항에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따른다</w:t>
      </w:r>
      <w:r w:rsidRPr="00404F2D">
        <w:rPr>
          <w:rFonts w:ascii="Times New Roman" w:hint="eastAsia" w:hAnsi="Times New Roman" w:cs="Times New Roman" w:eastAsia="바탕체"/>
          <w:bCs/>
          <w:color w:val="000000"/>
          <w:kern w:val="0"/>
          <w:sz w:val="22"/>
          <w:szCs w:val="22"/>
        </w:rPr>
        <w:t>.</w:t>
      </w:r>
    </w:p>
    <w:p w14:paraId="36158410"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신탁종료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원인으로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발생하더라도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w:t>
      </w:r>
    </w:p>
    <w:p w14:paraId="72782D34" w14:textId="77777777" w:rsidR="00930A79" w:rsidRPr="00404F2D" w:rsidRDefault="00930A79">
      <w:pPr>
        <w:pStyle w:val="TKNormal"/>
        <w:numPr>
          <w:ilvl w:val="0"/>
          <w:numId w:val="1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lastRenderedPageBreak/>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호에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않는다</w:t>
      </w:r>
      <w:r w:rsidRPr="00404F2D">
        <w:rPr>
          <w:rFonts w:ascii="Times New Roman" w:hint="eastAsia" w:hAnsi="Times New Roman" w:cs="Times New Roman" w:eastAsia="바탕체"/>
          <w:bCs/>
          <w:color w:val="000000"/>
          <w:kern w:val="0"/>
          <w:sz w:val="22"/>
          <w:szCs w:val="22"/>
          <w:shd w:val="clear" w:color="auto" w:fill="FFFFFF"/>
        </w:rPr>
        <w:t>.</w:t>
      </w:r>
    </w:p>
    <w:p w14:paraId="076B2A77" w14:textId="4826435F" w:rsidR="00930A79" w:rsidRPr="00404F2D" w:rsidRDefault="007B4163">
      <w:pPr>
        <w:pStyle w:val="TKNormal"/>
        <w:numPr>
          <w:ilvl w:val="0"/>
          <w:numId w:val="11"/>
        </w:numPr>
        <w:snapToGrid w:val="0"/>
        <w:spacing w:line="360" w:lineRule="auto" w:after="0"/>
        <w:rPr>
          <w:rFonts w:ascii="Times New Roman" w:eastAsia="바탕체" w:hAnsi="Times New Roman" w:cs="Times New Roman"/>
          <w:sz w:val="22"/>
          <w:szCs w:val="22"/>
        </w:rPr>
      </w:pPr>
      <w:commentRangeStart w:id="5"/>
      <w:r>
        <w:rPr>
          <w:rFonts w:ascii="Times New Roman" w:eastAsia="바탕체" w:hAnsi="Times New Roman" w:hint="eastAsia" w:cs="Times New Roman"/>
          <w:sz w:val="22"/>
          <w:szCs w:val="22"/>
        </w:rPr>
        <w:t xml:space="preserve">수탁자가 선관주의의무를 다하여 신탁계약서에 따라 업무를 처리하였음에도 수탁자에게 발생한 손해 </w:t>
      </w:r>
      <w:commentRangeEnd w:id="5"/>
      <w:r w:rsidRPr="00404F2D">
        <w:rPr>
          <w:rStyle w:val="ad"/>
          <w:rFonts w:ascii="Times New Roman" w:eastAsia="바탕체" w:hAnsi="Times New Roman" w:hint="eastAsia" w:cs="Times New Roman"/>
          <w:sz w:val="22"/>
          <w:szCs w:val="22"/>
        </w:rPr>
        <w:commentReference w:id="5"/>
      </w:r>
    </w:p>
    <w:p w14:paraId="3548D366"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eastAsia="바탕체" w:hAnsi="Times New Roman" w:hint="eastAsia"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동의가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있거나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eastAsia="바탕체" w:hAnsi="Times New Roman" w:hint="eastAsia"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요청에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의한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행위에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의하여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발생한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손해</w:t>
      </w:r>
    </w:p>
    <w:p w14:paraId="45E2C46D"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hint="eastAsia"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및</w:t>
      </w:r>
      <w:r w:rsidRPr="00404F2D">
        <w:rPr>
          <w:rFonts w:ascii="Times New Roman" w:eastAsia="바탕체" w:hAnsi="Times New Roman" w:hint="eastAsia" w:cs="Times New Roman"/>
          <w:sz w:val="22"/>
          <w:szCs w:val="22"/>
        </w:rPr>
        <w:t>/</w:t>
      </w:r>
      <w:r w:rsidRPr="00404F2D">
        <w:rPr>
          <w:rFonts w:ascii="Times New Roman" w:eastAsia="바탕체" w:hAnsi="Times New Roman" w:hint="eastAsia" w:cs="Times New Roman"/>
          <w:sz w:val="22"/>
          <w:szCs w:val="22"/>
        </w:rPr>
        <w:t>또는</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우선수익자가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사전에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고지하지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않은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사항과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관련하여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수탁자가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이를</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인지하지</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못하여</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발생한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손해</w:t>
      </w:r>
    </w:p>
    <w:p w14:paraId="2796514E"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신탁등기</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국세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지방세</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완납증명서를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제출하지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못하여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신탁등기를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못하는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수익자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우선수익자</w:t>
      </w:r>
      <w:r w:rsidRPr="00404F2D">
        <w:rPr>
          <w:rFonts w:ascii="Times New Roman" w:hint="eastAsia" w:hAnsi="Times New Roman" w:cs="Times New Roman" w:eastAsia="바탕체"/>
          <w:bCs/>
          <w:color w:val="000000"/>
          <w:kern w:val="0"/>
          <w:sz w:val="22"/>
          <w:szCs w:val="22"/>
          <w:shd w:val="clear" w:color="auto" w:fill="FFFFFF"/>
        </w:rPr>
        <w:t>들이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입는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손해</w:t>
      </w:r>
    </w:p>
    <w:p w14:paraId="4CB9F0A8" w14:textId="77777777" w:rsidR="00930A79" w:rsidRPr="00404F2D" w:rsidRDefault="00930A79">
      <w:pPr>
        <w:pStyle w:val="TKNormal"/>
        <w:numPr>
          <w:ilvl w:val="0"/>
          <w:numId w:val="11"/>
        </w:numPr>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sz w:val="22"/>
          <w:szCs w:val="22"/>
        </w:rPr>
        <w:t>수탁자를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납부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의무자로</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세금의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미납에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수익자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우선수익자</w:t>
      </w:r>
      <w:r w:rsidRPr="00404F2D">
        <w:rPr>
          <w:rFonts w:ascii="Times New Roman" w:eastAsia="바탕체" w:hAnsi="Times New Roman" w:hint="eastAsia" w:cs="Times New Roman"/>
          <w:sz w:val="22"/>
          <w:szCs w:val="22"/>
        </w:rPr>
        <w:t>들</w:t>
      </w:r>
      <w:r w:rsidRPr="00404F2D">
        <w:rPr>
          <w:rFonts w:ascii="Times New Roman" w:eastAsia="바탕체" w:hAnsi="Times New Roman" w:cs="Times New Roman"/>
          <w:sz w:val="22"/>
          <w:szCs w:val="22"/>
        </w:rPr>
        <w:t>의</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cs="Times New Roman"/>
          <w:sz w:val="22"/>
          <w:szCs w:val="22"/>
        </w:rPr>
        <w:t>손해</w:t>
      </w:r>
      <w:r w:rsidRPr="00404F2D">
        <w:rPr>
          <w:rFonts w:ascii="Times New Roman" w:eastAsia="바탕체" w:hAnsi="Times New Roman" w:hint="eastAsia" w:cs="Times New Roman"/>
          <w:sz w:val="22"/>
          <w:szCs w:val="22"/>
        </w:rPr>
        <w:t>(</w:t>
      </w:r>
      <w:r w:rsidRPr="00404F2D">
        <w:rPr>
          <w:rFonts w:ascii="Times New Roman" w:eastAsia="바탕체" w:hAnsi="Times New Roman" w:cs="Times New Roman"/>
          <w:sz w:val="22"/>
          <w:szCs w:val="22"/>
        </w:rPr>
        <w:t>신탁부동산의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처분도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포함하나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한하지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아니함</w:t>
      </w:r>
      <w:r w:rsidRPr="00404F2D">
        <w:rPr>
          <w:rFonts w:ascii="Times New Roman" w:eastAsia="바탕체" w:hAnsi="Times New Roman" w:hint="eastAsia" w:cs="Times New Roman"/>
          <w:sz w:val="22"/>
          <w:szCs w:val="22"/>
        </w:rPr>
        <w:t>)</w:t>
      </w:r>
    </w:p>
    <w:p w14:paraId="1452364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0F8DBB8"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11</w:t>
      </w:r>
      <w:r w:rsidRPr="00404F2D">
        <w:rPr>
          <w:rFonts w:ascii="Times New Roman" w:eastAsia="바탕체" w:hAnsi="Times New Roman" w:hint="eastAsia" w:cs="Times New Roman"/>
          <w:b/>
          <w:color w:val="000000"/>
          <w:sz w:val="22"/>
          <w:szCs w:val="22"/>
        </w:rPr>
        <w:t>조【신탁의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해지】</w:t>
      </w:r>
    </w:p>
    <w:p w14:paraId="5611F5D6"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25</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신탁기간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종료여부와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관계없이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전원의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서면동의로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말소하고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매도인으로서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자유롭게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매도</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매각</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이라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0A110456"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대주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우선수익자들의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대출원리금</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상환이</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완료되고</w:t>
      </w:r>
      <w:r w:rsidRPr="00404F2D">
        <w:rPr>
          <w:rFonts w:ascii="Times New Roman" w:hAnsi="Times New Roman" w:cs="Times New Roman" w:eastAsia="바탕체"/>
          <w:bCs/>
          <w:color w:val="000000"/>
          <w:kern w:val="0"/>
          <w:sz w:val="22"/>
          <w:szCs w:val="22"/>
        </w:rPr>
        <w:t xml:space="preserve"> 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우선수익자의</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임대차보증금</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반환채권이</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소멸한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경우</w:t>
      </w:r>
      <w:r w:rsidRPr="00404F2D">
        <w:rPr>
          <w:rFonts w:ascii="Times New Roman" w:hAnsi="Times New Roman" w:cs="Times New Roman" w:eastAsia="바탕체"/>
          <w:bCs/>
          <w:color w:val="000000"/>
          <w:kern w:val="0"/>
          <w:sz w:val="22"/>
          <w:szCs w:val="22"/>
        </w:rPr>
        <w:t>(</w:t>
      </w:r>
      <w:r w:rsidRPr="00404F2D">
        <w:rPr>
          <w:rFonts w:ascii="Times New Roman" w:hAnsi="Times New Roman" w:cs="Times New Roman" w:eastAsia="바탕체"/>
          <w:bCs/>
          <w:color w:val="000000"/>
          <w:kern w:val="0"/>
          <w:sz w:val="22"/>
          <w:szCs w:val="22"/>
        </w:rPr>
        <w:t>위탁자가</w:t>
      </w:r>
      <w:r w:rsidRPr="00404F2D">
        <w:rPr>
          <w:rFonts w:ascii="Times New Roman" w:hAnsi="Times New Roman" w:cs="Times New Roman" w:eastAsia="바탕체"/>
          <w:bCs/>
          <w:color w:val="000000"/>
          <w:kern w:val="0"/>
          <w:sz w:val="22"/>
          <w:szCs w:val="22"/>
        </w:rPr>
        <w:t xml:space="preserve"> 1</w:t>
      </w:r>
      <w:r w:rsidRPr="00404F2D">
        <w:rPr>
          <w:rFonts w:ascii="Times New Roman" w:hAnsi="Times New Roman" w:cs="Times New Roman" w:eastAsia="바탕체"/>
          <w:bCs/>
          <w:color w:val="000000"/>
          <w:kern w:val="0"/>
          <w:sz w:val="22"/>
          <w:szCs w:val="22"/>
        </w:rPr>
        <w:t>순위</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우선수익자에게</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대체담보를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제공한</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경우를</w:t>
      </w:r>
      <w:r w:rsidRPr="00404F2D">
        <w:rPr>
          <w:rFonts w:ascii="Times New Roman" w:hAnsi="Times New Roman" w:cs="Times New Roman" w:eastAsia="바탕체"/>
          <w:bCs/>
          <w:color w:val="000000"/>
          <w:kern w:val="0"/>
          <w:sz w:val="22"/>
          <w:szCs w:val="22"/>
        </w:rPr>
        <w:t xml:space="preserve"> </w:t>
      </w:r>
      <w:r w:rsidRPr="00404F2D">
        <w:rPr>
          <w:rFonts w:ascii="Times New Roman" w:hAnsi="Times New Roman" w:cs="Times New Roman" w:eastAsia="바탕체"/>
          <w:bCs/>
          <w:color w:val="000000"/>
          <w:kern w:val="0"/>
          <w:sz w:val="22"/>
          <w:szCs w:val="22"/>
        </w:rPr>
        <w:t>포함함</w:t>
      </w:r>
      <w:r w:rsidRPr="00404F2D">
        <w:rPr>
          <w:rFonts w:ascii="Times New Roman"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실행되어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완료된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신탁기간이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만료되는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것으로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표시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없이도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자동적으로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종료된다</w:t>
      </w:r>
      <w:r w:rsidRPr="00404F2D">
        <w:rPr>
          <w:rFonts w:ascii="Times New Roman" w:hint="eastAsia" w:hAnsi="Times New Roman" w:cs="Times New Roman" w:eastAsia="바탕체"/>
          <w:bCs/>
          <w:color w:val="000000"/>
          <w:kern w:val="0"/>
          <w:sz w:val="22"/>
          <w:szCs w:val="22"/>
          <w:shd w:val="clear" w:color="auto" w:fill="FFFFFF"/>
        </w:rPr>
        <w:t>.</w:t>
      </w:r>
    </w:p>
    <w:p w14:paraId="49E018CE" w14:textId="77777777" w:rsidR="00930A79" w:rsidRPr="00404F2D" w:rsidRDefault="00930A79">
      <w:pPr>
        <w:pStyle w:val="TKNormal"/>
        <w:numPr>
          <w:ilvl w:val="0"/>
          <w:numId w:val="1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해제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종료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한정되지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당사자간의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민원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소송의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준하는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우려되는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우선수익자들의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득한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연기하고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필요자금을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유보하거나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공탁할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정산내역서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제출함으로써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필요자금의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유보나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공탁을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갈음할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35246E34"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51A492C9"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commentRangeStart w:id="26"/>
      <w:r>
        <w:rPr>
          <w:rFonts w:ascii="Times New Roman" w:hAnsi="Times New Roman" w:cs="Times New Roman" w:eastAsia="바탕체"/>
          <w:sz w:val="22"/>
          <w:szCs w:val="22"/>
        </w:rPr>
      </w: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cs="Times New Roman"/>
          <w:b/>
          <w:color w:val="000000"/>
          <w:sz w:val="22"/>
          <w:szCs w:val="22"/>
        </w:rPr>
        <w:t>(</w:t>
      </w:r>
      <w:r w:rsidRPr="00404F2D">
        <w:rPr>
          <w:rFonts w:ascii="Times New Roman" w:eastAsia="바탕체" w:hAnsi="Times New Roman" w:cs="Times New Roman"/>
          <w:b/>
          <w:color w:val="000000"/>
          <w:sz w:val="22"/>
          <w:szCs w:val="22"/>
        </w:rPr>
        <w:t>담보권의</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실행</w:t>
      </w:r>
      <w:r w:rsidRPr="00404F2D">
        <w:rPr>
          <w:rFonts w:ascii="Times New Roman" w:eastAsia="바탕체" w:hAnsi="Times New Roman" w:cs="Times New Roman"/>
          <w:b/>
          <w:color w:val="000000"/>
          <w:sz w:val="22"/>
          <w:szCs w:val="22"/>
        </w:rPr>
        <w:t>)</w:t>
      </w:r>
      <w:r w:rsidRPr="00404F2D">
        <w:rPr>
          <w:rFonts w:ascii="Times New Roman" w:eastAsia="바탕체" w:hAnsi="Times New Roman" w:hint="eastAsia" w:cs="Times New Roman"/>
          <w:b/>
          <w:color w:val="000000"/>
          <w:sz w:val="22"/>
          <w:szCs w:val="22"/>
        </w:rPr>
        <w:t>】</w:t>
      </w:r>
      <w:r>
        <w:rPr>
          <w:rFonts w:ascii="Times New Roman" w:hAnsi="Times New Roman" w:cs="Times New Roman" w:eastAsia="바탕체"/>
          <w:sz w:val="22"/>
          <w:szCs w:val="22"/>
        </w:rPr>
      </w:r>
      <w:commentRangeEnd w:id="26"/>
      <w:r>
        <w:rPr>
          <w:rStyle w:val="CommentReference"/>
          <w:rFonts w:ascii="Times New Roman" w:hAnsi="Times New Roman" w:cs="Times New Roman" w:eastAsia="바탕체"/>
          <w:sz w:val="22"/>
          <w:szCs w:val="22"/>
        </w:rPr>
        <w:commentReference w:id="26"/>
      </w:r>
    </w:p>
    <w:p w14:paraId="31A01751"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commentRangeStart w:id="13"/>
      <w:r>
        <w:rPr>
          <w:rFonts w:ascii="Times New Roman" w:hAnsi="Times New Roman" w:cs="Times New Roman" w:eastAsia="바탕체"/>
          <w:sz w:val="22"/>
          <w:szCs w:val="22"/>
        </w:rPr>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13</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16</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⑤</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19</w:t>
      </w:r>
      <w:r w:rsidRPr="00404F2D">
        <w:rPr>
          <w:rFonts w:ascii="Times New Roman" w:hAnsi="Times New Roman" w:cs="Times New Roman" w:eastAsia="바탕체"/>
          <w:color w:val="000000"/>
          <w:kern w:val="0"/>
          <w:sz w:val="22"/>
          <w:szCs w:val="22"/>
          <w:shd w:val="clear" w:color="auto" w:fill="FFFFFF"/>
        </w:rPr>
        <w:t>조에도</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다음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호의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1</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해당하는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사유가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발생한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경우에</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한하여</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int="eastAsia" w:hAnsi="Times New Roman" w:cs="Times New Roman" w:eastAsia="바탕체"/>
          <w:color w:val="000000"/>
          <w:kern w:val="0"/>
          <w:sz w:val="22"/>
          <w:szCs w:val="22"/>
          <w:shd w:val="clear" w:color="auto" w:fill="FFFFFF"/>
        </w:rPr>
        <w:t>우선수익자들은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특약</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5</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②</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int="eastAsia" w:hAnsi="Times New Roman" w:cs="Times New Roman" w:eastAsia="바탕체"/>
          <w:color w:val="000000"/>
          <w:kern w:val="0"/>
          <w:sz w:val="22"/>
          <w:szCs w:val="22"/>
          <w:shd w:val="clear" w:color="auto" w:fill="FFFFFF"/>
        </w:rPr>
        <w:t>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신탁기간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종료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전이라도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수탁자에게</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w:t>
      </w:r>
      <w:r w:rsidRPr="00404F2D">
        <w:rPr>
          <w:rFonts w:ascii="Times New Roman" w:hint="eastAsia" w:hAnsi="Times New Roman" w:cs="Times New Roman" w:eastAsia="바탕체"/>
          <w:color w:val="000000"/>
          <w:kern w:val="0"/>
          <w:sz w:val="22"/>
          <w:szCs w:val="22"/>
          <w:shd w:val="clear" w:color="auto" w:fill="FFFFFF"/>
        </w:rPr>
        <w:t>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요청할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있고</w:t>
      </w:r>
      <w:r w:rsidRPr="00404F2D">
        <w:rPr>
          <w:rFonts w:ascii="Times New Roman" w:hint="eastAsia"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따라야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r>
        <w:rPr>
          <w:rFonts w:ascii="Times New Roman" w:hAnsi="Times New Roman" w:cs="Times New Roman" w:eastAsia="바탕체"/>
          <w:sz w:val="22"/>
          <w:szCs w:val="22"/>
        </w:rPr>
      </w:r>
      <w:commentRangeEnd w:id="13"/>
      <w:r>
        <w:rPr>
          <w:rStyle w:val="CommentReference"/>
          <w:rFonts w:ascii="Times New Roman" w:hAnsi="Times New Roman" w:cs="Times New Roman" w:eastAsia="바탕체"/>
          <w:sz w:val="22"/>
          <w:szCs w:val="22"/>
        </w:rPr>
        <w:commentReference w:id="13"/>
      </w:r>
    </w:p>
    <w:p w14:paraId="65AB4049" w14:textId="77777777" w:rsidR="00930A79" w:rsidRPr="00404F2D" w:rsidRDefault="00930A79">
      <w:pPr>
        <w:pStyle w:val="TKNormal"/>
        <w:numPr>
          <w:ilvl w:val="0"/>
          <w:numId w:val="14"/>
        </w:numPr>
        <w:snapToGrid w:val="0"/>
        <w:spacing w:line="360" w:lineRule="auto" w:after="0"/>
        <w:rPr>
          <w:rFonts w:ascii="Times New Roman" w:hAnsi="Times New Roman" w:cs="Times New Roman" w:eastAsia="바탕체"/>
          <w:sz w:val="22"/>
          <w:szCs w:val="22"/>
        </w:rPr>
      </w:pPr>
      <w:r w:rsidRPr="00404F2D">
        <w:rPr>
          <w:rFonts w:ascii="Times New Roman" w:eastAsia="바탕체" w:hAnsi="Times New Roman" w:hint="eastAsia" w:cs="Times New Roman"/>
          <w:sz w:val="22"/>
          <w:szCs w:val="22"/>
        </w:rPr>
        <w:t>대출약정서에</w:t>
      </w:r>
      <w:r w:rsidRPr="00404F2D">
        <w:rPr>
          <w:rFonts w:ascii="Times New Roman" w:eastAsia="바탕체" w:hAnsi="Times New Roman" w:hint="eastAsia" w:cs="Times New Roman"/>
          <w:sz w:val="22"/>
          <w:szCs w:val="22"/>
        </w:rPr>
        <w:t xml:space="preserve"> </w:t>
      </w:r>
      <w:r w:rsidRPr="00404F2D">
        <w:rPr>
          <w:rFonts w:ascii="Times New Roman" w:eastAsia="바탕체" w:hAnsi="Times New Roman" w:hint="eastAsia" w:cs="Times New Roman"/>
          <w:sz w:val="22"/>
          <w:szCs w:val="22"/>
        </w:rPr>
        <w:t>정한</w:t>
      </w:r>
      <w:r w:rsidRPr="00404F2D">
        <w:rPr>
          <w:rFonts w:ascii="Times New Roman" w:eastAsia="바탕체" w:hAnsi="Times New Roman" w:hint="eastAsia" w:cs="Times New Roman"/>
          <w:sz w:val="22"/>
          <w:szCs w:val="22"/>
        </w:rPr>
        <w:t xml:space="preserve"> </w:t>
      </w:r>
      <w:r w:rsidRPr="00404F2D">
        <w:rPr>
          <w:rFonts w:ascii="Times New Roman" w:hAnsi="Times New Roman" w:hint="eastAsia" w:cs="Times New Roman" w:eastAsia="바탕체"/>
          <w:sz w:val="22"/>
          <w:szCs w:val="22"/>
        </w:rPr>
        <w:t>차주</w:t>
      </w:r>
      <w:r w:rsidRPr="00404F2D">
        <w:rPr>
          <w:rFonts w:ascii="Times New Roman" w:hAnsi="Times New Roman" w:cs="Times New Roman" w:eastAsia="바탕체"/>
          <w:sz w:val="22"/>
          <w:szCs w:val="22"/>
        </w:rPr>
        <w:t>(</w:t>
      </w:r>
      <w:r w:rsidRPr="00404F2D">
        <w:rPr>
          <w:rFonts w:ascii="Times New Roman" w:hAnsi="Times New Roman" w:cs="Times New Roman" w:eastAsia="바탕체"/>
          <w:sz w:val="22"/>
          <w:szCs w:val="22"/>
        </w:rPr>
        <w:t>위탁자</w:t>
      </w:r>
      <w:r w:rsidRPr="00404F2D">
        <w:rPr>
          <w:rFonts w:ascii="Times New Roman" w:hAnsi="Times New Roman" w:cs="Times New Roman" w:eastAsia="바탕체"/>
          <w:sz w:val="22"/>
          <w:szCs w:val="22"/>
        </w:rPr>
        <w:t>)</w:t>
      </w:r>
      <w:r w:rsidRPr="00404F2D">
        <w:rPr>
          <w:rFonts w:ascii="Times New Roman" w:hAnsi="Times New Roman" w:cs="Times New Roman" w:eastAsia="바탕체"/>
          <w:sz w:val="22"/>
          <w:szCs w:val="22"/>
        </w:rPr>
        <w:t>의</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기한의</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이익이</w:t>
      </w:r>
      <w:r w:rsidRPr="00404F2D">
        <w:rPr>
          <w:rFonts w:ascii="Times New Roman" w:hAnsi="Times New Roman" w:hint="eastAsia" w:cs="Times New Roman" w:eastAsia="바탕체"/>
          <w:sz w:val="22"/>
          <w:szCs w:val="22"/>
        </w:rPr>
        <w:t xml:space="preserve"> </w:t>
      </w:r>
      <w:r w:rsidRPr="00404F2D">
        <w:rPr>
          <w:rFonts w:ascii="Times New Roman" w:hAnsi="Times New Roman" w:cs="Times New Roman" w:eastAsia="바탕체"/>
          <w:sz w:val="22"/>
          <w:szCs w:val="22"/>
        </w:rPr>
        <w:t>상실된</w:t>
      </w:r>
      <w:r w:rsidRPr="00404F2D">
        <w:rPr>
          <w:rFonts w:ascii="Times New Roman" w:hAnsi="Times New Roman" w:cs="Times New Roman" w:eastAsia="바탕체"/>
          <w:sz w:val="22"/>
          <w:szCs w:val="22"/>
        </w:rPr>
        <w:t xml:space="preserve"> </w:t>
      </w:r>
      <w:r w:rsidRPr="00404F2D">
        <w:rPr>
          <w:rFonts w:ascii="Times New Roman" w:hAnsi="Times New Roman" w:cs="Times New Roman" w:eastAsia="바탕체"/>
          <w:sz w:val="22"/>
          <w:szCs w:val="22"/>
        </w:rPr>
        <w:t>경우</w:t>
      </w:r>
      <w:commentRangeStart w:id="14"/>
      <w:commentRangeStart w:id="8"/>
      <w:commentRangeEnd w:id="8"/>
      <w:r w:rsidR="00EF4A2E" w:rsidRPr="00404F2D">
        <w:rPr>
          <w:rStyle w:val="ad"/>
          <w:rFonts w:ascii="Times New Roman" w:hAnsi="Times New Roman" w:cs="Times New Roman" w:eastAsia="바탕체"/>
          <w:sz w:val="22"/>
          <w:szCs w:val="22"/>
        </w:rPr>
        <w:commentReference w:id="8"/>
      </w:r>
      <w:commentRangeEnd w:id="14"/>
      <w:r>
        <w:rPr>
          <w:rStyle w:val="CommentReference"/>
          <w:rFonts w:ascii="Times New Roman" w:hAnsi="Times New Roman" w:cs="Times New Roman" w:eastAsia="바탕체"/>
          <w:sz w:val="22"/>
          <w:szCs w:val="22"/>
        </w:rPr>
        <w:commentReference w:id="14"/>
      </w:r>
    </w:p>
    <w:p w14:paraId="003EB142"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수탁자는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필요시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관련하여</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자문기관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법무법인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회계법인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감정평가법인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등을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선정할</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있으며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이에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소요되는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비용은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처분대금에서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지급하기로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하며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정산순서는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23</w:t>
      </w:r>
      <w:r w:rsidRPr="00404F2D">
        <w:rPr>
          <w:rFonts w:ascii="Times New Roman" w:hint="eastAsia" w:hAnsi="Times New Roman" w:cs="Times New Roman" w:eastAsia="바탕체"/>
          <w:color w:val="000000"/>
          <w:kern w:val="0"/>
          <w:sz w:val="22"/>
          <w:szCs w:val="22"/>
          <w:shd w:val="clear" w:color="auto" w:fill="FFFFFF"/>
        </w:rPr>
        <w:t>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제①항</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1</w:t>
      </w:r>
      <w:r w:rsidRPr="00404F2D">
        <w:rPr>
          <w:rFonts w:ascii="Times New Roman" w:hint="eastAsia" w:hAnsi="Times New Roman" w:cs="Times New Roman" w:eastAsia="바탕체"/>
          <w:color w:val="000000"/>
          <w:kern w:val="0"/>
          <w:sz w:val="22"/>
          <w:szCs w:val="22"/>
          <w:shd w:val="clear" w:color="auto" w:fill="FFFFFF"/>
        </w:rPr>
        <w:t>호의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비용과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동일한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순서로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0022D41F" w14:textId="77777777" w:rsidR="00930A79" w:rsidRPr="00404F2D" w:rsidRDefault="00930A79">
      <w:pPr>
        <w:pStyle w:val="TKNormal"/>
        <w:numPr>
          <w:ilvl w:val="0"/>
          <w:numId w:val="13"/>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20</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내지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Ansi="Times New Roman" w:cs="Times New Roman" w:eastAsia="바탕체"/>
          <w:color w:val="000000"/>
          <w:kern w:val="0"/>
          <w:sz w:val="22"/>
          <w:szCs w:val="22"/>
          <w:shd w:val="clear" w:color="auto" w:fill="FFFFFF"/>
        </w:rPr>
        <w:t>22</w:t>
      </w:r>
      <w:r w:rsidRPr="00404F2D">
        <w:rPr>
          <w:rFonts w:ascii="Times New Roman" w:hint="eastAsia" w:hAnsi="Times New Roman" w:cs="Times New Roman" w:eastAsia="바탕체"/>
          <w:color w:val="000000"/>
          <w:kern w:val="0"/>
          <w:sz w:val="22"/>
          <w:szCs w:val="22"/>
          <w:shd w:val="clear" w:color="auto" w:fill="FFFFFF"/>
        </w:rPr>
        <w:t>조에도</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불구하고</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본</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color w:val="000000"/>
          <w:kern w:val="0"/>
          <w:sz w:val="22"/>
          <w:szCs w:val="22"/>
          <w:shd w:val="clear" w:color="auto" w:fill="FFFFFF"/>
        </w:rPr>
        <w:t>①</w:t>
      </w:r>
      <w:r w:rsidRPr="00404F2D">
        <w:rPr>
          <w:rFonts w:ascii="Times New Roman" w:hAnsi="Times New Roman" w:cs="Times New Roman" w:eastAsia="바탕체"/>
          <w:color w:val="000000"/>
          <w:kern w:val="0"/>
          <w:sz w:val="22"/>
          <w:szCs w:val="22"/>
          <w:shd w:val="clear" w:color="auto" w:fill="FFFFFF"/>
        </w:rPr>
        <w:t>항</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각</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호</w:t>
      </w:r>
      <w:r w:rsidRPr="00404F2D">
        <w:rPr>
          <w:rFonts w:ascii="Times New Roman" w:hAnsi="Times New Roman" w:cs="Times New Roman" w:eastAsia="바탕체"/>
          <w:color w:val="000000"/>
          <w:kern w:val="0"/>
          <w:sz w:val="22"/>
          <w:szCs w:val="22"/>
          <w:shd w:val="clear" w:color="auto" w:fill="FFFFFF"/>
        </w:rPr>
        <w:t>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사유로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신탁부동산이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처분되는</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경우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신탁부동산의</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처분시기</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처분방법</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w:t>
      </w:r>
      <w:r w:rsidRPr="00404F2D">
        <w:rPr>
          <w:rFonts w:ascii="Times New Roman" w:hAnsi="Times New Roman" w:cs="Times New Roman" w:eastAsia="바탕체"/>
          <w:color w:val="000000"/>
          <w:kern w:val="0"/>
          <w:sz w:val="22"/>
          <w:szCs w:val="22"/>
          <w:shd w:val="clear" w:color="auto" w:fill="FFFFFF"/>
        </w:rPr>
        <w:lastRenderedPageBreak/>
        <w:t>대금</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매수인</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처분절차</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등</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이하</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처분방법</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등</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이라</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함</w:t>
      </w:r>
      <w:r w:rsidRPr="00404F2D">
        <w:rPr>
          <w:rFonts w:ascii="Times New Roman" w:hAnsi="Times New Roman" w:cs="Times New Roman" w:eastAsia="바탕체"/>
          <w:color w:val="000000"/>
          <w:kern w:val="0"/>
          <w:sz w:val="22"/>
          <w:szCs w:val="22"/>
          <w:shd w:val="clear" w:color="auto" w:fill="FFFFFF"/>
        </w:rPr>
        <w:t>)</w:t>
      </w:r>
      <w:r w:rsidRPr="00404F2D">
        <w:rPr>
          <w:rFonts w:ascii="Times New Roman" w:hAnsi="Times New Roman" w:cs="Times New Roman" w:eastAsia="바탕체"/>
          <w:color w:val="000000"/>
          <w:kern w:val="0"/>
          <w:sz w:val="22"/>
          <w:szCs w:val="22"/>
          <w:shd w:val="clear" w:color="auto" w:fill="FFFFFF"/>
        </w:rPr>
        <w:t>은</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수탁자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및</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rPr>
        <w:t>대주</w:t>
      </w:r>
      <w:r w:rsidRPr="00404F2D">
        <w:rPr>
          <w:rFonts w:ascii="Times New Roman" w:hAnsi="Times New Roman" w:cs="Times New Roman" w:eastAsia="바탕체"/>
          <w:color w:val="000000"/>
          <w:kern w:val="0"/>
          <w:sz w:val="22"/>
          <w:szCs w:val="22"/>
        </w:rPr>
        <w:t xml:space="preserve"> </w:t>
      </w:r>
      <w:r w:rsidRPr="00404F2D">
        <w:rPr>
          <w:rFonts w:ascii="Times New Roman" w:hAnsi="Times New Roman" w:cs="Times New Roman" w:eastAsia="바탕체"/>
          <w:color w:val="000000"/>
          <w:kern w:val="0"/>
          <w:sz w:val="22"/>
          <w:szCs w:val="22"/>
          <w:shd w:val="clear" w:color="auto" w:fill="FFFFFF"/>
        </w:rPr>
        <w:t>우선수익자</w:t>
      </w:r>
      <w:r w:rsidRPr="00404F2D">
        <w:rPr>
          <w:rFonts w:ascii="Times New Roman" w:hint="eastAsia" w:hAnsi="Times New Roman" w:cs="Times New Roman" w:eastAsia="바탕체"/>
          <w:color w:val="000000"/>
          <w:kern w:val="0"/>
          <w:sz w:val="22"/>
          <w:szCs w:val="22"/>
          <w:shd w:val="clear" w:color="auto" w:fill="FFFFFF"/>
        </w:rPr>
        <w:t>들이</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협의하여</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Ansi="Times New Roman" w:cs="Times New Roman" w:eastAsia="바탕체"/>
          <w:color w:val="000000"/>
          <w:kern w:val="0"/>
          <w:sz w:val="22"/>
          <w:szCs w:val="22"/>
          <w:shd w:val="clear" w:color="auto" w:fill="FFFFFF"/>
        </w:rPr>
        <w:t>정하기로</w:t>
      </w:r>
      <w:r w:rsidRPr="00404F2D">
        <w:rPr>
          <w:rFonts w:ascii="Times New Roman"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53306402" w14:textId="77777777" w:rsidR="00930A79" w:rsidRPr="00404F2D" w:rsidRDefault="00930A79" w:rsidP="006A29C3">
      <w:pPr>
        <w:pStyle w:val="TKNormal"/>
        <w:snapToGrid w:val="0"/>
        <w:spacing w:line="360" w:lineRule="auto" w:after="0"/>
        <w:rPr>
          <w:rFonts w:ascii="Times New Roman" w:hAnsi="Times New Roman" w:cs="Times New Roman" w:eastAsia="바탕체"/>
          <w:bCs/>
          <w:color w:val="000000"/>
          <w:kern w:val="0"/>
          <w:sz w:val="22"/>
          <w:shd w:val="clear" w:color="auto" w:fill="FFFFFF"/>
          <w:szCs w:val="22"/>
        </w:rPr>
      </w:pPr>
    </w:p>
    <w:p w14:paraId="0279722A"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hint="eastAsia" w:hAnsi="Times New Roman" w:cs="Times New Roman" w:eastAsia="바탕체"/>
          <w:b/>
          <w:bCs/>
          <w:color w:val="000000"/>
          <w:kern w:val="0"/>
          <w:sz w:val="22"/>
          <w:szCs w:val="22"/>
          <w:shd w:val="clear" w:color="auto" w:fill="FFFFFF"/>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조의</w:t>
      </w:r>
      <w:r w:rsidRPr="00404F2D">
        <w:rPr>
          <w:rFonts w:ascii="Times New Roman" w:eastAsia="바탕체" w:hAnsi="Times New Roman" w:hint="eastAsia" w:cs="Times New Roman"/>
          <w:b/>
          <w:color w:val="000000"/>
          <w:sz w:val="22"/>
          <w:szCs w:val="22"/>
        </w:rPr>
        <w:t>2</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임의처분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w:t>
      </w:r>
    </w:p>
    <w:p w14:paraId="081D7420"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시기를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불문하고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전부를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처분하고자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요청하고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신탁기간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종료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전이라도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매수인과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매매계약을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매매계약에서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매수인에게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절차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거쳐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다만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처분대금으로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대출약정서상</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피담보채무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전액을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상환할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있는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요하지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아니하며</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우선수익자들에게</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서면으로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통지하여야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한다</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이</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경우</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대하여는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매수인이</w:t>
      </w:r>
      <w:r w:rsidRPr="00404F2D">
        <w:rPr>
          <w:rFonts w:ascii="Times New Roman" w:hint="eastAsia" w:hAnsi="Times New Roman" w:cs="Times New Roman" w:eastAsia="바탕체"/>
          <w:bCs/>
          <w:color w:val="000000"/>
          <w:kern w:val="0"/>
          <w:sz w:val="22"/>
          <w:szCs w:val="22"/>
        </w:rPr>
        <w:t xml:space="preserve"> 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지위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및</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반환채무를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승계하고</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대체담보를</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제공하거나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위탁자가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해당</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반환하는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것으로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그</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동의에</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갈음한다</w:t>
      </w:r>
      <w:r w:rsidRPr="00404F2D">
        <w:rPr>
          <w:rFonts w:ascii="Times New Roman" w:hint="eastAsia" w:hAnsi="Times New Roman" w:cs="Times New Roman" w:eastAsia="바탕체"/>
          <w:bCs/>
          <w:color w:val="000000"/>
          <w:kern w:val="0"/>
          <w:sz w:val="22"/>
          <w:szCs w:val="22"/>
        </w:rPr>
        <w:t>.</w:t>
      </w:r>
    </w:p>
    <w:p w14:paraId="6CFCB250"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20</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eastAsia="바탕체" w:hint="eastAsia" w:hAnsi="Times New Roman" w:cs="Times New Roman"/>
          <w:bCs/>
          <w:color w:val="000000"/>
          <w:sz w:val="22"/>
          <w:szCs w:val="22"/>
        </w:rPr>
        <w:t>본</w:t>
      </w:r>
      <w:r w:rsidRPr="00404F2D">
        <w:rPr>
          <w:rFonts w:ascii="Times New Roman" w:eastAsia="바탕체" w:hint="eastAsia" w:hAnsi="Times New Roman" w:cs="Times New Roman"/>
          <w:bCs/>
          <w:color w:val="000000"/>
          <w:sz w:val="22"/>
          <w:szCs w:val="22"/>
        </w:rPr>
        <w:t xml:space="preserve"> </w:t>
      </w:r>
      <w:r w:rsidRPr="00404F2D">
        <w:rPr>
          <w:rFonts w:ascii="Times New Roman" w:eastAsia="바탕체" w:hint="eastAsia" w:hAnsi="Times New Roman" w:cs="Times New Roman"/>
          <w:bCs/>
          <w:color w:val="000000"/>
          <w:sz w:val="22"/>
          <w:szCs w:val="22"/>
        </w:rPr>
        <w:t>조</w:t>
      </w:r>
      <w:r w:rsidRPr="00404F2D">
        <w:rPr>
          <w:rFonts w:ascii="Times New Roman" w:eastAsia="바탕체" w:hint="eastAsia" w:hAnsi="Times New Roman" w:cs="Times New Roman"/>
          <w:bCs/>
          <w:color w:val="000000"/>
          <w:sz w:val="22"/>
          <w:szCs w:val="22"/>
        </w:rPr>
        <w:t xml:space="preserve"> </w:t>
      </w:r>
      <w:r w:rsidRPr="00404F2D">
        <w:rPr>
          <w:rFonts w:ascii="Times New Roman" w:eastAsia="바탕체" w:hint="eastAsia" w:hAnsi="Times New Roman" w:cs="Times New Roman"/>
          <w:bCs/>
          <w:color w:val="000000"/>
          <w:sz w:val="22"/>
          <w:szCs w:val="22"/>
        </w:rPr>
        <w:t>제</w:t>
      </w:r>
      <w:r w:rsidRPr="00404F2D">
        <w:rPr>
          <w:rFonts w:hAnsi="Times New Roman" w:hint="eastAsia" w:ascii="Times New Roman" w:cs="Times New Roman" w:eastAsia="바탕체"/>
          <w:bCs/>
          <w:color w:val="000000"/>
          <w:sz w:val="22"/>
          <w:szCs w:val="22"/>
        </w:rPr>
        <w:t>①항</w:t>
      </w:r>
      <w:r w:rsidRPr="00404F2D">
        <w:rPr>
          <w:rFonts w:ascii="Times New Roman" w:hint="eastAsia" w:hAnsi="Times New Roman" w:cs="Times New Roman" w:eastAsia="바탕체"/>
          <w:bCs/>
          <w:color w:val="000000"/>
          <w:kern w:val="0"/>
          <w:sz w:val="22"/>
          <w:szCs w:val="22"/>
          <w:shd w:val="clear" w:color="auto" w:fill="FFFFFF"/>
        </w:rPr>
        <w:t>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처분방법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p>
    <w:p w14:paraId="35518ADC" w14:textId="77777777" w:rsidR="00930A79" w:rsidRPr="00404F2D" w:rsidRDefault="00930A79">
      <w:pPr>
        <w:pStyle w:val="TKNormal"/>
        <w:numPr>
          <w:ilvl w:val="0"/>
          <w:numId w:val="24"/>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제①항에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신탁부동산이</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처분되는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경우에는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신탁계약서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『별지</w:t>
      </w:r>
      <w:r w:rsidRPr="00404F2D">
        <w:rPr>
          <w:rFonts w:ascii="Times New Roman" w:hint="eastAsia" w:hAnsi="Times New Roman" w:cs="Times New Roman" w:eastAsia="바탕체"/>
          <w:color w:val="000000"/>
          <w:kern w:val="0"/>
          <w:sz w:val="22"/>
          <w:szCs w:val="22"/>
          <w:shd w:val="clear" w:color="auto" w:fill="FFFFFF"/>
        </w:rPr>
        <w:t xml:space="preserve"> 3. </w:t>
      </w:r>
      <w:r w:rsidRPr="00404F2D">
        <w:rPr>
          <w:rFonts w:ascii="Times New Roman" w:hint="eastAsia" w:hAnsi="Times New Roman" w:cs="Times New Roman" w:eastAsia="바탕체"/>
          <w:color w:val="000000"/>
          <w:kern w:val="0"/>
          <w:sz w:val="22"/>
          <w:szCs w:val="22"/>
          <w:shd w:val="clear" w:color="auto" w:fill="FFFFFF"/>
        </w:rPr>
        <w:t>신탁보수에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관한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약정』에</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따른</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신탁재산</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처분보수가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발생하지</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않는</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것으로</w:t>
      </w:r>
      <w:r w:rsidRPr="00404F2D">
        <w:rPr>
          <w:rFonts w:ascii="Times New Roman" w:hint="eastAsia" w:hAnsi="Times New Roman" w:cs="Times New Roman" w:eastAsia="바탕체"/>
          <w:color w:val="000000"/>
          <w:kern w:val="0"/>
          <w:sz w:val="22"/>
          <w:szCs w:val="22"/>
          <w:shd w:val="clear" w:color="auto" w:fill="FFFFFF"/>
        </w:rPr>
        <w:t xml:space="preserve"> </w:t>
      </w:r>
      <w:r w:rsidRPr="00404F2D">
        <w:rPr>
          <w:rFonts w:ascii="Times New Roman" w:hint="eastAsia" w:hAnsi="Times New Roman" w:cs="Times New Roman" w:eastAsia="바탕체"/>
          <w:color w:val="000000"/>
          <w:kern w:val="0"/>
          <w:sz w:val="22"/>
          <w:szCs w:val="22"/>
          <w:shd w:val="clear" w:color="auto" w:fill="FFFFFF"/>
        </w:rPr>
        <w:t>한다</w:t>
      </w:r>
      <w:r w:rsidRPr="00404F2D">
        <w:rPr>
          <w:rFonts w:ascii="Times New Roman" w:hint="eastAsia" w:hAnsi="Times New Roman" w:cs="Times New Roman" w:eastAsia="바탕체"/>
          <w:color w:val="000000"/>
          <w:kern w:val="0"/>
          <w:sz w:val="22"/>
          <w:szCs w:val="22"/>
          <w:shd w:val="clear" w:color="auto" w:fill="FFFFFF"/>
        </w:rPr>
        <w:t>.</w:t>
      </w:r>
    </w:p>
    <w:p w14:paraId="1448E288" w14:textId="77777777" w:rsidR="00930A79" w:rsidRPr="00404F2D" w:rsidRDefault="00930A79" w:rsidP="006A29C3">
      <w:pPr>
        <w:pStyle w:val="TKNormal"/>
        <w:snapToGrid w:val="0"/>
        <w:spacing w:line="360" w:lineRule="auto" w:after="0"/>
        <w:rPr>
          <w:rFonts w:ascii="Times New Roman" w:hAnsi="Times New Roman" w:cs="Times New Roman" w:eastAsia="바탕체"/>
          <w:b/>
          <w:bCs/>
          <w:color w:val="000000"/>
          <w:kern w:val="0"/>
          <w:sz w:val="22"/>
          <w:shd w:val="clear" w:color="auto" w:fill="FFFFFF"/>
          <w:szCs w:val="22"/>
        </w:rPr>
      </w:pPr>
    </w:p>
    <w:p w14:paraId="4B272F42"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hint="eastAsia" w:hAnsi="Times New Roman" w:cs="Times New Roman" w:eastAsia="바탕체"/>
          <w:b/>
          <w:bCs/>
          <w:color w:val="000000"/>
          <w:kern w:val="0"/>
          <w:sz w:val="22"/>
          <w:szCs w:val="22"/>
          <w:shd w:val="clear" w:color="auto" w:fill="FFFFFF"/>
        </w:rPr>
        <w:t>제</w:t>
      </w:r>
      <w:r w:rsidRPr="00404F2D">
        <w:rPr>
          <w:rFonts w:ascii="Times New Roman" w:eastAsia="바탕체" w:hAnsi="Times New Roman" w:hint="eastAsia" w:cs="Times New Roman"/>
          <w:b/>
          <w:color w:val="000000"/>
          <w:sz w:val="22"/>
          <w:szCs w:val="22"/>
        </w:rPr>
        <w:t>12</w:t>
      </w:r>
      <w:r w:rsidRPr="00404F2D">
        <w:rPr>
          <w:rFonts w:ascii="Times New Roman" w:eastAsia="바탕체" w:hAnsi="Times New Roman" w:hint="eastAsia" w:cs="Times New Roman"/>
          <w:b/>
          <w:color w:val="000000"/>
          <w:sz w:val="22"/>
          <w:szCs w:val="22"/>
        </w:rPr>
        <w:t>조의</w:t>
      </w:r>
      <w:r w:rsidRPr="00404F2D">
        <w:rPr>
          <w:rFonts w:ascii="Times New Roman" w:eastAsia="바탕체" w:hAnsi="Times New Roman" w:hint="eastAsia" w:cs="Times New Roman"/>
          <w:b/>
          <w:color w:val="000000"/>
          <w:sz w:val="22"/>
          <w:szCs w:val="22"/>
        </w:rPr>
        <w:t>3</w:t>
      </w:r>
      <w:r w:rsidRPr="00404F2D">
        <w:rPr>
          <w:rFonts w:ascii="Times New Roman" w:eastAsia="바탕체" w:hAnsi="Times New Roman" w:hint="eastAsia" w:cs="Times New Roman"/>
          <w:b/>
          <w:color w:val="000000"/>
          <w:sz w:val="22"/>
          <w:szCs w:val="22"/>
        </w:rPr>
        <w:t>【신탁부동산의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처분</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정산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신탁종료</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hint="eastAsia" w:cs="Times New Roman"/>
          <w:b/>
          <w:color w:val="000000"/>
          <w:sz w:val="22"/>
          <w:szCs w:val="22"/>
        </w:rPr>
        <w:t>】</w:t>
      </w:r>
    </w:p>
    <w:p w14:paraId="394CC521" w14:textId="77777777" w:rsidR="00930A79" w:rsidRPr="00404F2D" w:rsidRDefault="00930A79">
      <w:pPr>
        <w:pStyle w:val="TKNormal"/>
        <w:numPr>
          <w:ilvl w:val="0"/>
          <w:numId w:val="2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color w:val="000000"/>
          <w:kern w:val="0"/>
          <w:sz w:val="22"/>
          <w:shd w:val="clear" w:color="auto" w:fill="FFFFFF"/>
          <w:szCs w:val="22"/>
        </w:rPr>
      </w:pPr>
      <w:r w:rsidRPr="00404F2D">
        <w:rPr>
          <w:rFonts w:ascii="Times New Roman" w:hint="eastAsia" w:hAnsi="Times New Roman" w:cs="Times New Roman" w:eastAsia="바탕체"/>
          <w:bCs/>
          <w:kern w:val="0"/>
          <w:sz w:val="22"/>
          <w:szCs w:val="22"/>
          <w:shd w:val="clear" w:color="auto" w:fill="FFFFFF"/>
        </w:rPr>
        <w:t>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특약</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조의</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처분대금의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정산은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2</w:t>
      </w:r>
      <w:r w:rsidRPr="00404F2D">
        <w:rPr>
          <w:rFonts w:ascii="Times New Roman" w:hAnsi="Times New Roman" w:cs="Times New Roman" w:eastAsia="바탕체"/>
          <w:bCs/>
          <w:kern w:val="0"/>
          <w:sz w:val="22"/>
          <w:szCs w:val="22"/>
          <w:shd w:val="clear" w:color="auto" w:fill="FFFFFF"/>
        </w:rPr>
        <w:t>3</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제</w:t>
      </w:r>
      <w:r w:rsidRPr="00404F2D">
        <w:rPr>
          <w:rFonts w:hAnsi="Times New Roman" w:cs="Times New Roman" w:hint="eastAsia" w:ascii="Times New Roman" w:eastAsia="바탕체"/>
          <w:bCs/>
          <w:kern w:val="0"/>
          <w:sz w:val="22"/>
          <w:szCs w:val="22"/>
          <w:shd w:val="clear" w:color="auto" w:fill="FFFFFF"/>
        </w:rPr>
        <w:t>①</w:t>
      </w:r>
      <w:r w:rsidRPr="00404F2D">
        <w:rPr>
          <w:rFonts w:ascii="Times New Roman" w:hAnsi="Times New Roman" w:cs="Times New Roman" w:eastAsia="바탕체"/>
          <w:bCs/>
          <w:kern w:val="0"/>
          <w:sz w:val="22"/>
          <w:szCs w:val="22"/>
          <w:shd w:val="clear" w:color="auto" w:fill="FFFFFF"/>
        </w:rPr>
        <w:t>항</w:t>
      </w:r>
      <w:r w:rsidRPr="00404F2D">
        <w:rPr>
          <w:rFonts w:ascii="Times New Roman" w:hint="eastAsia" w:hAnsi="Times New Roman" w:cs="Times New Roman" w:eastAsia="바탕체"/>
          <w:bCs/>
          <w:kern w:val="0"/>
          <w:sz w:val="22"/>
          <w:szCs w:val="22"/>
          <w:shd w:val="clear" w:color="auto" w:fill="FFFFFF"/>
        </w:rPr>
        <w:t>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순서를</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따르기로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하되</w:t>
      </w:r>
      <w:r w:rsidRPr="00404F2D">
        <w:rPr>
          <w:rFonts w:ascii="Times New Roman" w:hint="eastAsia" w:hAnsi="Times New Roman" w:cs="Times New Roman" w:eastAsia="바탕체"/>
          <w:bCs/>
          <w:kern w:val="0"/>
          <w:sz w:val="22"/>
          <w:szCs w:val="22"/>
          <w:shd w:val="clear" w:color="auto" w:fill="FFFFFF"/>
        </w:rPr>
        <w:t>,</w:t>
      </w:r>
      <w:r w:rsidRPr="00404F2D">
        <w:rPr>
          <w:rFonts w:ascii="Times New Roman"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23</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제</w:t>
      </w:r>
      <w:r w:rsidRPr="00404F2D">
        <w:rPr>
          <w:rFonts w:hAnsi="Times New Roman" w:cs="Times New Roman" w:hint="eastAsia" w:ascii="Times New Roman" w:eastAsia="바탕체"/>
          <w:bCs/>
          <w:kern w:val="0"/>
          <w:sz w:val="22"/>
          <w:szCs w:val="22"/>
          <w:shd w:val="clear" w:color="auto" w:fill="FFFFFF"/>
        </w:rPr>
        <w:t>①</w:t>
      </w:r>
      <w:r w:rsidRPr="00404F2D">
        <w:rPr>
          <w:rFonts w:ascii="Times New Roman" w:hAnsi="Times New Roman" w:cs="Times New Roman" w:eastAsia="바탕체"/>
          <w:bCs/>
          <w:kern w:val="0"/>
          <w:sz w:val="22"/>
          <w:szCs w:val="22"/>
          <w:shd w:val="clear" w:color="auto" w:fill="FFFFFF"/>
        </w:rPr>
        <w:t>항</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5</w:t>
      </w:r>
      <w:r w:rsidRPr="00404F2D">
        <w:rPr>
          <w:rFonts w:ascii="Times New Roman" w:hint="eastAsia" w:hAnsi="Times New Roman" w:cs="Times New Roman" w:eastAsia="바탕체"/>
          <w:bCs/>
          <w:kern w:val="0"/>
          <w:sz w:val="22"/>
          <w:szCs w:val="22"/>
          <w:shd w:val="clear" w:color="auto" w:fill="FFFFFF"/>
        </w:rPr>
        <w:t>호의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우선수익자의</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채권</w:t>
      </w:r>
      <w:r w:rsidRPr="00404F2D">
        <w:rPr>
          <w:rFonts w:ascii="Times New Roman" w:hAnsi="Times New Roman" w:cs="Times New Roman" w:eastAsia="바탕체"/>
          <w:bCs/>
          <w:kern w:val="0"/>
          <w:sz w:val="22"/>
          <w:szCs w:val="22"/>
          <w:shd w:val="clear" w:color="auto" w:fill="FFFFFF"/>
        </w:rPr>
        <w:t>’</w:t>
      </w:r>
      <w:r w:rsidRPr="00404F2D">
        <w:rPr>
          <w:rFonts w:ascii="Times New Roman" w:hint="eastAsia" w:hAnsi="Times New Roman" w:cs="Times New Roman" w:eastAsia="바탕체"/>
          <w:bCs/>
          <w:kern w:val="0"/>
          <w:sz w:val="22"/>
          <w:szCs w:val="22"/>
          <w:shd w:val="clear" w:color="auto" w:fill="FFFFFF"/>
        </w:rPr>
        <w:t>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rPr>
        <w:t>1</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w:t>
      </w:r>
      <w:r w:rsidRPr="00404F2D">
        <w:rPr>
          <w:rFonts w:ascii="Times New Roman" w:hint="eastAsia" w:hAnsi="Times New Roman" w:cs="Times New Roman" w:eastAsia="바탕체"/>
          <w:bCs/>
          <w:kern w:val="0"/>
          <w:sz w:val="22"/>
          <w:szCs w:val="22"/>
        </w:rPr>
        <w:t>, 2</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w:t>
      </w:r>
      <w:r w:rsidRPr="00404F2D">
        <w:rPr>
          <w:rFonts w:ascii="Times New Roman" w:hint="eastAsia" w:hAnsi="Times New Roman" w:cs="Times New Roman" w:eastAsia="바탕체"/>
          <w:bCs/>
          <w:kern w:val="0"/>
          <w:sz w:val="22"/>
          <w:szCs w:val="22"/>
        </w:rPr>
        <w:t>, 3</w:t>
      </w:r>
      <w:r w:rsidRPr="00404F2D">
        <w:rPr>
          <w:rFonts w:ascii="Times New Roman" w:hint="eastAsia" w:hAnsi="Times New Roman" w:cs="Times New Roman" w:eastAsia="바탕체"/>
          <w:bCs/>
          <w:kern w:val="0"/>
          <w:sz w:val="22"/>
          <w:szCs w:val="22"/>
        </w:rPr>
        <w:t>순위</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채권의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순서로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하고</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대주</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우선수익자들에</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충당은</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구체적으로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대출약정서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제</w:t>
      </w:r>
      <w:r w:rsidRPr="00404F2D">
        <w:rPr>
          <w:rFonts w:ascii="Times New Roman" w:hint="eastAsia" w:hAnsi="Times New Roman" w:cs="Times New Roman" w:eastAsia="바탕체"/>
          <w:bCs/>
          <w:kern w:val="0"/>
          <w:sz w:val="22"/>
          <w:szCs w:val="22"/>
        </w:rPr>
        <w:t>7</w:t>
      </w:r>
      <w:r w:rsidRPr="00404F2D">
        <w:rPr>
          <w:rFonts w:ascii="Times New Roman" w:hint="eastAsia" w:hAnsi="Times New Roman" w:cs="Times New Roman" w:eastAsia="바탕체"/>
          <w:bCs/>
          <w:kern w:val="0"/>
          <w:sz w:val="22"/>
          <w:szCs w:val="22"/>
        </w:rPr>
        <w:t>조</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제</w:t>
      </w:r>
      <w:r w:rsidRPr="00404F2D">
        <w:rPr>
          <w:rFonts w:ascii="Times New Roman" w:hint="eastAsia" w:hAnsi="Times New Roman" w:cs="Times New Roman" w:eastAsia="바탕체"/>
          <w:bCs/>
          <w:kern w:val="0"/>
          <w:sz w:val="22"/>
          <w:szCs w:val="22"/>
        </w:rPr>
        <w:t>4</w:t>
      </w:r>
      <w:r w:rsidRPr="00404F2D">
        <w:rPr>
          <w:rFonts w:ascii="Times New Roman" w:hint="eastAsia" w:hAnsi="Times New Roman" w:cs="Times New Roman" w:eastAsia="바탕체"/>
          <w:bCs/>
          <w:kern w:val="0"/>
          <w:sz w:val="22"/>
          <w:szCs w:val="22"/>
        </w:rPr>
        <w:t>항의</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변제충당</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순서를</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따르는</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것으로</w:t>
      </w:r>
      <w:r w:rsidRPr="00404F2D">
        <w:rPr>
          <w:rFonts w:ascii="Times New Roman" w:hint="eastAsia" w:hAnsi="Times New Roman" w:cs="Times New Roman" w:eastAsia="바탕체"/>
          <w:bCs/>
          <w:kern w:val="0"/>
          <w:sz w:val="22"/>
          <w:szCs w:val="22"/>
        </w:rPr>
        <w:t xml:space="preserve"> </w:t>
      </w:r>
      <w:r w:rsidRPr="00404F2D">
        <w:rPr>
          <w:rFonts w:ascii="Times New Roman" w:hint="eastAsia" w:hAnsi="Times New Roman" w:cs="Times New Roman" w:eastAsia="바탕체"/>
          <w:bCs/>
          <w:kern w:val="0"/>
          <w:sz w:val="22"/>
          <w:szCs w:val="22"/>
        </w:rPr>
        <w:t>한다</w:t>
      </w:r>
      <w:r w:rsidRPr="00404F2D">
        <w:rPr>
          <w:rFonts w:ascii="Times New Roman" w:hint="eastAsia" w:hAnsi="Times New Roman" w:cs="Times New Roman" w:eastAsia="바탕체"/>
          <w:bCs/>
          <w:kern w:val="0"/>
          <w:sz w:val="22"/>
          <w:szCs w:val="22"/>
        </w:rPr>
        <w:t>.</w:t>
      </w:r>
    </w:p>
    <w:p w14:paraId="513347C6" w14:textId="77777777" w:rsidR="00930A79" w:rsidRPr="00404F2D" w:rsidRDefault="00930A79">
      <w:pPr>
        <w:pStyle w:val="TKNormal"/>
        <w:numPr>
          <w:ilvl w:val="0"/>
          <w:numId w:val="25"/>
        </w:numPr>
        <w:tabs>
          <w:tab w:val="left" w:pos="400"/>
          <w:tab w:val="left" w:pos="800"/>
          <w:tab w:val="left" w:pos="1600"/>
          <w:tab w:val="left" w:pos="2400"/>
          <w:tab w:val="left" w:pos="3200"/>
        </w:tabs>
        <w:wordWrap w:val="0"/>
        <w:autoSpaceDE w:val="0"/>
        <w:autoSpaceDN w:val="0"/>
        <w:snapToGrid w:val="0"/>
        <w:spacing w:line="360" w:lineRule="auto" w:after="0"/>
        <w:rPr>
          <w:rFonts w:ascii="Times New Roman" w:eastAsia="바탕체" w:hAnsi="Times New Roman" w:cs="Times New Roman"/>
          <w:color w:val="000000"/>
          <w:sz w:val="22"/>
          <w:u w:val="single"/>
          <w:szCs w:val="22"/>
        </w:rPr>
      </w:pPr>
      <w:r w:rsidRPr="00404F2D">
        <w:rPr>
          <w:rFonts w:ascii="Times New Roman" w:hint="eastAsia" w:hAnsi="Times New Roman" w:cs="Times New Roman" w:eastAsia="바탕체"/>
          <w:bCs/>
          <w:kern w:val="0"/>
          <w:sz w:val="22"/>
          <w:szCs w:val="22"/>
          <w:shd w:val="clear" w:color="auto" w:fill="FFFFFF"/>
        </w:rPr>
        <w:t>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특약</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및</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제</w:t>
      </w:r>
      <w:r w:rsidRPr="00404F2D">
        <w:rPr>
          <w:rFonts w:ascii="Times New Roman" w:hint="eastAsia" w:hAnsi="Times New Roman" w:cs="Times New Roman" w:eastAsia="바탕체"/>
          <w:bCs/>
          <w:kern w:val="0"/>
          <w:sz w:val="22"/>
          <w:szCs w:val="22"/>
          <w:shd w:val="clear" w:color="auto" w:fill="FFFFFF"/>
        </w:rPr>
        <w:t>1</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조의</w:t>
      </w:r>
      <w:r w:rsidRPr="00404F2D">
        <w:rPr>
          <w:rFonts w:ascii="Times New Roman" w:hAnsi="Times New Roman" w:cs="Times New Roman" w:eastAsia="바탕체"/>
          <w:bCs/>
          <w:kern w:val="0"/>
          <w:sz w:val="22"/>
          <w:szCs w:val="22"/>
          <w:shd w:val="clear" w:color="auto" w:fill="FFFFFF"/>
        </w:rPr>
        <w:t>2</w:t>
      </w:r>
      <w:r w:rsidRPr="00404F2D">
        <w:rPr>
          <w:rFonts w:ascii="Times New Roman" w:hint="eastAsia" w:hAnsi="Times New Roman" w:cs="Times New Roman" w:eastAsia="바탕체"/>
          <w:bCs/>
          <w:kern w:val="0"/>
          <w:sz w:val="22"/>
          <w:szCs w:val="22"/>
          <w:shd w:val="clear" w:color="auto" w:fill="FFFFFF"/>
        </w:rPr>
        <w:t>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따른</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신탁부동산</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처분으로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인하여</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매수인에게</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소유권이전등기가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경료된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때에는</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해당</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신탁부동산에</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한하여</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신탁계약서가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일부</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종료된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것으로</w:t>
      </w:r>
      <w:r w:rsidRPr="00404F2D">
        <w:rPr>
          <w:rFonts w:ascii="Times New Roman" w:hint="eastAsia" w:hAnsi="Times New Roman" w:cs="Times New Roman" w:eastAsia="바탕체"/>
          <w:bCs/>
          <w:kern w:val="0"/>
          <w:sz w:val="22"/>
          <w:szCs w:val="22"/>
          <w:shd w:val="clear" w:color="auto" w:fill="FFFFFF"/>
        </w:rPr>
        <w:t xml:space="preserve"> </w:t>
      </w:r>
      <w:r w:rsidRPr="00404F2D">
        <w:rPr>
          <w:rFonts w:ascii="Times New Roman" w:hint="eastAsia" w:hAnsi="Times New Roman" w:cs="Times New Roman" w:eastAsia="바탕체"/>
          <w:bCs/>
          <w:kern w:val="0"/>
          <w:sz w:val="22"/>
          <w:szCs w:val="22"/>
          <w:shd w:val="clear" w:color="auto" w:fill="FFFFFF"/>
        </w:rPr>
        <w:t>본다</w:t>
      </w:r>
      <w:r w:rsidRPr="00404F2D">
        <w:rPr>
          <w:rFonts w:ascii="Times New Roman" w:hint="eastAsia" w:hAnsi="Times New Roman" w:cs="Times New Roman" w:eastAsia="바탕체"/>
          <w:bCs/>
          <w:kern w:val="0"/>
          <w:sz w:val="22"/>
          <w:szCs w:val="22"/>
          <w:shd w:val="clear" w:color="auto" w:fill="FFFFFF"/>
        </w:rPr>
        <w:t>.</w:t>
      </w:r>
    </w:p>
    <w:p w14:paraId="37554707"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u w:val="single"/>
          <w:szCs w:val="22"/>
        </w:rPr>
      </w:pPr>
    </w:p>
    <w:p w14:paraId="5D92B80D"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13</w:t>
      </w:r>
      <w:r w:rsidRPr="00404F2D">
        <w:rPr>
          <w:rFonts w:ascii="Times New Roman" w:eastAsia="바탕체" w:hAnsi="Times New Roman" w:hint="eastAsia" w:cs="Times New Roman"/>
          <w:b/>
          <w:color w:val="000000"/>
          <w:sz w:val="22"/>
          <w:szCs w:val="22"/>
        </w:rPr>
        <w:t>조【처분대금</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납부방법】</w:t>
      </w:r>
    </w:p>
    <w:p w14:paraId="60ABA2C3" w14:textId="77777777" w:rsidR="00930A79" w:rsidRPr="00404F2D" w:rsidRDefault="00930A79">
      <w:pPr>
        <w:pStyle w:val="TKNormal"/>
        <w:numPr>
          <w:ilvl w:val="0"/>
          <w:numId w:val="1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22</w:t>
      </w:r>
      <w:r w:rsidRPr="00404F2D">
        <w:rPr>
          <w:rFonts w:ascii="Times New Roman" w:hint="eastAsia" w:hAnsi="Times New Roman" w:cs="Times New Roman" w:eastAsia="바탕체"/>
          <w:bCs/>
          <w:color w:val="000000"/>
          <w:kern w:val="0"/>
          <w:sz w:val="22"/>
          <w:szCs w:val="22"/>
          <w:shd w:val="clear" w:color="auto" w:fill="FFFFFF"/>
        </w:rPr>
        <w:t>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계약을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날로부터</w:t>
      </w:r>
      <w:r w:rsidRPr="00404F2D">
        <w:rPr>
          <w:rFonts w:ascii="Times New Roman" w:hAnsi="Times New Roman" w:cs="Times New Roman" w:eastAsia="바탕체"/>
          <w:bCs/>
          <w:color w:val="000000"/>
          <w:kern w:val="0"/>
          <w:sz w:val="22"/>
          <w:szCs w:val="22"/>
          <w:shd w:val="clear" w:color="auto" w:fill="FFFFFF"/>
        </w:rPr>
        <w:t xml:space="preserve"> 3</w:t>
      </w:r>
      <w:r w:rsidRPr="00404F2D">
        <w:rPr>
          <w:rFonts w:ascii="Times New Roman" w:hint="eastAsia" w:hAnsi="Times New Roman" w:cs="Times New Roman" w:eastAsia="바탕체"/>
          <w:bCs/>
          <w:color w:val="000000"/>
          <w:kern w:val="0"/>
          <w:sz w:val="22"/>
          <w:szCs w:val="22"/>
          <w:shd w:val="clear" w:color="auto" w:fill="FFFFFF"/>
        </w:rPr>
        <w:t>개월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완납하는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것을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원칙으로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338FFD17" w14:textId="77777777" w:rsidR="00930A79" w:rsidRPr="00404F2D" w:rsidRDefault="00930A79">
      <w:pPr>
        <w:pStyle w:val="TKNormal"/>
        <w:numPr>
          <w:ilvl w:val="0"/>
          <w:numId w:val="15"/>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제①항에도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매수자를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용이하게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확보하기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rPr>
        <w:t>대주</w:t>
      </w:r>
      <w:r w:rsidRPr="00404F2D">
        <w:rPr>
          <w:rFonts w:ascii="Times New Roman"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받아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납부기한을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연장하</w:t>
      </w:r>
      <w:r w:rsidRPr="00404F2D">
        <w:rPr>
          <w:rFonts w:ascii="Times New Roman" w:hint="eastAsia" w:hAnsi="Times New Roman" w:cs="Times New Roman" w:eastAsia="바탕체"/>
          <w:bCs/>
          <w:color w:val="000000"/>
          <w:kern w:val="0"/>
          <w:sz w:val="22"/>
          <w:szCs w:val="22"/>
          <w:shd w:val="clear" w:color="auto" w:fill="FFFFFF"/>
        </w:rPr>
        <w:t>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w:t>
      </w:r>
      <w:r w:rsidRPr="00404F2D">
        <w:rPr>
          <w:rFonts w:ascii="Times New Roman" w:hint="eastAsia" w:hAnsi="Times New Roman" w:cs="Times New Roman" w:eastAsia="바탕체"/>
          <w:bCs/>
          <w:color w:val="000000"/>
          <w:kern w:val="0"/>
          <w:sz w:val="22"/>
          <w:szCs w:val="22"/>
          <w:shd w:val="clear" w:color="auto" w:fill="FFFFFF"/>
        </w:rPr>
        <w:t>다</w:t>
      </w:r>
      <w:r w:rsidRPr="00404F2D">
        <w:rPr>
          <w:rFonts w:ascii="Times New Roman" w:hint="eastAsia" w:hAnsi="Times New Roman" w:cs="Times New Roman" w:eastAsia="바탕체"/>
          <w:bCs/>
          <w:color w:val="000000"/>
          <w:kern w:val="0"/>
          <w:sz w:val="22"/>
          <w:szCs w:val="22"/>
          <w:shd w:val="clear" w:color="auto" w:fill="FFFFFF"/>
        </w:rPr>
        <w:t>.</w:t>
      </w:r>
    </w:p>
    <w:p w14:paraId="35ED249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65A06D8B"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cs="Times New Roman"/>
          <w:b/>
          <w:color w:val="000000"/>
          <w:sz w:val="22"/>
          <w:szCs w:val="22"/>
        </w:rPr>
        <w:t>제</w:t>
      </w:r>
      <w:r w:rsidRPr="00404F2D">
        <w:rPr>
          <w:rFonts w:ascii="Times New Roman" w:eastAsia="바탕체" w:hAnsi="Times New Roman" w:hint="eastAsia" w:cs="Times New Roman"/>
          <w:b/>
          <w:color w:val="000000"/>
          <w:sz w:val="22"/>
          <w:szCs w:val="22"/>
        </w:rPr>
        <w:t>14</w:t>
      </w:r>
      <w:r w:rsidRPr="00404F2D">
        <w:rPr>
          <w:rFonts w:ascii="Times New Roman" w:eastAsia="바탕체" w:hAnsi="Times New Roman" w:cs="Times New Roman"/>
          <w:b/>
          <w:color w:val="000000"/>
          <w:sz w:val="22"/>
          <w:szCs w:val="22"/>
        </w:rPr>
        <w:t>조</w:t>
      </w:r>
      <w:r w:rsidRPr="00404F2D">
        <w:rPr>
          <w:rFonts w:ascii="Times New Roman" w:eastAsia="바탕체" w:hAnsi="Times New Roman" w:hint="eastAsia" w:cs="Times New Roman"/>
          <w:b/>
          <w:color w:val="000000"/>
          <w:sz w:val="22"/>
          <w:szCs w:val="22"/>
        </w:rPr>
        <w:t>【</w:t>
      </w:r>
      <w:r w:rsidRPr="00404F2D">
        <w:rPr>
          <w:rFonts w:ascii="Times New Roman" w:eastAsia="바탕체" w:hAnsi="Times New Roman" w:cs="Times New Roman"/>
          <w:b/>
          <w:color w:val="000000"/>
          <w:sz w:val="22"/>
          <w:szCs w:val="22"/>
        </w:rPr>
        <w:t>지방세법</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개정에</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따른</w:t>
      </w:r>
      <w:r w:rsidRPr="00404F2D">
        <w:rPr>
          <w:rFonts w:ascii="Times New Roman" w:eastAsia="바탕체" w:hAnsi="Times New Roman" w:cs="Times New Roman"/>
          <w:b/>
          <w:color w:val="000000"/>
          <w:sz w:val="22"/>
          <w:szCs w:val="22"/>
        </w:rPr>
        <w:t xml:space="preserve"> </w:t>
      </w:r>
      <w:r w:rsidRPr="00404F2D">
        <w:rPr>
          <w:rFonts w:ascii="Times New Roman" w:eastAsia="바탕체" w:hAnsi="Times New Roman" w:cs="Times New Roman"/>
          <w:b/>
          <w:color w:val="000000"/>
          <w:sz w:val="22"/>
          <w:szCs w:val="22"/>
        </w:rPr>
        <w:t>특약</w:t>
      </w:r>
      <w:r w:rsidRPr="00404F2D">
        <w:rPr>
          <w:rFonts w:ascii="Times New Roman" w:eastAsia="바탕체" w:hAnsi="Times New Roman" w:hint="eastAsia" w:cs="Times New Roman"/>
          <w:b/>
          <w:color w:val="000000"/>
          <w:sz w:val="22"/>
          <w:szCs w:val="22"/>
        </w:rPr>
        <w:t>】</w:t>
      </w:r>
    </w:p>
    <w:p w14:paraId="56976767"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9</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국세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지방세</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등기소에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0966C891"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과세완납증명서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지연으로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신탁등기가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지연되어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w:t>
      </w:r>
      <w:r w:rsidRPr="00404F2D">
        <w:rPr>
          <w:rFonts w:ascii="Times New Roman" w:hAnsi="Times New Roman" w:cs="Times New Roman" w:eastAsia="바탕체"/>
          <w:bCs/>
          <w:color w:val="000000"/>
          <w:kern w:val="0"/>
          <w:sz w:val="22"/>
          <w:szCs w:val="22"/>
          <w:shd w:val="clear" w:color="auto" w:fill="FFFFFF"/>
        </w:rPr>
        <w:t>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lastRenderedPageBreak/>
        <w:t>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귀책사유가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책임을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4729169A"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추가하여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실질적인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수익자로서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지방세법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명의로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고지되는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주체임을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인식하고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납부하기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조치</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세금고지서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포함하나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이행하여야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 xml:space="preserve">. </w:t>
      </w:r>
    </w:p>
    <w:p w14:paraId="0E54E711"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수익자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③</w:t>
      </w:r>
      <w:r w:rsidRPr="00404F2D">
        <w:rPr>
          <w:rFonts w:ascii="Times New Roman" w:hAnsi="Times New Roman" w:cs="Times New Roman" w:eastAsia="바탕체"/>
          <w:bCs/>
          <w:color w:val="000000"/>
          <w:kern w:val="0"/>
          <w:sz w:val="22"/>
          <w:szCs w:val="22"/>
          <w:shd w:val="clear" w:color="auto" w:fill="FFFFFF"/>
        </w:rPr>
        <w:t>항과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명의로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고지되는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고유재산으로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세금을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체납처분이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인지하고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6A3137D6"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제④항에도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체납세금에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고유재산으로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세금을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납부하는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12</w:t>
      </w:r>
      <w:r w:rsidRPr="00404F2D">
        <w:rPr>
          <w:rFonts w:ascii="Times New Roman" w:hint="eastAsia" w:hAnsi="Times New Roman" w:cs="Times New Roman" w:eastAsia="바탕체"/>
          <w:bCs/>
          <w:color w:val="000000"/>
          <w:kern w:val="0"/>
          <w:sz w:val="22"/>
          <w:szCs w:val="22"/>
          <w:shd w:val="clear" w:color="auto" w:fill="FFFFFF"/>
        </w:rPr>
        <w:t>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제기하지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 xml:space="preserve">. </w:t>
      </w:r>
    </w:p>
    <w:p w14:paraId="7D380393" w14:textId="77777777" w:rsidR="00930A79" w:rsidRPr="00404F2D" w:rsidRDefault="00930A79">
      <w:pPr>
        <w:pStyle w:val="TKNormal"/>
        <w:numPr>
          <w:ilvl w:val="0"/>
          <w:numId w:val="16"/>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납세의무자로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미납</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조세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채무가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성립하였으나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당시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납부기한이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도래하지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않은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있음에도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불구하고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들이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동의한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다음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방법으로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조세상당액이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예치된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응할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조항에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예치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업무처리에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이의를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제기할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정산내역서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제출함으로써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조세상당액</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예치를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갈음할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p>
    <w:p w14:paraId="68EE21C0"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신탁재산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충당하기에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충분한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있는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상당액을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예치하여야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한다</w:t>
      </w:r>
      <w:r w:rsidRPr="00404F2D">
        <w:rPr>
          <w:rFonts w:ascii="Times New Roman" w:eastAsia="바탕체" w:hAnsi="Times New Roman" w:cs="Times New Roman"/>
          <w:sz w:val="22"/>
          <w:szCs w:val="22"/>
        </w:rPr>
        <w:t>.</w:t>
      </w:r>
    </w:p>
    <w:p w14:paraId="1291ACA0"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신탁재산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내에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납부하기에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충분한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금전이</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없는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인정하는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방법에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금액</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현금</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이행보증보험증권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세금납부를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즉시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현금화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가능한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수단</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예치하여야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한다</w:t>
      </w:r>
      <w:r w:rsidRPr="00404F2D">
        <w:rPr>
          <w:rFonts w:ascii="Times New Roman" w:eastAsia="바탕체" w:hAnsi="Times New Roman" w:cs="Times New Roman"/>
          <w:sz w:val="22"/>
          <w:szCs w:val="22"/>
        </w:rPr>
        <w:t>.</w:t>
      </w:r>
    </w:p>
    <w:p w14:paraId="799842D9" w14:textId="77777777" w:rsidR="00930A79" w:rsidRPr="00404F2D" w:rsidRDefault="00930A79">
      <w:pPr>
        <w:pStyle w:val="TKNormal"/>
        <w:numPr>
          <w:ilvl w:val="0"/>
          <w:numId w:val="17"/>
        </w:numPr>
        <w:wordWrap w:val="0"/>
        <w:autoSpaceDE w:val="0"/>
        <w:autoSpaceDN w:val="0"/>
        <w:snapToGrid w:val="0"/>
        <w:spacing w:line="360" w:lineRule="auto" w:after="0"/>
        <w:ind w:left="1156" w:hanging="357"/>
        <w:rPr>
          <w:rFonts w:ascii="Times New Roman" w:eastAsia="바탕체" w:hAnsi="Times New Roman" w:cs="Times New Roman"/>
          <w:sz w:val="22"/>
          <w:szCs w:val="22"/>
        </w:rPr>
      </w:pPr>
      <w:r w:rsidRPr="00404F2D">
        <w:rPr>
          <w:rFonts w:ascii="Times New Roman" w:eastAsia="바탕체" w:hAnsi="Times New Roman" w:cs="Times New Roman"/>
          <w:sz w:val="22"/>
          <w:szCs w:val="22"/>
        </w:rPr>
        <w:t>위탁자가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w:t>
      </w:r>
      <w:r w:rsidRPr="00404F2D">
        <w:rPr>
          <w:rFonts w:ascii="Times New Roman" w:eastAsia="바탕체" w:hAnsi="Times New Roman" w:cs="Times New Roman"/>
          <w:sz w:val="22"/>
          <w:szCs w:val="22"/>
        </w:rPr>
        <w:t>1</w:t>
      </w:r>
      <w:r w:rsidRPr="00404F2D">
        <w:rPr>
          <w:rFonts w:ascii="Times New Roman" w:eastAsia="바탕체" w:hAnsi="Times New Roman" w:cs="Times New Roman"/>
          <w:sz w:val="22"/>
          <w:szCs w:val="22"/>
        </w:rPr>
        <w:t>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및</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제</w:t>
      </w:r>
      <w:r w:rsidRPr="00404F2D">
        <w:rPr>
          <w:rFonts w:ascii="Times New Roman" w:eastAsia="바탕체" w:hAnsi="Times New Roman" w:cs="Times New Roman"/>
          <w:sz w:val="22"/>
          <w:szCs w:val="22"/>
        </w:rPr>
        <w:t>2</w:t>
      </w:r>
      <w:r w:rsidRPr="00404F2D">
        <w:rPr>
          <w:rFonts w:ascii="Times New Roman" w:eastAsia="바탕체" w:hAnsi="Times New Roman" w:cs="Times New Roman"/>
          <w:sz w:val="22"/>
          <w:szCs w:val="22"/>
        </w:rPr>
        <w:t>호에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전년도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액의</w:t>
      </w:r>
      <w:r w:rsidRPr="00404F2D">
        <w:rPr>
          <w:rFonts w:ascii="Times New Roman" w:eastAsia="바탕체" w:hAnsi="Times New Roman" w:cs="Times New Roman"/>
          <w:sz w:val="22"/>
          <w:szCs w:val="22"/>
        </w:rPr>
        <w:t xml:space="preserve"> 120% </w:t>
      </w:r>
      <w:r w:rsidRPr="00404F2D">
        <w:rPr>
          <w:rFonts w:ascii="Times New Roman" w:eastAsia="바탕체" w:hAnsi="Times New Roman" w:cs="Times New Roman"/>
          <w:sz w:val="22"/>
          <w:szCs w:val="22"/>
        </w:rPr>
        <w:t>수준</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해당</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남는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금액은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신탁계약에서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정한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바에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따라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반환하고</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해당</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조세납부를</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위하여</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부족한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위탁자</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또는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수익자가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그</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부족분을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지급한다</w:t>
      </w:r>
      <w:r w:rsidRPr="00404F2D">
        <w:rPr>
          <w:rFonts w:ascii="Times New Roman" w:eastAsia="바탕체" w:hAnsi="Times New Roman" w:cs="Times New Roman"/>
          <w:sz w:val="22"/>
          <w:szCs w:val="22"/>
        </w:rPr>
        <w:t>.)</w:t>
      </w:r>
      <w:r w:rsidRPr="00404F2D">
        <w:rPr>
          <w:rFonts w:ascii="Times New Roman" w:eastAsia="바탕체" w:hAnsi="Times New Roman" w:cs="Times New Roman"/>
          <w:sz w:val="22"/>
          <w:szCs w:val="22"/>
        </w:rPr>
        <w:t>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수탁자에게</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예치하는</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것을</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원칙으로</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하나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과세기준금액의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급등락</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등의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경우</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예치금액수준은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수탁자가</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조정할</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수</w:t>
      </w:r>
      <w:r w:rsidRPr="00404F2D">
        <w:rPr>
          <w:rFonts w:ascii="Times New Roman" w:eastAsia="바탕체" w:hAnsi="Times New Roman" w:cs="Times New Roman"/>
          <w:sz w:val="22"/>
          <w:szCs w:val="22"/>
        </w:rPr>
        <w:t xml:space="preserve"> </w:t>
      </w:r>
      <w:r w:rsidRPr="00404F2D">
        <w:rPr>
          <w:rFonts w:ascii="Times New Roman" w:eastAsia="바탕체" w:hAnsi="Times New Roman" w:cs="Times New Roman"/>
          <w:sz w:val="22"/>
          <w:szCs w:val="22"/>
        </w:rPr>
        <w:t>있다</w:t>
      </w:r>
      <w:r w:rsidRPr="00404F2D">
        <w:rPr>
          <w:rFonts w:ascii="Times New Roman" w:eastAsia="바탕체" w:hAnsi="Times New Roman" w:cs="Times New Roman"/>
          <w:sz w:val="22"/>
          <w:szCs w:val="22"/>
        </w:rPr>
        <w:t>.</w:t>
      </w:r>
    </w:p>
    <w:p w14:paraId="61497F08" w14:textId="77777777" w:rsidR="00930A79" w:rsidRPr="00404F2D" w:rsidRDefault="00930A79" w:rsidP="006A29C3">
      <w:pPr>
        <w:pStyle w:val="TKNormal"/>
        <w:snapToGrid w:val="0"/>
        <w:spacing w:line="360" w:lineRule="auto" w:after="0"/>
        <w:ind w:leftChars="200" w:left="880" w:hangingChars="200" w:hanging="480"/>
        <w:rPr>
          <w:rFonts w:ascii="Times New Roman" w:eastAsia="바탕체" w:hAnsi="Times New Roman" w:cs="Times New Roman"/>
          <w:color w:val="000000"/>
          <w:sz w:val="22"/>
          <w:szCs w:val="22"/>
        </w:rPr>
      </w:pPr>
      <w:r w:rsidRPr="00404F2D">
        <w:rPr>
          <w:rFonts w:ascii="Times New Roman" w:eastAsia="바탕체" w:hAnsi="Times New Roman" w:hint="eastAsia" w:cs="Times New Roman"/>
          <w:color w:val="000000"/>
          <w:sz w:val="22"/>
          <w:szCs w:val="22"/>
        </w:rPr>
        <w:t xml:space="preserve"> </w:t>
      </w:r>
    </w:p>
    <w:p w14:paraId="5B9B4E04"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r w:rsidRPr="00404F2D">
        <w:rPr>
          <w:rFonts w:ascii="Times New Roman" w:eastAsia="바탕체" w:hAnsi="Times New Roman" w:cs="Times New Roman"/>
          <w:b/>
          <w:sz w:val="22"/>
          <w:szCs w:val="22"/>
        </w:rPr>
        <w:t>제</w:t>
      </w:r>
      <w:r w:rsidRPr="00404F2D">
        <w:rPr>
          <w:rFonts w:ascii="Times New Roman" w:eastAsia="바탕체" w:hAnsi="Times New Roman" w:hint="eastAsia" w:cs="Times New Roman"/>
          <w:b/>
          <w:sz w:val="22"/>
          <w:szCs w:val="22"/>
        </w:rPr>
        <w:t>15</w:t>
      </w:r>
      <w:r w:rsidRPr="00404F2D">
        <w:rPr>
          <w:rFonts w:ascii="Times New Roman" w:eastAsia="바탕체" w:hAnsi="Times New Roman" w:cs="Times New Roman"/>
          <w:b/>
          <w:sz w:val="22"/>
          <w:szCs w:val="22"/>
        </w:rPr>
        <w:t>조</w:t>
      </w:r>
      <w:r w:rsidRPr="00404F2D">
        <w:rPr>
          <w:rFonts w:ascii="Times New Roman" w:eastAsia="바탕체" w:hAnsi="Times New Roman" w:cs="Times New Roman"/>
          <w:b/>
          <w:sz w:val="22"/>
          <w:szCs w:val="22"/>
        </w:rPr>
        <w:t xml:space="preserve"> </w:t>
      </w:r>
      <w:r w:rsidRPr="00404F2D">
        <w:rPr>
          <w:rFonts w:ascii="Times New Roman" w:eastAsia="바탕체" w:hAnsi="Times New Roman" w:hint="eastAsia" w:cs="Times New Roman"/>
          <w:b/>
          <w:sz w:val="22"/>
          <w:szCs w:val="22"/>
        </w:rPr>
        <w:t>【신탁부동산</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관리에</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대한</w:t>
      </w:r>
      <w:r w:rsidRPr="00404F2D">
        <w:rPr>
          <w:rFonts w:ascii="Times New Roman" w:eastAsia="바탕체" w:hAnsi="Times New Roman" w:hint="eastAsia" w:cs="Times New Roman"/>
          <w:b/>
          <w:sz w:val="22"/>
          <w:szCs w:val="22"/>
        </w:rPr>
        <w:t xml:space="preserve"> </w:t>
      </w:r>
      <w:r w:rsidRPr="00404F2D">
        <w:rPr>
          <w:rFonts w:ascii="Times New Roman" w:eastAsia="바탕체" w:hAnsi="Times New Roman" w:hint="eastAsia" w:cs="Times New Roman"/>
          <w:b/>
          <w:sz w:val="22"/>
          <w:szCs w:val="22"/>
        </w:rPr>
        <w:t>특약</w:t>
      </w:r>
      <w:r w:rsidRPr="00404F2D">
        <w:rPr>
          <w:rFonts w:ascii="Times New Roman" w:eastAsia="바탕체" w:hAnsi="Times New Roman" w:hint="eastAsia" w:cs="Times New Roman"/>
          <w:sz w:val="22"/>
          <w:szCs w:val="22"/>
        </w:rPr>
        <w:t>】</w:t>
      </w:r>
    </w:p>
    <w:p w14:paraId="700CCFCF"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수익</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권한을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갖고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비용</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권리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부담한다</w:t>
      </w:r>
      <w:r w:rsidRPr="00404F2D">
        <w:rPr>
          <w:rFonts w:ascii="Times New Roman" w:hAnsi="Times New Roman" w:cs="Times New Roman" w:eastAsia="바탕체"/>
          <w:bCs/>
          <w:color w:val="000000"/>
          <w:kern w:val="0"/>
          <w:sz w:val="22"/>
          <w:szCs w:val="22"/>
          <w:shd w:val="clear" w:color="auto" w:fill="FFFFFF"/>
        </w:rPr>
        <w:t>.</w:t>
      </w:r>
    </w:p>
    <w:p w14:paraId="368D28AB"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eastAsia="바탕체" w:hAnsi="Times New Roman" w:cs="Times New Roman"/>
          <w:sz w:val="22"/>
          <w:szCs w:val="22"/>
        </w:rPr>
      </w:pPr>
      <w:commentRangeStart w:id="27"/>
      <w:r>
        <w:rPr>
          <w:rFonts w:ascii="Times New Roman" w:hAnsi="Times New Roman" w:cs="Times New Roman" w:eastAsia="바탕체"/>
          <w:sz w:val="22"/>
          <w:szCs w:val="22"/>
        </w:rPr>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②</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11</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6</w:t>
      </w:r>
      <w:r w:rsidRPr="00404F2D">
        <w:rPr>
          <w:rFonts w:ascii="Times New Roman" w:hAnsi="Times New Roman" w:cs="Times New Roman" w:eastAsia="바탕체"/>
          <w:bCs/>
          <w:color w:val="000000"/>
          <w:kern w:val="0"/>
          <w:sz w:val="22"/>
          <w:szCs w:val="22"/>
          <w:shd w:val="clear" w:color="auto" w:fill="FFFFFF"/>
        </w:rPr>
        <w:t>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불구하고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승낙</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변경사항에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통지함으로써</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정하는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방법에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임대인으로서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임대차계약을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변경계약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신탁부동산을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직접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점유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사용할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임대차보증금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관리비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취득한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금원을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Ansi="Times New Roman" w:cs="Times New Roman" w:eastAsia="바탕체"/>
          <w:bCs/>
          <w:color w:val="000000"/>
          <w:kern w:val="0"/>
          <w:sz w:val="22"/>
          <w:szCs w:val="22"/>
          <w:shd w:val="clear" w:color="auto" w:fill="FFFFFF"/>
        </w:rPr>
        <w:t>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자산보관기관에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보관위탁하거나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이득을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직접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취할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있다</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명확히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lastRenderedPageBreak/>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수취하는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임대차보증금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임대료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모든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금원은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포함되지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아니하고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대출약정서상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대출원리금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상환에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충당되지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처분대금을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w:t>
      </w:r>
      <w:r w:rsidRPr="00404F2D">
        <w:rPr>
          <w:rFonts w:ascii="Times New Roman" w:hint="eastAsia" w:hAnsi="Times New Roman" w:cs="Times New Roman" w:eastAsia="바탕체"/>
          <w:bCs/>
          <w:color w:val="000000"/>
          <w:kern w:val="0"/>
          <w:sz w:val="22"/>
          <w:szCs w:val="22"/>
        </w:rPr>
        <w:t>(1</w:t>
      </w:r>
      <w:r w:rsidRPr="00404F2D">
        <w:rPr>
          <w:rFonts w:ascii="Times New Roman" w:hint="eastAsia" w:hAnsi="Times New Roman" w:cs="Times New Roman" w:eastAsia="바탕체"/>
          <w:bCs/>
          <w:color w:val="000000"/>
          <w:kern w:val="0"/>
          <w:sz w:val="22"/>
          <w:szCs w:val="22"/>
        </w:rPr>
        <w:t>순위</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우선수익자의</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우선수익권으로</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담보되는</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임대차보증금</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금</w:t>
      </w:r>
      <w:r w:rsidRPr="00404F2D">
        <w:rPr>
          <w:rFonts w:ascii="Times New Roman" w:hint="eastAsia" w:hAnsi="Times New Roman" w:cs="Times New Roman" w:eastAsia="바탕체"/>
          <w:bCs/>
          <w:color w:val="000000"/>
          <w:kern w:val="0"/>
          <w:sz w:val="22"/>
          <w:szCs w:val="22"/>
        </w:rPr>
        <w:t>2,132,586,000</w:t>
      </w:r>
      <w:r w:rsidRPr="00404F2D">
        <w:rPr>
          <w:rFonts w:ascii="Times New Roman" w:hint="eastAsia" w:hAnsi="Times New Roman" w:cs="Times New Roman" w:eastAsia="바탕체"/>
          <w:bCs/>
          <w:color w:val="000000"/>
          <w:kern w:val="0"/>
          <w:sz w:val="22"/>
          <w:szCs w:val="22"/>
        </w:rPr>
        <w:t>원은</w:t>
      </w:r>
      <w:r w:rsidRPr="00404F2D">
        <w:rPr>
          <w:rFonts w:ascii="Times New Roman" w:hint="eastAsia" w:hAnsi="Times New Roman" w:cs="Times New Roman" w:eastAsia="바탕체"/>
          <w:bCs/>
          <w:color w:val="000000"/>
          <w:kern w:val="0"/>
          <w:sz w:val="22"/>
          <w:szCs w:val="22"/>
        </w:rPr>
        <w:t xml:space="preserve"> </w:t>
      </w:r>
      <w:r w:rsidRPr="00404F2D">
        <w:rPr>
          <w:rFonts w:ascii="Times New Roman" w:hint="eastAsia" w:hAnsi="Times New Roman" w:cs="Times New Roman" w:eastAsia="바탕체"/>
          <w:bCs/>
          <w:color w:val="000000"/>
          <w:kern w:val="0"/>
          <w:sz w:val="22"/>
          <w:szCs w:val="22"/>
        </w:rPr>
        <w:t>제외함</w:t>
      </w:r>
      <w:r w:rsidRPr="00404F2D">
        <w:rPr>
          <w:rFonts w:ascii="Times New Roman" w:hint="eastAsia" w:hAnsi="Times New Roman" w:cs="Times New Roman" w:eastAsia="바탕체"/>
          <w:bCs/>
          <w:color w:val="000000"/>
          <w:kern w:val="0"/>
          <w:sz w:val="22"/>
          <w:szCs w:val="22"/>
        </w:rPr>
        <w:t>)</w:t>
      </w:r>
      <w:r w:rsidRPr="00404F2D">
        <w:rPr>
          <w:rFonts w:ascii="Times New Roman" w:hint="eastAsia" w:hAnsi="Times New Roman" w:cs="Times New Roman" w:eastAsia="바탕체"/>
          <w:bCs/>
          <w:color w:val="000000"/>
          <w:kern w:val="0"/>
          <w:sz w:val="22"/>
          <w:szCs w:val="22"/>
          <w:shd w:val="clear" w:color="auto" w:fill="FFFFFF"/>
        </w:rPr>
        <w:t>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w:t>
      </w:r>
      <w:r w:rsidRPr="00404F2D">
        <w:rPr>
          <w:rFonts w:ascii="Times New Roman"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3</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다음이자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5</w:t>
      </w:r>
      <w:r w:rsidRPr="00404F2D">
        <w:rPr>
          <w:rFonts w:ascii="Times New Roman" w:hint="eastAsia" w:hAnsi="Times New Roman" w:cs="Times New Roman" w:eastAsia="바탕체"/>
          <w:bCs/>
          <w:color w:val="000000"/>
          <w:kern w:val="0"/>
          <w:sz w:val="22"/>
          <w:szCs w:val="22"/>
          <w:shd w:val="clear" w:color="auto" w:fill="FFFFFF"/>
        </w:rPr>
        <w:t>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바로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순위로서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수익권보다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것으로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r>
      <w:ins w:id="20001" w:author="코람코 상장리츠팀" w:date="2026-10-13T18:00:00Z">
        <w:r>
          <w:rPr>
            <w:rFonts w:ascii="Times New Roman" w:hAnsi="Times New Roman" w:cs="Times New Roman" w:eastAsia="바탕체"/>
            <w:bCs/>
            <w:color w:val="000000"/>
            <w:kern w:val="0"/>
            <w:sz w:val="22"/>
            <w:szCs w:val="22"/>
            <w:shd w:val="clear" w:color="auto" w:fill="FFFFFF"/>
          </w:rPr>
          <w:t xml:space="preserve"> 본 항에 따른 임대차보증금의 정산 순서는 임차인을 위한 담보권 또는 우선수익권을 설정하는 것이 아니며, 대출약정서 제11조 제6항 제(2)호에 따른 대주 우선수익자들의 권리에 영향을 미치지 아니한다.</w:t>
        </w:r>
      </w:ins>
      <w:r>
        <w:rPr>
          <w:rFonts w:ascii="Times New Roman" w:hAnsi="Times New Roman" w:cs="Times New Roman" w:eastAsia="바탕체"/>
          <w:sz w:val="22"/>
          <w:szCs w:val="22"/>
        </w:rPr>
      </w:r>
      <w:commentRangeEnd w:id="27"/>
      <w:r>
        <w:rPr>
          <w:rStyle w:val="CommentReference"/>
          <w:rFonts w:ascii="Times New Roman" w:hAnsi="Times New Roman" w:cs="Times New Roman" w:eastAsia="바탕체"/>
          <w:sz w:val="22"/>
          <w:szCs w:val="22"/>
        </w:rPr>
        <w:commentReference w:id="27"/>
      </w:r>
    </w:p>
    <w:p w14:paraId="605DF452"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현재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&lt;</w:t>
      </w:r>
      <w:r w:rsidRPr="00404F2D">
        <w:rPr>
          <w:rFonts w:ascii="Times New Roman" w:hint="eastAsia" w:hAnsi="Times New Roman" w:cs="Times New Roman" w:eastAsia="바탕체"/>
          <w:bCs/>
          <w:color w:val="000000"/>
          <w:kern w:val="0"/>
          <w:sz w:val="22"/>
          <w:szCs w:val="22"/>
          <w:shd w:val="clear" w:color="auto" w:fill="FFFFFF"/>
        </w:rPr>
        <w:t>별지</w:t>
      </w:r>
      <w:r w:rsidRPr="00404F2D">
        <w:rPr>
          <w:rFonts w:ascii="Times New Roman" w:hint="eastAsia" w:hAnsi="Times New Roman" w:cs="Times New Roman" w:eastAsia="바탕체"/>
          <w:bCs/>
          <w:color w:val="000000"/>
          <w:kern w:val="0"/>
          <w:sz w:val="22"/>
          <w:szCs w:val="22"/>
          <w:shd w:val="clear" w:color="auto" w:fill="FFFFFF"/>
        </w:rPr>
        <w:t xml:space="preserve">&gt; </w:t>
      </w:r>
      <w:r w:rsidRPr="00404F2D">
        <w:rPr>
          <w:rFonts w:ascii="Times New Roman" w:hint="eastAsia" w:hAnsi="Times New Roman" w:cs="Times New Roman" w:eastAsia="바탕체"/>
          <w:bCs/>
          <w:color w:val="000000"/>
          <w:kern w:val="0"/>
          <w:sz w:val="22"/>
          <w:szCs w:val="22"/>
          <w:shd w:val="clear" w:color="auto" w:fill="FFFFFF"/>
        </w:rPr>
        <w:t>기재의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이외의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존재하지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아니함을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확인한다</w:t>
      </w:r>
      <w:r w:rsidRPr="00404F2D">
        <w:rPr>
          <w:rFonts w:ascii="Times New Roman" w:hint="eastAsia" w:hAnsi="Times New Roman" w:cs="Times New Roman" w:eastAsia="바탕체"/>
          <w:bCs/>
          <w:color w:val="000000"/>
          <w:kern w:val="0"/>
          <w:sz w:val="22"/>
          <w:szCs w:val="22"/>
          <w:shd w:val="clear" w:color="auto" w:fill="FFFFFF"/>
        </w:rPr>
        <w:t>.</w:t>
      </w:r>
    </w:p>
    <w:p w14:paraId="0F72E394"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②</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여타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규정에도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불구하고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의무는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있으며</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요구할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자신의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책임으로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임대차보증금을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면책시키기로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45916CEC" w14:textId="77777777" w:rsidR="00930A79" w:rsidRPr="00404F2D" w:rsidRDefault="00930A79">
      <w:pPr>
        <w:pStyle w:val="TKNormal"/>
        <w:numPr>
          <w:ilvl w:val="0"/>
          <w:numId w:val="20"/>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임차인에게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임대차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물건이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담보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목적으로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신탁되었다는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취지의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사실을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인지시켜야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그러한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인지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채무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불이행시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신탁부동산을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처분</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임대차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770C7080"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3344C56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16</w:t>
      </w:r>
      <w:r w:rsidRPr="00404F2D">
        <w:rPr>
          <w:rFonts w:ascii="Times New Roman" w:eastAsia="바탕체" w:hAnsi="Times New Roman" w:hint="eastAsia" w:cs="Times New Roman"/>
          <w:b/>
          <w:color w:val="000000"/>
          <w:sz w:val="22"/>
          <w:szCs w:val="22"/>
        </w:rPr>
        <w:t>조【신탁보수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및</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등기비용</w:t>
      </w:r>
      <w:r w:rsidRPr="00404F2D">
        <w:rPr>
          <w:rFonts w:ascii="Times New Roman" w:eastAsia="바탕체" w:hAnsi="Times New Roman" w:cs="Times New Roman"/>
          <w:b/>
          <w:color w:val="000000"/>
          <w:sz w:val="22"/>
          <w:szCs w:val="22"/>
        </w:rPr>
        <w:t>】</w:t>
      </w:r>
    </w:p>
    <w:p w14:paraId="7054DCD9"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신규체결에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신탁재산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관리보수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소유권이전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02A95D08"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5</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신탁원부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변경등기를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관리보수로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일백오십만</w:t>
      </w:r>
      <w:r w:rsidRPr="00404F2D">
        <w:rPr>
          <w:rFonts w:ascii="Times New Roman" w:hint="eastAsia" w:hAnsi="Times New Roman" w:cs="Times New Roman" w:eastAsia="바탕체"/>
          <w:bCs/>
          <w:color w:val="000000"/>
          <w:kern w:val="0"/>
          <w:sz w:val="22"/>
          <w:szCs w:val="22"/>
          <w:shd w:val="clear" w:color="auto" w:fill="FFFFFF"/>
        </w:rPr>
        <w:t>(1,500,000)</w:t>
      </w:r>
      <w:r w:rsidRPr="00404F2D">
        <w:rPr>
          <w:rFonts w:ascii="Times New Roman" w:hint="eastAsia" w:hAnsi="Times New Roman" w:cs="Times New Roman" w:eastAsia="바탕체"/>
          <w:bCs/>
          <w:color w:val="000000"/>
          <w:kern w:val="0"/>
          <w:sz w:val="22"/>
          <w:szCs w:val="22"/>
          <w:shd w:val="clear" w:color="auto" w:fill="FFFFFF"/>
        </w:rPr>
        <w:t>원을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추가로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해당</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부담하기로한다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3662BA79"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15"/>
      <w:r>
        <w:rPr>
          <w:rFonts w:ascii="Times New Roman" w:hAnsi="Times New Roman" w:cs="Times New Roman" w:eastAsia="바탕체"/>
          <w:sz w:val="22"/>
          <w:szCs w:val="22"/>
        </w:rPr>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2</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①</w:t>
      </w:r>
      <w:r w:rsidRPr="00404F2D">
        <w:rPr>
          <w:rFonts w:ascii="Times New Roman" w:hint="eastAsia" w:hAnsi="Times New Roman" w:cs="Times New Roman" w:eastAsia="바탕체"/>
          <w:bCs/>
          <w:color w:val="000000"/>
          <w:kern w:val="0"/>
          <w:sz w:val="22"/>
          <w:szCs w:val="22"/>
          <w:shd w:val="clear" w:color="auto" w:fill="FFFFFF"/>
        </w:rPr>
        <w:t>항</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 xml:space="preserve">1</w:t>
      </w:r>
      <w:r w:rsidRPr="00404F2D">
        <w:rPr>
          <w:rFonts w:ascii="Times New Roman" w:hint="eastAsia" w:hAnsi="Times New Roman" w:cs="Times New Roman" w:eastAsia="바탕체"/>
          <w:bCs/>
          <w:color w:val="000000"/>
          <w:kern w:val="0"/>
          <w:sz w:val="22"/>
          <w:szCs w:val="22"/>
          <w:shd w:val="clear" w:color="auto" w:fill="FFFFFF"/>
        </w:rPr>
        <w:t>호에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처분보수는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23</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호에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따라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처분대금에서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정산할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있다</w:t>
      </w:r>
      <w:r w:rsidRPr="00404F2D">
        <w:rPr>
          <w:rFonts w:ascii="Times New Roman" w:hint="eastAsia" w:hAnsi="Times New Roman" w:cs="Times New Roman" w:eastAsia="바탕체"/>
          <w:bCs/>
          <w:color w:val="000000"/>
          <w:kern w:val="0"/>
          <w:sz w:val="22"/>
          <w:szCs w:val="22"/>
          <w:shd w:val="clear" w:color="auto" w:fill="FFFFFF"/>
        </w:rPr>
        <w:t>.</w:t>
      </w:r>
      <w:r>
        <w:rPr>
          <w:rFonts w:ascii="Times New Roman" w:hAnsi="Times New Roman" w:cs="Times New Roman" w:eastAsia="바탕체"/>
          <w:sz w:val="22"/>
          <w:szCs w:val="22"/>
        </w:rPr>
      </w:r>
      <w:commentRangeEnd w:id="15"/>
      <w:r>
        <w:rPr>
          <w:rStyle w:val="CommentReference"/>
          <w:rFonts w:ascii="Times New Roman" w:hAnsi="Times New Roman" w:cs="Times New Roman" w:eastAsia="바탕체"/>
          <w:sz w:val="22"/>
          <w:szCs w:val="22"/>
        </w:rPr>
        <w:commentReference w:id="15"/>
      </w:r>
    </w:p>
    <w:p w14:paraId="04988124"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지급한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어떠한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불문하고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반환되지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699EE9A3" w14:textId="77777777" w:rsidR="00930A79" w:rsidRPr="00404F2D" w:rsidRDefault="00930A79">
      <w:pPr>
        <w:pStyle w:val="TKNormal"/>
        <w:numPr>
          <w:ilvl w:val="0"/>
          <w:numId w:val="18"/>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변경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따른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등기비용은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별도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협의키로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10760ED3"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1C236AC1"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17</w:t>
      </w:r>
      <w:r w:rsidRPr="00404F2D">
        <w:rPr>
          <w:rFonts w:ascii="Times New Roman" w:eastAsia="바탕체" w:hAnsi="Times New Roman" w:hint="eastAsia" w:cs="Times New Roman"/>
          <w:b/>
          <w:color w:val="000000"/>
          <w:sz w:val="22"/>
          <w:szCs w:val="22"/>
        </w:rPr>
        <w:t>조【효력】</w:t>
      </w:r>
    </w:p>
    <w:p w14:paraId="15C32723"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효력은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신탁재산이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형질변경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합필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등으로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면적이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지번</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면적에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유효하게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존속한다</w:t>
      </w:r>
      <w:r w:rsidRPr="00404F2D">
        <w:rPr>
          <w:rFonts w:ascii="Times New Roman" w:hAnsi="Times New Roman" w:cs="Times New Roman" w:eastAsia="바탕체"/>
          <w:bCs/>
          <w:color w:val="000000"/>
          <w:kern w:val="0"/>
          <w:sz w:val="22"/>
          <w:szCs w:val="22"/>
          <w:shd w:val="clear" w:color="auto" w:fill="FFFFFF"/>
        </w:rPr>
        <w:t>.</w:t>
      </w:r>
    </w:p>
    <w:p w14:paraId="7AC125F4"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일부가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무효인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나머지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부분은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계속하여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효력을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가진다</w:t>
      </w:r>
      <w:r w:rsidRPr="00404F2D">
        <w:rPr>
          <w:rFonts w:ascii="Times New Roman" w:hint="eastAsia" w:hAnsi="Times New Roman" w:cs="Times New Roman" w:eastAsia="바탕체"/>
          <w:bCs/>
          <w:color w:val="000000"/>
          <w:kern w:val="0"/>
          <w:sz w:val="22"/>
          <w:szCs w:val="22"/>
          <w:shd w:val="clear" w:color="auto" w:fill="FFFFFF"/>
        </w:rPr>
        <w:t>.</w:t>
      </w:r>
    </w:p>
    <w:p w14:paraId="5EDA0357"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충돌하는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내용이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우선한다</w:t>
      </w:r>
      <w:r w:rsidRPr="00404F2D">
        <w:rPr>
          <w:rFonts w:ascii="Times New Roman" w:hint="eastAsia" w:hAnsi="Times New Roman" w:cs="Times New Roman" w:eastAsia="바탕체"/>
          <w:bCs/>
          <w:color w:val="000000"/>
          <w:kern w:val="0"/>
          <w:sz w:val="22"/>
          <w:szCs w:val="22"/>
          <w:shd w:val="clear" w:color="auto" w:fill="FFFFFF"/>
        </w:rPr>
        <w:t>.</w:t>
      </w:r>
    </w:p>
    <w:p w14:paraId="6CBF0AA0" w14:textId="77777777" w:rsidR="00930A79" w:rsidRPr="00404F2D" w:rsidRDefault="00930A79">
      <w:pPr>
        <w:pStyle w:val="TKNormal"/>
        <w:numPr>
          <w:ilvl w:val="0"/>
          <w:numId w:val="19"/>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신탁관련법령</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자본시장과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금융투자업에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동법</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하위법규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금융투자업규정에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위배될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법령</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동</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감독규정에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의한다</w:t>
      </w:r>
      <w:r w:rsidRPr="00404F2D">
        <w:rPr>
          <w:rFonts w:ascii="Times New Roman" w:hAnsi="Times New Roman" w:cs="Times New Roman" w:eastAsia="바탕체"/>
          <w:bCs/>
          <w:color w:val="000000"/>
          <w:kern w:val="0"/>
          <w:sz w:val="22"/>
          <w:szCs w:val="22"/>
          <w:shd w:val="clear" w:color="auto" w:fill="FFFFFF"/>
        </w:rPr>
        <w:t>.</w:t>
      </w:r>
    </w:p>
    <w:p w14:paraId="78079D26"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5724B2EA"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18</w:t>
      </w:r>
      <w:r w:rsidRPr="00404F2D">
        <w:rPr>
          <w:rFonts w:ascii="Times New Roman" w:eastAsia="바탕체" w:hAnsi="Times New Roman" w:hint="eastAsia" w:cs="Times New Roman"/>
          <w:b/>
          <w:color w:val="000000"/>
          <w:sz w:val="22"/>
          <w:szCs w:val="22"/>
        </w:rPr>
        <w:t>조【간인대체의</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합의】</w:t>
      </w:r>
    </w:p>
    <w:p w14:paraId="35F09B71"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16"/>
      <w:r>
        <w:rPr>
          <w:rFonts w:ascii="Times New Roman" w:hAnsi="Times New Roman" w:cs="Times New Roman" w:eastAsia="바탕체"/>
          <w:sz w:val="22"/>
          <w:szCs w:val="22"/>
        </w:rPr>
      </w:r>
      <w:r>
        <w:rPr>
          <w:rFonts w:ascii="Times New Roman" w:hint="eastAsia" w:hAnsi="Times New Roman" w:cs="Times New Roman" w:eastAsia="바탕체"/>
          <w:bCs/>
          <w:color w:val="000000"/>
          <w:kern w:val="0"/>
          <w:sz w:val="22"/>
          <w:szCs w:val="22"/>
          <w:shd w:val="clear" w:color="auto" w:fill="FFFFFF"/>
        </w:rPr>
        <w:t xml:space="preserve">위탁자와 수탁자는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간인을</w:t>
      </w:r>
      <w:r w:rsidRPr="00404F2D">
        <w:rPr>
          <w:rFonts w:ascii="Times New Roman" w:hint="eastAsia" w:hAnsi="Times New Roman" w:cs="Times New Roman" w:eastAsia="바탕체"/>
          <w:bCs/>
          <w:color w:val="000000"/>
          <w:kern w:val="0"/>
          <w:sz w:val="22"/>
          <w:szCs w:val="22"/>
          <w:shd w:val="clear" w:color="auto" w:fill="FFFFFF"/>
        </w:rPr>
        <w:t xml:space="preserve"> </w:t>
      </w:r>
      <w:r>
        <w:rPr>
          <w:rFonts w:ascii="Times New Roman" w:hint="eastAsia" w:hAnsi="Times New Roman" w:cs="Times New Roman" w:eastAsia="바탕체"/>
          <w:bCs/>
          <w:color w:val="000000"/>
          <w:kern w:val="0"/>
          <w:sz w:val="22"/>
          <w:szCs w:val="22"/>
          <w:shd w:val="clear" w:color="auto" w:fill="FFFFFF"/>
        </w:rPr>
        <w:t xml:space="preserve">위탁자와 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합의하여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지정하는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직인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천공으로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대체하기로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r>
        <w:rPr>
          <w:rFonts w:ascii="Times New Roman" w:hAnsi="Times New Roman" w:cs="Times New Roman" w:eastAsia="바탕체"/>
          <w:sz w:val="22"/>
          <w:szCs w:val="22"/>
        </w:rPr>
      </w:r>
      <w:commentRangeEnd w:id="16"/>
      <w:r>
        <w:rPr>
          <w:rStyle w:val="CommentReference"/>
          <w:rFonts w:ascii="Times New Roman" w:hAnsi="Times New Roman" w:cs="Times New Roman" w:eastAsia="바탕체"/>
          <w:sz w:val="22"/>
          <w:szCs w:val="22"/>
        </w:rPr>
        <w:commentReference w:id="16"/>
      </w:r>
    </w:p>
    <w:p w14:paraId="6A880F1F"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0B906A3" w14:textId="77777777" w:rsidR="00930A79" w:rsidRPr="00404F2D" w:rsidRDefault="00930A79" w:rsidP="006A29C3">
      <w:pPr>
        <w:pStyle w:val="TKNormal"/>
        <w:snapToGrid w:val="0"/>
        <w:spacing w:line="360" w:lineRule="auto" w:after="0"/>
        <w:rPr>
          <w:rFonts w:ascii="Times New Roman" w:hAnsi="Times New Roman" w:cs="Times New Roman" w:eastAsia="바탕체"/>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19</w:t>
      </w:r>
      <w:r w:rsidRPr="00404F2D">
        <w:rPr>
          <w:rFonts w:ascii="Times New Roman" w:eastAsia="바탕체" w:hAnsi="Times New Roman" w:hint="eastAsia" w:cs="Times New Roman"/>
          <w:b/>
          <w:color w:val="000000"/>
          <w:sz w:val="22"/>
          <w:szCs w:val="22"/>
        </w:rPr>
        <w:t>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【통지】</w:t>
      </w:r>
      <w:r w:rsidRPr="00404F2D">
        <w:rPr>
          <w:rFonts w:hint="eastAsia" w:ascii="Times New Roman" w:hAnsi="Times New Roman" w:cs="Times New Roman" w:eastAsia="바탕체"/>
          <w:sz w:val="22"/>
          <w:szCs w:val="22"/>
        </w:rPr>
        <w:t xml:space="preserve"> </w:t>
      </w:r>
    </w:p>
    <w:p w14:paraId="55403DAE" w14:textId="77777777" w:rsidR="00930A79" w:rsidRPr="00404F2D" w:rsidRDefault="00930A79" w:rsidP="006A29C3">
      <w:pPr>
        <w:pStyle w:val="TKListParagraph"/>
        <w:tabs>
          <w:tab w:val="left" w:pos="400"/>
          <w:tab w:val="left" w:pos="800"/>
          <w:tab w:val="left" w:pos="1600"/>
          <w:tab w:val="left" w:pos="2400"/>
          <w:tab w:val="left" w:pos="3200"/>
        </w:tabs>
        <w:snapToGrid w:val="0"/>
        <w:spacing w:after="0" w:line="360" w:lineRule="auto"/>
        <w:rPr>
          <w:rFonts w:ascii="Times New Roman" w:hAnsi="Times New Roman" w:cs="Times New Roman" w:eastAsia="바탕체"/>
          <w:bCs/>
          <w:color w:val="000000"/>
          <w:kern w:val="0"/>
          <w:sz w:val="22"/>
          <w:shd w:val="clear" w:color="auto" w:fill="FFFFFF"/>
          <w:szCs w:val="22"/>
        </w:rPr>
      </w:pPr>
      <w:commentRangeStart w:id="28"/>
      <w:r>
        <w:rPr>
          <w:rFonts w:ascii="Times New Roman" w:hAnsi="Times New Roman" w:cs="Times New Roman" w:eastAsia="바탕체"/>
          <w:sz w:val="22"/>
          <w:szCs w:val="22"/>
        </w:rPr>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특약상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발송이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요구되거나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허용되는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모든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다음의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통지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서류의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수령을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당사자가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서면으로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지정한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직접</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교부하거나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요금</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선납의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등기우편</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팩시밀리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전자우편으로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Pr>
          <w:rFonts w:ascii="Times New Roman" w:hint="eastAsia" w:hAnsi="Times New Roman" w:cs="Times New Roman" w:eastAsia="바탕체"/>
          <w:bCs/>
          <w:color w:val="000000"/>
          <w:kern w:val="0"/>
          <w:sz w:val="22"/>
          <w:szCs w:val="22"/>
          <w:shd w:val="clear" w:color="auto" w:fill="FFFFFF"/>
        </w:rPr>
        <w:t xml:space="preserve">모든 통지는 인편으로 교부될 경우에는 그 교부일에, 등기우편으로 발송하는 경우에는 그 도달일에, 전자우편으로 발송하는 경우에는 수신확인일에 각 수령된 것으로 본다.</w:t>
      </w:r>
      <w:r>
        <w:rPr>
          <w:rFonts w:ascii="Times New Roman" w:hAnsi="Times New Roman" w:cs="Times New Roman" w:eastAsia="바탕체"/>
          <w:sz w:val="22"/>
          <w:szCs w:val="22"/>
        </w:rPr>
      </w:r>
      <w:commentRangeEnd w:id="28"/>
      <w:r>
        <w:rPr>
          <w:rStyle w:val="CommentReference"/>
          <w:rFonts w:ascii="Times New Roman" w:hAnsi="Times New Roman" w:cs="Times New Roman" w:eastAsia="바탕체"/>
          <w:sz w:val="22"/>
          <w:szCs w:val="22"/>
        </w:rPr>
        <w:commentReference w:id="28"/>
      </w:r>
    </w:p>
    <w:p w14:paraId="1C8B2B55"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tbl>
      <w:tblPr>
        <w:tblStyle w:val="TKNormalTable"/>
        <w:tblW w:w="0" w:type="auto"/>
        <w:jc w:val="right"/>
        <w:tblLook w:val="04A0" w:firstRow="1" w:lastRow="0" w:firstColumn="1" w:lastColumn="0" w:noHBand="0" w:noVBand="1"/>
      </w:tblPr>
      <w:tblGrid>
        <w:gridCol w:w="3896"/>
        <w:gridCol w:w="4608"/>
      </w:tblGrid>
      <w:tr w:rsidR="006A29C3" w:rsidRPr="00404F2D" w14:paraId="64A3EFD3" w14:textId="77777777" w:rsidTr="005E1C22">
        <w:trPr>
          <w:jc w:val="right"/>
        </w:trPr>
        <w:tc>
          <w:tcPr>
            <w:tcW w:w="1486" w:type="dxa"/>
          </w:tcPr>
          <w:p w14:paraId="220A2922"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b/>
                <w:color w:val="000000"/>
                <w:sz w:val="24"/>
              </w:rPr>
              <w:t>위탁자</w:t>
            </w:r>
          </w:p>
          <w:p w14:paraId="7AD8BB3D" w14:textId="77777777" w:rsidR="00930A79" w:rsidRPr="00404F2D" w:rsidRDefault="00930A79" w:rsidP="005E1C22">
            <w:pPr>
              <w:pStyle w:val="TKNormal"/>
              <w:spacing w:line="200" w:lineRule="exact"/>
              <w:rPr>
                <w:rFonts w:ascii="Times New Roman" w:eastAsia="바탕체"/>
                <w:color w:val="000000"/>
                <w:sz w:val="24"/>
              </w:rPr>
            </w:pPr>
          </w:p>
          <w:p w14:paraId="679414B6" w14:textId="77777777" w:rsidR="00930A79" w:rsidRPr="00404F2D" w:rsidRDefault="00930A79" w:rsidP="005E1C22">
            <w:pPr>
              <w:pStyle w:val="TKNormal"/>
              <w:spacing w:line="200" w:lineRule="exact"/>
              <w:rPr>
                <w:rFonts w:ascii="Times New Roman" w:eastAsia="바탕체"/>
                <w:color w:val="000000"/>
                <w:sz w:val="24"/>
              </w:rPr>
            </w:pPr>
          </w:p>
          <w:p w14:paraId="36EB6634" w14:textId="77777777" w:rsidR="00930A79" w:rsidRPr="00404F2D" w:rsidRDefault="00930A79" w:rsidP="005E1C22">
            <w:pPr>
              <w:pStyle w:val="TKNormal"/>
              <w:spacing w:line="200" w:lineRule="exact"/>
              <w:rPr>
                <w:rFonts w:ascii="Times New Roman" w:eastAsia="바탕체"/>
                <w:color w:val="000000"/>
                <w:sz w:val="24"/>
              </w:rPr>
            </w:pPr>
          </w:p>
          <w:p w14:paraId="7FBCBBCB" w14:textId="77777777" w:rsidR="00930A79" w:rsidRPr="00404F2D" w:rsidRDefault="00930A79" w:rsidP="005E1C22">
            <w:pPr>
              <w:pStyle w:val="TKNormal"/>
              <w:spacing w:line="200" w:lineRule="exact"/>
              <w:rPr>
                <w:rFonts w:ascii="Times New Roman" w:eastAsia="바탕체"/>
                <w:color w:val="000000"/>
                <w:sz w:val="24"/>
              </w:rPr>
            </w:pPr>
          </w:p>
          <w:p w14:paraId="067D51F6" w14:textId="77777777" w:rsidR="00930A79" w:rsidRPr="00404F2D" w:rsidRDefault="00930A79" w:rsidP="005E1C22">
            <w:pPr>
              <w:pStyle w:val="TKNormal"/>
              <w:spacing w:line="200" w:lineRule="exact"/>
              <w:rPr>
                <w:rFonts w:ascii="Times New Roman" w:eastAsia="바탕체"/>
                <w:color w:val="000000"/>
                <w:sz w:val="24"/>
              </w:rPr>
            </w:pPr>
          </w:p>
          <w:p w14:paraId="10BDFD8C" w14:textId="77777777" w:rsidR="00930A79" w:rsidRPr="00404F2D" w:rsidRDefault="00930A79" w:rsidP="005E1C22">
            <w:pPr>
              <w:pStyle w:val="TKNormal"/>
              <w:spacing w:line="200" w:lineRule="exact"/>
              <w:rPr>
                <w:rFonts w:ascii="Times New Roman" w:eastAsia="바탕체"/>
                <w:color w:val="000000"/>
                <w:sz w:val="24"/>
              </w:rPr>
            </w:pPr>
          </w:p>
          <w:p w14:paraId="63B499A8"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b/>
                <w:color w:val="000000"/>
                <w:sz w:val="24"/>
              </w:rPr>
              <w:t>수탁자</w:t>
            </w:r>
          </w:p>
        </w:tc>
        <w:tc>
          <w:tcPr>
            <w:tcW w:w="6485" w:type="dxa"/>
          </w:tcPr>
          <w:p w14:paraId="2277ABE8"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hint="eastAsia"/>
                <w:b/>
                <w:sz w:val="24"/>
              </w:rPr>
              <w:t>주식회사</w:t>
            </w:r>
            <w:r w:rsidRPr="00404F2D">
              <w:rPr>
                <w:rFonts w:ascii="Times New Roman" w:eastAsia="바탕체" w:hint="eastAsia"/>
                <w:b/>
                <w:sz w:val="24"/>
              </w:rPr>
              <w:t xml:space="preserve"> </w:t>
            </w:r>
            <w:r w:rsidRPr="00404F2D">
              <w:rPr>
                <w:rFonts w:ascii="Times New Roman" w:eastAsia="바탕체"/>
                <w:b/>
                <w:sz w:val="24"/>
              </w:rPr>
              <w:t>코람코라이프로지스위탁관리부동산투자회사</w:t>
            </w:r>
            <w:r w:rsidRPr="00404F2D">
              <w:rPr>
                <w:rFonts w:ascii="Times New Roman" w:eastAsia="바탕체"/>
                <w:b/>
                <w:sz w:val="24"/>
              </w:rPr>
              <w:t xml:space="preserve"> </w:t>
            </w:r>
          </w:p>
          <w:p w14:paraId="640AB00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주소</w:t>
            </w:r>
            <w:r w:rsidRPr="00404F2D">
              <w:rPr>
                <w:rFonts w:ascii="Times New Roman" w:eastAsia="바탕체"/>
                <w:color w:val="000000"/>
                <w:sz w:val="24"/>
              </w:rPr>
              <w:t xml:space="preserve"> :</w:t>
            </w:r>
            <w:r w:rsidRPr="00404F2D">
              <w:rPr>
                <w:rFonts w:ascii="Times New Roman" w:eastAsia="바탕체"/>
                <w:kern w:val="0"/>
                <w:sz w:val="24"/>
              </w:rPr>
              <w:t xml:space="preserve"> </w:t>
            </w:r>
            <w:r w:rsidRPr="00404F2D">
              <w:rPr>
                <w:rFonts w:ascii="Times New Roman" w:eastAsia="바탕체"/>
                <w:kern w:val="0"/>
                <w:sz w:val="24"/>
              </w:rPr>
              <w:t>서울특별시</w:t>
            </w:r>
            <w:r w:rsidRPr="00404F2D">
              <w:rPr>
                <w:rFonts w:ascii="Times New Roman" w:eastAsia="바탕체"/>
                <w:kern w:val="0"/>
                <w:sz w:val="24"/>
              </w:rPr>
              <w:t xml:space="preserve"> </w:t>
            </w:r>
            <w:r w:rsidRPr="00404F2D">
              <w:rPr>
                <w:rFonts w:ascii="Times New Roman" w:eastAsia="바탕체"/>
                <w:kern w:val="0"/>
                <w:sz w:val="24"/>
              </w:rPr>
              <w:t>강남구</w:t>
            </w:r>
            <w:r w:rsidRPr="00404F2D">
              <w:rPr>
                <w:rFonts w:ascii="Times New Roman" w:eastAsia="바탕체"/>
                <w:kern w:val="0"/>
                <w:sz w:val="24"/>
              </w:rPr>
              <w:t xml:space="preserve"> </w:t>
            </w:r>
            <w:r w:rsidRPr="00404F2D">
              <w:rPr>
                <w:rFonts w:ascii="Times New Roman" w:eastAsia="바탕체"/>
                <w:kern w:val="0"/>
                <w:sz w:val="24"/>
              </w:rPr>
              <w:t>삼성로</w:t>
            </w:r>
            <w:r w:rsidRPr="00404F2D">
              <w:rPr>
                <w:rFonts w:ascii="Times New Roman" w:eastAsia="바탕체"/>
                <w:kern w:val="0"/>
                <w:sz w:val="24"/>
              </w:rPr>
              <w:t xml:space="preserve"> 51</w:t>
            </w:r>
            <w:r w:rsidRPr="00404F2D">
              <w:rPr>
                <w:rFonts w:ascii="Times New Roman" w:eastAsia="바탕체" w:hint="eastAsia"/>
                <w:kern w:val="0"/>
                <w:sz w:val="24"/>
              </w:rPr>
              <w:t xml:space="preserve">1 </w:t>
            </w:r>
            <w:r w:rsidRPr="00404F2D">
              <w:rPr>
                <w:rFonts w:ascii="Times New Roman" w:eastAsia="바탕체"/>
                <w:kern w:val="0"/>
                <w:sz w:val="24"/>
              </w:rPr>
              <w:t>(</w:t>
            </w:r>
            <w:r w:rsidRPr="00404F2D">
              <w:rPr>
                <w:rFonts w:ascii="Times New Roman" w:eastAsia="바탕체"/>
                <w:kern w:val="0"/>
                <w:sz w:val="24"/>
              </w:rPr>
              <w:t>삼성동</w:t>
            </w:r>
            <w:r w:rsidRPr="00404F2D">
              <w:rPr>
                <w:rFonts w:ascii="Times New Roman" w:eastAsia="바탕체"/>
                <w:kern w:val="0"/>
                <w:sz w:val="24"/>
              </w:rPr>
              <w:t>)</w:t>
            </w:r>
          </w:p>
          <w:p w14:paraId="090F169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참조</w:t>
            </w:r>
            <w:r w:rsidRPr="00404F2D">
              <w:rPr>
                <w:rFonts w:ascii="Times New Roman" w:eastAsia="바탕체"/>
                <w:color w:val="000000"/>
                <w:sz w:val="24"/>
              </w:rPr>
              <w:t xml:space="preserve"> : </w:t>
            </w:r>
            <w:r w:rsidRPr="00404F2D">
              <w:rPr>
                <w:rFonts w:ascii="Times New Roman" w:eastAsia="바탕체" w:hint="eastAsia"/>
                <w:color w:val="000000"/>
                <w:sz w:val="24"/>
              </w:rPr>
              <w:t>[*]</w:t>
            </w:r>
          </w:p>
          <w:p w14:paraId="22E18A5A"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전화</w:t>
            </w:r>
            <w:r w:rsidRPr="00404F2D">
              <w:rPr>
                <w:rFonts w:ascii="Times New Roman" w:eastAsia="바탕체"/>
                <w:color w:val="000000"/>
                <w:sz w:val="24"/>
              </w:rPr>
              <w:t xml:space="preserve"> : </w:t>
            </w:r>
            <w:r w:rsidRPr="00404F2D">
              <w:rPr>
                <w:rFonts w:ascii="Times New Roman" w:eastAsia="바탕체" w:hint="eastAsia"/>
                <w:color w:val="000000"/>
                <w:sz w:val="24"/>
              </w:rPr>
              <w:t>[*]</w:t>
            </w:r>
          </w:p>
          <w:p w14:paraId="418551B9" w14:textId="77777777" w:rsidR="00930A79" w:rsidRPr="00404F2D" w:rsidRDefault="00930A79" w:rsidP="005E1C22">
            <w:pPr>
              <w:pStyle w:val="TK"/>
              <w:spacing w:line="200" w:lineRule="exact"/>
              <w:rPr>
                <w:rFonts w:ascii="Times New Roman" w:eastAsia="바탕체" w:hint="eastAsia"/>
                <w:sz w:val="24"/>
                <w:szCs w:val="24"/>
              </w:rPr>
            </w:pPr>
            <w:r w:rsidRPr="00404F2D">
              <w:rPr>
                <w:rFonts w:ascii="Times New Roman" w:eastAsia="바탕체" w:hint="eastAsia"/>
                <w:sz w:val="24"/>
                <w:szCs w:val="24"/>
              </w:rPr>
              <w:t>팩스번호</w:t>
            </w:r>
            <w:r w:rsidRPr="00404F2D">
              <w:rPr>
                <w:rFonts w:ascii="Times New Roman" w:eastAsia="바탕체" w:hint="eastAsia"/>
                <w:sz w:val="24"/>
                <w:szCs w:val="24"/>
              </w:rPr>
              <w:t xml:space="preserve"> :</w:t>
            </w:r>
            <w:r w:rsidRPr="00404F2D">
              <w:rPr>
                <w:rFonts w:ascii="Times New Roman" w:eastAsia="바탕체"/>
                <w:sz w:val="24"/>
                <w:szCs w:val="24"/>
              </w:rPr>
              <w:t xml:space="preserve"> </w:t>
            </w:r>
            <w:r w:rsidRPr="00404F2D">
              <w:rPr>
                <w:rFonts w:ascii="Times New Roman" w:eastAsia="바탕체" w:hint="eastAsia"/>
                <w:sz w:val="24"/>
                <w:szCs w:val="24"/>
              </w:rPr>
              <w:t>[*]</w:t>
            </w:r>
          </w:p>
          <w:p w14:paraId="329CF46F" w14:textId="77777777" w:rsidR="00930A79" w:rsidRPr="00404F2D" w:rsidRDefault="00930A79" w:rsidP="005E1C22">
            <w:pPr>
              <w:pStyle w:val="TK"/>
              <w:spacing w:line="200" w:lineRule="exact"/>
              <w:rPr>
                <w:rFonts w:ascii="Times New Roman" w:eastAsia="바탕체" w:hAnsi="Times New Roman"/>
                <w:kern w:val="2"/>
                <w:sz w:val="24"/>
                <w:szCs w:val="24"/>
              </w:rPr>
            </w:pPr>
            <w:r w:rsidRPr="00404F2D">
              <w:rPr>
                <w:rFonts w:ascii="Times New Roman" w:eastAsia="바탕체" w:hAnsi="Times New Roman"/>
                <w:sz w:val="24"/>
                <w:szCs w:val="24"/>
              </w:rPr>
              <w:t>전자우편</w:t>
            </w:r>
            <w:r w:rsidRPr="00404F2D">
              <w:rPr>
                <w:rFonts w:ascii="Times New Roman" w:eastAsia="바탕체" w:hAnsi="Times New Roman"/>
                <w:kern w:val="2"/>
                <w:sz w:val="24"/>
                <w:szCs w:val="24"/>
              </w:rPr>
              <w:t xml:space="preserve">: </w:t>
            </w:r>
            <w:r w:rsidRPr="00404F2D">
              <w:rPr>
                <w:rFonts w:ascii="Times New Roman" w:eastAsia="바탕체" w:hint="eastAsia"/>
                <w:sz w:val="24"/>
                <w:szCs w:val="24"/>
              </w:rPr>
              <w:t>[*]</w:t>
            </w:r>
          </w:p>
          <w:p w14:paraId="4A5A1214" w14:textId="77777777" w:rsidR="00930A79" w:rsidRPr="00404F2D" w:rsidRDefault="00930A79" w:rsidP="005E1C22">
            <w:pPr>
              <w:pStyle w:val="TK"/>
              <w:spacing w:line="200" w:lineRule="exact"/>
              <w:rPr>
                <w:rFonts w:ascii="Times New Roman" w:eastAsia="바탕체" w:hAnsi="Times New Roman"/>
                <w:sz w:val="24"/>
                <w:szCs w:val="24"/>
              </w:rPr>
            </w:pPr>
          </w:p>
          <w:p w14:paraId="7C74553D" w14:textId="77777777" w:rsidR="00930A79" w:rsidRPr="00404F2D" w:rsidRDefault="00930A79" w:rsidP="005E1C22">
            <w:pPr>
              <w:pStyle w:val="TKNormal"/>
              <w:spacing w:line="200" w:lineRule="exact"/>
              <w:rPr>
                <w:rFonts w:ascii="Times New Roman" w:eastAsia="바탕체"/>
                <w:b/>
                <w:color w:val="000000"/>
                <w:sz w:val="24"/>
              </w:rPr>
            </w:pPr>
            <w:r w:rsidRPr="00404F2D">
              <w:rPr>
                <w:rFonts w:ascii="Times New Roman" w:eastAsia="바탕체" w:hint="eastAsia"/>
                <w:b/>
                <w:color w:val="000000"/>
                <w:sz w:val="24"/>
              </w:rPr>
              <w:t>주식회사</w:t>
            </w:r>
            <w:r w:rsidRPr="00404F2D">
              <w:rPr>
                <w:rFonts w:ascii="Times New Roman" w:eastAsia="바탕체" w:hint="eastAsia"/>
                <w:b/>
                <w:color w:val="000000"/>
                <w:sz w:val="24"/>
              </w:rPr>
              <w:t xml:space="preserve"> </w:t>
            </w:r>
            <w:r w:rsidRPr="00404F2D">
              <w:rPr>
                <w:rFonts w:ascii="Times New Roman" w:eastAsia="바탕체"/>
                <w:b/>
                <w:color w:val="000000"/>
                <w:sz w:val="24"/>
              </w:rPr>
              <w:t>우리은행</w:t>
            </w:r>
            <w:r w:rsidRPr="00404F2D">
              <w:rPr>
                <w:rFonts w:ascii="Times New Roman" w:eastAsia="바탕체"/>
                <w:b/>
                <w:color w:val="000000"/>
                <w:sz w:val="24"/>
              </w:rPr>
              <w:t xml:space="preserve"> </w:t>
            </w:r>
          </w:p>
          <w:p w14:paraId="15F70C69"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주소</w:t>
            </w:r>
            <w:r w:rsidRPr="00404F2D">
              <w:rPr>
                <w:rFonts w:ascii="Times New Roman" w:eastAsia="바탕체"/>
                <w:color w:val="000000"/>
                <w:sz w:val="24"/>
              </w:rPr>
              <w:t xml:space="preserve"> : </w:t>
            </w:r>
            <w:r w:rsidRPr="00404F2D">
              <w:rPr>
                <w:rFonts w:ascii="Times New Roman" w:eastAsia="바탕체"/>
                <w:color w:val="000000"/>
                <w:sz w:val="24"/>
              </w:rPr>
              <w:t>서울</w:t>
            </w:r>
            <w:r w:rsidRPr="00404F2D">
              <w:rPr>
                <w:rFonts w:ascii="Times New Roman" w:eastAsia="바탕체"/>
                <w:kern w:val="0"/>
                <w:sz w:val="24"/>
              </w:rPr>
              <w:t>특별</w:t>
            </w:r>
            <w:r w:rsidRPr="00404F2D">
              <w:rPr>
                <w:rFonts w:ascii="Times New Roman" w:eastAsia="바탕체" w:hint="eastAsia"/>
                <w:color w:val="000000"/>
                <w:sz w:val="24"/>
              </w:rPr>
              <w:t>시</w:t>
            </w:r>
            <w:r w:rsidRPr="00404F2D">
              <w:rPr>
                <w:rFonts w:ascii="Times New Roman" w:eastAsia="바탕체"/>
                <w:color w:val="000000"/>
                <w:sz w:val="24"/>
              </w:rPr>
              <w:t xml:space="preserve"> </w:t>
            </w:r>
            <w:r w:rsidRPr="00404F2D">
              <w:rPr>
                <w:rFonts w:ascii="Times New Roman" w:eastAsia="바탕체"/>
                <w:color w:val="000000"/>
                <w:sz w:val="24"/>
              </w:rPr>
              <w:t>중구</w:t>
            </w:r>
            <w:r w:rsidRPr="00404F2D">
              <w:rPr>
                <w:rFonts w:ascii="Times New Roman" w:eastAsia="바탕체"/>
                <w:color w:val="000000"/>
                <w:sz w:val="24"/>
              </w:rPr>
              <w:t xml:space="preserve"> </w:t>
            </w:r>
            <w:r w:rsidRPr="00404F2D">
              <w:rPr>
                <w:rFonts w:ascii="Times New Roman" w:eastAsia="바탕체"/>
                <w:color w:val="000000"/>
                <w:sz w:val="24"/>
              </w:rPr>
              <w:t>소공로</w:t>
            </w:r>
            <w:r w:rsidRPr="00404F2D">
              <w:rPr>
                <w:rFonts w:ascii="Times New Roman" w:eastAsia="바탕체"/>
                <w:color w:val="000000"/>
                <w:sz w:val="24"/>
              </w:rPr>
              <w:t>51(</w:t>
            </w:r>
            <w:r w:rsidRPr="00404F2D">
              <w:rPr>
                <w:rFonts w:ascii="Times New Roman" w:eastAsia="바탕체"/>
                <w:color w:val="000000"/>
                <w:sz w:val="24"/>
              </w:rPr>
              <w:t>회현동</w:t>
            </w:r>
            <w:r w:rsidRPr="00404F2D">
              <w:rPr>
                <w:rFonts w:ascii="Times New Roman" w:eastAsia="바탕체"/>
                <w:color w:val="000000"/>
                <w:sz w:val="24"/>
              </w:rPr>
              <w:t>1</w:t>
            </w:r>
            <w:r w:rsidRPr="00404F2D">
              <w:rPr>
                <w:rFonts w:ascii="Times New Roman" w:eastAsia="바탕체"/>
                <w:color w:val="000000"/>
                <w:sz w:val="24"/>
              </w:rPr>
              <w:t>가</w:t>
            </w:r>
            <w:r w:rsidRPr="00404F2D">
              <w:rPr>
                <w:rFonts w:ascii="Times New Roman" w:eastAsia="바탕체"/>
                <w:color w:val="000000"/>
                <w:sz w:val="24"/>
              </w:rPr>
              <w:t>)</w:t>
            </w:r>
          </w:p>
          <w:p w14:paraId="41A3C660"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참조</w:t>
            </w:r>
            <w:r w:rsidRPr="00404F2D">
              <w:rPr>
                <w:rFonts w:ascii="Times New Roman" w:eastAsia="바탕체"/>
                <w:color w:val="000000"/>
                <w:sz w:val="24"/>
              </w:rPr>
              <w:t xml:space="preserve"> : </w:t>
            </w:r>
            <w:r w:rsidRPr="00404F2D">
              <w:rPr>
                <w:rFonts w:ascii="Times New Roman" w:eastAsia="바탕체" w:hint="eastAsia"/>
                <w:color w:val="000000"/>
                <w:sz w:val="24"/>
              </w:rPr>
              <w:t>신탁부</w:t>
            </w:r>
            <w:r w:rsidRPr="00404F2D">
              <w:rPr>
                <w:rFonts w:ascii="Times New Roman" w:eastAsia="바탕체" w:hint="eastAsia"/>
                <w:color w:val="000000"/>
                <w:sz w:val="24"/>
              </w:rPr>
              <w:t xml:space="preserve"> </w:t>
            </w:r>
            <w:r w:rsidRPr="00404F2D">
              <w:rPr>
                <w:rFonts w:ascii="Times New Roman" w:eastAsia="바탕체" w:hint="eastAsia"/>
                <w:color w:val="000000"/>
                <w:sz w:val="24"/>
              </w:rPr>
              <w:t>차장</w:t>
            </w:r>
            <w:r w:rsidRPr="00404F2D">
              <w:rPr>
                <w:rFonts w:ascii="Times New Roman" w:eastAsia="바탕체" w:hint="eastAsia"/>
                <w:color w:val="000000"/>
                <w:sz w:val="24"/>
              </w:rPr>
              <w:t xml:space="preserve"> </w:t>
            </w:r>
            <w:r w:rsidRPr="00404F2D">
              <w:rPr>
                <w:rFonts w:ascii="Times New Roman" w:eastAsia="바탕체" w:hint="eastAsia"/>
                <w:color w:val="000000"/>
                <w:sz w:val="24"/>
              </w:rPr>
              <w:t>김소희</w:t>
            </w:r>
            <w:r w:rsidRPr="00404F2D">
              <w:rPr>
                <w:rFonts w:ascii="Times New Roman" w:eastAsia="바탕체" w:hint="eastAsia"/>
                <w:color w:val="000000"/>
                <w:sz w:val="24"/>
              </w:rPr>
              <w:t xml:space="preserve"> </w:t>
            </w:r>
          </w:p>
          <w:p w14:paraId="42FE2D7D"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전화</w:t>
            </w:r>
            <w:r w:rsidRPr="00404F2D">
              <w:rPr>
                <w:rFonts w:ascii="Times New Roman" w:eastAsia="바탕체"/>
                <w:color w:val="000000"/>
                <w:sz w:val="24"/>
              </w:rPr>
              <w:t xml:space="preserve"> : 02-2002-</w:t>
            </w:r>
            <w:r w:rsidRPr="00404F2D">
              <w:rPr>
                <w:rFonts w:ascii="Times New Roman" w:eastAsia="바탕체" w:hint="eastAsia"/>
                <w:color w:val="000000"/>
                <w:sz w:val="24"/>
              </w:rPr>
              <w:t>3889</w:t>
            </w:r>
          </w:p>
          <w:p w14:paraId="2C23DB5E"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팩스</w:t>
            </w:r>
            <w:r w:rsidRPr="00404F2D">
              <w:rPr>
                <w:rFonts w:ascii="Times New Roman" w:eastAsia="바탕체"/>
                <w:color w:val="000000"/>
                <w:sz w:val="24"/>
              </w:rPr>
              <w:t xml:space="preserve"> : 0505-003-</w:t>
            </w:r>
            <w:r w:rsidRPr="00404F2D">
              <w:rPr>
                <w:rFonts w:ascii="Times New Roman" w:eastAsia="바탕체" w:hint="eastAsia"/>
                <w:color w:val="000000"/>
                <w:sz w:val="24"/>
              </w:rPr>
              <w:t>5269</w:t>
            </w:r>
          </w:p>
          <w:p w14:paraId="76A37F82" w14:textId="77777777" w:rsidR="00930A79" w:rsidRPr="00404F2D" w:rsidRDefault="00930A79" w:rsidP="005E1C22">
            <w:pPr>
              <w:pStyle w:val="TKNormal"/>
              <w:spacing w:line="200" w:lineRule="exact"/>
              <w:rPr>
                <w:rFonts w:ascii="Times New Roman" w:eastAsia="바탕체"/>
                <w:color w:val="000000"/>
                <w:sz w:val="24"/>
              </w:rPr>
            </w:pPr>
            <w:r w:rsidRPr="00404F2D">
              <w:rPr>
                <w:rFonts w:ascii="Times New Roman" w:eastAsia="바탕체"/>
                <w:color w:val="000000"/>
                <w:sz w:val="24"/>
              </w:rPr>
              <w:t>전자우편</w:t>
            </w:r>
            <w:r w:rsidRPr="00404F2D">
              <w:rPr>
                <w:rFonts w:ascii="Times New Roman" w:eastAsia="바탕체"/>
                <w:color w:val="000000"/>
                <w:sz w:val="24"/>
              </w:rPr>
              <w:t xml:space="preserve">: </w:t>
            </w:r>
            <w:r w:rsidRPr="00404F2D">
              <w:rPr>
                <w:rFonts w:ascii="Times New Roman" w:eastAsia="바탕체" w:hint="eastAsia"/>
                <w:color w:val="000000"/>
                <w:sz w:val="24"/>
              </w:rPr>
              <w:t>banker.ksh</w:t>
            </w:r>
            <w:r w:rsidRPr="00404F2D">
              <w:rPr>
                <w:rFonts w:ascii="Times New Roman" w:eastAsia="바탕체"/>
                <w:color w:val="000000"/>
                <w:sz w:val="24"/>
              </w:rPr>
              <w:t>@wooribank.com</w:t>
            </w:r>
          </w:p>
          <w:p w14:paraId="795FA0AC" w14:textId="77777777" w:rsidR="00930A79" w:rsidRPr="00404F2D" w:rsidRDefault="00930A79" w:rsidP="005E1C22">
            <w:pPr>
              <w:pStyle w:val="TK"/>
              <w:spacing w:line="200" w:lineRule="exact"/>
              <w:rPr>
                <w:rFonts w:ascii="Times New Roman" w:eastAsia="바탕체" w:hAnsi="Times New Roman"/>
                <w:sz w:val="24"/>
                <w:szCs w:val="24"/>
              </w:rPr>
            </w:pPr>
          </w:p>
        </w:tc>
      </w:tr>
      <w:tr w:rsidR="006A29C3" w:rsidRPr="00404F2D" w14:paraId="15E77612" w14:textId="77777777" w:rsidTr="005E1C22">
        <w:trPr>
          <w:jc w:val="right"/>
        </w:trPr>
        <w:tc>
          <w:tcPr>
            <w:tcW w:w="1486" w:type="dxa"/>
          </w:tcPr>
          <w:p w14:paraId="00346FE9" w14:textId="77777777" w:rsidR="00930A79" w:rsidRPr="00404F2D" w:rsidRDefault="00930A79" w:rsidP="005E1C22">
            <w:pPr>
              <w:pStyle w:val="TKNormal"/>
              <w:spacing w:line="200" w:lineRule="exact"/>
              <w:rPr>
                <w:rFonts w:ascii="Times New Roman" w:eastAsia="바탕체"/>
                <w:b/>
                <w:sz w:val="24"/>
              </w:rPr>
            </w:pPr>
            <w:r w:rsidRPr="00404F2D">
              <w:rPr>
                <w:rFonts w:ascii="Times New Roman" w:eastAsia="바탕체" w:hint="eastAsia"/>
                <w:b/>
                <w:sz w:val="24"/>
              </w:rPr>
              <w:t>1</w:t>
            </w:r>
            <w:r w:rsidRPr="00404F2D">
              <w:rPr>
                <w:rFonts w:ascii="Times New Roman" w:eastAsia="바탕체" w:hint="eastAsia"/>
                <w:b/>
                <w:sz w:val="24"/>
              </w:rPr>
              <w:t>순위</w:t>
            </w:r>
            <w:r w:rsidRPr="00404F2D">
              <w:rPr>
                <w:rFonts w:ascii="Times New Roman" w:eastAsia="바탕체"/>
                <w:b/>
                <w:sz w:val="24"/>
              </w:rPr>
              <w:t>우선수익자</w:t>
            </w:r>
            <w:r w:rsidRPr="00404F2D">
              <w:rPr>
                <w:rFonts w:ascii="Times New Roman" w:eastAsia="바탕체"/>
                <w:b/>
                <w:sz w:val="24"/>
              </w:rPr>
              <w:t>(</w:t>
            </w:r>
            <w:r w:rsidRPr="00404F2D">
              <w:rPr>
                <w:rFonts w:ascii="Times New Roman" w:eastAsia="바탕체"/>
                <w:b/>
                <w:sz w:val="24"/>
              </w:rPr>
              <w:t>쿠팡</w:t>
            </w:r>
            <w:r w:rsidRPr="00404F2D">
              <w:rPr>
                <w:rFonts w:ascii="Times New Roman" w:eastAsia="바탕체"/>
                <w:b/>
                <w:sz w:val="24"/>
              </w:rPr>
              <w:t xml:space="preserve"> </w:t>
            </w:r>
            <w:r w:rsidRPr="00404F2D">
              <w:rPr>
                <w:rFonts w:ascii="Times New Roman" w:eastAsia="바탕체"/>
                <w:b/>
                <w:sz w:val="24"/>
              </w:rPr>
              <w:t>주식회사</w:t>
            </w:r>
            <w:r w:rsidRPr="00404F2D">
              <w:rPr>
                <w:rFonts w:ascii="Times New Roman" w:eastAsia="바탕체"/>
                <w:b/>
                <w:sz w:val="24"/>
              </w:rPr>
              <w:t>)</w:t>
            </w:r>
          </w:p>
          <w:p w14:paraId="76B5F397" w14:textId="77777777" w:rsidR="00930A79" w:rsidRPr="00404F2D" w:rsidRDefault="00930A79" w:rsidP="005E1C22">
            <w:pPr>
              <w:pStyle w:val="TKNormal"/>
              <w:spacing w:line="200" w:lineRule="exact"/>
              <w:rPr>
                <w:rFonts w:ascii="Times New Roman" w:eastAsia="바탕체"/>
                <w:b/>
                <w:color w:val="000000"/>
                <w:sz w:val="24"/>
              </w:rPr>
            </w:pPr>
          </w:p>
        </w:tc>
        <w:tc>
          <w:tcPr>
            <w:tcW w:w="6485" w:type="dxa"/>
          </w:tcPr>
          <w:p w14:paraId="3D4EDFAB" w14:textId="77777777" w:rsidR="00930A79" w:rsidRPr="00404F2D" w:rsidRDefault="00930A79" w:rsidP="005E1C22">
            <w:pPr>
              <w:pStyle w:val="TKNormal"/>
              <w:spacing w:line="200" w:lineRule="exact"/>
              <w:jc w:val="left"/>
              <w:rPr>
                <w:rFonts w:ascii="Times New Roman" w:eastAsia="바탕체"/>
                <w:sz w:val="24"/>
                <w:highlight w:val="yellow"/>
              </w:rPr>
            </w:pPr>
            <w:r w:rsidRPr="00404F2D">
              <w:rPr>
                <w:rFonts w:ascii="Times New Roman" w:eastAsia="바탕체" w:hint="eastAsia"/>
                <w:b/>
                <w:color w:val="000000"/>
                <w:sz w:val="24"/>
              </w:rPr>
              <w:t>별첨</w:t>
            </w:r>
            <w:r w:rsidRPr="00404F2D">
              <w:rPr>
                <w:rFonts w:ascii="Times New Roman" w:eastAsia="바탕체" w:hint="eastAsia"/>
                <w:b/>
                <w:color w:val="000000"/>
                <w:sz w:val="24"/>
              </w:rPr>
              <w:t xml:space="preserve"> </w:t>
            </w:r>
            <w:r w:rsidRPr="00404F2D">
              <w:rPr>
                <w:rFonts w:ascii="Times New Roman" w:eastAsia="바탕체"/>
                <w:b/>
                <w:color w:val="000000"/>
                <w:sz w:val="24"/>
              </w:rPr>
              <w:t>2.</w:t>
            </w:r>
            <w:r w:rsidRPr="00404F2D">
              <w:rPr>
                <w:rFonts w:ascii="Times New Roman" w:eastAsia="바탕체" w:hint="eastAsia"/>
                <w:b/>
                <w:color w:val="000000"/>
                <w:sz w:val="24"/>
              </w:rPr>
              <w:t>와</w:t>
            </w:r>
            <w:r w:rsidRPr="00404F2D">
              <w:rPr>
                <w:rFonts w:ascii="Times New Roman" w:eastAsia="바탕체" w:hint="eastAsia"/>
                <w:b/>
                <w:color w:val="000000"/>
                <w:sz w:val="24"/>
              </w:rPr>
              <w:t xml:space="preserve"> </w:t>
            </w:r>
            <w:r w:rsidRPr="00404F2D">
              <w:rPr>
                <w:rFonts w:ascii="Times New Roman" w:eastAsia="바탕체" w:hint="eastAsia"/>
                <w:b/>
                <w:color w:val="000000"/>
                <w:sz w:val="24"/>
              </w:rPr>
              <w:t>같음</w:t>
            </w:r>
          </w:p>
        </w:tc>
      </w:tr>
      <w:tr w:rsidR="006A29C3" w:rsidRPr="00404F2D" w14:paraId="6D8DC774" w14:textId="77777777" w:rsidTr="005E1C22">
        <w:trPr>
          <w:jc w:val="right"/>
        </w:trPr>
        <w:tc>
          <w:tcPr>
            <w:tcW w:w="1486" w:type="dxa"/>
          </w:tcPr>
          <w:p w14:paraId="6BA946EF" w14:textId="77777777" w:rsidR="00930A79" w:rsidRPr="00404F2D" w:rsidRDefault="00930A79" w:rsidP="005E1C22">
            <w:pPr>
              <w:pStyle w:val="TKNormal"/>
              <w:spacing w:line="200" w:lineRule="exact"/>
              <w:rPr>
                <w:rFonts w:ascii="Times New Roman" w:eastAsia="바탕체"/>
                <w:b/>
                <w:sz w:val="24"/>
              </w:rPr>
            </w:pPr>
            <w:r w:rsidRPr="00404F2D">
              <w:rPr>
                <w:rFonts w:ascii="Times New Roman" w:eastAsia="바탕체" w:hint="eastAsia"/>
                <w:b/>
                <w:sz w:val="24"/>
              </w:rPr>
              <w:t>(</w:t>
            </w:r>
            <w:r w:rsidRPr="00404F2D">
              <w:rPr>
                <w:rFonts w:ascii="Times New Roman" w:eastAsia="바탕체" w:hint="eastAsia"/>
                <w:b/>
                <w:sz w:val="24"/>
              </w:rPr>
              <w:t>공동</w:t>
            </w:r>
            <w:r w:rsidRPr="00404F2D">
              <w:rPr>
                <w:rFonts w:ascii="Times New Roman" w:eastAsia="바탕체" w:hint="eastAsia"/>
                <w:b/>
                <w:sz w:val="24"/>
              </w:rPr>
              <w:t>)2</w:t>
            </w:r>
            <w:r w:rsidRPr="00404F2D">
              <w:rPr>
                <w:rFonts w:ascii="Times New Roman" w:eastAsia="바탕체" w:hint="eastAsia"/>
                <w:b/>
                <w:sz w:val="24"/>
              </w:rPr>
              <w:t>순위·</w:t>
            </w:r>
            <w:r w:rsidRPr="00404F2D">
              <w:rPr>
                <w:rFonts w:ascii="Times New Roman" w:eastAsia="바탕체" w:hint="eastAsia"/>
                <w:b/>
                <w:sz w:val="24"/>
              </w:rPr>
              <w:t>(</w:t>
            </w:r>
            <w:r w:rsidRPr="00404F2D">
              <w:rPr>
                <w:rFonts w:ascii="Times New Roman" w:eastAsia="바탕체" w:hint="eastAsia"/>
                <w:b/>
                <w:sz w:val="24"/>
              </w:rPr>
              <w:t>공동</w:t>
            </w:r>
            <w:r w:rsidRPr="00404F2D">
              <w:rPr>
                <w:rFonts w:ascii="Times New Roman" w:eastAsia="바탕체" w:hint="eastAsia"/>
                <w:b/>
                <w:sz w:val="24"/>
              </w:rPr>
              <w:t>)3</w:t>
            </w:r>
            <w:r w:rsidRPr="00404F2D">
              <w:rPr>
                <w:rFonts w:ascii="Times New Roman" w:eastAsia="바탕체" w:hint="eastAsia"/>
                <w:b/>
                <w:sz w:val="24"/>
              </w:rPr>
              <w:t>순위우선수익자</w:t>
            </w:r>
          </w:p>
        </w:tc>
        <w:tc>
          <w:tcPr>
            <w:tcW w:w="6485" w:type="dxa"/>
          </w:tcPr>
          <w:p w14:paraId="58133A15" w14:textId="77777777" w:rsidR="00930A79" w:rsidRPr="00404F2D" w:rsidRDefault="00930A79" w:rsidP="005E1C22">
            <w:pPr>
              <w:pStyle w:val="TKNormal"/>
              <w:spacing w:line="200" w:lineRule="exact"/>
              <w:jc w:val="left"/>
              <w:rPr>
                <w:rFonts w:ascii="Times New Roman" w:eastAsia="바탕체"/>
                <w:b/>
                <w:color w:val="000000"/>
                <w:sz w:val="24"/>
              </w:rPr>
            </w:pPr>
            <w:r w:rsidRPr="00404F2D">
              <w:rPr>
                <w:rFonts w:ascii="Times New Roman" w:eastAsia="바탕체" w:hint="eastAsia"/>
                <w:b/>
                <w:color w:val="000000"/>
                <w:sz w:val="24"/>
              </w:rPr>
              <w:t>별첨</w:t>
            </w:r>
            <w:r w:rsidRPr="00404F2D">
              <w:rPr>
                <w:rFonts w:ascii="Times New Roman" w:eastAsia="바탕체" w:hint="eastAsia"/>
                <w:b/>
                <w:color w:val="000000"/>
                <w:sz w:val="24"/>
              </w:rPr>
              <w:t xml:space="preserve"> </w:t>
            </w:r>
            <w:r w:rsidRPr="00404F2D">
              <w:rPr>
                <w:rFonts w:ascii="Times New Roman" w:eastAsia="바탕체"/>
                <w:b/>
                <w:color w:val="000000"/>
                <w:sz w:val="24"/>
              </w:rPr>
              <w:t>2.</w:t>
            </w:r>
            <w:r w:rsidRPr="00404F2D">
              <w:rPr>
                <w:rFonts w:ascii="Times New Roman" w:eastAsia="바탕체" w:hint="eastAsia"/>
                <w:b/>
                <w:color w:val="000000"/>
                <w:sz w:val="24"/>
              </w:rPr>
              <w:t>와</w:t>
            </w:r>
            <w:r w:rsidRPr="00404F2D">
              <w:rPr>
                <w:rFonts w:ascii="Times New Roman" w:eastAsia="바탕체" w:hint="eastAsia"/>
                <w:b/>
                <w:color w:val="000000"/>
                <w:sz w:val="24"/>
              </w:rPr>
              <w:t xml:space="preserve"> </w:t>
            </w:r>
            <w:r w:rsidRPr="00404F2D">
              <w:rPr>
                <w:rFonts w:ascii="Times New Roman" w:eastAsia="바탕체" w:hint="eastAsia"/>
                <w:b/>
                <w:color w:val="000000"/>
                <w:sz w:val="24"/>
              </w:rPr>
              <w:t>같음</w:t>
            </w:r>
          </w:p>
          <w:p w14:paraId="74A809D3" w14:textId="77777777" w:rsidR="00930A79" w:rsidRPr="00404F2D" w:rsidRDefault="00930A79" w:rsidP="005E1C22">
            <w:pPr>
              <w:pStyle w:val="TKNormal"/>
              <w:spacing w:line="200" w:lineRule="exact"/>
              <w:jc w:val="left"/>
              <w:rPr>
                <w:rFonts w:ascii="Times New Roman" w:eastAsia="바탕체"/>
                <w:b/>
                <w:color w:val="000000"/>
                <w:sz w:val="24"/>
              </w:rPr>
            </w:pPr>
          </w:p>
        </w:tc>
      </w:tr>
    </w:tbl>
    <w:p w14:paraId="7329AB3E" w14:textId="77777777" w:rsidR="00930A79" w:rsidRPr="00404F2D" w:rsidRDefault="00930A79" w:rsidP="006A29C3">
      <w:pPr>
        <w:pStyle w:val="TKNormal"/>
        <w:tabs>
          <w:tab w:val="left" w:pos="1277"/>
        </w:tabs>
        <w:snapToGrid w:val="0"/>
        <w:spacing w:line="360" w:lineRule="auto" w:after="0"/>
        <w:rPr>
          <w:rFonts w:ascii="Times New Roman" w:eastAsia="바탕체" w:hAnsi="Times New Roman" w:cs="Times New Roman"/>
          <w:color w:val="000000"/>
          <w:sz w:val="22"/>
          <w:szCs w:val="22"/>
        </w:rPr>
      </w:pPr>
    </w:p>
    <w:p w14:paraId="209B5E57" w14:textId="77777777" w:rsidR="00930A79" w:rsidRPr="00404F2D" w:rsidRDefault="00930A79" w:rsidP="006A29C3">
      <w:pPr>
        <w:pStyle w:val="TKNormal"/>
        <w:snapToGrid w:val="0"/>
        <w:spacing w:line="360" w:lineRule="auto" w:after="0"/>
        <w:rPr>
          <w:rFonts w:ascii="Times New Roman" w:eastAsia="바탕체" w:hAnsi="Times New Roman" w:cs="Times New Roman"/>
          <w:b/>
          <w:color w:val="000000"/>
          <w:sz w:val="22"/>
          <w:szCs w:val="22"/>
        </w:rPr>
      </w:pPr>
      <w:r w:rsidRPr="00404F2D">
        <w:rPr>
          <w:rFonts w:ascii="Times New Roman" w:eastAsia="바탕체" w:hAnsi="Times New Roman" w:hint="eastAsia" w:cs="Times New Roman"/>
          <w:b/>
          <w:color w:val="000000"/>
          <w:sz w:val="22"/>
          <w:szCs w:val="22"/>
        </w:rPr>
        <w:t>제</w:t>
      </w:r>
      <w:r w:rsidRPr="00404F2D">
        <w:rPr>
          <w:rFonts w:ascii="Times New Roman" w:eastAsia="바탕체" w:hAnsi="Times New Roman" w:hint="eastAsia" w:cs="Times New Roman"/>
          <w:b/>
          <w:color w:val="000000"/>
          <w:sz w:val="22"/>
          <w:szCs w:val="22"/>
        </w:rPr>
        <w:t>20</w:t>
      </w:r>
      <w:r w:rsidRPr="00404F2D">
        <w:rPr>
          <w:rFonts w:ascii="Times New Roman" w:eastAsia="바탕체" w:hAnsi="Times New Roman" w:hint="eastAsia" w:cs="Times New Roman"/>
          <w:b/>
          <w:color w:val="000000"/>
          <w:sz w:val="22"/>
          <w:szCs w:val="22"/>
        </w:rPr>
        <w:t>조</w:t>
      </w:r>
      <w:r w:rsidRPr="00404F2D">
        <w:rPr>
          <w:rFonts w:ascii="Times New Roman" w:eastAsia="바탕체" w:hAnsi="Times New Roman" w:hint="eastAsia" w:cs="Times New Roman"/>
          <w:b/>
          <w:color w:val="000000"/>
          <w:sz w:val="22"/>
          <w:szCs w:val="22"/>
        </w:rPr>
        <w:t xml:space="preserve"> </w:t>
      </w:r>
      <w:r w:rsidRPr="00404F2D">
        <w:rPr>
          <w:rFonts w:ascii="Times New Roman" w:eastAsia="바탕체" w:hAnsi="Times New Roman" w:hint="eastAsia" w:cs="Times New Roman"/>
          <w:b/>
          <w:color w:val="000000"/>
          <w:sz w:val="22"/>
          <w:szCs w:val="22"/>
        </w:rPr>
        <w:t>【기타사항】</w:t>
      </w:r>
    </w:p>
    <w:p w14:paraId="037EE9FB"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체결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수탁자에게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신탁등기에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필요한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일체의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서류를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제출하여야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w:t>
      </w:r>
    </w:p>
    <w:p w14:paraId="36E2E267"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신탁부동산과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민원이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발생할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처리하도록</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민원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대응</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처리에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요청에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및</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특약의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범위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내에서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협조하기로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신탁법</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관련</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법령에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명시되어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있지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않은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사항에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대해서는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위탁자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우선수익자들이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협의하여</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정한다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3914674E"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수익자는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상호나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로고를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사용할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5ECBE5AA"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귀책사유가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해임할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w:t>
      </w:r>
    </w:p>
    <w:p w14:paraId="4F368BCA"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수익자</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우선수익자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포함</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int="eastAsia" w:hAnsi="Times New Roman" w:cs="Times New Roman" w:eastAsia="바탕체"/>
          <w:bCs/>
          <w:color w:val="000000"/>
          <w:kern w:val="0"/>
          <w:sz w:val="22"/>
          <w:szCs w:val="22"/>
          <w:shd w:val="clear" w:color="auto" w:fill="FFFFFF"/>
        </w:rPr>
        <w:t>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포기하더라도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신탁사무처리비용</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신탁보수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무과실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등</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비용상환청구권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기타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수탁자가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부담하거나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부담할</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금전적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손해에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배상책임을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면하지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아니한다</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수익자가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수익권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포기의</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의사표시를</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이에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소급효는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없다</w:t>
      </w:r>
      <w:r w:rsidRPr="00404F2D">
        <w:rPr>
          <w:rFonts w:ascii="Times New Roman" w:hint="eastAsia" w:hAnsi="Times New Roman" w:cs="Times New Roman" w:eastAsia="바탕체"/>
          <w:bCs/>
          <w:color w:val="000000"/>
          <w:kern w:val="0"/>
          <w:sz w:val="22"/>
          <w:szCs w:val="22"/>
          <w:shd w:val="clear" w:color="auto" w:fill="FFFFFF"/>
        </w:rPr>
        <w:t xml:space="preserve">. </w:t>
      </w:r>
    </w:p>
    <w:p w14:paraId="7A9DA6D6"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int="eastAsia" w:hAnsi="Times New Roman" w:cs="Times New Roman" w:eastAsia="바탕체"/>
          <w:bCs/>
          <w:color w:val="000000"/>
          <w:kern w:val="0"/>
          <w:sz w:val="22"/>
          <w:szCs w:val="22"/>
          <w:shd w:val="clear" w:color="auto" w:fill="FFFFFF"/>
        </w:rPr>
        <w:t>위탁자는</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주소</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및</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연락처가</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변경될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알려야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하며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해태하여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발생하는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손해는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수탁자가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 xml:space="preserve">. </w:t>
      </w:r>
    </w:p>
    <w:p w14:paraId="0D165383"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lastRenderedPageBreak/>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체결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팩스본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복사문서로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이하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이라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함</w:t>
      </w:r>
      <w:r w:rsidRPr="00404F2D">
        <w:rPr>
          <w:rFonts w:ascii="Times New Roman"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진행시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사본문서에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대해서는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동일한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내용의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존재와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원본의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성립과정에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다툼이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없음을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확인한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것으로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간주하여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업무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처리키로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2C8E6E21"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수탁자는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어</w:t>
      </w:r>
      <w:r w:rsidRPr="00404F2D">
        <w:rPr>
          <w:rFonts w:ascii="Times New Roman" w:hint="eastAsia" w:hAnsi="Times New Roman" w:cs="Times New Roman" w:eastAsia="바탕체"/>
          <w:bCs/>
          <w:color w:val="000000"/>
          <w:kern w:val="0"/>
          <w:sz w:val="22"/>
          <w:szCs w:val="22"/>
          <w:shd w:val="clear" w:color="auto" w:fill="FFFFFF"/>
        </w:rPr>
        <w:t>떠한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경우에도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위탁자에게</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지급의무가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있는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비용을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대지급할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의무를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부담하지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아니하며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부득이한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사유로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신탁사무처리비용을</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대지급한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경우에</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16</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hAnsi="Times New Roman" w:hint="eastAsia" w:ascii="Times New Roman" w:cs="Times New Roman" w:eastAsia="바탕체"/>
          <w:bCs/>
          <w:color w:val="000000"/>
          <w:kern w:val="0"/>
          <w:sz w:val="22"/>
          <w:szCs w:val="22"/>
          <w:shd w:val="clear" w:color="auto" w:fill="FFFFFF"/>
        </w:rPr>
        <w:t>③</w:t>
      </w:r>
      <w:r w:rsidRPr="00404F2D">
        <w:rPr>
          <w:rFonts w:ascii="Times New Roman" w:hint="eastAsia" w:hAnsi="Times New Roman" w:cs="Times New Roman" w:eastAsia="바탕체"/>
          <w:bCs/>
          <w:color w:val="000000"/>
          <w:kern w:val="0"/>
          <w:sz w:val="22"/>
          <w:szCs w:val="22"/>
          <w:shd w:val="clear" w:color="auto" w:fill="FFFFFF"/>
        </w:rPr>
        <w:t>항이</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적용된다</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 xml:space="preserve"> </w:t>
      </w:r>
    </w:p>
    <w:p w14:paraId="6F23C1E6"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신탁계약서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10</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③</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11</w:t>
      </w:r>
      <w:r w:rsidRPr="00404F2D">
        <w:rPr>
          <w:rFonts w:ascii="Times New Roman" w:hAnsi="Times New Roman" w:cs="Times New Roman" w:eastAsia="바탕체"/>
          <w:bCs/>
          <w:color w:val="000000"/>
          <w:kern w:val="0"/>
          <w:sz w:val="22"/>
          <w:szCs w:val="22"/>
          <w:shd w:val="clear" w:color="auto" w:fill="FFFFFF"/>
        </w:rPr>
        <w:t>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⑤</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⑦</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제</w:t>
      </w:r>
      <w:r w:rsidRPr="00404F2D">
        <w:rPr>
          <w:rFonts w:ascii="Times New Roman" w:hint="eastAsia" w:hAnsi="Times New Roman" w:cs="Times New Roman" w:eastAsia="바탕체"/>
          <w:bCs/>
          <w:color w:val="000000"/>
          <w:kern w:val="0"/>
          <w:sz w:val="22"/>
          <w:szCs w:val="22"/>
          <w:shd w:val="clear" w:color="auto" w:fill="FFFFFF"/>
        </w:rPr>
        <w:t>23</w:t>
      </w:r>
      <w:r w:rsidRPr="00404F2D">
        <w:rPr>
          <w:rFonts w:ascii="Times New Roman" w:hint="eastAsia" w:hAnsi="Times New Roman" w:cs="Times New Roman" w:eastAsia="바탕체"/>
          <w:bCs/>
          <w:color w:val="000000"/>
          <w:kern w:val="0"/>
          <w:sz w:val="22"/>
          <w:szCs w:val="22"/>
          <w:shd w:val="clear" w:color="auto" w:fill="FFFFFF"/>
        </w:rPr>
        <w:t>조</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hAnsi="Times New Roman" w:cs="Times New Roman" w:hint="eastAsia" w:ascii="Times New Roman" w:eastAsia="바탕체"/>
          <w:bCs/>
          <w:color w:val="000000"/>
          <w:kern w:val="0"/>
          <w:sz w:val="22"/>
          <w:szCs w:val="22"/>
          <w:shd w:val="clear" w:color="auto" w:fill="FFFFFF"/>
        </w:rPr>
        <w:t>①</w:t>
      </w:r>
      <w:r w:rsidRPr="00404F2D">
        <w:rPr>
          <w:rFonts w:ascii="Times New Roman" w:hAnsi="Times New Roman" w:cs="Times New Roman" w:eastAsia="바탕체"/>
          <w:bCs/>
          <w:color w:val="000000"/>
          <w:kern w:val="0"/>
          <w:sz w:val="22"/>
          <w:szCs w:val="22"/>
          <w:shd w:val="clear" w:color="auto" w:fill="FFFFFF"/>
        </w:rPr>
        <w:t>항</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4</w:t>
      </w:r>
      <w:r w:rsidRPr="00404F2D">
        <w:rPr>
          <w:rFonts w:ascii="Times New Roman" w:hAnsi="Times New Roman" w:cs="Times New Roman" w:eastAsia="바탕체"/>
          <w:bCs/>
          <w:color w:val="000000"/>
          <w:kern w:val="0"/>
          <w:sz w:val="22"/>
          <w:szCs w:val="22"/>
          <w:shd w:val="clear" w:color="auto" w:fill="FFFFFF"/>
        </w:rPr>
        <w:t>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24</w:t>
      </w:r>
      <w:r w:rsidRPr="00404F2D">
        <w:rPr>
          <w:rFonts w:ascii="Times New Roman" w:hAnsi="Times New Roman" w:cs="Times New Roman" w:eastAsia="바탕체"/>
          <w:bCs/>
          <w:color w:val="000000"/>
          <w:kern w:val="0"/>
          <w:sz w:val="22"/>
          <w:szCs w:val="22"/>
          <w:shd w:val="clear" w:color="auto" w:fill="FFFFFF"/>
        </w:rPr>
        <w:t>조는</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신탁계약서에서</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각</w:t>
      </w:r>
      <w:r w:rsidRPr="00404F2D">
        <w:rPr>
          <w:rFonts w:ascii="Times New Roman" w:hint="eastAsia" w:hAnsi="Times New Roman" w:cs="Times New Roman" w:eastAsia="바탕체"/>
          <w:bCs/>
          <w:color w:val="000000"/>
          <w:kern w:val="0"/>
          <w:sz w:val="22"/>
          <w:szCs w:val="22"/>
          <w:shd w:val="clear" w:color="auto" w:fill="FFFFFF"/>
        </w:rPr>
        <w:t xml:space="preserve"> </w:t>
      </w:r>
      <w:r w:rsidRPr="00404F2D">
        <w:rPr>
          <w:rFonts w:ascii="Times New Roman" w:hint="eastAsia" w:hAnsi="Times New Roman" w:cs="Times New Roman" w:eastAsia="바탕체"/>
          <w:bCs/>
          <w:color w:val="000000"/>
          <w:kern w:val="0"/>
          <w:sz w:val="22"/>
          <w:szCs w:val="22"/>
          <w:shd w:val="clear" w:color="auto" w:fill="FFFFFF"/>
        </w:rPr>
        <w:t>삭제하며</w:t>
      </w:r>
      <w:r w:rsidRPr="00404F2D">
        <w:rPr>
          <w:rFonts w:ascii="Times New Roman" w:hint="eastAsia" w:hAnsi="Times New Roman" w:cs="Times New Roman" w:eastAsia="바탕체"/>
          <w:bCs/>
          <w:color w:val="000000"/>
          <w:kern w:val="0"/>
          <w:sz w:val="22"/>
          <w:szCs w:val="22"/>
          <w:shd w:val="clear" w:color="auto" w:fill="FFFFFF"/>
        </w:rPr>
        <w:t>,</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신탁계약에</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적용</w:t>
      </w:r>
      <w:r w:rsidRPr="00404F2D">
        <w:rPr>
          <w:rFonts w:ascii="Times New Roman" w:hint="eastAsia" w:hAnsi="Times New Roman" w:cs="Times New Roman" w:eastAsia="바탕체"/>
          <w:bCs/>
          <w:color w:val="000000"/>
          <w:kern w:val="0"/>
          <w:sz w:val="22"/>
          <w:szCs w:val="22"/>
          <w:shd w:val="clear" w:color="auto" w:fill="FFFFFF"/>
        </w:rPr>
        <w:t>하</w:t>
      </w:r>
      <w:r w:rsidRPr="00404F2D">
        <w:rPr>
          <w:rFonts w:ascii="Times New Roman" w:hAnsi="Times New Roman" w:cs="Times New Roman" w:eastAsia="바탕체"/>
          <w:bCs/>
          <w:color w:val="000000"/>
          <w:kern w:val="0"/>
          <w:sz w:val="22"/>
          <w:szCs w:val="22"/>
          <w:shd w:val="clear" w:color="auto" w:fill="FFFFFF"/>
        </w:rPr>
        <w:t>지</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아니한다</w:t>
      </w:r>
      <w:r w:rsidRPr="00404F2D">
        <w:rPr>
          <w:rFonts w:ascii="Times New Roman" w:hAnsi="Times New Roman" w:cs="Times New Roman" w:eastAsia="바탕체"/>
          <w:bCs/>
          <w:color w:val="000000"/>
          <w:kern w:val="0"/>
          <w:sz w:val="22"/>
          <w:szCs w:val="22"/>
          <w:shd w:val="clear" w:color="auto" w:fill="FFFFFF"/>
        </w:rPr>
        <w:t>.</w:t>
      </w:r>
    </w:p>
    <w:p w14:paraId="49D2938F" w14:textId="77777777" w:rsidR="00930A79" w:rsidRPr="00404F2D" w:rsidRDefault="00930A79">
      <w:pPr>
        <w:pStyle w:val="TKNormal"/>
        <w:numPr>
          <w:ilvl w:val="0"/>
          <w:numId w:val="22"/>
        </w:numPr>
        <w:tabs>
          <w:tab w:val="left" w:pos="400"/>
          <w:tab w:val="left" w:pos="800"/>
          <w:tab w:val="left" w:pos="1600"/>
          <w:tab w:val="left" w:pos="2400"/>
          <w:tab w:val="left" w:pos="3200"/>
        </w:tabs>
        <w:wordWrap w:val="0"/>
        <w:autoSpaceDE w:val="0"/>
        <w:autoSpaceDN w:val="0"/>
        <w:snapToGrid w:val="0"/>
        <w:spacing w:after="0" w:line="360" w:lineRule="auto"/>
        <w:rPr>
          <w:rFonts w:ascii="Times New Roman" w:hAnsi="Times New Roman" w:cs="Times New Roman" w:eastAsia="바탕체"/>
          <w:bCs/>
          <w:color w:val="000000"/>
          <w:kern w:val="0"/>
          <w:sz w:val="22"/>
          <w:shd w:val="clear" w:color="auto" w:fill="FFFFFF"/>
          <w:szCs w:val="22"/>
        </w:rPr>
      </w:pPr>
      <w:r w:rsidRPr="00404F2D">
        <w:rPr>
          <w:rFonts w:ascii="Times New Roman" w:hAnsi="Times New Roman" w:cs="Times New Roman" w:eastAsia="바탕체"/>
          <w:bCs/>
          <w:color w:val="000000"/>
          <w:kern w:val="0"/>
          <w:sz w:val="22"/>
          <w:szCs w:val="22"/>
          <w:shd w:val="clear" w:color="auto" w:fill="FFFFFF"/>
        </w:rPr>
        <w:t>본</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신탁계약과</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관련하여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분쟁이</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발생할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경우</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서울중앙지방법원을</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제</w:t>
      </w:r>
      <w:r w:rsidRPr="00404F2D">
        <w:rPr>
          <w:rFonts w:ascii="Times New Roman" w:hAnsi="Times New Roman" w:cs="Times New Roman" w:eastAsia="바탕체"/>
          <w:bCs/>
          <w:color w:val="000000"/>
          <w:kern w:val="0"/>
          <w:sz w:val="22"/>
          <w:szCs w:val="22"/>
          <w:shd w:val="clear" w:color="auto" w:fill="FFFFFF"/>
        </w:rPr>
        <w:t>1</w:t>
      </w:r>
      <w:r w:rsidRPr="00404F2D">
        <w:rPr>
          <w:rFonts w:ascii="Times New Roman" w:hAnsi="Times New Roman" w:cs="Times New Roman" w:eastAsia="바탕체"/>
          <w:bCs/>
          <w:color w:val="000000"/>
          <w:kern w:val="0"/>
          <w:sz w:val="22"/>
          <w:szCs w:val="22"/>
          <w:shd w:val="clear" w:color="auto" w:fill="FFFFFF"/>
        </w:rPr>
        <w:t>심</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전속적</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합의</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관할</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법원으로</w:t>
      </w:r>
      <w:r w:rsidRPr="00404F2D">
        <w:rPr>
          <w:rFonts w:ascii="Times New Roman" w:hAnsi="Times New Roman" w:cs="Times New Roman" w:eastAsia="바탕체"/>
          <w:bCs/>
          <w:color w:val="000000"/>
          <w:kern w:val="0"/>
          <w:sz w:val="22"/>
          <w:szCs w:val="22"/>
          <w:shd w:val="clear" w:color="auto" w:fill="FFFFFF"/>
        </w:rPr>
        <w:t xml:space="preserve"> </w:t>
      </w:r>
      <w:r w:rsidRPr="00404F2D">
        <w:rPr>
          <w:rFonts w:ascii="Times New Roman" w:hAnsi="Times New Roman" w:cs="Times New Roman" w:eastAsia="바탕체"/>
          <w:bCs/>
          <w:color w:val="000000"/>
          <w:kern w:val="0"/>
          <w:sz w:val="22"/>
          <w:szCs w:val="22"/>
          <w:shd w:val="clear" w:color="auto" w:fill="FFFFFF"/>
        </w:rPr>
        <w:t>한다</w:t>
      </w:r>
      <w:r w:rsidRPr="00404F2D">
        <w:rPr>
          <w:rFonts w:ascii="Times New Roman" w:hAnsi="Times New Roman" w:cs="Times New Roman" w:eastAsia="바탕체"/>
          <w:bCs/>
          <w:color w:val="000000"/>
          <w:kern w:val="0"/>
          <w:sz w:val="22"/>
          <w:szCs w:val="22"/>
          <w:shd w:val="clear" w:color="auto" w:fill="FFFFFF"/>
        </w:rPr>
        <w:t>.</w:t>
      </w:r>
    </w:p>
    <w:p w14:paraId="2E73AA4B"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658D4D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8E91A09"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commentRangeStart w:id="25"/>
      <w:r>
        <w:rPr>
          <w:rFonts w:ascii="Times New Roman" w:hAnsi="Times New Roman" w:cs="Times New Roman" w:eastAsia="바탕체"/>
          <w:sz w:val="22"/>
          <w:szCs w:val="22"/>
        </w:rPr>
      </w:r>
      <w:commentRangeStart w:id="17"/>
      <w:r>
        <w:rPr>
          <w:rFonts w:ascii="Times New Roman" w:hAnsi="Times New Roman" w:cs="Times New Roman" w:eastAsia="바탕체"/>
          <w:sz w:val="22"/>
          <w:szCs w:val="22"/>
        </w:rPr>
      </w:r>
      <w:r w:rsidRPr="00404F2D">
        <w:rPr>
          <w:rFonts w:ascii="Times New Roman" w:eastAsia="바탕체" w:hAnsi="Times New Roman" w:hint="eastAsia" w:cs="Times New Roman"/>
          <w:color w:val="000000"/>
          <w:sz w:val="22"/>
          <w:szCs w:val="22"/>
        </w:rPr>
        <w:t>본</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특약이</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체결된</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hint="eastAsia" w:cs="Times New Roman"/>
          <w:color w:val="000000"/>
          <w:sz w:val="22"/>
          <w:szCs w:val="22"/>
        </w:rPr>
        <w:t>증거로써</w:t>
      </w:r>
      <w:r w:rsidRPr="00404F2D">
        <w:rPr>
          <w:rFonts w:ascii="Times New Roman" w:eastAsia="바탕체" w:hAnsi="Times New Roman" w:hint="eastAsia" w:cs="Times New Roman"/>
          <w:color w:val="000000"/>
          <w:sz w:val="22"/>
          <w:szCs w:val="22"/>
        </w:rPr>
        <w:t xml:space="preserve"> </w:t>
      </w:r>
      <w:r>
        <w:rPr>
          <w:rFonts w:ascii="Times New Roman" w:eastAsia="바탕체" w:hAnsi="Times New Roman" w:hint="eastAsia" w:cs="Times New Roman"/>
          <w:color w:val="000000"/>
          <w:sz w:val="22"/>
          <w:szCs w:val="22"/>
        </w:rPr>
        <w:t xml:space="preserve">위탁자와 수탁자는</w:t>
      </w:r>
      <w:r w:rsidRPr="00404F2D">
        <w:rPr>
          <w:rFonts w:ascii="Times New Roman" w:eastAsia="바탕체" w:hAnsi="Times New Roman" w:hint="eastAsia" w:cs="Times New Roman"/>
          <w:color w:val="000000"/>
          <w:sz w:val="22"/>
          <w:szCs w:val="22"/>
        </w:rPr>
        <w:t xml:space="preserve"> </w:t>
      </w:r>
      <w:r w:rsidRPr="00404F2D">
        <w:rPr>
          <w:rFonts w:ascii="Times New Roman" w:eastAsia="바탕체" w:hAnsi="Times New Roman" w:cs="Times New Roman"/>
          <w:color w:val="000000"/>
          <w:sz w:val="22"/>
          <w:szCs w:val="22"/>
        </w:rPr>
        <w:t>본</w:t>
      </w:r>
      <w:r w:rsidRPr="00404F2D">
        <w:rPr>
          <w:rFonts w:ascii="Times New Roman" w:eastAsia="바탕체" w:hAnsi="Times New Roman" w:cs="Times New Roman"/>
          <w:color w:val="000000"/>
          <w:sz w:val="22"/>
          <w:szCs w:val="22"/>
        </w:rPr>
        <w:t xml:space="preserve"> </w:t>
      </w:r>
      <w:r w:rsidRPr="00404F2D">
        <w:rPr>
          <w:rFonts w:ascii="Times New Roman" w:eastAsia="바탕체" w:hAnsi="Times New Roman" w:cs="Times New Roman"/>
          <w:color w:val="000000"/>
          <w:sz w:val="22"/>
          <w:szCs w:val="22"/>
        </w:rPr>
        <w:t>특약</w:t>
      </w:r>
      <w:r w:rsidRPr="00404F2D">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 xml:space="preserve">2부</w:t>
      </w:r>
      <w:r w:rsidRPr="00404F2D">
        <w:rPr>
          <w:rFonts w:ascii="Times New Roman" w:eastAsia="바탕체" w:hAnsi="Times New Roman" w:cs="Times New Roman"/>
          <w:kern w:val="0"/>
          <w:sz w:val="22"/>
          <w:szCs w:val="22"/>
        </w:rPr>
        <w:t xml:space="preserve">를</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작성하여</w:t>
      </w:r>
      <w:r>
        <w:rPr>
          <w:rFonts w:ascii="Times New Roman" w:eastAsia="바탕체" w:hAnsi="Times New Roman" w:cs="Times New Roman"/>
          <w:kern w:val="0"/>
          <w:sz w:val="22"/>
          <w:szCs w:val="22"/>
        </w:rPr>
        <w:t xml:space="preserve"> 각자 서명 또는 기명날인하도록 한 후,</w:t>
      </w:r>
      <w:r w:rsidRPr="00404F2D">
        <w:rPr>
          <w:rFonts w:ascii="Times New Roman" w:eastAsia="바탕체" w:hAnsi="Times New Roman" w:cs="Times New Roman"/>
          <w:kern w:val="0"/>
          <w:sz w:val="22"/>
          <w:szCs w:val="22"/>
        </w:rPr>
        <w:t xml:space="preserve"> </w:t>
      </w:r>
      <w:r>
        <w:rPr>
          <w:rFonts w:ascii="Times New Roman" w:eastAsia="바탕체" w:hAnsi="Times New Roman" w:cs="Times New Roman"/>
          <w:kern w:val="0"/>
          <w:sz w:val="22"/>
          <w:szCs w:val="22"/>
        </w:rPr>
        <w:t xml:space="preserve">원본은 위탁자 및 수탁자가 각각 1부씩 보관하기로 하며, 수탁자 보관용을 등기소에 제출하기로 한다.</w:t>
      </w:r>
      <w:r>
        <w:rPr>
          <w:rFonts w:ascii="Times New Roman" w:hAnsi="Times New Roman" w:cs="Times New Roman" w:eastAsia="바탕체"/>
          <w:sz w:val="22"/>
          <w:szCs w:val="22"/>
        </w:rPr>
      </w:r>
      <w:commentRangeEnd w:id="17"/>
      <w:r>
        <w:rPr>
          <w:rStyle w:val="CommentReference"/>
          <w:rFonts w:ascii="Times New Roman" w:hAnsi="Times New Roman" w:cs="Times New Roman" w:eastAsia="바탕체"/>
          <w:sz w:val="22"/>
          <w:szCs w:val="22"/>
        </w:rPr>
        <w:commentReference w:id="17"/>
      </w:r>
      <w:r>
        <w:rPr>
          <w:rFonts w:ascii="Times New Roman" w:hAnsi="Times New Roman" w:cs="Times New Roman" w:eastAsia="바탕체"/>
          <w:sz w:val="22"/>
          <w:szCs w:val="22"/>
        </w:rPr>
      </w:r>
      <w:commentRangeEnd w:id="25"/>
      <w:r>
        <w:rPr>
          <w:rStyle w:val="CommentReference"/>
          <w:rFonts w:ascii="Times New Roman" w:hAnsi="Times New Roman" w:cs="Times New Roman" w:eastAsia="바탕체"/>
          <w:sz w:val="22"/>
          <w:szCs w:val="22"/>
        </w:rPr>
        <w:commentReference w:id="25"/>
      </w:r>
    </w:p>
    <w:p w14:paraId="6198A961"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38A6CD79"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72256FA0"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213830B5" w14:textId="77777777" w:rsidR="00930A79" w:rsidRPr="00404F2D" w:rsidRDefault="00930A79" w:rsidP="006A29C3">
      <w:pPr>
        <w:pStyle w:val="TKNormal"/>
        <w:snapToGrid w:val="0"/>
        <w:spacing w:line="360" w:lineRule="auto" w:after="0"/>
        <w:rPr>
          <w:rFonts w:ascii="Times New Roman" w:eastAsia="바탕체" w:hAnsi="Times New Roman" w:cs="Times New Roman"/>
          <w:color w:val="000000"/>
          <w:sz w:val="22"/>
          <w:szCs w:val="22"/>
        </w:rPr>
      </w:pPr>
    </w:p>
    <w:p w14:paraId="03B152AB"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r w:rsidRPr="00404F2D">
        <w:rPr>
          <w:rFonts w:ascii="Times New Roman" w:eastAsia="바탕체" w:hAnsi="Times New Roman" w:cs="Times New Roman"/>
          <w:color w:val="000000"/>
          <w:sz w:val="22"/>
          <w:szCs w:val="22"/>
        </w:rPr>
        <w:t>202</w:t>
      </w:r>
      <w:r w:rsidRPr="00404F2D">
        <w:rPr>
          <w:rFonts w:ascii="Times New Roman" w:eastAsia="바탕체" w:hint="eastAsia" w:hAnsi="Times New Roman" w:cs="Times New Roman"/>
          <w:color w:val="000000"/>
          <w:sz w:val="22"/>
          <w:szCs w:val="22"/>
        </w:rPr>
        <w:t>6</w:t>
      </w:r>
      <w:r w:rsidRPr="00404F2D">
        <w:rPr>
          <w:rFonts w:ascii="Times New Roman" w:eastAsia="바탕체" w:hAnsi="Times New Roman" w:cs="Times New Roman"/>
          <w:color w:val="000000"/>
          <w:sz w:val="22"/>
          <w:szCs w:val="22"/>
        </w:rPr>
        <w:t>년</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월</w:t>
      </w:r>
      <w:r w:rsidRPr="00404F2D">
        <w:rPr>
          <w:rFonts w:ascii="Times New Roman" w:eastAsia="바탕체" w:hint="eastAsia" w:hAnsi="Times New Roman" w:cs="Times New Roman"/>
          <w:color w:val="000000"/>
          <w:sz w:val="22"/>
          <w:szCs w:val="22"/>
        </w:rPr>
        <w:t xml:space="preserve"> [*]</w:t>
      </w:r>
      <w:r w:rsidRPr="00404F2D">
        <w:rPr>
          <w:rFonts w:ascii="Times New Roman" w:eastAsia="바탕체" w:hAnsi="Times New Roman" w:cs="Times New Roman"/>
          <w:color w:val="000000"/>
          <w:sz w:val="22"/>
          <w:szCs w:val="22"/>
        </w:rPr>
        <w:t>일</w:t>
      </w:r>
    </w:p>
    <w:p w14:paraId="44BD2577"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p>
    <w:p w14:paraId="27531AAD" w14:textId="77777777" w:rsidR="00930A79" w:rsidRPr="00404F2D" w:rsidRDefault="00930A79" w:rsidP="006A29C3">
      <w:pPr>
        <w:pStyle w:val="TKNormal"/>
        <w:snapToGrid w:val="0"/>
        <w:spacing w:line="360" w:lineRule="auto" w:after="0"/>
        <w:jc w:val="center"/>
        <w:rPr>
          <w:rFonts w:ascii="Times New Roman" w:eastAsia="바탕체" w:hAnsi="Times New Roman" w:cs="Times New Roman"/>
          <w:color w:val="000000"/>
          <w:sz w:val="22"/>
          <w:szCs w:val="22"/>
        </w:rPr>
      </w:pPr>
    </w:p>
    <w:p w14:paraId="3A332D86"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58663CE1"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653A5D5A"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0B1C28D4"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r w:rsidRPr="00404F2D">
        <w:rPr>
          <w:rFonts w:ascii="Times New Roman" w:eastAsia="바탕체" w:hint="eastAsia" w:hAnsi="Times New Roman" w:cs="Times New Roman"/>
          <w:b/>
          <w:kern w:val="0"/>
          <w:sz w:val="22"/>
          <w:szCs w:val="22"/>
        </w:rPr>
        <w:t>위</w:t>
      </w:r>
      <w:r w:rsidRPr="00404F2D">
        <w:rPr>
          <w:rFonts w:ascii="Times New Roman" w:eastAsia="바탕체" w:hAnsi="Times New Roman" w:cs="Times New Roman"/>
          <w:b/>
          <w:kern w:val="0"/>
          <w:sz w:val="22"/>
          <w:szCs w:val="22"/>
        </w:rPr>
        <w:t xml:space="preserve"> </w:t>
      </w:r>
      <w:r w:rsidRPr="00404F2D">
        <w:rPr>
          <w:rFonts w:ascii="Times New Roman" w:eastAsia="바탕체" w:hint="eastAsia" w:hAnsi="Times New Roman" w:cs="Times New Roman"/>
          <w:b/>
          <w:kern w:val="0"/>
          <w:sz w:val="22"/>
          <w:szCs w:val="22"/>
        </w:rPr>
        <w:t>탁</w:t>
      </w:r>
      <w:r w:rsidRPr="00404F2D">
        <w:rPr>
          <w:rFonts w:ascii="Times New Roman" w:eastAsia="바탕체" w:hAnsi="Times New Roman" w:cs="Times New Roman"/>
          <w:b/>
          <w:kern w:val="0"/>
          <w:sz w:val="22"/>
          <w:szCs w:val="22"/>
        </w:rPr>
        <w:t xml:space="preserve"> </w:t>
      </w:r>
      <w:r w:rsidRPr="00404F2D">
        <w:rPr>
          <w:rFonts w:ascii="Times New Roman" w:eastAsia="바탕체" w:hint="eastAsia" w:hAnsi="Times New Roman" w:cs="Times New Roman"/>
          <w:b/>
          <w:kern w:val="0"/>
          <w:sz w:val="22"/>
          <w:szCs w:val="22"/>
        </w:rPr>
        <w:t>자</w:t>
      </w:r>
      <w:r w:rsidRPr="00404F2D">
        <w:rPr>
          <w:rFonts w:ascii="Times New Roman" w:eastAsia="바탕체" w:hint="eastAsia" w:hAnsi="Times New Roman" w:cs="Times New Roman"/>
          <w:b/>
          <w:kern w:val="0"/>
          <w:sz w:val="22"/>
          <w:szCs w:val="22"/>
        </w:rPr>
        <w:t xml:space="preserve">      </w:t>
      </w:r>
      <w:r w:rsidRPr="00404F2D">
        <w:rPr>
          <w:rFonts w:ascii="Times New Roman" w:eastAsia="바탕체" w:hAnsi="Times New Roman" w:cs="Times New Roman"/>
          <w:b/>
          <w:kern w:val="0"/>
          <w:sz w:val="22"/>
          <w:szCs w:val="22"/>
        </w:rPr>
        <w:t xml:space="preserve"> </w:t>
      </w:r>
    </w:p>
    <w:p w14:paraId="52570C67"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b/>
          <w:kern w:val="0"/>
          <w:sz w:val="22"/>
          <w:szCs w:val="22"/>
        </w:rPr>
      </w:pPr>
    </w:p>
    <w:p w14:paraId="7083BEE1" w14:textId="77777777" w:rsidR="00930A79" w:rsidRPr="00404F2D" w:rsidRDefault="00930A79" w:rsidP="006A29C3">
      <w:pPr>
        <w:pStyle w:val="TKNormal"/>
        <w:tabs>
          <w:tab w:val="left" w:pos="3402"/>
        </w:tabs>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법인등록번호</w:t>
      </w:r>
      <w:r w:rsidRPr="00404F2D">
        <w:rPr>
          <w:rFonts w:ascii="Times New Roman" w:eastAsia="바탕체" w:hAnsi="Times New Roman" w:cs="Times New Roman"/>
          <w:kern w:val="0"/>
          <w:sz w:val="22"/>
          <w:szCs w:val="22"/>
        </w:rPr>
        <w:t xml:space="preserve"> : 110111-</w:t>
      </w:r>
      <w:r w:rsidRPr="00404F2D">
        <w:rPr>
          <w:rFonts w:ascii="Times New Roman" w:eastAsia="바탕체" w:hint="eastAsia" w:hAnsi="Times New Roman" w:cs="Times New Roman"/>
          <w:kern w:val="0"/>
          <w:sz w:val="22"/>
          <w:szCs w:val="22"/>
        </w:rPr>
        <w:t>0969954</w:t>
      </w:r>
    </w:p>
    <w:p w14:paraId="093EBA6C" w14:textId="77777777" w:rsidR="00930A79" w:rsidRPr="00404F2D" w:rsidRDefault="00930A79" w:rsidP="006A29C3">
      <w:pPr>
        <w:pStyle w:val="TKNormal"/>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주</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소</w:t>
      </w:r>
      <w:r w:rsidRPr="00404F2D">
        <w:rPr>
          <w:rFonts w:ascii="Times New Roman" w:eastAsia="바탕체" w:hAnsi="Times New Roman" w:cs="Times New Roman"/>
          <w:kern w:val="0"/>
          <w:sz w:val="22"/>
          <w:szCs w:val="22"/>
        </w:rPr>
        <w:t xml:space="preserve"> : </w:t>
      </w:r>
      <w:r w:rsidRPr="00404F2D">
        <w:rPr>
          <w:rFonts w:ascii="Times New Roman" w:eastAsia="바탕체" w:hAnsi="Times New Roman" w:cs="Times New Roman"/>
          <w:kern w:val="0"/>
          <w:sz w:val="22"/>
          <w:szCs w:val="22"/>
        </w:rPr>
        <w:t>서울특별시</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강남구</w:t>
      </w:r>
      <w:r w:rsidRPr="00404F2D">
        <w:rPr>
          <w:rFonts w:ascii="Times New Roman" w:eastAsia="바탕체" w:hAnsi="Times New Roman" w:cs="Times New Roman"/>
          <w:kern w:val="0"/>
          <w:sz w:val="22"/>
          <w:szCs w:val="22"/>
        </w:rPr>
        <w:t xml:space="preserve"> </w:t>
      </w:r>
      <w:r w:rsidRPr="00404F2D">
        <w:rPr>
          <w:rFonts w:ascii="Times New Roman" w:eastAsia="바탕체" w:hAnsi="Times New Roman" w:cs="Times New Roman"/>
          <w:kern w:val="0"/>
          <w:sz w:val="22"/>
          <w:szCs w:val="22"/>
        </w:rPr>
        <w:t>삼성로</w:t>
      </w:r>
      <w:r w:rsidRPr="00404F2D">
        <w:rPr>
          <w:rFonts w:ascii="Times New Roman" w:eastAsia="바탕체" w:hAnsi="Times New Roman" w:cs="Times New Roman"/>
          <w:kern w:val="0"/>
          <w:sz w:val="22"/>
          <w:szCs w:val="22"/>
        </w:rPr>
        <w:t xml:space="preserve"> 51</w:t>
      </w:r>
      <w:r w:rsidRPr="00404F2D">
        <w:rPr>
          <w:rFonts w:ascii="Times New Roman" w:eastAsia="바탕체" w:hint="eastAsia" w:hAnsi="Times New Roman" w:cs="Times New Roman"/>
          <w:kern w:val="0"/>
          <w:sz w:val="22"/>
          <w:szCs w:val="22"/>
        </w:rPr>
        <w:t xml:space="preserve">1 </w:t>
      </w:r>
      <w:r w:rsidRPr="00404F2D">
        <w:rPr>
          <w:rFonts w:ascii="Times New Roman" w:eastAsia="바탕체" w:hAnsi="Times New Roman" w:cs="Times New Roman"/>
          <w:kern w:val="0"/>
          <w:sz w:val="22"/>
          <w:szCs w:val="22"/>
        </w:rPr>
        <w:t>(</w:t>
      </w:r>
      <w:r w:rsidRPr="00404F2D">
        <w:rPr>
          <w:rFonts w:ascii="Times New Roman" w:eastAsia="바탕체" w:hAnsi="Times New Roman" w:cs="Times New Roman"/>
          <w:kern w:val="0"/>
          <w:sz w:val="22"/>
          <w:szCs w:val="22"/>
        </w:rPr>
        <w:t>삼성동</w:t>
      </w:r>
      <w:r w:rsidRPr="00404F2D">
        <w:rPr>
          <w:rFonts w:ascii="Times New Roman" w:eastAsia="바탕체" w:hAnsi="Times New Roman" w:cs="Times New Roman"/>
          <w:kern w:val="0"/>
          <w:sz w:val="22"/>
          <w:szCs w:val="22"/>
        </w:rPr>
        <w:t>)</w:t>
      </w:r>
    </w:p>
    <w:p w14:paraId="46827E4D" w14:textId="77777777" w:rsidR="00930A79" w:rsidRPr="00404F2D" w:rsidRDefault="00930A79" w:rsidP="006A29C3">
      <w:pPr>
        <w:pStyle w:val="TKNormal"/>
        <w:snapToGrid w:val="0"/>
        <w:spacing w:line="360" w:lineRule="auto" w:after="0"/>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법</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인</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명</w:t>
      </w:r>
      <w:r w:rsidRPr="00404F2D">
        <w:rPr>
          <w:rFonts w:ascii="Times New Roman" w:eastAsia="바탕체" w:hAnsi="Times New Roman" w:cs="Times New Roman"/>
          <w:kern w:val="0"/>
          <w:sz w:val="22"/>
          <w:szCs w:val="22"/>
        </w:rPr>
        <w:t xml:space="preserve"> : </w:t>
      </w:r>
      <w:r w:rsidRPr="00404F2D">
        <w:rPr>
          <w:rFonts w:ascii="Times New Roman" w:eastAsia="바탕체" w:hint="eastAsia" w:hAnsi="Times New Roman" w:cs="Times New Roman"/>
          <w:kern w:val="0"/>
          <w:sz w:val="22"/>
          <w:szCs w:val="22"/>
        </w:rPr>
        <w:t>주식회사</w:t>
      </w:r>
      <w:r w:rsidRPr="00404F2D">
        <w:rPr>
          <w:rFonts w:ascii="Times New Roman" w:eastAsia="바탕체" w:hint="eastAsia" w:hAnsi="Times New Roman" w:cs="Times New Roman"/>
          <w:kern w:val="0"/>
          <w:sz w:val="22"/>
          <w:szCs w:val="22"/>
        </w:rPr>
        <w:t xml:space="preserve"> </w:t>
      </w:r>
      <w:r w:rsidRPr="00404F2D">
        <w:rPr>
          <w:rFonts w:ascii="Times New Roman" w:eastAsia="바탕체" w:hAnsi="Times New Roman" w:cs="Times New Roman"/>
          <w:kern w:val="0"/>
          <w:sz w:val="22"/>
          <w:szCs w:val="22"/>
        </w:rPr>
        <w:t>코람코라이프로지스위탁관리부동산투자회사</w:t>
      </w:r>
    </w:p>
    <w:p w14:paraId="17342B3D" w14:textId="77777777" w:rsidR="00930A79" w:rsidRPr="00404F2D" w:rsidRDefault="00930A79" w:rsidP="006A29C3">
      <w:pPr>
        <w:pStyle w:val="TKNormal"/>
        <w:snapToGrid w:val="0"/>
        <w:spacing w:line="360" w:lineRule="auto" w:after="0"/>
        <w:ind w:leftChars="567" w:left="1134"/>
        <w:textAlignment w:val="baseline"/>
        <w:rPr>
          <w:rFonts w:ascii="Times New Roman" w:eastAsia="바탕체" w:hAnsi="Times New Roman" w:cs="Times New Roman"/>
          <w:kern w:val="0"/>
          <w:sz w:val="22"/>
          <w:szCs w:val="22"/>
        </w:rPr>
      </w:pPr>
      <w:r w:rsidRPr="00404F2D">
        <w:rPr>
          <w:rFonts w:ascii="Times New Roman" w:eastAsia="바탕체" w:hint="eastAsia" w:hAnsi="Times New Roman" w:cs="Times New Roman"/>
          <w:kern w:val="0"/>
          <w:sz w:val="22"/>
          <w:szCs w:val="22"/>
        </w:rPr>
        <w:t>대표이사</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원</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재</w:t>
      </w:r>
      <w:r w:rsidRPr="00404F2D">
        <w:rPr>
          <w:rFonts w:ascii="Times New Roman" w:eastAsia="바탕체" w:hint="eastAsia"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이</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 xml:space="preserve">      </w:t>
      </w:r>
      <w:r w:rsidRPr="00404F2D">
        <w:rPr>
          <w:rFonts w:ascii="Times New Roman" w:eastAsia="바탕체" w:hAnsi="Times New Roman" w:cs="Times New Roman"/>
          <w:kern w:val="0"/>
          <w:sz w:val="22"/>
          <w:szCs w:val="22"/>
        </w:rPr>
        <w:t xml:space="preserve">  (</w:t>
      </w:r>
      <w:r w:rsidRPr="00404F2D">
        <w:rPr>
          <w:rFonts w:ascii="Times New Roman" w:eastAsia="바탕체" w:hint="eastAsia" w:hAnsi="Times New Roman" w:cs="Times New Roman"/>
          <w:kern w:val="0"/>
          <w:sz w:val="22"/>
          <w:szCs w:val="22"/>
        </w:rPr>
        <w:t>인</w:t>
      </w:r>
      <w:r w:rsidRPr="00404F2D">
        <w:rPr>
          <w:rFonts w:ascii="Times New Roman" w:eastAsia="바탕체" w:hAnsi="Times New Roman" w:cs="Times New Roman"/>
          <w:kern w:val="0"/>
          <w:sz w:val="22"/>
          <w:szCs w:val="22"/>
        </w:rPr>
        <w:t>)</w:t>
      </w:r>
    </w:p>
    <w:p w14:paraId="476B7FC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0211CD1D" w14:textId="77777777" w:rsidR="00930A79" w:rsidRPr="00404F2D" w:rsidRDefault="00930A79" w:rsidP="006A29C3">
      <w:pPr>
        <w:pStyle w:val="TKNormal"/>
        <w:tabs>
          <w:tab w:val="left" w:pos="5298"/>
        </w:tabs>
        <w:snapToGrid w:val="0"/>
        <w:spacing w:line="360" w:lineRule="auto" w:after="0"/>
        <w:ind w:firstLineChars="1500" w:firstLine="3600"/>
        <w:rPr>
          <w:rFonts w:ascii="Times New Roman" w:eastAsia="바탕체" w:hAnsi="Times New Roman" w:cs="Times New Roman"/>
          <w:sz w:val="22"/>
          <w:szCs w:val="22"/>
        </w:rPr>
      </w:pPr>
      <w:r w:rsidRPr="00404F2D">
        <w:rPr>
          <w:rFonts w:ascii="Times New Roman" w:eastAsia="바탕체" w:hAnsi="Times New Roman" w:cs="Times New Roman"/>
          <w:sz w:val="22"/>
          <w:szCs w:val="22"/>
        </w:rPr>
        <w:tab/>
      </w:r>
    </w:p>
    <w:tbl>
      <w:tblPr>
        <w:tblStyle w:val="TKNormalTable"/>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4"/>
      </w:tblGrid>
      <w:tr w:rsidR="006A29C3" w:rsidRPr="00404F2D" w14:paraId="2EAD1D86" w14:textId="77777777" w:rsidTr="005E1C22">
        <w:trPr>
          <w:trHeight w:val="593"/>
        </w:trPr>
        <w:tc>
          <w:tcPr>
            <w:tcW w:w="8708" w:type="dxa"/>
            <w:tcBorders>
              <w:top w:val="nil"/>
              <w:left w:val="nil"/>
              <w:bottom w:val="nil"/>
              <w:right w:val="nil"/>
            </w:tcBorders>
            <w:tcMar>
              <w:top w:w="28" w:type="dxa"/>
              <w:left w:w="102" w:type="dxa"/>
              <w:bottom w:w="28" w:type="dxa"/>
              <w:right w:w="102" w:type="dxa"/>
            </w:tcMar>
            <w:vAlign w:val="center"/>
            <w:hideMark/>
          </w:tcPr>
          <w:p w14:paraId="7FF68083" w14:textId="77777777" w:rsidR="00930A79" w:rsidRPr="00404F2D" w:rsidRDefault="00930A79" w:rsidP="005E1C22">
            <w:pPr>
              <w:pStyle w:val="TKNormal"/>
              <w:shd w:val="clear" w:color="auto" w:fill="FFFFFF"/>
              <w:snapToGrid w:val="0"/>
              <w:spacing w:line="200" w:lineRule="exact"/>
              <w:textAlignment w:val="baseline"/>
              <w:rPr>
                <w:rFonts w:ascii="바탕체" w:eastAsia="바탕체" w:hAnsi="바탕체" w:cs="굴림"/>
                <w:color w:val="000000"/>
                <w:kern w:val="0"/>
                <w:sz w:val="24"/>
              </w:rPr>
            </w:pPr>
            <w:r w:rsidRPr="00404F2D">
              <w:rPr>
                <w:rFonts w:ascii="바탕체" w:eastAsia="바탕체" w:hAnsi="바탕체" w:cs="굴림"/>
                <w:b/>
                <w:bCs/>
                <w:color w:val="000000"/>
                <w:kern w:val="0"/>
                <w:sz w:val="24"/>
                <w:shd w:val="clear" w:color="auto" w:fill="FFFFFF"/>
              </w:rPr>
              <w:t>본</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신탁계약의</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설명</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들었으며</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이해하였음</w:t>
            </w:r>
          </w:p>
        </w:tc>
      </w:tr>
      <w:tr w:rsidR="006A29C3" w:rsidRPr="00404F2D" w14:paraId="70F3B8A8" w14:textId="77777777" w:rsidTr="005E1C22">
        <w:trPr>
          <w:trHeight w:val="361"/>
        </w:trPr>
        <w:tc>
          <w:tcPr>
            <w:tcW w:w="8708" w:type="dxa"/>
            <w:tcBorders>
              <w:top w:val="nil"/>
              <w:left w:val="nil"/>
              <w:bottom w:val="nil"/>
              <w:right w:val="nil"/>
            </w:tcBorders>
            <w:tcMar>
              <w:top w:w="28" w:type="dxa"/>
              <w:left w:w="102" w:type="dxa"/>
              <w:bottom w:w="28" w:type="dxa"/>
              <w:right w:w="102" w:type="dxa"/>
            </w:tcMar>
            <w:vAlign w:val="center"/>
            <w:hideMark/>
          </w:tcPr>
          <w:p w14:paraId="425278DE" w14:textId="77777777" w:rsidR="00930A79" w:rsidRPr="00404F2D" w:rsidRDefault="00930A79" w:rsidP="005E1C22">
            <w:pPr>
              <w:pStyle w:val="TKNormal"/>
              <w:shd w:val="clear" w:color="auto" w:fill="FFFFFF"/>
              <w:snapToGrid w:val="0"/>
              <w:spacing w:line="200" w:lineRule="exact"/>
              <w:textAlignment w:val="baseline"/>
              <w:rPr>
                <w:rFonts w:ascii="바탕체" w:eastAsia="바탕체" w:hAnsi="바탕체" w:cs="굴림"/>
                <w:color w:val="000000"/>
                <w:kern w:val="0"/>
                <w:sz w:val="24"/>
              </w:rPr>
            </w:pPr>
            <w:r w:rsidRPr="00404F2D">
              <w:rPr>
                <w:rFonts w:ascii="바탕체" w:eastAsia="바탕체" w:hAnsi="바탕체" w:cs="굴림"/>
                <w:b/>
                <w:bCs/>
                <w:color w:val="000000"/>
                <w:kern w:val="0"/>
                <w:sz w:val="24"/>
                <w:shd w:val="clear" w:color="auto" w:fill="FFFFFF"/>
              </w:rPr>
              <w:t>본</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신탁계약의</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설명</w:t>
            </w:r>
            <w:r w:rsidRPr="00404F2D">
              <w:rPr>
                <w:rFonts w:ascii="바탕체" w:eastAsia="바탕체" w:hAnsi="바탕체" w:cs="굴림"/>
                <w:b/>
                <w:bCs/>
                <w:color w:val="CCCCCC"/>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들었으며</w:t>
            </w:r>
            <w:r w:rsidRPr="00404F2D">
              <w:rPr>
                <w:rFonts w:ascii="바탕체" w:eastAsia="바탕체" w:hAnsi="바탕체" w:cs="굴림" w:hint="eastAsia"/>
                <w:b/>
                <w:bCs/>
                <w:color w:val="CCCCCC"/>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000000"/>
                <w:kern w:val="0"/>
                <w:sz w:val="24"/>
                <w:shd w:val="clear" w:color="auto" w:fill="FFFFFF"/>
              </w:rPr>
              <w:t>신탁내용을</w:t>
            </w:r>
            <w:r w:rsidRPr="00404F2D">
              <w:rPr>
                <w:rFonts w:ascii="바탕체" w:eastAsia="바탕체" w:hAnsi="바탕체" w:cs="굴림"/>
                <w:b/>
                <w:bCs/>
                <w:color w:val="000000"/>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 xml:space="preserve">(  </w:t>
            </w:r>
            <w:r w:rsidRPr="00404F2D">
              <w:rPr>
                <w:rFonts w:ascii="바탕체" w:eastAsia="바탕체" w:hAnsi="바탕체" w:cs="굴림"/>
                <w:b/>
                <w:bCs/>
                <w:color w:val="CCCCCC"/>
                <w:kern w:val="0"/>
                <w:sz w:val="24"/>
                <w:shd w:val="clear" w:color="auto" w:fill="FFFFFF"/>
              </w:rPr>
              <w:t>이해하였음</w:t>
            </w:r>
            <w:r w:rsidRPr="00404F2D">
              <w:rPr>
                <w:rFonts w:ascii="바탕체" w:eastAsia="바탕체" w:hAnsi="바탕체" w:cs="굴림" w:hint="eastAsia"/>
                <w:b/>
                <w:bCs/>
                <w:color w:val="CCCCCC"/>
                <w:kern w:val="0"/>
                <w:sz w:val="24"/>
                <w:shd w:val="clear" w:color="auto" w:fill="FFFFFF"/>
              </w:rPr>
              <w:t xml:space="preserve">  </w:t>
            </w:r>
            <w:r w:rsidRPr="00404F2D">
              <w:rPr>
                <w:rFonts w:ascii="바탕체" w:eastAsia="바탕체" w:hAnsi="바탕체" w:cs="굴림" w:hint="eastAsia"/>
                <w:b/>
                <w:bCs/>
                <w:color w:val="000000"/>
                <w:kern w:val="0"/>
                <w:sz w:val="24"/>
                <w:shd w:val="clear" w:color="auto" w:fill="FFFFFF"/>
              </w:rPr>
              <w:t>)</w:t>
            </w:r>
          </w:p>
        </w:tc>
      </w:tr>
    </w:tbl>
    <w:p w14:paraId="51000755" w14:textId="77777777" w:rsidR="00930A79" w:rsidRPr="00404F2D" w:rsidRDefault="00930A79" w:rsidP="006A29C3">
      <w:pPr>
        <w:pStyle w:val="TKNormal"/>
        <w:snapToGrid w:val="0"/>
        <w:spacing w:line="360" w:lineRule="auto" w:after="0"/>
        <w:rPr>
          <w:rFonts w:ascii="Times New Roman" w:eastAsia="바탕체" w:hAnsi="Times New Roman" w:cs="Times New Roman"/>
          <w:b/>
          <w:bCs/>
          <w:kern w:val="0"/>
          <w:sz w:val="22"/>
          <w:szCs w:val="22"/>
        </w:rPr>
      </w:pPr>
    </w:p>
    <w:p w14:paraId="09261CED" w14:textId="77777777" w:rsidR="00930A79" w:rsidRPr="00404F2D" w:rsidRDefault="00930A79" w:rsidP="006A29C3">
      <w:pPr>
        <w:pStyle w:val="TKNormal"/>
        <w:snapToGrid w:val="0"/>
        <w:spacing w:line="360" w:lineRule="auto" w:after="0"/>
        <w:ind w:firstLineChars="1500" w:firstLine="3604"/>
        <w:textAlignment w:val="baseline"/>
        <w:rPr>
          <w:rFonts w:ascii="Times New Roman" w:eastAsia="바탕체" w:hAnsi="Times New Roman" w:cs="Times New Roman"/>
          <w:b/>
          <w:bCs/>
          <w:kern w:val="0"/>
          <w:sz w:val="22"/>
          <w:szCs w:val="22"/>
        </w:rPr>
      </w:pPr>
      <w:r w:rsidRPr="00404F2D">
        <w:rPr>
          <w:rFonts w:ascii="Times New Roman" w:eastAsia="바탕체" w:hint="eastAsia" w:hAnsi="Times New Roman" w:cs="Times New Roman"/>
          <w:b/>
          <w:bCs/>
          <w:kern w:val="0"/>
          <w:sz w:val="22"/>
          <w:szCs w:val="22"/>
        </w:rPr>
        <w:t>위탁자</w:t>
      </w:r>
      <w:r w:rsidRPr="00404F2D">
        <w:rPr>
          <w:rFonts w:ascii="Times New Roman" w:eastAsia="바탕체" w:hAnsi="Times New Roman" w:cs="Times New Roman"/>
          <w:b/>
          <w:bCs/>
          <w:kern w:val="0"/>
          <w:sz w:val="22"/>
          <w:szCs w:val="22"/>
        </w:rPr>
        <w:t xml:space="preserve"> : </w:t>
      </w:r>
      <w:r w:rsidRPr="00404F2D">
        <w:rPr>
          <w:rFonts w:ascii="Times New Roman" w:eastAsia="바탕체" w:hint="eastAsia" w:hAnsi="Times New Roman" w:cs="Times New Roman"/>
          <w:b/>
          <w:bCs/>
          <w:kern w:val="0"/>
          <w:sz w:val="22"/>
          <w:szCs w:val="22"/>
        </w:rPr>
        <w:t>주식회사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Ansi="Times New Roman" w:cs="Times New Roman"/>
          <w:b/>
          <w:bCs/>
          <w:kern w:val="0"/>
          <w:sz w:val="22"/>
          <w:szCs w:val="22"/>
        </w:rPr>
        <w:t>코람코라이프로지스위탁관리부동산투자회사</w:t>
      </w:r>
    </w:p>
    <w:p w14:paraId="163069CC" w14:textId="77777777" w:rsidR="00930A79" w:rsidRPr="00404F2D" w:rsidRDefault="00930A79" w:rsidP="006A29C3">
      <w:pPr>
        <w:pStyle w:val="TKNormal"/>
        <w:snapToGrid w:val="0"/>
        <w:spacing w:line="360" w:lineRule="auto" w:after="0"/>
        <w:ind w:firstLineChars="2500" w:firstLine="6006"/>
        <w:rPr>
          <w:rFonts w:ascii="Times New Roman" w:eastAsia="바탕체" w:hAnsi="Times New Roman" w:cs="Times New Roman"/>
          <w:sz w:val="22"/>
          <w:szCs w:val="22"/>
        </w:rPr>
      </w:pPr>
      <w:r w:rsidRPr="00404F2D">
        <w:rPr>
          <w:rFonts w:ascii="Times New Roman" w:eastAsia="바탕체" w:hint="eastAsia" w:hAnsi="Times New Roman" w:cs="Times New Roman"/>
          <w:b/>
          <w:bCs/>
          <w:kern w:val="0"/>
          <w:sz w:val="22"/>
          <w:szCs w:val="22"/>
        </w:rPr>
        <w:t>대표이사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원</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재</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int="eastAsia" w:hAnsi="Times New Roman" w:cs="Times New Roman"/>
          <w:b/>
          <w:bCs/>
          <w:kern w:val="0"/>
          <w:sz w:val="22"/>
          <w:szCs w:val="22"/>
        </w:rPr>
        <w:t>이</w:t>
      </w:r>
      <w:r w:rsidRPr="00404F2D">
        <w:rPr>
          <w:rFonts w:ascii="Times New Roman" w:eastAsia="바탕체" w:hint="eastAsia" w:hAnsi="Times New Roman" w:cs="Times New Roman"/>
          <w:b/>
          <w:bCs/>
          <w:kern w:val="0"/>
          <w:sz w:val="22"/>
          <w:szCs w:val="22"/>
        </w:rPr>
        <w:t xml:space="preserve"> </w:t>
      </w:r>
      <w:r w:rsidRPr="00404F2D">
        <w:rPr>
          <w:rFonts w:ascii="Times New Roman" w:eastAsia="바탕체" w:hAnsi="Times New Roman" w:cs="Times New Roman"/>
          <w:b/>
          <w:bCs/>
          <w:kern w:val="0"/>
          <w:sz w:val="22"/>
          <w:szCs w:val="22"/>
        </w:rPr>
        <w:t>(</w:t>
      </w:r>
      <w:r w:rsidRPr="00404F2D">
        <w:rPr>
          <w:rFonts w:ascii="Times New Roman" w:eastAsia="바탕체" w:hint="eastAsia" w:hAnsi="Times New Roman" w:cs="Times New Roman"/>
          <w:b/>
          <w:bCs/>
          <w:kern w:val="0"/>
          <w:sz w:val="22"/>
          <w:szCs w:val="22"/>
        </w:rPr>
        <w:t>인</w:t>
      </w:r>
      <w:r w:rsidRPr="00404F2D">
        <w:rPr>
          <w:rFonts w:ascii="Times New Roman" w:eastAsia="바탕체" w:hAnsi="Times New Roman" w:cs="Times New Roman"/>
          <w:b/>
          <w:bCs/>
          <w:kern w:val="0"/>
          <w:sz w:val="22"/>
          <w:szCs w:val="22"/>
        </w:rPr>
        <w:t>)</w:t>
      </w:r>
    </w:p>
    <w:p w14:paraId="5A57655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65D79737"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1AD1064E" w14:textId="77777777" w:rsidR="00930A79" w:rsidRPr="00404F2D" w:rsidRDefault="00930A79" w:rsidP="006A29C3">
      <w:pPr>
        <w:pStyle w:val="TKNormal"/>
        <w:snapToGrid w:val="0"/>
        <w:spacing w:line="360" w:lineRule="auto" w:after="0"/>
        <w:rPr>
          <w:rFonts w:ascii="Times New Roman" w:eastAsia="바탕체" w:hAnsi="Times New Roman" w:cs="Times New Roman"/>
          <w:sz w:val="22"/>
          <w:szCs w:val="22"/>
        </w:rPr>
      </w:pPr>
    </w:p>
    <w:p w14:paraId="5FEB9256" w14:textId="77777777" w:rsidR="00930A79" w:rsidRPr="000A7798" w:rsidRDefault="00930A79" w:rsidP="006A29C3">
      <w:pPr>
        <w:pStyle w:val="TKNormal"/>
        <w:snapToGrid w:val="0"/>
        <w:spacing w:line="360" w:lineRule="auto" w:after="0"/>
        <w:rPr>
          <w:rFonts w:ascii="Times New Roman" w:eastAsia="바탕체" w:hAnsi="Times New Roman" w:cs="Times New Roman"/>
          <w:sz w:val="22"/>
          <w:szCs w:val="22"/>
        </w:rPr>
      </w:pPr>
    </w:p>
    <w:p w14:paraId="6B59C954"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r>
        <w:rPr>
          <w:rFonts w:ascii="Times New Roman" w:eastAsia="바탕체" w:hAnsi="Times New Roman" w:cs="Times New Roman"/>
          <w:b/>
          <w:kern w:val="0"/>
          <w:sz w:val="22"/>
          <w:szCs w:val="22"/>
        </w:rPr>
        <w:br w:type="page"/>
      </w:r>
      <w:r>
        <w:rPr>
          <w:rFonts w:ascii="Times New Roman" w:eastAsia="바탕체" w:hint="eastAsia" w:hAnsi="Times New Roman" w:cs="Times New Roman"/>
          <w:b/>
          <w:kern w:val="0"/>
          <w:sz w:val="22"/>
          <w:szCs w:val="22"/>
        </w:rPr>
        <w:lastRenderedPageBreak/>
        <w:t>수</w:t>
      </w:r>
      <w:r>
        <w:rPr>
          <w:rFonts w:ascii="Times New Roman" w:eastAsia="바탕체" w:hAnsi="Times New Roman" w:cs="Times New Roman"/>
          <w:b/>
          <w:kern w:val="0"/>
          <w:sz w:val="22"/>
          <w:szCs w:val="22"/>
        </w:rPr>
        <w:t xml:space="preserve"> </w:t>
      </w:r>
      <w:r>
        <w:rPr>
          <w:rFonts w:ascii="Times New Roman" w:eastAsia="바탕체" w:hint="eastAsia" w:hAnsi="Times New Roman" w:cs="Times New Roman"/>
          <w:b/>
          <w:kern w:val="0"/>
          <w:sz w:val="22"/>
          <w:szCs w:val="22"/>
        </w:rPr>
        <w:t>탁</w:t>
      </w:r>
      <w:r>
        <w:rPr>
          <w:rFonts w:ascii="Times New Roman" w:eastAsia="바탕체" w:hAnsi="Times New Roman" w:cs="Times New Roman"/>
          <w:b/>
          <w:kern w:val="0"/>
          <w:sz w:val="22"/>
          <w:szCs w:val="22"/>
        </w:rPr>
        <w:t xml:space="preserve"> </w:t>
      </w:r>
      <w:r>
        <w:rPr>
          <w:rFonts w:ascii="Times New Roman" w:eastAsia="바탕체" w:hint="eastAsia" w:hAnsi="Times New Roman" w:cs="Times New Roman"/>
          <w:b/>
          <w:kern w:val="0"/>
          <w:sz w:val="22"/>
          <w:szCs w:val="22"/>
        </w:rPr>
        <w:t>자</w:t>
      </w:r>
      <w:r>
        <w:rPr>
          <w:rFonts w:ascii="Times New Roman" w:eastAsia="바탕체" w:hint="eastAsia" w:hAnsi="Times New Roman" w:cs="Times New Roman"/>
          <w:kern w:val="0"/>
          <w:sz w:val="22"/>
          <w:szCs w:val="22"/>
        </w:rPr>
        <w:t xml:space="preserve"> </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 xml:space="preserve">    </w:t>
      </w:r>
    </w:p>
    <w:p w14:paraId="6E8D7E6B"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p>
    <w:p w14:paraId="4537C615" w14:textId="77777777" w:rsidR="00930A79" w:rsidRPr="000A7798" w:rsidRDefault="00930A79" w:rsidP="006A29C3">
      <w:pPr>
        <w:pStyle w:val="TKNormal"/>
        <w:snapToGrid w:val="0"/>
        <w:spacing w:line="360" w:lineRule="auto" w:after="0"/>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법인등록번호</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 xml:space="preserve"> </w:t>
      </w:r>
      <w:r>
        <w:rPr>
          <w:rFonts w:ascii="Times New Roman" w:eastAsia="바탕체" w:hAnsi="Times New Roman" w:cs="Times New Roman"/>
          <w:kern w:val="0"/>
          <w:sz w:val="22"/>
          <w:szCs w:val="22"/>
        </w:rPr>
        <w:t>110111-0023393</w:t>
      </w:r>
    </w:p>
    <w:p w14:paraId="07B6ED2C" w14:textId="77777777" w:rsidR="00930A79" w:rsidRPr="000A7798" w:rsidRDefault="00930A79" w:rsidP="006A29C3">
      <w:pPr>
        <w:pStyle w:val="TKNormal"/>
        <w:snapToGrid w:val="0"/>
        <w:spacing w:line="360" w:lineRule="auto" w:after="0"/>
        <w:ind w:left="899" w:hangingChars="562" w:hanging="899"/>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주</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소</w:t>
      </w:r>
      <w:r>
        <w:rPr>
          <w:rFonts w:ascii="Times New Roman" w:eastAsia="바탕체" w:hAnsi="Times New Roman" w:cs="Times New Roman"/>
          <w:kern w:val="0"/>
          <w:sz w:val="22"/>
          <w:szCs w:val="22"/>
        </w:rPr>
        <w:t xml:space="preserve"> : </w:t>
      </w:r>
      <w:r>
        <w:rPr>
          <w:rFonts w:ascii="Times New Roman" w:eastAsia="바탕체" w:hint="eastAsia" w:hAnsi="Times New Roman" w:cs="Times New Roman"/>
          <w:kern w:val="0"/>
          <w:sz w:val="22"/>
          <w:szCs w:val="22"/>
        </w:rPr>
        <w:t>서울특별시</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중구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소공로</w:t>
      </w:r>
      <w:r>
        <w:rPr>
          <w:rFonts w:ascii="Times New Roman" w:eastAsia="바탕체" w:hAnsi="Times New Roman" w:cs="Times New Roman"/>
          <w:kern w:val="0"/>
          <w:sz w:val="22"/>
          <w:szCs w:val="22"/>
        </w:rPr>
        <w:t xml:space="preserve"> 51(</w:t>
      </w:r>
      <w:r>
        <w:rPr>
          <w:rFonts w:ascii="Times New Roman" w:eastAsia="바탕체" w:hint="eastAsia" w:hAnsi="Times New Roman" w:cs="Times New Roman"/>
          <w:kern w:val="0"/>
          <w:sz w:val="22"/>
          <w:szCs w:val="22"/>
        </w:rPr>
        <w:t>회현동</w:t>
      </w:r>
      <w:r>
        <w:rPr>
          <w:rFonts w:ascii="Times New Roman" w:eastAsia="바탕체" w:hAnsi="Times New Roman" w:cs="Times New Roman"/>
          <w:kern w:val="0"/>
          <w:sz w:val="22"/>
          <w:szCs w:val="22"/>
        </w:rPr>
        <w:t>1</w:t>
      </w:r>
      <w:r>
        <w:rPr>
          <w:rFonts w:ascii="Times New Roman" w:eastAsia="바탕체" w:hint="eastAsia" w:hAnsi="Times New Roman" w:cs="Times New Roman"/>
          <w:kern w:val="0"/>
          <w:sz w:val="22"/>
          <w:szCs w:val="22"/>
        </w:rPr>
        <w:t>가</w:t>
      </w:r>
      <w:r>
        <w:rPr>
          <w:rFonts w:ascii="Times New Roman" w:eastAsia="바탕체" w:hAnsi="Times New Roman" w:cs="Times New Roman"/>
          <w:kern w:val="0"/>
          <w:sz w:val="22"/>
          <w:szCs w:val="22"/>
        </w:rPr>
        <w:t>)</w:t>
      </w:r>
    </w:p>
    <w:p w14:paraId="0FB566C9" w14:textId="77777777" w:rsidR="00930A79" w:rsidRPr="000A7798" w:rsidRDefault="00930A79" w:rsidP="006A29C3">
      <w:pPr>
        <w:pStyle w:val="TKNormal"/>
        <w:snapToGrid w:val="0"/>
        <w:spacing w:line="360" w:lineRule="auto" w:after="0"/>
        <w:ind w:left="899" w:hangingChars="562" w:hanging="899"/>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법</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인</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명</w:t>
      </w:r>
      <w:r>
        <w:rPr>
          <w:rFonts w:ascii="Times New Roman" w:eastAsia="바탕체" w:hAnsi="Times New Roman" w:cs="Times New Roman"/>
          <w:kern w:val="0"/>
          <w:sz w:val="22"/>
          <w:szCs w:val="22"/>
        </w:rPr>
        <w:t xml:space="preserve"> : </w:t>
      </w:r>
      <w:r>
        <w:rPr>
          <w:rFonts w:ascii="Times New Roman" w:eastAsia="바탕체" w:hint="eastAsia" w:hAnsi="Times New Roman" w:cs="Times New Roman"/>
          <w:kern w:val="0"/>
          <w:sz w:val="22"/>
          <w:szCs w:val="22"/>
        </w:rPr>
        <w:t>주식회사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우리은행</w:t>
      </w:r>
      <w:r>
        <w:rPr>
          <w:rFonts w:ascii="Times New Roman" w:eastAsia="바탕체" w:hAnsi="Times New Roman" w:cs="Times New Roman"/>
          <w:kern w:val="0"/>
          <w:sz w:val="22"/>
          <w:szCs w:val="22"/>
        </w:rPr>
        <w:t xml:space="preserve"> </w:t>
      </w:r>
    </w:p>
    <w:p w14:paraId="3D34F088" w14:textId="77777777" w:rsidR="00930A79" w:rsidRPr="00CB47F8" w:rsidRDefault="00930A79" w:rsidP="006A29C3">
      <w:pPr>
        <w:pStyle w:val="TKNormal"/>
        <w:snapToGrid w:val="0"/>
        <w:spacing w:line="360" w:lineRule="auto" w:after="0"/>
        <w:ind w:leftChars="449" w:left="898" w:firstLineChars="147" w:firstLine="235"/>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대표이사</w:t>
      </w:r>
      <w:r>
        <w:rPr>
          <w:rFonts w:ascii="Times New Roman" w:eastAsia="바탕체" w:hAnsi="Times New Roman" w:cs="Times New Roman"/>
          <w:kern w:val="0"/>
          <w:sz w:val="22"/>
          <w:szCs w:val="22"/>
        </w:rPr>
        <w:t xml:space="preserve"> </w:t>
      </w:r>
      <w:r>
        <w:rPr>
          <w:rFonts w:ascii="Times New Roman" w:eastAsia="바탕체" w:hint="eastAsia" w:hAnsi="Times New Roman" w:cs="Times New Roman"/>
          <w:kern w:val="0"/>
          <w:sz w:val="22"/>
          <w:szCs w:val="22"/>
        </w:rPr>
        <w:t>정</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진</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완</w:t>
      </w:r>
      <w:r>
        <w:rPr>
          <w:rFonts w:ascii="Times New Roman" w:eastAsia="바탕체" w:hint="eastAsia" w:hAnsi="Times New Roman" w:cs="Times New Roman"/>
          <w:kern w:val="0"/>
          <w:sz w:val="22"/>
          <w:szCs w:val="22"/>
        </w:rPr>
        <w:t xml:space="preserve"> </w:t>
      </w:r>
    </w:p>
    <w:p w14:paraId="32FC5E22" w14:textId="77777777" w:rsidR="00930A79" w:rsidRPr="000A7798" w:rsidRDefault="00930A79" w:rsidP="006A29C3">
      <w:pPr>
        <w:pStyle w:val="TKNormal"/>
        <w:snapToGrid w:val="0"/>
        <w:spacing w:line="360" w:lineRule="auto" w:after="0"/>
        <w:ind w:leftChars="449" w:left="898" w:firstLineChars="147" w:firstLine="235"/>
        <w:textAlignment w:val="baseline"/>
        <w:rPr>
          <w:rFonts w:ascii="Times New Roman" w:eastAsia="바탕체" w:hAnsi="Times New Roman" w:cs="Times New Roman"/>
          <w:kern w:val="0"/>
          <w:sz w:val="22"/>
          <w:szCs w:val="22"/>
        </w:rPr>
      </w:pPr>
      <w:r>
        <w:rPr>
          <w:rFonts w:ascii="Times New Roman" w:eastAsia="바탕체" w:hint="eastAsia" w:hAnsi="Times New Roman" w:cs="Times New Roman"/>
          <w:kern w:val="0"/>
          <w:sz w:val="22"/>
          <w:szCs w:val="22"/>
        </w:rPr>
        <w:t>위</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지배인</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신탁부장</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손</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상</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범</w:t>
      </w:r>
      <w:r>
        <w:rPr>
          <w:rFonts w:ascii="Times New Roman" w:eastAsia="바탕체" w:hint="eastAsia" w:hAnsi="Times New Roman" w:cs="Times New Roman"/>
          <w:kern w:val="0"/>
          <w:sz w:val="22"/>
          <w:szCs w:val="22"/>
        </w:rPr>
        <w:t xml:space="preserve"> (</w:t>
      </w:r>
      <w:r>
        <w:rPr>
          <w:rFonts w:ascii="Times New Roman" w:eastAsia="바탕체" w:hint="eastAsia" w:hAnsi="Times New Roman" w:cs="Times New Roman"/>
          <w:kern w:val="0"/>
          <w:sz w:val="22"/>
          <w:szCs w:val="22"/>
        </w:rPr>
        <w:t>인</w:t>
      </w:r>
      <w:r>
        <w:rPr>
          <w:rFonts w:ascii="Times New Roman" w:eastAsia="바탕체" w:hint="eastAsia" w:hAnsi="Times New Roman" w:cs="Times New Roman"/>
          <w:kern w:val="0"/>
          <w:sz w:val="22"/>
          <w:szCs w:val="22"/>
        </w:rPr>
        <w:t>)</w:t>
      </w:r>
      <w:commentRangeStart w:id="18"/>
      <w:commentRangeEnd w:id="18"/>
      <w:r>
        <w:rPr>
          <w:rStyle w:val="CommentReference"/>
          <w:rFonts w:ascii="Times New Roman" w:hAnsi="Times New Roman" w:cs="Times New Roman" w:eastAsia="바탕체"/>
          <w:sz w:val="22"/>
          <w:szCs w:val="22"/>
        </w:rPr>
        <w:commentReference w:id="18"/>
      </w:r>
    </w:p>
    <w:p w14:paraId="02D5815E" w14:textId="77777777" w:rsidR="00930A79" w:rsidRPr="00AE3364" w:rsidRDefault="00930A79" w:rsidP="006A29C3">
      <w:pPr>
        <w:pStyle w:val="TKNormal"/>
        <w:snapToGrid w:val="0"/>
        <w:spacing w:after="0" w:line="360" w:lineRule="auto"/>
        <w:jc w:val="left"/>
        <w:rPr>
          <w:rFonts w:ascii="Times New Roman" w:eastAsia="바탕체" w:hAnsi="Times New Roman" w:cs="Times New Roman"/>
          <w:kern w:val="0"/>
          <w:sz w:val="22"/>
          <w:szCs w:val="22"/>
        </w:rPr>
      </w:pPr>
      <w:r>
        <w:rPr>
          <w:rFonts w:ascii="Times New Roman" w:eastAsia="바탕체" w:hAnsi="Times New Roman" w:cs="Times New Roman"/>
          <w:kern w:val="0"/>
          <w:sz w:val="22"/>
          <w:szCs w:val="22"/>
        </w:rPr>
        <w:br w:type="page"/>
      </w:r>
      <w:r>
        <w:rPr>
          <w:rFonts w:ascii="Times New Roman" w:eastAsia="바탕체" w:hint="eastAsia" w:hAnsi="Times New Roman" w:cs="Times New Roman"/>
          <w:b/>
          <w:sz w:val="22"/>
          <w:szCs w:val="22"/>
        </w:rPr>
        <w:lastRenderedPageBreak/>
        <w:t>별첨</w:t>
      </w:r>
      <w:r>
        <w:rPr>
          <w:rFonts w:ascii="Times New Roman" w:eastAsia="바탕체" w:hint="eastAsia" w:hAnsi="Times New Roman" w:cs="Times New Roman"/>
          <w:b/>
          <w:sz w:val="22"/>
          <w:szCs w:val="22"/>
        </w:rPr>
        <w:t xml:space="preserve"> </w:t>
      </w:r>
      <w:r>
        <w:rPr>
          <w:rFonts w:ascii="Times New Roman" w:eastAsia="바탕체" w:hAnsi="Times New Roman" w:cs="Times New Roman"/>
          <w:b/>
          <w:sz w:val="22"/>
          <w:szCs w:val="22"/>
        </w:rPr>
        <w:t>1.</w:t>
      </w:r>
    </w:p>
    <w:p w14:paraId="53D0B7C8"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pacing w:val="6"/>
          <w:sz w:val="22"/>
          <w:szCs w:val="22"/>
        </w:rPr>
      </w:pPr>
    </w:p>
    <w:p w14:paraId="09275C30"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r>
        <w:rPr>
          <w:rFonts w:ascii="Times New Roman" w:eastAsia="바탕체" w:hAnsi="Times New Roman" w:hint="eastAsia" w:cs="Times New Roman"/>
          <w:b/>
          <w:color w:val="000000"/>
          <w:sz w:val="30"/>
          <w:szCs w:val="30"/>
          <w:u w:val="single"/>
        </w:rPr>
        <w:t>우선수익자들</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cs="Times New Roman"/>
          <w:b/>
          <w:color w:val="000000"/>
          <w:sz w:val="30"/>
          <w:szCs w:val="30"/>
          <w:u w:val="single"/>
        </w:rPr>
        <w:t>목록</w:t>
      </w:r>
    </w:p>
    <w:p w14:paraId="46085077" w14:textId="77777777" w:rsidR="00930A79" w:rsidRDefault="00930A79" w:rsidP="006A29C3">
      <w:pPr>
        <w:pStyle w:val="TKNormal"/>
        <w:snapToGrid w:val="0"/>
        <w:spacing w:line="360" w:lineRule="auto" w:after="0"/>
        <w:rPr>
          <w:rFonts w:ascii="Times New Roman" w:eastAsia="바탕체" w:hAnsi="Times New Roman" w:cs="Times New Roman"/>
          <w:b/>
          <w:sz w:val="22"/>
          <w:szCs w:val="22"/>
        </w:rPr>
      </w:pPr>
    </w:p>
    <w:p w14:paraId="4803B375" w14:textId="77777777" w:rsidR="00930A79" w:rsidRPr="00F15B0C"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int="eastAsia" w:hAnsi="Times New Roman" w:cs="Times New Roman"/>
          <w:color w:val="000000"/>
          <w:sz w:val="22"/>
          <w:szCs w:val="22"/>
        </w:rPr>
        <w:t>1. 1</w:t>
      </w:r>
      <w:r>
        <w:rPr>
          <w:rFonts w:ascii="Times New Roman" w:eastAsia="바탕체" w:hint="eastAsia" w:hAnsi="Times New Roman" w:cs="Times New Roman"/>
          <w:color w:val="000000"/>
          <w:sz w:val="22"/>
          <w:szCs w:val="22"/>
        </w:rPr>
        <w:t>순위</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우선수익자</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쿠팡</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주식회사</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우선수익한도금액</w:t>
      </w:r>
      <w:r>
        <w:rPr>
          <w:rFonts w:ascii="Times New Roman" w:eastAsia="바탕체" w:hint="eastAsia" w:hAnsi="Times New Roman" w:cs="Times New Roman"/>
          <w:color w:val="000000"/>
          <w:sz w:val="22"/>
          <w:szCs w:val="22"/>
        </w:rPr>
        <w:t xml:space="preserve"> </w:t>
      </w:r>
      <w:r>
        <w:rPr>
          <w:rFonts w:ascii="Times New Roman" w:eastAsia="바탕체" w:hint="eastAsia" w:hAnsi="Times New Roman" w:cs="Times New Roman"/>
          <w:color w:val="000000"/>
          <w:sz w:val="22"/>
          <w:szCs w:val="22"/>
        </w:rPr>
        <w:t>금</w:t>
      </w:r>
      <w:r>
        <w:rPr>
          <w:rFonts w:ascii="Times New Roman" w:eastAsia="바탕체" w:hint="eastAsia" w:hAnsi="Times New Roman" w:cs="Times New Roman"/>
          <w:color w:val="000000"/>
          <w:sz w:val="22"/>
          <w:szCs w:val="22"/>
        </w:rPr>
        <w:t>2,132,586,000</w:t>
      </w:r>
      <w:r>
        <w:rPr>
          <w:rFonts w:ascii="Times New Roman" w:eastAsia="바탕체" w:hint="eastAsia" w:hAnsi="Times New Roman" w:cs="Times New Roman"/>
          <w:color w:val="000000"/>
          <w:sz w:val="22"/>
          <w:szCs w:val="22"/>
        </w:rPr>
        <w:t>원</w:t>
      </w:r>
      <w:r>
        <w:rPr>
          <w:rFonts w:ascii="Times New Roman" w:eastAsia="바탕체" w:hint="eastAsia" w:hAnsi="Times New Roman" w:cs="Times New Roman"/>
          <w:color w:val="000000"/>
          <w:sz w:val="22"/>
          <w:szCs w:val="22"/>
        </w:rPr>
        <w:t>)</w:t>
      </w:r>
    </w:p>
    <w:p w14:paraId="51085B41" w14:textId="77777777" w:rsidR="00DE42D9" w:rsidRDefault="00930A79">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Ansi="Times New Roman" w:cs="Times New Roman"/>
          <w:color w:val="000000"/>
          <w:sz w:val="22"/>
          <w:szCs w:val="22"/>
        </w:rPr>
        <w:t xml:space="preserve">2. </w:t>
      </w:r>
      <w:r>
        <w:rPr>
          <w:rFonts w:ascii="Times New Roman" w:eastAsia="바탕체" w:hAnsi="Times New Roman" w:cs="Times New Roman"/>
          <w:color w:val="000000"/>
          <w:sz w:val="22"/>
          <w:szCs w:val="22"/>
        </w:rPr>
        <w:t>공동</w:t>
      </w:r>
      <w:r>
        <w:rPr>
          <w:rFonts w:ascii="Times New Roman" w:eastAsia="바탕체" w:hAnsi="Times New Roman" w:cs="Times New Roman"/>
          <w:color w:val="000000"/>
          <w:sz w:val="22"/>
          <w:szCs w:val="22"/>
        </w:rPr>
        <w:t xml:space="preserve"> 2</w:t>
      </w:r>
      <w:r>
        <w:rPr>
          <w:rFonts w:ascii="Times New Roman" w:eastAsia="바탕체" w:hAnsi="Times New Roman" w:cs="Times New Roman"/>
          <w:color w:val="000000"/>
          <w:sz w:val="22"/>
          <w:szCs w:val="22"/>
        </w:rPr>
        <w:t>순위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우선수익자</w:t>
      </w:r>
      <w:r>
        <w:rPr>
          <w:rFonts w:ascii="Times New Roman" w:eastAsia="바탕체" w:hAnsi="Times New Roman" w:cs="Times New Roman"/>
          <w:color w:val="000000"/>
          <w:sz w:val="22"/>
          <w:szCs w:val="22"/>
        </w:rPr>
        <w:t xml:space="preserve">(Tranche A):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우리은행</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 xml:space="preserve">외 21개사</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우선수익한도금액</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합계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192,000,000,000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각</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대출약정금의</w:t>
      </w:r>
      <w:r>
        <w:rPr>
          <w:rFonts w:ascii="Times New Roman" w:eastAsia="바탕체" w:hAnsi="Times New Roman" w:cs="Times New Roman"/>
          <w:color w:val="000000"/>
          <w:sz w:val="22"/>
          <w:szCs w:val="22"/>
        </w:rPr>
        <w:t xml:space="preserve"> 120%)</w:t>
      </w:r>
    </w:p>
    <w:p w14:paraId="48A1BEF4" w14:textId="77777777" w:rsidR="00DE42D9" w:rsidRDefault="00930A79">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r>
        <w:rPr>
          <w:rFonts w:ascii="Times New Roman" w:eastAsia="바탕체" w:hAnsi="Times New Roman" w:cs="Times New Roman"/>
          <w:color w:val="000000"/>
          <w:sz w:val="22"/>
          <w:szCs w:val="22"/>
        </w:rPr>
        <w:t xml:space="preserve">3. </w:t>
      </w:r>
      <w:r>
        <w:rPr>
          <w:rFonts w:ascii="Times New Roman" w:eastAsia="바탕체" w:hAnsi="Times New Roman" w:cs="Times New Roman"/>
          <w:color w:val="000000"/>
          <w:sz w:val="22"/>
          <w:szCs w:val="22"/>
        </w:rPr>
        <w:t>공동</w:t>
      </w:r>
      <w:r>
        <w:rPr>
          <w:rFonts w:ascii="Times New Roman" w:eastAsia="바탕체" w:hAnsi="Times New Roman" w:cs="Times New Roman"/>
          <w:color w:val="000000"/>
          <w:sz w:val="22"/>
          <w:szCs w:val="22"/>
        </w:rPr>
        <w:t xml:space="preserve"> 3</w:t>
      </w:r>
      <w:r>
        <w:rPr>
          <w:rFonts w:ascii="Times New Roman" w:eastAsia="바탕체" w:hAnsi="Times New Roman" w:cs="Times New Roman"/>
          <w:color w:val="000000"/>
          <w:sz w:val="22"/>
          <w:szCs w:val="22"/>
        </w:rPr>
        <w:t>순위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우선수익자</w:t>
      </w:r>
      <w:r>
        <w:rPr>
          <w:rFonts w:ascii="Times New Roman" w:eastAsia="바탕체" w:hAnsi="Times New Roman" w:cs="Times New Roman"/>
          <w:color w:val="000000"/>
          <w:sz w:val="22"/>
          <w:szCs w:val="22"/>
        </w:rPr>
        <w:t xml:space="preserve">(Tranche B): </w:t>
      </w:r>
      <w:r>
        <w:rPr>
          <w:rFonts w:ascii="Times New Roman" w:eastAsia="바탕체" w:hAnsi="Times New Roman" w:cs="Times New Roman"/>
          <w:color w:val="000000"/>
          <w:sz w:val="22"/>
          <w:szCs w:val="22"/>
        </w:rPr>
        <w:t>키움캐피탈</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24,000,000,000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엠지캐피탈</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주식회사</w:t>
      </w:r>
      <w:r>
        <w:rPr>
          <w:rFonts w:ascii="Times New Roman" w:eastAsia="바탕체" w:hAnsi="Times New Roman" w:cs="Times New Roman"/>
          <w:color w:val="000000"/>
          <w:sz w:val="22"/>
          <w:szCs w:val="22"/>
        </w:rPr>
        <w:t>(</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12,000,000,000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 xml:space="preserve">주식회사 디비저축은행</w:t>
      </w:r>
      <w:r>
        <w:rPr>
          <w:rFonts w:ascii="Times New Roman" w:eastAsia="바탕체" w:hAnsi="Times New Roman" w:cs="Times New Roman"/>
          <w:color w:val="000000"/>
          <w:sz w:val="22"/>
          <w:szCs w:val="22"/>
        </w:rPr>
        <w:t xml:space="preserve">(</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9,600,000,000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w:t>
      </w:r>
      <w:r>
        <w:rPr>
          <w:rFonts w:ascii="Times New Roman" w:eastAsia="바탕체" w:hAnsi="Times New Roman" w:cs="Times New Roman"/>
          <w:color w:val="000000"/>
          <w:sz w:val="22"/>
          <w:szCs w:val="22"/>
        </w:rPr>
        <w:t>합계</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금</w:t>
      </w:r>
      <w:r>
        <w:rPr>
          <w:rFonts w:ascii="Times New Roman" w:eastAsia="바탕체" w:hAnsi="Times New Roman" w:cs="Times New Roman"/>
          <w:color w:val="000000"/>
          <w:sz w:val="22"/>
          <w:szCs w:val="22"/>
        </w:rPr>
        <w:t>45,600,000,000</w:t>
      </w:r>
      <w:r>
        <w:rPr>
          <w:rFonts w:ascii="Times New Roman" w:eastAsia="바탕체" w:hAnsi="Times New Roman" w:cs="Times New Roman"/>
          <w:color w:val="000000"/>
          <w:sz w:val="22"/>
          <w:szCs w:val="22"/>
        </w:rPr>
        <w:t>원</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각</w:t>
      </w:r>
      <w:r>
        <w:rPr>
          <w:rFonts w:ascii="Times New Roman" w:eastAsia="바탕체" w:hAnsi="Times New Roman" w:cs="Times New Roman"/>
          <w:color w:val="000000"/>
          <w:sz w:val="22"/>
          <w:szCs w:val="22"/>
        </w:rPr>
        <w:t xml:space="preserve"> </w:t>
      </w:r>
      <w:r>
        <w:rPr>
          <w:rFonts w:ascii="Times New Roman" w:eastAsia="바탕체" w:hAnsi="Times New Roman" w:cs="Times New Roman"/>
          <w:color w:val="000000"/>
          <w:sz w:val="22"/>
          <w:szCs w:val="22"/>
        </w:rPr>
        <w:t>대출약정금의</w:t>
      </w:r>
      <w:r>
        <w:rPr>
          <w:rFonts w:ascii="Times New Roman" w:eastAsia="바탕체" w:hAnsi="Times New Roman" w:cs="Times New Roman"/>
          <w:color w:val="000000"/>
          <w:sz w:val="22"/>
          <w:szCs w:val="22"/>
        </w:rPr>
        <w:t xml:space="preserve"> 120%)</w:t>
      </w:r>
    </w:p>
    <w:p>
      <w:pPr>
        <w:snapToGrid w:val="0"/>
        <w:spacing w:after="0" w:line="360" w:lineRule="auto"/>
        <w:rPr>
          <w:rFonts w:ascii="Times New Roman" w:hAnsi="Times New Roman" w:cs="Times New Roman" w:eastAsia="바탕체"/>
          <w:b/>
          <w:bCs/>
          <w:color w:val="000000"/>
          <w:kern w:val="0"/>
          <w:sz w:val="22"/>
          <w:szCs w:val="22"/>
        </w:rPr>
      </w:pPr>
      <w:commentRangeStart w:id="22"/>
      <w:r>
        <w:rPr>
          <w:rFonts w:ascii="Times New Roman" w:hAnsi="Times New Roman" w:cs="Times New Roman" w:eastAsia="바탕체"/>
          <w:sz w:val="22"/>
          <w:szCs w:val="22"/>
        </w:rPr>
      </w:r>
      <w:r>
        <w:rPr>
          <w:rFonts w:ascii="Times New Roman" w:hAnsi="Times New Roman" w:cs="Times New Roman" w:eastAsia="바탕체"/>
          <w:b/>
          <w:bCs/>
          <w:color w:val="000000"/>
          <w:kern w:val="0"/>
          <w:sz w:val="22"/>
          <w:szCs w:val="22"/>
        </w:rPr>
        <w:t xml:space="preserve">※ 우선수익자별 세부 내역</w:t>
      </w:r>
      <w:r>
        <w:rPr>
          <w:rFonts w:ascii="Times New Roman" w:hAnsi="Times New Roman" w:cs="Times New Roman" w:eastAsia="바탕체"/>
          <w:sz w:val="22"/>
          <w:szCs w:val="22"/>
        </w:rPr>
      </w:r>
      <w:commentRangeEnd w:id="22"/>
      <w:r>
        <w:rPr>
          <w:rStyle w:val="CommentReference"/>
          <w:rFonts w:ascii="Times New Roman" w:hAnsi="Times New Roman" w:cs="Times New Roman" w:eastAsia="바탕체"/>
          <w:sz w:val="22"/>
          <w:szCs w:val="22"/>
        </w:rPr>
        <w:commentReference w:id="22"/>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1100"/>
        <w:gridCol w:w="500"/>
        <w:gridCol w:w="2726"/>
        <w:gridCol w:w="1500"/>
        <w:gridCol w:w="1600"/>
        <w:gridCol w:w="1600"/>
      </w:tblGrid>
      <w:tr>
        <w:trPr>
          <w:tblHeader/>
          <w:cantSplit/>
        </w:trPr>
        <w:tc>
          <w:tcPr>
            <w:tcW w:w="11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순위</w:t>
            </w:r>
          </w:p>
        </w:tc>
        <w:tc>
          <w:tcPr>
            <w:tcW w:w="5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연번</w:t>
            </w:r>
          </w:p>
        </w:tc>
        <w:tc>
          <w:tcPr>
            <w:tcW w:w="2726"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우선수익자(상호)</w:t>
            </w:r>
          </w:p>
        </w:tc>
        <w:tc>
          <w:tcPr>
            <w:tcW w:w="15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법인등록번호</w:t>
            </w:r>
          </w:p>
        </w:tc>
        <w:tc>
          <w:tcPr>
            <w:tcW w:w="16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대출약정금 등(원)</w:t>
            </w:r>
          </w:p>
        </w:tc>
        <w:tc>
          <w:tcPr>
            <w:tcW w:w="16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우선수익한도금액(원)</w:t>
            </w:r>
          </w:p>
        </w:tc>
      </w:tr>
      <w:tr>
        <w:trPr>
          <w:cantSplit/>
        </w:trPr>
        <w:tc>
          <w:tcPr>
            <w:tcW w:w="11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제1순위</w:t>
            </w: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쿠팡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2,132,586,000</w:t>
            </w:r>
          </w:p>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(임대차보증금)</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2,132,586,000</w:t>
            </w:r>
          </w:p>
        </w:tc>
      </w:tr>
      <w:tr>
        <w:trPr>
          <w:cantSplit/>
        </w:trPr>
        <w:tc>
          <w:tcPr>
            <w:tcW w:w="1100" w:type="dxa"/>
            <w:vMerge w:val="restart"/>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(공동)</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제2순위</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(Tranche A)</w:t>
            </w: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우리은행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110111-0023393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70,000,000,000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84,000,000,000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롯데캐피탈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110111-1217416</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36,000,000,000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우리카드</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수협은행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244235-0009895</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5</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에스비아이저축은행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6</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신용협동조합중앙회</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115041-0000361</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7</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서로신용협동조합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124141-0000912</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4,800,000,000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수지신용협동조합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134541-0000251</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2,800,000,000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3,360,000,000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9</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정선신용협동조합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144941-0000813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2,400,000,000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2,880,000,000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연희신용협동조합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114544-0000548</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금모래신용협동조합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114541-0000205</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1,800,000,000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남인천신용협동조합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124246-0000663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미호신용협동조합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150141-0004293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대구대서신용협동조합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174241-0001330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15</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한빛신용협동조합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164141-0000724</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1,700,000,000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2,040,000,000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양동행복신용협동조합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200141-0001719</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1,900,000,000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2,280,000,000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17</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서귀포동부신용협동조합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224141-0000854</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1,440,000,000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18</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광주어룡신용협동조합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204241-0000963</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2,700,000,000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3,240,000,000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19</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광주미래신용협동조합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206341-0000232</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1,400,000,000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1,680,000,000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새안양신용협동조합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134141-0002411</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4,800,000,000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남수원신용협동조합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130141-0000914</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360,000,000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북인천신용협동조합</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124241-0000076</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700,000,000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840,000,000</w:t>
            </w:r>
          </w:p>
        </w:tc>
      </w:tr>
      <w:tr>
        <w:trPr>
          <w:cantSplit/>
        </w:trPr>
        <w:tc>
          <w:tcPr>
            <w:tcW w:w="5826" w:type="dxa"/>
            <w:gridSpan w:val="4"/>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Tranche A 소계 (22개사)</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160,000,000,000</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192,000,000,000</w:t>
            </w:r>
          </w:p>
        </w:tc>
      </w:tr>
      <w:tr>
        <w:trPr>
          <w:cantSplit/>
        </w:trPr>
        <w:tc>
          <w:tcPr>
            <w:tcW w:w="1100" w:type="dxa"/>
            <w:vMerge w:val="restart"/>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(공동)</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제3순위</w:t>
            </w:r>
          </w:p>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(Tranche B)</w:t>
            </w: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키움캐피탈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24,000,000,000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2</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엠지캐피탈 주식회사</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10,000,000,000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12,000,000,000</w:t>
            </w:r>
          </w:p>
        </w:tc>
      </w:tr>
      <w:tr>
        <w:trPr>
          <w:cantSplit/>
        </w:trPr>
        <w:tc>
          <w:tcPr>
            <w:tcW w:w="1100" w:type="dxa"/>
            <w:vMerge/>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3</w:t>
            </w:r>
          </w:p>
        </w:tc>
        <w:tc>
          <w:tcPr>
            <w:tcW w:w="2726" w:type="dxa"/>
            <w:vAlign w:val="center"/>
          </w:tcPr>
          <w:p>
            <w:pPr>
              <w:snapToGrid w:val="0"/>
              <w:spacing w:after="0" w:line="240" w:lineRule="auto"/>
              <w:jc w:val="lef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주식회사 디비저축은행</w:t>
            </w:r>
          </w:p>
        </w:tc>
        <w:tc>
          <w:tcPr>
            <w:tcW w:w="1500" w:type="dxa"/>
            <w:vAlign w:val="center"/>
          </w:tcPr>
          <w:p>
            <w:pPr>
              <w:snapToGrid w:val="0"/>
              <w:spacing w:after="0" w:line="240" w:lineRule="auto"/>
              <w:jc w:val="center"/>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110111-0135627</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8,000,000,000</w:t>
            </w:r>
          </w:p>
        </w:tc>
        <w:tc>
          <w:tcPr>
            <w:tcW w:w="1600" w:type="dxa"/>
            <w:vAlign w:val="center"/>
          </w:tcPr>
          <w:p>
            <w:pPr>
              <w:snapToGrid w:val="0"/>
              <w:spacing w:after="0" w:line="240" w:lineRule="auto"/>
              <w:jc w:val="right"/>
              <w:rPr>
                <w:rFonts w:ascii="Times New Roman" w:hAnsi="Times New Roman" w:cs="Times New Roman" w:eastAsia="바탕체"/>
                <w:color w:val="000000"/>
                <w:kern w:val="0"/>
                <w:sz w:val="18"/>
                <w:szCs w:val="18"/>
              </w:rPr>
            </w:pPr>
            <w:r>
              <w:rPr>
                <w:rFonts w:ascii="Times New Roman" w:hAnsi="Times New Roman" w:cs="Times New Roman" w:eastAsia="바탕체"/>
                <w:color w:val="000000"/>
                <w:kern w:val="0"/>
                <w:sz w:val="18"/>
                <w:szCs w:val="18"/>
              </w:rPr>
              <w:t xml:space="preserve">9,600,000,000</w:t>
            </w:r>
          </w:p>
        </w:tc>
      </w:tr>
      <w:tr>
        <w:trPr>
          <w:cantSplit/>
        </w:trPr>
        <w:tc>
          <w:tcPr>
            <w:tcW w:w="5826" w:type="dxa"/>
            <w:gridSpan w:val="4"/>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Tranche B 소계 (3개사)</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38,000,000,000</w:t>
            </w: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45,600,000,000</w:t>
            </w:r>
          </w:p>
        </w:tc>
      </w:tr>
      <w:tr>
        <w:trPr>
          <w:cantSplit/>
        </w:trPr>
        <w:tc>
          <w:tcPr>
            <w:tcW w:w="5826" w:type="dxa"/>
            <w:gridSpan w:val="4"/>
            <w:vAlign w:val="center"/>
          </w:tcPr>
          <w:p>
            <w:pPr>
              <w:snapToGrid w:val="0"/>
              <w:spacing w:after="0" w:line="240" w:lineRule="auto"/>
              <w:jc w:val="center"/>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합   계</w:t>
            </w:r>
          </w:p>
        </w:tc>
        <w:tc>
          <w:tcPr>
            <w:tcW w:w="1600" w:type="dxa"/>
            <w:vAlign w:val="center"/>
          </w:tcPr>
          <w:p>
            <w:pPr>
              <w:snapToGrid w:val="0"/>
              <w:spacing w:after="0" w:line="240" w:lineRule="auto"/>
              <w:jc w:val="center"/>
              <w:rPr>
                <w:rFonts w:ascii="Times New Roman" w:hAnsi="Times New Roman" w:cs="Times New Roman" w:eastAsia="바탕체"/>
                <w:color w:val="000000"/>
                <w:kern w:val="0"/>
                <w:sz w:val="18"/>
                <w:szCs w:val="18"/>
              </w:rPr>
            </w:pPr>
          </w:p>
        </w:tc>
        <w:tc>
          <w:tcPr>
            <w:tcW w:w="1600" w:type="dxa"/>
            <w:vAlign w:val="center"/>
          </w:tcPr>
          <w:p>
            <w:pPr>
              <w:snapToGrid w:val="0"/>
              <w:spacing w:after="0" w:line="240" w:lineRule="auto"/>
              <w:jc w:val="right"/>
              <w:rPr>
                <w:rFonts w:ascii="Times New Roman" w:hAnsi="Times New Roman" w:cs="Times New Roman" w:eastAsia="바탕체"/>
                <w:b/>
                <w:bCs/>
                <w:color w:val="000000"/>
                <w:kern w:val="0"/>
                <w:sz w:val="18"/>
                <w:szCs w:val="18"/>
              </w:rPr>
            </w:pPr>
            <w:r>
              <w:rPr>
                <w:rFonts w:ascii="Times New Roman" w:hAnsi="Times New Roman" w:cs="Times New Roman" w:eastAsia="바탕체"/>
                <w:b/>
                <w:bCs/>
                <w:color w:val="000000"/>
                <w:kern w:val="0"/>
                <w:sz w:val="18"/>
                <w:szCs w:val="18"/>
              </w:rPr>
              <w:t xml:space="preserve">239,732,586,000</w:t>
            </w:r>
          </w:p>
        </w:tc>
      </w:tr>
    </w:tbl>
    <w:p w14:paraId="00277787" w14:textId="77777777" w:rsidR="00930A79" w:rsidRPr="00526D76" w:rsidRDefault="00930A79" w:rsidP="006A29C3">
      <w:pPr>
        <w:pStyle w:val="TKNormal"/>
        <w:snapToGrid w:val="0"/>
        <w:spacing w:line="360" w:lineRule="auto" w:after="0"/>
        <w:rPr>
          <w:rFonts w:ascii="Times New Roman" w:eastAsia="바탕체" w:hAnsi="Times New Roman" w:cs="Times New Roman"/>
          <w:b/>
          <w:sz w:val="22"/>
          <w:szCs w:val="22"/>
        </w:rPr>
      </w:pPr>
    </w:p>
    <w:p w14:paraId="05212434" w14:textId="77777777" w:rsidR="00930A79" w:rsidRPr="00F15B0C" w:rsidRDefault="00930A79" w:rsidP="006A29C3">
      <w:pPr>
        <w:pStyle w:val="TKNormal"/>
        <w:snapToGrid w:val="0"/>
        <w:spacing w:line="360" w:lineRule="auto" w:after="0"/>
        <w:rPr>
          <w:rFonts w:ascii="Times New Roman" w:hAnsi="Times New Roman" w:cs="Times New Roman" w:eastAsia="바탕체"/>
          <w:b/>
          <w:color w:val="000000"/>
          <w:spacing w:val="6"/>
          <w:kern w:val="0"/>
          <w:sz w:val="22"/>
          <w:szCs w:val="22"/>
        </w:rPr>
      </w:pPr>
      <w:r>
        <w:rPr>
          <w:rFonts w:ascii="Times New Roman" w:eastAsia="바탕체" w:hAnsi="Times New Roman" w:cs="Times New Roman"/>
          <w:b/>
          <w:sz w:val="22"/>
          <w:szCs w:val="22"/>
        </w:rPr>
        <w:br w:type="page"/>
      </w:r>
      <w:r>
        <w:rPr>
          <w:rFonts w:ascii="Times New Roman" w:eastAsia="바탕체" w:hint="eastAsia" w:hAnsi="Times New Roman" w:cs="Times New Roman"/>
          <w:b/>
          <w:sz w:val="22"/>
          <w:szCs w:val="22"/>
        </w:rPr>
        <w:lastRenderedPageBreak/>
        <w:t>별첨</w:t>
      </w:r>
      <w:r>
        <w:rPr>
          <w:rFonts w:ascii="Times New Roman" w:eastAsia="바탕체" w:hint="eastAsia" w:hAnsi="Times New Roman" w:cs="Times New Roman"/>
          <w:b/>
          <w:sz w:val="22"/>
          <w:szCs w:val="22"/>
        </w:rPr>
        <w:t xml:space="preserve"> </w:t>
      </w:r>
      <w:r>
        <w:rPr>
          <w:rFonts w:ascii="Times New Roman" w:eastAsia="바탕체" w:hAnsi="Times New Roman" w:cs="Times New Roman"/>
          <w:b/>
          <w:sz w:val="22"/>
          <w:szCs w:val="22"/>
        </w:rPr>
        <w:t>2.</w:t>
      </w:r>
    </w:p>
    <w:p w14:paraId="63768E2C"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pacing w:val="6"/>
          <w:sz w:val="22"/>
          <w:szCs w:val="22"/>
        </w:rPr>
      </w:pPr>
      <w:bookmarkStart w:id="11" w:name="_Toc502851467"/>
      <w:bookmarkStart w:id="12" w:name="_Toc502851615"/>
      <w:bookmarkStart w:id="13" w:name="_Toc508289791"/>
      <w:bookmarkStart w:id="14" w:name="_Toc508910848"/>
      <w:bookmarkStart w:id="15" w:name="_Toc519184549"/>
      <w:bookmarkStart w:id="16" w:name="_Toc10017017"/>
    </w:p>
    <w:p w14:paraId="5639076F" w14:textId="77777777" w:rsidR="00930A79" w:rsidRPr="00F15B0C"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commentRangeStart w:id="23"/>
      <w:r>
        <w:rPr>
          <w:rFonts w:ascii="Times New Roman" w:hAnsi="Times New Roman" w:cs="Times New Roman" w:eastAsia="바탕체"/>
          <w:sz w:val="30"/>
          <w:szCs w:val="30"/>
        </w:rPr>
      </w:r>
      <w:r>
        <w:rPr>
          <w:rFonts w:ascii="Times New Roman" w:eastAsia="바탕체" w:hAnsi="Times New Roman" w:hint="eastAsia" w:cs="Times New Roman"/>
          <w:b/>
          <w:color w:val="000000"/>
          <w:sz w:val="30"/>
          <w:szCs w:val="30"/>
          <w:u w:val="single"/>
        </w:rPr>
        <w:t>우선수익자들의</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cs="Times New Roman"/>
          <w:b/>
          <w:color w:val="000000"/>
          <w:sz w:val="30"/>
          <w:szCs w:val="30"/>
          <w:u w:val="single"/>
        </w:rPr>
        <w:t>통지처</w:t>
      </w:r>
      <w:r>
        <w:rPr>
          <w:rFonts w:ascii="Times New Roman" w:eastAsia="바탕체" w:hAnsi="Times New Roman" w:cs="Times New Roman"/>
          <w:b/>
          <w:color w:val="000000"/>
          <w:sz w:val="30"/>
          <w:szCs w:val="30"/>
          <w:u w:val="single"/>
        </w:rPr>
        <w:t xml:space="preserve"> </w:t>
      </w:r>
      <w:r>
        <w:rPr>
          <w:rFonts w:ascii="Times New Roman" w:eastAsia="바탕체" w:hAnsi="Times New Roman" w:cs="Times New Roman"/>
          <w:b/>
          <w:color w:val="000000"/>
          <w:sz w:val="30"/>
          <w:szCs w:val="30"/>
          <w:u w:val="single"/>
        </w:rPr>
        <w:t>목록</w:t>
      </w:r>
      <w:bookmarkEnd w:id="11"/>
      <w:bookmarkEnd w:id="12"/>
      <w:bookmarkEnd w:id="13"/>
      <w:bookmarkEnd w:id="14"/>
      <w:bookmarkEnd w:id="15"/>
      <w:bookmarkEnd w:id="16"/>
      <w:r>
        <w:rPr>
          <w:rFonts w:ascii="Times New Roman" w:hAnsi="Times New Roman" w:cs="Times New Roman" w:eastAsia="바탕체"/>
          <w:sz w:val="30"/>
          <w:szCs w:val="30"/>
        </w:rPr>
      </w:r>
      <w:commentRangeEnd w:id="23"/>
      <w:r>
        <w:rPr>
          <w:rStyle w:val="CommentReference"/>
          <w:rFonts w:ascii="Times New Roman" w:hAnsi="Times New Roman" w:cs="Times New Roman" w:eastAsia="바탕체"/>
          <w:sz w:val="30"/>
          <w:szCs w:val="30"/>
        </w:rPr>
        <w:commentReference w:id="23"/>
      </w:r>
    </w:p>
    <w:p w14:paraId="64DF1207" w14:textId="77777777" w:rsidR="00930A79"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p>
    <w:p w14:paraId="5CC3752D" w14:textId="77777777" w:rsidR="00930A79" w:rsidRPr="00F15B0C" w:rsidRDefault="00930A79" w:rsidP="006A29C3">
      <w:pPr>
        <w:pStyle w:val="TKNormal"/>
        <w:widowControl w:val="0"/>
        <w:wordWrap w:val="0"/>
        <w:autoSpaceDE w:val="0"/>
        <w:autoSpaceDN w:val="0"/>
        <w:snapToGrid w:val="0"/>
        <w:spacing w:line="360" w:lineRule="auto" w:after="0"/>
        <w:rPr>
          <w:rFonts w:ascii="Times New Roman" w:eastAsia="바탕체" w:hAnsi="Times New Roman" w:cs="Times New Roman"/>
          <w:color w:val="000000"/>
          <w:sz w:val="22"/>
          <w:szCs w:val="22"/>
        </w:rPr>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Pr>
      <w:tblGrid>
        <w:gridCol w:w="800"/>
        <w:gridCol w:w="1500"/>
        <w:gridCol w:w="2300"/>
        <w:gridCol w:w="1000"/>
        <w:gridCol w:w="1300"/>
        <w:gridCol w:w="2126"/>
      </w:tblGrid>
      <w:tr>
        <w:trPr>
          <w:tblHeader/>
          <w:cantSplit/>
        </w:trPr>
        <w:tc>
          <w:tcPr>
            <w:tcW w:w="8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6"/>
                <w:szCs w:val="16"/>
              </w:rPr>
            </w:pPr>
            <w:r>
              <w:rPr>
                <w:rFonts w:ascii="Times New Roman" w:hAnsi="Times New Roman" w:cs="Times New Roman" w:eastAsia="바탕체"/>
                <w:b/>
                <w:bCs/>
                <w:color w:val="000000"/>
                <w:kern w:val="0"/>
                <w:sz w:val="16"/>
                <w:szCs w:val="16"/>
              </w:rPr>
              <w:t xml:space="preserve">순위</w:t>
            </w:r>
          </w:p>
        </w:tc>
        <w:tc>
          <w:tcPr>
            <w:tcW w:w="15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6"/>
                <w:szCs w:val="16"/>
              </w:rPr>
            </w:pPr>
            <w:r>
              <w:rPr>
                <w:rFonts w:ascii="Times New Roman" w:hAnsi="Times New Roman" w:cs="Times New Roman" w:eastAsia="바탕체"/>
                <w:b/>
                <w:bCs/>
                <w:color w:val="000000"/>
                <w:kern w:val="0"/>
                <w:sz w:val="16"/>
                <w:szCs w:val="16"/>
              </w:rPr>
              <w:t xml:space="preserve">우선수익자</w:t>
            </w:r>
          </w:p>
        </w:tc>
        <w:tc>
          <w:tcPr>
            <w:tcW w:w="23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6"/>
                <w:szCs w:val="16"/>
              </w:rPr>
            </w:pPr>
            <w:r>
              <w:rPr>
                <w:rFonts w:ascii="Times New Roman" w:hAnsi="Times New Roman" w:cs="Times New Roman" w:eastAsia="바탕체"/>
                <w:b/>
                <w:bCs/>
                <w:color w:val="000000"/>
                <w:kern w:val="0"/>
                <w:sz w:val="16"/>
                <w:szCs w:val="16"/>
              </w:rPr>
              <w:t xml:space="preserve">주소</w:t>
            </w:r>
          </w:p>
        </w:tc>
        <w:tc>
          <w:tcPr>
            <w:tcW w:w="10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6"/>
                <w:szCs w:val="16"/>
              </w:rPr>
            </w:pPr>
            <w:r>
              <w:rPr>
                <w:rFonts w:ascii="Times New Roman" w:hAnsi="Times New Roman" w:cs="Times New Roman" w:eastAsia="바탕체"/>
                <w:b/>
                <w:bCs/>
                <w:color w:val="000000"/>
                <w:kern w:val="0"/>
                <w:sz w:val="16"/>
                <w:szCs w:val="16"/>
              </w:rPr>
              <w:t xml:space="preserve">담당자</w:t>
            </w:r>
          </w:p>
        </w:tc>
        <w:tc>
          <w:tcPr>
            <w:tcW w:w="1300"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6"/>
                <w:szCs w:val="16"/>
              </w:rPr>
            </w:pPr>
            <w:r>
              <w:rPr>
                <w:rFonts w:ascii="Times New Roman" w:hAnsi="Times New Roman" w:cs="Times New Roman" w:eastAsia="바탕체"/>
                <w:b/>
                <w:bCs/>
                <w:color w:val="000000"/>
                <w:kern w:val="0"/>
                <w:sz w:val="16"/>
                <w:szCs w:val="16"/>
              </w:rPr>
              <w:t xml:space="preserve">전화 / 팩스</w:t>
            </w:r>
          </w:p>
        </w:tc>
        <w:tc>
          <w:tcPr>
            <w:tcW w:w="2126" w:type="dxa"/>
            <w:shd w:val="clear" w:color="auto" w:fill="F2F2F2"/>
            <w:vAlign w:val="center"/>
          </w:tcPr>
          <w:p>
            <w:pPr>
              <w:snapToGrid w:val="0"/>
              <w:spacing w:after="0" w:line="240" w:lineRule="auto"/>
              <w:jc w:val="center"/>
              <w:rPr>
                <w:rFonts w:ascii="Times New Roman" w:hAnsi="Times New Roman" w:cs="Times New Roman" w:eastAsia="바탕체"/>
                <w:b/>
                <w:bCs/>
                <w:color w:val="000000"/>
                <w:kern w:val="0"/>
                <w:sz w:val="16"/>
                <w:szCs w:val="16"/>
              </w:rPr>
            </w:pPr>
            <w:r>
              <w:rPr>
                <w:rFonts w:ascii="Times New Roman" w:hAnsi="Times New Roman" w:cs="Times New Roman" w:eastAsia="바탕체"/>
                <w:b/>
                <w:bCs/>
                <w:color w:val="000000"/>
                <w:kern w:val="0"/>
                <w:sz w:val="16"/>
                <w:szCs w:val="16"/>
              </w:rPr>
              <w:t xml:space="preserve">전자우편</w:t>
            </w:r>
          </w:p>
        </w:tc>
      </w:tr>
      <w:tr>
        <w:trPr>
          <w:cantSplit/>
        </w:trPr>
        <w:tc>
          <w:tcPr>
            <w:tcW w:w="8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제1순위</w:t>
            </w: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쿠팡 주식회사</w:t>
            </w:r>
          </w:p>
        </w:tc>
        <w:tc>
          <w:tcPr>
            <w:tcW w:w="2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w:t>
            </w:r>
          </w:p>
        </w:tc>
        <w:tc>
          <w:tcPr>
            <w:tcW w:w="2126"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w:t>
            </w:r>
          </w:p>
        </w:tc>
      </w:tr>
      <w:tr>
        <w:trPr>
          <w:cantSplit/>
        </w:trPr>
        <w:tc>
          <w:tcPr>
            <w:tcW w:w="800" w:type="dxa"/>
            <w:vMerge w:val="restart"/>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(공동)</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제2순위</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(Tranche A)</w:t>
            </w: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주식회사 우리은행</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영등포구 여의대로 108, 34층(여의도동, 파크원)</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이인환 과장, 홍진경 과장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02-2002-5921 / 02-2002-4567</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gsk3150@wooribank.com</w:t>
            </w:r>
          </w:p>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jkhong@wooribank.com</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롯데캐피탈 주식회사</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서울시 강남구 테헤란로 142 ARC PLACE 9층</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곽경호 책임</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02-3451-0168</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kyungho.kwak@lotte.net</w:t>
            </w:r>
          </w:p>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lottecap_corp3@lotte.net</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주식회사 우리카드</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종로구 종로1길50(중학동) 케이트윈타워 A동</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강민구 과장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02-6968-3531</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(F) 0505-001-8544</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kangmg@wooricard.com</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수협은행</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동작구 동작대로 43,1층 수협은행 사당역지점</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이진용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02-874-8781(내선:4518)</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(F) 02-585-7745</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rinyong2@suhyup-bank.com</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주식회사 에스비아이저축은행</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서울시 중구 을지로 5길 26, 9층 (수하동, 미래에셋센터원빌딩 동관)</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이정민 매니저</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02-3416-4828</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(F) 02-2136-0293</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ljm88@sbisb.co.kr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신용협동조합중앙회</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중구 소월로 10 단암빌딩 14층</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안소진 대리(투자관리)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02-590-5849</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sjahn@cu.co.kr</w:t>
            </w:r>
          </w:p>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cuf1803@cu.co.kr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서로신용협동조합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인천광역시 서해구 가정로 288(석남동)</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장성진 과장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032-574-0166</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SJin87@cu.co.kr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수지신용협동조합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경기도 용인시 수지구 문정로 7번길 8 1층</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권영욱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031-262-6801</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suji_youngwook@naver.com</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정선신용협동조합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강원특별자치도 정선군 정선읍 봉양6길 31</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장용현 주임</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033-563-0760</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cu04008@cu.co.kr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연희신용협동조합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서대문구 연희로 64-22</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양주성 과장, 박준희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02-323-2636</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cu01221@cu.co.kr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금모래신용협동조합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서울시 서대문구 가재울미래로 11 (남가좌동)</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정덕호 주임</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02-376-2036</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jeong0576@cu.co.kr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남인천신용협동조합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인천시 부평구 배곶로 64</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임인희 차장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032-437-9563</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hee4977@cu.co.kr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미호신용협동조합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충청도 청주시 흥덕구 강내면 태성탑연로 448-10</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이주희 차장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043-232-2652</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cu05053@cu.co.kr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대구대서신용협동조합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대구 서구 서대구로305, 1층</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곽경열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053-351-9500</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kklcome@cu.co.kr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한빛신용협동조합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대전 대덕구 계족산로81번길 87</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구진숙 차장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042-627-4501</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cjlover1804@cu.co.kr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양동행복신용협동조합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전남광주통합특별시 서구 천변좌로 238(양동)</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안혜진 과장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062-454-6514</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080762002002@cu.co.kr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서귀포동부신용협동조합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제주특별자치도 서귀포시 효돈로 136</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홍영기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064-767-2820</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cu11008@cu.co.kr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광주어룡신용협동조합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전남광주통합특별시 광산구 송정로 15</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박태훈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062-720-8811</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hoon91@cu.co.kr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광주미래신용협동조합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전남광주통합특별시 북구 북문대로 153 (운암동)</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박민성 사원</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062-515-0070</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pmsok101999@cu.co.kr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새안양신용협동조합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경기도 안양시 만안구 장내로 120번길 22(안양동)</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이필승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031-446-1101</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cu03112@cu.co.kr</w:t>
            </w:r>
          </w:p>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09protos@cu.co.kr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남수원신용협동조합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경기도 수원시 팔달구 효원로 177(인계동) 1층</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이지운 과장, 김지선 대리</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031-238-0107</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krlejw@naver.com</w:t>
            </w:r>
          </w:p>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jisunya86@naver.com</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북인천신용협동조합</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인천광역시 부평구 후정로 8, 상가2동 B04호</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김희승 과장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032-516-8101</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kkhs101@nate.com</w:t>
            </w:r>
          </w:p>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cu03236@cu.co.kr</w:t>
            </w:r>
          </w:p>
        </w:tc>
      </w:tr>
      <w:tr>
        <w:trPr>
          <w:cantSplit/>
        </w:trPr>
        <w:tc>
          <w:tcPr>
            <w:tcW w:w="800" w:type="dxa"/>
            <w:vMerge w:val="restart"/>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(공동)</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제3순위</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(Tranche B)</w:t>
            </w: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키움캐피탈 주식회사</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영등포구 여의대로 66, 17층</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이승근 주임</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02-780-4295</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(F) 02-780-1517</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tmd283@kiwoomcapital.com</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엠지캐피탈 주식회사</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중구 남대문로 55, MG파이낸스센터 12층</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박소현 과장</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02-2200-7423</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(F) 02-511-3021</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sopark@mgcap.co.kr</w:t>
            </w:r>
          </w:p>
        </w:tc>
      </w:tr>
      <w:tr>
        <w:trPr>
          <w:cantSplit/>
        </w:trPr>
        <w:tc>
          <w:tcPr>
            <w:tcW w:w="800" w:type="dxa"/>
            <w:vMerge/>
            <w:vAlign w:val="center"/>
          </w:tcPr>
          <w:p>
            <w:pPr>
              <w:snapToGrid w:val="0"/>
              <w:spacing w:after="0" w:line="240" w:lineRule="auto"/>
              <w:jc w:val="center"/>
              <w:rPr>
                <w:rFonts w:ascii="Times New Roman" w:hAnsi="Times New Roman" w:cs="Times New Roman" w:eastAsia="바탕체"/>
                <w:color w:val="000000"/>
                <w:kern w:val="0"/>
                <w:sz w:val="16"/>
                <w:szCs w:val="16"/>
              </w:rPr>
            </w:pPr>
          </w:p>
        </w:tc>
        <w:tc>
          <w:tcPr>
            <w:tcW w:w="15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주식회사 디비저축은행</w:t>
            </w:r>
          </w:p>
        </w:tc>
        <w:tc>
          <w:tcPr>
            <w:tcW w:w="2300"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서울특별시 중구 남대문로 113, 다동</w:t>
            </w:r>
          </w:p>
        </w:tc>
        <w:tc>
          <w:tcPr>
            <w:tcW w:w="10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정성범 선임</w:t>
            </w:r>
          </w:p>
        </w:tc>
        <w:tc>
          <w:tcPr>
            <w:tcW w:w="1300" w:type="dxa"/>
            <w:vAlign w:val="center"/>
          </w:tcPr>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02-3705-1759</w:t>
            </w:r>
          </w:p>
          <w:p>
            <w:pPr>
              <w:snapToGrid w:val="0"/>
              <w:spacing w:after="0" w:line="240" w:lineRule="auto"/>
              <w:jc w:val="center"/>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(F) 02-3705-1850</w:t>
            </w:r>
          </w:p>
        </w:tc>
        <w:tc>
          <w:tcPr>
            <w:tcW w:w="2126" w:type="dxa"/>
            <w:vAlign w:val="center"/>
          </w:tcPr>
          <w:p>
            <w:pPr>
              <w:snapToGrid w:val="0"/>
              <w:spacing w:after="0" w:line="240" w:lineRule="auto"/>
              <w:jc w:val="left"/>
              <w:rPr>
                <w:rFonts w:ascii="Times New Roman" w:hAnsi="Times New Roman" w:cs="Times New Roman" w:eastAsia="바탕체"/>
                <w:color w:val="000000"/>
                <w:kern w:val="0"/>
                <w:sz w:val="16"/>
                <w:szCs w:val="16"/>
              </w:rPr>
            </w:pPr>
            <w:r>
              <w:rPr>
                <w:rFonts w:ascii="Times New Roman" w:hAnsi="Times New Roman" w:cs="Times New Roman" w:eastAsia="바탕체"/>
                <w:color w:val="000000"/>
                <w:kern w:val="0"/>
                <w:sz w:val="16"/>
                <w:szCs w:val="16"/>
              </w:rPr>
              <w:t xml:space="preserve">seongbeom4730j@dbgroup.co.kr</w:t>
            </w:r>
          </w:p>
        </w:tc>
      </w:tr>
    </w:tbl>
    <w:p w14:paraId="517328FF" w14:textId="77777777" w:rsidR="00930A79" w:rsidRPr="000A7798" w:rsidRDefault="00930A79" w:rsidP="006A29C3">
      <w:pPr>
        <w:pStyle w:val="TKNormal"/>
        <w:snapToGrid w:val="0"/>
        <w:spacing w:after="0" w:line="360" w:lineRule="auto"/>
        <w:jc w:val="left"/>
        <w:rPr>
          <w:rFonts w:ascii="Times New Roman" w:eastAsia="바탕체" w:hAnsi="Times New Roman" w:cs="Times New Roman"/>
          <w:b/>
          <w:sz w:val="22"/>
          <w:szCs w:val="22"/>
        </w:rPr>
      </w:pPr>
      <w:r>
        <w:rPr>
          <w:rFonts w:ascii="Times New Roman" w:eastAsia="바탕체" w:hAnsi="Times New Roman" w:cs="Times New Roman"/>
          <w:sz w:val="22"/>
          <w:szCs w:val="22"/>
        </w:rPr>
        <w:br w:type="page"/>
      </w:r>
      <w:r>
        <w:rPr>
          <w:rFonts w:ascii="Times New Roman" w:eastAsia="바탕체" w:hAnsi="Times New Roman" w:hint="eastAsia" w:cs="Times New Roman"/>
          <w:b/>
          <w:sz w:val="22"/>
          <w:szCs w:val="22"/>
        </w:rPr>
        <w:lastRenderedPageBreak/>
        <w:t xml:space="preserve">&lt; </w:t>
      </w:r>
      <w:r>
        <w:rPr>
          <w:rFonts w:ascii="Times New Roman" w:eastAsia="바탕체" w:hAnsi="Times New Roman" w:hint="eastAsia" w:cs="Times New Roman"/>
          <w:b/>
          <w:sz w:val="22"/>
          <w:szCs w:val="22"/>
        </w:rPr>
        <w:t>별</w:t>
      </w:r>
      <w:r>
        <w:rPr>
          <w:rFonts w:ascii="Times New Roman" w:eastAsia="바탕체" w:hAnsi="Times New Roman" w:hint="eastAsia" w:cs="Times New Roman"/>
          <w:b/>
          <w:sz w:val="22"/>
          <w:szCs w:val="22"/>
        </w:rPr>
        <w:t xml:space="preserve"> </w:t>
      </w:r>
      <w:r>
        <w:rPr>
          <w:rFonts w:ascii="Times New Roman" w:eastAsia="바탕체" w:hAnsi="Times New Roman" w:hint="eastAsia" w:cs="Times New Roman"/>
          <w:b/>
          <w:sz w:val="22"/>
          <w:szCs w:val="22"/>
        </w:rPr>
        <w:t>지</w:t>
      </w:r>
      <w:r>
        <w:rPr>
          <w:rFonts w:ascii="Times New Roman" w:eastAsia="바탕체" w:hAnsi="Times New Roman" w:hint="eastAsia" w:cs="Times New Roman"/>
          <w:b/>
          <w:sz w:val="22"/>
          <w:szCs w:val="22"/>
        </w:rPr>
        <w:t xml:space="preserve"> &gt;</w:t>
      </w:r>
    </w:p>
    <w:p w14:paraId="49F89CD2" w14:textId="77777777" w:rsidR="00930A79" w:rsidRPr="000A7798" w:rsidRDefault="00930A79" w:rsidP="006A29C3">
      <w:pPr>
        <w:pStyle w:val="TKNormal"/>
        <w:snapToGrid w:val="0"/>
        <w:spacing w:line="360" w:lineRule="auto" w:after="0"/>
        <w:rPr>
          <w:rFonts w:ascii="Times New Roman" w:eastAsia="바탕체" w:hAnsi="Times New Roman" w:cs="Times New Roman"/>
          <w:b/>
          <w:sz w:val="22"/>
          <w:szCs w:val="22"/>
        </w:rPr>
      </w:pPr>
    </w:p>
    <w:p w14:paraId="61A50A7D" w14:textId="77777777" w:rsidR="00930A79" w:rsidRPr="000A7798" w:rsidRDefault="00930A79" w:rsidP="006A29C3">
      <w:pPr>
        <w:pStyle w:val="TKNormal"/>
        <w:snapToGrid w:val="0"/>
        <w:spacing w:line="360" w:lineRule="auto" w:after="0"/>
        <w:jc w:val="center"/>
        <w:rPr>
          <w:rFonts w:ascii="Times New Roman" w:eastAsia="바탕체" w:hAnsi="Times New Roman" w:cs="Times New Roman"/>
          <w:b/>
          <w:color w:val="000000"/>
          <w:sz w:val="30"/>
          <w:szCs w:val="30"/>
          <w:u w:val="single"/>
        </w:rPr>
      </w:pPr>
      <w:r>
        <w:rPr>
          <w:rFonts w:ascii="Times New Roman" w:eastAsia="바탕체" w:hAnsi="Times New Roman" w:hint="eastAsia" w:cs="Times New Roman"/>
          <w:b/>
          <w:color w:val="000000"/>
          <w:sz w:val="30"/>
          <w:szCs w:val="30"/>
          <w:u w:val="single"/>
        </w:rPr>
        <w:t>임대차계약등</w:t>
      </w:r>
      <w:r>
        <w:rPr>
          <w:rFonts w:ascii="Times New Roman" w:eastAsia="바탕체" w:hAnsi="Times New Roman" w:hint="eastAsia" w:cs="Times New Roman"/>
          <w:b/>
          <w:color w:val="000000"/>
          <w:sz w:val="30"/>
          <w:szCs w:val="30"/>
          <w:u w:val="single"/>
        </w:rPr>
        <w:t xml:space="preserve"> </w:t>
      </w:r>
      <w:r>
        <w:rPr>
          <w:rFonts w:ascii="Times New Roman" w:eastAsia="바탕체" w:hAnsi="Times New Roman" w:hint="eastAsia" w:cs="Times New Roman"/>
          <w:b/>
          <w:color w:val="000000"/>
          <w:sz w:val="30"/>
          <w:szCs w:val="30"/>
          <w:u w:val="single"/>
        </w:rPr>
        <w:t>내역</w:t>
      </w:r>
    </w:p>
    <w:p w14:paraId="13905453" w14:textId="77777777" w:rsidR="00930A79" w:rsidRPr="000A7798" w:rsidRDefault="00930A79" w:rsidP="006A29C3">
      <w:pPr>
        <w:pStyle w:val="TKNormal"/>
        <w:snapToGrid w:val="0"/>
        <w:spacing w:line="360" w:lineRule="auto" w:after="0"/>
        <w:jc w:val="center"/>
        <w:rPr>
          <w:rFonts w:ascii="Times New Roman" w:eastAsia="바탕체" w:hAnsi="Times New Roman" w:cs="Times New Roman"/>
          <w:b/>
          <w:color w:val="000000"/>
          <w:sz w:val="22"/>
          <w:szCs w:val="22"/>
          <w:u w:val="single"/>
        </w:rPr>
      </w:pPr>
    </w:p>
    <w:p w14:paraId="22FFB1BF" w14:textId="77777777" w:rsidR="00930A79" w:rsidRPr="00AE3364" w:rsidRDefault="00930A79" w:rsidP="006A29C3">
      <w:pPr>
        <w:pStyle w:val="TKListParagraph"/>
        <w:snapToGrid w:val="0"/>
        <w:spacing w:line="360" w:lineRule="auto" w:after="0"/>
        <w:ind w:left="400"/>
        <w:rPr>
          <w:rFonts w:ascii="Times New Roman" w:eastAsia="바탕체" w:hAnsi="Times New Roman" w:cs="Times New Roman"/>
          <w:sz w:val="22"/>
          <w:szCs w:val="22"/>
          <w:highlight w:val="yellow"/>
        </w:rPr>
      </w:pPr>
      <w:r>
        <w:rPr>
          <w:rFonts w:ascii="Times New Roman" w:eastAsia="바탕체" w:hAnsi="Times New Roman" w:hint="eastAsia" w:cs="Times New Roman"/>
          <w:sz w:val="22"/>
          <w:szCs w:val="22"/>
        </w:rPr>
        <w:t>■</w:t>
      </w: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부동산</w:t>
      </w: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소재지</w:t>
      </w:r>
      <w:r>
        <w:rPr>
          <w:rFonts w:ascii="Times New Roman" w:eastAsia="바탕체" w:hAnsi="Times New Roman" w:hint="eastAsia" w:cs="Times New Roman"/>
          <w:sz w:val="22"/>
          <w:szCs w:val="22"/>
        </w:rPr>
        <w:t xml:space="preserve"> : </w:t>
      </w:r>
      <w:r>
        <w:rPr>
          <w:rFonts w:ascii="Times New Roman" w:eastAsia="바탕체" w:hAnsi="Times New Roman" w:cs="Times New Roman"/>
          <w:sz w:val="22"/>
          <w:szCs w:val="22"/>
          <w:highlight w:val="yellow"/>
        </w:rPr>
        <w:t>경기도</w:t>
      </w:r>
      <w:r>
        <w:rPr>
          <w:rFonts w:ascii="Times New Roman" w:eastAsia="바탕체"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안양시</w:t>
      </w:r>
      <w:r>
        <w:rPr>
          <w:rFonts w:ascii="Times New Roman" w:eastAsia="바탕체" w:hint="eastAsia"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동안구</w:t>
      </w:r>
      <w:r>
        <w:rPr>
          <w:rFonts w:ascii="Times New Roman" w:eastAsia="바탕체" w:hint="eastAsia" w:hAnsi="Times New Roman" w:cs="Times New Roman"/>
          <w:sz w:val="22"/>
          <w:szCs w:val="22"/>
          <w:highlight w:val="yellow"/>
        </w:rPr>
        <w:t xml:space="preserve"> </w:t>
      </w:r>
      <w:r>
        <w:rPr>
          <w:rFonts w:ascii="Times New Roman" w:eastAsia="바탕체" w:hint="eastAsia" w:hAnsi="Times New Roman" w:cs="Times New Roman"/>
          <w:sz w:val="22"/>
          <w:szCs w:val="22"/>
          <w:highlight w:val="yellow"/>
        </w:rPr>
        <w:t>관양동</w:t>
      </w:r>
      <w:r>
        <w:rPr>
          <w:rFonts w:ascii="Times New Roman" w:eastAsia="바탕체" w:hint="eastAsia" w:hAnsi="Times New Roman" w:cs="Times New Roman"/>
          <w:sz w:val="22"/>
          <w:szCs w:val="22"/>
          <w:highlight w:val="yellow"/>
        </w:rPr>
        <w:t xml:space="preserve"> 934, 912-2, 934-1 </w:t>
      </w:r>
      <w:r>
        <w:rPr>
          <w:rFonts w:ascii="Times New Roman" w:eastAsia="바탕체" w:hint="eastAsia" w:hAnsi="Times New Roman" w:cs="Times New Roman"/>
          <w:sz w:val="22"/>
          <w:szCs w:val="22"/>
          <w:highlight w:val="yellow"/>
        </w:rPr>
        <w:t>안양물류센터</w:t>
      </w:r>
      <w:r>
        <w:rPr>
          <w:rFonts w:ascii="Times New Roman" w:eastAsia="바탕체" w:hint="eastAsia" w:hAnsi="Times New Roman" w:cs="Times New Roman"/>
          <w:sz w:val="22"/>
          <w:szCs w:val="22"/>
          <w:highlight w:val="yellow"/>
        </w:rPr>
        <w:t xml:space="preserve"> </w:t>
      </w:r>
    </w:p>
    <w:p w14:paraId="4652ABB3" w14:textId="77777777" w:rsidR="00930A79" w:rsidRDefault="00930A79" w:rsidP="006A29C3">
      <w:pPr>
        <w:pStyle w:val="TKListParagraph"/>
        <w:snapToGrid w:val="0"/>
        <w:spacing w:line="360" w:lineRule="auto" w:after="0"/>
        <w:ind w:left="400" w:firstLineChars="200" w:firstLine="320"/>
        <w:rPr>
          <w:rFonts w:ascii="Times New Roman" w:eastAsia="바탕체" w:hAnsi="Times New Roman" w:cs="Times New Roman"/>
          <w:sz w:val="22"/>
          <w:szCs w:val="22"/>
        </w:rPr>
      </w:pPr>
      <w:r>
        <w:rPr>
          <w:rFonts w:ascii="Times New Roman" w:eastAsia="바탕체" w:hAnsi="Times New Roman" w:hint="eastAsia" w:cs="Times New Roman"/>
          <w:sz w:val="22"/>
          <w:szCs w:val="22"/>
          <w:highlight w:val="yellow"/>
        </w:rPr>
        <w:t>[</w:t>
      </w:r>
      <w:r>
        <w:rPr>
          <w:rFonts w:ascii="Times New Roman" w:eastAsia="바탕체" w:hAnsi="Times New Roman" w:hint="eastAsia" w:cs="Times New Roman"/>
          <w:sz w:val="22"/>
          <w:szCs w:val="22"/>
          <w:highlight w:val="yellow"/>
        </w:rPr>
        <w:t>도로명주소</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경기도</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안양시</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동안구</w:t>
      </w:r>
      <w:r>
        <w:rPr>
          <w:rFonts w:ascii="Times New Roman" w:eastAsia="바탕체" w:hAnsi="Times New Roman" w:hint="eastAsia" w:cs="Times New Roman"/>
          <w:sz w:val="22"/>
          <w:szCs w:val="22"/>
          <w:highlight w:val="yellow"/>
        </w:rPr>
        <w:t xml:space="preserve"> </w:t>
      </w:r>
      <w:r>
        <w:rPr>
          <w:rFonts w:ascii="Times New Roman" w:eastAsia="바탕체" w:hAnsi="Times New Roman" w:hint="eastAsia" w:cs="Times New Roman"/>
          <w:sz w:val="22"/>
          <w:szCs w:val="22"/>
          <w:highlight w:val="yellow"/>
        </w:rPr>
        <w:t>흥안대로</w:t>
      </w:r>
      <w:r>
        <w:rPr>
          <w:rFonts w:ascii="Times New Roman" w:eastAsia="바탕체" w:hAnsi="Times New Roman" w:hint="eastAsia" w:cs="Times New Roman"/>
          <w:sz w:val="22"/>
          <w:szCs w:val="22"/>
          <w:highlight w:val="yellow"/>
        </w:rPr>
        <w:t xml:space="preserve"> 439</w:t>
      </w:r>
      <w:r>
        <w:rPr>
          <w:rFonts w:ascii="Times New Roman" w:eastAsia="바탕체" w:hAnsi="Times New Roman" w:hint="eastAsia" w:cs="Times New Roman"/>
          <w:sz w:val="22"/>
          <w:szCs w:val="22"/>
          <w:highlight w:val="yellow"/>
        </w:rPr>
        <w:t>번길</w:t>
      </w:r>
      <w:r>
        <w:rPr>
          <w:rFonts w:ascii="Times New Roman" w:eastAsia="바탕체" w:hAnsi="Times New Roman" w:hint="eastAsia" w:cs="Times New Roman"/>
          <w:sz w:val="22"/>
          <w:szCs w:val="22"/>
          <w:highlight w:val="yellow"/>
        </w:rPr>
        <w:t xml:space="preserve"> 30</w:t>
      </w:r>
      <w:r>
        <w:rPr>
          <w:rFonts w:ascii="Times New Roman" w:eastAsia="바탕체" w:hAnsi="Times New Roman" w:hint="eastAsia" w:cs="Times New Roman"/>
          <w:sz w:val="22"/>
          <w:szCs w:val="22"/>
        </w:rPr>
        <w:t xml:space="preserve"> </w:t>
      </w:r>
    </w:p>
    <w:p w14:paraId="6C91DE85" w14:textId="77777777" w:rsidR="00930A79" w:rsidRPr="009A57C7" w:rsidRDefault="00930A79" w:rsidP="006A29C3">
      <w:pPr>
        <w:pStyle w:val="TKListParagraph"/>
        <w:snapToGrid w:val="0"/>
        <w:spacing w:line="360" w:lineRule="auto" w:after="0"/>
        <w:ind w:left="400"/>
        <w:rPr>
          <w:rFonts w:ascii="Times New Roman" w:hAnsi="Times New Roman" w:cs="Times New Roman" w:eastAsia="바탕체"/>
          <w:sz w:val="22"/>
          <w:szCs w:val="22"/>
        </w:rPr>
      </w:pPr>
    </w:p>
    <w:p w14:paraId="3312951F" w14:textId="77777777" w:rsidR="00930A79" w:rsidRPr="007D117B" w:rsidRDefault="00930A79" w:rsidP="006A29C3">
      <w:pPr>
        <w:pStyle w:val="TK"/>
        <w:snapToGrid w:val="0"/>
        <w:spacing w:line="360" w:lineRule="auto" w:after="0"/>
        <w:ind w:right="500"/>
        <w:rPr>
          <w:rFonts w:ascii="Times New Roman" w:eastAsia="바탕체" w:hAnsi="Times New Roman" w:cs="Times New Roman"/>
          <w:sz w:val="22"/>
          <w:szCs w:val="22"/>
        </w:rPr>
      </w:pPr>
    </w:p>
    <w:p w14:paraId="6AEF8307" w14:textId="77777777" w:rsidR="00930A79" w:rsidRPr="000A7798" w:rsidRDefault="00930A79" w:rsidP="006A29C3">
      <w:pPr>
        <w:pStyle w:val="TK"/>
        <w:tabs>
          <w:tab w:val="left" w:pos="7938"/>
        </w:tabs>
        <w:snapToGrid w:val="0"/>
        <w:spacing w:line="360" w:lineRule="auto" w:after="0"/>
        <w:ind w:right="500"/>
        <w:jc w:val="right"/>
        <w:rPr>
          <w:rFonts w:ascii="Times New Roman" w:eastAsia="바탕체" w:hAnsi="Times New Roman" w:cs="Times New Roman"/>
          <w:sz w:val="22"/>
          <w:szCs w:val="22"/>
        </w:rPr>
      </w:pPr>
      <w:r>
        <w:rPr>
          <w:rFonts w:ascii="Times New Roman" w:eastAsia="바탕체" w:hAnsi="Times New Roman" w:hint="eastAsia" w:cs="Times New Roman"/>
          <w:sz w:val="22"/>
          <w:szCs w:val="22"/>
        </w:rPr>
        <w:t xml:space="preserve"> (</w:t>
      </w:r>
      <w:r>
        <w:rPr>
          <w:rFonts w:ascii="Times New Roman" w:eastAsia="바탕체" w:hAnsi="Times New Roman" w:hint="eastAsia" w:cs="Times New Roman"/>
          <w:sz w:val="22"/>
          <w:szCs w:val="22"/>
        </w:rPr>
        <w:t>단위</w:t>
      </w:r>
      <w:r>
        <w:rPr>
          <w:rFonts w:ascii="Times New Roman" w:eastAsia="바탕체" w:hAnsi="Times New Roman" w:hint="eastAsia" w:cs="Times New Roman"/>
          <w:sz w:val="22"/>
          <w:szCs w:val="22"/>
        </w:rPr>
        <w:t xml:space="preserve"> : </w:t>
      </w:r>
      <w:r>
        <w:rPr>
          <w:rFonts w:ascii="Times New Roman" w:eastAsia="바탕체" w:hAnsi="Times New Roman" w:hint="eastAsia" w:cs="Times New Roman"/>
          <w:sz w:val="22"/>
          <w:szCs w:val="22"/>
        </w:rPr>
        <w:t>원</w:t>
      </w:r>
      <w:r>
        <w:rPr>
          <w:rFonts w:ascii="Times New Roman" w:eastAsia="바탕체" w:hAnsi="Times New Roman" w:hint="eastAsia" w:cs="Times New Roman"/>
          <w:sz w:val="22"/>
          <w:szCs w:val="22"/>
        </w:rPr>
        <w:t>)</w:t>
      </w:r>
    </w:p>
    <w:tbl>
      <w:tblPr>
        <w:tblStyle w:val="TKNormalTable"/>
        <w:tblW w:w="8080" w:type="dxa"/>
        <w:tblInd w:w="383" w:type="dxa"/>
        <w:tblLayout w:type="fixed"/>
        <w:tblCellMar>
          <w:left w:w="99" w:type="dxa"/>
          <w:right w:w="99" w:type="dxa"/>
        </w:tblCellMar>
        <w:tblLook w:val="04A0" w:firstRow="1" w:lastRow="0" w:firstColumn="1" w:lastColumn="0" w:noHBand="0" w:noVBand="1"/>
      </w:tblPr>
      <w:tblGrid>
        <w:gridCol w:w="2551"/>
        <w:gridCol w:w="1701"/>
        <w:gridCol w:w="2188"/>
        <w:gridCol w:w="1640"/>
      </w:tblGrid>
      <w:tr w:rsidR="006A29C3" w:rsidRPr="009A57C7" w14:paraId="0FC6B9F8" w14:textId="77777777" w:rsidTr="005E1C22">
        <w:trPr>
          <w:trHeight w:val="469"/>
        </w:trPr>
        <w:tc>
          <w:tcPr>
            <w:tcW w:w="2551"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182894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임대부동산</w:t>
            </w:r>
          </w:p>
        </w:tc>
        <w:tc>
          <w:tcPr>
            <w:tcW w:w="1701" w:type="dxa"/>
            <w:tcBorders>
              <w:top w:val="single" w:sz="4" w:space="0" w:color="auto"/>
              <w:left w:val="nil"/>
              <w:bottom w:val="single" w:sz="4" w:space="0" w:color="auto"/>
              <w:right w:val="single" w:sz="4" w:space="0" w:color="auto"/>
            </w:tcBorders>
            <w:shd w:val="clear" w:color="auto" w:fill="DEEAF6"/>
            <w:noWrap/>
            <w:vAlign w:val="center"/>
            <w:hideMark/>
          </w:tcPr>
          <w:p w14:paraId="07D9F5D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임차인</w:t>
            </w:r>
          </w:p>
        </w:tc>
        <w:tc>
          <w:tcPr>
            <w:tcW w:w="2188" w:type="dxa"/>
            <w:tcBorders>
              <w:top w:val="single" w:sz="4" w:space="0" w:color="auto"/>
              <w:left w:val="nil"/>
              <w:bottom w:val="single" w:sz="4" w:space="0" w:color="auto"/>
              <w:right w:val="single" w:sz="4" w:space="0" w:color="auto"/>
            </w:tcBorders>
            <w:shd w:val="clear" w:color="auto" w:fill="DEEAF6"/>
            <w:noWrap/>
            <w:vAlign w:val="center"/>
            <w:hideMark/>
          </w:tcPr>
          <w:p w14:paraId="4FB9DD2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보증금</w:t>
            </w:r>
          </w:p>
        </w:tc>
        <w:tc>
          <w:tcPr>
            <w:tcW w:w="1640" w:type="dxa"/>
            <w:tcBorders>
              <w:top w:val="single" w:sz="4" w:space="0" w:color="auto"/>
              <w:left w:val="nil"/>
              <w:bottom w:val="single" w:sz="4" w:space="0" w:color="auto"/>
              <w:right w:val="single" w:sz="4" w:space="0" w:color="auto"/>
            </w:tcBorders>
            <w:shd w:val="clear" w:color="auto" w:fill="DEEAF6"/>
            <w:noWrap/>
            <w:vAlign w:val="center"/>
            <w:hideMark/>
          </w:tcPr>
          <w:p w14:paraId="2866EE0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비</w:t>
            </w:r>
            <w:r>
              <w:rPr>
                <w:rFonts w:ascii="Times New Roman" w:eastAsia="바탕체"/>
                <w:color w:val="000000"/>
                <w:kern w:val="0"/>
                <w:sz w:val="16"/>
                <w:szCs w:val="16"/>
                <w:highlight w:val="yellow"/>
              </w:rPr>
              <w:t xml:space="preserve"> </w:t>
            </w:r>
            <w:r>
              <w:rPr>
                <w:rFonts w:ascii="Times New Roman" w:eastAsia="바탕체"/>
                <w:color w:val="000000"/>
                <w:kern w:val="0"/>
                <w:sz w:val="16"/>
                <w:szCs w:val="16"/>
                <w:highlight w:val="yellow"/>
              </w:rPr>
              <w:t>고</w:t>
            </w:r>
          </w:p>
        </w:tc>
      </w:tr>
      <w:tr w:rsidR="006A29C3" w:rsidRPr="009A57C7" w14:paraId="0B5FE1E1"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55D92BBF"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5~7</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07701143"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7152E6C4"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2,132,586,000</w:t>
            </w:r>
          </w:p>
        </w:tc>
        <w:tc>
          <w:tcPr>
            <w:tcW w:w="1640" w:type="dxa"/>
            <w:tcBorders>
              <w:top w:val="nil"/>
              <w:left w:val="nil"/>
              <w:bottom w:val="single" w:sz="4" w:space="0" w:color="auto"/>
              <w:right w:val="single" w:sz="4" w:space="0" w:color="auto"/>
            </w:tcBorders>
            <w:noWrap/>
            <w:vAlign w:val="center"/>
          </w:tcPr>
          <w:p w14:paraId="146BEC96"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2024.2.5 </w:t>
            </w:r>
            <w:r>
              <w:rPr>
                <w:rFonts w:ascii="Times New Roman" w:eastAsia="바탕체"/>
                <w:color w:val="000000"/>
                <w:kern w:val="0"/>
                <w:sz w:val="16"/>
                <w:szCs w:val="16"/>
              </w:rPr>
              <w:t>최초</w:t>
            </w:r>
            <w:r>
              <w:rPr>
                <w:rFonts w:ascii="Times New Roman" w:eastAsia="바탕체"/>
                <w:color w:val="000000"/>
                <w:kern w:val="0"/>
                <w:sz w:val="16"/>
                <w:szCs w:val="16"/>
              </w:rPr>
              <w:t xml:space="preserve">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본</w:t>
            </w:r>
            <w:r>
              <w:rPr>
                <w:rFonts w:ascii="Times New Roman" w:eastAsia="바탕체"/>
                <w:color w:val="000000"/>
                <w:kern w:val="0"/>
                <w:sz w:val="16"/>
                <w:szCs w:val="16"/>
              </w:rPr>
              <w:t xml:space="preserve"> </w:t>
            </w:r>
            <w:r>
              <w:rPr>
                <w:rFonts w:ascii="Times New Roman" w:eastAsia="바탕체"/>
                <w:color w:val="000000"/>
                <w:kern w:val="0"/>
                <w:sz w:val="16"/>
                <w:szCs w:val="16"/>
              </w:rPr>
              <w:t>신탁계약상</w:t>
            </w:r>
            <w:r>
              <w:rPr>
                <w:rFonts w:ascii="Times New Roman" w:eastAsia="바탕체"/>
                <w:color w:val="000000"/>
                <w:kern w:val="0"/>
                <w:sz w:val="16"/>
                <w:szCs w:val="16"/>
              </w:rPr>
              <w:t xml:space="preserve"> 1</w:t>
            </w:r>
            <w:r>
              <w:rPr>
                <w:rFonts w:ascii="Times New Roman" w:eastAsia="바탕체"/>
                <w:color w:val="000000"/>
                <w:kern w:val="0"/>
                <w:sz w:val="16"/>
                <w:szCs w:val="16"/>
              </w:rPr>
              <w:t>순위</w:t>
            </w:r>
            <w:r>
              <w:rPr>
                <w:rFonts w:ascii="Times New Roman" w:eastAsia="바탕체"/>
                <w:color w:val="000000"/>
                <w:kern w:val="0"/>
                <w:sz w:val="16"/>
                <w:szCs w:val="16"/>
              </w:rPr>
              <w:t xml:space="preserve"> </w:t>
            </w:r>
            <w:r>
              <w:rPr>
                <w:rFonts w:ascii="Times New Roman" w:eastAsia="바탕체"/>
                <w:color w:val="000000"/>
                <w:kern w:val="0"/>
                <w:sz w:val="16"/>
                <w:szCs w:val="16"/>
              </w:rPr>
              <w:t>우선수익권</w:t>
            </w:r>
          </w:p>
        </w:tc>
      </w:tr>
      <w:tr w:rsidR="006A29C3" w:rsidRPr="009A57C7" w14:paraId="36AEBF77"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8692EBB"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4</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7632AC66"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10CB7A0"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832,222,008</w:t>
            </w:r>
          </w:p>
        </w:tc>
        <w:tc>
          <w:tcPr>
            <w:tcW w:w="1640" w:type="dxa"/>
            <w:tcBorders>
              <w:top w:val="nil"/>
              <w:left w:val="nil"/>
              <w:bottom w:val="single" w:sz="4" w:space="0" w:color="auto"/>
              <w:right w:val="single" w:sz="4" w:space="0" w:color="auto"/>
            </w:tcBorders>
            <w:noWrap/>
            <w:vAlign w:val="center"/>
          </w:tcPr>
          <w:p w14:paraId="2FED1E43"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1</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(2024.3.28). </w:t>
            </w:r>
            <w:r>
              <w:rPr>
                <w:rFonts w:ascii="Times New Roman" w:eastAsia="바탕체"/>
                <w:color w:val="000000"/>
                <w:kern w:val="0"/>
                <w:sz w:val="16"/>
                <w:szCs w:val="16"/>
              </w:rPr>
              <w:t>위탁자</w:t>
            </w:r>
            <w:r>
              <w:rPr>
                <w:rFonts w:ascii="Times New Roman" w:eastAsia="바탕체"/>
                <w:color w:val="000000"/>
                <w:kern w:val="0"/>
                <w:sz w:val="16"/>
                <w:szCs w:val="16"/>
              </w:rPr>
              <w:t xml:space="preserve"> </w:t>
            </w:r>
            <w:r>
              <w:rPr>
                <w:rFonts w:ascii="Times New Roman" w:eastAsia="바탕체"/>
                <w:color w:val="000000"/>
                <w:kern w:val="0"/>
                <w:sz w:val="16"/>
                <w:szCs w:val="16"/>
              </w:rPr>
              <w:t>명의</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01CE69D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8F40AE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2</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75521AA0"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69D4518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786,801,600</w:t>
            </w:r>
          </w:p>
        </w:tc>
        <w:tc>
          <w:tcPr>
            <w:tcW w:w="1640" w:type="dxa"/>
            <w:tcBorders>
              <w:top w:val="nil"/>
              <w:left w:val="nil"/>
              <w:bottom w:val="single" w:sz="4" w:space="0" w:color="auto"/>
              <w:right w:val="single" w:sz="4" w:space="0" w:color="auto"/>
            </w:tcBorders>
            <w:noWrap/>
            <w:vAlign w:val="center"/>
          </w:tcPr>
          <w:p w14:paraId="11479290"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3</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(2024.12.23).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7564E669"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6BF3A8A"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지하</w:t>
            </w:r>
            <w:r>
              <w:rPr>
                <w:rFonts w:ascii="Times New Roman" w:eastAsia="바탕체"/>
                <w:color w:val="000000"/>
                <w:kern w:val="0"/>
                <w:sz w:val="16"/>
                <w:szCs w:val="16"/>
              </w:rPr>
              <w:t xml:space="preserve"> 1</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5135AD61"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3494CA4"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988,315,200</w:t>
            </w:r>
          </w:p>
        </w:tc>
        <w:tc>
          <w:tcPr>
            <w:tcW w:w="1640" w:type="dxa"/>
            <w:tcBorders>
              <w:top w:val="nil"/>
              <w:left w:val="nil"/>
              <w:bottom w:val="single" w:sz="4" w:space="0" w:color="auto"/>
              <w:right w:val="single" w:sz="4" w:space="0" w:color="auto"/>
            </w:tcBorders>
            <w:noWrap/>
            <w:vAlign w:val="center"/>
          </w:tcPr>
          <w:p w14:paraId="7E0DE05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3</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(2024.12.23).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3984DBD"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AE844F4"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지하</w:t>
            </w:r>
            <w:r>
              <w:rPr>
                <w:rFonts w:ascii="Times New Roman" w:eastAsia="바탕체"/>
                <w:color w:val="000000"/>
                <w:kern w:val="0"/>
                <w:sz w:val="16"/>
                <w:szCs w:val="16"/>
              </w:rPr>
              <w:t xml:space="preserve"> 2</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7BAA1363"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46B6B97F"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982,155,600</w:t>
            </w:r>
          </w:p>
        </w:tc>
        <w:tc>
          <w:tcPr>
            <w:tcW w:w="1640" w:type="dxa"/>
            <w:tcBorders>
              <w:top w:val="nil"/>
              <w:left w:val="nil"/>
              <w:bottom w:val="single" w:sz="4" w:space="0" w:color="auto"/>
              <w:right w:val="single" w:sz="4" w:space="0" w:color="auto"/>
            </w:tcBorders>
            <w:noWrap/>
            <w:vAlign w:val="center"/>
          </w:tcPr>
          <w:p w14:paraId="6AF712C7"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4</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(2025.11.24).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9390CC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4EAFF70"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r>
              <w:rPr>
                <w:rFonts w:ascii="Times New Roman" w:eastAsia="바탕체"/>
                <w:color w:val="000000"/>
                <w:kern w:val="0"/>
                <w:sz w:val="16"/>
                <w:szCs w:val="16"/>
              </w:rPr>
              <w:t>(</w:t>
            </w:r>
            <w:r>
              <w:rPr>
                <w:rFonts w:ascii="Times New Roman" w:eastAsia="바탕체"/>
                <w:color w:val="000000"/>
                <w:kern w:val="0"/>
                <w:sz w:val="16"/>
                <w:szCs w:val="16"/>
              </w:rPr>
              <w:t>사무실</w:t>
            </w:r>
            <w:r>
              <w:rPr>
                <w:rFonts w:ascii="Times New Roman" w:eastAsia="바탕체"/>
                <w:color w:val="000000"/>
                <w:kern w:val="0"/>
                <w:sz w:val="16"/>
                <w:szCs w:val="16"/>
              </w:rPr>
              <w:t xml:space="preserve"> </w:t>
            </w:r>
            <w:r>
              <w:rPr>
                <w:rFonts w:ascii="Times New Roman" w:eastAsia="바탕체"/>
                <w:color w:val="000000"/>
                <w:kern w:val="0"/>
                <w:sz w:val="16"/>
                <w:szCs w:val="16"/>
              </w:rPr>
              <w:t>증평</w:t>
            </w:r>
            <w:r>
              <w:rPr>
                <w:rFonts w:ascii="Times New Roman" w:eastAsia="바탕체"/>
                <w:color w:val="000000"/>
                <w:kern w:val="0"/>
                <w:sz w:val="16"/>
                <w:szCs w:val="16"/>
              </w:rPr>
              <w:t>)</w:t>
            </w:r>
          </w:p>
        </w:tc>
        <w:tc>
          <w:tcPr>
            <w:tcW w:w="1701" w:type="dxa"/>
            <w:tcBorders>
              <w:top w:val="nil"/>
              <w:left w:val="nil"/>
              <w:bottom w:val="single" w:sz="4" w:space="0" w:color="auto"/>
              <w:right w:val="single" w:sz="4" w:space="0" w:color="auto"/>
            </w:tcBorders>
            <w:noWrap/>
            <w:vAlign w:val="center"/>
          </w:tcPr>
          <w:p w14:paraId="665632DE" w14:textId="77777777" w:rsidR="00930A79" w:rsidRPr="00224183" w:rsidDel="00EE3384"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쿠팡</w:t>
            </w:r>
            <w:r>
              <w:rPr>
                <w:rFonts w:ascii="Times New Roman" w:eastAsia="바탕체"/>
                <w:color w:val="000000"/>
                <w:kern w:val="0"/>
                <w:sz w:val="16"/>
                <w:szCs w:val="16"/>
              </w:rPr>
              <w:t xml:space="preserve"> </w:t>
            </w:r>
            <w:r>
              <w:rPr>
                <w:rFonts w:ascii="Times New Roman" w:eastAsia="바탕체"/>
                <w:color w:val="000000"/>
                <w:kern w:val="0"/>
                <w:sz w:val="16"/>
                <w:szCs w:val="16"/>
              </w:rPr>
              <w:t>주식회사</w:t>
            </w:r>
          </w:p>
        </w:tc>
        <w:tc>
          <w:tcPr>
            <w:tcW w:w="2188" w:type="dxa"/>
            <w:tcBorders>
              <w:top w:val="nil"/>
              <w:left w:val="nil"/>
              <w:bottom w:val="single" w:sz="4" w:space="0" w:color="auto"/>
              <w:right w:val="single" w:sz="4" w:space="0" w:color="auto"/>
            </w:tcBorders>
            <w:noWrap/>
            <w:vAlign w:val="center"/>
          </w:tcPr>
          <w:p w14:paraId="13EA5DEC" w14:textId="77777777" w:rsidR="00930A79" w:rsidRPr="00224183" w:rsidDel="00EE3384"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32,620,110</w:t>
            </w:r>
          </w:p>
        </w:tc>
        <w:tc>
          <w:tcPr>
            <w:tcW w:w="1640" w:type="dxa"/>
            <w:tcBorders>
              <w:top w:val="nil"/>
              <w:left w:val="nil"/>
              <w:bottom w:val="single" w:sz="4" w:space="0" w:color="auto"/>
              <w:right w:val="single" w:sz="4" w:space="0" w:color="auto"/>
            </w:tcBorders>
            <w:noWrap/>
            <w:vAlign w:val="center"/>
          </w:tcPr>
          <w:p w14:paraId="2121D01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제</w:t>
            </w:r>
            <w:r>
              <w:rPr>
                <w:rFonts w:ascii="Times New Roman" w:eastAsia="바탕체"/>
                <w:color w:val="000000"/>
                <w:kern w:val="0"/>
                <w:sz w:val="16"/>
                <w:szCs w:val="16"/>
              </w:rPr>
              <w:t>5</w:t>
            </w:r>
            <w:r>
              <w:rPr>
                <w:rFonts w:ascii="Times New Roman" w:eastAsia="바탕체"/>
                <w:color w:val="000000"/>
                <w:kern w:val="0"/>
                <w:sz w:val="16"/>
                <w:szCs w:val="16"/>
              </w:rPr>
              <w:t>차</w:t>
            </w:r>
            <w:r>
              <w:rPr>
                <w:rFonts w:ascii="Times New Roman" w:eastAsia="바탕체"/>
                <w:color w:val="000000"/>
                <w:kern w:val="0"/>
                <w:sz w:val="16"/>
                <w:szCs w:val="16"/>
              </w:rPr>
              <w:t xml:space="preserve"> </w:t>
            </w:r>
            <w:r>
              <w:rPr>
                <w:rFonts w:ascii="Times New Roman" w:eastAsia="바탕체"/>
                <w:color w:val="000000"/>
                <w:kern w:val="0"/>
                <w:sz w:val="16"/>
                <w:szCs w:val="16"/>
              </w:rPr>
              <w:t>변경합의서</w:t>
            </w:r>
            <w:r>
              <w:rPr>
                <w:rFonts w:ascii="Times New Roman" w:eastAsia="바탕체"/>
                <w:color w:val="000000"/>
                <w:kern w:val="0"/>
                <w:sz w:val="16"/>
                <w:szCs w:val="16"/>
              </w:rPr>
              <w:t xml:space="preserve">(2026.8.14).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6789E2AA"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CAAE80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3</w:t>
            </w:r>
            <w:r>
              <w:rPr>
                <w:rFonts w:ascii="Times New Roman" w:eastAsia="바탕체"/>
                <w:color w:val="000000"/>
                <w:kern w:val="0"/>
                <w:sz w:val="16"/>
                <w:szCs w:val="16"/>
              </w:rPr>
              <w:t>층</w:t>
            </w:r>
          </w:p>
        </w:tc>
        <w:tc>
          <w:tcPr>
            <w:tcW w:w="1701" w:type="dxa"/>
            <w:tcBorders>
              <w:top w:val="nil"/>
              <w:left w:val="nil"/>
              <w:bottom w:val="single" w:sz="4" w:space="0" w:color="auto"/>
              <w:right w:val="single" w:sz="4" w:space="0" w:color="auto"/>
            </w:tcBorders>
            <w:noWrap/>
            <w:vAlign w:val="center"/>
          </w:tcPr>
          <w:p w14:paraId="13946349"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농심</w:t>
            </w:r>
          </w:p>
        </w:tc>
        <w:tc>
          <w:tcPr>
            <w:tcW w:w="2188" w:type="dxa"/>
            <w:tcBorders>
              <w:top w:val="nil"/>
              <w:left w:val="nil"/>
              <w:bottom w:val="single" w:sz="4" w:space="0" w:color="auto"/>
              <w:right w:val="single" w:sz="4" w:space="0" w:color="auto"/>
            </w:tcBorders>
            <w:noWrap/>
            <w:vAlign w:val="center"/>
          </w:tcPr>
          <w:p w14:paraId="3EB19BF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642,552,000</w:t>
            </w:r>
          </w:p>
        </w:tc>
        <w:tc>
          <w:tcPr>
            <w:tcW w:w="1640" w:type="dxa"/>
            <w:tcBorders>
              <w:top w:val="nil"/>
              <w:left w:val="nil"/>
              <w:bottom w:val="single" w:sz="4" w:space="0" w:color="auto"/>
              <w:right w:val="single" w:sz="4" w:space="0" w:color="auto"/>
            </w:tcBorders>
            <w:noWrap/>
            <w:vAlign w:val="center"/>
          </w:tcPr>
          <w:p w14:paraId="3EB958A1"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2024.5.14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(2024.8.20 </w:t>
            </w:r>
            <w:r>
              <w:rPr>
                <w:rFonts w:ascii="Times New Roman" w:eastAsia="바탕체"/>
                <w:color w:val="000000"/>
                <w:kern w:val="0"/>
                <w:sz w:val="16"/>
                <w:szCs w:val="16"/>
              </w:rPr>
              <w:t>변경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73A25D5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FC98D3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623B61AD"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지오영</w:t>
            </w:r>
          </w:p>
        </w:tc>
        <w:tc>
          <w:tcPr>
            <w:tcW w:w="2188" w:type="dxa"/>
            <w:tcBorders>
              <w:top w:val="nil"/>
              <w:left w:val="nil"/>
              <w:bottom w:val="single" w:sz="4" w:space="0" w:color="auto"/>
              <w:right w:val="single" w:sz="4" w:space="0" w:color="auto"/>
            </w:tcBorders>
            <w:noWrap/>
            <w:vAlign w:val="center"/>
          </w:tcPr>
          <w:p w14:paraId="1B1F1CD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393,456,789</w:t>
            </w:r>
          </w:p>
        </w:tc>
        <w:tc>
          <w:tcPr>
            <w:tcW w:w="1640" w:type="dxa"/>
            <w:tcBorders>
              <w:top w:val="nil"/>
              <w:left w:val="nil"/>
              <w:bottom w:val="single" w:sz="4" w:space="0" w:color="auto"/>
              <w:right w:val="single" w:sz="4" w:space="0" w:color="auto"/>
            </w:tcBorders>
            <w:noWrap/>
            <w:vAlign w:val="center"/>
          </w:tcPr>
          <w:p w14:paraId="13A31D29"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2024.12.31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3231C115"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6E3122B"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403CCD5E"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용마로지스</w:t>
            </w:r>
          </w:p>
        </w:tc>
        <w:tc>
          <w:tcPr>
            <w:tcW w:w="2188" w:type="dxa"/>
            <w:tcBorders>
              <w:top w:val="nil"/>
              <w:left w:val="nil"/>
              <w:bottom w:val="single" w:sz="4" w:space="0" w:color="auto"/>
              <w:right w:val="single" w:sz="4" w:space="0" w:color="auto"/>
            </w:tcBorders>
            <w:noWrap/>
            <w:vAlign w:val="center"/>
          </w:tcPr>
          <w:p w14:paraId="779F6F81"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308,178,000</w:t>
            </w:r>
          </w:p>
        </w:tc>
        <w:tc>
          <w:tcPr>
            <w:tcW w:w="1640" w:type="dxa"/>
            <w:tcBorders>
              <w:top w:val="nil"/>
              <w:left w:val="nil"/>
              <w:bottom w:val="single" w:sz="4" w:space="0" w:color="auto"/>
              <w:right w:val="single" w:sz="4" w:space="0" w:color="auto"/>
            </w:tcBorders>
            <w:noWrap/>
            <w:vAlign w:val="center"/>
          </w:tcPr>
          <w:p w14:paraId="3A859855"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2024.10.28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29A9A41F"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9C9120E"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8</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p>
        </w:tc>
        <w:tc>
          <w:tcPr>
            <w:tcW w:w="1701" w:type="dxa"/>
            <w:tcBorders>
              <w:top w:val="nil"/>
              <w:left w:val="nil"/>
              <w:bottom w:val="single" w:sz="4" w:space="0" w:color="auto"/>
              <w:right w:val="single" w:sz="4" w:space="0" w:color="auto"/>
            </w:tcBorders>
            <w:noWrap/>
            <w:vAlign w:val="center"/>
          </w:tcPr>
          <w:p w14:paraId="71C66B3D"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키즈밀</w:t>
            </w:r>
          </w:p>
        </w:tc>
        <w:tc>
          <w:tcPr>
            <w:tcW w:w="2188" w:type="dxa"/>
            <w:tcBorders>
              <w:top w:val="nil"/>
              <w:left w:val="nil"/>
              <w:bottom w:val="single" w:sz="4" w:space="0" w:color="auto"/>
              <w:right w:val="single" w:sz="4" w:space="0" w:color="auto"/>
            </w:tcBorders>
            <w:noWrap/>
            <w:vAlign w:val="center"/>
          </w:tcPr>
          <w:p w14:paraId="640D004A"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100,000,000</w:t>
            </w:r>
          </w:p>
        </w:tc>
        <w:tc>
          <w:tcPr>
            <w:tcW w:w="1640" w:type="dxa"/>
            <w:tcBorders>
              <w:top w:val="nil"/>
              <w:left w:val="nil"/>
              <w:bottom w:val="single" w:sz="4" w:space="0" w:color="auto"/>
              <w:right w:val="single" w:sz="4" w:space="0" w:color="auto"/>
            </w:tcBorders>
            <w:noWrap/>
            <w:vAlign w:val="center"/>
          </w:tcPr>
          <w:p w14:paraId="61D0FDE8"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2024.11.27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예금계좌</w:t>
            </w:r>
            <w:r>
              <w:rPr>
                <w:rFonts w:ascii="Times New Roman" w:eastAsia="바탕체"/>
                <w:color w:val="000000"/>
                <w:kern w:val="0"/>
                <w:sz w:val="16"/>
                <w:szCs w:val="16"/>
              </w:rPr>
              <w:t xml:space="preserve"> </w:t>
            </w:r>
            <w:r>
              <w:rPr>
                <w:rFonts w:ascii="Times New Roman" w:eastAsia="바탕체"/>
                <w:color w:val="000000"/>
                <w:kern w:val="0"/>
                <w:sz w:val="16"/>
                <w:szCs w:val="16"/>
              </w:rPr>
              <w:t>근질권</w:t>
            </w:r>
          </w:p>
        </w:tc>
      </w:tr>
      <w:tr w:rsidR="006A29C3" w:rsidRPr="009A57C7" w14:paraId="1731F58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C09EFE2"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지상</w:t>
            </w:r>
            <w:r>
              <w:rPr>
                <w:rFonts w:ascii="Times New Roman" w:eastAsia="바탕체"/>
                <w:color w:val="000000"/>
                <w:kern w:val="0"/>
                <w:sz w:val="16"/>
                <w:szCs w:val="16"/>
              </w:rPr>
              <w:t xml:space="preserve"> 1</w:t>
            </w:r>
            <w:r>
              <w:rPr>
                <w:rFonts w:ascii="Times New Roman" w:eastAsia="바탕체"/>
                <w:color w:val="000000"/>
                <w:kern w:val="0"/>
                <w:sz w:val="16"/>
                <w:szCs w:val="16"/>
              </w:rPr>
              <w:t>층</w:t>
            </w:r>
            <w:r>
              <w:rPr>
                <w:rFonts w:ascii="Times New Roman" w:eastAsia="바탕체"/>
                <w:color w:val="000000"/>
                <w:kern w:val="0"/>
                <w:sz w:val="16"/>
                <w:szCs w:val="16"/>
              </w:rPr>
              <w:t xml:space="preserve"> </w:t>
            </w:r>
            <w:r>
              <w:rPr>
                <w:rFonts w:ascii="Times New Roman" w:eastAsia="바탕체"/>
                <w:color w:val="000000"/>
                <w:kern w:val="0"/>
                <w:sz w:val="16"/>
                <w:szCs w:val="16"/>
              </w:rPr>
              <w:t>일부</w:t>
            </w:r>
            <w:r>
              <w:rPr>
                <w:rFonts w:ascii="Times New Roman" w:eastAsia="바탕체"/>
                <w:color w:val="000000"/>
                <w:kern w:val="0"/>
                <w:sz w:val="16"/>
                <w:szCs w:val="16"/>
              </w:rPr>
              <w:t>(</w:t>
            </w:r>
            <w:r>
              <w:rPr>
                <w:rFonts w:ascii="Times New Roman" w:eastAsia="바탕체"/>
                <w:color w:val="000000"/>
                <w:kern w:val="0"/>
                <w:sz w:val="16"/>
                <w:szCs w:val="16"/>
              </w:rPr>
              <w:t>근린생활시설</w:t>
            </w:r>
            <w:r>
              <w:rPr>
                <w:rFonts w:ascii="Times New Roman" w:eastAsia="바탕체"/>
                <w:color w:val="000000"/>
                <w:kern w:val="0"/>
                <w:sz w:val="16"/>
                <w:szCs w:val="16"/>
              </w:rPr>
              <w:t>)</w:t>
            </w:r>
          </w:p>
        </w:tc>
        <w:tc>
          <w:tcPr>
            <w:tcW w:w="1701" w:type="dxa"/>
            <w:tcBorders>
              <w:top w:val="nil"/>
              <w:left w:val="nil"/>
              <w:bottom w:val="single" w:sz="4" w:space="0" w:color="auto"/>
              <w:right w:val="single" w:sz="4" w:space="0" w:color="auto"/>
            </w:tcBorders>
            <w:noWrap/>
            <w:vAlign w:val="center"/>
          </w:tcPr>
          <w:p w14:paraId="54449AE6" w14:textId="77777777" w:rsidR="00930A79" w:rsidRPr="00224183" w:rsidRDefault="00930A79" w:rsidP="005E1C22">
            <w:pPr>
              <w:pStyle w:val="TKNormal"/>
              <w:snapToGrid w:val="0"/>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주식회사</w:t>
            </w:r>
            <w:r>
              <w:rPr>
                <w:rFonts w:ascii="Times New Roman" w:eastAsia="바탕체"/>
                <w:color w:val="000000"/>
                <w:kern w:val="0"/>
                <w:sz w:val="16"/>
                <w:szCs w:val="16"/>
              </w:rPr>
              <w:t xml:space="preserve"> </w:t>
            </w:r>
            <w:r>
              <w:rPr>
                <w:rFonts w:ascii="Times New Roman" w:eastAsia="바탕체"/>
                <w:color w:val="000000"/>
                <w:kern w:val="0"/>
                <w:sz w:val="16"/>
                <w:szCs w:val="16"/>
              </w:rPr>
              <w:t>아이팜</w:t>
            </w:r>
          </w:p>
        </w:tc>
        <w:tc>
          <w:tcPr>
            <w:tcW w:w="2188" w:type="dxa"/>
            <w:tcBorders>
              <w:top w:val="nil"/>
              <w:left w:val="nil"/>
              <w:bottom w:val="single" w:sz="4" w:space="0" w:color="auto"/>
              <w:right w:val="single" w:sz="4" w:space="0" w:color="auto"/>
            </w:tcBorders>
            <w:noWrap/>
            <w:vAlign w:val="center"/>
          </w:tcPr>
          <w:p w14:paraId="66F755AD"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6,224,400</w:t>
            </w:r>
          </w:p>
        </w:tc>
        <w:tc>
          <w:tcPr>
            <w:tcW w:w="1640" w:type="dxa"/>
            <w:tcBorders>
              <w:top w:val="nil"/>
              <w:left w:val="nil"/>
              <w:bottom w:val="single" w:sz="4" w:space="0" w:color="auto"/>
              <w:right w:val="single" w:sz="4" w:space="0" w:color="auto"/>
            </w:tcBorders>
            <w:noWrap/>
            <w:vAlign w:val="center"/>
          </w:tcPr>
          <w:p w14:paraId="399EABCF" w14:textId="77777777" w:rsidR="00930A79" w:rsidRPr="00224183" w:rsidRDefault="00930A79" w:rsidP="005E1C22">
            <w:pPr>
              <w:pStyle w:val="TKNormal"/>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rPr>
              <w:t xml:space="preserve">2025.4.25 </w:t>
            </w:r>
            <w:r>
              <w:rPr>
                <w:rFonts w:ascii="Times New Roman" w:eastAsia="바탕체"/>
                <w:color w:val="000000"/>
                <w:kern w:val="0"/>
                <w:sz w:val="16"/>
                <w:szCs w:val="16"/>
              </w:rPr>
              <w:t>임대차계약</w:t>
            </w:r>
            <w:r>
              <w:rPr>
                <w:rFonts w:ascii="Times New Roman" w:eastAsia="바탕체"/>
                <w:color w:val="000000"/>
                <w:kern w:val="0"/>
                <w:sz w:val="16"/>
                <w:szCs w:val="16"/>
              </w:rPr>
              <w:t xml:space="preserve">. </w:t>
            </w:r>
            <w:r>
              <w:rPr>
                <w:rFonts w:ascii="Times New Roman" w:eastAsia="바탕체"/>
                <w:color w:val="000000"/>
                <w:kern w:val="0"/>
                <w:sz w:val="16"/>
                <w:szCs w:val="16"/>
              </w:rPr>
              <w:t>질권</w:t>
            </w:r>
            <w:r>
              <w:rPr>
                <w:rFonts w:ascii="Times New Roman" w:eastAsia="바탕체"/>
                <w:color w:val="000000"/>
                <w:kern w:val="0"/>
                <w:sz w:val="16"/>
                <w:szCs w:val="16"/>
              </w:rPr>
              <w:t xml:space="preserve"> </w:t>
            </w:r>
            <w:r>
              <w:rPr>
                <w:rFonts w:ascii="Times New Roman" w:eastAsia="바탕체"/>
                <w:color w:val="000000"/>
                <w:kern w:val="0"/>
                <w:sz w:val="16"/>
                <w:szCs w:val="16"/>
              </w:rPr>
              <w:t>미설정</w:t>
            </w:r>
            <w:r>
              <w:rPr>
                <w:rFonts w:ascii="Times New Roman" w:eastAsia="바탕체"/>
                <w:color w:val="000000"/>
                <w:kern w:val="0"/>
                <w:sz w:val="16"/>
                <w:szCs w:val="16"/>
              </w:rPr>
              <w:t>(</w:t>
            </w:r>
            <w:r>
              <w:rPr>
                <w:rFonts w:ascii="Times New Roman" w:eastAsia="바탕체"/>
                <w:color w:val="000000"/>
                <w:kern w:val="0"/>
                <w:sz w:val="16"/>
                <w:szCs w:val="16"/>
              </w:rPr>
              <w:t>임차인</w:t>
            </w:r>
            <w:r>
              <w:rPr>
                <w:rFonts w:ascii="Times New Roman" w:eastAsia="바탕체"/>
                <w:color w:val="000000"/>
                <w:kern w:val="0"/>
                <w:sz w:val="16"/>
                <w:szCs w:val="16"/>
              </w:rPr>
              <w:t xml:space="preserve"> </w:t>
            </w:r>
            <w:r>
              <w:rPr>
                <w:rFonts w:ascii="Times New Roman" w:eastAsia="바탕체"/>
                <w:color w:val="000000"/>
                <w:kern w:val="0"/>
                <w:sz w:val="16"/>
                <w:szCs w:val="16"/>
              </w:rPr>
              <w:t>요청</w:t>
            </w:r>
            <w:r>
              <w:rPr>
                <w:rFonts w:ascii="Times New Roman" w:eastAsia="바탕체"/>
                <w:color w:val="000000"/>
                <w:kern w:val="0"/>
                <w:sz w:val="16"/>
                <w:szCs w:val="16"/>
              </w:rPr>
              <w:t xml:space="preserve"> </w:t>
            </w:r>
            <w:r>
              <w:rPr>
                <w:rFonts w:ascii="Times New Roman" w:eastAsia="바탕체"/>
                <w:color w:val="000000"/>
                <w:kern w:val="0"/>
                <w:sz w:val="16"/>
                <w:szCs w:val="16"/>
              </w:rPr>
              <w:t>시</w:t>
            </w:r>
            <w:r>
              <w:rPr>
                <w:rFonts w:ascii="Times New Roman" w:eastAsia="바탕체"/>
                <w:color w:val="000000"/>
                <w:kern w:val="0"/>
                <w:sz w:val="16"/>
                <w:szCs w:val="16"/>
              </w:rPr>
              <w:t xml:space="preserve"> </w:t>
            </w:r>
            <w:r>
              <w:rPr>
                <w:rFonts w:ascii="Times New Roman" w:eastAsia="바탕체"/>
                <w:color w:val="000000"/>
                <w:kern w:val="0"/>
                <w:sz w:val="16"/>
                <w:szCs w:val="16"/>
              </w:rPr>
              <w:t>설정</w:t>
            </w:r>
            <w:r>
              <w:rPr>
                <w:rFonts w:ascii="Times New Roman" w:eastAsia="바탕체"/>
                <w:color w:val="000000"/>
                <w:kern w:val="0"/>
                <w:sz w:val="16"/>
                <w:szCs w:val="16"/>
              </w:rPr>
              <w:t>)</w:t>
            </w:r>
          </w:p>
        </w:tc>
      </w:tr>
      <w:tr w:rsidR="006A29C3" w:rsidRPr="009A57C7" w14:paraId="6FFDB2AA" w14:textId="77777777" w:rsidTr="005E1C22">
        <w:trPr>
          <w:trHeight w:val="577"/>
        </w:trPr>
        <w:tc>
          <w:tcPr>
            <w:tcW w:w="4252" w:type="dxa"/>
            <w:gridSpan w:val="2"/>
            <w:tcBorders>
              <w:top w:val="nil"/>
              <w:left w:val="single" w:sz="4" w:space="0" w:color="auto"/>
              <w:bottom w:val="single" w:sz="4" w:space="0" w:color="auto"/>
              <w:right w:val="single" w:sz="4" w:space="0" w:color="auto"/>
            </w:tcBorders>
            <w:noWrap/>
            <w:vAlign w:val="center"/>
            <w:hideMark/>
          </w:tcPr>
          <w:p w14:paraId="72A3E60C" w14:textId="77777777" w:rsidR="00930A79" w:rsidRPr="00224183" w:rsidRDefault="00930A79" w:rsidP="005E1C22">
            <w:pPr>
              <w:pStyle w:val="TKNormal"/>
              <w:spacing w:line="200" w:lineRule="exact"/>
              <w:jc w:val="center"/>
              <w:rPr>
                <w:rFonts w:ascii="Times New Roman" w:eastAsia="바탕체"/>
                <w:b/>
                <w:color w:val="000000"/>
                <w:kern w:val="0"/>
                <w:sz w:val="16"/>
                <w:szCs w:val="16"/>
                <w:highlight w:val="yellow"/>
              </w:rPr>
            </w:pPr>
            <w:r>
              <w:rPr>
                <w:rFonts w:ascii="Times New Roman" w:eastAsia="바탕체"/>
                <w:b/>
                <w:color w:val="000000"/>
                <w:kern w:val="0"/>
                <w:sz w:val="16"/>
                <w:szCs w:val="16"/>
                <w:highlight w:val="yellow"/>
              </w:rPr>
              <w:t>임대보증금</w:t>
            </w:r>
            <w:r>
              <w:rPr>
                <w:rFonts w:ascii="Times New Roman" w:eastAsia="바탕체"/>
                <w:b/>
                <w:color w:val="000000"/>
                <w:kern w:val="0"/>
                <w:sz w:val="16"/>
                <w:szCs w:val="16"/>
                <w:highlight w:val="yellow"/>
              </w:rPr>
              <w:t xml:space="preserve"> </w:t>
            </w:r>
            <w:r>
              <w:rPr>
                <w:rFonts w:ascii="Times New Roman" w:eastAsia="바탕체"/>
                <w:b/>
                <w:color w:val="000000"/>
                <w:kern w:val="0"/>
                <w:sz w:val="16"/>
                <w:szCs w:val="16"/>
                <w:highlight w:val="yellow"/>
              </w:rPr>
              <w:t>합계</w:t>
            </w:r>
          </w:p>
        </w:tc>
        <w:tc>
          <w:tcPr>
            <w:tcW w:w="2188" w:type="dxa"/>
            <w:tcBorders>
              <w:top w:val="nil"/>
              <w:left w:val="nil"/>
              <w:bottom w:val="single" w:sz="4" w:space="0" w:color="auto"/>
              <w:right w:val="single" w:sz="4" w:space="0" w:color="auto"/>
            </w:tcBorders>
            <w:noWrap/>
            <w:vAlign w:val="center"/>
          </w:tcPr>
          <w:p w14:paraId="14BD3D31" w14:textId="77777777" w:rsidR="00930A79" w:rsidRPr="00224183" w:rsidRDefault="00930A79" w:rsidP="005E1C22">
            <w:pPr>
              <w:pStyle w:val="TKNormal"/>
              <w:spacing w:line="200" w:lineRule="exact"/>
              <w:ind w:firstLineChars="100" w:firstLine="160"/>
              <w:jc w:val="center"/>
              <w:rPr>
                <w:rFonts w:ascii="Times New Roman" w:eastAsia="바탕체"/>
                <w:b/>
                <w:color w:val="000000"/>
                <w:kern w:val="0"/>
                <w:sz w:val="16"/>
                <w:szCs w:val="16"/>
                <w:highlight w:val="yellow"/>
              </w:rPr>
            </w:pPr>
            <w:r>
              <w:rPr>
                <w:rFonts w:ascii="Times New Roman" w:eastAsia="바탕체"/>
                <w:b/>
                <w:color w:val="000000"/>
                <w:kern w:val="0"/>
                <w:sz w:val="16"/>
                <w:szCs w:val="16"/>
              </w:rPr>
              <w:t>7,205,111,707</w:t>
            </w:r>
          </w:p>
        </w:tc>
        <w:tc>
          <w:tcPr>
            <w:tcW w:w="1640" w:type="dxa"/>
            <w:tcBorders>
              <w:top w:val="nil"/>
              <w:left w:val="nil"/>
              <w:bottom w:val="single" w:sz="4" w:space="0" w:color="auto"/>
              <w:right w:val="single" w:sz="4" w:space="0" w:color="auto"/>
            </w:tcBorders>
            <w:noWrap/>
            <w:vAlign w:val="center"/>
          </w:tcPr>
          <w:p w14:paraId="3AE14AC1" w14:textId="77777777" w:rsidR="00930A79" w:rsidRPr="00224183" w:rsidRDefault="00930A79" w:rsidP="005E1C22">
            <w:pPr>
              <w:pStyle w:val="TKNormal"/>
              <w:spacing w:line="200" w:lineRule="exact"/>
              <w:jc w:val="center"/>
              <w:rPr>
                <w:rFonts w:ascii="Times New Roman" w:eastAsia="바탕체"/>
                <w:b/>
                <w:color w:val="000000"/>
                <w:kern w:val="0"/>
                <w:sz w:val="16"/>
                <w:szCs w:val="16"/>
                <w:highlight w:val="yellow"/>
              </w:rPr>
            </w:pPr>
          </w:p>
        </w:tc>
      </w:tr>
    </w:tbl>
    <w:p w14:paraId="72BC1AD1" w14:textId="77777777" w:rsidR="00930A79" w:rsidRPr="00716A5A" w:rsidRDefault="00930A79" w:rsidP="006A29C3">
      <w:pPr>
        <w:pStyle w:val="TKNormal"/>
        <w:shd w:val="clear" w:color="auto" w:fill="FFFFFF"/>
        <w:snapToGrid w:val="0"/>
        <w:spacing w:line="360" w:lineRule="auto" w:after="0"/>
        <w:textAlignment w:val="baseline"/>
        <w:rPr>
          <w:rFonts w:ascii="Times New Roman" w:eastAsia="바탕체" w:hAnsi="Times New Roman" w:cs="Times New Roman"/>
          <w:color w:val="000000"/>
          <w:kern w:val="0"/>
          <w:sz w:val="22"/>
          <w:szCs w:val="22"/>
        </w:rPr>
      </w:pPr>
    </w:p>
    <w:p w14:paraId="355DB5E5" w14:textId="77777777" w:rsidR="00930A79" w:rsidRPr="006A29C3" w:rsidRDefault="00930A79">
      <w:pPr>
        <w:pStyle w:val="TKNormal"/>
        <w:snapToGrid w:val="0"/>
        <w:spacing w:after="0" w:line="360" w:lineRule="auto"/>
        <w:rPr>
          <w:rFonts w:ascii="Times New Roman" w:hAnsi="Times New Roman" w:cs="Times New Roman" w:eastAsia="바탕체"/>
          <w:sz w:val="22"/>
          <w:szCs w:val="22"/>
        </w:rPr>
      </w:pPr>
    </w:p>
    <w:sectPr w:rsidR="00F47E3F" w:rsidRPr="006A29C3" w:rsidSect="006A29C3">
      <w:headerReference w:type="default" r:id="rId16"/>
      <w:footerReference w:type="default" r:id="rId17"/>
      <w:pgSz w:w="11906" w:h="16838"/>
      <w:pgMar w:top="1701" w:right="1440" w:bottom="1440" w:left="1440" w:header="851" w:footer="992" w:gutter="0"/>
      <w:pgNumType w:start="1"/>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이원준 차장(법무팀)" w:date="2026-10-08T16:25:00Z" w:initials="이원">
    <w:p w14:paraId="69F8A7BB" w14:textId="77777777" w:rsidR="007B4163" w:rsidRDefault="007B4163" w:rsidP="007B4163">
      <w:pPr>
        <w:pStyle w:val="ae"/>
      </w:pPr>
      <w:r>
        <w:rPr>
          <w:rStyle w:val="ad"/>
        </w:rPr>
        <w:annotationRef/>
      </w:r>
      <w:r>
        <w:t>‘신탁계약서에 의한 행위로 발생한 손해' 가 다소 추상적이고 그 범위가 넓어 수정하였습니다.</w:t>
      </w:r>
    </w:p>
  </w:comment>
  <w:comment w:id="8" w:author="이원준 차장(법무팀)" w:date="2026-10-08T16:31:00Z" w:initials="이원">
    <w:p w14:paraId="039699A2" w14:textId="77777777" w:rsidR="00EF4A2E" w:rsidRDefault="00EF4A2E" w:rsidP="00EF4A2E">
      <w:pPr>
        <w:pStyle w:val="ae"/>
      </w:pPr>
      <w:r>
        <w:rPr>
          <w:rStyle w:val="ad"/>
        </w:rPr>
        <w:annotationRef/>
      </w:r>
      <w:r>
        <w:t>신탁계약을 위반한 사실만으로 처분 요청권한을 부여하는 것은 다소 불합리한바, 내용 부가하였습니다.</w:t>
      </w:r>
    </w:p>
  </w:comment>
  <w:comment w:id="9" w:author="코람코 상장리츠팀" w:initials="KR" w:date="2026-10-13T07:49:46Z">
    <w:p>
      <w:pPr>
        <w:pStyle w:val="CommentText"/>
      </w:pPr>
      <w:r>
        <w:rPr>
          <w:rStyle w:val="CommentReference"/>
        </w:rPr>
        <w:annotationRef/>
      </w:r>
      <w:r>
        <w:t>[당사자 정리] 신탁계약의 당사자를 위탁자·수탁자(은행)로 한정합니다. 신탁계약서·특약에 우선수익자가 당사자로 기재되면 신탁등기 시 등기관이 우선수익자 전원의 간인을 요구할 수 있다는 법무사 의견에 따른 변경입니다. 대주 우선수익자가 25개사(Tranche A 22개사(신협 조합 17곳 포함)·Tranche B 3개사, 통지처 목록 261012 vf 기준)라 전원 간인은 현실적으로 어렵습니다. 우선수익자는 별첨 1의 지정과 수익권증서 발급으로 지위를 취득합니다(특약 제1조의2 신설).</w:t>
      </w:r>
    </w:p>
  </w:comment>
  <w:comment w:id="10" w:author="코람코 상장리츠팀" w:initials="KR" w:date="2026-10-13T07:49:46Z">
    <w:p>
      <w:pPr>
        <w:pStyle w:val="CommentText"/>
      </w:pPr>
      <w:r>
        <w:rPr>
          <w:rStyle w:val="CommentReference"/>
        </w:rPr>
        <w:annotationRef/>
      </w:r>
      <w:r>
        <w:t>[당사자 정리] 본계약 서명란에서 1순위(쿠팡) 및 공동 2·3순위 우선수익자 기명날인란을 삭제합니다. 신탁계약서는 위탁자·수탁자만 기명날인합니다. 우선수익자 명단·순위·한도금액은 별첨 1(우선수익자들 목록)에 그대로 둡니다.</w:t>
      </w:r>
    </w:p>
  </w:comment>
  <w:comment w:id="11" w:author="코람코 상장리츠팀" w:initials="KR" w:date="2026-10-13T07:49:46Z">
    <w:p>
      <w:pPr>
        <w:pStyle w:val="CommentText"/>
      </w:pPr>
      <w:r>
        <w:rPr>
          <w:rStyle w:val="CommentReference"/>
        </w:rPr>
        <w:annotationRef/>
      </w:r>
      <w:r>
        <w:t>[당사자 정리] 특약 전문의 약정 당사자를 위탁자·수탁자로 한정했습니다. 우선수익자 관련 정의(1순위·2순위·3순위·대주 우선수익자들·우선수익자들)는 당사자 열거에서 빼고 정의 문장으로 옮겨 내용은 그대로 유지합니다.</w:t>
      </w:r>
    </w:p>
  </w:comment>
  <w:comment w:id="12" w:author="코람코 상장리츠팀" w:initials="KR" w:date="2026-10-13T07:49:46Z">
    <w:p>
      <w:pPr>
        <w:pStyle w:val="CommentText"/>
      </w:pPr>
      <w:r>
        <w:rPr>
          <w:rStyle w:val="CommentReference"/>
        </w:rPr>
        <w:annotationRef/>
      </w:r>
      <w:r>
        <w:t>[신설] 우선수익자가 당사자에서 빠지더라도 권리 보호와 기존 조항의 효력을 유지하기 위한 조항입니다. ① 우선수익권 취득 근거(위탁자 지정·별첨 1·수익권증서) ② 특약 중 우선수익자들의 확인·이의 불제기 조항(제6조 제④항, 제6조의2, 제14조, 제20조 등)이 수익권증서 수령·대출약정 체결로 승낙된 것으로 봄 ③ 우선수익자 동의 없는 신탁계약 변경·해지 금지(대주 보호). ※ 문언은 BKL(대주 측) 및 우리은행 신탁부 확인이 필요합니다(내부 검토안).</w:t>
      </w:r>
    </w:p>
  </w:comment>
  <w:comment w:id="13" w:author="코람코 상장리츠팀" w:initials="KR" w:date="2026-10-13T07:49:46Z">
    <w:p>
      <w:pPr>
        <w:pStyle w:val="CommentText"/>
      </w:pPr>
      <w:r>
        <w:rPr>
          <w:rStyle w:val="CommentReference"/>
        </w:rPr>
        <w:annotationRef/>
      </w:r>
      <w:r>
        <w:t>[변경 요청 반영] 제2호(위탁자의 본 신탁계약 위반 시 처분요청) 삭제에 따라 '단, 본 항 제2호의 경우에는 위탁자의 사전 동의가 있어야 한다' 단서도 삭제합니다. 처분사유는 대출약정서상 기한의 이익 상실(제1호)로 한정되며, 대출약정 제12조(기한이익상실)와 일치합니다.</w:t>
      </w:r>
    </w:p>
  </w:comment>
  <w:comment w:id="14" w:author="코람코 상장리츠팀" w:initials="KR" w:date="2026-10-13T07:49:46Z">
    <w:p>
      <w:pPr>
        <w:pStyle w:val="CommentText"/>
      </w:pPr>
      <w:r>
        <w:rPr>
          <w:rStyle w:val="CommentReference"/>
        </w:rPr>
        <w:annotationRef/>
      </w:r>
      <w:r>
        <w:t>[변경 요청 반영] 제2호 '위탁자가 본 신탁계약의 중요한 사항을 위반한 경우'를 삭제합니다(법무팀 10/08 '중요한 사항' 수정분 포함). 신탁계약 위반은 대출약정상 의무 위반·치유기간(30영업일) 미치유 시 기한이익상실 사유로 포섭되므로, 신탁계약만으로 별도 처분사유를 두지 않습니다.</w:t>
      </w:r>
    </w:p>
  </w:comment>
  <w:comment w:id="15" w:author="코람코 상장리츠팀" w:initials="KR" w:date="2026-10-13T07:49:46Z">
    <w:p>
      <w:pPr>
        <w:pStyle w:val="CommentText"/>
      </w:pPr>
      <w:r>
        <w:rPr>
          <w:rStyle w:val="CommentReference"/>
        </w:rPr>
        <w:annotationRef/>
      </w:r>
      <w:r>
        <w:t>[연동 정리] 제12조 제1항 제2호 삭제에 따라 처분보수 근거 조항을 '제1호'로 맞춥니다.</w:t>
      </w:r>
    </w:p>
  </w:comment>
  <w:comment w:id="16" w:author="코람코 상장리츠팀" w:initials="KR" w:date="2026-10-13T07:49:46Z">
    <w:p>
      <w:pPr>
        <w:pStyle w:val="CommentText"/>
      </w:pPr>
      <w:r>
        <w:rPr>
          <w:rStyle w:val="CommentReference"/>
        </w:rPr>
        <w:annotationRef/>
      </w:r>
      <w:r>
        <w:t>[당사자 정리] 간인은 위탁자·수탁자 간 합의로 지정하는 자의 직인 또는 천공으로 대체합니다. 우선수익자 간인은 필요 없다는 점을 분명히 하는 변경입니다. 실제 등기 실무(간인 요구 여부)는 법무사·등기소 확인이 필요합니다.</w:t>
      </w:r>
    </w:p>
  </w:comment>
  <w:comment w:id="17" w:author="코람코 상장리츠팀" w:initials="KR" w:date="2026-10-13T07:49:46Z">
    <w:p>
      <w:pPr>
        <w:pStyle w:val="CommentText"/>
      </w:pPr>
      <w:r>
        <w:rPr>
          <w:rStyle w:val="CommentReference"/>
        </w:rPr>
        <w:annotationRef/>
      </w:r>
      <w:r>
        <w:t>[당사자 정리] 특약 기명날인 당사자를 위탁자·수탁자로 명시합니다.</w:t>
      </w:r>
    </w:p>
  </w:comment>
  <w:comment w:id="18" w:author="코람코 상장리츠팀" w:initials="KR" w:date="2026-10-13T07:49:46Z">
    <w:p>
      <w:pPr>
        <w:pStyle w:val="CommentText"/>
      </w:pPr>
      <w:r>
        <w:rPr>
          <w:rStyle w:val="CommentReference"/>
        </w:rPr>
        <w:annotationRef/>
      </w:r>
      <w:r>
        <w:t>[당사자 정리] 특약 서명란에서 1순위(쿠팡) 및 공동 2·3순위 우선수익자 기명날인란을 삭제합니다. 위탁자·수탁자만 기명날인합니다.</w:t>
      </w:r>
    </w:p>
  </w:comment>
  <w:comment w:id="19" w:author="코람코 상장리츠팀" w:initials="KR" w:date="2026-10-13T12:21:34Z">
    <w:p>
      <w:pPr>
        <w:pStyle w:val="CommentText"/>
      </w:pPr>
      <w:r>
        <w:rPr>
          <w:rStyle w:val="CommentReference"/>
        </w:rPr>
        <w:annotationRef/>
      </w:r>
      <w:r>
        <w:t>[우선수익자 목록 기재] 대주통지처 vf2 '통합 통지처'(20261013, INDEX #86) 기준입니다. Tranche A 22개사 1,600억원(Tranche A-2 변동: 우리은행 700억원 / Tranche A-1 고정 21개사: 롯데캐피탈 300·우리카드 100·수협은행 100·에스비아이저축은행 100·신용협동조합중앙회 1·신협 조합 16곳 299), Tranche B 3개사 380억원(키움캐피탈 200·엠지캐피탈 100·디비저축은행 80). 우선수익한도금액 = 각 대출약정금의 120%(Tranche A 1,920억원, Tranche B 456억원, 1순위 포함 총 금239,732,586,000원 = 별지 2 제4항 총액과 일치). ※ 대출약정서 v27(INDEX #82) 별지·부록 5는 신협을 '신용협동조합중앙회 300억원' 1곳으로 간이 기재하고 있습니다. 실제 대주(조합 16곳 + 중앙회)에 맞게 대출약정서 별지도 고쳐야 신탁계약과 일치합니다 → BKL 요청 필요. 법인등록번호: 우리은행(기존 기재값), 롯데캐피탈·디비저축은행·수협은행(10/13 접수 사업자등록증), 신협 17곳(신협통지처(최종) 시트). 미기재 [*]: 주식회사 우리카드, 주식회사 에스비아이저축은행, 키움캐피탈 주식회사, 엠지캐피탈 주식회사, 쿠팡 주식회사 — 서류 수령 후 기재합니다.</w:t>
      </w:r>
    </w:p>
  </w:comment>
  <w:comment w:id="20" w:author="코람코 상장리츠팀" w:initials="KR" w:date="2026-10-13T12:21:34Z">
    <w:p>
      <w:pPr>
        <w:pStyle w:val="CommentText"/>
      </w:pPr>
      <w:r>
        <w:rPr>
          <w:rStyle w:val="CommentReference"/>
        </w:rPr>
        <w:annotationRef/>
      </w:r>
      <w:r>
        <w:t>[별지 2 수익자 기재] (공동) 제2순위 Tranche A 대주 22개사를 상호·법인등록번호·수익권증서 발행금액(대출약정금의 120%)으로 채웠습니다(기존 5칸 + 17쌍 행 추가). [발행금액 검증] 제2순위 22개사 합계 192,000,000,000원(대출약정금 1,600억원 × 120%), 제3순위 3개사 합계 45,600,000,000원(380억원 × 120%), 제1순위 2,132,586,000원 → 총 239,732,586,000원으로 아래 제4항 '금 이천삼백구십칠억삼천이백오십팔만육천원정(239,732,586,000)' 및 순위별 내역과 일치합니다. 법인등록번호 [*]는 서류 수령 후 기재합니다.</w:t>
      </w:r>
    </w:p>
  </w:comment>
  <w:comment w:id="21" w:author="코람코 상장리츠팀" w:initials="KR" w:date="2026-10-13T12:21:34Z">
    <w:p>
      <w:pPr>
        <w:pStyle w:val="CommentText"/>
      </w:pPr>
      <w:r>
        <w:rPr>
          <w:rStyle w:val="CommentReference"/>
        </w:rPr>
        <w:annotationRef/>
      </w:r>
      <w:r>
        <w:t>[별지 4 여신거래 기재] Tranche A 22개사(우리은행 Tranche A-2 변동 700억원, 나머지 21개사 Tranche A-1 고정, 합계 1,600억원)와 Tranche B 3개사(380억원)를 대주별로 기재했습니다(17행 추가). 합계 금198,000,000,000원은 기존 합계행과 일치합니다. 신규일·만기일은 대출약정서 기준(인출일, 인출일로부터 24개월)입니다.</w:t>
      </w:r>
    </w:p>
  </w:comment>
  <w:comment w:id="22" w:author="코람코 상장리츠팀" w:initials="KR" w:date="2026-10-13T12:21:35Z">
    <w:p>
      <w:pPr>
        <w:pStyle w:val="CommentText"/>
      </w:pPr>
      <w:r>
        <w:rPr>
          <w:rStyle w:val="CommentReference"/>
        </w:rPr>
        <w:annotationRef/>
      </w:r>
      <w:r>
        <w:t>[우선수익자 목록 기재] 본계약 별첨 1과 같은 표입니다. 대주통지처 vf2 '통합 통지처'(20261013, INDEX #86) 기준입니다. Tranche A 22개사 1,600억원(Tranche A-2 변동: 우리은행 700억원 / Tranche A-1 고정 21개사: 롯데캐피탈 300·우리카드 100·수협은행 100·에스비아이저축은행 100·신용협동조합중앙회 1·신협 조합 16곳 299), Tranche B 3개사 380억원(키움캐피탈 200·엠지캐피탈 100·디비저축은행 80). 우선수익한도금액 = 각 대출약정금의 120%(Tranche A 1,920억원, Tranche B 456억원, 1순위 포함 총 금239,732,586,000원 = 별지 2 제4항 총액과 일치). ※ 대출약정서 v27(INDEX #82) 별지·부록 5는 신협을 '신용협동조합중앙회 300억원' 1곳으로 간이 기재하고 있습니다. 실제 대주(조합 16곳 + 중앙회)에 맞게 대출약정서 별지도 고쳐야 신탁계약과 일치합니다 → BKL 요청 필요. 법인등록번호: 우리은행(기존 기재값), 롯데캐피탈·디비저축은행·수협은행(10/13 접수 사업자등록증), 신협 17곳(신협통지처(최종) 시트). 미기재 [*]: 주식회사 우리카드, 주식회사 에스비아이저축은행, 키움캐피탈 주식회사, 엠지캐피탈 주식회사, 쿠팡 주식회사 — 서류 수령 후 기재합니다.</w:t>
      </w:r>
    </w:p>
  </w:comment>
  <w:comment w:id="23" w:author="코람코 상장리츠팀" w:initials="KR" w:date="2026-10-13T12:21:35Z">
    <w:p>
      <w:pPr>
        <w:pStyle w:val="CommentText"/>
      </w:pPr>
      <w:r>
        <w:rPr>
          <w:rStyle w:val="CommentReference"/>
        </w:rPr>
        <w:annotationRef/>
      </w:r>
      <w:r>
        <w:t>[통지처 목록 기재] 대주통지처 vf2 '통합 통지처'(INDEX #86)의 선순위 22개사·중순위 3개사 통지처를 옮겼습니다. ① 담당자 휴대전화 번호와 원리금 수취계좌는 넣지 않았습니다. 특약·별첨이 신탁원부로 등기소에 제출·열람될 수 있기 때문이며, 휴대전화는 대출약정서 통지처에서 관리합니다. 필요하면 추가하겠습니다. ② 우리은행 주소의 '의의도동'은 '여의도동'으로 바로잡았습니다(엑셀 원문 오기). ③ 1순위 쿠팡 주식회사 통지처는 [미접수]이므로 [*]로 두었습니다. ④ 특약 제19조 통지처 표의 '별첨 2.와 같음'과 연결됩니다.</w:t>
      </w:r>
    </w:p>
  </w:comment>
  <w:comment w:id="24" w:author="코람코 상장리츠팀" w:initials="KR" w:date="2026-10-13T12:21:35Z">
    <w:p>
      <w:pPr>
        <w:pStyle w:val="CommentText"/>
      </w:pPr>
      <w:r>
        <w:rPr>
          <w:rStyle w:val="CommentReference"/>
        </w:rPr>
        <w:annotationRef/>
      </w:r>
      <w:r>
        <w:t>[신탁사 의견 반영] 신탁사 요청 문안대로 '신탁계약서 2부를 작성하여 … 원본은 위탁자 및 수탁자가 각각 1부씩 보관하기로 하며, 수탁자 보관용을 등기소에 제출'로 고쳤습니다. 본계약(약관)은 수탁자를 '은행'으로 정의하므로 '수탁자' 대신 '은행'으로 적었고, '각자'는 v03의 '위탁자와 은행이 각각'(당사자 한정)을 유지했습니다. 신탁사 표준 문구 그대로('수탁자', '각자')를 원하면 바꾸겠습니다. 날인 원본은 총 2부입니다.</w:t>
      </w:r>
    </w:p>
  </w:comment>
  <w:comment w:id="25" w:author="코람코 상장리츠팀" w:initials="KR" w:date="2026-10-13T12:21:35Z">
    <w:p>
      <w:pPr>
        <w:pStyle w:val="CommentText"/>
      </w:pPr>
      <w:r>
        <w:rPr>
          <w:rStyle w:val="CommentReference"/>
        </w:rPr>
        <w:annotationRef/>
      </w:r>
      <w:r>
        <w:t>[신탁사 의견 반영] 신탁사 요청 문안대로 '본 특약 2부를 작성하여 각자 서명 또는 기명날인하도록 한 후, 원본은 위탁자 및 수탁자가 각각 1부씩 보관하기로 하며, 수탁자 보관용을 등기소에 제출'로 고쳤습니다. 주어는 v03의 '위탁자와 수탁자는'(당사자 한정)을 유지했고, v03에서 넣었던 '각각 기명날인한 후'는 신탁사 문안으로 대체했습니다. 날인 원본은 총 2부입니다.</w:t>
      </w:r>
    </w:p>
  </w:comment>
  <w:comment w:id="26" w:author="코람코 상장리츠팀" w:initials="KR" w:date="2026-10-13T12:21:35Z">
    <w:p>
      <w:pPr>
        <w:pStyle w:val="CommentText"/>
      </w:pPr>
      <w:r>
        <w:rPr>
          <w:rStyle w:val="CommentReference"/>
        </w:rPr>
        <w:annotationRef/>
      </w:r>
      <w:r>
        <w:t>[신탁사 의견 반영] 신탁사 의견(제2호에 따른 담보권 실행이 위탁자 사전동의로 사실상 불가능 → 단서 삭제 고려)은 v03에서 이미 반영했습니다: 제①항 단서와 제2호를 삭제하고, 제16조 제③항의 '제1, 2호'를 '제1호'로 맞췄습니다. 처분사유는 대출약정서 제12조의 기한의 이익 상실(제1호)로 한정됩니다.</w:t>
      </w:r>
    </w:p>
  </w:comment>
  <w:comment w:id="27" w:author="코람코 상장리츠팀" w:initials="KR" w:date="2026-10-13T12:21:35Z">
    <w:p>
      <w:pPr>
        <w:pStyle w:val="CommentText"/>
      </w:pPr>
      <w:r>
        <w:rPr>
          <w:rStyle w:val="CommentReference"/>
        </w:rPr>
        <w:annotationRef/>
      </w:r>
      <w:r>
        <w:t>[신탁사 의견 반영] [제15조 제②항 ↔ 대출약정서 제11조 제6항 제(2)호 검토] 정면 상충은 없다고 봅니다(내부 검토). ① 대출약정 제11조⑥(2)는 약정 체결 후 새로 맺는 임대차·담보계약으로 본건 부동산에 '설정되는 담보권'(임차인을 위한 우선수익권 포함)이 대주 우선수익권보다 후순위여야 한다는 조항입니다(제8조⑦(1)의 임대차보증금계좌 근질권은 예외). ② 특약 제15조②는 위탁자의 임대 권한과, 처분대금 정산 시 임대차보증금(쿠팡 1순위분 제외)의 정산 순서(제23조①3호 다음·5호 앞)를 정한 것입니다. 임차인에게 담보권이나 우선수익권을 설정하는 조항은 아닙니다. ③ 다만 신규 임대차의 보증금도 정산 단계에서 대주 우선수익자보다 먼저 받게 되므로, 실질적으로는 제11조⑥(2)의 '후순위' 취지와 어긋나 보일 수 있습니다. 대항력 있는 임차인의 보증금은 매수인이 인수하는 것이 실무라 경제적 차이는 크지 않습니다. 필요하면 끝에 다음 문장을 넣는 방안이 있습니다: '본 항에 따른 임대차보증금의 정산 순서는 임차인을 위한 담보권 또는 우선수익권을 설정하는 것이 아니며, 대출약정서 제11조 제6항 제(2)호에 따른 대주 우선수익자들의 권리에 영향을 미치지 아니한다.' → BKL(대주 측) 및 신탁사 확인이 필요합니다(외부 법무법인 확인 필요). ⇒ [반영 2026-10-13] 운용역 요청에 따라 위 문장을 제15조 제②항 끝에 추가했습니다(변경추적 표시). BKL(대주 측) 및 신탁사 확인이 필요합니다(외부 법무법인 확인 필요).</w:t>
      </w:r>
    </w:p>
  </w:comment>
  <w:comment w:id="28" w:author="코람코 상장리츠팀" w:initials="KR" w:date="2026-10-13T12:21:35Z">
    <w:p>
      <w:pPr>
        <w:pStyle w:val="CommentText"/>
      </w:pPr>
      <w:r>
        <w:rPr>
          <w:rStyle w:val="CommentReference"/>
        </w:rPr>
        <w:annotationRef/>
      </w:r>
      <w:r>
        <w:t>[신탁사 의견 반영] 단서를 대출약정서 v27 제14조 후단과 같은 문언('모든 통지는 인편 … 교부일에, 등기우편 … 도달일에, 전자우편 … 수신확인일에 각 수령된 것으로 본다')으로 바꿨습니다. 본문에는 팩시밀리 발송이 있지만, 대출약정서와 같이 팩시밀리의 수령 시점은 정하지 않았습니다. 필요하면 '팩시밀리로 발송하는 경우에는 수신확인일에'를 추가할 수 있습니다.</w:t>
      </w:r>
    </w:p>
  </w:comment>
  <w:comment w:id="29" w:author="코람코 상장리츠팀" w:initials="KR" w:date="2026-10-13T12:21:36Z">
    <w:p>
      <w:pPr>
        <w:pStyle w:val="CommentText"/>
      </w:pPr>
      <w:r>
        <w:rPr>
          <w:rStyle w:val="CommentReference"/>
        </w:rPr>
        <w:annotationRef/>
      </w:r>
      <w:r>
        <w:t>[서식 통일] 특약·별첨·별지 본문을 본계약 첫 페이지 서식으로 맞췄습니다(내용 변경 없음, 변경추적 미표시): 줄간격 1.5줄(종전 일부 문단 '고정 10pt'로 12pt 글자가 겹쳐 보이던 문제 해소)·문단 뒤 0pt, 글꼴 바탕체/Times New Roman 11pt(종전 바탕·바탕체 혼용 12pt, 일부 8pt), 제목 20pt·별첨 제목 15pt 굵게 밑줄, 여백 위 30mm·좌우하 25.4mm(종전 위 35mm·좌우하 30mm). 대상 문단 217개. 표 안 서식은 그대로 두었습니다.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8A7BB" w15:done="0"/>
  <w15:commentEx w15:paraId="039699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45E105" w16cex:dateUtc="2026-10-08T07:25:00Z"/>
  <w16cex:commentExtensible w16cex:durableId="18FB8B43" w16cex:dateUtc="2026-10-08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8A7BB" w16cid:durableId="3445E105"/>
  <w16cid:commentId w16cid:paraId="039699A2" w16cid:durableId="18FB8B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954A" w14:textId="77777777" w:rsidR="00930A79" w:rsidRDefault="00930A79">
      <w:pPr>
        <w:spacing w:after="0" w:line="240" w:lineRule="auto"/>
      </w:pPr>
      <w:r>
        <w:separator/>
      </w:r>
    </w:p>
  </w:endnote>
  <w:endnote w:type="continuationSeparator" w:id="0">
    <w:p w14:paraId="6DBEAAA2" w14:textId="77777777" w:rsidR="00930A79" w:rsidRDefault="00930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FreeSans">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Gulim">
    <w:altName w:val="바탕"/>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바탕;Batang">
    <w:altName w:val="바탕"/>
    <w:panose1 w:val="00000000000000000000"/>
    <w:charset w:val="81"/>
    <w:family w:val="roman"/>
    <w:notTrueType/>
    <w:pitch w:val="default"/>
  </w:font>
  <w:font w:name="Liberation Sans">
    <w:altName w:val="Arial"/>
    <w:charset w:val="01"/>
    <w:family w:val="swiss"/>
    <w:pitch w:val="variable"/>
  </w:font>
  <w:font w:name="WenQuanYi Zen 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한양신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견고딕">
    <w:panose1 w:val="02030600000101010101"/>
    <w:charset w:val="81"/>
    <w:family w:val="roman"/>
    <w:pitch w:val="variable"/>
    <w:sig w:usb0="900002A7" w:usb1="2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MS Mincho">
    <w:panose1 w:val="02020609040205080304"/>
    <w:charset w:val="80"/>
    <w:family w:val="modern"/>
    <w:pitch w:val="fixed"/>
    <w:sig w:usb0="E00002FF" w:usb1="6AC7FDFB" w:usb2="08000012" w:usb3="00000000" w:csb0="0002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2995" w14:textId="77777777" w:rsidR="00DE42D9" w:rsidRDefault="00DE42D9">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2D06" w14:textId="77777777" w:rsidR="00DE42D9" w:rsidRDefault="00930A79">
    <w:pPr>
      <w:pStyle w:val="aa"/>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198E" w14:textId="77777777" w:rsidR="00DE42D9" w:rsidRDefault="00DE42D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368C" w14:textId="77777777" w:rsidR="00930A79" w:rsidRPr="00F12666" w:rsidRDefault="00930A79" w:rsidP="00F12666">
    <w:pPr>
      <w:pStyle w:val="TKfooter"/>
      <w:jc w:val="center"/>
      <w:rPr>
        <w:rFonts w:ascii="Times New Roman"/>
        <w:color w:val="808080"/>
      </w:rPr>
    </w:pPr>
    <w:r w:rsidRPr="00F12666">
      <w:rPr>
        <w:rFonts w:ascii="Times New Roman"/>
        <w:color w:val="808080"/>
      </w:rPr>
      <w:t>-</w:t>
    </w:r>
    <w:r w:rsidRPr="00F12666">
      <w:rPr>
        <w:rFonts w:ascii="Times New Roman"/>
        <w:color w:val="808080"/>
      </w:rPr>
      <w:fldChar w:fldCharType="begin"/>
    </w:r>
    <w:r w:rsidRPr="00F12666">
      <w:rPr>
        <w:rFonts w:ascii="Times New Roman"/>
        <w:color w:val="808080"/>
      </w:rPr>
      <w:instrText>PAGE   \* MERGEFORMAT</w:instrText>
    </w:r>
    <w:r w:rsidRPr="00F12666">
      <w:rPr>
        <w:rFonts w:ascii="Times New Roman"/>
        <w:color w:val="808080"/>
      </w:rPr>
      <w:fldChar w:fldCharType="separate"/>
    </w:r>
    <w:r w:rsidRPr="004969A8">
      <w:rPr>
        <w:rFonts w:ascii="Times New Roman"/>
        <w:noProof/>
        <w:color w:val="808080"/>
        <w:lang w:val="ko-KR"/>
      </w:rPr>
      <w:t>29</w:t>
    </w:r>
    <w:r w:rsidRPr="00F12666">
      <w:rPr>
        <w:rFonts w:ascii="Times New Roman"/>
        <w:color w:val="808080"/>
      </w:rPr>
      <w:fldChar w:fldCharType="end"/>
    </w:r>
    <w:r w:rsidRPr="00F12666">
      <w:rPr>
        <w:rFonts w:ascii="Times New Roman"/>
        <w:color w:val="80808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9032" w14:textId="77777777" w:rsidR="00930A79" w:rsidRDefault="00930A79">
      <w:pPr>
        <w:spacing w:after="0" w:line="240" w:lineRule="auto"/>
      </w:pPr>
      <w:r>
        <w:separator/>
      </w:r>
    </w:p>
  </w:footnote>
  <w:footnote w:type="continuationSeparator" w:id="0">
    <w:p w14:paraId="6C146BEF" w14:textId="77777777" w:rsidR="00930A79" w:rsidRDefault="00930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A2BD" w14:textId="77777777" w:rsidR="00DE42D9" w:rsidRDefault="00DE42D9">
    <w:pPr>
      <w:pStyle w:val="a9"/>
      <w:spacing w:after="0"/>
      <w:jc w:val="right"/>
      <w:rPr>
        <w:rFonts w:ascii="Times New Roman" w:eastAsia="바탕;Batang"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0070" w14:textId="77777777" w:rsidR="00930A79" w:rsidRPr="00F12666" w:rsidRDefault="00930A79" w:rsidP="00F12666">
    <w:pPr>
      <w:pStyle w:val="TKfooter"/>
      <w:tabs>
        <w:tab w:val="clear" w:pos="4252"/>
      </w:tabs>
      <w:ind w:right="600"/>
      <w:jc w:val="left"/>
      <w:rPr>
        <w:color w:val="808080"/>
      </w:rPr>
    </w:pPr>
    <w:r>
      <w:rPr>
        <w:rFonts w:hint="eastAsia"/>
        <w:color w:val="A6A6A6"/>
      </w:rPr>
      <w:t>부동산담보신탁계약에</w:t>
    </w:r>
    <w:r>
      <w:rPr>
        <w:rFonts w:hint="eastAsia"/>
        <w:color w:val="A6A6A6"/>
      </w:rPr>
      <w:t xml:space="preserve"> </w:t>
    </w:r>
    <w:r>
      <w:rPr>
        <w:rFonts w:hint="eastAsia"/>
        <w:color w:val="A6A6A6"/>
      </w:rPr>
      <w:t>대한</w:t>
    </w:r>
    <w:r>
      <w:rPr>
        <w:rFonts w:hint="eastAsia"/>
        <w:color w:val="A6A6A6"/>
      </w:rPr>
      <w:t xml:space="preserve"> </w:t>
    </w:r>
    <w:r>
      <w:rPr>
        <w:rFonts w:hint="eastAsia"/>
        <w:color w:val="A6A6A6"/>
      </w:rPr>
      <w:t>특약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3F3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476E6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CB1F9E"/>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17346BD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BAF3636"/>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DAB60D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0DA09A5"/>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24CA12AE"/>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A3275D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F952A1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880415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94D71B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CFE2F72"/>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4010796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1B446A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2711F81"/>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BBF2B01"/>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8" w15:restartNumberingAfterBreak="0">
    <w:nsid w:val="4FB64275"/>
    <w:multiLevelType w:val="multilevel"/>
    <w:tmpl w:val="85848A16"/>
    <w:lvl w:ilvl="0">
      <w:start w:val="1"/>
      <w:numFmt w:val="decimal"/>
      <w:lvlText w:val="%1."/>
      <w:lvlJc w:val="left"/>
      <w:pPr>
        <w:tabs>
          <w:tab w:val="num" w:pos="0"/>
        </w:tabs>
        <w:ind w:left="46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C46C05"/>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FBD1AAD"/>
    <w:multiLevelType w:val="hybridMultilevel"/>
    <w:tmpl w:val="47D62F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4EF76D6"/>
    <w:multiLevelType w:val="hybridMultilevel"/>
    <w:tmpl w:val="F7C85954"/>
    <w:lvl w:ilvl="0" w:tplc="6D968072">
      <w:start w:val="1"/>
      <w:numFmt w:val="decimal"/>
      <w:lvlText w:val="%1."/>
      <w:lvlJc w:val="left"/>
      <w:pPr>
        <w:tabs>
          <w:tab w:val="num" w:pos="1160"/>
        </w:tabs>
        <w:ind w:left="1160" w:hanging="360"/>
      </w:pPr>
      <w:rPr>
        <w:rFonts w:ascii="Times New Roman" w:hAnsi="Times New Roman" w:cs="Times New Roman" w:hint="default"/>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22" w15:restartNumberingAfterBreak="0">
    <w:nsid w:val="70327814"/>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0426C7D"/>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DB723F4"/>
    <w:multiLevelType w:val="multilevel"/>
    <w:tmpl w:val="F594E3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62066462">
    <w:abstractNumId w:val="2"/>
  </w:num>
  <w:num w:numId="2" w16cid:durableId="915558001">
    <w:abstractNumId w:val="18"/>
  </w:num>
  <w:num w:numId="3" w16cid:durableId="700860711">
    <w:abstractNumId w:val="24"/>
  </w:num>
  <w:num w:numId="4" w16cid:durableId="3943808">
    <w:abstractNumId w:val="21"/>
  </w:num>
  <w:num w:numId="5" w16cid:durableId="442506685">
    <w:abstractNumId w:val="17"/>
  </w:num>
  <w:num w:numId="6" w16cid:durableId="391276373">
    <w:abstractNumId w:val="1"/>
  </w:num>
  <w:num w:numId="7" w16cid:durableId="2037265417">
    <w:abstractNumId w:val="20"/>
  </w:num>
  <w:num w:numId="8" w16cid:durableId="102770693">
    <w:abstractNumId w:val="5"/>
  </w:num>
  <w:num w:numId="9" w16cid:durableId="2122920019">
    <w:abstractNumId w:val="4"/>
  </w:num>
  <w:num w:numId="10" w16cid:durableId="512189576">
    <w:abstractNumId w:val="10"/>
  </w:num>
  <w:num w:numId="11" w16cid:durableId="2069182719">
    <w:abstractNumId w:val="13"/>
  </w:num>
  <w:num w:numId="12" w16cid:durableId="1398018904">
    <w:abstractNumId w:val="14"/>
  </w:num>
  <w:num w:numId="13" w16cid:durableId="1391533478">
    <w:abstractNumId w:val="12"/>
  </w:num>
  <w:num w:numId="14" w16cid:durableId="367487378">
    <w:abstractNumId w:val="3"/>
  </w:num>
  <w:num w:numId="15" w16cid:durableId="1353068715">
    <w:abstractNumId w:val="19"/>
  </w:num>
  <w:num w:numId="16" w16cid:durableId="1490822856">
    <w:abstractNumId w:val="15"/>
  </w:num>
  <w:num w:numId="17" w16cid:durableId="212817105">
    <w:abstractNumId w:val="7"/>
  </w:num>
  <w:num w:numId="18" w16cid:durableId="606498267">
    <w:abstractNumId w:val="6"/>
  </w:num>
  <w:num w:numId="19" w16cid:durableId="730735835">
    <w:abstractNumId w:val="22"/>
  </w:num>
  <w:num w:numId="20" w16cid:durableId="628054478">
    <w:abstractNumId w:val="9"/>
  </w:num>
  <w:num w:numId="21" w16cid:durableId="1245533783">
    <w:abstractNumId w:val="23"/>
  </w:num>
  <w:num w:numId="22" w16cid:durableId="2048991950">
    <w:abstractNumId w:val="11"/>
  </w:num>
  <w:num w:numId="23" w16cid:durableId="1299797828">
    <w:abstractNumId w:val="8"/>
  </w:num>
  <w:num w:numId="24" w16cid:durableId="566259563">
    <w:abstractNumId w:val="16"/>
  </w:num>
  <w:num w:numId="25" w16cid:durableId="16513283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원준 차장(법무팀)">
    <w15:presenceInfo w15:providerId="AD" w15:userId="S::wjlee@koramco.com::7abbaf9e-8e82-4d5a-8a20-5974a280de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80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D9"/>
    <w:rsid w:val="00404F2D"/>
    <w:rsid w:val="00553F6C"/>
    <w:rsid w:val="007B4163"/>
    <w:rsid w:val="00930A79"/>
    <w:rsid w:val="00BC758E"/>
    <w:rsid w:val="00DE42D9"/>
    <w:rsid w:val="00EF4A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3DDC7"/>
  <w15:docId w15:val="{39268430-AD89-4B97-AA50-B26C10BC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spacing w:after="200" w:line="276" w:lineRule="auto"/>
      <w:jc w:val="both"/>
    </w:pPr>
    <w:rPr>
      <w:rFonts w:ascii="맑은 고딕" w:eastAsia="맑은 고딕" w:hAnsi="맑은 고딕" w:cs="Times New Roman"/>
      <w:kern w:val="2"/>
      <w:sz w:val="20"/>
      <w:szCs w:val="22"/>
      <w:lang w:eastAsia="ko-KR"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바탕체" w:eastAsia="바탕체" w:hAnsi="바탕체" w:cs="굴림;Gulim"/>
    </w:rPr>
  </w:style>
  <w:style w:type="character" w:customStyle="1" w:styleId="WW8Num2z1">
    <w:name w:val="WW8Num2z1"/>
    <w:qFormat/>
    <w:rPr>
      <w:rFonts w:ascii="Wingdings" w:hAnsi="Wingdings" w:cs="Wingdings"/>
    </w:rPr>
  </w:style>
  <w:style w:type="character" w:customStyle="1" w:styleId="WW8Num4z0">
    <w:name w:val="WW8Num4z0"/>
    <w:qFormat/>
  </w:style>
  <w:style w:type="character" w:customStyle="1" w:styleId="WW8Num5z0">
    <w:name w:val="WW8Num5z0"/>
    <w:qFormat/>
    <w:rPr>
      <w:b w:val="0"/>
    </w:rPr>
  </w:style>
  <w:style w:type="character" w:customStyle="1" w:styleId="WW8Num6z0">
    <w:name w:val="WW8Num6z0"/>
    <w:qFormat/>
  </w:style>
  <w:style w:type="character" w:customStyle="1" w:styleId="WW8Num7z0">
    <w:name w:val="WW8Num7z0"/>
    <w:qFormat/>
    <w:rPr>
      <w:rFonts w:ascii="Wingdings" w:hAnsi="Wingdings" w:cs="Wingdings"/>
    </w:rPr>
  </w:style>
  <w:style w:type="character" w:customStyle="1" w:styleId="WW8Num8z0">
    <w:name w:val="WW8Num8z0"/>
    <w:qFormat/>
  </w:style>
  <w:style w:type="character" w:customStyle="1" w:styleId="WW8Num9z0">
    <w:name w:val="WW8Num9z0"/>
    <w:qFormat/>
  </w:style>
  <w:style w:type="character" w:customStyle="1" w:styleId="WW8Num11z0">
    <w:name w:val="WW8Num11z0"/>
    <w:qFormat/>
  </w:style>
  <w:style w:type="character" w:customStyle="1" w:styleId="WW8Num14z0">
    <w:name w:val="WW8Num14z0"/>
    <w:qFormat/>
  </w:style>
  <w:style w:type="character" w:customStyle="1" w:styleId="WW8Num15z0">
    <w:name w:val="WW8Num15z0"/>
    <w:qFormat/>
    <w:rPr>
      <w:b w:val="0"/>
    </w:rPr>
  </w:style>
  <w:style w:type="character" w:customStyle="1" w:styleId="WW8Num16z0">
    <w:name w:val="WW8Num16z0"/>
    <w:qFormat/>
  </w:style>
  <w:style w:type="character" w:customStyle="1" w:styleId="WW8Num17z0">
    <w:name w:val="WW8Num17z0"/>
    <w:qFormat/>
    <w:rPr>
      <w:rFonts w:ascii="Wingdings" w:hAnsi="Wingdings" w:cs="Wingdings"/>
    </w:rPr>
  </w:style>
  <w:style w:type="character" w:customStyle="1" w:styleId="Char">
    <w:name w:val="풍선 도움말 텍스트 Char"/>
    <w:qFormat/>
    <w:rPr>
      <w:rFonts w:ascii="맑은 고딕" w:eastAsia="맑은 고딕" w:hAnsi="맑은 고딕" w:cs="Times New Roman"/>
      <w:sz w:val="18"/>
      <w:szCs w:val="18"/>
    </w:rPr>
  </w:style>
  <w:style w:type="character" w:customStyle="1" w:styleId="Char0">
    <w:name w:val="본문 Char"/>
    <w:qFormat/>
    <w:rPr>
      <w:rFonts w:ascii="바탕;Batang" w:eastAsia="바탕;Batang" w:hAnsi="바탕;Batang" w:cs="Times New Roman"/>
      <w:color w:val="000000"/>
      <w:kern w:val="0"/>
      <w:sz w:val="19"/>
      <w:szCs w:val="19"/>
      <w:lang w:val="en-US"/>
    </w:rPr>
  </w:style>
  <w:style w:type="character" w:customStyle="1" w:styleId="Char1">
    <w:name w:val="머리글 Char"/>
    <w:basedOn w:val="a0"/>
    <w:qFormat/>
  </w:style>
  <w:style w:type="character" w:customStyle="1" w:styleId="Char2">
    <w:name w:val="바닥글 Char"/>
    <w:basedOn w:val="a0"/>
    <w:qFormat/>
  </w:style>
  <w:style w:type="character" w:styleId="a3">
    <w:name w:val="Hyperlink"/>
    <w:rPr>
      <w:color w:val="0000FF"/>
      <w:u w:val="single"/>
    </w:rPr>
  </w:style>
  <w:style w:type="character" w:customStyle="1" w:styleId="Char3">
    <w:name w:val="목록 단락 Char"/>
    <w:qFormat/>
    <w:rPr>
      <w:kern w:val="2"/>
      <w:szCs w:val="22"/>
    </w:rPr>
  </w:style>
  <w:style w:type="paragraph" w:customStyle="1" w:styleId="Heading">
    <w:name w:val="Heading"/>
    <w:basedOn w:val="a"/>
    <w:next w:val="a4"/>
    <w:qFormat/>
    <w:pPr>
      <w:keepNext/>
      <w:spacing w:before="240" w:after="120"/>
    </w:pPr>
    <w:rPr>
      <w:rFonts w:ascii="Liberation Sans" w:eastAsia="WenQuanYi Zen Hei" w:hAnsi="Liberation Sans" w:cs="FreeSans"/>
      <w:sz w:val="28"/>
      <w:szCs w:val="28"/>
    </w:rPr>
  </w:style>
  <w:style w:type="paragraph" w:styleId="a4">
    <w:name w:val="Body Text"/>
    <w:basedOn w:val="a"/>
    <w:pPr>
      <w:spacing w:after="0" w:line="307" w:lineRule="atLeast"/>
      <w:jc w:val="left"/>
    </w:pPr>
    <w:rPr>
      <w:rFonts w:ascii="바탕;Batang" w:eastAsia="바탕;Batang" w:hAnsi="바탕;Batang"/>
      <w:color w:val="000000"/>
      <w:kern w:val="0"/>
      <w:sz w:val="19"/>
      <w:szCs w:val="19"/>
    </w:rPr>
  </w:style>
  <w:style w:type="paragraph" w:styleId="a5">
    <w:name w:val="List"/>
    <w:basedOn w:val="a4"/>
    <w:rPr>
      <w:rFonts w:cs="FreeSans"/>
    </w:rPr>
  </w:style>
  <w:style w:type="paragraph" w:styleId="a6">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7">
    <w:name w:val="Balloon Text"/>
    <w:basedOn w:val="a"/>
    <w:qFormat/>
    <w:pPr>
      <w:spacing w:after="0" w:line="240" w:lineRule="auto"/>
    </w:pPr>
    <w:rPr>
      <w:sz w:val="18"/>
      <w:szCs w:val="18"/>
    </w:rPr>
  </w:style>
  <w:style w:type="paragraph" w:styleId="a8">
    <w:name w:val="List Paragraph"/>
    <w:basedOn w:val="a"/>
    <w:qFormat/>
    <w:pPr>
      <w:ind w:left="800"/>
    </w:pPr>
  </w:style>
  <w:style w:type="paragraph" w:customStyle="1" w:styleId="HeaderandFooter">
    <w:name w:val="Header and Footer"/>
    <w:basedOn w:val="a"/>
    <w:qFormat/>
    <w:pPr>
      <w:suppressLineNumbers/>
      <w:tabs>
        <w:tab w:val="center" w:pos="4819"/>
        <w:tab w:val="right" w:pos="9638"/>
      </w:tabs>
    </w:pPr>
  </w:style>
  <w:style w:type="paragraph" w:styleId="a9">
    <w:name w:val="header"/>
    <w:basedOn w:val="a"/>
    <w:pPr>
      <w:snapToGrid w:val="0"/>
    </w:pPr>
  </w:style>
  <w:style w:type="paragraph" w:styleId="aa">
    <w:name w:val="footer"/>
    <w:basedOn w:val="a"/>
    <w:pPr>
      <w:snapToGrid w:val="0"/>
    </w:pPr>
  </w:style>
  <w:style w:type="paragraph" w:customStyle="1" w:styleId="ab">
    <w:name w:val="바탕글"/>
    <w:basedOn w:val="a"/>
    <w:qFormat/>
    <w:pPr>
      <w:snapToGrid w:val="0"/>
      <w:spacing w:after="0" w:line="360" w:lineRule="auto"/>
      <w:textAlignment w:val="baseline"/>
    </w:pPr>
    <w:rPr>
      <w:rFonts w:ascii="굴림;Gulim" w:eastAsia="굴림;Gulim" w:hAnsi="굴림;Gulim" w:cs="굴림;Gulim"/>
      <w:color w:val="000000"/>
      <w:kern w:val="0"/>
      <w:szCs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paragraph" w:customStyle="1" w:styleId="TKNormal">
    <w:name w:val="TK Normal"/>
    <w:qFormat/>
    <w:rsid w:val="006A29C3"/>
    <w:pPr>
      <w:jc w:val="both"/>
    </w:pPr>
    <w:rPr>
      <w:rFonts w:ascii="바탕" w:eastAsia="바탕" w:hAnsi="Times New Roman" w:cs="Times New Roman"/>
      <w:kern w:val="2"/>
      <w:sz w:val="20"/>
      <w:lang w:eastAsia="ko-KR" w:bidi="ar-SA"/>
    </w:rPr>
  </w:style>
  <w:style w:type="paragraph" w:customStyle="1" w:styleId="TKheading1">
    <w:name w:val="TK heading 1"/>
    <w:basedOn w:val="TKNormal"/>
    <w:next w:val="TKNormal"/>
    <w:link w:val="TK1Char"/>
    <w:uiPriority w:val="9"/>
    <w:qFormat/>
    <w:rsid w:val="006A29C3"/>
    <w:pPr>
      <w:keepNext/>
      <w:keepLines/>
      <w:spacing w:before="280" w:after="80"/>
      <w:outlineLvl w:val="0"/>
    </w:pPr>
    <w:rPr>
      <w:rFonts w:asciiTheme="majorHAnsi" w:eastAsiaTheme="majorEastAsia" w:hAnsiTheme="majorHAnsi" w:cstheme="majorBidi"/>
      <w:color w:val="000000" w:themeColor="text1"/>
      <w:sz w:val="32"/>
      <w:szCs w:val="32"/>
    </w:rPr>
  </w:style>
  <w:style w:type="paragraph" w:customStyle="1" w:styleId="TKheading2">
    <w:name w:val="TK heading 2"/>
    <w:basedOn w:val="TKNormal"/>
    <w:next w:val="TKNormal"/>
    <w:link w:val="TK2Char"/>
    <w:semiHidden/>
    <w:unhideWhenUsed/>
    <w:qFormat/>
    <w:rsid w:val="006A29C3"/>
    <w:pPr>
      <w:keepNext/>
      <w:keepLines/>
      <w:spacing w:before="160" w:after="80"/>
      <w:outlineLvl w:val="1"/>
    </w:pPr>
    <w:rPr>
      <w:rFonts w:asciiTheme="majorHAnsi" w:eastAsiaTheme="majorEastAsia" w:hAnsiTheme="majorHAnsi" w:cstheme="majorBidi"/>
      <w:color w:val="000000" w:themeColor="text1"/>
      <w:sz w:val="28"/>
      <w:szCs w:val="28"/>
    </w:rPr>
  </w:style>
  <w:style w:type="paragraph" w:customStyle="1" w:styleId="TKheading3">
    <w:name w:val="TK heading 3"/>
    <w:basedOn w:val="TKNormal"/>
    <w:next w:val="TKNormal"/>
    <w:link w:val="TK3Char"/>
    <w:uiPriority w:val="9"/>
    <w:semiHidden/>
    <w:unhideWhenUsed/>
    <w:qFormat/>
    <w:rsid w:val="006A29C3"/>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TKheading4">
    <w:name w:val="TK heading 4"/>
    <w:basedOn w:val="TKNormal"/>
    <w:next w:val="TKNormal"/>
    <w:link w:val="TK4Char"/>
    <w:uiPriority w:val="9"/>
    <w:semiHidden/>
    <w:unhideWhenUsed/>
    <w:qFormat/>
    <w:rsid w:val="006A29C3"/>
    <w:pPr>
      <w:keepNext/>
      <w:keepLines/>
      <w:spacing w:before="80" w:after="40"/>
      <w:outlineLvl w:val="3"/>
    </w:pPr>
    <w:rPr>
      <w:rFonts w:asciiTheme="majorHAnsi" w:eastAsiaTheme="majorEastAsia" w:hAnsiTheme="majorHAnsi" w:cstheme="majorBidi"/>
      <w:color w:val="000000" w:themeColor="text1"/>
    </w:rPr>
  </w:style>
  <w:style w:type="paragraph" w:customStyle="1" w:styleId="TKheading5">
    <w:name w:val="TK heading 5"/>
    <w:basedOn w:val="TKNormal"/>
    <w:next w:val="TKNormal"/>
    <w:link w:val="TK5Char"/>
    <w:uiPriority w:val="9"/>
    <w:semiHidden/>
    <w:unhideWhenUsed/>
    <w:qFormat/>
    <w:rsid w:val="006A29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TKheading6">
    <w:name w:val="TK heading 6"/>
    <w:basedOn w:val="TKNormal"/>
    <w:next w:val="TKNormal"/>
    <w:link w:val="TK6Char"/>
    <w:uiPriority w:val="9"/>
    <w:semiHidden/>
    <w:unhideWhenUsed/>
    <w:qFormat/>
    <w:rsid w:val="006A29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TKheading7">
    <w:name w:val="TK heading 7"/>
    <w:basedOn w:val="TKNormal"/>
    <w:next w:val="TKNormal"/>
    <w:link w:val="TK7Char"/>
    <w:uiPriority w:val="9"/>
    <w:semiHidden/>
    <w:unhideWhenUsed/>
    <w:qFormat/>
    <w:rsid w:val="006A29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TKheading8">
    <w:name w:val="TK heading 8"/>
    <w:basedOn w:val="TKNormal"/>
    <w:next w:val="TKNormal"/>
    <w:link w:val="TK8Char"/>
    <w:uiPriority w:val="9"/>
    <w:semiHidden/>
    <w:unhideWhenUsed/>
    <w:qFormat/>
    <w:rsid w:val="006A29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TKheading9">
    <w:name w:val="TK heading 9"/>
    <w:basedOn w:val="TKNormal"/>
    <w:next w:val="TKNormal"/>
    <w:link w:val="TK9Char"/>
    <w:uiPriority w:val="9"/>
    <w:semiHidden/>
    <w:unhideWhenUsed/>
    <w:qFormat/>
    <w:rsid w:val="006A29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TKDefaultParagraphFont">
    <w:name w:val="TK Default Paragraph Font"/>
    <w:uiPriority w:val="1"/>
    <w:semiHidden/>
    <w:unhideWhenUsed/>
  </w:style>
  <w:style w:type="table" w:customStyle="1" w:styleId="TKNormalTable">
    <w:name w:val="TK Normal Table"/>
    <w:uiPriority w:val="99"/>
    <w:semiHidden/>
    <w:unhideWhenUsed/>
    <w:tblPr>
      <w:tblInd w:w="0" w:type="dxa"/>
      <w:tblCellMar>
        <w:top w:w="0" w:type="dxa"/>
        <w:left w:w="108" w:type="dxa"/>
        <w:bottom w:w="0" w:type="dxa"/>
        <w:right w:w="108" w:type="dxa"/>
      </w:tblCellMar>
    </w:tblPr>
  </w:style>
  <w:style w:type="numbering" w:customStyle="1" w:styleId="TKNoList">
    <w:name w:val="TK No List"/>
    <w:uiPriority w:val="99"/>
    <w:semiHidden/>
    <w:unhideWhenUsed/>
  </w:style>
  <w:style w:type="character" w:customStyle="1" w:styleId="TK1Char">
    <w:name w:val="TK 제목 1 Char"/>
    <w:basedOn w:val="TKDefaultParagraphFont"/>
    <w:link w:val="TKheading1"/>
    <w:uiPriority w:val="9"/>
    <w:rsid w:val="006A29C3"/>
    <w:rPr>
      <w:rFonts w:asciiTheme="majorHAnsi" w:eastAsiaTheme="majorEastAsia" w:hAnsiTheme="majorHAnsi" w:cstheme="majorBidi"/>
      <w:color w:val="000000" w:themeColor="text1"/>
      <w:sz w:val="32"/>
      <w:szCs w:val="32"/>
    </w:rPr>
  </w:style>
  <w:style w:type="character" w:customStyle="1" w:styleId="TK2Char">
    <w:name w:val="TK 제목 2 Char"/>
    <w:basedOn w:val="TKDefaultParagraphFont"/>
    <w:link w:val="TKheading2"/>
    <w:semiHidden/>
    <w:rsid w:val="006A29C3"/>
    <w:rPr>
      <w:rFonts w:asciiTheme="majorHAnsi" w:eastAsiaTheme="majorEastAsia" w:hAnsiTheme="majorHAnsi" w:cstheme="majorBidi"/>
      <w:color w:val="000000" w:themeColor="text1"/>
      <w:sz w:val="28"/>
      <w:szCs w:val="28"/>
    </w:rPr>
  </w:style>
  <w:style w:type="character" w:customStyle="1" w:styleId="TK3Char">
    <w:name w:val="TK 제목 3 Char"/>
    <w:basedOn w:val="TKDefaultParagraphFont"/>
    <w:link w:val="TKheading3"/>
    <w:uiPriority w:val="9"/>
    <w:semiHidden/>
    <w:rsid w:val="006A29C3"/>
    <w:rPr>
      <w:rFonts w:asciiTheme="majorHAnsi" w:eastAsiaTheme="majorEastAsia" w:hAnsiTheme="majorHAnsi" w:cstheme="majorBidi"/>
      <w:color w:val="000000" w:themeColor="text1"/>
      <w:sz w:val="24"/>
    </w:rPr>
  </w:style>
  <w:style w:type="character" w:customStyle="1" w:styleId="TK4Char">
    <w:name w:val="TK 제목 4 Char"/>
    <w:basedOn w:val="TKDefaultParagraphFont"/>
    <w:link w:val="TKheading4"/>
    <w:uiPriority w:val="9"/>
    <w:semiHidden/>
    <w:rsid w:val="006A29C3"/>
    <w:rPr>
      <w:rFonts w:asciiTheme="majorHAnsi" w:eastAsiaTheme="majorEastAsia" w:hAnsiTheme="majorHAnsi" w:cstheme="majorBidi"/>
      <w:color w:val="000000" w:themeColor="text1"/>
    </w:rPr>
  </w:style>
  <w:style w:type="character" w:customStyle="1" w:styleId="TK5Char">
    <w:name w:val="TK 제목 5 Char"/>
    <w:basedOn w:val="TKDefaultParagraphFont"/>
    <w:link w:val="TKheading5"/>
    <w:uiPriority w:val="9"/>
    <w:semiHidden/>
    <w:rsid w:val="006A29C3"/>
    <w:rPr>
      <w:rFonts w:asciiTheme="majorHAnsi" w:eastAsiaTheme="majorEastAsia" w:hAnsiTheme="majorHAnsi" w:cstheme="majorBidi"/>
      <w:color w:val="000000" w:themeColor="text1"/>
    </w:rPr>
  </w:style>
  <w:style w:type="character" w:customStyle="1" w:styleId="TK6Char">
    <w:name w:val="TK 제목 6 Char"/>
    <w:basedOn w:val="TKDefaultParagraphFont"/>
    <w:link w:val="TKheading6"/>
    <w:uiPriority w:val="9"/>
    <w:semiHidden/>
    <w:rsid w:val="006A29C3"/>
    <w:rPr>
      <w:rFonts w:asciiTheme="majorHAnsi" w:eastAsiaTheme="majorEastAsia" w:hAnsiTheme="majorHAnsi" w:cstheme="majorBidi"/>
      <w:color w:val="000000" w:themeColor="text1"/>
    </w:rPr>
  </w:style>
  <w:style w:type="character" w:customStyle="1" w:styleId="TK7Char">
    <w:name w:val="TK 제목 7 Char"/>
    <w:basedOn w:val="TKDefaultParagraphFont"/>
    <w:link w:val="TKheading7"/>
    <w:uiPriority w:val="9"/>
    <w:semiHidden/>
    <w:rsid w:val="006A29C3"/>
    <w:rPr>
      <w:rFonts w:asciiTheme="majorHAnsi" w:eastAsiaTheme="majorEastAsia" w:hAnsiTheme="majorHAnsi" w:cstheme="majorBidi"/>
      <w:color w:val="000000" w:themeColor="text1"/>
    </w:rPr>
  </w:style>
  <w:style w:type="character" w:customStyle="1" w:styleId="TK8Char">
    <w:name w:val="TK 제목 8 Char"/>
    <w:basedOn w:val="TKDefaultParagraphFont"/>
    <w:link w:val="TKheading8"/>
    <w:uiPriority w:val="9"/>
    <w:semiHidden/>
    <w:rsid w:val="006A29C3"/>
    <w:rPr>
      <w:rFonts w:asciiTheme="majorHAnsi" w:eastAsiaTheme="majorEastAsia" w:hAnsiTheme="majorHAnsi" w:cstheme="majorBidi"/>
      <w:color w:val="000000" w:themeColor="text1"/>
    </w:rPr>
  </w:style>
  <w:style w:type="character" w:customStyle="1" w:styleId="TK9Char">
    <w:name w:val="TK 제목 9 Char"/>
    <w:basedOn w:val="TKDefaultParagraphFont"/>
    <w:link w:val="TKheading9"/>
    <w:uiPriority w:val="9"/>
    <w:semiHidden/>
    <w:rsid w:val="006A29C3"/>
    <w:rPr>
      <w:rFonts w:asciiTheme="majorHAnsi" w:eastAsiaTheme="majorEastAsia" w:hAnsiTheme="majorHAnsi" w:cstheme="majorBidi"/>
      <w:color w:val="000000" w:themeColor="text1"/>
    </w:rPr>
  </w:style>
  <w:style w:type="paragraph" w:customStyle="1" w:styleId="TKTitle">
    <w:name w:val="TK Title"/>
    <w:basedOn w:val="TKNormal"/>
    <w:next w:val="TKNormal"/>
    <w:link w:val="TKChar"/>
    <w:uiPriority w:val="10"/>
    <w:qFormat/>
    <w:rsid w:val="006A29C3"/>
    <w:pPr>
      <w:spacing w:after="80"/>
      <w:contextualSpacing/>
      <w:jc w:val="center"/>
    </w:pPr>
    <w:rPr>
      <w:rFonts w:asciiTheme="majorHAnsi" w:eastAsiaTheme="majorEastAsia" w:hAnsiTheme="majorHAnsi" w:cstheme="majorBidi"/>
      <w:spacing w:val="-10"/>
      <w:kern w:val="28"/>
      <w:sz w:val="56"/>
      <w:szCs w:val="56"/>
    </w:rPr>
  </w:style>
  <w:style w:type="character" w:customStyle="1" w:styleId="TKChar">
    <w:name w:val="TK 제목 Char"/>
    <w:basedOn w:val="TKDefaultParagraphFont"/>
    <w:link w:val="TKTitle"/>
    <w:uiPriority w:val="10"/>
    <w:rsid w:val="006A29C3"/>
    <w:rPr>
      <w:rFonts w:asciiTheme="majorHAnsi" w:eastAsiaTheme="majorEastAsia" w:hAnsiTheme="majorHAnsi" w:cstheme="majorBidi"/>
      <w:spacing w:val="-10"/>
      <w:kern w:val="28"/>
      <w:sz w:val="56"/>
      <w:szCs w:val="56"/>
    </w:rPr>
  </w:style>
  <w:style w:type="paragraph" w:customStyle="1" w:styleId="TKSubtitle">
    <w:name w:val="TK Subtitle"/>
    <w:basedOn w:val="TKNormal"/>
    <w:next w:val="TKNormal"/>
    <w:link w:val="TKChar0"/>
    <w:qFormat/>
    <w:rsid w:val="006A2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TKChar0">
    <w:name w:val="TK 부제 Char"/>
    <w:basedOn w:val="TKDefaultParagraphFont"/>
    <w:link w:val="TKSubtitle"/>
    <w:rsid w:val="006A29C3"/>
    <w:rPr>
      <w:rFonts w:asciiTheme="majorHAnsi" w:eastAsiaTheme="majorEastAsia" w:hAnsiTheme="majorHAnsi" w:cstheme="majorBidi"/>
      <w:color w:val="595959" w:themeColor="text1" w:themeTint="A6"/>
      <w:spacing w:val="15"/>
      <w:sz w:val="28"/>
      <w:szCs w:val="28"/>
    </w:rPr>
  </w:style>
  <w:style w:type="paragraph" w:customStyle="1" w:styleId="TKQuote">
    <w:name w:val="TK Quote"/>
    <w:basedOn w:val="TKNormal"/>
    <w:next w:val="TKNormal"/>
    <w:link w:val="TKChar1"/>
    <w:uiPriority w:val="29"/>
    <w:qFormat/>
    <w:rsid w:val="006A29C3"/>
    <w:pPr>
      <w:spacing w:before="160"/>
      <w:jc w:val="center"/>
    </w:pPr>
    <w:rPr>
      <w:i/>
      <w:iCs/>
      <w:color w:val="404040" w:themeColor="text1" w:themeTint="BF"/>
    </w:rPr>
  </w:style>
  <w:style w:type="character" w:customStyle="1" w:styleId="TKChar1">
    <w:name w:val="TK 인용 Char"/>
    <w:basedOn w:val="TKDefaultParagraphFont"/>
    <w:link w:val="TKQuote"/>
    <w:uiPriority w:val="29"/>
    <w:rsid w:val="006A29C3"/>
    <w:rPr>
      <w:i/>
      <w:iCs/>
      <w:color w:val="404040" w:themeColor="text1" w:themeTint="BF"/>
    </w:rPr>
  </w:style>
  <w:style w:type="paragraph" w:customStyle="1" w:styleId="TKListParagraph">
    <w:name w:val="TK List Paragraph"/>
    <w:basedOn w:val="TKNormal"/>
    <w:link w:val="TKChar2"/>
    <w:uiPriority w:val="34"/>
    <w:qFormat/>
    <w:rsid w:val="006A29C3"/>
    <w:pPr>
      <w:ind w:left="720"/>
      <w:contextualSpacing/>
    </w:pPr>
  </w:style>
  <w:style w:type="character" w:customStyle="1" w:styleId="TKIntenseEmphasis">
    <w:name w:val="TK Intense Emphasis"/>
    <w:basedOn w:val="TKDefaultParagraphFont"/>
    <w:uiPriority w:val="21"/>
    <w:qFormat/>
    <w:rsid w:val="006A29C3"/>
    <w:rPr>
      <w:i/>
      <w:iCs/>
      <w:color w:val="117A02" w:themeColor="accent1" w:themeShade="BF"/>
    </w:rPr>
  </w:style>
  <w:style w:type="paragraph" w:customStyle="1" w:styleId="TKIntenseQuote">
    <w:name w:val="TK Intense Quote"/>
    <w:basedOn w:val="TKNormal"/>
    <w:next w:val="TKNormal"/>
    <w:link w:val="TKChar3"/>
    <w:uiPriority w:val="30"/>
    <w:qFormat/>
    <w:rsid w:val="006A29C3"/>
    <w:pPr>
      <w:pBdr>
        <w:top w:val="single" w:sz="4" w:space="10" w:color="117A02" w:themeColor="accent1" w:themeShade="BF"/>
        <w:bottom w:val="single" w:sz="4" w:space="10" w:color="117A02" w:themeColor="accent1" w:themeShade="BF"/>
      </w:pBdr>
      <w:spacing w:before="360" w:after="360"/>
      <w:ind w:left="864" w:right="864"/>
      <w:jc w:val="center"/>
    </w:pPr>
    <w:rPr>
      <w:i/>
      <w:iCs/>
      <w:color w:val="117A02" w:themeColor="accent1" w:themeShade="BF"/>
    </w:rPr>
  </w:style>
  <w:style w:type="character" w:customStyle="1" w:styleId="TKChar3">
    <w:name w:val="TK 강한 인용 Char"/>
    <w:basedOn w:val="TKDefaultParagraphFont"/>
    <w:link w:val="TKIntenseQuote"/>
    <w:uiPriority w:val="30"/>
    <w:rsid w:val="006A29C3"/>
    <w:rPr>
      <w:i/>
      <w:iCs/>
      <w:color w:val="117A02" w:themeColor="accent1" w:themeShade="BF"/>
    </w:rPr>
  </w:style>
  <w:style w:type="character" w:customStyle="1" w:styleId="TKIntenseReference">
    <w:name w:val="TK Intense Reference"/>
    <w:basedOn w:val="TKDefaultParagraphFont"/>
    <w:uiPriority w:val="32"/>
    <w:qFormat/>
    <w:rsid w:val="006A29C3"/>
    <w:rPr>
      <w:b/>
      <w:bCs/>
      <w:smallCaps/>
      <w:color w:val="117A02" w:themeColor="accent1" w:themeShade="BF"/>
      <w:spacing w:val="5"/>
    </w:rPr>
  </w:style>
  <w:style w:type="paragraph" w:customStyle="1" w:styleId="TKBalloonText">
    <w:name w:val="TK Balloon Text"/>
    <w:basedOn w:val="TKNormal"/>
    <w:link w:val="TKChar4"/>
    <w:semiHidden/>
    <w:rsid w:val="006A29C3"/>
    <w:rPr>
      <w:rFonts w:ascii="Arial" w:eastAsia="돋움" w:hAnsi="Arial"/>
      <w:sz w:val="18"/>
      <w:szCs w:val="18"/>
    </w:rPr>
  </w:style>
  <w:style w:type="character" w:customStyle="1" w:styleId="TKChar4">
    <w:name w:val="TK 풍선 도움말 텍스트 Char"/>
    <w:basedOn w:val="TKDefaultParagraphFont"/>
    <w:link w:val="TKBalloonText"/>
    <w:semiHidden/>
    <w:rsid w:val="006A29C3"/>
    <w:rPr>
      <w:rFonts w:ascii="Arial" w:eastAsia="돋움" w:hAnsi="Arial" w:cs="Times New Roman"/>
      <w:sz w:val="18"/>
      <w:szCs w:val="18"/>
      <w14:ligatures w14:val="none"/>
    </w:rPr>
  </w:style>
  <w:style w:type="paragraph" w:customStyle="1" w:styleId="TKheader">
    <w:name w:val="TK header"/>
    <w:basedOn w:val="TKNormal"/>
    <w:link w:val="TKChar5"/>
    <w:rsid w:val="006A29C3"/>
    <w:pPr>
      <w:tabs>
        <w:tab w:val="center" w:pos="4252"/>
        <w:tab w:val="right" w:pos="8504"/>
      </w:tabs>
      <w:snapToGrid w:val="0"/>
    </w:pPr>
  </w:style>
  <w:style w:type="character" w:customStyle="1" w:styleId="TKChar5">
    <w:name w:val="TK 머리글 Char"/>
    <w:basedOn w:val="TKDefaultParagraphFont"/>
    <w:link w:val="TKheader"/>
    <w:rsid w:val="006A29C3"/>
    <w:rPr>
      <w:rFonts w:ascii="바탕" w:eastAsia="바탕" w:hAnsi="Times New Roman" w:cs="Times New Roman"/>
      <w:sz w:val="20"/>
      <w14:ligatures w14:val="none"/>
    </w:rPr>
  </w:style>
  <w:style w:type="paragraph" w:customStyle="1" w:styleId="TKfooter">
    <w:name w:val="TK footer"/>
    <w:basedOn w:val="TKNormal"/>
    <w:link w:val="TKChar6"/>
    <w:uiPriority w:val="99"/>
    <w:rsid w:val="006A29C3"/>
    <w:pPr>
      <w:tabs>
        <w:tab w:val="center" w:pos="4252"/>
        <w:tab w:val="right" w:pos="8504"/>
      </w:tabs>
      <w:snapToGrid w:val="0"/>
    </w:pPr>
  </w:style>
  <w:style w:type="character" w:customStyle="1" w:styleId="TKChar6">
    <w:name w:val="TK 바닥글 Char"/>
    <w:basedOn w:val="TKDefaultParagraphFont"/>
    <w:link w:val="TKfooter"/>
    <w:uiPriority w:val="99"/>
    <w:rsid w:val="006A29C3"/>
    <w:rPr>
      <w:rFonts w:ascii="바탕" w:eastAsia="바탕" w:hAnsi="Times New Roman" w:cs="Times New Roman"/>
      <w:sz w:val="20"/>
      <w14:ligatures w14:val="none"/>
    </w:rPr>
  </w:style>
  <w:style w:type="character" w:customStyle="1" w:styleId="TKpagenumber">
    <w:name w:val="TK page number"/>
    <w:basedOn w:val="TKDefaultParagraphFont"/>
    <w:rsid w:val="006A29C3"/>
  </w:style>
  <w:style w:type="paragraph" w:customStyle="1" w:styleId="TK">
    <w:name w:val="TK 바탕글"/>
    <w:basedOn w:val="TKNormal"/>
    <w:rsid w:val="006A29C3"/>
    <w:pPr>
      <w:snapToGrid w:val="0"/>
      <w:spacing w:line="360" w:lineRule="auto"/>
    </w:pPr>
    <w:rPr>
      <w:rFonts w:ascii="한양신명조" w:eastAsia="한양신명조" w:hAnsi="한양신명조"/>
      <w:color w:val="000000"/>
      <w:kern w:val="0"/>
      <w:szCs w:val="20"/>
    </w:rPr>
  </w:style>
  <w:style w:type="character" w:customStyle="1" w:styleId="TKannotationreference">
    <w:name w:val="TK annotation reference"/>
    <w:rsid w:val="006A29C3"/>
    <w:rPr>
      <w:sz w:val="18"/>
      <w:szCs w:val="18"/>
    </w:rPr>
  </w:style>
  <w:style w:type="paragraph" w:customStyle="1" w:styleId="TKannotationtext">
    <w:name w:val="TK annotation text"/>
    <w:basedOn w:val="TKNormal"/>
    <w:link w:val="TKChar7"/>
    <w:rsid w:val="006A29C3"/>
    <w:pPr>
      <w:jc w:val="left"/>
    </w:pPr>
  </w:style>
  <w:style w:type="character" w:customStyle="1" w:styleId="TKChar7">
    <w:name w:val="TK 메모 텍스트 Char"/>
    <w:basedOn w:val="TKDefaultParagraphFont"/>
    <w:link w:val="TKannotationtext"/>
    <w:rsid w:val="006A29C3"/>
    <w:rPr>
      <w:rFonts w:ascii="바탕" w:eastAsia="바탕" w:hAnsi="Times New Roman" w:cs="Times New Roman"/>
      <w:sz w:val="20"/>
      <w14:ligatures w14:val="none"/>
    </w:rPr>
  </w:style>
  <w:style w:type="paragraph" w:customStyle="1" w:styleId="TKannotationsubject">
    <w:name w:val="TK annotation subject"/>
    <w:basedOn w:val="TKannotationtext"/>
    <w:next w:val="TKannotationtext"/>
    <w:link w:val="TKChar8"/>
    <w:rsid w:val="006A29C3"/>
    <w:rPr>
      <w:b/>
      <w:bCs/>
    </w:rPr>
  </w:style>
  <w:style w:type="character" w:customStyle="1" w:styleId="TKChar8">
    <w:name w:val="TK 메모 주제 Char"/>
    <w:basedOn w:val="TKChar7"/>
    <w:link w:val="TKannotationsubject"/>
    <w:rsid w:val="006A29C3"/>
    <w:rPr>
      <w:rFonts w:ascii="바탕" w:eastAsia="바탕" w:hAnsi="Times New Roman" w:cs="Times New Roman"/>
      <w:b/>
      <w:bCs/>
      <w:sz w:val="20"/>
      <w14:ligatures w14:val="none"/>
    </w:rPr>
  </w:style>
  <w:style w:type="paragraph" w:customStyle="1" w:styleId="TKMS">
    <w:name w:val="TK MS바탕글"/>
    <w:basedOn w:val="TKNormal"/>
    <w:rsid w:val="006A29C3"/>
    <w:pPr>
      <w:shd w:val="clear" w:color="auto" w:fill="FFFFFF"/>
      <w:textAlignment w:val="baseline"/>
    </w:pPr>
    <w:rPr>
      <w:rFonts w:ascii="굴림" w:eastAsia="굴림" w:hAnsi="굴림" w:cs="굴림"/>
      <w:color w:val="000000"/>
      <w:kern w:val="0"/>
      <w:szCs w:val="20"/>
    </w:rPr>
  </w:style>
  <w:style w:type="character" w:customStyle="1" w:styleId="TKHyperlink">
    <w:name w:val="TK Hyperlink"/>
    <w:rsid w:val="006A29C3"/>
    <w:rPr>
      <w:color w:val="0000FF"/>
      <w:u w:val="single"/>
    </w:rPr>
  </w:style>
  <w:style w:type="table" w:customStyle="1" w:styleId="TKTableGrid">
    <w:name w:val="TK Table Grid"/>
    <w:basedOn w:val="TKNormalTable"/>
    <w:uiPriority w:val="59"/>
    <w:rsid w:val="006A29C3"/>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KPlainText">
    <w:name w:val="TK Plain Text"/>
    <w:basedOn w:val="TKNormal"/>
    <w:link w:val="TKChar9"/>
    <w:rsid w:val="006A29C3"/>
    <w:pPr>
      <w:widowControl w:val="0"/>
      <w:wordWrap w:val="0"/>
      <w:autoSpaceDE w:val="0"/>
      <w:autoSpaceDN w:val="0"/>
      <w:adjustRightInd w:val="0"/>
      <w:spacing w:line="360" w:lineRule="atLeast"/>
      <w:textAlignment w:val="baseline"/>
    </w:pPr>
    <w:rPr>
      <w:rFonts w:hAnsi="Courier New"/>
      <w:szCs w:val="20"/>
      <w:lang w:val="x-none" w:eastAsia="x-none"/>
    </w:rPr>
  </w:style>
  <w:style w:type="character" w:customStyle="1" w:styleId="TKChar9">
    <w:name w:val="TK 글자만 Char"/>
    <w:basedOn w:val="TKDefaultParagraphFont"/>
    <w:link w:val="TKPlainText"/>
    <w:rsid w:val="006A29C3"/>
    <w:rPr>
      <w:rFonts w:ascii="바탕" w:eastAsia="바탕" w:hAnsi="Courier New" w:cs="Times New Roman"/>
      <w:sz w:val="20"/>
      <w:szCs w:val="20"/>
      <w:lang w:val="x-none" w:eastAsia="x-none"/>
      <w14:ligatures w14:val="none"/>
    </w:rPr>
  </w:style>
  <w:style w:type="paragraph" w:customStyle="1" w:styleId="TK3CBD5A742C28424DA5172AD252E32316">
    <w:name w:val="TK 3CBD5A742C28424DA5172AD252E32316"/>
    <w:rsid w:val="006A29C3"/>
    <w:pPr>
      <w:spacing w:after="200" w:line="276" w:lineRule="auto"/>
    </w:pPr>
    <w:rPr>
      <w:rFonts w:ascii="맑은 고딕" w:eastAsia="맑은 고딕" w:hAnsi="맑은 고딕" w:cs="Times New Roman"/>
      <w:szCs w:val="22"/>
    </w:rPr>
  </w:style>
  <w:style w:type="paragraph" w:customStyle="1" w:styleId="TK10">
    <w:name w:val="TK 본문(중고딕10)"/>
    <w:basedOn w:val="TKNormal"/>
    <w:rsid w:val="006A29C3"/>
    <w:pPr>
      <w:widowControl w:val="0"/>
      <w:wordWrap w:val="0"/>
      <w:autoSpaceDE w:val="0"/>
      <w:autoSpaceDN w:val="0"/>
      <w:snapToGrid w:val="0"/>
      <w:spacing w:line="360" w:lineRule="auto"/>
      <w:textAlignment w:val="baseline"/>
    </w:pPr>
    <w:rPr>
      <w:rFonts w:ascii="굴림" w:eastAsia="굴림" w:hAnsi="굴림" w:cs="굴림"/>
      <w:color w:val="000000"/>
      <w:kern w:val="0"/>
      <w:szCs w:val="20"/>
    </w:rPr>
  </w:style>
  <w:style w:type="paragraph" w:customStyle="1" w:styleId="TKDate">
    <w:name w:val="TK Date"/>
    <w:basedOn w:val="TKNormal"/>
    <w:next w:val="TKNormal"/>
    <w:link w:val="TKChara"/>
    <w:rsid w:val="006A29C3"/>
  </w:style>
  <w:style w:type="character" w:customStyle="1" w:styleId="TKChara">
    <w:name w:val="TK 날짜 Char"/>
    <w:basedOn w:val="TKDefaultParagraphFont"/>
    <w:link w:val="TKDate"/>
    <w:rsid w:val="006A29C3"/>
    <w:rPr>
      <w:rFonts w:ascii="바탕" w:eastAsia="바탕" w:hAnsi="Times New Roman" w:cs="Times New Roman"/>
      <w:sz w:val="20"/>
      <w14:ligatures w14:val="none"/>
    </w:rPr>
  </w:style>
  <w:style w:type="paragraph" w:customStyle="1" w:styleId="TKRevision">
    <w:name w:val="TK Revision"/>
    <w:hidden/>
    <w:uiPriority w:val="99"/>
    <w:semiHidden/>
    <w:rsid w:val="006A29C3"/>
    <w:rPr>
      <w:rFonts w:ascii="바탕" w:eastAsia="바탕" w:hAnsi="Times New Roman" w:cs="Times New Roman"/>
      <w:sz w:val="20"/>
    </w:rPr>
  </w:style>
  <w:style w:type="paragraph" w:customStyle="1" w:styleId="TKfootnotetext">
    <w:name w:val="TK footnote text"/>
    <w:aliases w:val="fn,footnote text,Footnote ak,ABC 각주"/>
    <w:basedOn w:val="TKNormal"/>
    <w:link w:val="TKCharb"/>
    <w:rsid w:val="006A29C3"/>
    <w:pPr>
      <w:widowControl w:val="0"/>
      <w:wordWrap w:val="0"/>
      <w:autoSpaceDE w:val="0"/>
      <w:autoSpaceDN w:val="0"/>
      <w:snapToGrid w:val="0"/>
      <w:jc w:val="left"/>
    </w:pPr>
    <w:rPr>
      <w:rFonts w:ascii="Times New Roman"/>
      <w:sz w:val="22"/>
      <w:szCs w:val="22"/>
    </w:rPr>
  </w:style>
  <w:style w:type="character" w:customStyle="1" w:styleId="TKCharb">
    <w:name w:val="TK 각주 텍스트 Char"/>
    <w:aliases w:val="fn Char,footnote text Char,Footnote ak Char,ABC 각주 Char"/>
    <w:basedOn w:val="TKDefaultParagraphFont"/>
    <w:link w:val="TKfootnotetext"/>
    <w:rsid w:val="006A29C3"/>
    <w:rPr>
      <w:rFonts w:ascii="Times New Roman" w:eastAsia="바탕" w:hAnsi="Times New Roman" w:cs="Times New Roman"/>
      <w:szCs w:val="22"/>
      <w14:ligatures w14:val="none"/>
    </w:rPr>
  </w:style>
  <w:style w:type="character" w:customStyle="1" w:styleId="TKfootnotereference">
    <w:name w:val="TK footnote reference"/>
    <w:aliases w:val="Ref,de nota al pie"/>
    <w:rsid w:val="006A29C3"/>
    <w:rPr>
      <w:vertAlign w:val="superscript"/>
    </w:rPr>
  </w:style>
  <w:style w:type="character" w:customStyle="1" w:styleId="TKChar2">
    <w:name w:val="TK 목록 단락 Char"/>
    <w:link w:val="TKListParagraph"/>
    <w:uiPriority w:val="34"/>
    <w:rsid w:val="006A29C3"/>
  </w:style>
  <w:style w:type="paragraph" w:customStyle="1" w:styleId="TKNormalWeb">
    <w:name w:val="TK Normal (Web)"/>
    <w:basedOn w:val="TKNormal"/>
    <w:uiPriority w:val="99"/>
    <w:unhideWhenUsed/>
    <w:rsid w:val="006A29C3"/>
    <w:pPr>
      <w:jc w:val="left"/>
    </w:pPr>
    <w:rPr>
      <w:rFonts w:ascii="굴림" w:eastAsia="굴림" w:hAnsi="굴림" w:cs="굴림"/>
      <w:kern w:val="0"/>
      <w:sz w:val="24"/>
    </w:rPr>
  </w:style>
  <w:style w:type="paragraph" w:customStyle="1" w:styleId="TK333">
    <w:name w:val="TK 333"/>
    <w:basedOn w:val="TKheading2"/>
    <w:link w:val="TK333Char"/>
    <w:qFormat/>
    <w:rsid w:val="006A29C3"/>
    <w:pPr>
      <w:keepLines w:val="0"/>
      <w:spacing w:before="0" w:after="0" w:line="295" w:lineRule="auto"/>
    </w:pPr>
    <w:rPr>
      <w:rFonts w:ascii="Times New Roman" w:eastAsia="바탕체" w:hAnsi="Times New Roman" w:cs="Times New Roman"/>
      <w:b/>
      <w:color w:val="000000"/>
      <w:spacing w:val="6"/>
      <w:kern w:val="0"/>
      <w:sz w:val="22"/>
      <w:szCs w:val="20"/>
    </w:rPr>
  </w:style>
  <w:style w:type="character" w:customStyle="1" w:styleId="TK333Char">
    <w:name w:val="TK 333 Char"/>
    <w:link w:val="TK333"/>
    <w:rsid w:val="006A29C3"/>
    <w:rPr>
      <w:rFonts w:ascii="Times New Roman" w:eastAsia="바탕체" w:hAnsi="Times New Roman" w:cs="Times New Roman"/>
      <w:b/>
      <w:color w:val="000000"/>
      <w:spacing w:val="6"/>
      <w:kern w:val="0"/>
      <w:szCs w:val="20"/>
      <w14:ligatures w14:val="none"/>
    </w:rPr>
  </w:style>
  <w:style w:type="paragraph" w:styleId="ac">
    <w:name w:val="Revision"/>
    <w:hidden/>
    <w:uiPriority w:val="99"/>
    <w:semiHidden/>
    <w:rsid w:val="007B4163"/>
    <w:pPr>
      <w:suppressAutoHyphens w:val="0"/>
    </w:pPr>
    <w:rPr>
      <w:rFonts w:ascii="맑은 고딕" w:eastAsia="맑은 고딕" w:hAnsi="맑은 고딕" w:cs="Times New Roman"/>
      <w:kern w:val="2"/>
      <w:sz w:val="20"/>
      <w:szCs w:val="22"/>
      <w:lang w:eastAsia="ko-KR" w:bidi="ar-SA"/>
    </w:rPr>
  </w:style>
  <w:style w:type="character" w:styleId="ad">
    <w:name w:val="annotation reference"/>
    <w:basedOn w:val="a0"/>
    <w:uiPriority w:val="99"/>
    <w:semiHidden/>
    <w:unhideWhenUsed/>
    <w:rsid w:val="007B4163"/>
    <w:rPr>
      <w:sz w:val="18"/>
      <w:szCs w:val="18"/>
    </w:rPr>
  </w:style>
  <w:style w:type="paragraph" w:styleId="ae">
    <w:name w:val="annotation text"/>
    <w:basedOn w:val="a"/>
    <w:link w:val="Char4"/>
    <w:uiPriority w:val="99"/>
    <w:unhideWhenUsed/>
    <w:rsid w:val="007B4163"/>
    <w:pPr>
      <w:jc w:val="left"/>
    </w:pPr>
  </w:style>
  <w:style w:type="character" w:customStyle="1" w:styleId="Char4">
    <w:name w:val="메모 텍스트 Char"/>
    <w:basedOn w:val="a0"/>
    <w:link w:val="ae"/>
    <w:uiPriority w:val="99"/>
    <w:rsid w:val="007B4163"/>
    <w:rPr>
      <w:rFonts w:ascii="맑은 고딕" w:eastAsia="맑은 고딕" w:hAnsi="맑은 고딕" w:cs="Times New Roman"/>
      <w:kern w:val="2"/>
      <w:sz w:val="20"/>
      <w:szCs w:val="22"/>
      <w:lang w:eastAsia="ko-KR" w:bidi="ar-SA"/>
    </w:rPr>
  </w:style>
  <w:style w:type="paragraph" w:styleId="af">
    <w:name w:val="annotation subject"/>
    <w:basedOn w:val="ae"/>
    <w:next w:val="ae"/>
    <w:link w:val="Char5"/>
    <w:uiPriority w:val="99"/>
    <w:semiHidden/>
    <w:unhideWhenUsed/>
    <w:rsid w:val="007B4163"/>
    <w:rPr>
      <w:b/>
      <w:bCs/>
    </w:rPr>
  </w:style>
  <w:style w:type="character" w:customStyle="1" w:styleId="Char5">
    <w:name w:val="메모 주제 Char"/>
    <w:basedOn w:val="Char4"/>
    <w:link w:val="af"/>
    <w:uiPriority w:val="99"/>
    <w:semiHidden/>
    <w:rsid w:val="007B4163"/>
    <w:rPr>
      <w:rFonts w:ascii="맑은 고딕" w:eastAsia="맑은 고딕" w:hAnsi="맑은 고딕" w:cs="Times New Roman"/>
      <w:b/>
      <w:bCs/>
      <w:kern w:val="2"/>
      <w:sz w:val="20"/>
      <w:szCs w:val="22"/>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6802</Words>
  <Characters>22586</Characters>
  <Application>Microsoft Office Word</Application>
  <DocSecurity>0</DocSecurity>
  <Lines>1328</Lines>
  <Paragraphs>576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원준</dc:creator>
  <cp:lastModifiedBy>코람코 상장리츠팀</cp:lastModifiedBy>
  <cp:revision>2</cp:revision>
  <dcterms:created xsi:type="dcterms:W3CDTF">2026-10-08T07:41:00Z</dcterms:created>
  <dcterms:modified xsi:type="dcterms:W3CDTF">2026-10-08T07:41:00Z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2021-06-17T19:31:00Z</dcterms:created>
  <dc:creator>woori</dc:creator>
  <dc:description/>
  <cp:keywords/>
  <dc:language>en-US</dc:language>
  <cp:lastModifiedBy>김소희 (신탁부)</cp:lastModifiedBy>
  <cp:lastPrinted>2017-11-15T15:24:00Z</cp:lastPrinted>
  <dcterms:modified xsi:type="dcterms:W3CDTF">2026-10-07T02:05:00Z</dcterms:modified>
  <cp:revision>19</cp:revision>
  <dc:subject/>
  <dc:title/>
</cp:coreProperties>
</file>