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255F8" w14:textId="77777777" w:rsidR="00DE42D9" w:rsidRDefault="00DE42D9">
      <w:pPr>
        <w:snapToGrid w:val="0"/>
        <w:spacing w:after="0" w:line="228" w:lineRule="auto"/>
        <w:jc w:val="center"/>
        <w:textAlignment w:val="baseline"/>
        <w:rPr>
          <w:rFonts w:ascii="Times New Roman" w:eastAsia="HY견고딕" w:hAnsi="Times New Roman"/>
          <w:b/>
          <w:bCs/>
          <w:spacing w:val="-20"/>
          <w:kern w:val="0"/>
          <w:sz w:val="70"/>
          <w:szCs w:val="70"/>
        </w:rPr>
      </w:pPr>
    </w:p>
    <w:p w14:paraId="0DC8D98C" w14:textId="77777777" w:rsidR="00DE42D9" w:rsidRDefault="00930A79">
      <w:pPr>
        <w:snapToGrid w:val="0"/>
        <w:spacing w:after="0" w:line="228" w:lineRule="auto"/>
        <w:jc w:val="center"/>
        <w:textAlignment w:val="baseline"/>
        <w:rPr>
          <w:rFonts w:ascii="Times New Roman" w:eastAsia="HY견고딕" w:hAnsi="Times New Roman"/>
          <w:b/>
          <w:bCs/>
          <w:spacing w:val="-20"/>
          <w:kern w:val="0"/>
          <w:sz w:val="40"/>
          <w:szCs w:val="40"/>
        </w:rPr>
      </w:pPr>
      <w:r>
        <w:rPr>
          <w:rFonts w:ascii="Times New Roman" w:eastAsia="Times New Roman" w:hAnsi="Times New Roman"/>
          <w:b/>
          <w:bCs/>
          <w:spacing w:val="-20"/>
          <w:kern w:val="0"/>
          <w:sz w:val="70"/>
          <w:szCs w:val="70"/>
        </w:rPr>
        <w:t xml:space="preserve"> </w:t>
      </w:r>
      <w:r>
        <w:rPr>
          <w:rFonts w:ascii="Times New Roman" w:eastAsia="HY견고딕" w:hAnsi="Times New Roman"/>
          <w:b/>
          <w:bCs/>
          <w:spacing w:val="-20"/>
          <w:kern w:val="0"/>
          <w:sz w:val="70"/>
          <w:szCs w:val="70"/>
        </w:rPr>
        <w:t>부동산담보신탁계약서</w:t>
      </w:r>
    </w:p>
    <w:p w14:paraId="6D4E8A27" w14:textId="77777777" w:rsidR="00DE42D9" w:rsidRDefault="00DE42D9">
      <w:pPr>
        <w:snapToGrid w:val="0"/>
        <w:spacing w:after="0" w:line="240" w:lineRule="auto"/>
        <w:jc w:val="center"/>
        <w:textAlignment w:val="baseline"/>
        <w:rPr>
          <w:rFonts w:ascii="Times New Roman" w:eastAsia="HY견고딕" w:hAnsi="Times New Roman"/>
          <w:b/>
          <w:bCs/>
          <w:spacing w:val="-20"/>
          <w:kern w:val="0"/>
          <w:sz w:val="40"/>
          <w:szCs w:val="40"/>
        </w:rPr>
      </w:pPr>
    </w:p>
    <w:p w14:paraId="7916E024" w14:textId="77777777" w:rsidR="00DE42D9" w:rsidRDefault="00DE42D9">
      <w:pPr>
        <w:snapToGrid w:val="0"/>
        <w:spacing w:after="0" w:line="240" w:lineRule="auto"/>
        <w:jc w:val="center"/>
        <w:textAlignment w:val="baseline"/>
        <w:rPr>
          <w:rFonts w:ascii="Times New Roman" w:eastAsia="HY견고딕" w:hAnsi="Times New Roman"/>
          <w:kern w:val="0"/>
          <w:sz w:val="40"/>
          <w:szCs w:val="40"/>
        </w:rPr>
      </w:pPr>
    </w:p>
    <w:p w14:paraId="7DA1CD85" w14:textId="77777777" w:rsidR="00DE42D9" w:rsidRDefault="00DE42D9">
      <w:pPr>
        <w:snapToGrid w:val="0"/>
        <w:spacing w:after="0" w:line="240" w:lineRule="auto"/>
        <w:jc w:val="center"/>
        <w:textAlignment w:val="baseline"/>
        <w:rPr>
          <w:rFonts w:ascii="Times New Roman" w:eastAsia="HY견고딕" w:hAnsi="Times New Roman"/>
          <w:kern w:val="0"/>
          <w:sz w:val="40"/>
          <w:szCs w:val="40"/>
        </w:rPr>
      </w:pPr>
    </w:p>
    <w:p w14:paraId="43565EAD" w14:textId="77777777" w:rsidR="00DE42D9" w:rsidRDefault="00DE42D9">
      <w:pPr>
        <w:snapToGrid w:val="0"/>
        <w:spacing w:after="0" w:line="240" w:lineRule="auto"/>
        <w:jc w:val="center"/>
        <w:textAlignment w:val="baseline"/>
        <w:rPr>
          <w:rFonts w:ascii="Times New Roman" w:eastAsia="HY견고딕" w:hAnsi="Times New Roman"/>
          <w:kern w:val="0"/>
          <w:sz w:val="40"/>
          <w:szCs w:val="40"/>
        </w:rPr>
      </w:pPr>
    </w:p>
    <w:p w14:paraId="637AFA52" w14:textId="77777777" w:rsidR="00DE42D9" w:rsidRDefault="00DE42D9">
      <w:pPr>
        <w:snapToGrid w:val="0"/>
        <w:spacing w:after="0" w:line="240" w:lineRule="auto"/>
        <w:jc w:val="center"/>
        <w:textAlignment w:val="baseline"/>
        <w:rPr>
          <w:rFonts w:ascii="Times New Roman" w:eastAsia="HY견고딕" w:hAnsi="Times New Roman"/>
          <w:kern w:val="0"/>
          <w:sz w:val="40"/>
          <w:szCs w:val="40"/>
        </w:rPr>
      </w:pPr>
    </w:p>
    <w:p w14:paraId="7FE21612" w14:textId="77777777" w:rsidR="00DE42D9" w:rsidRDefault="00DE42D9">
      <w:pPr>
        <w:snapToGrid w:val="0"/>
        <w:spacing w:after="0" w:line="240" w:lineRule="auto"/>
        <w:jc w:val="center"/>
        <w:textAlignment w:val="baseline"/>
        <w:rPr>
          <w:rFonts w:ascii="Times New Roman" w:eastAsia="HY견고딕" w:hAnsi="Times New Roman"/>
          <w:kern w:val="0"/>
          <w:sz w:val="40"/>
          <w:szCs w:val="40"/>
        </w:rPr>
      </w:pPr>
    </w:p>
    <w:tbl>
      <w:tblPr>
        <w:tblW w:w="7572" w:type="dxa"/>
        <w:tblInd w:w="936" w:type="dxa"/>
        <w:tblLayout w:type="fixed"/>
        <w:tblCellMar>
          <w:top w:w="23" w:type="dxa"/>
          <w:left w:w="85" w:type="dxa"/>
          <w:bottom w:w="23" w:type="dxa"/>
          <w:right w:w="85" w:type="dxa"/>
        </w:tblCellMar>
        <w:tblLook w:val="04A0" w:firstRow="1" w:lastRow="0" w:firstColumn="1" w:lastColumn="0" w:noHBand="0" w:noVBand="1"/>
      </w:tblPr>
      <w:tblGrid>
        <w:gridCol w:w="3142"/>
        <w:gridCol w:w="4430"/>
      </w:tblGrid>
      <w:tr w:rsidR="00DE42D9" w14:paraId="32944EF5" w14:textId="77777777">
        <w:trPr>
          <w:trHeight w:val="813"/>
        </w:trPr>
        <w:tc>
          <w:tcPr>
            <w:tcW w:w="3142" w:type="dxa"/>
            <w:tcBorders>
              <w:top w:val="single" w:sz="4" w:space="0" w:color="000000"/>
              <w:bottom w:val="dotted" w:sz="4" w:space="0" w:color="000000"/>
            </w:tcBorders>
            <w:vAlign w:val="center"/>
          </w:tcPr>
          <w:p w14:paraId="1F759B2A" w14:textId="77777777" w:rsidR="00DE42D9" w:rsidRDefault="00930A79">
            <w:pPr>
              <w:snapToGrid w:val="0"/>
              <w:spacing w:after="0" w:line="240" w:lineRule="auto"/>
              <w:jc w:val="center"/>
              <w:textAlignment w:val="baseline"/>
              <w:rPr>
                <w:rFonts w:ascii="Times New Roman" w:eastAsia="함초롬바탕" w:hAnsi="Times New Roman"/>
                <w:b/>
                <w:kern w:val="0"/>
                <w:sz w:val="24"/>
              </w:rPr>
            </w:pPr>
            <w:r>
              <w:rPr>
                <w:rFonts w:ascii="Times New Roman" w:eastAsia="함초롬바탕" w:hAnsi="Times New Roman"/>
                <w:b/>
                <w:kern w:val="0"/>
                <w:sz w:val="24"/>
                <w:szCs w:val="24"/>
              </w:rPr>
              <w:t>위</w:t>
            </w: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탁</w:t>
            </w: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자</w:t>
            </w:r>
          </w:p>
        </w:tc>
        <w:tc>
          <w:tcPr>
            <w:tcW w:w="4430" w:type="dxa"/>
            <w:tcBorders>
              <w:top w:val="single" w:sz="4" w:space="0" w:color="000000"/>
              <w:bottom w:val="dotted" w:sz="4" w:space="0" w:color="000000"/>
            </w:tcBorders>
            <w:vAlign w:val="center"/>
          </w:tcPr>
          <w:p w14:paraId="7DCE6003" w14:textId="77777777" w:rsidR="00DE42D9" w:rsidRDefault="00930A79">
            <w:pPr>
              <w:snapToGrid w:val="0"/>
              <w:spacing w:after="0"/>
              <w:jc w:val="distribute"/>
              <w:textAlignment w:val="baseline"/>
              <w:rPr>
                <w:rFonts w:eastAsia="함초롬바탕"/>
              </w:rPr>
            </w:pP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주식회사</w:t>
            </w: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코람코라이프로지스</w:t>
            </w:r>
            <w:r>
              <w:rPr>
                <w:rFonts w:ascii="Times New Roman" w:eastAsia="Times New Roman" w:hAnsi="Times New Roman"/>
                <w:b/>
                <w:kern w:val="0"/>
                <w:sz w:val="24"/>
                <w:szCs w:val="24"/>
              </w:rPr>
              <w:t xml:space="preserve">         </w:t>
            </w:r>
          </w:p>
          <w:p w14:paraId="71465769" w14:textId="77777777" w:rsidR="00DE42D9" w:rsidRDefault="00930A79">
            <w:pPr>
              <w:snapToGrid w:val="0"/>
              <w:spacing w:after="0"/>
              <w:jc w:val="distribute"/>
              <w:textAlignment w:val="baseline"/>
              <w:rPr>
                <w:rFonts w:ascii="Times New Roman" w:eastAsia="함초롬바탕" w:hAnsi="Times New Roman"/>
                <w:b/>
                <w:kern w:val="0"/>
                <w:sz w:val="24"/>
              </w:rPr>
            </w:pP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위탁관리부동산투자회사</w:t>
            </w:r>
            <w:r>
              <w:rPr>
                <w:rFonts w:ascii="Times New Roman" w:eastAsia="Times New Roman" w:hAnsi="Times New Roman"/>
                <w:b/>
                <w:kern w:val="0"/>
                <w:sz w:val="24"/>
                <w:szCs w:val="24"/>
              </w:rPr>
              <w:t xml:space="preserve"> </w:t>
            </w:r>
          </w:p>
        </w:tc>
      </w:tr>
      <w:tr w:rsidR="00DE42D9" w14:paraId="5E8ECBAB" w14:textId="77777777">
        <w:trPr>
          <w:trHeight w:val="1005"/>
        </w:trPr>
        <w:tc>
          <w:tcPr>
            <w:tcW w:w="3142" w:type="dxa"/>
            <w:tcBorders>
              <w:top w:val="dotted" w:sz="4" w:space="0" w:color="000000"/>
              <w:bottom w:val="dotted" w:sz="4" w:space="0" w:color="000000"/>
            </w:tcBorders>
            <w:vAlign w:val="center"/>
          </w:tcPr>
          <w:p w14:paraId="7EA5D18F" w14:textId="77777777" w:rsidR="00DE42D9" w:rsidRDefault="00930A79">
            <w:pPr>
              <w:snapToGrid w:val="0"/>
              <w:spacing w:after="0" w:line="240" w:lineRule="auto"/>
              <w:jc w:val="center"/>
              <w:textAlignment w:val="baseline"/>
              <w:rPr>
                <w:rFonts w:ascii="Times New Roman" w:eastAsia="함초롬바탕" w:hAnsi="Times New Roman"/>
                <w:b/>
                <w:kern w:val="0"/>
                <w:sz w:val="24"/>
              </w:rPr>
            </w:pP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수</w:t>
            </w: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탁</w:t>
            </w: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자</w:t>
            </w:r>
          </w:p>
        </w:tc>
        <w:tc>
          <w:tcPr>
            <w:tcW w:w="4430" w:type="dxa"/>
            <w:tcBorders>
              <w:top w:val="dotted" w:sz="4" w:space="0" w:color="000000"/>
              <w:bottom w:val="dotted" w:sz="4" w:space="0" w:color="000000"/>
            </w:tcBorders>
            <w:vAlign w:val="center"/>
          </w:tcPr>
          <w:p w14:paraId="3A6562DF" w14:textId="77777777" w:rsidR="00DE42D9" w:rsidRDefault="00930A79">
            <w:pPr>
              <w:snapToGrid w:val="0"/>
              <w:spacing w:after="0"/>
              <w:jc w:val="distribute"/>
              <w:textAlignment w:val="baseline"/>
              <w:rPr>
                <w:rFonts w:ascii="Times New Roman" w:eastAsia="함초롬바탕" w:hAnsi="Times New Roman"/>
                <w:b/>
                <w:kern w:val="0"/>
                <w:sz w:val="24"/>
              </w:rPr>
            </w:pP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주식회사</w:t>
            </w: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우리은행</w:t>
            </w:r>
          </w:p>
        </w:tc>
      </w:tr>
      <w:tr w:rsidR="00DE42D9" w14:paraId="660A9636" w14:textId="77777777">
        <w:trPr>
          <w:trHeight w:val="985"/>
        </w:trPr>
        <w:tc>
          <w:tcPr>
            <w:tcW w:w="3142" w:type="dxa"/>
            <w:tcBorders>
              <w:top w:val="dotted" w:sz="4" w:space="0" w:color="000000"/>
              <w:bottom w:val="dotted" w:sz="4" w:space="0" w:color="000000"/>
            </w:tcBorders>
            <w:vAlign w:val="center"/>
          </w:tcPr>
          <w:p w14:paraId="272843FA" w14:textId="77777777" w:rsidR="00DE42D9" w:rsidRDefault="00930A79">
            <w:pPr>
              <w:snapToGrid w:val="0"/>
              <w:spacing w:after="0" w:line="360" w:lineRule="auto"/>
              <w:ind w:firstLine="240"/>
              <w:jc w:val="distribute"/>
              <w:textAlignment w:val="baseline"/>
              <w:rPr>
                <w:rFonts w:ascii="Times New Roman" w:eastAsia="함초롬바탕" w:hAnsi="Times New Roman"/>
                <w:b/>
                <w:kern w:val="0"/>
                <w:sz w:val="24"/>
              </w:rPr>
            </w:pPr>
            <w:r>
              <w:rPr>
                <w:rFonts w:ascii="Times New Roman" w:eastAsia="함초롬바탕" w:hAnsi="Times New Roman"/>
                <w:b/>
                <w:kern w:val="0"/>
                <w:sz w:val="24"/>
                <w:szCs w:val="24"/>
              </w:rPr>
              <w:t>제</w:t>
            </w:r>
            <w:r>
              <w:rPr>
                <w:rFonts w:ascii="Times New Roman" w:eastAsia="함초롬바탕" w:hAnsi="Times New Roman"/>
                <w:b/>
                <w:kern w:val="0"/>
                <w:sz w:val="24"/>
                <w:szCs w:val="24"/>
              </w:rPr>
              <w:t>1</w:t>
            </w:r>
            <w:r>
              <w:rPr>
                <w:rFonts w:ascii="Times New Roman" w:eastAsia="함초롬바탕" w:hAnsi="Times New Roman"/>
                <w:b/>
                <w:kern w:val="0"/>
                <w:sz w:val="24"/>
                <w:szCs w:val="24"/>
              </w:rPr>
              <w:t>순위</w:t>
            </w:r>
          </w:p>
          <w:p w14:paraId="4EC49407" w14:textId="77777777" w:rsidR="00DE42D9" w:rsidRDefault="00930A79">
            <w:pPr>
              <w:snapToGrid w:val="0"/>
              <w:spacing w:after="0" w:line="360" w:lineRule="auto"/>
              <w:ind w:firstLine="240"/>
              <w:jc w:val="center"/>
              <w:textAlignment w:val="baseline"/>
              <w:rPr>
                <w:rFonts w:ascii="Times New Roman" w:eastAsia="함초롬바탕" w:hAnsi="Times New Roman"/>
                <w:b/>
                <w:kern w:val="0"/>
                <w:sz w:val="24"/>
              </w:rPr>
            </w:pPr>
            <w:r>
              <w:rPr>
                <w:rFonts w:ascii="Times New Roman" w:eastAsia="함초롬바탕" w:hAnsi="Times New Roman"/>
                <w:b/>
                <w:kern w:val="0"/>
                <w:sz w:val="24"/>
                <w:szCs w:val="24"/>
              </w:rPr>
              <w:t>우</w:t>
            </w: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선</w:t>
            </w: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수</w:t>
            </w: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익</w:t>
            </w: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자</w:t>
            </w:r>
            <w:r>
              <w:rPr>
                <w:rFonts w:ascii="Times New Roman" w:eastAsia="Times New Roman" w:hAnsi="Times New Roman"/>
                <w:b/>
                <w:kern w:val="0"/>
                <w:sz w:val="24"/>
                <w:szCs w:val="24"/>
              </w:rPr>
              <w:t xml:space="preserve">  </w:t>
            </w:r>
          </w:p>
        </w:tc>
        <w:tc>
          <w:tcPr>
            <w:tcW w:w="4430" w:type="dxa"/>
            <w:tcBorders>
              <w:top w:val="dotted" w:sz="4" w:space="0" w:color="000000"/>
              <w:bottom w:val="dotted" w:sz="4" w:space="0" w:color="000000"/>
            </w:tcBorders>
            <w:vAlign w:val="center"/>
          </w:tcPr>
          <w:p w14:paraId="666FB1F3" w14:textId="77777777" w:rsidR="00DE42D9" w:rsidRDefault="00930A79">
            <w:pPr>
              <w:snapToGrid w:val="0"/>
              <w:spacing w:after="0"/>
              <w:jc w:val="center"/>
              <w:textAlignment w:val="baseline"/>
              <w:rPr>
                <w:rFonts w:ascii="Times New Roman" w:eastAsia="함초롬바탕" w:hAnsi="Times New Roman"/>
                <w:b/>
                <w:kern w:val="0"/>
                <w:sz w:val="24"/>
              </w:rPr>
            </w:pPr>
            <w:r>
              <w:rPr>
                <w:rFonts w:ascii="Times New Roman" w:eastAsia="함초롬바탕" w:hAnsi="Times New Roman"/>
                <w:b/>
                <w:kern w:val="0"/>
                <w:sz w:val="24"/>
                <w:szCs w:val="24"/>
              </w:rPr>
              <w:t>쿠팡</w:t>
            </w:r>
            <w:r>
              <w:rPr>
                <w:rFonts w:ascii="Times New Roman" w:eastAsia="함초롬바탕" w:hAnsi="Times New Roman"/>
                <w:b/>
                <w:kern w:val="0"/>
                <w:sz w:val="24"/>
                <w:szCs w:val="24"/>
              </w:rPr>
              <w:t xml:space="preserve"> </w:t>
            </w:r>
            <w:r>
              <w:rPr>
                <w:rFonts w:ascii="Times New Roman" w:eastAsia="함초롬바탕" w:hAnsi="Times New Roman"/>
                <w:b/>
                <w:kern w:val="0"/>
                <w:sz w:val="24"/>
                <w:szCs w:val="24"/>
              </w:rPr>
              <w:t>주식회사</w:t>
            </w:r>
          </w:p>
        </w:tc>
      </w:tr>
      <w:tr w:rsidR="00DE42D9" w14:paraId="74D10F47" w14:textId="77777777">
        <w:trPr>
          <w:trHeight w:val="937"/>
        </w:trPr>
        <w:tc>
          <w:tcPr>
            <w:tcW w:w="3142" w:type="dxa"/>
            <w:tcBorders>
              <w:top w:val="dotted" w:sz="4" w:space="0" w:color="000000"/>
              <w:bottom w:val="single" w:sz="4" w:space="0" w:color="000000"/>
            </w:tcBorders>
            <w:vAlign w:val="center"/>
          </w:tcPr>
          <w:p w14:paraId="3F3174C7" w14:textId="77777777" w:rsidR="00DE42D9" w:rsidRDefault="00930A79">
            <w:pPr>
              <w:snapToGrid w:val="0"/>
              <w:spacing w:after="0" w:line="360" w:lineRule="auto"/>
              <w:ind w:firstLine="240"/>
              <w:jc w:val="distribute"/>
              <w:textAlignment w:val="baseline"/>
              <w:rPr>
                <w:rFonts w:ascii="Times New Roman" w:eastAsia="함초롬바탕" w:hAnsi="Times New Roman"/>
                <w:b/>
                <w:kern w:val="0"/>
                <w:sz w:val="24"/>
              </w:rPr>
            </w:pPr>
            <w:r>
              <w:rPr>
                <w:rFonts w:ascii="Times New Roman" w:eastAsia="함초롬바탕" w:hAnsi="Times New Roman"/>
                <w:b/>
                <w:kern w:val="0"/>
                <w:sz w:val="24"/>
                <w:szCs w:val="24"/>
              </w:rPr>
              <w:t>(</w:t>
            </w:r>
            <w:r>
              <w:rPr>
                <w:rFonts w:ascii="Times New Roman" w:eastAsia="함초롬바탕" w:hAnsi="Times New Roman"/>
                <w:b/>
                <w:kern w:val="0"/>
                <w:sz w:val="24"/>
                <w:szCs w:val="24"/>
              </w:rPr>
              <w:t>공동</w:t>
            </w:r>
            <w:r>
              <w:rPr>
                <w:rFonts w:ascii="Times New Roman" w:eastAsia="함초롬바탕" w:hAnsi="Times New Roman"/>
                <w:b/>
                <w:kern w:val="0"/>
                <w:sz w:val="24"/>
                <w:szCs w:val="24"/>
              </w:rPr>
              <w:t xml:space="preserve">) </w:t>
            </w:r>
            <w:r>
              <w:rPr>
                <w:rFonts w:ascii="Times New Roman" w:eastAsia="함초롬바탕" w:hAnsi="Times New Roman"/>
                <w:b/>
                <w:kern w:val="0"/>
                <w:sz w:val="24"/>
                <w:szCs w:val="24"/>
              </w:rPr>
              <w:t>제</w:t>
            </w:r>
            <w:r>
              <w:rPr>
                <w:rFonts w:ascii="Times New Roman" w:eastAsia="함초롬바탕" w:hAnsi="Times New Roman"/>
                <w:b/>
                <w:kern w:val="0"/>
                <w:sz w:val="24"/>
                <w:szCs w:val="24"/>
              </w:rPr>
              <w:t>2</w:t>
            </w:r>
            <w:r>
              <w:rPr>
                <w:rFonts w:ascii="Times New Roman" w:eastAsia="함초롬바탕" w:hAnsi="Times New Roman"/>
                <w:b/>
                <w:kern w:val="0"/>
                <w:sz w:val="24"/>
                <w:szCs w:val="24"/>
              </w:rPr>
              <w:t>순위</w:t>
            </w:r>
            <w:r>
              <w:rPr>
                <w:rFonts w:ascii="Times New Roman" w:eastAsia="함초롬바탕" w:hAnsi="Times New Roman"/>
                <w:b/>
                <w:kern w:val="0"/>
                <w:sz w:val="24"/>
                <w:szCs w:val="24"/>
              </w:rPr>
              <w:t xml:space="preserve"> </w:t>
            </w:r>
            <w:r>
              <w:rPr>
                <w:rFonts w:ascii="Times New Roman" w:eastAsia="함초롬바탕" w:hAnsi="Times New Roman"/>
                <w:b/>
                <w:kern w:val="0"/>
                <w:sz w:val="24"/>
                <w:szCs w:val="24"/>
              </w:rPr>
              <w:t>및</w:t>
            </w:r>
            <w:r>
              <w:rPr>
                <w:rFonts w:ascii="Times New Roman" w:eastAsia="함초롬바탕" w:hAnsi="Times New Roman"/>
                <w:b/>
                <w:kern w:val="0"/>
                <w:sz w:val="24"/>
                <w:szCs w:val="24"/>
              </w:rPr>
              <w:t xml:space="preserve"> (</w:t>
            </w:r>
            <w:r>
              <w:rPr>
                <w:rFonts w:ascii="Times New Roman" w:eastAsia="함초롬바탕" w:hAnsi="Times New Roman"/>
                <w:b/>
                <w:kern w:val="0"/>
                <w:sz w:val="24"/>
                <w:szCs w:val="24"/>
              </w:rPr>
              <w:t>공동</w:t>
            </w:r>
            <w:r>
              <w:rPr>
                <w:rFonts w:ascii="Times New Roman" w:eastAsia="함초롬바탕" w:hAnsi="Times New Roman"/>
                <w:b/>
                <w:kern w:val="0"/>
                <w:sz w:val="24"/>
                <w:szCs w:val="24"/>
              </w:rPr>
              <w:t xml:space="preserve">) </w:t>
            </w:r>
            <w:r>
              <w:rPr>
                <w:rFonts w:ascii="Times New Roman" w:eastAsia="함초롬바탕" w:hAnsi="Times New Roman"/>
                <w:b/>
                <w:kern w:val="0"/>
                <w:sz w:val="24"/>
                <w:szCs w:val="24"/>
              </w:rPr>
              <w:t>제</w:t>
            </w:r>
            <w:r>
              <w:rPr>
                <w:rFonts w:ascii="Times New Roman" w:eastAsia="함초롬바탕" w:hAnsi="Times New Roman"/>
                <w:b/>
                <w:kern w:val="0"/>
                <w:sz w:val="24"/>
                <w:szCs w:val="24"/>
              </w:rPr>
              <w:t>3</w:t>
            </w:r>
            <w:r>
              <w:rPr>
                <w:rFonts w:ascii="Times New Roman" w:eastAsia="함초롬바탕" w:hAnsi="Times New Roman"/>
                <w:b/>
                <w:kern w:val="0"/>
                <w:sz w:val="24"/>
                <w:szCs w:val="24"/>
              </w:rPr>
              <w:t>순위</w:t>
            </w:r>
          </w:p>
          <w:p w14:paraId="6759C3FE" w14:textId="77777777" w:rsidR="00DE42D9" w:rsidRDefault="00930A79">
            <w:pPr>
              <w:snapToGrid w:val="0"/>
              <w:spacing w:after="0" w:line="360" w:lineRule="auto"/>
              <w:ind w:firstLine="240"/>
              <w:jc w:val="distribute"/>
              <w:textAlignment w:val="baseline"/>
              <w:rPr>
                <w:rFonts w:ascii="Times New Roman" w:eastAsia="함초롬바탕" w:hAnsi="Times New Roman"/>
                <w:b/>
                <w:kern w:val="0"/>
                <w:sz w:val="24"/>
              </w:rPr>
            </w:pPr>
            <w:r>
              <w:rPr>
                <w:rFonts w:ascii="Times New Roman" w:eastAsia="함초롬바탕" w:hAnsi="Times New Roman"/>
                <w:b/>
                <w:kern w:val="0"/>
                <w:sz w:val="24"/>
                <w:szCs w:val="24"/>
              </w:rPr>
              <w:t>우</w:t>
            </w: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선</w:t>
            </w: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수</w:t>
            </w: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익</w:t>
            </w: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자</w:t>
            </w:r>
            <w:r>
              <w:rPr>
                <w:rFonts w:ascii="Times New Roman" w:eastAsia="Times New Roman" w:hAnsi="Times New Roman"/>
                <w:b/>
                <w:kern w:val="0"/>
                <w:sz w:val="24"/>
                <w:szCs w:val="24"/>
              </w:rPr>
              <w:t xml:space="preserve"> </w:t>
            </w:r>
          </w:p>
        </w:tc>
        <w:tc>
          <w:tcPr>
            <w:tcW w:w="4430" w:type="dxa"/>
            <w:tcBorders>
              <w:top w:val="dotted" w:sz="4" w:space="0" w:color="000000"/>
              <w:bottom w:val="single" w:sz="4" w:space="0" w:color="000000"/>
            </w:tcBorders>
            <w:vAlign w:val="center"/>
          </w:tcPr>
          <w:p w14:paraId="79C0CEF9" w14:textId="77777777" w:rsidR="00DE42D9" w:rsidRDefault="00930A79">
            <w:pPr>
              <w:snapToGrid w:val="0"/>
              <w:spacing w:after="0"/>
              <w:jc w:val="center"/>
              <w:textAlignment w:val="baseline"/>
              <w:rPr>
                <w:rFonts w:ascii="Times New Roman" w:eastAsia="함초롬바탕" w:hAnsi="Times New Roman"/>
                <w:b/>
                <w:kern w:val="0"/>
                <w:sz w:val="24"/>
              </w:rPr>
            </w:pPr>
            <w:r>
              <w:rPr>
                <w:rFonts w:ascii="Times New Roman" w:eastAsia="함초롬바탕" w:hAnsi="Times New Roman"/>
                <w:b/>
                <w:kern w:val="0"/>
                <w:sz w:val="24"/>
                <w:szCs w:val="24"/>
              </w:rPr>
              <w:t>별첨</w:t>
            </w: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 xml:space="preserve">1. </w:t>
            </w:r>
            <w:r>
              <w:rPr>
                <w:rFonts w:ascii="Times New Roman" w:eastAsia="함초롬바탕" w:hAnsi="Times New Roman"/>
                <w:b/>
                <w:kern w:val="0"/>
                <w:sz w:val="24"/>
                <w:szCs w:val="24"/>
              </w:rPr>
              <w:t>기재</w:t>
            </w: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회사들</w:t>
            </w:r>
          </w:p>
        </w:tc>
      </w:tr>
    </w:tbl>
    <w:p w14:paraId="13441B7E" w14:textId="77777777" w:rsidR="00DE42D9" w:rsidRDefault="00DE42D9">
      <w:pPr>
        <w:snapToGrid w:val="0"/>
        <w:spacing w:after="0" w:line="240" w:lineRule="auto"/>
        <w:textAlignment w:val="baseline"/>
        <w:rPr>
          <w:rFonts w:ascii="Times New Roman" w:eastAsia="바탕체" w:hAnsi="Times New Roman"/>
          <w:kern w:val="0"/>
          <w:sz w:val="22"/>
        </w:rPr>
      </w:pPr>
    </w:p>
    <w:p w14:paraId="36DF7EA0" w14:textId="77777777" w:rsidR="00DE42D9" w:rsidRDefault="00DE42D9">
      <w:pPr>
        <w:snapToGrid w:val="0"/>
        <w:spacing w:after="0" w:line="240" w:lineRule="auto"/>
        <w:textAlignment w:val="baseline"/>
        <w:rPr>
          <w:rFonts w:ascii="Times New Roman" w:eastAsia="바탕체" w:hAnsi="Times New Roman"/>
          <w:kern w:val="0"/>
          <w:sz w:val="22"/>
        </w:rPr>
      </w:pPr>
    </w:p>
    <w:p w14:paraId="37098F66" w14:textId="77777777" w:rsidR="00DE42D9" w:rsidRDefault="00DE42D9">
      <w:pPr>
        <w:snapToGrid w:val="0"/>
        <w:spacing w:after="0" w:line="240" w:lineRule="auto"/>
        <w:textAlignment w:val="baseline"/>
        <w:rPr>
          <w:rFonts w:ascii="Times New Roman" w:eastAsia="바탕체" w:hAnsi="Times New Roman"/>
          <w:kern w:val="0"/>
          <w:sz w:val="22"/>
        </w:rPr>
      </w:pPr>
    </w:p>
    <w:p w14:paraId="04CF1CA4" w14:textId="77777777" w:rsidR="00DE42D9" w:rsidRDefault="00DE42D9">
      <w:pPr>
        <w:snapToGrid w:val="0"/>
        <w:spacing w:after="0" w:line="240" w:lineRule="auto"/>
        <w:textAlignment w:val="baseline"/>
        <w:rPr>
          <w:rFonts w:ascii="Times New Roman" w:eastAsia="바탕체" w:hAnsi="Times New Roman"/>
          <w:kern w:val="0"/>
          <w:sz w:val="22"/>
        </w:rPr>
      </w:pPr>
    </w:p>
    <w:p w14:paraId="188A783A" w14:textId="77777777" w:rsidR="00DE42D9" w:rsidRDefault="00DE42D9">
      <w:pPr>
        <w:snapToGrid w:val="0"/>
        <w:spacing w:after="0" w:line="240" w:lineRule="auto"/>
        <w:textAlignment w:val="baseline"/>
        <w:rPr>
          <w:rFonts w:ascii="Times New Roman" w:eastAsia="바탕체" w:hAnsi="Times New Roman"/>
          <w:kern w:val="0"/>
          <w:sz w:val="22"/>
        </w:rPr>
      </w:pPr>
    </w:p>
    <w:p w14:paraId="133308D6" w14:textId="77777777" w:rsidR="00DE42D9" w:rsidRDefault="00DE42D9">
      <w:pPr>
        <w:snapToGrid w:val="0"/>
        <w:spacing w:after="0" w:line="240" w:lineRule="auto"/>
        <w:textAlignment w:val="baseline"/>
        <w:rPr>
          <w:rFonts w:ascii="Times New Roman" w:eastAsia="바탕체" w:hAnsi="Times New Roman"/>
          <w:kern w:val="0"/>
          <w:sz w:val="22"/>
        </w:rPr>
      </w:pPr>
    </w:p>
    <w:p w14:paraId="27E6C353" w14:textId="77777777" w:rsidR="00DE42D9" w:rsidRDefault="00930A79">
      <w:pPr>
        <w:snapToGrid w:val="0"/>
        <w:spacing w:after="0" w:line="240" w:lineRule="auto"/>
        <w:jc w:val="center"/>
        <w:textAlignment w:val="baseline"/>
        <w:rPr>
          <w:rFonts w:ascii="Times New Roman" w:eastAsia="바탕체" w:hAnsi="Times New Roman"/>
          <w:kern w:val="0"/>
          <w:sz w:val="22"/>
        </w:rPr>
        <w:sectPr w:rsidR="00DE42D9">
          <w:footerReference w:type="default" r:id="rId7"/>
          <w:pgSz w:w="11906" w:h="16838"/>
          <w:pgMar w:top="1701" w:right="1440" w:bottom="1440" w:left="1440" w:header="0" w:footer="992" w:gutter="0"/>
          <w:cols w:space="720"/>
          <w:formProt w:val="0"/>
          <w:docGrid w:linePitch="360"/>
        </w:sectPr>
      </w:pPr>
      <w:r>
        <w:rPr>
          <w:rFonts w:ascii="Times New Roman" w:eastAsia="바탕체" w:hAnsi="Times New Roman"/>
          <w:noProof/>
          <w:kern w:val="0"/>
          <w:sz w:val="22"/>
          <w:lang w:eastAsia="en-US"/>
        </w:rPr>
        <w:drawing>
          <wp:inline distT="0" distB="0" distL="0" distR="0" wp14:anchorId="6717D04E" wp14:editId="179F306E">
            <wp:extent cx="923290" cy="837565"/>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pic:cNvPicPr>
                      <a:picLocks noChangeAspect="1" noChangeArrowheads="1"/>
                    </pic:cNvPicPr>
                  </pic:nvPicPr>
                  <pic:blipFill>
                    <a:blip r:embed="rId8"/>
                    <a:srcRect l="-39" t="-41" r="-39" b="-41"/>
                    <a:stretch>
                      <a:fillRect/>
                    </a:stretch>
                  </pic:blipFill>
                  <pic:spPr bwMode="auto">
                    <a:xfrm>
                      <a:off x="0" y="0"/>
                      <a:ext cx="923290" cy="837565"/>
                    </a:xfrm>
                    <a:prstGeom prst="rect">
                      <a:avLst/>
                    </a:prstGeom>
                  </pic:spPr>
                </pic:pic>
              </a:graphicData>
            </a:graphic>
          </wp:inline>
        </w:drawing>
      </w:r>
    </w:p>
    <w:p w14:paraId="5AE008DD" w14:textId="77777777" w:rsidR="00DE42D9" w:rsidRDefault="00930A79">
      <w:pPr>
        <w:snapToGrid w:val="0"/>
        <w:spacing w:after="0" w:line="360" w:lineRule="auto"/>
        <w:jc w:val="center"/>
        <w:textAlignment w:val="baseline"/>
        <w:rPr>
          <w:rFonts w:ascii="Times New Roman" w:eastAsia="바탕체" w:hAnsi="Times New Roman"/>
          <w:kern w:val="0"/>
          <w:sz w:val="40"/>
          <w:szCs w:val="40"/>
        </w:rPr>
      </w:pPr>
      <w:r>
        <w:rPr>
          <w:rFonts w:ascii="Times New Roman" w:eastAsia="바탕체" w:hAnsi="Times New Roman"/>
          <w:b/>
          <w:bCs/>
          <w:kern w:val="0"/>
          <w:sz w:val="40"/>
          <w:szCs w:val="40"/>
          <w:u w:val="single" w:color="000000"/>
        </w:rPr>
        <w:lastRenderedPageBreak/>
        <w:t>부동산담보신탁계약서</w:t>
      </w:r>
    </w:p>
    <w:p w14:paraId="5FC0EB96" w14:textId="77777777" w:rsidR="00DE42D9" w:rsidRDefault="00DE42D9">
      <w:pPr>
        <w:snapToGrid w:val="0"/>
        <w:spacing w:after="0" w:line="360" w:lineRule="auto"/>
        <w:jc w:val="left"/>
        <w:textAlignment w:val="baseline"/>
        <w:rPr>
          <w:rFonts w:ascii="Times New Roman" w:eastAsia="바탕체" w:hAnsi="Times New Roman"/>
          <w:kern w:val="0"/>
          <w:sz w:val="22"/>
          <w:szCs w:val="40"/>
        </w:rPr>
      </w:pPr>
    </w:p>
    <w:p w14:paraId="071AC984" w14:textId="77777777" w:rsidR="00DE42D9" w:rsidRDefault="00930A79">
      <w:pPr>
        <w:snapToGrid w:val="0"/>
        <w:spacing w:after="0" w:line="360" w:lineRule="auto"/>
        <w:textAlignment w:val="baseline"/>
      </w:pPr>
      <w:r>
        <w:rPr>
          <w:rFonts w:ascii="Times New Roman" w:eastAsia="바탕체" w:hAnsi="Times New Roman"/>
          <w:kern w:val="0"/>
          <w:sz w:val="22"/>
        </w:rPr>
        <w:t>위탁자</w:t>
      </w:r>
      <w:r>
        <w:rPr>
          <w:rFonts w:ascii="Times New Roman" w:eastAsia="Times New Roman" w:hAnsi="Times New Roman"/>
          <w:kern w:val="0"/>
          <w:sz w:val="22"/>
        </w:rPr>
        <w:t xml:space="preserve"> </w:t>
      </w:r>
      <w:r>
        <w:rPr>
          <w:rFonts w:ascii="Times New Roman" w:eastAsia="바탕체" w:hAnsi="Times New Roman"/>
          <w:kern w:val="0"/>
          <w:sz w:val="22"/>
        </w:rPr>
        <w:t>주식회사</w:t>
      </w:r>
      <w:r>
        <w:rPr>
          <w:rFonts w:ascii="Times New Roman" w:eastAsia="Times New Roman" w:hAnsi="Times New Roman"/>
          <w:kern w:val="0"/>
          <w:sz w:val="22"/>
        </w:rPr>
        <w:t xml:space="preserve"> </w:t>
      </w:r>
      <w:r>
        <w:rPr>
          <w:rFonts w:ascii="Times New Roman" w:eastAsia="바탕체" w:hAnsi="Times New Roman"/>
          <w:color w:val="000000"/>
          <w:sz w:val="22"/>
        </w:rPr>
        <w:t>코람코라이프로지스위탁관리부동산투자회사</w:t>
      </w:r>
      <w:r>
        <w:rPr>
          <w:rFonts w:ascii="Times New Roman" w:eastAsia="바탕체" w:hAnsi="Times New Roman"/>
          <w:kern w:val="0"/>
          <w:sz w:val="22"/>
        </w:rPr>
        <w:t>(</w:t>
      </w:r>
      <w:r>
        <w:rPr>
          <w:rFonts w:ascii="Times New Roman" w:eastAsia="바탕체" w:hAnsi="Times New Roman"/>
          <w:kern w:val="0"/>
          <w:sz w:val="22"/>
        </w:rPr>
        <w:t>이하</w:t>
      </w:r>
      <w:r>
        <w:rPr>
          <w:rFonts w:ascii="Times New Roman" w:eastAsia="Times New Roman" w:hAnsi="Times New Roman"/>
          <w:kern w:val="0"/>
          <w:sz w:val="22"/>
        </w:rPr>
        <w:t xml:space="preserve"> </w:t>
      </w:r>
      <w:r>
        <w:rPr>
          <w:rFonts w:ascii="Times New Roman" w:eastAsia="바탕체" w:hAnsi="Times New Roman"/>
          <w:kern w:val="0"/>
          <w:sz w:val="22"/>
        </w:rPr>
        <w:t>“</w:t>
      </w:r>
      <w:r>
        <w:rPr>
          <w:rFonts w:ascii="Times New Roman" w:eastAsia="바탕체" w:hAnsi="Times New Roman"/>
          <w:kern w:val="0"/>
          <w:sz w:val="22"/>
        </w:rPr>
        <w:t>위탁자</w:t>
      </w:r>
      <w:r>
        <w:rPr>
          <w:rFonts w:ascii="Times New Roman" w:eastAsia="바탕체" w:hAnsi="Times New Roman"/>
          <w:kern w:val="0"/>
          <w:sz w:val="22"/>
        </w:rPr>
        <w:t>”</w:t>
      </w:r>
      <w:r>
        <w:rPr>
          <w:rFonts w:ascii="Times New Roman" w:eastAsia="바탕체" w:hAnsi="Times New Roman"/>
          <w:kern w:val="0"/>
          <w:sz w:val="22"/>
        </w:rPr>
        <w:t>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r>
        <w:rPr>
          <w:rFonts w:ascii="Times New Roman" w:eastAsia="바탕체" w:hAnsi="Times New Roman"/>
          <w:kern w:val="0"/>
          <w:sz w:val="22"/>
        </w:rPr>
        <w:t>은</w:t>
      </w:r>
      <w:r>
        <w:rPr>
          <w:rFonts w:ascii="Times New Roman" w:eastAsia="Times New Roman" w:hAnsi="Times New Roman"/>
          <w:kern w:val="0"/>
          <w:sz w:val="22"/>
        </w:rPr>
        <w:t xml:space="preserve"> </w:t>
      </w:r>
      <w:r>
        <w:rPr>
          <w:rFonts w:ascii="Times New Roman" w:eastAsia="바탕체" w:hAnsi="Times New Roman"/>
          <w:kern w:val="0"/>
          <w:sz w:val="22"/>
        </w:rPr>
        <w:t>『별지</w:t>
      </w:r>
      <w:r>
        <w:rPr>
          <w:rFonts w:ascii="Times New Roman" w:eastAsia="Times New Roman" w:hAnsi="Times New Roman"/>
          <w:kern w:val="0"/>
          <w:sz w:val="22"/>
        </w:rPr>
        <w:t xml:space="preserve"> </w:t>
      </w:r>
      <w:r>
        <w:rPr>
          <w:rFonts w:ascii="Times New Roman" w:eastAsia="바탕체" w:hAnsi="Times New Roman"/>
          <w:kern w:val="0"/>
          <w:sz w:val="22"/>
        </w:rPr>
        <w:t xml:space="preserve">1 </w:t>
      </w:r>
      <w:r>
        <w:rPr>
          <w:rFonts w:ascii="Times New Roman" w:eastAsia="바탕체" w:hAnsi="Times New Roman"/>
          <w:kern w:val="0"/>
          <w:sz w:val="22"/>
        </w:rPr>
        <w:t>신탁부동산</w:t>
      </w:r>
      <w:r>
        <w:rPr>
          <w:rFonts w:ascii="Times New Roman" w:eastAsia="Times New Roman" w:hAnsi="Times New Roman"/>
          <w:kern w:val="0"/>
          <w:sz w:val="22"/>
        </w:rPr>
        <w:t xml:space="preserve"> </w:t>
      </w:r>
      <w:r>
        <w:rPr>
          <w:rFonts w:ascii="Times New Roman" w:eastAsia="바탕체" w:hAnsi="Times New Roman"/>
          <w:kern w:val="0"/>
          <w:sz w:val="22"/>
        </w:rPr>
        <w:t>목록』의</w:t>
      </w:r>
      <w:r>
        <w:rPr>
          <w:rFonts w:ascii="Times New Roman" w:eastAsia="Times New Roman" w:hAnsi="Times New Roman"/>
          <w:kern w:val="0"/>
          <w:sz w:val="22"/>
        </w:rPr>
        <w:t xml:space="preserve"> </w:t>
      </w:r>
      <w:r>
        <w:rPr>
          <w:rFonts w:ascii="Times New Roman" w:eastAsia="바탕체" w:hAnsi="Times New Roman"/>
          <w:kern w:val="0"/>
          <w:sz w:val="22"/>
        </w:rPr>
        <w:t>부동산</w:t>
      </w:r>
      <w:r>
        <w:rPr>
          <w:rFonts w:ascii="Times New Roman" w:eastAsia="바탕체" w:hAnsi="Times New Roman"/>
          <w:kern w:val="0"/>
          <w:sz w:val="22"/>
        </w:rPr>
        <w:t>(</w:t>
      </w:r>
      <w:r>
        <w:rPr>
          <w:rFonts w:ascii="Times New Roman" w:eastAsia="바탕체" w:hAnsi="Times New Roman"/>
          <w:kern w:val="0"/>
          <w:sz w:val="22"/>
        </w:rPr>
        <w:t>이하</w:t>
      </w:r>
      <w:r>
        <w:rPr>
          <w:rFonts w:ascii="Times New Roman" w:eastAsia="Times New Roman" w:hAnsi="Times New Roman"/>
          <w:kern w:val="0"/>
          <w:sz w:val="22"/>
        </w:rPr>
        <w:t xml:space="preserve"> </w:t>
      </w:r>
      <w:r>
        <w:rPr>
          <w:rFonts w:ascii="Times New Roman" w:eastAsia="바탕체" w:hAnsi="Times New Roman"/>
          <w:kern w:val="0"/>
          <w:sz w:val="22"/>
        </w:rPr>
        <w:t>“</w:t>
      </w:r>
      <w:r>
        <w:rPr>
          <w:rFonts w:ascii="Times New Roman" w:eastAsia="바탕체" w:hAnsi="Times New Roman"/>
          <w:kern w:val="0"/>
          <w:sz w:val="22"/>
        </w:rPr>
        <w:t>신탁부동산</w:t>
      </w:r>
      <w:r>
        <w:rPr>
          <w:rFonts w:ascii="Times New Roman" w:eastAsia="바탕체" w:hAnsi="Times New Roman"/>
          <w:kern w:val="0"/>
          <w:sz w:val="22"/>
        </w:rPr>
        <w:t>”</w:t>
      </w:r>
      <w:r>
        <w:rPr>
          <w:rFonts w:ascii="Times New Roman" w:eastAsia="바탕체" w:hAnsi="Times New Roman"/>
          <w:kern w:val="0"/>
          <w:sz w:val="22"/>
        </w:rPr>
        <w:t>이라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r>
        <w:rPr>
          <w:rFonts w:ascii="Times New Roman" w:eastAsia="바탕체" w:hAnsi="Times New Roman"/>
          <w:kern w:val="0"/>
          <w:sz w:val="22"/>
        </w:rPr>
        <w:t>을</w:t>
      </w:r>
      <w:r>
        <w:rPr>
          <w:rFonts w:ascii="Times New Roman" w:eastAsia="Times New Roman" w:hAnsi="Times New Roman"/>
          <w:kern w:val="0"/>
          <w:sz w:val="22"/>
        </w:rPr>
        <w:t xml:space="preserve"> </w:t>
      </w:r>
      <w:r>
        <w:rPr>
          <w:rFonts w:ascii="Times New Roman" w:eastAsia="바탕체" w:hAnsi="Times New Roman"/>
          <w:kern w:val="0"/>
          <w:sz w:val="22"/>
        </w:rPr>
        <w:t>주식회사</w:t>
      </w:r>
      <w:r>
        <w:rPr>
          <w:rFonts w:ascii="Times New Roman" w:eastAsia="Times New Roman" w:hAnsi="Times New Roman"/>
          <w:kern w:val="0"/>
          <w:sz w:val="22"/>
        </w:rPr>
        <w:t xml:space="preserve"> </w:t>
      </w:r>
      <w:r>
        <w:rPr>
          <w:rFonts w:ascii="Times New Roman" w:eastAsia="바탕체" w:hAnsi="Times New Roman"/>
          <w:kern w:val="0"/>
          <w:sz w:val="22"/>
        </w:rPr>
        <w:t>우리은행</w:t>
      </w:r>
      <w:r>
        <w:rPr>
          <w:rFonts w:ascii="Times New Roman" w:eastAsia="바탕체" w:hAnsi="Times New Roman"/>
          <w:kern w:val="0"/>
          <w:sz w:val="22"/>
        </w:rPr>
        <w:t>(</w:t>
      </w:r>
      <w:r>
        <w:rPr>
          <w:rFonts w:ascii="Times New Roman" w:eastAsia="바탕체" w:hAnsi="Times New Roman"/>
          <w:kern w:val="0"/>
          <w:sz w:val="22"/>
        </w:rPr>
        <w:t>이하</w:t>
      </w:r>
      <w:r>
        <w:rPr>
          <w:rFonts w:ascii="Times New Roman" w:eastAsia="Times New Roman" w:hAnsi="Times New Roman"/>
          <w:kern w:val="0"/>
          <w:sz w:val="22"/>
        </w:rPr>
        <w:t xml:space="preserve"> </w:t>
      </w:r>
      <w:r>
        <w:rPr>
          <w:rFonts w:ascii="Times New Roman" w:eastAsia="바탕체" w:hAnsi="Times New Roman"/>
          <w:kern w:val="0"/>
          <w:sz w:val="22"/>
        </w:rPr>
        <w:t>“</w:t>
      </w:r>
      <w:r>
        <w:rPr>
          <w:rFonts w:ascii="Times New Roman" w:eastAsia="바탕체" w:hAnsi="Times New Roman"/>
          <w:kern w:val="0"/>
          <w:sz w:val="22"/>
        </w:rPr>
        <w:t>은행</w:t>
      </w:r>
      <w:r>
        <w:rPr>
          <w:rFonts w:ascii="Times New Roman" w:eastAsia="바탕체" w:hAnsi="Times New Roman"/>
          <w:kern w:val="0"/>
          <w:sz w:val="22"/>
        </w:rPr>
        <w:t>”</w:t>
      </w:r>
      <w:r>
        <w:rPr>
          <w:rFonts w:ascii="Times New Roman" w:eastAsia="바탕체" w:hAnsi="Times New Roman"/>
          <w:kern w:val="0"/>
          <w:sz w:val="22"/>
        </w:rPr>
        <w:t>이라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r>
        <w:rPr>
          <w:rFonts w:ascii="Times New Roman" w:eastAsia="바탕체" w:hAnsi="Times New Roman"/>
          <w:kern w:val="0"/>
          <w:sz w:val="22"/>
        </w:rPr>
        <w:t>에</w:t>
      </w:r>
      <w:r>
        <w:rPr>
          <w:rFonts w:ascii="Times New Roman" w:eastAsia="Times New Roman" w:hAnsi="Times New Roman"/>
          <w:kern w:val="0"/>
          <w:sz w:val="22"/>
        </w:rPr>
        <w:t xml:space="preserve"> </w:t>
      </w:r>
      <w:r>
        <w:rPr>
          <w:rFonts w:ascii="Times New Roman" w:eastAsia="바탕체" w:hAnsi="Times New Roman"/>
          <w:kern w:val="0"/>
          <w:sz w:val="22"/>
        </w:rPr>
        <w:t>신탁하고</w:t>
      </w:r>
      <w:r>
        <w:rPr>
          <w:rFonts w:ascii="Times New Roman" w:eastAsia="Times New Roman" w:hAnsi="Times New Roman"/>
          <w:kern w:val="0"/>
          <w:sz w:val="22"/>
        </w:rPr>
        <w:t xml:space="preserve"> </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이를</w:t>
      </w:r>
      <w:r>
        <w:rPr>
          <w:rFonts w:ascii="Times New Roman" w:eastAsia="Times New Roman" w:hAnsi="Times New Roman"/>
          <w:kern w:val="0"/>
          <w:sz w:val="22"/>
        </w:rPr>
        <w:t xml:space="preserve"> </w:t>
      </w:r>
      <w:r>
        <w:rPr>
          <w:rFonts w:ascii="Times New Roman" w:eastAsia="바탕체" w:hAnsi="Times New Roman"/>
          <w:kern w:val="0"/>
          <w:sz w:val="22"/>
        </w:rPr>
        <w:t>인수함에</w:t>
      </w:r>
      <w:r>
        <w:rPr>
          <w:rFonts w:ascii="Times New Roman" w:eastAsia="Times New Roman" w:hAnsi="Times New Roman"/>
          <w:kern w:val="0"/>
          <w:sz w:val="22"/>
        </w:rPr>
        <w:t xml:space="preserve"> </w:t>
      </w:r>
      <w:r>
        <w:rPr>
          <w:rFonts w:ascii="Times New Roman" w:eastAsia="바탕체" w:hAnsi="Times New Roman"/>
          <w:kern w:val="0"/>
          <w:sz w:val="22"/>
        </w:rPr>
        <w:t>있어</w:t>
      </w:r>
      <w:r>
        <w:rPr>
          <w:rFonts w:ascii="Times New Roman" w:eastAsia="Times New Roman" w:hAnsi="Times New Roman"/>
          <w:kern w:val="0"/>
          <w:sz w:val="22"/>
        </w:rPr>
        <w:t xml:space="preserve"> </w:t>
      </w:r>
      <w:r>
        <w:rPr>
          <w:rFonts w:ascii="Times New Roman" w:eastAsia="바탕체" w:hAnsi="Times New Roman"/>
          <w:kern w:val="0"/>
          <w:sz w:val="22"/>
        </w:rPr>
        <w:t>다음과</w:t>
      </w:r>
      <w:r>
        <w:rPr>
          <w:rFonts w:ascii="Times New Roman" w:eastAsia="Times New Roman" w:hAnsi="Times New Roman"/>
          <w:kern w:val="0"/>
          <w:sz w:val="22"/>
        </w:rPr>
        <w:t xml:space="preserve"> </w:t>
      </w:r>
      <w:r>
        <w:rPr>
          <w:rFonts w:ascii="Times New Roman" w:eastAsia="바탕체" w:hAnsi="Times New Roman"/>
          <w:kern w:val="0"/>
          <w:sz w:val="22"/>
        </w:rPr>
        <w:t>같이</w:t>
      </w:r>
      <w:r>
        <w:rPr>
          <w:rFonts w:ascii="Times New Roman" w:eastAsia="Times New Roman" w:hAnsi="Times New Roman"/>
          <w:kern w:val="0"/>
          <w:sz w:val="22"/>
        </w:rPr>
        <w:t xml:space="preserve"> </w:t>
      </w:r>
      <w:r>
        <w:rPr>
          <w:rFonts w:ascii="Times New Roman" w:eastAsia="바탕체" w:hAnsi="Times New Roman"/>
          <w:kern w:val="0"/>
          <w:sz w:val="22"/>
        </w:rPr>
        <w:t>부동산담보신탁계약</w:t>
      </w:r>
      <w:r>
        <w:rPr>
          <w:rFonts w:ascii="Times New Roman" w:eastAsia="바탕체" w:hAnsi="Times New Roman"/>
          <w:kern w:val="0"/>
          <w:sz w:val="22"/>
        </w:rPr>
        <w:t>(</w:t>
      </w:r>
      <w:r>
        <w:rPr>
          <w:rFonts w:ascii="Times New Roman" w:eastAsia="바탕체" w:hAnsi="Times New Roman"/>
          <w:kern w:val="0"/>
          <w:sz w:val="22"/>
        </w:rPr>
        <w:t>이하</w:t>
      </w:r>
      <w:r>
        <w:rPr>
          <w:rFonts w:ascii="Times New Roman" w:eastAsia="Times New Roman" w:hAnsi="Times New Roman"/>
          <w:kern w:val="0"/>
          <w:sz w:val="22"/>
        </w:rPr>
        <w:t xml:space="preserve"> </w:t>
      </w:r>
      <w:r>
        <w:rPr>
          <w:rFonts w:ascii="Times New Roman" w:eastAsia="바탕체" w:hAnsi="Times New Roman"/>
          <w:kern w:val="0"/>
          <w:sz w:val="22"/>
        </w:rPr>
        <w:t>“</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계약</w:t>
      </w:r>
      <w:r>
        <w:rPr>
          <w:rFonts w:ascii="Times New Roman" w:eastAsia="바탕체" w:hAnsi="Times New Roman"/>
          <w:kern w:val="0"/>
          <w:sz w:val="22"/>
        </w:rPr>
        <w:t>”</w:t>
      </w:r>
      <w:r>
        <w:rPr>
          <w:rFonts w:ascii="Times New Roman" w:eastAsia="바탕체" w:hAnsi="Times New Roman"/>
          <w:kern w:val="0"/>
          <w:sz w:val="22"/>
        </w:rPr>
        <w:t>이라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r>
        <w:rPr>
          <w:rFonts w:ascii="Times New Roman" w:eastAsia="바탕체" w:hAnsi="Times New Roman"/>
          <w:kern w:val="0"/>
          <w:sz w:val="22"/>
        </w:rPr>
        <w:t>을</w:t>
      </w:r>
      <w:r>
        <w:rPr>
          <w:rFonts w:ascii="Times New Roman" w:eastAsia="Times New Roman" w:hAnsi="Times New Roman"/>
          <w:kern w:val="0"/>
          <w:sz w:val="22"/>
        </w:rPr>
        <w:t xml:space="preserve"> </w:t>
      </w:r>
      <w:r>
        <w:rPr>
          <w:rFonts w:ascii="Times New Roman" w:eastAsia="바탕체" w:hAnsi="Times New Roman"/>
          <w:kern w:val="0"/>
          <w:sz w:val="22"/>
        </w:rPr>
        <w:t>체결한다</w:t>
      </w:r>
      <w:r>
        <w:rPr>
          <w:rFonts w:ascii="Times New Roman" w:eastAsia="바탕체" w:hAnsi="Times New Roman"/>
          <w:kern w:val="0"/>
          <w:sz w:val="22"/>
        </w:rPr>
        <w:t>.</w:t>
      </w:r>
    </w:p>
    <w:p w14:paraId="29B16F46" w14:textId="77777777" w:rsidR="00DE42D9" w:rsidRDefault="00DE42D9">
      <w:pPr>
        <w:snapToGrid w:val="0"/>
        <w:spacing w:after="0" w:line="360" w:lineRule="auto"/>
        <w:textAlignment w:val="baseline"/>
        <w:rPr>
          <w:rFonts w:ascii="Times New Roman" w:eastAsia="바탕체" w:hAnsi="Times New Roman"/>
          <w:kern w:val="0"/>
          <w:sz w:val="22"/>
        </w:rPr>
      </w:pPr>
    </w:p>
    <w:p w14:paraId="17068B40" w14:textId="77777777" w:rsidR="00DE42D9" w:rsidRDefault="00930A79">
      <w:pPr>
        <w:snapToGrid w:val="0"/>
        <w:spacing w:after="0" w:line="360" w:lineRule="auto"/>
        <w:ind w:left="697" w:hanging="697"/>
        <w:textAlignment w:val="baseline"/>
      </w:pPr>
      <w:r>
        <w:rPr>
          <w:rFonts w:ascii="Times New Roman" w:eastAsia="바탕체" w:hAnsi="Times New Roman"/>
          <w:b/>
          <w:bCs/>
          <w:kern w:val="0"/>
          <w:sz w:val="22"/>
        </w:rPr>
        <w:t>제</w:t>
      </w:r>
      <w:r>
        <w:rPr>
          <w:rFonts w:ascii="Times New Roman" w:eastAsia="바탕체" w:hAnsi="Times New Roman"/>
          <w:b/>
          <w:bCs/>
          <w:kern w:val="0"/>
          <w:sz w:val="22"/>
        </w:rPr>
        <w:t>1</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신탁목적</w:t>
      </w:r>
      <w:r>
        <w:rPr>
          <w:rFonts w:ascii="Times New Roman" w:eastAsia="바탕체" w:hAnsi="Times New Roman"/>
          <w:b/>
          <w:bCs/>
          <w:kern w:val="0"/>
          <w:sz w:val="22"/>
        </w:rPr>
        <w:t>)</w:t>
      </w:r>
      <w:r>
        <w:rPr>
          <w:rFonts w:ascii="Times New Roman" w:eastAsia="바탕체"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신탁은</w:t>
      </w:r>
      <w:r>
        <w:rPr>
          <w:rFonts w:ascii="Times New Roman" w:eastAsia="Times New Roman" w:hAnsi="Times New Roman"/>
          <w:kern w:val="0"/>
          <w:sz w:val="22"/>
        </w:rPr>
        <w:t xml:space="preserve">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부담하는</w:t>
      </w:r>
      <w:r>
        <w:rPr>
          <w:rFonts w:ascii="Times New Roman" w:eastAsia="Times New Roman" w:hAnsi="Times New Roman"/>
          <w:kern w:val="0"/>
          <w:sz w:val="22"/>
        </w:rPr>
        <w:t xml:space="preserve"> </w:t>
      </w:r>
      <w:r>
        <w:rPr>
          <w:rFonts w:ascii="Times New Roman" w:eastAsia="바탕체" w:hAnsi="Times New Roman"/>
          <w:kern w:val="0"/>
          <w:sz w:val="22"/>
        </w:rPr>
        <w:t>채무</w:t>
      </w:r>
      <w:r>
        <w:rPr>
          <w:rFonts w:ascii="Times New Roman" w:eastAsia="Times New Roman" w:hAnsi="Times New Roman"/>
          <w:kern w:val="0"/>
          <w:sz w:val="22"/>
        </w:rPr>
        <w:t xml:space="preserve"> </w:t>
      </w:r>
      <w:r>
        <w:rPr>
          <w:rFonts w:ascii="Times New Roman" w:eastAsia="바탕체" w:hAnsi="Times New Roman"/>
          <w:kern w:val="0"/>
          <w:sz w:val="22"/>
        </w:rPr>
        <w:t>내지</w:t>
      </w:r>
      <w:r>
        <w:rPr>
          <w:rFonts w:ascii="Times New Roman" w:eastAsia="Times New Roman" w:hAnsi="Times New Roman"/>
          <w:kern w:val="0"/>
          <w:sz w:val="22"/>
        </w:rPr>
        <w:t xml:space="preserve"> </w:t>
      </w:r>
      <w:r>
        <w:rPr>
          <w:rFonts w:ascii="Times New Roman" w:eastAsia="바탕체" w:hAnsi="Times New Roman"/>
          <w:kern w:val="0"/>
          <w:sz w:val="22"/>
        </w:rPr>
        <w:t>책임의</w:t>
      </w:r>
      <w:r>
        <w:rPr>
          <w:rFonts w:ascii="Times New Roman" w:eastAsia="Times New Roman" w:hAnsi="Times New Roman"/>
          <w:kern w:val="0"/>
          <w:sz w:val="22"/>
        </w:rPr>
        <w:t xml:space="preserve"> </w:t>
      </w:r>
      <w:r>
        <w:rPr>
          <w:rFonts w:ascii="Times New Roman" w:eastAsia="바탕체" w:hAnsi="Times New Roman"/>
          <w:kern w:val="0"/>
          <w:sz w:val="22"/>
        </w:rPr>
        <w:t>이행을</w:t>
      </w:r>
      <w:r>
        <w:rPr>
          <w:rFonts w:ascii="Times New Roman" w:eastAsia="Times New Roman" w:hAnsi="Times New Roman"/>
          <w:kern w:val="0"/>
          <w:sz w:val="22"/>
        </w:rPr>
        <w:t xml:space="preserve"> </w:t>
      </w:r>
      <w:r>
        <w:rPr>
          <w:rFonts w:ascii="Times New Roman" w:eastAsia="바탕체" w:hAnsi="Times New Roman"/>
          <w:kern w:val="0"/>
          <w:sz w:val="22"/>
        </w:rPr>
        <w:t>보장하기</w:t>
      </w:r>
      <w:r>
        <w:rPr>
          <w:rFonts w:ascii="Times New Roman" w:eastAsia="Times New Roman" w:hAnsi="Times New Roman"/>
          <w:kern w:val="0"/>
          <w:sz w:val="22"/>
        </w:rPr>
        <w:t xml:space="preserve"> </w:t>
      </w:r>
      <w:r>
        <w:rPr>
          <w:rFonts w:ascii="Times New Roman" w:eastAsia="바탕체" w:hAnsi="Times New Roman"/>
          <w:kern w:val="0"/>
          <w:sz w:val="22"/>
        </w:rPr>
        <w:t>위하여</w:t>
      </w:r>
      <w:r>
        <w:rPr>
          <w:rFonts w:ascii="Times New Roman" w:eastAsia="Times New Roman" w:hAnsi="Times New Roman"/>
          <w:kern w:val="0"/>
          <w:sz w:val="22"/>
        </w:rPr>
        <w:t xml:space="preserve"> </w:t>
      </w:r>
      <w:r>
        <w:rPr>
          <w:rFonts w:ascii="Times New Roman" w:eastAsia="바탕체" w:hAnsi="Times New Roman"/>
          <w:kern w:val="0"/>
          <w:sz w:val="22"/>
        </w:rPr>
        <w:t>은행을</w:t>
      </w:r>
      <w:r>
        <w:rPr>
          <w:rFonts w:ascii="Times New Roman" w:eastAsia="Times New Roman" w:hAnsi="Times New Roman"/>
          <w:kern w:val="0"/>
          <w:sz w:val="22"/>
        </w:rPr>
        <w:t xml:space="preserve"> </w:t>
      </w:r>
      <w:r>
        <w:rPr>
          <w:rFonts w:ascii="Times New Roman" w:eastAsia="바탕체" w:hAnsi="Times New Roman"/>
          <w:kern w:val="0"/>
          <w:sz w:val="22"/>
        </w:rPr>
        <w:t>통해</w:t>
      </w:r>
      <w:r>
        <w:rPr>
          <w:rFonts w:ascii="Times New Roman" w:eastAsia="Times New Roman" w:hAnsi="Times New Roman"/>
          <w:kern w:val="0"/>
          <w:sz w:val="22"/>
        </w:rPr>
        <w:t xml:space="preserve"> </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소유권</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담보가치를</w:t>
      </w:r>
      <w:r>
        <w:rPr>
          <w:rFonts w:ascii="Times New Roman" w:eastAsia="Times New Roman" w:hAnsi="Times New Roman"/>
          <w:kern w:val="0"/>
          <w:sz w:val="22"/>
        </w:rPr>
        <w:t xml:space="preserve"> </w:t>
      </w:r>
      <w:r>
        <w:rPr>
          <w:rFonts w:ascii="Times New Roman" w:eastAsia="바탕체" w:hAnsi="Times New Roman"/>
          <w:kern w:val="0"/>
          <w:sz w:val="22"/>
        </w:rPr>
        <w:t>보전하고</w:t>
      </w:r>
      <w:r>
        <w:rPr>
          <w:rFonts w:ascii="Times New Roman" w:eastAsia="Times New Roman" w:hAnsi="Times New Roman"/>
          <w:kern w:val="0"/>
          <w:sz w:val="22"/>
        </w:rPr>
        <w:t xml:space="preserve"> </w:t>
      </w:r>
      <w:r>
        <w:rPr>
          <w:rFonts w:ascii="Times New Roman" w:eastAsia="바탕체" w:hAnsi="Times New Roman"/>
          <w:kern w:val="0"/>
          <w:sz w:val="22"/>
        </w:rPr>
        <w:t>위탁자의</w:t>
      </w:r>
      <w:r>
        <w:rPr>
          <w:rFonts w:ascii="Times New Roman" w:eastAsia="Times New Roman" w:hAnsi="Times New Roman"/>
          <w:kern w:val="0"/>
          <w:sz w:val="22"/>
        </w:rPr>
        <w:t xml:space="preserve"> </w:t>
      </w:r>
      <w:r>
        <w:rPr>
          <w:rFonts w:ascii="Times New Roman" w:eastAsia="바탕체" w:hAnsi="Times New Roman"/>
          <w:kern w:val="0"/>
          <w:sz w:val="22"/>
        </w:rPr>
        <w:t>채무불이행시</w:t>
      </w:r>
      <w:r>
        <w:rPr>
          <w:rFonts w:ascii="Times New Roman" w:eastAsia="Times New Roman" w:hAnsi="Times New Roman"/>
          <w:kern w:val="0"/>
          <w:sz w:val="22"/>
        </w:rPr>
        <w:t xml:space="preserve"> </w:t>
      </w:r>
      <w:r>
        <w:rPr>
          <w:rFonts w:ascii="Times New Roman" w:eastAsia="바탕체" w:hAnsi="Times New Roman"/>
          <w:kern w:val="0"/>
          <w:sz w:val="22"/>
        </w:rPr>
        <w:t>환가</w:t>
      </w:r>
      <w:r>
        <w:rPr>
          <w:rFonts w:ascii="Times New Roman" w:eastAsia="바탕체" w:hAnsi="Times New Roman"/>
          <w:kern w:val="0"/>
          <w:sz w:val="22"/>
        </w:rPr>
        <w:t>·</w:t>
      </w:r>
      <w:r>
        <w:rPr>
          <w:rFonts w:ascii="Times New Roman" w:eastAsia="바탕체" w:hAnsi="Times New Roman"/>
          <w:kern w:val="0"/>
          <w:sz w:val="22"/>
        </w:rPr>
        <w:t>정산하는데</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목적이</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w:t>
      </w:r>
    </w:p>
    <w:p w14:paraId="7118E047"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6260EF50" w14:textId="77777777" w:rsidR="00DE42D9" w:rsidRDefault="00930A79">
      <w:pPr>
        <w:snapToGrid w:val="0"/>
        <w:spacing w:after="0" w:line="360" w:lineRule="auto"/>
        <w:ind w:left="697" w:hanging="697"/>
        <w:textAlignment w:val="baseline"/>
      </w:pPr>
      <w:r>
        <w:rPr>
          <w:rFonts w:ascii="Times New Roman" w:eastAsia="바탕체" w:hAnsi="Times New Roman"/>
          <w:b/>
          <w:bCs/>
          <w:kern w:val="0"/>
          <w:sz w:val="22"/>
        </w:rPr>
        <w:t>제</w:t>
      </w:r>
      <w:r>
        <w:rPr>
          <w:rFonts w:ascii="Times New Roman" w:eastAsia="바탕체" w:hAnsi="Times New Roman"/>
          <w:b/>
          <w:bCs/>
          <w:kern w:val="0"/>
          <w:sz w:val="22"/>
        </w:rPr>
        <w:t>2</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신탁가액</w:t>
      </w:r>
      <w:r>
        <w:rPr>
          <w:rFonts w:ascii="Times New Roman" w:eastAsia="바탕체" w:hAnsi="Times New Roman"/>
          <w:b/>
          <w:bCs/>
          <w:kern w:val="0"/>
          <w:sz w:val="22"/>
        </w:rPr>
        <w:t xml:space="preserve">) </w:t>
      </w:r>
      <w:r>
        <w:rPr>
          <w:rFonts w:ascii="Times New Roman" w:eastAsia="바탕체" w:hAnsi="Times New Roman"/>
          <w:kern w:val="0"/>
          <w:sz w:val="22"/>
        </w:rPr>
        <w:t>신탁가액은</w:t>
      </w:r>
      <w:r>
        <w:rPr>
          <w:rFonts w:ascii="Times New Roman" w:eastAsia="Times New Roman" w:hAnsi="Times New Roman"/>
          <w:kern w:val="0"/>
          <w:sz w:val="22"/>
        </w:rPr>
        <w:t xml:space="preserve"> </w:t>
      </w:r>
      <w:r>
        <w:rPr>
          <w:rFonts w:ascii="Times New Roman" w:eastAsia="바탕체" w:hAnsi="Times New Roman"/>
          <w:kern w:val="0"/>
          <w:sz w:val="22"/>
        </w:rPr>
        <w:t>다음</w:t>
      </w:r>
      <w:r>
        <w:rPr>
          <w:rFonts w:ascii="Times New Roman" w:eastAsia="Times New Roman" w:hAnsi="Times New Roman"/>
          <w:kern w:val="0"/>
          <w:sz w:val="22"/>
        </w:rPr>
        <w:t xml:space="preserve"> </w:t>
      </w:r>
      <w:r>
        <w:rPr>
          <w:rFonts w:ascii="Times New Roman" w:eastAsia="바탕체" w:hAnsi="Times New Roman"/>
          <w:kern w:val="0"/>
          <w:sz w:val="22"/>
        </w:rPr>
        <w:t>각</w:t>
      </w:r>
      <w:r>
        <w:rPr>
          <w:rFonts w:ascii="Times New Roman" w:eastAsia="Times New Roman" w:hAnsi="Times New Roman"/>
          <w:kern w:val="0"/>
          <w:sz w:val="22"/>
        </w:rPr>
        <w:t xml:space="preserve"> </w:t>
      </w:r>
      <w:r>
        <w:rPr>
          <w:rFonts w:ascii="Times New Roman" w:eastAsia="바탕체" w:hAnsi="Times New Roman"/>
          <w:kern w:val="0"/>
          <w:sz w:val="22"/>
        </w:rPr>
        <w:t>호에</w:t>
      </w:r>
      <w:r>
        <w:rPr>
          <w:rFonts w:ascii="Times New Roman" w:eastAsia="Times New Roman" w:hAnsi="Times New Roman"/>
          <w:kern w:val="0"/>
          <w:sz w:val="22"/>
        </w:rPr>
        <w:t xml:space="preserve"> </w:t>
      </w:r>
      <w:r>
        <w:rPr>
          <w:rFonts w:ascii="Times New Roman" w:eastAsia="바탕체" w:hAnsi="Times New Roman"/>
          <w:kern w:val="0"/>
          <w:sz w:val="22"/>
        </w:rPr>
        <w:t>정한</w:t>
      </w:r>
      <w:r>
        <w:rPr>
          <w:rFonts w:ascii="Times New Roman" w:eastAsia="Times New Roman" w:hAnsi="Times New Roman"/>
          <w:kern w:val="0"/>
          <w:sz w:val="22"/>
        </w:rPr>
        <w:t xml:space="preserve"> </w:t>
      </w:r>
      <w:r>
        <w:rPr>
          <w:rFonts w:ascii="Times New Roman" w:eastAsia="바탕체" w:hAnsi="Times New Roman"/>
          <w:kern w:val="0"/>
          <w:sz w:val="22"/>
        </w:rPr>
        <w:t>기준에</w:t>
      </w:r>
      <w:r>
        <w:rPr>
          <w:rFonts w:ascii="Times New Roman" w:eastAsia="Times New Roman" w:hAnsi="Times New Roman"/>
          <w:kern w:val="0"/>
          <w:sz w:val="22"/>
        </w:rPr>
        <w:t xml:space="preserve"> </w:t>
      </w:r>
      <w:r>
        <w:rPr>
          <w:rFonts w:ascii="Times New Roman" w:eastAsia="바탕체" w:hAnsi="Times New Roman"/>
          <w:kern w:val="0"/>
          <w:sz w:val="22"/>
        </w:rPr>
        <w:t>의하여</w:t>
      </w:r>
      <w:r>
        <w:rPr>
          <w:rFonts w:ascii="Times New Roman" w:eastAsia="Times New Roman" w:hAnsi="Times New Roman"/>
          <w:kern w:val="0"/>
          <w:sz w:val="22"/>
        </w:rPr>
        <w:t xml:space="preserve"> </w:t>
      </w:r>
      <w:r>
        <w:rPr>
          <w:rFonts w:ascii="Times New Roman" w:eastAsia="바탕체" w:hAnsi="Times New Roman"/>
          <w:kern w:val="0"/>
          <w:sz w:val="22"/>
        </w:rPr>
        <w:t>산정된</w:t>
      </w:r>
      <w:r>
        <w:rPr>
          <w:rFonts w:ascii="Times New Roman" w:eastAsia="Times New Roman" w:hAnsi="Times New Roman"/>
          <w:kern w:val="0"/>
          <w:sz w:val="22"/>
        </w:rPr>
        <w:t xml:space="preserve"> </w:t>
      </w:r>
      <w:r>
        <w:rPr>
          <w:rFonts w:ascii="Times New Roman" w:eastAsia="바탕체" w:hAnsi="Times New Roman"/>
          <w:kern w:val="0"/>
          <w:sz w:val="22"/>
        </w:rPr>
        <w:t>『별지</w:t>
      </w:r>
      <w:r>
        <w:rPr>
          <w:rFonts w:ascii="Times New Roman" w:eastAsia="바탕체" w:hAnsi="Times New Roman"/>
          <w:kern w:val="0"/>
          <w:sz w:val="22"/>
        </w:rPr>
        <w:t xml:space="preserve">1 </w:t>
      </w:r>
      <w:r>
        <w:rPr>
          <w:rFonts w:ascii="Times New Roman" w:eastAsia="바탕체" w:hAnsi="Times New Roman"/>
          <w:kern w:val="0"/>
          <w:sz w:val="22"/>
        </w:rPr>
        <w:t>신탁재산목록』에</w:t>
      </w:r>
      <w:r>
        <w:rPr>
          <w:rFonts w:ascii="Times New Roman" w:eastAsia="Times New Roman" w:hAnsi="Times New Roman"/>
          <w:kern w:val="0"/>
          <w:sz w:val="22"/>
        </w:rPr>
        <w:t xml:space="preserve"> </w:t>
      </w:r>
      <w:r>
        <w:rPr>
          <w:rFonts w:ascii="Times New Roman" w:eastAsia="바탕체" w:hAnsi="Times New Roman"/>
          <w:kern w:val="0"/>
          <w:sz w:val="22"/>
        </w:rPr>
        <w:t>기재된</w:t>
      </w:r>
      <w:r>
        <w:rPr>
          <w:rFonts w:ascii="Times New Roman" w:eastAsia="Times New Roman" w:hAnsi="Times New Roman"/>
          <w:kern w:val="0"/>
          <w:sz w:val="22"/>
        </w:rPr>
        <w:t xml:space="preserve"> </w:t>
      </w:r>
      <w:r>
        <w:rPr>
          <w:rFonts w:ascii="Times New Roman" w:eastAsia="바탕체" w:hAnsi="Times New Roman"/>
          <w:kern w:val="0"/>
          <w:sz w:val="22"/>
        </w:rPr>
        <w:t>금원으로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p>
    <w:p w14:paraId="3BC9C314" w14:textId="77777777" w:rsidR="00DE42D9" w:rsidRDefault="00930A79">
      <w:pPr>
        <w:snapToGrid w:val="0"/>
        <w:spacing w:after="0" w:line="360" w:lineRule="auto"/>
        <w:ind w:left="880" w:hanging="220"/>
        <w:textAlignment w:val="baseline"/>
        <w:rPr>
          <w:rFonts w:ascii="Times New Roman" w:eastAsia="바탕체" w:hAnsi="Times New Roman"/>
          <w:kern w:val="0"/>
          <w:sz w:val="22"/>
        </w:rPr>
      </w:pPr>
      <w:r>
        <w:rPr>
          <w:rFonts w:ascii="Times New Roman" w:eastAsia="바탕체" w:hAnsi="Times New Roman"/>
          <w:kern w:val="0"/>
          <w:sz w:val="22"/>
        </w:rPr>
        <w:t xml:space="preserve">1. </w:t>
      </w:r>
      <w:r>
        <w:rPr>
          <w:rFonts w:ascii="Times New Roman" w:eastAsia="바탕체" w:hAnsi="Times New Roman"/>
          <w:kern w:val="0"/>
          <w:sz w:val="22"/>
        </w:rPr>
        <w:t>토지</w:t>
      </w:r>
      <w:r>
        <w:rPr>
          <w:rFonts w:ascii="Times New Roman" w:eastAsia="Times New Roman" w:hAnsi="Times New Roman"/>
          <w:kern w:val="0"/>
          <w:sz w:val="22"/>
        </w:rPr>
        <w:t xml:space="preserve"> </w:t>
      </w:r>
      <w:r>
        <w:rPr>
          <w:rFonts w:ascii="Times New Roman" w:eastAsia="바탕체" w:hAnsi="Times New Roman"/>
          <w:kern w:val="0"/>
          <w:sz w:val="22"/>
        </w:rPr>
        <w:t xml:space="preserve">: </w:t>
      </w:r>
      <w:r>
        <w:rPr>
          <w:rFonts w:ascii="Times New Roman" w:eastAsia="바탕체" w:hAnsi="Times New Roman"/>
          <w:kern w:val="0"/>
          <w:sz w:val="22"/>
        </w:rPr>
        <w:t>수탁시점의</w:t>
      </w:r>
      <w:r>
        <w:rPr>
          <w:rFonts w:ascii="Times New Roman" w:eastAsia="Times New Roman" w:hAnsi="Times New Roman"/>
          <w:kern w:val="0"/>
          <w:sz w:val="22"/>
        </w:rPr>
        <w:t xml:space="preserve"> </w:t>
      </w:r>
      <w:r>
        <w:rPr>
          <w:rFonts w:ascii="Times New Roman" w:eastAsia="바탕체" w:hAnsi="Times New Roman"/>
          <w:kern w:val="0"/>
          <w:sz w:val="22"/>
        </w:rPr>
        <w:t>건설교통부에서</w:t>
      </w:r>
      <w:r>
        <w:rPr>
          <w:rFonts w:ascii="Times New Roman" w:eastAsia="Times New Roman" w:hAnsi="Times New Roman"/>
          <w:kern w:val="0"/>
          <w:sz w:val="22"/>
        </w:rPr>
        <w:t xml:space="preserve"> </w:t>
      </w:r>
      <w:r>
        <w:rPr>
          <w:rFonts w:ascii="Times New Roman" w:eastAsia="바탕체" w:hAnsi="Times New Roman"/>
          <w:kern w:val="0"/>
          <w:sz w:val="22"/>
        </w:rPr>
        <w:t>고시한</w:t>
      </w:r>
      <w:r>
        <w:rPr>
          <w:rFonts w:ascii="Times New Roman" w:eastAsia="Times New Roman" w:hAnsi="Times New Roman"/>
          <w:kern w:val="0"/>
          <w:sz w:val="22"/>
        </w:rPr>
        <w:t xml:space="preserve"> </w:t>
      </w:r>
      <w:r>
        <w:rPr>
          <w:rFonts w:ascii="Times New Roman" w:eastAsia="바탕체" w:hAnsi="Times New Roman"/>
          <w:kern w:val="0"/>
          <w:sz w:val="22"/>
        </w:rPr>
        <w:t>개별지가</w:t>
      </w:r>
    </w:p>
    <w:p w14:paraId="464DA923" w14:textId="77777777" w:rsidR="00DE42D9" w:rsidRDefault="00930A79">
      <w:pPr>
        <w:snapToGrid w:val="0"/>
        <w:spacing w:after="0" w:line="360" w:lineRule="auto"/>
        <w:ind w:left="880" w:hanging="220"/>
        <w:textAlignment w:val="baseline"/>
        <w:rPr>
          <w:rFonts w:ascii="Times New Roman" w:eastAsia="바탕체" w:hAnsi="Times New Roman"/>
          <w:kern w:val="0"/>
          <w:sz w:val="22"/>
        </w:rPr>
      </w:pPr>
      <w:r>
        <w:rPr>
          <w:rFonts w:ascii="Times New Roman" w:eastAsia="바탕체" w:hAnsi="Times New Roman"/>
          <w:kern w:val="0"/>
          <w:sz w:val="22"/>
        </w:rPr>
        <w:t xml:space="preserve">2. </w:t>
      </w:r>
      <w:r>
        <w:rPr>
          <w:rFonts w:ascii="Times New Roman" w:eastAsia="바탕체" w:hAnsi="Times New Roman"/>
          <w:kern w:val="0"/>
          <w:sz w:val="22"/>
        </w:rPr>
        <w:t>건물</w:t>
      </w:r>
      <w:r>
        <w:rPr>
          <w:rFonts w:ascii="Times New Roman" w:eastAsia="Times New Roman" w:hAnsi="Times New Roman"/>
          <w:kern w:val="0"/>
          <w:sz w:val="22"/>
        </w:rPr>
        <w:t xml:space="preserve"> </w:t>
      </w:r>
      <w:r>
        <w:rPr>
          <w:rFonts w:ascii="Times New Roman" w:eastAsia="바탕체" w:hAnsi="Times New Roman"/>
          <w:kern w:val="0"/>
          <w:sz w:val="22"/>
        </w:rPr>
        <w:t xml:space="preserve">: </w:t>
      </w:r>
      <w:r>
        <w:rPr>
          <w:rFonts w:ascii="Times New Roman" w:eastAsia="바탕체" w:hAnsi="Times New Roman"/>
          <w:kern w:val="0"/>
          <w:sz w:val="22"/>
        </w:rPr>
        <w:t>수탁시점의</w:t>
      </w:r>
      <w:r>
        <w:rPr>
          <w:rFonts w:ascii="Times New Roman" w:eastAsia="Times New Roman" w:hAnsi="Times New Roman"/>
          <w:kern w:val="0"/>
          <w:sz w:val="22"/>
        </w:rPr>
        <w:t xml:space="preserve"> </w:t>
      </w:r>
      <w:r>
        <w:rPr>
          <w:rFonts w:ascii="Times New Roman" w:eastAsia="바탕체" w:hAnsi="Times New Roman"/>
          <w:kern w:val="0"/>
          <w:sz w:val="22"/>
        </w:rPr>
        <w:t>행정자치부에서</w:t>
      </w:r>
      <w:r>
        <w:rPr>
          <w:rFonts w:ascii="Times New Roman" w:eastAsia="Times New Roman" w:hAnsi="Times New Roman"/>
          <w:kern w:val="0"/>
          <w:sz w:val="22"/>
        </w:rPr>
        <w:t xml:space="preserve"> </w:t>
      </w:r>
      <w:r>
        <w:rPr>
          <w:rFonts w:ascii="Times New Roman" w:eastAsia="바탕체" w:hAnsi="Times New Roman"/>
          <w:kern w:val="0"/>
          <w:sz w:val="22"/>
        </w:rPr>
        <w:t>고시한</w:t>
      </w:r>
      <w:r>
        <w:rPr>
          <w:rFonts w:ascii="Times New Roman" w:eastAsia="Times New Roman" w:hAnsi="Times New Roman"/>
          <w:kern w:val="0"/>
          <w:sz w:val="22"/>
        </w:rPr>
        <w:t xml:space="preserve"> </w:t>
      </w:r>
      <w:r>
        <w:rPr>
          <w:rFonts w:ascii="Times New Roman" w:eastAsia="바탕체" w:hAnsi="Times New Roman"/>
          <w:kern w:val="0"/>
          <w:sz w:val="22"/>
        </w:rPr>
        <w:t>과세시가표준액</w:t>
      </w:r>
    </w:p>
    <w:p w14:paraId="2C5E7982" w14:textId="77777777" w:rsidR="00DE42D9" w:rsidRDefault="00930A79">
      <w:pPr>
        <w:snapToGrid w:val="0"/>
        <w:spacing w:after="0" w:line="360" w:lineRule="auto"/>
        <w:ind w:left="880" w:hanging="220"/>
        <w:textAlignment w:val="baseline"/>
        <w:rPr>
          <w:rFonts w:ascii="Times New Roman" w:eastAsia="바탕체" w:hAnsi="Times New Roman"/>
          <w:kern w:val="0"/>
          <w:sz w:val="22"/>
        </w:rPr>
      </w:pPr>
      <w:r>
        <w:rPr>
          <w:rFonts w:ascii="Times New Roman" w:eastAsia="바탕체" w:hAnsi="Times New Roman"/>
          <w:kern w:val="0"/>
          <w:sz w:val="22"/>
        </w:rPr>
        <w:t xml:space="preserve">3. </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호</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2</w:t>
      </w:r>
      <w:r>
        <w:rPr>
          <w:rFonts w:ascii="Times New Roman" w:eastAsia="바탕체" w:hAnsi="Times New Roman"/>
          <w:kern w:val="0"/>
          <w:sz w:val="22"/>
        </w:rPr>
        <w:t>호에도</w:t>
      </w:r>
      <w:r>
        <w:rPr>
          <w:rFonts w:ascii="Times New Roman" w:eastAsia="Times New Roman" w:hAnsi="Times New Roman"/>
          <w:kern w:val="0"/>
          <w:sz w:val="22"/>
        </w:rPr>
        <w:t xml:space="preserve"> </w:t>
      </w:r>
      <w:r>
        <w:rPr>
          <w:rFonts w:ascii="Times New Roman" w:eastAsia="바탕체" w:hAnsi="Times New Roman"/>
          <w:kern w:val="0"/>
          <w:sz w:val="22"/>
        </w:rPr>
        <w:t>불구하고</w:t>
      </w:r>
      <w:r>
        <w:rPr>
          <w:rFonts w:ascii="Times New Roman" w:eastAsia="Times New Roman" w:hAnsi="Times New Roman"/>
          <w:kern w:val="0"/>
          <w:sz w:val="22"/>
        </w:rPr>
        <w:t xml:space="preserve"> </w:t>
      </w:r>
      <w:r>
        <w:rPr>
          <w:rFonts w:ascii="Times New Roman" w:eastAsia="바탕체" w:hAnsi="Times New Roman"/>
          <w:kern w:val="0"/>
          <w:sz w:val="22"/>
        </w:rPr>
        <w:t>위탁자와</w:t>
      </w:r>
      <w:r>
        <w:rPr>
          <w:rFonts w:ascii="Times New Roman" w:eastAsia="Times New Roman"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합의한</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공인된</w:t>
      </w:r>
      <w:r>
        <w:rPr>
          <w:rFonts w:ascii="Times New Roman" w:eastAsia="Times New Roman" w:hAnsi="Times New Roman"/>
          <w:kern w:val="0"/>
          <w:sz w:val="22"/>
        </w:rPr>
        <w:t xml:space="preserve"> </w:t>
      </w:r>
      <w:r>
        <w:rPr>
          <w:rFonts w:ascii="Times New Roman" w:eastAsia="바탕체" w:hAnsi="Times New Roman"/>
          <w:kern w:val="0"/>
          <w:sz w:val="22"/>
        </w:rPr>
        <w:t>감정평가법인의</w:t>
      </w:r>
      <w:r>
        <w:rPr>
          <w:rFonts w:ascii="Times New Roman" w:eastAsia="Times New Roman" w:hAnsi="Times New Roman"/>
          <w:kern w:val="0"/>
          <w:sz w:val="22"/>
        </w:rPr>
        <w:t xml:space="preserve"> </w:t>
      </w:r>
      <w:r>
        <w:rPr>
          <w:rFonts w:ascii="Times New Roman" w:eastAsia="바탕체" w:hAnsi="Times New Roman"/>
          <w:kern w:val="0"/>
          <w:sz w:val="22"/>
        </w:rPr>
        <w:t>평가금액</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은행의</w:t>
      </w:r>
      <w:r>
        <w:rPr>
          <w:rFonts w:ascii="Times New Roman" w:eastAsia="Times New Roman" w:hAnsi="Times New Roman"/>
          <w:kern w:val="0"/>
          <w:sz w:val="22"/>
        </w:rPr>
        <w:t xml:space="preserve"> </w:t>
      </w:r>
      <w:r>
        <w:rPr>
          <w:rFonts w:ascii="Times New Roman" w:eastAsia="바탕체" w:hAnsi="Times New Roman"/>
          <w:kern w:val="0"/>
          <w:sz w:val="22"/>
        </w:rPr>
        <w:t>내부규정에서</w:t>
      </w:r>
      <w:r>
        <w:rPr>
          <w:rFonts w:ascii="Times New Roman" w:eastAsia="Times New Roman" w:hAnsi="Times New Roman"/>
          <w:kern w:val="0"/>
          <w:sz w:val="22"/>
        </w:rPr>
        <w:t xml:space="preserve"> </w:t>
      </w:r>
      <w:r>
        <w:rPr>
          <w:rFonts w:ascii="Times New Roman" w:eastAsia="바탕체" w:hAnsi="Times New Roman"/>
          <w:kern w:val="0"/>
          <w:sz w:val="22"/>
        </w:rPr>
        <w:t>정하는</w:t>
      </w:r>
      <w:r>
        <w:rPr>
          <w:rFonts w:ascii="Times New Roman" w:eastAsia="Times New Roman" w:hAnsi="Times New Roman"/>
          <w:kern w:val="0"/>
          <w:sz w:val="22"/>
        </w:rPr>
        <w:t xml:space="preserve"> </w:t>
      </w:r>
      <w:r>
        <w:rPr>
          <w:rFonts w:ascii="Times New Roman" w:eastAsia="바탕체" w:hAnsi="Times New Roman"/>
          <w:kern w:val="0"/>
          <w:sz w:val="22"/>
        </w:rPr>
        <w:t>평가방법에</w:t>
      </w:r>
      <w:r>
        <w:rPr>
          <w:rFonts w:ascii="Times New Roman" w:eastAsia="Times New Roman" w:hAnsi="Times New Roman"/>
          <w:kern w:val="0"/>
          <w:sz w:val="22"/>
        </w:rPr>
        <w:t xml:space="preserve"> </w:t>
      </w:r>
      <w:r>
        <w:rPr>
          <w:rFonts w:ascii="Times New Roman" w:eastAsia="바탕체" w:hAnsi="Times New Roman"/>
          <w:kern w:val="0"/>
          <w:sz w:val="22"/>
        </w:rPr>
        <w:t>따라</w:t>
      </w:r>
      <w:r>
        <w:rPr>
          <w:rFonts w:ascii="Times New Roman" w:eastAsia="Times New Roman" w:hAnsi="Times New Roman"/>
          <w:kern w:val="0"/>
          <w:sz w:val="22"/>
        </w:rPr>
        <w:t xml:space="preserve"> </w:t>
      </w:r>
      <w:r>
        <w:rPr>
          <w:rFonts w:ascii="Times New Roman" w:eastAsia="바탕체" w:hAnsi="Times New Roman"/>
          <w:kern w:val="0"/>
          <w:sz w:val="22"/>
        </w:rPr>
        <w:t>평가한</w:t>
      </w:r>
      <w:r>
        <w:rPr>
          <w:rFonts w:ascii="Times New Roman" w:eastAsia="Times New Roman" w:hAnsi="Times New Roman"/>
          <w:kern w:val="0"/>
          <w:sz w:val="22"/>
        </w:rPr>
        <w:t xml:space="preserve"> </w:t>
      </w:r>
      <w:r>
        <w:rPr>
          <w:rFonts w:ascii="Times New Roman" w:eastAsia="바탕체" w:hAnsi="Times New Roman"/>
          <w:kern w:val="0"/>
          <w:sz w:val="22"/>
        </w:rPr>
        <w:t>가액</w:t>
      </w:r>
    </w:p>
    <w:p w14:paraId="3F68493E"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1ECEA146" w14:textId="77777777" w:rsidR="00DE42D9" w:rsidRDefault="00930A79">
      <w:pPr>
        <w:snapToGrid w:val="0"/>
        <w:spacing w:after="0" w:line="360" w:lineRule="auto"/>
        <w:ind w:left="697" w:hanging="697"/>
        <w:textAlignment w:val="baseline"/>
      </w:pPr>
      <w:r>
        <w:rPr>
          <w:rFonts w:ascii="Times New Roman" w:eastAsia="바탕체" w:hAnsi="Times New Roman"/>
          <w:b/>
          <w:bCs/>
          <w:kern w:val="0"/>
          <w:sz w:val="22"/>
        </w:rPr>
        <w:t>제</w:t>
      </w:r>
      <w:r>
        <w:rPr>
          <w:rFonts w:ascii="Times New Roman" w:eastAsia="바탕체" w:hAnsi="Times New Roman"/>
          <w:b/>
          <w:bCs/>
          <w:kern w:val="0"/>
          <w:sz w:val="22"/>
        </w:rPr>
        <w:t>3</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신탁기간</w:t>
      </w:r>
      <w:r>
        <w:rPr>
          <w:rFonts w:ascii="Times New Roman" w:eastAsia="바탕체" w:hAnsi="Times New Roman"/>
          <w:b/>
          <w:bCs/>
          <w:kern w:val="0"/>
          <w:sz w:val="22"/>
        </w:rPr>
        <w:t>)</w:t>
      </w:r>
      <w:r>
        <w:rPr>
          <w:rFonts w:ascii="Times New Roman" w:eastAsia="바탕체" w:hAnsi="Times New Roman"/>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신탁의</w:t>
      </w:r>
      <w:r>
        <w:rPr>
          <w:rFonts w:ascii="Times New Roman" w:eastAsia="Times New Roman" w:hAnsi="Times New Roman"/>
          <w:kern w:val="0"/>
          <w:sz w:val="22"/>
        </w:rPr>
        <w:t xml:space="preserve"> </w:t>
      </w:r>
      <w:r>
        <w:rPr>
          <w:rFonts w:ascii="Times New Roman" w:eastAsia="바탕체" w:hAnsi="Times New Roman"/>
          <w:kern w:val="0"/>
          <w:sz w:val="22"/>
        </w:rPr>
        <w:t>신탁기간은</w:t>
      </w:r>
      <w:r>
        <w:rPr>
          <w:rFonts w:ascii="Times New Roman" w:eastAsia="Times New Roman" w:hAnsi="Times New Roman"/>
          <w:kern w:val="0"/>
          <w:sz w:val="22"/>
        </w:rPr>
        <w:t xml:space="preserve"> </w:t>
      </w:r>
      <w:r>
        <w:rPr>
          <w:rFonts w:ascii="Times New Roman" w:eastAsia="바탕체" w:hAnsi="Times New Roman"/>
          <w:kern w:val="0"/>
          <w:sz w:val="22"/>
        </w:rPr>
        <w:t>『별지</w:t>
      </w:r>
      <w:r>
        <w:rPr>
          <w:rFonts w:ascii="Times New Roman" w:eastAsia="바탕체" w:hAnsi="Times New Roman"/>
          <w:kern w:val="0"/>
          <w:sz w:val="22"/>
        </w:rPr>
        <w:t>2</w:t>
      </w:r>
      <w:r>
        <w:rPr>
          <w:rFonts w:ascii="Times New Roman" w:eastAsia="바탕체" w:hAnsi="Times New Roman"/>
          <w:kern w:val="0"/>
          <w:sz w:val="22"/>
        </w:rPr>
        <w:t>』와</w:t>
      </w:r>
      <w:r>
        <w:rPr>
          <w:rFonts w:ascii="Times New Roman" w:eastAsia="Times New Roman" w:hAnsi="Times New Roman"/>
          <w:kern w:val="0"/>
          <w:sz w:val="22"/>
        </w:rPr>
        <w:t xml:space="preserve"> </w:t>
      </w:r>
      <w:r>
        <w:rPr>
          <w:rFonts w:ascii="Times New Roman" w:eastAsia="바탕체" w:hAnsi="Times New Roman"/>
          <w:kern w:val="0"/>
          <w:sz w:val="22"/>
        </w:rPr>
        <w:t>같이</w:t>
      </w:r>
      <w:r>
        <w:rPr>
          <w:rFonts w:ascii="Times New Roman" w:eastAsia="Times New Roman" w:hAnsi="Times New Roman"/>
          <w:kern w:val="0"/>
          <w:sz w:val="22"/>
        </w:rPr>
        <w:t xml:space="preserve"> </w:t>
      </w:r>
      <w:r>
        <w:rPr>
          <w:rFonts w:ascii="Times New Roman" w:eastAsia="바탕체" w:hAnsi="Times New Roman"/>
          <w:kern w:val="0"/>
          <w:sz w:val="22"/>
        </w:rPr>
        <w:t>하며</w:t>
      </w:r>
      <w:r>
        <w:rPr>
          <w:rFonts w:ascii="Times New Roman" w:eastAsia="바탕체" w:hAnsi="Times New Roman"/>
          <w:kern w:val="0"/>
          <w:sz w:val="22"/>
        </w:rPr>
        <w:t xml:space="preserve">, </w:t>
      </w:r>
      <w:r>
        <w:rPr>
          <w:rFonts w:ascii="Times New Roman" w:eastAsia="바탕체" w:hAnsi="Times New Roman"/>
          <w:kern w:val="0"/>
          <w:sz w:val="22"/>
        </w:rPr>
        <w:t>신탁종료</w:t>
      </w:r>
      <w:r>
        <w:rPr>
          <w:rFonts w:ascii="Times New Roman" w:eastAsia="Times New Roman" w:hAnsi="Times New Roman"/>
          <w:kern w:val="0"/>
          <w:sz w:val="22"/>
        </w:rPr>
        <w:t xml:space="preserve"> </w:t>
      </w:r>
      <w:r>
        <w:rPr>
          <w:rFonts w:ascii="Times New Roman" w:eastAsia="바탕체" w:hAnsi="Times New Roman"/>
          <w:kern w:val="0"/>
          <w:sz w:val="22"/>
        </w:rPr>
        <w:t>전에</w:t>
      </w:r>
      <w:r>
        <w:rPr>
          <w:rFonts w:ascii="Times New Roman" w:eastAsia="Times New Roman" w:hAnsi="Times New Roman"/>
          <w:kern w:val="0"/>
          <w:sz w:val="22"/>
        </w:rPr>
        <w:t xml:space="preserve"> </w:t>
      </w:r>
      <w:r>
        <w:rPr>
          <w:rFonts w:ascii="Times New Roman" w:eastAsia="바탕체" w:hAnsi="Times New Roman"/>
          <w:kern w:val="0"/>
          <w:sz w:val="22"/>
        </w:rPr>
        <w:t>수탁자와</w:t>
      </w:r>
      <w:r>
        <w:rPr>
          <w:rFonts w:ascii="Times New Roman" w:eastAsia="Times New Roman" w:hAnsi="Times New Roman"/>
          <w:kern w:val="0"/>
          <w:sz w:val="22"/>
        </w:rPr>
        <w:t xml:space="preserve">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협의하여</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기간을</w:t>
      </w:r>
      <w:r>
        <w:rPr>
          <w:rFonts w:ascii="Times New Roman" w:eastAsia="Times New Roman" w:hAnsi="Times New Roman"/>
          <w:kern w:val="0"/>
          <w:sz w:val="22"/>
        </w:rPr>
        <w:t xml:space="preserve"> </w:t>
      </w:r>
      <w:r>
        <w:rPr>
          <w:rFonts w:ascii="Times New Roman" w:eastAsia="바탕체" w:hAnsi="Times New Roman"/>
          <w:kern w:val="0"/>
          <w:sz w:val="22"/>
        </w:rPr>
        <w:t>연장할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w:t>
      </w:r>
    </w:p>
    <w:p w14:paraId="780DB46C"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우선</w:t>
      </w:r>
      <w:r>
        <w:rPr>
          <w:rFonts w:ascii="Times New Roman" w:eastAsia="Times New Roman" w:hAnsi="Times New Roman"/>
          <w:kern w:val="0"/>
          <w:sz w:val="22"/>
        </w:rPr>
        <w:t xml:space="preserve"> </w:t>
      </w:r>
      <w:r>
        <w:rPr>
          <w:rFonts w:ascii="Times New Roman" w:eastAsia="바탕체" w:hAnsi="Times New Roman"/>
          <w:kern w:val="0"/>
          <w:sz w:val="22"/>
        </w:rPr>
        <w:t>수익자의</w:t>
      </w:r>
      <w:r>
        <w:rPr>
          <w:rFonts w:ascii="Times New Roman" w:eastAsia="Times New Roman" w:hAnsi="Times New Roman"/>
          <w:kern w:val="0"/>
          <w:sz w:val="22"/>
        </w:rPr>
        <w:t xml:space="preserve"> </w:t>
      </w:r>
      <w:r>
        <w:rPr>
          <w:rFonts w:ascii="Times New Roman" w:eastAsia="바탕체" w:hAnsi="Times New Roman"/>
          <w:kern w:val="0"/>
          <w:sz w:val="22"/>
        </w:rPr>
        <w:t>요청</w:t>
      </w:r>
      <w:r>
        <w:rPr>
          <w:rFonts w:ascii="Times New Roman" w:eastAsia="Times New Roman" w:hAnsi="Times New Roman"/>
          <w:kern w:val="0"/>
          <w:sz w:val="22"/>
        </w:rPr>
        <w:t xml:space="preserve"> </w:t>
      </w:r>
      <w:r>
        <w:rPr>
          <w:rFonts w:ascii="Times New Roman" w:eastAsia="바탕체" w:hAnsi="Times New Roman"/>
          <w:kern w:val="0"/>
          <w:sz w:val="22"/>
        </w:rPr>
        <w:t>등에</w:t>
      </w:r>
      <w:r>
        <w:rPr>
          <w:rFonts w:ascii="Times New Roman" w:eastAsia="Times New Roman" w:hAnsi="Times New Roman"/>
          <w:kern w:val="0"/>
          <w:sz w:val="22"/>
        </w:rPr>
        <w:t xml:space="preserve"> </w:t>
      </w:r>
      <w:r>
        <w:rPr>
          <w:rFonts w:ascii="Times New Roman" w:eastAsia="바탕체" w:hAnsi="Times New Roman"/>
          <w:kern w:val="0"/>
          <w:sz w:val="22"/>
        </w:rPr>
        <w:t>의하여</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항의</w:t>
      </w:r>
      <w:r>
        <w:rPr>
          <w:rFonts w:ascii="Times New Roman" w:eastAsia="Times New Roman" w:hAnsi="Times New Roman"/>
          <w:kern w:val="0"/>
          <w:sz w:val="22"/>
        </w:rPr>
        <w:t xml:space="preserve"> </w:t>
      </w:r>
      <w:r>
        <w:rPr>
          <w:rFonts w:ascii="Times New Roman" w:eastAsia="바탕체" w:hAnsi="Times New Roman"/>
          <w:kern w:val="0"/>
          <w:sz w:val="22"/>
        </w:rPr>
        <w:t>신탁기간</w:t>
      </w:r>
      <w:r>
        <w:rPr>
          <w:rFonts w:ascii="Times New Roman" w:eastAsia="Times New Roman" w:hAnsi="Times New Roman"/>
          <w:kern w:val="0"/>
          <w:sz w:val="22"/>
        </w:rPr>
        <w:t xml:space="preserve"> </w:t>
      </w:r>
      <w:r>
        <w:rPr>
          <w:rFonts w:ascii="Times New Roman" w:eastAsia="바탕체" w:hAnsi="Times New Roman"/>
          <w:kern w:val="0"/>
          <w:sz w:val="22"/>
        </w:rPr>
        <w:t>만료</w:t>
      </w:r>
      <w:r>
        <w:rPr>
          <w:rFonts w:ascii="Times New Roman" w:eastAsia="Times New Roman" w:hAnsi="Times New Roman"/>
          <w:kern w:val="0"/>
          <w:sz w:val="22"/>
        </w:rPr>
        <w:t xml:space="preserve"> </w:t>
      </w:r>
      <w:r>
        <w:rPr>
          <w:rFonts w:ascii="Times New Roman" w:eastAsia="바탕체" w:hAnsi="Times New Roman"/>
          <w:kern w:val="0"/>
          <w:sz w:val="22"/>
        </w:rPr>
        <w:t>전에</w:t>
      </w:r>
      <w:r>
        <w:rPr>
          <w:rFonts w:ascii="Times New Roman" w:eastAsia="Times New Roman" w:hAnsi="Times New Roman"/>
          <w:kern w:val="0"/>
          <w:sz w:val="22"/>
        </w:rPr>
        <w:t xml:space="preserve"> </w:t>
      </w:r>
      <w:r>
        <w:rPr>
          <w:rFonts w:ascii="Times New Roman" w:eastAsia="바탕체" w:hAnsi="Times New Roman"/>
          <w:kern w:val="0"/>
          <w:sz w:val="22"/>
        </w:rPr>
        <w:t>신탁부동산을</w:t>
      </w:r>
      <w:r>
        <w:rPr>
          <w:rFonts w:ascii="Times New Roman" w:eastAsia="Times New Roman" w:hAnsi="Times New Roman"/>
          <w:kern w:val="0"/>
          <w:sz w:val="22"/>
        </w:rPr>
        <w:t xml:space="preserve"> </w:t>
      </w:r>
      <w:r>
        <w:rPr>
          <w:rFonts w:ascii="Times New Roman" w:eastAsia="바탕체" w:hAnsi="Times New Roman"/>
          <w:kern w:val="0"/>
          <w:sz w:val="22"/>
        </w:rPr>
        <w:t>처분한</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신탁은</w:t>
      </w:r>
      <w:r>
        <w:rPr>
          <w:rFonts w:ascii="Times New Roman" w:eastAsia="Times New Roman" w:hAnsi="Times New Roman"/>
          <w:kern w:val="0"/>
          <w:sz w:val="22"/>
        </w:rPr>
        <w:t xml:space="preserve"> </w:t>
      </w:r>
      <w:r>
        <w:rPr>
          <w:rFonts w:ascii="Times New Roman" w:eastAsia="바탕체" w:hAnsi="Times New Roman"/>
          <w:kern w:val="0"/>
          <w:sz w:val="22"/>
        </w:rPr>
        <w:t>매수인에게</w:t>
      </w:r>
      <w:r>
        <w:rPr>
          <w:rFonts w:ascii="Times New Roman" w:eastAsia="Times New Roman" w:hAnsi="Times New Roman"/>
          <w:kern w:val="0"/>
          <w:sz w:val="22"/>
        </w:rPr>
        <w:t xml:space="preserve"> </w:t>
      </w:r>
      <w:r>
        <w:rPr>
          <w:rFonts w:ascii="Times New Roman" w:eastAsia="바탕체" w:hAnsi="Times New Roman"/>
          <w:kern w:val="0"/>
          <w:sz w:val="22"/>
        </w:rPr>
        <w:t>소유권이전</w:t>
      </w:r>
      <w:r>
        <w:rPr>
          <w:rFonts w:ascii="Times New Roman" w:eastAsia="Times New Roman" w:hAnsi="Times New Roman"/>
          <w:kern w:val="0"/>
          <w:sz w:val="22"/>
        </w:rPr>
        <w:t xml:space="preserve"> </w:t>
      </w:r>
      <w:r>
        <w:rPr>
          <w:rFonts w:ascii="Times New Roman" w:eastAsia="바탕체" w:hAnsi="Times New Roman"/>
          <w:kern w:val="0"/>
          <w:sz w:val="22"/>
        </w:rPr>
        <w:t>등기를</w:t>
      </w:r>
      <w:r>
        <w:rPr>
          <w:rFonts w:ascii="Times New Roman" w:eastAsia="Times New Roman" w:hAnsi="Times New Roman"/>
          <w:kern w:val="0"/>
          <w:sz w:val="22"/>
        </w:rPr>
        <w:t xml:space="preserve"> </w:t>
      </w:r>
      <w:r>
        <w:rPr>
          <w:rFonts w:ascii="Times New Roman" w:eastAsia="바탕체" w:hAnsi="Times New Roman"/>
          <w:kern w:val="0"/>
          <w:sz w:val="22"/>
        </w:rPr>
        <w:t>마친</w:t>
      </w:r>
      <w:r>
        <w:rPr>
          <w:rFonts w:ascii="Times New Roman" w:eastAsia="Times New Roman" w:hAnsi="Times New Roman"/>
          <w:kern w:val="0"/>
          <w:sz w:val="22"/>
        </w:rPr>
        <w:t xml:space="preserve"> </w:t>
      </w:r>
      <w:r>
        <w:rPr>
          <w:rFonts w:ascii="Times New Roman" w:eastAsia="바탕체" w:hAnsi="Times New Roman"/>
          <w:kern w:val="0"/>
          <w:sz w:val="22"/>
        </w:rPr>
        <w:t>때</w:t>
      </w:r>
      <w:r>
        <w:rPr>
          <w:rFonts w:ascii="Times New Roman" w:eastAsia="Times New Roman" w:hAnsi="Times New Roman"/>
          <w:kern w:val="0"/>
          <w:sz w:val="22"/>
        </w:rPr>
        <w:t xml:space="preserve"> </w:t>
      </w:r>
      <w:r>
        <w:rPr>
          <w:rFonts w:ascii="Times New Roman" w:eastAsia="바탕체" w:hAnsi="Times New Roman"/>
          <w:kern w:val="0"/>
          <w:sz w:val="22"/>
        </w:rPr>
        <w:t>종료되는</w:t>
      </w:r>
      <w:r>
        <w:rPr>
          <w:rFonts w:ascii="Times New Roman" w:eastAsia="Times New Roman" w:hAnsi="Times New Roman"/>
          <w:kern w:val="0"/>
          <w:sz w:val="22"/>
        </w:rPr>
        <w:t xml:space="preserve"> </w:t>
      </w:r>
      <w:r>
        <w:rPr>
          <w:rFonts w:ascii="Times New Roman" w:eastAsia="바탕체" w:hAnsi="Times New Roman"/>
          <w:kern w:val="0"/>
          <w:sz w:val="22"/>
        </w:rPr>
        <w:t>것으로</w:t>
      </w:r>
      <w:r>
        <w:rPr>
          <w:rFonts w:ascii="Times New Roman" w:eastAsia="Times New Roman" w:hAnsi="Times New Roman"/>
          <w:kern w:val="0"/>
          <w:sz w:val="22"/>
        </w:rPr>
        <w:t xml:space="preserve"> </w:t>
      </w:r>
      <w:r>
        <w:rPr>
          <w:rFonts w:ascii="Times New Roman" w:eastAsia="바탕체" w:hAnsi="Times New Roman"/>
          <w:kern w:val="0"/>
          <w:sz w:val="22"/>
        </w:rPr>
        <w:t>본다</w:t>
      </w:r>
      <w:r>
        <w:rPr>
          <w:rFonts w:ascii="Times New Roman" w:eastAsia="바탕체" w:hAnsi="Times New Roman"/>
          <w:kern w:val="0"/>
          <w:sz w:val="22"/>
        </w:rPr>
        <w:t>.</w:t>
      </w:r>
    </w:p>
    <w:p w14:paraId="40CF83B4"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73FC5C97" w14:textId="77777777" w:rsidR="00DE42D9" w:rsidRDefault="00930A79">
      <w:pPr>
        <w:snapToGrid w:val="0"/>
        <w:spacing w:after="0" w:line="360" w:lineRule="auto"/>
        <w:ind w:left="697" w:hanging="697"/>
        <w:textAlignment w:val="baseline"/>
      </w:pPr>
      <w:r>
        <w:rPr>
          <w:rFonts w:ascii="Times New Roman" w:eastAsia="바탕체" w:hAnsi="Times New Roman"/>
          <w:b/>
          <w:bCs/>
          <w:kern w:val="0"/>
          <w:sz w:val="22"/>
        </w:rPr>
        <w:t>제</w:t>
      </w:r>
      <w:r>
        <w:rPr>
          <w:rFonts w:ascii="Times New Roman" w:eastAsia="바탕체" w:hAnsi="Times New Roman"/>
          <w:b/>
          <w:bCs/>
          <w:kern w:val="0"/>
          <w:sz w:val="22"/>
        </w:rPr>
        <w:t>4</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수익자</w:t>
      </w:r>
      <w:r>
        <w:rPr>
          <w:rFonts w:ascii="Times New Roman" w:eastAsia="바탕체" w:hAnsi="Times New Roman"/>
          <w:b/>
          <w:bCs/>
          <w:kern w:val="0"/>
          <w:sz w:val="22"/>
        </w:rPr>
        <w:t>)</w:t>
      </w:r>
      <w:r>
        <w:rPr>
          <w:rFonts w:ascii="Times New Roman" w:eastAsia="바탕체" w:hAnsi="Times New Roman"/>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신탁계약에서</w:t>
      </w:r>
      <w:r>
        <w:rPr>
          <w:rFonts w:ascii="Times New Roman" w:eastAsia="Times New Roman" w:hAnsi="Times New Roman"/>
          <w:kern w:val="0"/>
          <w:sz w:val="22"/>
        </w:rPr>
        <w:t xml:space="preserve"> </w:t>
      </w:r>
      <w:r>
        <w:rPr>
          <w:rFonts w:ascii="Times New Roman" w:eastAsia="바탕체" w:hAnsi="Times New Roman"/>
          <w:kern w:val="0"/>
          <w:sz w:val="22"/>
        </w:rPr>
        <w:t>수익자는</w:t>
      </w:r>
      <w:r>
        <w:rPr>
          <w:rFonts w:ascii="Times New Roman" w:eastAsia="Times New Roman" w:hAnsi="Times New Roman"/>
          <w:kern w:val="0"/>
          <w:sz w:val="22"/>
        </w:rPr>
        <w:t xml:space="preserve"> </w:t>
      </w:r>
      <w:r>
        <w:rPr>
          <w:rFonts w:ascii="Times New Roman" w:eastAsia="바탕체" w:hAnsi="Times New Roman"/>
          <w:kern w:val="0"/>
          <w:sz w:val="22"/>
        </w:rPr>
        <w:t>신탁원본</w:t>
      </w:r>
      <w:r>
        <w:rPr>
          <w:rFonts w:ascii="Times New Roman" w:eastAsia="Times New Roman" w:hAnsi="Times New Roman"/>
          <w:kern w:val="0"/>
          <w:sz w:val="22"/>
        </w:rPr>
        <w:t xml:space="preserve"> </w:t>
      </w:r>
      <w:r>
        <w:rPr>
          <w:rFonts w:ascii="Times New Roman" w:eastAsia="바탕체" w:hAnsi="Times New Roman"/>
          <w:kern w:val="0"/>
          <w:sz w:val="22"/>
        </w:rPr>
        <w:t>우선수익자</w:t>
      </w:r>
      <w:r>
        <w:rPr>
          <w:rFonts w:ascii="Times New Roman" w:eastAsia="바탕체" w:hAnsi="Times New Roman"/>
          <w:kern w:val="0"/>
          <w:sz w:val="22"/>
        </w:rPr>
        <w:t xml:space="preserve">, </w:t>
      </w:r>
      <w:r>
        <w:rPr>
          <w:rFonts w:ascii="Times New Roman" w:eastAsia="바탕체" w:hAnsi="Times New Roman"/>
          <w:kern w:val="0"/>
          <w:sz w:val="22"/>
        </w:rPr>
        <w:t>신탁원본</w:t>
      </w:r>
      <w:r>
        <w:rPr>
          <w:rFonts w:ascii="Times New Roman" w:eastAsia="Times New Roman" w:hAnsi="Times New Roman"/>
          <w:kern w:val="0"/>
          <w:sz w:val="22"/>
        </w:rPr>
        <w:t xml:space="preserve"> </w:t>
      </w:r>
      <w:r>
        <w:rPr>
          <w:rFonts w:ascii="Times New Roman" w:eastAsia="바탕체" w:hAnsi="Times New Roman"/>
          <w:kern w:val="0"/>
          <w:sz w:val="22"/>
        </w:rPr>
        <w:t>수익자</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신탁수익</w:t>
      </w:r>
      <w:r>
        <w:rPr>
          <w:rFonts w:ascii="Times New Roman" w:eastAsia="Times New Roman" w:hAnsi="Times New Roman"/>
          <w:kern w:val="0"/>
          <w:sz w:val="22"/>
        </w:rPr>
        <w:t xml:space="preserve"> </w:t>
      </w:r>
      <w:r>
        <w:rPr>
          <w:rFonts w:ascii="Times New Roman" w:eastAsia="바탕체" w:hAnsi="Times New Roman"/>
          <w:kern w:val="0"/>
          <w:sz w:val="22"/>
        </w:rPr>
        <w:t>수익자로</w:t>
      </w:r>
      <w:r>
        <w:rPr>
          <w:rFonts w:ascii="Times New Roman" w:eastAsia="Times New Roman" w:hAnsi="Times New Roman"/>
          <w:kern w:val="0"/>
          <w:sz w:val="22"/>
        </w:rPr>
        <w:t xml:space="preserve"> </w:t>
      </w:r>
      <w:r>
        <w:rPr>
          <w:rFonts w:ascii="Times New Roman" w:eastAsia="바탕체" w:hAnsi="Times New Roman"/>
          <w:kern w:val="0"/>
          <w:sz w:val="22"/>
        </w:rPr>
        <w:t>구분하여</w:t>
      </w:r>
      <w:r>
        <w:rPr>
          <w:rFonts w:ascii="Times New Roman" w:eastAsia="Times New Roman" w:hAnsi="Times New Roman"/>
          <w:kern w:val="0"/>
          <w:sz w:val="22"/>
        </w:rPr>
        <w:t xml:space="preserve"> </w:t>
      </w:r>
      <w:r>
        <w:rPr>
          <w:rFonts w:ascii="Times New Roman" w:eastAsia="바탕체" w:hAnsi="Times New Roman"/>
          <w:kern w:val="0"/>
          <w:sz w:val="22"/>
        </w:rPr>
        <w:t>『별지</w:t>
      </w:r>
      <w:r>
        <w:rPr>
          <w:rFonts w:ascii="Times New Roman" w:eastAsia="바탕체" w:hAnsi="Times New Roman"/>
          <w:kern w:val="0"/>
          <w:sz w:val="22"/>
        </w:rPr>
        <w:t>2</w:t>
      </w:r>
      <w:r>
        <w:rPr>
          <w:rFonts w:ascii="Times New Roman" w:eastAsia="바탕체" w:hAnsi="Times New Roman"/>
          <w:kern w:val="0"/>
          <w:sz w:val="22"/>
        </w:rPr>
        <w:t>』와</w:t>
      </w:r>
      <w:r>
        <w:rPr>
          <w:rFonts w:ascii="Times New Roman" w:eastAsia="Times New Roman" w:hAnsi="Times New Roman"/>
          <w:kern w:val="0"/>
          <w:sz w:val="22"/>
        </w:rPr>
        <w:t xml:space="preserve"> </w:t>
      </w:r>
      <w:r>
        <w:rPr>
          <w:rFonts w:ascii="Times New Roman" w:eastAsia="바탕체" w:hAnsi="Times New Roman"/>
          <w:kern w:val="0"/>
          <w:sz w:val="22"/>
        </w:rPr>
        <w:t>같이</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337902A5"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위탁자는</w:t>
      </w:r>
      <w:r>
        <w:rPr>
          <w:rFonts w:ascii="Times New Roman" w:eastAsia="Times New Roman" w:hAnsi="Times New Roman"/>
          <w:kern w:val="0"/>
          <w:sz w:val="22"/>
        </w:rPr>
        <w:t xml:space="preserve"> </w:t>
      </w:r>
      <w:r>
        <w:rPr>
          <w:rFonts w:ascii="Times New Roman" w:eastAsia="바탕체" w:hAnsi="Times New Roman"/>
          <w:kern w:val="0"/>
          <w:sz w:val="22"/>
        </w:rPr>
        <w:t>수익자와</w:t>
      </w:r>
      <w:r>
        <w:rPr>
          <w:rFonts w:ascii="Times New Roman" w:eastAsia="Times New Roman" w:hAnsi="Times New Roman"/>
          <w:kern w:val="0"/>
          <w:sz w:val="22"/>
        </w:rPr>
        <w:t xml:space="preserve"> </w:t>
      </w:r>
      <w:r>
        <w:rPr>
          <w:rFonts w:ascii="Times New Roman" w:eastAsia="바탕체" w:hAnsi="Times New Roman"/>
          <w:kern w:val="0"/>
          <w:sz w:val="22"/>
        </w:rPr>
        <w:t>연서로써</w:t>
      </w:r>
      <w:r>
        <w:rPr>
          <w:rFonts w:ascii="Times New Roman" w:eastAsia="Times New Roman" w:hAnsi="Times New Roman"/>
          <w:kern w:val="0"/>
          <w:sz w:val="22"/>
        </w:rPr>
        <w:t xml:space="preserve"> </w:t>
      </w:r>
      <w:r>
        <w:rPr>
          <w:rFonts w:ascii="Times New Roman" w:eastAsia="바탕체" w:hAnsi="Times New Roman"/>
          <w:kern w:val="0"/>
          <w:sz w:val="22"/>
        </w:rPr>
        <w:t>은행의</w:t>
      </w:r>
      <w:r>
        <w:rPr>
          <w:rFonts w:ascii="Times New Roman" w:eastAsia="Times New Roman" w:hAnsi="Times New Roman"/>
          <w:kern w:val="0"/>
          <w:sz w:val="22"/>
        </w:rPr>
        <w:t xml:space="preserve"> </w:t>
      </w:r>
      <w:r>
        <w:rPr>
          <w:rFonts w:ascii="Times New Roman" w:eastAsia="바탕체" w:hAnsi="Times New Roman"/>
          <w:kern w:val="0"/>
          <w:sz w:val="22"/>
        </w:rPr>
        <w:t>승낙을</w:t>
      </w:r>
      <w:r>
        <w:rPr>
          <w:rFonts w:ascii="Times New Roman" w:eastAsia="Times New Roman" w:hAnsi="Times New Roman"/>
          <w:kern w:val="0"/>
          <w:sz w:val="22"/>
        </w:rPr>
        <w:t xml:space="preserve"> </w:t>
      </w:r>
      <w:r>
        <w:rPr>
          <w:rFonts w:ascii="Times New Roman" w:eastAsia="바탕체" w:hAnsi="Times New Roman"/>
          <w:kern w:val="0"/>
          <w:sz w:val="22"/>
        </w:rPr>
        <w:t>얻어</w:t>
      </w:r>
      <w:r>
        <w:rPr>
          <w:rFonts w:ascii="Times New Roman" w:eastAsia="Times New Roman" w:hAnsi="Times New Roman"/>
          <w:kern w:val="0"/>
          <w:sz w:val="22"/>
        </w:rPr>
        <w:t xml:space="preserve"> </w:t>
      </w:r>
      <w:r>
        <w:rPr>
          <w:rFonts w:ascii="Times New Roman" w:eastAsia="바탕체" w:hAnsi="Times New Roman"/>
          <w:kern w:val="0"/>
          <w:sz w:val="22"/>
        </w:rPr>
        <w:t>수익자를</w:t>
      </w:r>
      <w:r>
        <w:rPr>
          <w:rFonts w:ascii="Times New Roman" w:eastAsia="Times New Roman" w:hAnsi="Times New Roman"/>
          <w:kern w:val="0"/>
          <w:sz w:val="22"/>
        </w:rPr>
        <w:t xml:space="preserve"> </w:t>
      </w:r>
      <w:r>
        <w:rPr>
          <w:rFonts w:ascii="Times New Roman" w:eastAsia="바탕체" w:hAnsi="Times New Roman"/>
          <w:kern w:val="0"/>
          <w:sz w:val="22"/>
        </w:rPr>
        <w:t>새로</w:t>
      </w:r>
      <w:r>
        <w:rPr>
          <w:rFonts w:ascii="Times New Roman" w:eastAsia="Times New Roman" w:hAnsi="Times New Roman"/>
          <w:kern w:val="0"/>
          <w:sz w:val="22"/>
        </w:rPr>
        <w:t xml:space="preserve"> </w:t>
      </w:r>
      <w:r>
        <w:rPr>
          <w:rFonts w:ascii="Times New Roman" w:eastAsia="바탕체" w:hAnsi="Times New Roman"/>
          <w:kern w:val="0"/>
          <w:sz w:val="22"/>
        </w:rPr>
        <w:t>지정하거나</w:t>
      </w:r>
      <w:r>
        <w:rPr>
          <w:rFonts w:ascii="Times New Roman" w:eastAsia="Times New Roman" w:hAnsi="Times New Roman"/>
          <w:kern w:val="0"/>
          <w:sz w:val="22"/>
        </w:rPr>
        <w:t xml:space="preserve"> </w:t>
      </w:r>
      <w:r>
        <w:rPr>
          <w:rFonts w:ascii="Times New Roman" w:eastAsia="바탕체" w:hAnsi="Times New Roman"/>
          <w:kern w:val="0"/>
          <w:sz w:val="22"/>
        </w:rPr>
        <w:t>변경할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있으며</w:t>
      </w:r>
      <w:r>
        <w:rPr>
          <w:rFonts w:ascii="Times New Roman" w:eastAsia="바탕체"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권리는</w:t>
      </w:r>
      <w:r>
        <w:rPr>
          <w:rFonts w:ascii="Times New Roman" w:eastAsia="Times New Roman" w:hAnsi="Times New Roman"/>
          <w:kern w:val="0"/>
          <w:sz w:val="22"/>
        </w:rPr>
        <w:t xml:space="preserve"> </w:t>
      </w:r>
      <w:r>
        <w:rPr>
          <w:rFonts w:ascii="Times New Roman" w:eastAsia="바탕체" w:hAnsi="Times New Roman"/>
          <w:kern w:val="0"/>
          <w:sz w:val="22"/>
        </w:rPr>
        <w:t>위탁자에게</w:t>
      </w:r>
      <w:r>
        <w:rPr>
          <w:rFonts w:ascii="Times New Roman" w:eastAsia="Times New Roman" w:hAnsi="Times New Roman"/>
          <w:kern w:val="0"/>
          <w:sz w:val="22"/>
        </w:rPr>
        <w:t xml:space="preserve"> </w:t>
      </w:r>
      <w:r>
        <w:rPr>
          <w:rFonts w:ascii="Times New Roman" w:eastAsia="바탕체" w:hAnsi="Times New Roman"/>
          <w:kern w:val="0"/>
          <w:sz w:val="22"/>
        </w:rPr>
        <w:t>전속되며</w:t>
      </w:r>
      <w:r>
        <w:rPr>
          <w:rFonts w:ascii="Times New Roman" w:eastAsia="Times New Roman" w:hAnsi="Times New Roman"/>
          <w:kern w:val="0"/>
          <w:sz w:val="22"/>
        </w:rPr>
        <w:t xml:space="preserve"> </w:t>
      </w:r>
      <w:r>
        <w:rPr>
          <w:rFonts w:ascii="Times New Roman" w:eastAsia="바탕체" w:hAnsi="Times New Roman"/>
          <w:kern w:val="0"/>
          <w:sz w:val="22"/>
        </w:rPr>
        <w:t>상속되지</w:t>
      </w:r>
      <w:r>
        <w:rPr>
          <w:rFonts w:ascii="Times New Roman" w:eastAsia="Times New Roman" w:hAnsi="Times New Roman"/>
          <w:kern w:val="0"/>
          <w:sz w:val="22"/>
        </w:rPr>
        <w:t xml:space="preserve"> </w:t>
      </w:r>
      <w:r>
        <w:rPr>
          <w:rFonts w:ascii="Times New Roman" w:eastAsia="바탕체" w:hAnsi="Times New Roman"/>
          <w:kern w:val="0"/>
          <w:sz w:val="22"/>
        </w:rPr>
        <w:t>아니한다</w:t>
      </w:r>
      <w:r>
        <w:rPr>
          <w:rFonts w:ascii="Times New Roman" w:eastAsia="바탕체" w:hAnsi="Times New Roman"/>
          <w:kern w:val="0"/>
          <w:sz w:val="22"/>
        </w:rPr>
        <w:t>.</w:t>
      </w:r>
    </w:p>
    <w:p w14:paraId="44673C19"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477961D9" w14:textId="77777777" w:rsidR="00DE42D9" w:rsidRDefault="00930A79">
      <w:pPr>
        <w:snapToGrid w:val="0"/>
        <w:spacing w:after="0" w:line="360" w:lineRule="auto"/>
        <w:ind w:left="697" w:hanging="697"/>
        <w:textAlignment w:val="baseline"/>
      </w:pPr>
      <w:r>
        <w:rPr>
          <w:rFonts w:ascii="Times New Roman" w:eastAsia="바탕체" w:hAnsi="Times New Roman"/>
          <w:b/>
          <w:bCs/>
          <w:kern w:val="0"/>
          <w:sz w:val="22"/>
        </w:rPr>
        <w:t>제</w:t>
      </w:r>
      <w:r>
        <w:rPr>
          <w:rFonts w:ascii="Times New Roman" w:eastAsia="바탕체" w:hAnsi="Times New Roman"/>
          <w:b/>
          <w:bCs/>
          <w:kern w:val="0"/>
          <w:sz w:val="22"/>
        </w:rPr>
        <w:t>5</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신탁의</w:t>
      </w:r>
      <w:r>
        <w:rPr>
          <w:rFonts w:ascii="Times New Roman" w:eastAsia="Times New Roman" w:hAnsi="Times New Roman"/>
          <w:b/>
          <w:bCs/>
          <w:kern w:val="0"/>
          <w:sz w:val="22"/>
        </w:rPr>
        <w:t xml:space="preserve"> </w:t>
      </w:r>
      <w:r>
        <w:rPr>
          <w:rFonts w:ascii="Times New Roman" w:eastAsia="바탕체" w:hAnsi="Times New Roman"/>
          <w:b/>
          <w:bCs/>
          <w:kern w:val="0"/>
          <w:sz w:val="22"/>
        </w:rPr>
        <w:t>원본</w:t>
      </w:r>
      <w:r>
        <w:rPr>
          <w:rFonts w:ascii="Times New Roman" w:eastAsia="바탕체" w:hAnsi="Times New Roman"/>
          <w:b/>
          <w:bCs/>
          <w:kern w:val="0"/>
          <w:sz w:val="22"/>
        </w:rPr>
        <w:t>)</w:t>
      </w:r>
      <w:r>
        <w:rPr>
          <w:rFonts w:ascii="Times New Roman" w:eastAsia="바탕체" w:hAnsi="Times New Roman"/>
          <w:kern w:val="0"/>
          <w:sz w:val="22"/>
        </w:rPr>
        <w:t xml:space="preserve"> </w:t>
      </w:r>
      <w:r>
        <w:rPr>
          <w:rFonts w:ascii="Times New Roman" w:eastAsia="바탕체" w:hAnsi="Times New Roman"/>
          <w:kern w:val="0"/>
          <w:sz w:val="22"/>
        </w:rPr>
        <w:t>신탁의</w:t>
      </w:r>
      <w:r>
        <w:rPr>
          <w:rFonts w:ascii="Times New Roman" w:eastAsia="Times New Roman" w:hAnsi="Times New Roman"/>
          <w:kern w:val="0"/>
          <w:sz w:val="22"/>
        </w:rPr>
        <w:t xml:space="preserve"> </w:t>
      </w:r>
      <w:r>
        <w:rPr>
          <w:rFonts w:ascii="Times New Roman" w:eastAsia="바탕체" w:hAnsi="Times New Roman"/>
          <w:kern w:val="0"/>
          <w:sz w:val="22"/>
        </w:rPr>
        <w:t>원본은</w:t>
      </w:r>
      <w:r>
        <w:rPr>
          <w:rFonts w:ascii="Times New Roman" w:eastAsia="Times New Roman" w:hAnsi="Times New Roman"/>
          <w:kern w:val="0"/>
          <w:sz w:val="22"/>
        </w:rPr>
        <w:t xml:space="preserve"> </w:t>
      </w:r>
      <w:r>
        <w:rPr>
          <w:rFonts w:ascii="Times New Roman" w:eastAsia="바탕체" w:hAnsi="Times New Roman"/>
          <w:kern w:val="0"/>
          <w:sz w:val="22"/>
        </w:rPr>
        <w:t>신탁부동산</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물상대위로</w:t>
      </w:r>
      <w:r>
        <w:rPr>
          <w:rFonts w:ascii="Times New Roman" w:eastAsia="Times New Roman" w:hAnsi="Times New Roman"/>
          <w:kern w:val="0"/>
          <w:sz w:val="22"/>
        </w:rPr>
        <w:t xml:space="preserve"> </w:t>
      </w:r>
      <w:r>
        <w:rPr>
          <w:rFonts w:ascii="Times New Roman" w:eastAsia="바탕체" w:hAnsi="Times New Roman"/>
          <w:kern w:val="0"/>
          <w:sz w:val="22"/>
        </w:rPr>
        <w:t>취득한</w:t>
      </w:r>
      <w:r>
        <w:rPr>
          <w:rFonts w:ascii="Times New Roman" w:eastAsia="Times New Roman" w:hAnsi="Times New Roman"/>
          <w:kern w:val="0"/>
          <w:sz w:val="22"/>
        </w:rPr>
        <w:t xml:space="preserve"> </w:t>
      </w:r>
      <w:r>
        <w:rPr>
          <w:rFonts w:ascii="Times New Roman" w:eastAsia="바탕체" w:hAnsi="Times New Roman"/>
          <w:kern w:val="0"/>
          <w:sz w:val="22"/>
        </w:rPr>
        <w:t>재산</w:t>
      </w:r>
      <w:r>
        <w:rPr>
          <w:rFonts w:ascii="Times New Roman" w:eastAsia="바탕체"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임대인으로서</w:t>
      </w:r>
      <w:r>
        <w:rPr>
          <w:rFonts w:ascii="Times New Roman" w:eastAsia="Times New Roman" w:hAnsi="Times New Roman"/>
          <w:kern w:val="0"/>
          <w:sz w:val="22"/>
        </w:rPr>
        <w:t xml:space="preserve"> </w:t>
      </w:r>
      <w:r>
        <w:rPr>
          <w:rFonts w:ascii="Times New Roman" w:eastAsia="바탕체" w:hAnsi="Times New Roman"/>
          <w:kern w:val="0"/>
          <w:sz w:val="22"/>
        </w:rPr>
        <w:t>취득</w:t>
      </w:r>
      <w:r>
        <w:rPr>
          <w:rFonts w:ascii="Times New Roman" w:eastAsia="바탕체" w:hAnsi="Times New Roman"/>
          <w:kern w:val="0"/>
          <w:sz w:val="22"/>
        </w:rPr>
        <w:t>·</w:t>
      </w:r>
      <w:r>
        <w:rPr>
          <w:rFonts w:ascii="Times New Roman" w:eastAsia="바탕체" w:hAnsi="Times New Roman"/>
          <w:kern w:val="0"/>
          <w:sz w:val="22"/>
        </w:rPr>
        <w:t>보관하는</w:t>
      </w:r>
      <w:r>
        <w:rPr>
          <w:rFonts w:ascii="Times New Roman" w:eastAsia="Times New Roman" w:hAnsi="Times New Roman"/>
          <w:kern w:val="0"/>
          <w:sz w:val="22"/>
        </w:rPr>
        <w:t xml:space="preserve"> </w:t>
      </w:r>
      <w:r>
        <w:rPr>
          <w:rFonts w:ascii="Times New Roman" w:eastAsia="바탕체" w:hAnsi="Times New Roman"/>
          <w:kern w:val="0"/>
          <w:sz w:val="22"/>
        </w:rPr>
        <w:t>임대차보증금</w:t>
      </w:r>
      <w:r>
        <w:rPr>
          <w:rFonts w:ascii="Times New Roman" w:eastAsia="바탕체" w:hAnsi="Times New Roman"/>
          <w:kern w:val="0"/>
          <w:sz w:val="22"/>
        </w:rPr>
        <w:t xml:space="preserve">, </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처분대금</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처분절차와</w:t>
      </w:r>
      <w:r>
        <w:rPr>
          <w:rFonts w:ascii="Times New Roman" w:eastAsia="Times New Roman" w:hAnsi="Times New Roman"/>
          <w:kern w:val="0"/>
          <w:sz w:val="22"/>
        </w:rPr>
        <w:t xml:space="preserve"> </w:t>
      </w:r>
      <w:r>
        <w:rPr>
          <w:rFonts w:ascii="Times New Roman" w:eastAsia="바탕체" w:hAnsi="Times New Roman"/>
          <w:kern w:val="0"/>
          <w:sz w:val="22"/>
        </w:rPr>
        <w:t>관련하여</w:t>
      </w:r>
      <w:r>
        <w:rPr>
          <w:rFonts w:ascii="Times New Roman" w:eastAsia="Times New Roman" w:hAnsi="Times New Roman"/>
          <w:kern w:val="0"/>
          <w:sz w:val="22"/>
        </w:rPr>
        <w:t xml:space="preserve"> </w:t>
      </w:r>
      <w:r>
        <w:rPr>
          <w:rFonts w:ascii="Times New Roman" w:eastAsia="바탕체" w:hAnsi="Times New Roman"/>
          <w:kern w:val="0"/>
          <w:sz w:val="22"/>
        </w:rPr>
        <w:t>발생되는</w:t>
      </w:r>
      <w:r>
        <w:rPr>
          <w:rFonts w:ascii="Times New Roman" w:eastAsia="Times New Roman" w:hAnsi="Times New Roman"/>
          <w:kern w:val="0"/>
          <w:sz w:val="22"/>
        </w:rPr>
        <w:t xml:space="preserve"> </w:t>
      </w:r>
      <w:r>
        <w:rPr>
          <w:rFonts w:ascii="Times New Roman" w:eastAsia="바탕체" w:hAnsi="Times New Roman"/>
          <w:kern w:val="0"/>
          <w:sz w:val="22"/>
        </w:rPr>
        <w:t>위약금</w:t>
      </w:r>
      <w:r>
        <w:rPr>
          <w:rFonts w:ascii="Times New Roman" w:eastAsia="Times New Roman" w:hAnsi="Times New Roman"/>
          <w:kern w:val="0"/>
          <w:sz w:val="22"/>
        </w:rPr>
        <w:t xml:space="preserve"> </w:t>
      </w:r>
      <w:r>
        <w:rPr>
          <w:rFonts w:ascii="Times New Roman" w:eastAsia="바탕체" w:hAnsi="Times New Roman"/>
          <w:kern w:val="0"/>
          <w:sz w:val="22"/>
        </w:rPr>
        <w:t>등</w:t>
      </w:r>
      <w:r>
        <w:rPr>
          <w:rFonts w:ascii="Times New Roman" w:eastAsia="Times New Roman" w:hAnsi="Times New Roman"/>
          <w:kern w:val="0"/>
          <w:sz w:val="22"/>
        </w:rPr>
        <w:t xml:space="preserve"> </w:t>
      </w:r>
      <w:r>
        <w:rPr>
          <w:rFonts w:ascii="Times New Roman" w:eastAsia="바탕체" w:hAnsi="Times New Roman"/>
          <w:kern w:val="0"/>
          <w:sz w:val="22"/>
        </w:rPr>
        <w:t>기타</w:t>
      </w:r>
      <w:r>
        <w:rPr>
          <w:rFonts w:ascii="Times New Roman" w:eastAsia="Times New Roman" w:hAnsi="Times New Roman"/>
          <w:kern w:val="0"/>
          <w:sz w:val="22"/>
        </w:rPr>
        <w:t xml:space="preserve"> </w:t>
      </w:r>
      <w:r>
        <w:rPr>
          <w:rFonts w:ascii="Times New Roman" w:eastAsia="바탕체" w:hAnsi="Times New Roman"/>
          <w:kern w:val="0"/>
          <w:sz w:val="22"/>
        </w:rPr>
        <w:t>이에</w:t>
      </w:r>
      <w:r>
        <w:rPr>
          <w:rFonts w:ascii="Times New Roman" w:eastAsia="Times New Roman" w:hAnsi="Times New Roman"/>
          <w:kern w:val="0"/>
          <w:sz w:val="22"/>
        </w:rPr>
        <w:t xml:space="preserve"> </w:t>
      </w:r>
      <w:r>
        <w:rPr>
          <w:rFonts w:ascii="Times New Roman" w:eastAsia="바탕체" w:hAnsi="Times New Roman"/>
          <w:kern w:val="0"/>
          <w:sz w:val="22"/>
        </w:rPr>
        <w:t>준하는</w:t>
      </w:r>
      <w:r>
        <w:rPr>
          <w:rFonts w:ascii="Times New Roman" w:eastAsia="Times New Roman" w:hAnsi="Times New Roman"/>
          <w:kern w:val="0"/>
          <w:sz w:val="22"/>
        </w:rPr>
        <w:t xml:space="preserve"> </w:t>
      </w:r>
      <w:r>
        <w:rPr>
          <w:rFonts w:ascii="Times New Roman" w:eastAsia="바탕체" w:hAnsi="Times New Roman"/>
          <w:kern w:val="0"/>
          <w:sz w:val="22"/>
        </w:rPr>
        <w:t>것으로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p>
    <w:p w14:paraId="16ABA8B6" w14:textId="77777777" w:rsidR="00DE42D9" w:rsidRDefault="00DE42D9">
      <w:pPr>
        <w:snapToGrid w:val="0"/>
        <w:spacing w:after="0" w:line="360" w:lineRule="auto"/>
        <w:ind w:left="697" w:hanging="697"/>
        <w:textAlignment w:val="baseline"/>
        <w:rPr>
          <w:rFonts w:ascii="Times New Roman" w:eastAsia="바탕체" w:hAnsi="Times New Roman"/>
          <w:kern w:val="0"/>
          <w:sz w:val="22"/>
        </w:rPr>
      </w:pPr>
    </w:p>
    <w:p w14:paraId="527410A7" w14:textId="77777777" w:rsidR="00DE42D9" w:rsidRDefault="00930A79">
      <w:pPr>
        <w:snapToGrid w:val="0"/>
        <w:spacing w:after="0" w:line="360" w:lineRule="auto"/>
        <w:ind w:left="697" w:hanging="697"/>
        <w:textAlignment w:val="baseline"/>
      </w:pPr>
      <w:r>
        <w:rPr>
          <w:rFonts w:ascii="Times New Roman" w:eastAsia="바탕체" w:hAnsi="Times New Roman"/>
          <w:b/>
          <w:bCs/>
          <w:kern w:val="0"/>
          <w:sz w:val="22"/>
        </w:rPr>
        <w:t>제</w:t>
      </w:r>
      <w:r>
        <w:rPr>
          <w:rFonts w:ascii="Times New Roman" w:eastAsia="바탕체" w:hAnsi="Times New Roman"/>
          <w:b/>
          <w:bCs/>
          <w:kern w:val="0"/>
          <w:sz w:val="22"/>
        </w:rPr>
        <w:t>6</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신탁의</w:t>
      </w:r>
      <w:r>
        <w:rPr>
          <w:rFonts w:ascii="Times New Roman" w:eastAsia="Times New Roman" w:hAnsi="Times New Roman"/>
          <w:b/>
          <w:bCs/>
          <w:kern w:val="0"/>
          <w:sz w:val="22"/>
        </w:rPr>
        <w:t xml:space="preserve"> </w:t>
      </w:r>
      <w:r>
        <w:rPr>
          <w:rFonts w:ascii="Times New Roman" w:eastAsia="바탕체" w:hAnsi="Times New Roman"/>
          <w:b/>
          <w:bCs/>
          <w:kern w:val="0"/>
          <w:sz w:val="22"/>
        </w:rPr>
        <w:t>수익</w:t>
      </w:r>
      <w:r>
        <w:rPr>
          <w:rFonts w:ascii="Times New Roman" w:eastAsia="바탕체" w:hAnsi="Times New Roman"/>
          <w:b/>
          <w:bCs/>
          <w:kern w:val="0"/>
          <w:sz w:val="22"/>
        </w:rPr>
        <w:t>)</w:t>
      </w:r>
      <w:r>
        <w:rPr>
          <w:rFonts w:ascii="Times New Roman" w:eastAsia="바탕체" w:hAnsi="Times New Roman"/>
          <w:kern w:val="0"/>
          <w:sz w:val="22"/>
        </w:rPr>
        <w:t xml:space="preserve"> </w:t>
      </w:r>
      <w:r>
        <w:rPr>
          <w:rFonts w:ascii="Times New Roman" w:eastAsia="바탕체" w:hAnsi="Times New Roman"/>
          <w:kern w:val="0"/>
          <w:sz w:val="22"/>
        </w:rPr>
        <w:t>신탁의</w:t>
      </w:r>
      <w:r>
        <w:rPr>
          <w:rFonts w:ascii="Times New Roman" w:eastAsia="Times New Roman" w:hAnsi="Times New Roman"/>
          <w:kern w:val="0"/>
          <w:sz w:val="22"/>
        </w:rPr>
        <w:t xml:space="preserve"> </w:t>
      </w:r>
      <w:r>
        <w:rPr>
          <w:rFonts w:ascii="Times New Roman" w:eastAsia="바탕체" w:hAnsi="Times New Roman"/>
          <w:kern w:val="0"/>
          <w:sz w:val="22"/>
        </w:rPr>
        <w:t>수익은</w:t>
      </w:r>
      <w:r>
        <w:rPr>
          <w:rFonts w:ascii="Times New Roman" w:eastAsia="Times New Roman" w:hAnsi="Times New Roman"/>
          <w:kern w:val="0"/>
          <w:sz w:val="22"/>
        </w:rPr>
        <w:t xml:space="preserve"> </w:t>
      </w:r>
      <w:r>
        <w:rPr>
          <w:rFonts w:ascii="Times New Roman" w:eastAsia="바탕체" w:hAnsi="Times New Roman"/>
          <w:kern w:val="0"/>
          <w:sz w:val="22"/>
        </w:rPr>
        <w:t>신탁부동산으로부터</w:t>
      </w:r>
      <w:r>
        <w:rPr>
          <w:rFonts w:ascii="Times New Roman" w:eastAsia="Times New Roman" w:hAnsi="Times New Roman"/>
          <w:kern w:val="0"/>
          <w:sz w:val="22"/>
        </w:rPr>
        <w:t xml:space="preserve"> </w:t>
      </w:r>
      <w:r>
        <w:rPr>
          <w:rFonts w:ascii="Times New Roman" w:eastAsia="바탕체" w:hAnsi="Times New Roman"/>
          <w:kern w:val="0"/>
          <w:sz w:val="22"/>
        </w:rPr>
        <w:t>발생하는</w:t>
      </w:r>
      <w:r>
        <w:rPr>
          <w:rFonts w:ascii="Times New Roman" w:eastAsia="Times New Roman" w:hAnsi="Times New Roman"/>
          <w:kern w:val="0"/>
          <w:sz w:val="22"/>
        </w:rPr>
        <w:t xml:space="preserve"> </w:t>
      </w:r>
      <w:r>
        <w:rPr>
          <w:rFonts w:ascii="Times New Roman" w:eastAsia="바탕체" w:hAnsi="Times New Roman"/>
          <w:kern w:val="0"/>
          <w:sz w:val="22"/>
        </w:rPr>
        <w:t>임대료</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신탁재산에</w:t>
      </w:r>
      <w:r>
        <w:rPr>
          <w:rFonts w:ascii="Times New Roman" w:eastAsia="Times New Roman" w:hAnsi="Times New Roman"/>
          <w:kern w:val="0"/>
          <w:sz w:val="22"/>
        </w:rPr>
        <w:t xml:space="preserve"> </w:t>
      </w:r>
      <w:r>
        <w:rPr>
          <w:rFonts w:ascii="Times New Roman" w:eastAsia="바탕체" w:hAnsi="Times New Roman"/>
          <w:kern w:val="0"/>
          <w:sz w:val="22"/>
        </w:rPr>
        <w:t>속하는</w:t>
      </w:r>
      <w:r>
        <w:rPr>
          <w:rFonts w:ascii="Times New Roman" w:eastAsia="Times New Roman" w:hAnsi="Times New Roman"/>
          <w:kern w:val="0"/>
          <w:sz w:val="22"/>
        </w:rPr>
        <w:t xml:space="preserve"> </w:t>
      </w:r>
      <w:r>
        <w:rPr>
          <w:rFonts w:ascii="Times New Roman" w:eastAsia="바탕체" w:hAnsi="Times New Roman"/>
          <w:kern w:val="0"/>
          <w:sz w:val="22"/>
        </w:rPr>
        <w:t>금전의</w:t>
      </w:r>
      <w:r>
        <w:rPr>
          <w:rFonts w:ascii="Times New Roman" w:eastAsia="Times New Roman" w:hAnsi="Times New Roman"/>
          <w:kern w:val="0"/>
          <w:sz w:val="22"/>
        </w:rPr>
        <w:t xml:space="preserve"> </w:t>
      </w:r>
      <w:r>
        <w:rPr>
          <w:rFonts w:ascii="Times New Roman" w:eastAsia="바탕체" w:hAnsi="Times New Roman"/>
          <w:kern w:val="0"/>
          <w:sz w:val="22"/>
        </w:rPr>
        <w:t>운용에</w:t>
      </w:r>
      <w:r>
        <w:rPr>
          <w:rFonts w:ascii="Times New Roman" w:eastAsia="Times New Roman" w:hAnsi="Times New Roman"/>
          <w:kern w:val="0"/>
          <w:sz w:val="22"/>
        </w:rPr>
        <w:t xml:space="preserve"> </w:t>
      </w:r>
      <w:r>
        <w:rPr>
          <w:rFonts w:ascii="Times New Roman" w:eastAsia="바탕체" w:hAnsi="Times New Roman"/>
          <w:kern w:val="0"/>
          <w:sz w:val="22"/>
        </w:rPr>
        <w:t>의하여</w:t>
      </w:r>
      <w:r>
        <w:rPr>
          <w:rFonts w:ascii="Times New Roman" w:eastAsia="Times New Roman" w:hAnsi="Times New Roman"/>
          <w:kern w:val="0"/>
          <w:sz w:val="22"/>
        </w:rPr>
        <w:t xml:space="preserve"> </w:t>
      </w:r>
      <w:r>
        <w:rPr>
          <w:rFonts w:ascii="Times New Roman" w:eastAsia="바탕체" w:hAnsi="Times New Roman"/>
          <w:kern w:val="0"/>
          <w:sz w:val="22"/>
        </w:rPr>
        <w:t>발생한</w:t>
      </w:r>
      <w:r>
        <w:rPr>
          <w:rFonts w:ascii="Times New Roman" w:eastAsia="Times New Roman" w:hAnsi="Times New Roman"/>
          <w:kern w:val="0"/>
          <w:sz w:val="22"/>
        </w:rPr>
        <w:t xml:space="preserve"> </w:t>
      </w:r>
      <w:r>
        <w:rPr>
          <w:rFonts w:ascii="Times New Roman" w:eastAsia="바탕체" w:hAnsi="Times New Roman"/>
          <w:kern w:val="0"/>
          <w:sz w:val="22"/>
        </w:rPr>
        <w:t>이익</w:t>
      </w:r>
      <w:r>
        <w:rPr>
          <w:rFonts w:ascii="Times New Roman" w:eastAsia="바탕체" w:hAnsi="Times New Roman"/>
          <w:kern w:val="0"/>
          <w:sz w:val="22"/>
        </w:rPr>
        <w:t xml:space="preserve">, </w:t>
      </w:r>
      <w:r>
        <w:rPr>
          <w:rFonts w:ascii="Times New Roman" w:eastAsia="바탕체" w:hAnsi="Times New Roman"/>
          <w:kern w:val="0"/>
          <w:sz w:val="22"/>
        </w:rPr>
        <w:t>기타</w:t>
      </w:r>
      <w:r>
        <w:rPr>
          <w:rFonts w:ascii="Times New Roman" w:eastAsia="Times New Roman" w:hAnsi="Times New Roman"/>
          <w:kern w:val="0"/>
          <w:sz w:val="22"/>
        </w:rPr>
        <w:t xml:space="preserve"> </w:t>
      </w:r>
      <w:r>
        <w:rPr>
          <w:rFonts w:ascii="Times New Roman" w:eastAsia="바탕체" w:hAnsi="Times New Roman"/>
          <w:kern w:val="0"/>
          <w:sz w:val="22"/>
        </w:rPr>
        <w:t>이에</w:t>
      </w:r>
      <w:r>
        <w:rPr>
          <w:rFonts w:ascii="Times New Roman" w:eastAsia="Times New Roman" w:hAnsi="Times New Roman"/>
          <w:kern w:val="0"/>
          <w:sz w:val="22"/>
        </w:rPr>
        <w:t xml:space="preserve"> </w:t>
      </w:r>
      <w:r>
        <w:rPr>
          <w:rFonts w:ascii="Times New Roman" w:eastAsia="바탕체" w:hAnsi="Times New Roman"/>
          <w:kern w:val="0"/>
          <w:sz w:val="22"/>
        </w:rPr>
        <w:t>준하는</w:t>
      </w:r>
      <w:r>
        <w:rPr>
          <w:rFonts w:ascii="Times New Roman" w:eastAsia="Times New Roman" w:hAnsi="Times New Roman"/>
          <w:kern w:val="0"/>
          <w:sz w:val="22"/>
        </w:rPr>
        <w:t xml:space="preserve"> </w:t>
      </w:r>
      <w:r>
        <w:rPr>
          <w:rFonts w:ascii="Times New Roman" w:eastAsia="바탕체" w:hAnsi="Times New Roman"/>
          <w:kern w:val="0"/>
          <w:sz w:val="22"/>
        </w:rPr>
        <w:t>것으로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p>
    <w:p w14:paraId="49AFBBE5" w14:textId="77777777" w:rsidR="00DE42D9" w:rsidRDefault="00DE42D9">
      <w:pPr>
        <w:snapToGrid w:val="0"/>
        <w:spacing w:after="0" w:line="360" w:lineRule="auto"/>
        <w:ind w:left="697" w:hanging="697"/>
        <w:textAlignment w:val="baseline"/>
        <w:rPr>
          <w:rFonts w:ascii="Times New Roman" w:eastAsia="바탕체" w:hAnsi="Times New Roman"/>
          <w:kern w:val="0"/>
          <w:sz w:val="22"/>
        </w:rPr>
      </w:pPr>
    </w:p>
    <w:p w14:paraId="75C8293D" w14:textId="77777777" w:rsidR="00DE42D9" w:rsidRDefault="00930A79">
      <w:pPr>
        <w:snapToGrid w:val="0"/>
        <w:spacing w:after="0" w:line="360" w:lineRule="auto"/>
        <w:ind w:left="697" w:hanging="697"/>
        <w:textAlignment w:val="baseline"/>
      </w:pPr>
      <w:r>
        <w:rPr>
          <w:rFonts w:ascii="Times New Roman" w:eastAsia="바탕체" w:hAnsi="Times New Roman"/>
          <w:b/>
          <w:bCs/>
          <w:kern w:val="0"/>
          <w:sz w:val="22"/>
        </w:rPr>
        <w:t>제</w:t>
      </w:r>
      <w:r>
        <w:rPr>
          <w:rFonts w:ascii="Times New Roman" w:eastAsia="바탕체" w:hAnsi="Times New Roman"/>
          <w:b/>
          <w:bCs/>
          <w:kern w:val="0"/>
          <w:sz w:val="22"/>
        </w:rPr>
        <w:t>7</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수익권증서</w:t>
      </w:r>
      <w:r>
        <w:rPr>
          <w:rFonts w:ascii="Times New Roman" w:eastAsia="바탕체" w:hAnsi="Times New Roman"/>
          <w:b/>
          <w:bCs/>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위탁자의</w:t>
      </w:r>
      <w:r>
        <w:rPr>
          <w:rFonts w:ascii="Times New Roman" w:eastAsia="Times New Roman" w:hAnsi="Times New Roman"/>
          <w:kern w:val="0"/>
          <w:sz w:val="22"/>
        </w:rPr>
        <w:t xml:space="preserve"> </w:t>
      </w:r>
      <w:r>
        <w:rPr>
          <w:rFonts w:ascii="Times New Roman" w:eastAsia="바탕체" w:hAnsi="Times New Roman"/>
          <w:kern w:val="0"/>
          <w:sz w:val="22"/>
        </w:rPr>
        <w:t>요청이</w:t>
      </w:r>
      <w:r>
        <w:rPr>
          <w:rFonts w:ascii="Times New Roman" w:eastAsia="Times New Roman" w:hAnsi="Times New Roman"/>
          <w:kern w:val="0"/>
          <w:sz w:val="22"/>
        </w:rPr>
        <w:t xml:space="preserve"> </w:t>
      </w:r>
      <w:r>
        <w:rPr>
          <w:rFonts w:ascii="Times New Roman" w:eastAsia="바탕체" w:hAnsi="Times New Roman"/>
          <w:kern w:val="0"/>
          <w:sz w:val="22"/>
        </w:rPr>
        <w:t>있는</w:t>
      </w:r>
      <w:r>
        <w:rPr>
          <w:rFonts w:ascii="Times New Roman" w:eastAsia="Times New Roman" w:hAnsi="Times New Roman"/>
          <w:kern w:val="0"/>
          <w:sz w:val="22"/>
        </w:rPr>
        <w:t xml:space="preserve"> </w:t>
      </w:r>
      <w:r>
        <w:rPr>
          <w:rFonts w:ascii="Times New Roman" w:eastAsia="바탕체" w:hAnsi="Times New Roman"/>
          <w:kern w:val="0"/>
          <w:sz w:val="22"/>
        </w:rPr>
        <w:t>경우에</w:t>
      </w:r>
      <w:r>
        <w:rPr>
          <w:rFonts w:ascii="Times New Roman" w:eastAsia="Times New Roman"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신탁계약을</w:t>
      </w:r>
      <w:r>
        <w:rPr>
          <w:rFonts w:ascii="Times New Roman" w:eastAsia="Times New Roman" w:hAnsi="Times New Roman"/>
          <w:kern w:val="0"/>
          <w:sz w:val="22"/>
        </w:rPr>
        <w:t xml:space="preserve"> </w:t>
      </w:r>
      <w:r>
        <w:rPr>
          <w:rFonts w:ascii="Times New Roman" w:eastAsia="바탕체" w:hAnsi="Times New Roman"/>
          <w:kern w:val="0"/>
          <w:sz w:val="22"/>
        </w:rPr>
        <w:t>증명하기</w:t>
      </w:r>
      <w:r>
        <w:rPr>
          <w:rFonts w:ascii="Times New Roman" w:eastAsia="Times New Roman" w:hAnsi="Times New Roman"/>
          <w:kern w:val="0"/>
          <w:sz w:val="22"/>
        </w:rPr>
        <w:t xml:space="preserve"> </w:t>
      </w:r>
      <w:r>
        <w:rPr>
          <w:rFonts w:ascii="Times New Roman" w:eastAsia="바탕체" w:hAnsi="Times New Roman"/>
          <w:kern w:val="0"/>
          <w:sz w:val="22"/>
        </w:rPr>
        <w:t>위한</w:t>
      </w:r>
      <w:r>
        <w:rPr>
          <w:rFonts w:ascii="Times New Roman" w:eastAsia="Times New Roman" w:hAnsi="Times New Roman"/>
          <w:kern w:val="0"/>
          <w:sz w:val="22"/>
        </w:rPr>
        <w:t xml:space="preserve"> </w:t>
      </w:r>
      <w:r>
        <w:rPr>
          <w:rFonts w:ascii="Times New Roman" w:eastAsia="바탕체" w:hAnsi="Times New Roman"/>
          <w:kern w:val="0"/>
          <w:sz w:val="22"/>
        </w:rPr>
        <w:t>수익권증서를</w:t>
      </w:r>
      <w:r>
        <w:rPr>
          <w:rFonts w:ascii="Times New Roman" w:eastAsia="Times New Roman" w:hAnsi="Times New Roman"/>
          <w:kern w:val="0"/>
          <w:sz w:val="22"/>
        </w:rPr>
        <w:t xml:space="preserve"> </w:t>
      </w:r>
      <w:r>
        <w:rPr>
          <w:rFonts w:ascii="Times New Roman" w:eastAsia="바탕체" w:hAnsi="Times New Roman"/>
          <w:kern w:val="0"/>
          <w:sz w:val="22"/>
        </w:rPr>
        <w:t>발행하여</w:t>
      </w:r>
      <w:r>
        <w:rPr>
          <w:rFonts w:ascii="Times New Roman" w:eastAsia="Times New Roman" w:hAnsi="Times New Roman"/>
          <w:kern w:val="0"/>
          <w:sz w:val="22"/>
        </w:rPr>
        <w:t xml:space="preserve"> </w:t>
      </w:r>
      <w:r>
        <w:rPr>
          <w:rFonts w:ascii="Times New Roman" w:eastAsia="바탕체" w:hAnsi="Times New Roman"/>
          <w:kern w:val="0"/>
          <w:sz w:val="22"/>
        </w:rPr>
        <w:t>위탁자에게</w:t>
      </w:r>
      <w:r>
        <w:rPr>
          <w:rFonts w:ascii="Times New Roman" w:eastAsia="Times New Roman" w:hAnsi="Times New Roman"/>
          <w:kern w:val="0"/>
          <w:sz w:val="22"/>
        </w:rPr>
        <w:t xml:space="preserve"> </w:t>
      </w:r>
      <w:r>
        <w:rPr>
          <w:rFonts w:ascii="Times New Roman" w:eastAsia="바탕체" w:hAnsi="Times New Roman"/>
          <w:kern w:val="0"/>
          <w:sz w:val="22"/>
        </w:rPr>
        <w:t>교부할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w:t>
      </w:r>
    </w:p>
    <w:p w14:paraId="1AE2FC54"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신탁부동산에</w:t>
      </w:r>
      <w:r>
        <w:rPr>
          <w:rFonts w:ascii="Times New Roman" w:eastAsia="Times New Roman" w:hAnsi="Times New Roman"/>
          <w:kern w:val="0"/>
          <w:sz w:val="22"/>
        </w:rPr>
        <w:t xml:space="preserve"> </w:t>
      </w:r>
      <w:r>
        <w:rPr>
          <w:rFonts w:ascii="Times New Roman" w:eastAsia="바탕체" w:hAnsi="Times New Roman"/>
          <w:kern w:val="0"/>
          <w:sz w:val="22"/>
        </w:rPr>
        <w:t>대한</w:t>
      </w:r>
      <w:r>
        <w:rPr>
          <w:rFonts w:ascii="Times New Roman" w:eastAsia="Times New Roman" w:hAnsi="Times New Roman"/>
          <w:kern w:val="0"/>
          <w:sz w:val="22"/>
        </w:rPr>
        <w:t xml:space="preserve"> </w:t>
      </w:r>
      <w:r>
        <w:rPr>
          <w:rFonts w:ascii="Times New Roman" w:eastAsia="바탕체" w:hAnsi="Times New Roman"/>
          <w:kern w:val="0"/>
          <w:sz w:val="22"/>
        </w:rPr>
        <w:t>신탁등기를</w:t>
      </w:r>
      <w:r>
        <w:rPr>
          <w:rFonts w:ascii="Times New Roman" w:eastAsia="Times New Roman" w:hAnsi="Times New Roman"/>
          <w:kern w:val="0"/>
          <w:sz w:val="22"/>
        </w:rPr>
        <w:t xml:space="preserve"> </w:t>
      </w:r>
      <w:r>
        <w:rPr>
          <w:rFonts w:ascii="Times New Roman" w:eastAsia="바탕체" w:hAnsi="Times New Roman"/>
          <w:kern w:val="0"/>
          <w:sz w:val="22"/>
        </w:rPr>
        <w:t>완료한</w:t>
      </w:r>
      <w:r>
        <w:rPr>
          <w:rFonts w:ascii="Times New Roman" w:eastAsia="Times New Roman" w:hAnsi="Times New Roman"/>
          <w:kern w:val="0"/>
          <w:sz w:val="22"/>
        </w:rPr>
        <w:t xml:space="preserve"> </w:t>
      </w:r>
      <w:r>
        <w:rPr>
          <w:rFonts w:ascii="Times New Roman" w:eastAsia="바탕체" w:hAnsi="Times New Roman"/>
          <w:kern w:val="0"/>
          <w:sz w:val="22"/>
        </w:rPr>
        <w:t>후에</w:t>
      </w:r>
      <w:r>
        <w:rPr>
          <w:rFonts w:ascii="Times New Roman" w:eastAsia="Times New Roman" w:hAnsi="Times New Roman"/>
          <w:kern w:val="0"/>
          <w:sz w:val="22"/>
        </w:rPr>
        <w:t xml:space="preserve"> </w:t>
      </w:r>
      <w:r>
        <w:rPr>
          <w:rFonts w:ascii="Times New Roman" w:eastAsia="바탕체" w:hAnsi="Times New Roman"/>
          <w:kern w:val="0"/>
          <w:sz w:val="22"/>
        </w:rPr>
        <w:t>우선수익자를</w:t>
      </w:r>
      <w:r>
        <w:rPr>
          <w:rFonts w:ascii="Times New Roman" w:eastAsia="Times New Roman" w:hAnsi="Times New Roman"/>
          <w:kern w:val="0"/>
          <w:sz w:val="22"/>
        </w:rPr>
        <w:t xml:space="preserve"> </w:t>
      </w:r>
      <w:r>
        <w:rPr>
          <w:rFonts w:ascii="Times New Roman" w:eastAsia="바탕체" w:hAnsi="Times New Roman"/>
          <w:kern w:val="0"/>
          <w:sz w:val="22"/>
        </w:rPr>
        <w:t>수익자로</w:t>
      </w:r>
      <w:r>
        <w:rPr>
          <w:rFonts w:ascii="Times New Roman" w:eastAsia="Times New Roman" w:hAnsi="Times New Roman"/>
          <w:kern w:val="0"/>
          <w:sz w:val="22"/>
        </w:rPr>
        <w:t xml:space="preserve"> </w:t>
      </w:r>
      <w:r>
        <w:rPr>
          <w:rFonts w:ascii="Times New Roman" w:eastAsia="바탕체" w:hAnsi="Times New Roman"/>
          <w:kern w:val="0"/>
          <w:sz w:val="22"/>
        </w:rPr>
        <w:t>하여</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2</w:t>
      </w:r>
      <w:r>
        <w:rPr>
          <w:rFonts w:ascii="Times New Roman" w:eastAsia="바탕체" w:hAnsi="Times New Roman"/>
          <w:kern w:val="0"/>
          <w:sz w:val="22"/>
        </w:rPr>
        <w:t>조의</w:t>
      </w:r>
      <w:r>
        <w:rPr>
          <w:rFonts w:ascii="Times New Roman" w:eastAsia="Times New Roman" w:hAnsi="Times New Roman"/>
          <w:kern w:val="0"/>
          <w:sz w:val="22"/>
        </w:rPr>
        <w:t xml:space="preserve"> </w:t>
      </w:r>
      <w:r>
        <w:rPr>
          <w:rFonts w:ascii="Times New Roman" w:eastAsia="바탕체" w:hAnsi="Times New Roman"/>
          <w:kern w:val="0"/>
          <w:sz w:val="22"/>
        </w:rPr>
        <w:t>신탁금액에서</w:t>
      </w:r>
      <w:r>
        <w:rPr>
          <w:rFonts w:ascii="Times New Roman" w:eastAsia="Times New Roman" w:hAnsi="Times New Roman"/>
          <w:kern w:val="0"/>
          <w:sz w:val="22"/>
        </w:rPr>
        <w:t xml:space="preserve"> </w:t>
      </w:r>
      <w:r>
        <w:rPr>
          <w:rFonts w:ascii="Times New Roman" w:eastAsia="바탕체" w:hAnsi="Times New Roman"/>
          <w:kern w:val="0"/>
          <w:sz w:val="22"/>
        </w:rPr>
        <w:t>선순위임대차보증금</w:t>
      </w:r>
      <w:r>
        <w:rPr>
          <w:rFonts w:ascii="Times New Roman" w:eastAsia="바탕체" w:hAnsi="Times New Roman"/>
          <w:kern w:val="0"/>
          <w:sz w:val="22"/>
        </w:rPr>
        <w:t xml:space="preserve">, </w:t>
      </w:r>
      <w:r>
        <w:rPr>
          <w:rFonts w:ascii="Times New Roman" w:eastAsia="바탕체" w:hAnsi="Times New Roman"/>
          <w:kern w:val="0"/>
          <w:sz w:val="22"/>
        </w:rPr>
        <w:t>저당채권</w:t>
      </w:r>
      <w:r>
        <w:rPr>
          <w:rFonts w:ascii="Times New Roman" w:eastAsia="바탕체" w:hAnsi="Times New Roman"/>
          <w:kern w:val="0"/>
          <w:sz w:val="22"/>
        </w:rPr>
        <w:t xml:space="preserve">, </w:t>
      </w:r>
      <w:r>
        <w:rPr>
          <w:rFonts w:ascii="Times New Roman" w:eastAsia="바탕체" w:hAnsi="Times New Roman"/>
          <w:kern w:val="0"/>
          <w:sz w:val="22"/>
        </w:rPr>
        <w:t>기타</w:t>
      </w:r>
      <w:r>
        <w:rPr>
          <w:rFonts w:ascii="Times New Roman" w:eastAsia="Times New Roman" w:hAnsi="Times New Roman"/>
          <w:kern w:val="0"/>
          <w:sz w:val="22"/>
        </w:rPr>
        <w:t xml:space="preserve"> </w:t>
      </w:r>
      <w:r>
        <w:rPr>
          <w:rFonts w:ascii="Times New Roman" w:eastAsia="바탕체" w:hAnsi="Times New Roman"/>
          <w:kern w:val="0"/>
          <w:sz w:val="22"/>
        </w:rPr>
        <w:t>권리설정액</w:t>
      </w:r>
      <w:r>
        <w:rPr>
          <w:rFonts w:ascii="Times New Roman" w:eastAsia="Times New Roman" w:hAnsi="Times New Roman"/>
          <w:kern w:val="0"/>
          <w:sz w:val="22"/>
        </w:rPr>
        <w:t xml:space="preserve"> </w:t>
      </w:r>
      <w:r>
        <w:rPr>
          <w:rFonts w:ascii="Times New Roman" w:eastAsia="바탕체" w:hAnsi="Times New Roman"/>
          <w:kern w:val="0"/>
          <w:sz w:val="22"/>
        </w:rPr>
        <w:t>등을</w:t>
      </w:r>
      <w:r>
        <w:rPr>
          <w:rFonts w:ascii="Times New Roman" w:eastAsia="Times New Roman" w:hAnsi="Times New Roman"/>
          <w:kern w:val="0"/>
          <w:sz w:val="22"/>
        </w:rPr>
        <w:t xml:space="preserve"> </w:t>
      </w:r>
      <w:r>
        <w:rPr>
          <w:rFonts w:ascii="Times New Roman" w:eastAsia="바탕체" w:hAnsi="Times New Roman"/>
          <w:kern w:val="0"/>
          <w:sz w:val="22"/>
        </w:rPr>
        <w:t>차감한</w:t>
      </w:r>
      <w:r>
        <w:rPr>
          <w:rFonts w:ascii="Times New Roman" w:eastAsia="Times New Roman" w:hAnsi="Times New Roman"/>
          <w:kern w:val="0"/>
          <w:sz w:val="22"/>
        </w:rPr>
        <w:t xml:space="preserve"> </w:t>
      </w:r>
      <w:r>
        <w:rPr>
          <w:rFonts w:ascii="Times New Roman" w:eastAsia="바탕체" w:hAnsi="Times New Roman"/>
          <w:kern w:val="0"/>
          <w:sz w:val="22"/>
        </w:rPr>
        <w:t>가액</w:t>
      </w:r>
      <w:r>
        <w:rPr>
          <w:rFonts w:ascii="Times New Roman" w:eastAsia="바탕체" w:hAnsi="Times New Roman"/>
          <w:kern w:val="0"/>
          <w:sz w:val="22"/>
        </w:rPr>
        <w:t>(</w:t>
      </w:r>
      <w:r>
        <w:rPr>
          <w:rFonts w:ascii="Times New Roman" w:eastAsia="바탕체" w:hAnsi="Times New Roman"/>
          <w:kern w:val="0"/>
          <w:sz w:val="22"/>
        </w:rPr>
        <w:t>이하</w:t>
      </w:r>
      <w:r>
        <w:rPr>
          <w:rFonts w:ascii="Times New Roman" w:eastAsia="Times New Roman" w:hAnsi="Times New Roman"/>
          <w:kern w:val="0"/>
          <w:sz w:val="22"/>
        </w:rPr>
        <w:t xml:space="preserve"> </w:t>
      </w:r>
      <w:r>
        <w:rPr>
          <w:rFonts w:ascii="Times New Roman" w:eastAsia="바탕체" w:hAnsi="Times New Roman"/>
          <w:kern w:val="0"/>
          <w:sz w:val="22"/>
        </w:rPr>
        <w:t>“</w:t>
      </w:r>
      <w:r>
        <w:rPr>
          <w:rFonts w:ascii="Times New Roman" w:eastAsia="바탕체" w:hAnsi="Times New Roman"/>
          <w:kern w:val="0"/>
          <w:sz w:val="22"/>
        </w:rPr>
        <w:t>유효담보가액</w:t>
      </w:r>
      <w:r>
        <w:rPr>
          <w:rFonts w:ascii="Times New Roman" w:eastAsia="바탕체" w:hAnsi="Times New Roman"/>
          <w:kern w:val="0"/>
          <w:sz w:val="22"/>
        </w:rPr>
        <w:t>”</w:t>
      </w:r>
      <w:r>
        <w:rPr>
          <w:rFonts w:ascii="Times New Roman" w:eastAsia="바탕체" w:hAnsi="Times New Roman"/>
          <w:kern w:val="0"/>
          <w:sz w:val="22"/>
        </w:rPr>
        <w:t>이라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r>
        <w:rPr>
          <w:rFonts w:ascii="Times New Roman" w:eastAsia="바탕체" w:hAnsi="Times New Roman"/>
          <w:kern w:val="0"/>
          <w:sz w:val="22"/>
        </w:rPr>
        <w:t>범위</w:t>
      </w:r>
      <w:r>
        <w:rPr>
          <w:rFonts w:ascii="Times New Roman" w:eastAsia="Times New Roman" w:hAnsi="Times New Roman"/>
          <w:kern w:val="0"/>
          <w:sz w:val="22"/>
        </w:rPr>
        <w:t xml:space="preserve"> </w:t>
      </w:r>
      <w:r>
        <w:rPr>
          <w:rFonts w:ascii="Times New Roman" w:eastAsia="바탕체" w:hAnsi="Times New Roman"/>
          <w:kern w:val="0"/>
          <w:sz w:val="22"/>
        </w:rPr>
        <w:t>내에서</w:t>
      </w:r>
      <w:r>
        <w:rPr>
          <w:rFonts w:ascii="Times New Roman" w:eastAsia="Times New Roman" w:hAnsi="Times New Roman"/>
          <w:kern w:val="0"/>
          <w:sz w:val="22"/>
        </w:rPr>
        <w:t xml:space="preserve"> </w:t>
      </w:r>
      <w:r>
        <w:rPr>
          <w:rFonts w:ascii="Times New Roman" w:eastAsia="바탕체" w:hAnsi="Times New Roman"/>
          <w:kern w:val="0"/>
          <w:sz w:val="22"/>
        </w:rPr>
        <w:t>신탁부동산</w:t>
      </w:r>
      <w:r>
        <w:rPr>
          <w:rFonts w:ascii="Times New Roman" w:eastAsia="Times New Roman" w:hAnsi="Times New Roman"/>
          <w:kern w:val="0"/>
          <w:sz w:val="22"/>
        </w:rPr>
        <w:t xml:space="preserve"> </w:t>
      </w:r>
      <w:r>
        <w:rPr>
          <w:rFonts w:ascii="Times New Roman" w:eastAsia="바탕체" w:hAnsi="Times New Roman"/>
          <w:kern w:val="0"/>
          <w:sz w:val="22"/>
        </w:rPr>
        <w:t>담보목적의</w:t>
      </w:r>
      <w:r>
        <w:rPr>
          <w:rFonts w:ascii="Times New Roman" w:eastAsia="Times New Roman" w:hAnsi="Times New Roman"/>
          <w:kern w:val="0"/>
          <w:sz w:val="22"/>
        </w:rPr>
        <w:t xml:space="preserve"> </w:t>
      </w:r>
      <w:r>
        <w:rPr>
          <w:rFonts w:ascii="Times New Roman" w:eastAsia="바탕체" w:hAnsi="Times New Roman"/>
          <w:kern w:val="0"/>
          <w:sz w:val="22"/>
        </w:rPr>
        <w:t>수익권증서를</w:t>
      </w:r>
      <w:r>
        <w:rPr>
          <w:rFonts w:ascii="Times New Roman" w:eastAsia="Times New Roman" w:hAnsi="Times New Roman"/>
          <w:kern w:val="0"/>
          <w:sz w:val="22"/>
        </w:rPr>
        <w:t xml:space="preserve"> </w:t>
      </w:r>
      <w:r>
        <w:rPr>
          <w:rFonts w:ascii="Times New Roman" w:eastAsia="바탕체" w:hAnsi="Times New Roman"/>
          <w:kern w:val="0"/>
          <w:sz w:val="22"/>
        </w:rPr>
        <w:t>우선수익자에게</w:t>
      </w:r>
      <w:r>
        <w:rPr>
          <w:rFonts w:ascii="Times New Roman" w:eastAsia="Times New Roman" w:hAnsi="Times New Roman"/>
          <w:kern w:val="0"/>
          <w:sz w:val="22"/>
        </w:rPr>
        <w:t xml:space="preserve"> </w:t>
      </w:r>
      <w:r>
        <w:rPr>
          <w:rFonts w:ascii="Times New Roman" w:eastAsia="바탕체" w:hAnsi="Times New Roman"/>
          <w:kern w:val="0"/>
          <w:sz w:val="22"/>
        </w:rPr>
        <w:t>발행</w:t>
      </w:r>
      <w:r>
        <w:rPr>
          <w:rFonts w:ascii="Times New Roman" w:eastAsia="Times New Roman" w:hAnsi="Times New Roman"/>
          <w:kern w:val="0"/>
          <w:sz w:val="22"/>
        </w:rPr>
        <w:t xml:space="preserve"> </w:t>
      </w:r>
      <w:r>
        <w:rPr>
          <w:rFonts w:ascii="Times New Roman" w:eastAsia="바탕체" w:hAnsi="Times New Roman"/>
          <w:kern w:val="0"/>
          <w:sz w:val="22"/>
        </w:rPr>
        <w:t>교부한다</w:t>
      </w:r>
      <w:r>
        <w:rPr>
          <w:rFonts w:ascii="Times New Roman" w:eastAsia="바탕체" w:hAnsi="Times New Roman"/>
          <w:kern w:val="0"/>
          <w:sz w:val="22"/>
        </w:rPr>
        <w:t>.</w:t>
      </w:r>
    </w:p>
    <w:p w14:paraId="10F6DD0A"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③</w:t>
      </w:r>
      <w:r>
        <w:rPr>
          <w:rFonts w:ascii="Times New Roman" w:eastAsia="바탕체" w:hAnsi="Times New Roman"/>
          <w:kern w:val="0"/>
          <w:sz w:val="22"/>
        </w:rPr>
        <w:t>신탁기간</w:t>
      </w:r>
      <w:r>
        <w:rPr>
          <w:rFonts w:ascii="Times New Roman" w:eastAsia="Times New Roman" w:hAnsi="Times New Roman"/>
          <w:kern w:val="0"/>
          <w:sz w:val="22"/>
        </w:rPr>
        <w:t xml:space="preserve"> </w:t>
      </w:r>
      <w:r>
        <w:rPr>
          <w:rFonts w:ascii="Times New Roman" w:eastAsia="바탕체" w:hAnsi="Times New Roman"/>
          <w:kern w:val="0"/>
          <w:sz w:val="22"/>
        </w:rPr>
        <w:t>중</w:t>
      </w:r>
      <w:r>
        <w:rPr>
          <w:rFonts w:ascii="Times New Roman" w:eastAsia="Times New Roman" w:hAnsi="Times New Roman"/>
          <w:kern w:val="0"/>
          <w:sz w:val="22"/>
        </w:rPr>
        <w:t xml:space="preserve">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우선수익자를</w:t>
      </w:r>
      <w:r>
        <w:rPr>
          <w:rFonts w:ascii="Times New Roman" w:eastAsia="Times New Roman" w:hAnsi="Times New Roman"/>
          <w:kern w:val="0"/>
          <w:sz w:val="22"/>
        </w:rPr>
        <w:t xml:space="preserve"> </w:t>
      </w:r>
      <w:r>
        <w:rPr>
          <w:rFonts w:ascii="Times New Roman" w:eastAsia="바탕체" w:hAnsi="Times New Roman"/>
          <w:kern w:val="0"/>
          <w:sz w:val="22"/>
        </w:rPr>
        <w:t>추가</w:t>
      </w:r>
      <w:r>
        <w:rPr>
          <w:rFonts w:ascii="Times New Roman" w:eastAsia="Times New Roman" w:hAnsi="Times New Roman"/>
          <w:kern w:val="0"/>
          <w:sz w:val="22"/>
        </w:rPr>
        <w:t xml:space="preserve"> </w:t>
      </w:r>
      <w:r>
        <w:rPr>
          <w:rFonts w:ascii="Times New Roman" w:eastAsia="바탕체" w:hAnsi="Times New Roman"/>
          <w:kern w:val="0"/>
          <w:sz w:val="22"/>
        </w:rPr>
        <w:t>지정하여</w:t>
      </w:r>
      <w:r>
        <w:rPr>
          <w:rFonts w:ascii="Times New Roman" w:eastAsia="Times New Roman" w:hAnsi="Times New Roman"/>
          <w:kern w:val="0"/>
          <w:sz w:val="22"/>
        </w:rPr>
        <w:t xml:space="preserve"> </w:t>
      </w:r>
      <w:r>
        <w:rPr>
          <w:rFonts w:ascii="Times New Roman" w:eastAsia="바탕체" w:hAnsi="Times New Roman"/>
          <w:kern w:val="0"/>
          <w:sz w:val="22"/>
        </w:rPr>
        <w:t>은행에게</w:t>
      </w:r>
      <w:r>
        <w:rPr>
          <w:rFonts w:ascii="Times New Roman" w:eastAsia="Times New Roman" w:hAnsi="Times New Roman"/>
          <w:kern w:val="0"/>
          <w:sz w:val="22"/>
        </w:rPr>
        <w:t xml:space="preserve"> </w:t>
      </w:r>
      <w:r>
        <w:rPr>
          <w:rFonts w:ascii="Times New Roman" w:eastAsia="바탕체" w:hAnsi="Times New Roman"/>
          <w:kern w:val="0"/>
          <w:sz w:val="22"/>
        </w:rPr>
        <w:t>수익권증서의</w:t>
      </w:r>
      <w:r>
        <w:rPr>
          <w:rFonts w:ascii="Times New Roman" w:eastAsia="Times New Roman" w:hAnsi="Times New Roman"/>
          <w:kern w:val="0"/>
          <w:sz w:val="22"/>
        </w:rPr>
        <w:t xml:space="preserve"> </w:t>
      </w:r>
      <w:r>
        <w:rPr>
          <w:rFonts w:ascii="Times New Roman" w:eastAsia="바탕체" w:hAnsi="Times New Roman"/>
          <w:kern w:val="0"/>
          <w:sz w:val="22"/>
        </w:rPr>
        <w:t>발급을</w:t>
      </w:r>
      <w:r>
        <w:rPr>
          <w:rFonts w:ascii="Times New Roman" w:eastAsia="Times New Roman" w:hAnsi="Times New Roman"/>
          <w:kern w:val="0"/>
          <w:sz w:val="22"/>
        </w:rPr>
        <w:t xml:space="preserve"> </w:t>
      </w:r>
      <w:r>
        <w:rPr>
          <w:rFonts w:ascii="Times New Roman" w:eastAsia="바탕체" w:hAnsi="Times New Roman"/>
          <w:kern w:val="0"/>
          <w:sz w:val="22"/>
        </w:rPr>
        <w:t>요청하는</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바탕체" w:hAnsi="Times New Roman"/>
          <w:kern w:val="0"/>
          <w:sz w:val="22"/>
        </w:rPr>
        <w:t xml:space="preserve">, </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2</w:t>
      </w:r>
      <w:r>
        <w:rPr>
          <w:rFonts w:ascii="Times New Roman" w:eastAsia="바탕체" w:hAnsi="Times New Roman"/>
          <w:kern w:val="0"/>
          <w:sz w:val="22"/>
        </w:rPr>
        <w:t>항의</w:t>
      </w:r>
      <w:r>
        <w:rPr>
          <w:rFonts w:ascii="Times New Roman" w:eastAsia="Times New Roman" w:hAnsi="Times New Roman"/>
          <w:kern w:val="0"/>
          <w:sz w:val="22"/>
        </w:rPr>
        <w:t xml:space="preserve"> </w:t>
      </w:r>
      <w:r>
        <w:rPr>
          <w:rFonts w:ascii="Times New Roman" w:eastAsia="바탕체" w:hAnsi="Times New Roman"/>
          <w:kern w:val="0"/>
          <w:sz w:val="22"/>
        </w:rPr>
        <w:t>유효담보가액에서</w:t>
      </w:r>
      <w:r>
        <w:rPr>
          <w:rFonts w:ascii="Times New Roman" w:eastAsia="Times New Roman" w:hAnsi="Times New Roman"/>
          <w:kern w:val="0"/>
          <w:sz w:val="22"/>
        </w:rPr>
        <w:t xml:space="preserve"> </w:t>
      </w:r>
      <w:r>
        <w:rPr>
          <w:rFonts w:ascii="Times New Roman" w:eastAsia="바탕체" w:hAnsi="Times New Roman"/>
          <w:kern w:val="0"/>
          <w:sz w:val="22"/>
        </w:rPr>
        <w:t>이미</w:t>
      </w:r>
      <w:r>
        <w:rPr>
          <w:rFonts w:ascii="Times New Roman" w:eastAsia="Times New Roman" w:hAnsi="Times New Roman"/>
          <w:kern w:val="0"/>
          <w:sz w:val="22"/>
        </w:rPr>
        <w:t xml:space="preserve"> </w:t>
      </w:r>
      <w:r>
        <w:rPr>
          <w:rFonts w:ascii="Times New Roman" w:eastAsia="바탕체" w:hAnsi="Times New Roman"/>
          <w:kern w:val="0"/>
          <w:sz w:val="22"/>
        </w:rPr>
        <w:t>발행된</w:t>
      </w:r>
      <w:r>
        <w:rPr>
          <w:rFonts w:ascii="Times New Roman" w:eastAsia="Times New Roman" w:hAnsi="Times New Roman"/>
          <w:kern w:val="0"/>
          <w:sz w:val="22"/>
        </w:rPr>
        <w:t xml:space="preserve"> </w:t>
      </w:r>
      <w:r>
        <w:rPr>
          <w:rFonts w:ascii="Times New Roman" w:eastAsia="바탕체" w:hAnsi="Times New Roman"/>
          <w:kern w:val="0"/>
          <w:sz w:val="22"/>
        </w:rPr>
        <w:t>우선수익자의</w:t>
      </w:r>
      <w:r>
        <w:rPr>
          <w:rFonts w:ascii="Times New Roman" w:eastAsia="Times New Roman" w:hAnsi="Times New Roman"/>
          <w:kern w:val="0"/>
          <w:sz w:val="22"/>
        </w:rPr>
        <w:t xml:space="preserve"> </w:t>
      </w:r>
      <w:r>
        <w:rPr>
          <w:rFonts w:ascii="Times New Roman" w:eastAsia="바탕체" w:hAnsi="Times New Roman"/>
          <w:kern w:val="0"/>
          <w:sz w:val="22"/>
        </w:rPr>
        <w:t>수익권금액을</w:t>
      </w:r>
      <w:r>
        <w:rPr>
          <w:rFonts w:ascii="Times New Roman" w:eastAsia="Times New Roman" w:hAnsi="Times New Roman"/>
          <w:kern w:val="0"/>
          <w:sz w:val="22"/>
        </w:rPr>
        <w:t xml:space="preserve"> </w:t>
      </w:r>
      <w:r>
        <w:rPr>
          <w:rFonts w:ascii="Times New Roman" w:eastAsia="바탕체" w:hAnsi="Times New Roman"/>
          <w:kern w:val="0"/>
          <w:sz w:val="22"/>
        </w:rPr>
        <w:t>차감한</w:t>
      </w:r>
      <w:r>
        <w:rPr>
          <w:rFonts w:ascii="Times New Roman" w:eastAsia="Times New Roman" w:hAnsi="Times New Roman"/>
          <w:kern w:val="0"/>
          <w:sz w:val="22"/>
        </w:rPr>
        <w:t xml:space="preserve"> </w:t>
      </w:r>
      <w:r>
        <w:rPr>
          <w:rFonts w:ascii="Times New Roman" w:eastAsia="바탕체" w:hAnsi="Times New Roman"/>
          <w:kern w:val="0"/>
          <w:sz w:val="22"/>
        </w:rPr>
        <w:t>금액</w:t>
      </w:r>
      <w:r>
        <w:rPr>
          <w:rFonts w:ascii="Times New Roman" w:eastAsia="Times New Roman" w:hAnsi="Times New Roman"/>
          <w:kern w:val="0"/>
          <w:sz w:val="22"/>
        </w:rPr>
        <w:t xml:space="preserve"> </w:t>
      </w:r>
      <w:r>
        <w:rPr>
          <w:rFonts w:ascii="Times New Roman" w:eastAsia="바탕체" w:hAnsi="Times New Roman"/>
          <w:kern w:val="0"/>
          <w:sz w:val="22"/>
        </w:rPr>
        <w:t>범위</w:t>
      </w:r>
      <w:r>
        <w:rPr>
          <w:rFonts w:ascii="Times New Roman" w:eastAsia="Times New Roman" w:hAnsi="Times New Roman"/>
          <w:kern w:val="0"/>
          <w:sz w:val="22"/>
        </w:rPr>
        <w:t xml:space="preserve"> </w:t>
      </w:r>
      <w:r>
        <w:rPr>
          <w:rFonts w:ascii="Times New Roman" w:eastAsia="바탕체" w:hAnsi="Times New Roman"/>
          <w:kern w:val="0"/>
          <w:sz w:val="22"/>
        </w:rPr>
        <w:t>내에서</w:t>
      </w:r>
      <w:r>
        <w:rPr>
          <w:rFonts w:ascii="Times New Roman" w:eastAsia="Times New Roman" w:hAnsi="Times New Roman"/>
          <w:kern w:val="0"/>
          <w:sz w:val="22"/>
        </w:rPr>
        <w:t xml:space="preserve"> </w:t>
      </w:r>
      <w:r>
        <w:rPr>
          <w:rFonts w:ascii="Times New Roman" w:eastAsia="바탕체" w:hAnsi="Times New Roman"/>
          <w:kern w:val="0"/>
          <w:sz w:val="22"/>
        </w:rPr>
        <w:t>수익권증서를</w:t>
      </w:r>
      <w:r>
        <w:rPr>
          <w:rFonts w:ascii="Times New Roman" w:eastAsia="Times New Roman" w:hAnsi="Times New Roman"/>
          <w:kern w:val="0"/>
          <w:sz w:val="22"/>
        </w:rPr>
        <w:t xml:space="preserve"> </w:t>
      </w:r>
      <w:r>
        <w:rPr>
          <w:rFonts w:ascii="Times New Roman" w:eastAsia="바탕체" w:hAnsi="Times New Roman"/>
          <w:kern w:val="0"/>
          <w:sz w:val="22"/>
        </w:rPr>
        <w:t>발행할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때</w:t>
      </w:r>
      <w:r>
        <w:rPr>
          <w:rFonts w:ascii="Times New Roman" w:eastAsia="Times New Roman" w:hAnsi="Times New Roman"/>
          <w:kern w:val="0"/>
          <w:sz w:val="22"/>
        </w:rPr>
        <w:t xml:space="preserve"> </w:t>
      </w:r>
      <w:r>
        <w:rPr>
          <w:rFonts w:ascii="Times New Roman" w:eastAsia="바탕체" w:hAnsi="Times New Roman"/>
          <w:kern w:val="0"/>
          <w:sz w:val="22"/>
        </w:rPr>
        <w:t>신탁원부</w:t>
      </w:r>
      <w:r>
        <w:rPr>
          <w:rFonts w:ascii="Times New Roman" w:eastAsia="Times New Roman" w:hAnsi="Times New Roman"/>
          <w:kern w:val="0"/>
          <w:sz w:val="22"/>
        </w:rPr>
        <w:t xml:space="preserve"> </w:t>
      </w:r>
      <w:r>
        <w:rPr>
          <w:rFonts w:ascii="Times New Roman" w:eastAsia="바탕체" w:hAnsi="Times New Roman"/>
          <w:kern w:val="0"/>
          <w:sz w:val="22"/>
        </w:rPr>
        <w:t>등</w:t>
      </w:r>
      <w:r>
        <w:rPr>
          <w:rFonts w:ascii="Times New Roman" w:eastAsia="Times New Roman" w:hAnsi="Times New Roman"/>
          <w:kern w:val="0"/>
          <w:sz w:val="22"/>
        </w:rPr>
        <w:t xml:space="preserve"> </w:t>
      </w:r>
      <w:r>
        <w:rPr>
          <w:rFonts w:ascii="Times New Roman" w:eastAsia="바탕체" w:hAnsi="Times New Roman"/>
          <w:kern w:val="0"/>
          <w:sz w:val="22"/>
        </w:rPr>
        <w:t>기재내용</w:t>
      </w:r>
      <w:r>
        <w:rPr>
          <w:rFonts w:ascii="Times New Roman" w:eastAsia="Times New Roman" w:hAnsi="Times New Roman"/>
          <w:kern w:val="0"/>
          <w:sz w:val="22"/>
        </w:rPr>
        <w:t xml:space="preserve"> </w:t>
      </w:r>
      <w:r>
        <w:rPr>
          <w:rFonts w:ascii="Times New Roman" w:eastAsia="바탕체" w:hAnsi="Times New Roman"/>
          <w:kern w:val="0"/>
          <w:sz w:val="22"/>
        </w:rPr>
        <w:t>변경에</w:t>
      </w:r>
      <w:r>
        <w:rPr>
          <w:rFonts w:ascii="Times New Roman" w:eastAsia="Times New Roman" w:hAnsi="Times New Roman"/>
          <w:kern w:val="0"/>
          <w:sz w:val="22"/>
        </w:rPr>
        <w:t xml:space="preserve"> </w:t>
      </w:r>
      <w:r>
        <w:rPr>
          <w:rFonts w:ascii="Times New Roman" w:eastAsia="바탕체" w:hAnsi="Times New Roman"/>
          <w:kern w:val="0"/>
          <w:sz w:val="22"/>
        </w:rPr>
        <w:t>따른</w:t>
      </w:r>
      <w:r>
        <w:rPr>
          <w:rFonts w:ascii="Times New Roman" w:eastAsia="Times New Roman" w:hAnsi="Times New Roman"/>
          <w:kern w:val="0"/>
          <w:sz w:val="22"/>
        </w:rPr>
        <w:t xml:space="preserve"> </w:t>
      </w:r>
      <w:r>
        <w:rPr>
          <w:rFonts w:ascii="Times New Roman" w:eastAsia="바탕체" w:hAnsi="Times New Roman"/>
          <w:kern w:val="0"/>
          <w:sz w:val="22"/>
        </w:rPr>
        <w:t>일체의</w:t>
      </w:r>
      <w:r>
        <w:rPr>
          <w:rFonts w:ascii="Times New Roman" w:eastAsia="Times New Roman" w:hAnsi="Times New Roman"/>
          <w:kern w:val="0"/>
          <w:sz w:val="22"/>
        </w:rPr>
        <w:t xml:space="preserve"> </w:t>
      </w:r>
      <w:r>
        <w:rPr>
          <w:rFonts w:ascii="Times New Roman" w:eastAsia="바탕체" w:hAnsi="Times New Roman"/>
          <w:kern w:val="0"/>
          <w:sz w:val="22"/>
        </w:rPr>
        <w:t>비용은</w:t>
      </w:r>
      <w:r>
        <w:rPr>
          <w:rFonts w:ascii="Times New Roman" w:eastAsia="Times New Roman" w:hAnsi="Times New Roman"/>
          <w:kern w:val="0"/>
          <w:sz w:val="22"/>
        </w:rPr>
        <w:t xml:space="preserve">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부담한다</w:t>
      </w:r>
      <w:r>
        <w:rPr>
          <w:rFonts w:ascii="Times New Roman" w:eastAsia="바탕체" w:hAnsi="Times New Roman"/>
          <w:kern w:val="0"/>
          <w:sz w:val="22"/>
        </w:rPr>
        <w:t>.</w:t>
      </w:r>
    </w:p>
    <w:p w14:paraId="698A76C9"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④</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우선수익자를</w:t>
      </w:r>
      <w:r>
        <w:rPr>
          <w:rFonts w:ascii="Times New Roman" w:eastAsia="Times New Roman" w:hAnsi="Times New Roman"/>
          <w:kern w:val="0"/>
          <w:sz w:val="22"/>
        </w:rPr>
        <w:t xml:space="preserve"> </w:t>
      </w:r>
      <w:r>
        <w:rPr>
          <w:rFonts w:ascii="Times New Roman" w:eastAsia="바탕체" w:hAnsi="Times New Roman"/>
          <w:kern w:val="0"/>
          <w:sz w:val="22"/>
        </w:rPr>
        <w:t>변경</w:t>
      </w:r>
      <w:r>
        <w:rPr>
          <w:rFonts w:ascii="Times New Roman" w:eastAsia="Times New Roman" w:hAnsi="Times New Roman"/>
          <w:kern w:val="0"/>
          <w:sz w:val="22"/>
        </w:rPr>
        <w:t xml:space="preserve"> </w:t>
      </w:r>
      <w:r>
        <w:rPr>
          <w:rFonts w:ascii="Times New Roman" w:eastAsia="바탕체" w:hAnsi="Times New Roman"/>
          <w:kern w:val="0"/>
          <w:sz w:val="22"/>
        </w:rPr>
        <w:t>지정하고자</w:t>
      </w:r>
      <w:r>
        <w:rPr>
          <w:rFonts w:ascii="Times New Roman" w:eastAsia="Times New Roman" w:hAnsi="Times New Roman"/>
          <w:kern w:val="0"/>
          <w:sz w:val="22"/>
        </w:rPr>
        <w:t xml:space="preserve"> </w:t>
      </w:r>
      <w:r>
        <w:rPr>
          <w:rFonts w:ascii="Times New Roman" w:eastAsia="바탕체" w:hAnsi="Times New Roman"/>
          <w:kern w:val="0"/>
          <w:sz w:val="22"/>
        </w:rPr>
        <w:t>하는</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후순위</w:t>
      </w:r>
      <w:r>
        <w:rPr>
          <w:rFonts w:ascii="Times New Roman" w:eastAsia="Times New Roman" w:hAnsi="Times New Roman"/>
          <w:kern w:val="0"/>
          <w:sz w:val="22"/>
        </w:rPr>
        <w:t xml:space="preserve"> </w:t>
      </w:r>
      <w:r>
        <w:rPr>
          <w:rFonts w:ascii="Times New Roman" w:eastAsia="바탕체" w:hAnsi="Times New Roman"/>
          <w:kern w:val="0"/>
          <w:sz w:val="22"/>
        </w:rPr>
        <w:t>우선수익자가</w:t>
      </w:r>
      <w:r>
        <w:rPr>
          <w:rFonts w:ascii="Times New Roman" w:eastAsia="Times New Roman" w:hAnsi="Times New Roman"/>
          <w:kern w:val="0"/>
          <w:sz w:val="22"/>
        </w:rPr>
        <w:t xml:space="preserve"> </w:t>
      </w:r>
      <w:r>
        <w:rPr>
          <w:rFonts w:ascii="Times New Roman" w:eastAsia="바탕체" w:hAnsi="Times New Roman"/>
          <w:kern w:val="0"/>
          <w:sz w:val="22"/>
        </w:rPr>
        <w:t>없는</w:t>
      </w:r>
      <w:r>
        <w:rPr>
          <w:rFonts w:ascii="Times New Roman" w:eastAsia="Times New Roman" w:hAnsi="Times New Roman"/>
          <w:kern w:val="0"/>
          <w:sz w:val="22"/>
        </w:rPr>
        <w:t xml:space="preserve"> </w:t>
      </w:r>
      <w:r>
        <w:rPr>
          <w:rFonts w:ascii="Times New Roman" w:eastAsia="바탕체" w:hAnsi="Times New Roman"/>
          <w:kern w:val="0"/>
          <w:sz w:val="22"/>
        </w:rPr>
        <w:t>경우에</w:t>
      </w:r>
      <w:r>
        <w:rPr>
          <w:rFonts w:ascii="Times New Roman" w:eastAsia="Times New Roman" w:hAnsi="Times New Roman"/>
          <w:kern w:val="0"/>
          <w:sz w:val="22"/>
        </w:rPr>
        <w:t xml:space="preserve"> </w:t>
      </w:r>
      <w:r>
        <w:rPr>
          <w:rFonts w:ascii="Times New Roman" w:eastAsia="바탕체" w:hAnsi="Times New Roman"/>
          <w:kern w:val="0"/>
          <w:sz w:val="22"/>
        </w:rPr>
        <w:t>한하여</w:t>
      </w:r>
      <w:r>
        <w:rPr>
          <w:rFonts w:ascii="Times New Roman" w:eastAsia="Times New Roman" w:hAnsi="Times New Roman"/>
          <w:kern w:val="0"/>
          <w:sz w:val="22"/>
        </w:rPr>
        <w:t xml:space="preserve"> </w:t>
      </w:r>
      <w:r>
        <w:rPr>
          <w:rFonts w:ascii="Times New Roman" w:eastAsia="바탕체" w:hAnsi="Times New Roman"/>
          <w:kern w:val="0"/>
          <w:sz w:val="22"/>
        </w:rPr>
        <w:t>이미</w:t>
      </w:r>
      <w:r>
        <w:rPr>
          <w:rFonts w:ascii="Times New Roman" w:eastAsia="Times New Roman" w:hAnsi="Times New Roman"/>
          <w:kern w:val="0"/>
          <w:sz w:val="22"/>
        </w:rPr>
        <w:t xml:space="preserve"> </w:t>
      </w:r>
      <w:r>
        <w:rPr>
          <w:rFonts w:ascii="Times New Roman" w:eastAsia="바탕체" w:hAnsi="Times New Roman"/>
          <w:kern w:val="0"/>
          <w:sz w:val="22"/>
        </w:rPr>
        <w:t>발행된</w:t>
      </w:r>
      <w:r>
        <w:rPr>
          <w:rFonts w:ascii="Times New Roman" w:eastAsia="Times New Roman" w:hAnsi="Times New Roman"/>
          <w:kern w:val="0"/>
          <w:sz w:val="22"/>
        </w:rPr>
        <w:t xml:space="preserve"> </w:t>
      </w:r>
      <w:r>
        <w:rPr>
          <w:rFonts w:ascii="Times New Roman" w:eastAsia="바탕체" w:hAnsi="Times New Roman"/>
          <w:kern w:val="0"/>
          <w:sz w:val="22"/>
        </w:rPr>
        <w:t>수익권증서와</w:t>
      </w:r>
      <w:r>
        <w:rPr>
          <w:rFonts w:ascii="Times New Roman" w:eastAsia="Times New Roman" w:hAnsi="Times New Roman"/>
          <w:kern w:val="0"/>
          <w:sz w:val="22"/>
        </w:rPr>
        <w:t xml:space="preserve"> </w:t>
      </w:r>
      <w:r>
        <w:rPr>
          <w:rFonts w:ascii="Times New Roman" w:eastAsia="바탕체" w:hAnsi="Times New Roman"/>
          <w:kern w:val="0"/>
          <w:sz w:val="22"/>
        </w:rPr>
        <w:t>상환으로</w:t>
      </w:r>
      <w:r>
        <w:rPr>
          <w:rFonts w:ascii="Times New Roman" w:eastAsia="Times New Roman" w:hAnsi="Times New Roman"/>
          <w:kern w:val="0"/>
          <w:sz w:val="22"/>
        </w:rPr>
        <w:t xml:space="preserve"> </w:t>
      </w:r>
      <w:r>
        <w:rPr>
          <w:rFonts w:ascii="Times New Roman" w:eastAsia="바탕체" w:hAnsi="Times New Roman"/>
          <w:kern w:val="0"/>
          <w:sz w:val="22"/>
        </w:rPr>
        <w:t>변경된</w:t>
      </w:r>
      <w:r>
        <w:rPr>
          <w:rFonts w:ascii="Times New Roman" w:eastAsia="Times New Roman" w:hAnsi="Times New Roman"/>
          <w:kern w:val="0"/>
          <w:sz w:val="22"/>
        </w:rPr>
        <w:t xml:space="preserve"> </w:t>
      </w:r>
      <w:r>
        <w:rPr>
          <w:rFonts w:ascii="Times New Roman" w:eastAsia="바탕체" w:hAnsi="Times New Roman"/>
          <w:kern w:val="0"/>
          <w:sz w:val="22"/>
        </w:rPr>
        <w:t>수익권증서를</w:t>
      </w:r>
      <w:r>
        <w:rPr>
          <w:rFonts w:ascii="Times New Roman" w:eastAsia="Times New Roman" w:hAnsi="Times New Roman"/>
          <w:kern w:val="0"/>
          <w:sz w:val="22"/>
        </w:rPr>
        <w:t xml:space="preserve"> </w:t>
      </w:r>
      <w:r>
        <w:rPr>
          <w:rFonts w:ascii="Times New Roman" w:eastAsia="바탕체" w:hAnsi="Times New Roman"/>
          <w:kern w:val="0"/>
          <w:sz w:val="22"/>
        </w:rPr>
        <w:t>재발행</w:t>
      </w:r>
      <w:r>
        <w:rPr>
          <w:rFonts w:ascii="Times New Roman" w:eastAsia="Times New Roman" w:hAnsi="Times New Roman"/>
          <w:kern w:val="0"/>
          <w:sz w:val="22"/>
        </w:rPr>
        <w:t xml:space="preserve"> </w:t>
      </w:r>
      <w:r>
        <w:rPr>
          <w:rFonts w:ascii="Times New Roman" w:eastAsia="바탕체" w:hAnsi="Times New Roman"/>
          <w:kern w:val="0"/>
          <w:sz w:val="22"/>
        </w:rPr>
        <w:t>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때</w:t>
      </w:r>
      <w:r>
        <w:rPr>
          <w:rFonts w:ascii="Times New Roman" w:eastAsia="Times New Roman" w:hAnsi="Times New Roman"/>
          <w:kern w:val="0"/>
          <w:sz w:val="22"/>
        </w:rPr>
        <w:t xml:space="preserve"> </w:t>
      </w:r>
      <w:r>
        <w:rPr>
          <w:rFonts w:ascii="Times New Roman" w:eastAsia="바탕체" w:hAnsi="Times New Roman"/>
          <w:kern w:val="0"/>
          <w:sz w:val="22"/>
        </w:rPr>
        <w:t>신탁원부</w:t>
      </w:r>
      <w:r>
        <w:rPr>
          <w:rFonts w:ascii="Times New Roman" w:eastAsia="Times New Roman" w:hAnsi="Times New Roman"/>
          <w:kern w:val="0"/>
          <w:sz w:val="22"/>
        </w:rPr>
        <w:t xml:space="preserve"> </w:t>
      </w:r>
      <w:r>
        <w:rPr>
          <w:rFonts w:ascii="Times New Roman" w:eastAsia="바탕체" w:hAnsi="Times New Roman"/>
          <w:kern w:val="0"/>
          <w:sz w:val="22"/>
        </w:rPr>
        <w:t>등</w:t>
      </w:r>
      <w:r>
        <w:rPr>
          <w:rFonts w:ascii="Times New Roman" w:eastAsia="Times New Roman" w:hAnsi="Times New Roman"/>
          <w:kern w:val="0"/>
          <w:sz w:val="22"/>
        </w:rPr>
        <w:t xml:space="preserve"> </w:t>
      </w:r>
      <w:r>
        <w:rPr>
          <w:rFonts w:ascii="Times New Roman" w:eastAsia="바탕체" w:hAnsi="Times New Roman"/>
          <w:kern w:val="0"/>
          <w:sz w:val="22"/>
        </w:rPr>
        <w:t>기재내용</w:t>
      </w:r>
      <w:r>
        <w:rPr>
          <w:rFonts w:ascii="Times New Roman" w:eastAsia="Times New Roman" w:hAnsi="Times New Roman"/>
          <w:kern w:val="0"/>
          <w:sz w:val="22"/>
        </w:rPr>
        <w:t xml:space="preserve"> </w:t>
      </w:r>
      <w:r>
        <w:rPr>
          <w:rFonts w:ascii="Times New Roman" w:eastAsia="바탕체" w:hAnsi="Times New Roman"/>
          <w:kern w:val="0"/>
          <w:sz w:val="22"/>
        </w:rPr>
        <w:t>변경에</w:t>
      </w:r>
      <w:r>
        <w:rPr>
          <w:rFonts w:ascii="Times New Roman" w:eastAsia="Times New Roman" w:hAnsi="Times New Roman"/>
          <w:kern w:val="0"/>
          <w:sz w:val="22"/>
        </w:rPr>
        <w:t xml:space="preserve"> </w:t>
      </w:r>
      <w:r>
        <w:rPr>
          <w:rFonts w:ascii="Times New Roman" w:eastAsia="바탕체" w:hAnsi="Times New Roman"/>
          <w:kern w:val="0"/>
          <w:sz w:val="22"/>
        </w:rPr>
        <w:t>따른</w:t>
      </w:r>
      <w:r>
        <w:rPr>
          <w:rFonts w:ascii="Times New Roman" w:eastAsia="Times New Roman" w:hAnsi="Times New Roman"/>
          <w:kern w:val="0"/>
          <w:sz w:val="22"/>
        </w:rPr>
        <w:t xml:space="preserve"> </w:t>
      </w:r>
      <w:r>
        <w:rPr>
          <w:rFonts w:ascii="Times New Roman" w:eastAsia="바탕체" w:hAnsi="Times New Roman"/>
          <w:kern w:val="0"/>
          <w:sz w:val="22"/>
        </w:rPr>
        <w:t>일체의</w:t>
      </w:r>
      <w:r>
        <w:rPr>
          <w:rFonts w:ascii="Times New Roman" w:eastAsia="Times New Roman" w:hAnsi="Times New Roman"/>
          <w:kern w:val="0"/>
          <w:sz w:val="22"/>
        </w:rPr>
        <w:t xml:space="preserve"> </w:t>
      </w:r>
      <w:r>
        <w:rPr>
          <w:rFonts w:ascii="Times New Roman" w:eastAsia="바탕체" w:hAnsi="Times New Roman"/>
          <w:kern w:val="0"/>
          <w:sz w:val="22"/>
        </w:rPr>
        <w:t>비용은</w:t>
      </w:r>
      <w:r>
        <w:rPr>
          <w:rFonts w:ascii="Times New Roman" w:eastAsia="Times New Roman" w:hAnsi="Times New Roman"/>
          <w:kern w:val="0"/>
          <w:sz w:val="22"/>
        </w:rPr>
        <w:t xml:space="preserve">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부담한다</w:t>
      </w:r>
      <w:r>
        <w:rPr>
          <w:rFonts w:ascii="Times New Roman" w:eastAsia="바탕체" w:hAnsi="Times New Roman"/>
          <w:kern w:val="0"/>
          <w:sz w:val="22"/>
        </w:rPr>
        <w:t>.</w:t>
      </w:r>
    </w:p>
    <w:p w14:paraId="7FFBF906"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⑤</w:t>
      </w:r>
      <w:r>
        <w:rPr>
          <w:rFonts w:ascii="Times New Roman" w:eastAsia="바탕체" w:hAnsi="Times New Roman"/>
          <w:kern w:val="0"/>
          <w:sz w:val="22"/>
        </w:rPr>
        <w:t>우선수익자가</w:t>
      </w:r>
      <w:r>
        <w:rPr>
          <w:rFonts w:ascii="Times New Roman" w:eastAsia="Times New Roman" w:hAnsi="Times New Roman"/>
          <w:kern w:val="0"/>
          <w:sz w:val="22"/>
        </w:rPr>
        <w:t xml:space="preserve"> </w:t>
      </w:r>
      <w:r>
        <w:rPr>
          <w:rFonts w:ascii="Times New Roman" w:eastAsia="바탕체" w:hAnsi="Times New Roman"/>
          <w:kern w:val="0"/>
          <w:sz w:val="22"/>
        </w:rPr>
        <w:t>다수</w:t>
      </w:r>
      <w:r>
        <w:rPr>
          <w:rFonts w:ascii="Times New Roman" w:eastAsia="Times New Roman" w:hAnsi="Times New Roman"/>
          <w:kern w:val="0"/>
          <w:sz w:val="22"/>
        </w:rPr>
        <w:t xml:space="preserve"> </w:t>
      </w:r>
      <w:r>
        <w:rPr>
          <w:rFonts w:ascii="Times New Roman" w:eastAsia="바탕체" w:hAnsi="Times New Roman"/>
          <w:kern w:val="0"/>
          <w:sz w:val="22"/>
        </w:rPr>
        <w:t>있는</w:t>
      </w:r>
      <w:r>
        <w:rPr>
          <w:rFonts w:ascii="Times New Roman" w:eastAsia="Times New Roman" w:hAnsi="Times New Roman"/>
          <w:kern w:val="0"/>
          <w:sz w:val="22"/>
        </w:rPr>
        <w:t xml:space="preserve"> </w:t>
      </w:r>
      <w:r>
        <w:rPr>
          <w:rFonts w:ascii="Times New Roman" w:eastAsia="바탕체" w:hAnsi="Times New Roman"/>
          <w:kern w:val="0"/>
          <w:sz w:val="22"/>
        </w:rPr>
        <w:t>경우의</w:t>
      </w:r>
      <w:r>
        <w:rPr>
          <w:rFonts w:ascii="Times New Roman" w:eastAsia="Times New Roman" w:hAnsi="Times New Roman"/>
          <w:kern w:val="0"/>
          <w:sz w:val="22"/>
        </w:rPr>
        <w:t xml:space="preserve"> </w:t>
      </w:r>
      <w:r>
        <w:rPr>
          <w:rFonts w:ascii="Times New Roman" w:eastAsia="바탕체" w:hAnsi="Times New Roman"/>
          <w:kern w:val="0"/>
          <w:sz w:val="22"/>
        </w:rPr>
        <w:t>신탁원본의</w:t>
      </w:r>
      <w:r>
        <w:rPr>
          <w:rFonts w:ascii="Times New Roman" w:eastAsia="Times New Roman" w:hAnsi="Times New Roman"/>
          <w:kern w:val="0"/>
          <w:sz w:val="22"/>
        </w:rPr>
        <w:t xml:space="preserve"> </w:t>
      </w:r>
      <w:r>
        <w:rPr>
          <w:rFonts w:ascii="Times New Roman" w:eastAsia="바탕체" w:hAnsi="Times New Roman"/>
          <w:kern w:val="0"/>
          <w:sz w:val="22"/>
        </w:rPr>
        <w:t>교부순서는</w:t>
      </w:r>
      <w:r>
        <w:rPr>
          <w:rFonts w:ascii="Times New Roman" w:eastAsia="Times New Roman" w:hAnsi="Times New Roman"/>
          <w:kern w:val="0"/>
          <w:sz w:val="22"/>
        </w:rPr>
        <w:t xml:space="preserve"> </w:t>
      </w:r>
      <w:r>
        <w:rPr>
          <w:rFonts w:ascii="Times New Roman" w:eastAsia="바탕체" w:hAnsi="Times New Roman"/>
          <w:kern w:val="0"/>
          <w:sz w:val="22"/>
        </w:rPr>
        <w:t>수익권증서에</w:t>
      </w:r>
      <w:r>
        <w:rPr>
          <w:rFonts w:ascii="Times New Roman" w:eastAsia="Times New Roman" w:hAnsi="Times New Roman"/>
          <w:kern w:val="0"/>
          <w:sz w:val="22"/>
        </w:rPr>
        <w:t xml:space="preserve"> </w:t>
      </w:r>
      <w:r>
        <w:rPr>
          <w:rFonts w:ascii="Times New Roman" w:eastAsia="바탕체" w:hAnsi="Times New Roman"/>
          <w:kern w:val="0"/>
          <w:sz w:val="22"/>
        </w:rPr>
        <w:t>기재되어</w:t>
      </w:r>
      <w:r>
        <w:rPr>
          <w:rFonts w:ascii="Times New Roman" w:eastAsia="Times New Roman" w:hAnsi="Times New Roman"/>
          <w:kern w:val="0"/>
          <w:sz w:val="22"/>
        </w:rPr>
        <w:t xml:space="preserve"> </w:t>
      </w:r>
      <w:r>
        <w:rPr>
          <w:rFonts w:ascii="Times New Roman" w:eastAsia="바탕체" w:hAnsi="Times New Roman"/>
          <w:kern w:val="0"/>
          <w:sz w:val="22"/>
        </w:rPr>
        <w:t>있는</w:t>
      </w:r>
      <w:r>
        <w:rPr>
          <w:rFonts w:ascii="Times New Roman" w:eastAsia="Times New Roman" w:hAnsi="Times New Roman"/>
          <w:kern w:val="0"/>
          <w:sz w:val="22"/>
        </w:rPr>
        <w:t xml:space="preserve"> </w:t>
      </w:r>
      <w:r>
        <w:rPr>
          <w:rFonts w:ascii="Times New Roman" w:eastAsia="바탕체" w:hAnsi="Times New Roman"/>
          <w:kern w:val="0"/>
          <w:sz w:val="22"/>
        </w:rPr>
        <w:t>순위에</w:t>
      </w:r>
      <w:r>
        <w:rPr>
          <w:rFonts w:ascii="Times New Roman" w:eastAsia="Times New Roman" w:hAnsi="Times New Roman"/>
          <w:kern w:val="0"/>
          <w:sz w:val="22"/>
        </w:rPr>
        <w:t xml:space="preserve"> </w:t>
      </w:r>
      <w:r>
        <w:rPr>
          <w:rFonts w:ascii="Times New Roman" w:eastAsia="바탕체" w:hAnsi="Times New Roman"/>
          <w:kern w:val="0"/>
          <w:sz w:val="22"/>
        </w:rPr>
        <w:t>의한다</w:t>
      </w:r>
      <w:r>
        <w:rPr>
          <w:rFonts w:ascii="Times New Roman" w:eastAsia="바탕체" w:hAnsi="Times New Roman"/>
          <w:kern w:val="0"/>
          <w:sz w:val="22"/>
        </w:rPr>
        <w:t>.</w:t>
      </w:r>
    </w:p>
    <w:p w14:paraId="008D4CA0"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⑥</w:t>
      </w:r>
      <w:r>
        <w:rPr>
          <w:rFonts w:ascii="Times New Roman" w:eastAsia="바탕체" w:hAnsi="Times New Roman"/>
          <w:kern w:val="0"/>
          <w:sz w:val="22"/>
        </w:rPr>
        <w:t>위탁자는</w:t>
      </w:r>
      <w:r>
        <w:rPr>
          <w:rFonts w:ascii="Times New Roman" w:eastAsia="Times New Roman" w:hAnsi="Times New Roman"/>
          <w:kern w:val="0"/>
          <w:sz w:val="22"/>
        </w:rPr>
        <w:t xml:space="preserve"> </w:t>
      </w:r>
      <w:r>
        <w:rPr>
          <w:rFonts w:ascii="Times New Roman" w:eastAsia="바탕체" w:hAnsi="Times New Roman"/>
          <w:kern w:val="0"/>
          <w:sz w:val="22"/>
        </w:rPr>
        <w:t>수익권증서를</w:t>
      </w:r>
      <w:r>
        <w:rPr>
          <w:rFonts w:ascii="Times New Roman" w:eastAsia="Times New Roman" w:hAnsi="Times New Roman"/>
          <w:kern w:val="0"/>
          <w:sz w:val="22"/>
        </w:rPr>
        <w:t xml:space="preserve"> </w:t>
      </w:r>
      <w:r>
        <w:rPr>
          <w:rFonts w:ascii="Times New Roman" w:eastAsia="바탕체" w:hAnsi="Times New Roman"/>
          <w:kern w:val="0"/>
          <w:sz w:val="22"/>
        </w:rPr>
        <w:t>신탁목적에</w:t>
      </w:r>
      <w:r>
        <w:rPr>
          <w:rFonts w:ascii="Times New Roman" w:eastAsia="Times New Roman" w:hAnsi="Times New Roman"/>
          <w:kern w:val="0"/>
          <w:sz w:val="22"/>
        </w:rPr>
        <w:t xml:space="preserve"> </w:t>
      </w:r>
      <w:r>
        <w:rPr>
          <w:rFonts w:ascii="Times New Roman" w:eastAsia="바탕체" w:hAnsi="Times New Roman"/>
          <w:kern w:val="0"/>
          <w:sz w:val="22"/>
        </w:rPr>
        <w:t>적합하게</w:t>
      </w:r>
      <w:r>
        <w:rPr>
          <w:rFonts w:ascii="Times New Roman" w:eastAsia="Times New Roman" w:hAnsi="Times New Roman"/>
          <w:kern w:val="0"/>
          <w:sz w:val="22"/>
        </w:rPr>
        <w:t xml:space="preserve"> </w:t>
      </w:r>
      <w:r>
        <w:rPr>
          <w:rFonts w:ascii="Times New Roman" w:eastAsia="바탕체" w:hAnsi="Times New Roman"/>
          <w:kern w:val="0"/>
          <w:sz w:val="22"/>
        </w:rPr>
        <w:t>사용하여야</w:t>
      </w:r>
      <w:r>
        <w:rPr>
          <w:rFonts w:ascii="Times New Roman" w:eastAsia="Times New Roman" w:hAnsi="Times New Roman"/>
          <w:kern w:val="0"/>
          <w:sz w:val="22"/>
        </w:rPr>
        <w:t xml:space="preserve"> </w:t>
      </w:r>
      <w:r>
        <w:rPr>
          <w:rFonts w:ascii="Times New Roman" w:eastAsia="바탕체" w:hAnsi="Times New Roman"/>
          <w:kern w:val="0"/>
          <w:sz w:val="22"/>
        </w:rPr>
        <w:t>하며</w:t>
      </w:r>
      <w:r>
        <w:rPr>
          <w:rFonts w:ascii="Times New Roman" w:eastAsia="바탕체" w:hAnsi="Times New Roman"/>
          <w:kern w:val="0"/>
          <w:sz w:val="22"/>
        </w:rPr>
        <w:t xml:space="preserve">, </w:t>
      </w:r>
      <w:r>
        <w:rPr>
          <w:rFonts w:ascii="Times New Roman" w:eastAsia="바탕체" w:hAnsi="Times New Roman"/>
          <w:kern w:val="0"/>
          <w:sz w:val="22"/>
        </w:rPr>
        <w:t>은행의</w:t>
      </w:r>
      <w:r>
        <w:rPr>
          <w:rFonts w:ascii="Times New Roman" w:eastAsia="Times New Roman" w:hAnsi="Times New Roman"/>
          <w:kern w:val="0"/>
          <w:sz w:val="22"/>
        </w:rPr>
        <w:t xml:space="preserve"> </w:t>
      </w:r>
      <w:r>
        <w:rPr>
          <w:rFonts w:ascii="Times New Roman" w:eastAsia="바탕체" w:hAnsi="Times New Roman"/>
          <w:kern w:val="0"/>
          <w:sz w:val="22"/>
        </w:rPr>
        <w:t>동의없이는</w:t>
      </w:r>
      <w:r>
        <w:rPr>
          <w:rFonts w:ascii="Times New Roman" w:eastAsia="Times New Roman" w:hAnsi="Times New Roman"/>
          <w:kern w:val="0"/>
          <w:sz w:val="22"/>
        </w:rPr>
        <w:t xml:space="preserve"> </w:t>
      </w:r>
      <w:r>
        <w:rPr>
          <w:rFonts w:ascii="Times New Roman" w:eastAsia="바탕체" w:hAnsi="Times New Roman"/>
          <w:kern w:val="0"/>
          <w:sz w:val="22"/>
        </w:rPr>
        <w:t>이를</w:t>
      </w:r>
      <w:r>
        <w:rPr>
          <w:rFonts w:ascii="Times New Roman" w:eastAsia="Times New Roman" w:hAnsi="Times New Roman"/>
          <w:kern w:val="0"/>
          <w:sz w:val="22"/>
        </w:rPr>
        <w:t xml:space="preserve"> </w:t>
      </w:r>
      <w:r>
        <w:rPr>
          <w:rFonts w:ascii="Times New Roman" w:eastAsia="바탕체" w:hAnsi="Times New Roman"/>
          <w:kern w:val="0"/>
          <w:sz w:val="22"/>
        </w:rPr>
        <w:t>타인에게</w:t>
      </w:r>
      <w:r>
        <w:rPr>
          <w:rFonts w:ascii="Times New Roman" w:eastAsia="Times New Roman" w:hAnsi="Times New Roman"/>
          <w:kern w:val="0"/>
          <w:sz w:val="22"/>
        </w:rPr>
        <w:t xml:space="preserve"> </w:t>
      </w:r>
      <w:r>
        <w:rPr>
          <w:rFonts w:ascii="Times New Roman" w:eastAsia="바탕체" w:hAnsi="Times New Roman"/>
          <w:kern w:val="0"/>
          <w:sz w:val="22"/>
        </w:rPr>
        <w:t>양도하거나</w:t>
      </w:r>
      <w:r>
        <w:rPr>
          <w:rFonts w:ascii="Times New Roman" w:eastAsia="Times New Roman" w:hAnsi="Times New Roman"/>
          <w:kern w:val="0"/>
          <w:sz w:val="22"/>
        </w:rPr>
        <w:t xml:space="preserve"> </w:t>
      </w:r>
      <w:r>
        <w:rPr>
          <w:rFonts w:ascii="Times New Roman" w:eastAsia="바탕체" w:hAnsi="Times New Roman"/>
          <w:kern w:val="0"/>
          <w:sz w:val="22"/>
        </w:rPr>
        <w:t>담보의</w:t>
      </w:r>
      <w:r>
        <w:rPr>
          <w:rFonts w:ascii="Times New Roman" w:eastAsia="Times New Roman" w:hAnsi="Times New Roman"/>
          <w:kern w:val="0"/>
          <w:sz w:val="22"/>
        </w:rPr>
        <w:t xml:space="preserve"> </w:t>
      </w:r>
      <w:r>
        <w:rPr>
          <w:rFonts w:ascii="Times New Roman" w:eastAsia="바탕체" w:hAnsi="Times New Roman"/>
          <w:kern w:val="0"/>
          <w:sz w:val="22"/>
        </w:rPr>
        <w:t>목적으로</w:t>
      </w:r>
      <w:r>
        <w:rPr>
          <w:rFonts w:ascii="Times New Roman" w:eastAsia="Times New Roman" w:hAnsi="Times New Roman"/>
          <w:kern w:val="0"/>
          <w:sz w:val="22"/>
        </w:rPr>
        <w:t xml:space="preserve"> </w:t>
      </w:r>
      <w:r>
        <w:rPr>
          <w:rFonts w:ascii="Times New Roman" w:eastAsia="바탕체" w:hAnsi="Times New Roman"/>
          <w:kern w:val="0"/>
          <w:sz w:val="22"/>
        </w:rPr>
        <w:t>질권설정</w:t>
      </w:r>
      <w:r>
        <w:rPr>
          <w:rFonts w:ascii="Times New Roman" w:eastAsia="Times New Roman" w:hAnsi="Times New Roman"/>
          <w:kern w:val="0"/>
          <w:sz w:val="22"/>
        </w:rPr>
        <w:t xml:space="preserve"> </w:t>
      </w:r>
      <w:r>
        <w:rPr>
          <w:rFonts w:ascii="Times New Roman" w:eastAsia="바탕체" w:hAnsi="Times New Roman"/>
          <w:kern w:val="0"/>
          <w:sz w:val="22"/>
        </w:rPr>
        <w:t>등</w:t>
      </w:r>
      <w:r>
        <w:rPr>
          <w:rFonts w:ascii="Times New Roman" w:eastAsia="Times New Roman" w:hAnsi="Times New Roman"/>
          <w:kern w:val="0"/>
          <w:sz w:val="22"/>
        </w:rPr>
        <w:t xml:space="preserve"> </w:t>
      </w:r>
      <w:r>
        <w:rPr>
          <w:rFonts w:ascii="Times New Roman" w:eastAsia="바탕체" w:hAnsi="Times New Roman"/>
          <w:kern w:val="0"/>
          <w:sz w:val="22"/>
        </w:rPr>
        <w:t>처분행위를</w:t>
      </w:r>
      <w:r>
        <w:rPr>
          <w:rFonts w:ascii="Times New Roman" w:eastAsia="Times New Roman" w:hAnsi="Times New Roman"/>
          <w:kern w:val="0"/>
          <w:sz w:val="22"/>
        </w:rPr>
        <w:t xml:space="preserve"> </w:t>
      </w:r>
      <w:r>
        <w:rPr>
          <w:rFonts w:ascii="Times New Roman" w:eastAsia="바탕체" w:hAnsi="Times New Roman"/>
          <w:kern w:val="0"/>
          <w:sz w:val="22"/>
        </w:rPr>
        <w:t>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없다</w:t>
      </w:r>
      <w:r>
        <w:rPr>
          <w:rFonts w:ascii="Times New Roman" w:eastAsia="바탕체" w:hAnsi="Times New Roman"/>
          <w:kern w:val="0"/>
          <w:sz w:val="22"/>
        </w:rPr>
        <w:t>.</w:t>
      </w:r>
    </w:p>
    <w:p w14:paraId="47C149E6" w14:textId="77777777" w:rsidR="00DE42D9" w:rsidRDefault="00DE42D9">
      <w:pPr>
        <w:snapToGrid w:val="0"/>
        <w:spacing w:after="0" w:line="360" w:lineRule="auto"/>
        <w:ind w:left="700"/>
        <w:textAlignment w:val="baseline"/>
        <w:rPr>
          <w:rFonts w:ascii="Times New Roman" w:eastAsia="바탕체" w:hAnsi="Times New Roman"/>
          <w:kern w:val="0"/>
          <w:sz w:val="22"/>
        </w:rPr>
      </w:pPr>
    </w:p>
    <w:p w14:paraId="5D3CEA19" w14:textId="77777777" w:rsidR="00DE42D9" w:rsidRDefault="00930A79">
      <w:pPr>
        <w:snapToGrid w:val="0"/>
        <w:spacing w:after="0" w:line="360" w:lineRule="auto"/>
        <w:ind w:left="700" w:hanging="700"/>
        <w:textAlignment w:val="baseline"/>
      </w:pPr>
      <w:r>
        <w:rPr>
          <w:rFonts w:ascii="Times New Roman" w:eastAsia="바탕체" w:hAnsi="Times New Roman"/>
          <w:b/>
          <w:bCs/>
          <w:kern w:val="0"/>
          <w:sz w:val="22"/>
        </w:rPr>
        <w:t>제</w:t>
      </w:r>
      <w:r>
        <w:rPr>
          <w:rFonts w:ascii="Times New Roman" w:eastAsia="바탕체" w:hAnsi="Times New Roman"/>
          <w:b/>
          <w:bCs/>
          <w:kern w:val="0"/>
          <w:sz w:val="22"/>
        </w:rPr>
        <w:t>8</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우선수익자의</w:t>
      </w:r>
      <w:r>
        <w:rPr>
          <w:rFonts w:ascii="Times New Roman" w:eastAsia="Times New Roman" w:hAnsi="Times New Roman"/>
          <w:b/>
          <w:bCs/>
          <w:kern w:val="0"/>
          <w:sz w:val="22"/>
        </w:rPr>
        <w:t xml:space="preserve"> </w:t>
      </w:r>
      <w:r>
        <w:rPr>
          <w:rFonts w:ascii="Times New Roman" w:eastAsia="바탕체" w:hAnsi="Times New Roman"/>
          <w:b/>
          <w:bCs/>
          <w:kern w:val="0"/>
          <w:sz w:val="22"/>
        </w:rPr>
        <w:t>우선권</w:t>
      </w:r>
      <w:r>
        <w:rPr>
          <w:rFonts w:ascii="Times New Roman" w:eastAsia="바탕체" w:hAnsi="Times New Roman"/>
          <w:b/>
          <w:bCs/>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우선수익자가</w:t>
      </w:r>
      <w:r>
        <w:rPr>
          <w:rFonts w:ascii="Times New Roman" w:eastAsia="Times New Roman" w:hAnsi="Times New Roman"/>
          <w:kern w:val="0"/>
          <w:sz w:val="22"/>
        </w:rPr>
        <w:t xml:space="preserve"> </w:t>
      </w:r>
      <w:r>
        <w:rPr>
          <w:rFonts w:ascii="Times New Roman" w:eastAsia="바탕체" w:hAnsi="Times New Roman"/>
          <w:kern w:val="0"/>
          <w:sz w:val="22"/>
        </w:rPr>
        <w:t>갖는</w:t>
      </w:r>
      <w:r>
        <w:rPr>
          <w:rFonts w:ascii="Times New Roman" w:eastAsia="Times New Roman" w:hAnsi="Times New Roman"/>
          <w:kern w:val="0"/>
          <w:sz w:val="22"/>
        </w:rPr>
        <w:t xml:space="preserve"> </w:t>
      </w:r>
      <w:r>
        <w:rPr>
          <w:rFonts w:ascii="Times New Roman" w:eastAsia="바탕체" w:hAnsi="Times New Roman"/>
          <w:kern w:val="0"/>
          <w:sz w:val="22"/>
        </w:rPr>
        <w:t>수익권의</w:t>
      </w:r>
      <w:r>
        <w:rPr>
          <w:rFonts w:ascii="Times New Roman" w:eastAsia="Times New Roman" w:hAnsi="Times New Roman"/>
          <w:kern w:val="0"/>
          <w:sz w:val="22"/>
        </w:rPr>
        <w:t xml:space="preserve"> </w:t>
      </w:r>
      <w:r>
        <w:rPr>
          <w:rFonts w:ascii="Times New Roman" w:eastAsia="바탕체" w:hAnsi="Times New Roman"/>
          <w:kern w:val="0"/>
          <w:sz w:val="22"/>
        </w:rPr>
        <w:t>수익범위는</w:t>
      </w:r>
      <w:r>
        <w:rPr>
          <w:rFonts w:ascii="Times New Roman" w:eastAsia="Times New Roman" w:hAnsi="Times New Roman"/>
          <w:kern w:val="0"/>
          <w:sz w:val="22"/>
        </w:rPr>
        <w:t xml:space="preserve"> </w:t>
      </w:r>
      <w:r>
        <w:rPr>
          <w:rFonts w:ascii="Times New Roman" w:eastAsia="바탕체" w:hAnsi="Times New Roman"/>
          <w:kern w:val="0"/>
          <w:sz w:val="22"/>
        </w:rPr>
        <w:t>우선수익자와</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채무자</w:t>
      </w:r>
      <w:r>
        <w:rPr>
          <w:rFonts w:ascii="Times New Roman" w:eastAsia="바탕체" w:hAnsi="Times New Roman"/>
          <w:kern w:val="0"/>
          <w:sz w:val="22"/>
        </w:rPr>
        <w:t>(</w:t>
      </w:r>
      <w:r>
        <w:rPr>
          <w:rFonts w:ascii="Times New Roman" w:eastAsia="바탕체" w:hAnsi="Times New Roman"/>
          <w:kern w:val="0"/>
          <w:sz w:val="22"/>
        </w:rPr>
        <w:t>별지</w:t>
      </w:r>
      <w:r>
        <w:rPr>
          <w:rFonts w:ascii="Times New Roman" w:eastAsia="Times New Roman" w:hAnsi="Times New Roman"/>
          <w:kern w:val="0"/>
          <w:sz w:val="22"/>
        </w:rPr>
        <w:t xml:space="preserve"> </w:t>
      </w:r>
      <w:r>
        <w:rPr>
          <w:rFonts w:ascii="Times New Roman" w:eastAsia="바탕체" w:hAnsi="Times New Roman"/>
          <w:kern w:val="0"/>
          <w:sz w:val="22"/>
        </w:rPr>
        <w:t xml:space="preserve">2) </w:t>
      </w:r>
      <w:r>
        <w:rPr>
          <w:rFonts w:ascii="Times New Roman" w:eastAsia="바탕체" w:hAnsi="Times New Roman"/>
          <w:kern w:val="0"/>
          <w:sz w:val="22"/>
        </w:rPr>
        <w:t>간의</w:t>
      </w:r>
      <w:r>
        <w:rPr>
          <w:rFonts w:ascii="Times New Roman" w:eastAsia="Times New Roman" w:hAnsi="Times New Roman"/>
          <w:kern w:val="0"/>
          <w:sz w:val="22"/>
        </w:rPr>
        <w:t xml:space="preserve"> </w:t>
      </w:r>
      <w:r>
        <w:rPr>
          <w:rFonts w:ascii="Times New Roman" w:eastAsia="바탕체" w:hAnsi="Times New Roman"/>
          <w:kern w:val="0"/>
          <w:sz w:val="22"/>
        </w:rPr>
        <w:t>여신거래</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보증채무로</w:t>
      </w:r>
      <w:r>
        <w:rPr>
          <w:rFonts w:ascii="Times New Roman" w:eastAsia="Times New Roman" w:hAnsi="Times New Roman"/>
          <w:kern w:val="0"/>
          <w:sz w:val="22"/>
        </w:rPr>
        <w:t xml:space="preserve"> </w:t>
      </w:r>
      <w:r>
        <w:rPr>
          <w:rFonts w:ascii="Times New Roman" w:eastAsia="바탕체" w:hAnsi="Times New Roman"/>
          <w:kern w:val="0"/>
          <w:sz w:val="22"/>
        </w:rPr>
        <w:t>인하여</w:t>
      </w:r>
      <w:r>
        <w:rPr>
          <w:rFonts w:ascii="Times New Roman" w:eastAsia="Times New Roman" w:hAnsi="Times New Roman"/>
          <w:kern w:val="0"/>
          <w:sz w:val="22"/>
        </w:rPr>
        <w:t xml:space="preserve"> </w:t>
      </w:r>
      <w:r>
        <w:rPr>
          <w:rFonts w:ascii="Times New Roman" w:eastAsia="바탕체" w:hAnsi="Times New Roman"/>
          <w:kern w:val="0"/>
          <w:sz w:val="22"/>
        </w:rPr>
        <w:t>증감</w:t>
      </w:r>
      <w:r>
        <w:rPr>
          <w:rFonts w:ascii="Times New Roman" w:eastAsia="Times New Roman" w:hAnsi="Times New Roman"/>
          <w:kern w:val="0"/>
          <w:sz w:val="22"/>
        </w:rPr>
        <w:t xml:space="preserve"> </w:t>
      </w:r>
      <w:r>
        <w:rPr>
          <w:rFonts w:ascii="Times New Roman" w:eastAsia="바탕체" w:hAnsi="Times New Roman"/>
          <w:kern w:val="0"/>
          <w:sz w:val="22"/>
        </w:rPr>
        <w:t>변동되는</w:t>
      </w:r>
      <w:r>
        <w:rPr>
          <w:rFonts w:ascii="Times New Roman" w:eastAsia="Times New Roman" w:hAnsi="Times New Roman"/>
          <w:kern w:val="0"/>
          <w:sz w:val="22"/>
        </w:rPr>
        <w:t xml:space="preserve"> </w:t>
      </w:r>
      <w:r>
        <w:rPr>
          <w:rFonts w:ascii="Times New Roman" w:eastAsia="바탕체" w:hAnsi="Times New Roman"/>
          <w:kern w:val="0"/>
          <w:sz w:val="22"/>
        </w:rPr>
        <w:t>우선수익자의</w:t>
      </w:r>
      <w:r>
        <w:rPr>
          <w:rFonts w:ascii="Times New Roman" w:eastAsia="Times New Roman" w:hAnsi="Times New Roman"/>
          <w:kern w:val="0"/>
          <w:sz w:val="22"/>
        </w:rPr>
        <w:t xml:space="preserve"> </w:t>
      </w:r>
      <w:r>
        <w:rPr>
          <w:rFonts w:ascii="Times New Roman" w:eastAsia="바탕체" w:hAnsi="Times New Roman"/>
          <w:kern w:val="0"/>
          <w:sz w:val="22"/>
        </w:rPr>
        <w:t>원금</w:t>
      </w:r>
      <w:r>
        <w:rPr>
          <w:rFonts w:ascii="Times New Roman" w:eastAsia="바탕체" w:hAnsi="Times New Roman"/>
          <w:kern w:val="0"/>
          <w:sz w:val="22"/>
        </w:rPr>
        <w:t xml:space="preserve">, </w:t>
      </w:r>
      <w:r>
        <w:rPr>
          <w:rFonts w:ascii="Times New Roman" w:eastAsia="바탕체" w:hAnsi="Times New Roman"/>
          <w:kern w:val="0"/>
          <w:sz w:val="22"/>
        </w:rPr>
        <w:t>이자</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지연손해금</w:t>
      </w:r>
      <w:r>
        <w:rPr>
          <w:rFonts w:ascii="Times New Roman" w:eastAsia="Times New Roman" w:hAnsi="Times New Roman"/>
          <w:kern w:val="0"/>
          <w:sz w:val="22"/>
        </w:rPr>
        <w:t xml:space="preserve"> </w:t>
      </w:r>
      <w:r>
        <w:rPr>
          <w:rFonts w:ascii="Times New Roman" w:eastAsia="바탕체" w:hAnsi="Times New Roman"/>
          <w:kern w:val="0"/>
          <w:sz w:val="22"/>
        </w:rPr>
        <w:t>등에</w:t>
      </w:r>
      <w:r>
        <w:rPr>
          <w:rFonts w:ascii="Times New Roman" w:eastAsia="Times New Roman" w:hAnsi="Times New Roman"/>
          <w:kern w:val="0"/>
          <w:sz w:val="22"/>
        </w:rPr>
        <w:t xml:space="preserve"> </w:t>
      </w:r>
      <w:r>
        <w:rPr>
          <w:rFonts w:ascii="Times New Roman" w:eastAsia="바탕체" w:hAnsi="Times New Roman"/>
          <w:kern w:val="0"/>
          <w:sz w:val="22"/>
        </w:rPr>
        <w:t>한한다</w:t>
      </w:r>
      <w:r>
        <w:rPr>
          <w:rFonts w:ascii="Times New Roman" w:eastAsia="바탕체" w:hAnsi="Times New Roman"/>
          <w:kern w:val="0"/>
          <w:sz w:val="22"/>
        </w:rPr>
        <w:t xml:space="preserve">. </w:t>
      </w:r>
      <w:r>
        <w:rPr>
          <w:rFonts w:ascii="Times New Roman" w:eastAsia="바탕체" w:hAnsi="Times New Roman"/>
          <w:kern w:val="0"/>
          <w:sz w:val="22"/>
        </w:rPr>
        <w:t>다만</w:t>
      </w:r>
      <w:r>
        <w:rPr>
          <w:rFonts w:ascii="Times New Roman" w:eastAsia="바탕체" w:hAnsi="Times New Roman"/>
          <w:kern w:val="0"/>
          <w:sz w:val="22"/>
        </w:rPr>
        <w:t xml:space="preserve">, </w:t>
      </w:r>
      <w:r>
        <w:rPr>
          <w:rFonts w:ascii="Times New Roman" w:eastAsia="바탕체" w:hAnsi="Times New Roman"/>
          <w:kern w:val="0"/>
          <w:sz w:val="22"/>
        </w:rPr>
        <w:t>『별지</w:t>
      </w:r>
      <w:r>
        <w:rPr>
          <w:rFonts w:ascii="Times New Roman" w:eastAsia="바탕체" w:hAnsi="Times New Roman"/>
          <w:kern w:val="0"/>
          <w:sz w:val="22"/>
        </w:rPr>
        <w:t xml:space="preserve">2 </w:t>
      </w:r>
      <w:r>
        <w:rPr>
          <w:rFonts w:ascii="Times New Roman" w:eastAsia="바탕체" w:hAnsi="Times New Roman"/>
          <w:kern w:val="0"/>
          <w:sz w:val="22"/>
        </w:rPr>
        <w:t>수익권증서</w:t>
      </w:r>
      <w:r>
        <w:rPr>
          <w:rFonts w:ascii="Times New Roman" w:eastAsia="Times New Roman" w:hAnsi="Times New Roman"/>
          <w:kern w:val="0"/>
          <w:sz w:val="22"/>
        </w:rPr>
        <w:t xml:space="preserve"> </w:t>
      </w:r>
      <w:r>
        <w:rPr>
          <w:rFonts w:ascii="Times New Roman" w:eastAsia="바탕체" w:hAnsi="Times New Roman"/>
          <w:kern w:val="0"/>
          <w:sz w:val="22"/>
        </w:rPr>
        <w:t>발행금액』을</w:t>
      </w:r>
      <w:r>
        <w:rPr>
          <w:rFonts w:ascii="Times New Roman" w:eastAsia="Times New Roman" w:hAnsi="Times New Roman"/>
          <w:kern w:val="0"/>
          <w:sz w:val="22"/>
        </w:rPr>
        <w:t xml:space="preserve"> </w:t>
      </w:r>
      <w:r>
        <w:rPr>
          <w:rFonts w:ascii="Times New Roman" w:eastAsia="바탕체" w:hAnsi="Times New Roman"/>
          <w:kern w:val="0"/>
          <w:sz w:val="22"/>
        </w:rPr>
        <w:t>최고한도로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04EDBBD2"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항에도</w:t>
      </w:r>
      <w:r>
        <w:rPr>
          <w:rFonts w:ascii="Times New Roman" w:eastAsia="Times New Roman" w:hAnsi="Times New Roman"/>
          <w:kern w:val="0"/>
          <w:sz w:val="22"/>
        </w:rPr>
        <w:t xml:space="preserve"> </w:t>
      </w:r>
      <w:r>
        <w:rPr>
          <w:rFonts w:ascii="Times New Roman" w:eastAsia="바탕체" w:hAnsi="Times New Roman"/>
          <w:kern w:val="0"/>
          <w:sz w:val="22"/>
        </w:rPr>
        <w:t>불구하고</w:t>
      </w:r>
      <w:r>
        <w:rPr>
          <w:rFonts w:ascii="Times New Roman" w:eastAsia="Times New Roman" w:hAnsi="Times New Roman"/>
          <w:kern w:val="0"/>
          <w:sz w:val="22"/>
        </w:rPr>
        <w:t xml:space="preserve">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주채무자가</w:t>
      </w:r>
      <w:r>
        <w:rPr>
          <w:rFonts w:ascii="Times New Roman" w:eastAsia="Times New Roman" w:hAnsi="Times New Roman"/>
          <w:kern w:val="0"/>
          <w:sz w:val="22"/>
        </w:rPr>
        <w:t xml:space="preserve"> </w:t>
      </w:r>
      <w:r>
        <w:rPr>
          <w:rFonts w:ascii="Times New Roman" w:eastAsia="바탕체" w:hAnsi="Times New Roman"/>
          <w:kern w:val="0"/>
          <w:sz w:val="22"/>
        </w:rPr>
        <w:t>아닌</w:t>
      </w:r>
      <w:r>
        <w:rPr>
          <w:rFonts w:ascii="Times New Roman" w:eastAsia="Times New Roman" w:hAnsi="Times New Roman"/>
          <w:kern w:val="0"/>
          <w:sz w:val="22"/>
        </w:rPr>
        <w:t xml:space="preserve"> </w:t>
      </w:r>
      <w:r>
        <w:rPr>
          <w:rFonts w:ascii="Times New Roman" w:eastAsia="바탕체" w:hAnsi="Times New Roman"/>
          <w:kern w:val="0"/>
          <w:sz w:val="22"/>
        </w:rPr>
        <w:t>경우에</w:t>
      </w:r>
      <w:r>
        <w:rPr>
          <w:rFonts w:ascii="Times New Roman" w:eastAsia="Times New Roman" w:hAnsi="Times New Roman"/>
          <w:kern w:val="0"/>
          <w:sz w:val="22"/>
        </w:rPr>
        <w:t xml:space="preserve"> </w:t>
      </w:r>
      <w:r>
        <w:rPr>
          <w:rFonts w:ascii="Times New Roman" w:eastAsia="바탕체" w:hAnsi="Times New Roman"/>
          <w:kern w:val="0"/>
          <w:sz w:val="22"/>
        </w:rPr>
        <w:t>우선수익자의</w:t>
      </w:r>
      <w:r>
        <w:rPr>
          <w:rFonts w:ascii="Times New Roman" w:eastAsia="Times New Roman" w:hAnsi="Times New Roman"/>
          <w:kern w:val="0"/>
          <w:sz w:val="22"/>
        </w:rPr>
        <w:t xml:space="preserve"> </w:t>
      </w:r>
      <w:r>
        <w:rPr>
          <w:rFonts w:ascii="Times New Roman" w:eastAsia="바탕체" w:hAnsi="Times New Roman"/>
          <w:kern w:val="0"/>
          <w:sz w:val="22"/>
        </w:rPr>
        <w:t>수익권</w:t>
      </w:r>
      <w:r>
        <w:rPr>
          <w:rFonts w:ascii="Times New Roman" w:eastAsia="Times New Roman" w:hAnsi="Times New Roman"/>
          <w:kern w:val="0"/>
          <w:sz w:val="22"/>
        </w:rPr>
        <w:t xml:space="preserve"> </w:t>
      </w:r>
      <w:r>
        <w:rPr>
          <w:rFonts w:ascii="Times New Roman" w:eastAsia="바탕체" w:hAnsi="Times New Roman"/>
          <w:kern w:val="0"/>
          <w:sz w:val="22"/>
        </w:rPr>
        <w:t>범위는</w:t>
      </w:r>
      <w:r>
        <w:rPr>
          <w:rFonts w:ascii="Times New Roman" w:eastAsia="Times New Roman" w:hAnsi="Times New Roman"/>
          <w:kern w:val="0"/>
          <w:sz w:val="22"/>
        </w:rPr>
        <w:t xml:space="preserve"> </w:t>
      </w:r>
      <w:r>
        <w:rPr>
          <w:rFonts w:ascii="Times New Roman" w:eastAsia="바탕체" w:hAnsi="Times New Roman"/>
          <w:kern w:val="0"/>
          <w:sz w:val="22"/>
        </w:rPr>
        <w:t>위탁자와</w:t>
      </w:r>
      <w:r>
        <w:rPr>
          <w:rFonts w:ascii="Times New Roman" w:eastAsia="Times New Roman" w:hAnsi="Times New Roman"/>
          <w:kern w:val="0"/>
          <w:sz w:val="22"/>
        </w:rPr>
        <w:t xml:space="preserve"> </w:t>
      </w:r>
      <w:r>
        <w:rPr>
          <w:rFonts w:ascii="Times New Roman" w:eastAsia="바탕체" w:hAnsi="Times New Roman"/>
          <w:kern w:val="0"/>
          <w:sz w:val="22"/>
        </w:rPr>
        <w:t>우선수익자간의</w:t>
      </w:r>
      <w:r>
        <w:rPr>
          <w:rFonts w:ascii="Times New Roman" w:eastAsia="Times New Roman" w:hAnsi="Times New Roman"/>
          <w:kern w:val="0"/>
          <w:sz w:val="22"/>
        </w:rPr>
        <w:t xml:space="preserve"> </w:t>
      </w:r>
      <w:r>
        <w:rPr>
          <w:rFonts w:ascii="Times New Roman" w:eastAsia="바탕체" w:hAnsi="Times New Roman"/>
          <w:kern w:val="0"/>
          <w:sz w:val="22"/>
        </w:rPr>
        <w:t>보증계약</w:t>
      </w:r>
      <w:r>
        <w:rPr>
          <w:rFonts w:ascii="Times New Roman" w:eastAsia="바탕체" w:hAnsi="Times New Roman"/>
          <w:kern w:val="0"/>
          <w:sz w:val="22"/>
        </w:rPr>
        <w:t xml:space="preserve">, </w:t>
      </w:r>
      <w:r>
        <w:rPr>
          <w:rFonts w:ascii="Times New Roman" w:eastAsia="바탕체" w:hAnsi="Times New Roman"/>
          <w:kern w:val="0"/>
          <w:sz w:val="22"/>
        </w:rPr>
        <w:t>담보설정계약</w:t>
      </w:r>
      <w:r>
        <w:rPr>
          <w:rFonts w:ascii="Times New Roman" w:eastAsia="Times New Roman" w:hAnsi="Times New Roman"/>
          <w:kern w:val="0"/>
          <w:sz w:val="22"/>
        </w:rPr>
        <w:t xml:space="preserve"> </w:t>
      </w:r>
      <w:r>
        <w:rPr>
          <w:rFonts w:ascii="Times New Roman" w:eastAsia="바탕체" w:hAnsi="Times New Roman"/>
          <w:kern w:val="0"/>
          <w:sz w:val="22"/>
        </w:rPr>
        <w:t>등에</w:t>
      </w:r>
      <w:r>
        <w:rPr>
          <w:rFonts w:ascii="Times New Roman" w:eastAsia="Times New Roman" w:hAnsi="Times New Roman"/>
          <w:kern w:val="0"/>
          <w:sz w:val="22"/>
        </w:rPr>
        <w:t xml:space="preserve"> </w:t>
      </w:r>
      <w:r>
        <w:rPr>
          <w:rFonts w:ascii="Times New Roman" w:eastAsia="바탕체" w:hAnsi="Times New Roman"/>
          <w:kern w:val="0"/>
          <w:sz w:val="22"/>
        </w:rPr>
        <w:t>기한</w:t>
      </w:r>
      <w:r>
        <w:rPr>
          <w:rFonts w:ascii="Times New Roman" w:eastAsia="Times New Roman" w:hAnsi="Times New Roman"/>
          <w:kern w:val="0"/>
          <w:sz w:val="22"/>
        </w:rPr>
        <w:t xml:space="preserve"> </w:t>
      </w:r>
      <w:r>
        <w:rPr>
          <w:rFonts w:ascii="Times New Roman" w:eastAsia="바탕체" w:hAnsi="Times New Roman"/>
          <w:kern w:val="0"/>
          <w:sz w:val="22"/>
        </w:rPr>
        <w:t>채무를</w:t>
      </w:r>
      <w:r>
        <w:rPr>
          <w:rFonts w:ascii="Times New Roman" w:eastAsia="Times New Roman" w:hAnsi="Times New Roman"/>
          <w:kern w:val="0"/>
          <w:sz w:val="22"/>
        </w:rPr>
        <w:t xml:space="preserve"> </w:t>
      </w:r>
      <w:r>
        <w:rPr>
          <w:rFonts w:ascii="Times New Roman" w:eastAsia="바탕체" w:hAnsi="Times New Roman"/>
          <w:kern w:val="0"/>
          <w:sz w:val="22"/>
        </w:rPr>
        <w:t>기준으로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p>
    <w:p w14:paraId="2F4B08A2"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③</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신탁원본에</w:t>
      </w:r>
      <w:r>
        <w:rPr>
          <w:rFonts w:ascii="Times New Roman" w:eastAsia="Times New Roman" w:hAnsi="Times New Roman"/>
          <w:kern w:val="0"/>
          <w:sz w:val="22"/>
        </w:rPr>
        <w:t xml:space="preserve"> </w:t>
      </w:r>
      <w:r>
        <w:rPr>
          <w:rFonts w:ascii="Times New Roman" w:eastAsia="바탕체" w:hAnsi="Times New Roman"/>
          <w:kern w:val="0"/>
          <w:sz w:val="22"/>
        </w:rPr>
        <w:t>대한</w:t>
      </w:r>
      <w:r>
        <w:rPr>
          <w:rFonts w:ascii="Times New Roman" w:eastAsia="Times New Roman" w:hAnsi="Times New Roman"/>
          <w:kern w:val="0"/>
          <w:sz w:val="22"/>
        </w:rPr>
        <w:t xml:space="preserve"> </w:t>
      </w:r>
      <w:r>
        <w:rPr>
          <w:rFonts w:ascii="Times New Roman" w:eastAsia="바탕체" w:hAnsi="Times New Roman"/>
          <w:kern w:val="0"/>
          <w:sz w:val="22"/>
        </w:rPr>
        <w:t>우선수익자의</w:t>
      </w:r>
      <w:r>
        <w:rPr>
          <w:rFonts w:ascii="Times New Roman" w:eastAsia="Times New Roman" w:hAnsi="Times New Roman"/>
          <w:kern w:val="0"/>
          <w:sz w:val="22"/>
        </w:rPr>
        <w:t xml:space="preserve"> </w:t>
      </w:r>
      <w:r>
        <w:rPr>
          <w:rFonts w:ascii="Times New Roman" w:eastAsia="바탕체" w:hAnsi="Times New Roman"/>
          <w:kern w:val="0"/>
          <w:sz w:val="22"/>
        </w:rPr>
        <w:t>수익권은</w:t>
      </w:r>
      <w:r>
        <w:rPr>
          <w:rFonts w:ascii="Times New Roman" w:eastAsia="Times New Roman" w:hAnsi="Times New Roman"/>
          <w:kern w:val="0"/>
          <w:sz w:val="22"/>
        </w:rPr>
        <w:t xml:space="preserve"> </w:t>
      </w:r>
      <w:r>
        <w:rPr>
          <w:rFonts w:ascii="Times New Roman" w:eastAsia="바탕체" w:hAnsi="Times New Roman"/>
          <w:kern w:val="0"/>
          <w:sz w:val="22"/>
        </w:rPr>
        <w:t>위탁자의</w:t>
      </w:r>
      <w:r>
        <w:rPr>
          <w:rFonts w:ascii="Times New Roman" w:eastAsia="Times New Roman" w:hAnsi="Times New Roman"/>
          <w:kern w:val="0"/>
          <w:sz w:val="22"/>
        </w:rPr>
        <w:t xml:space="preserve"> </w:t>
      </w:r>
      <w:r>
        <w:rPr>
          <w:rFonts w:ascii="Times New Roman" w:eastAsia="바탕체" w:hAnsi="Times New Roman"/>
          <w:kern w:val="0"/>
          <w:sz w:val="22"/>
        </w:rPr>
        <w:t>수익권보다</w:t>
      </w:r>
      <w:r>
        <w:rPr>
          <w:rFonts w:ascii="Times New Roman" w:eastAsia="Times New Roman" w:hAnsi="Times New Roman"/>
          <w:kern w:val="0"/>
          <w:sz w:val="22"/>
        </w:rPr>
        <w:t xml:space="preserve"> </w:t>
      </w:r>
      <w:r>
        <w:rPr>
          <w:rFonts w:ascii="Times New Roman" w:eastAsia="바탕체" w:hAnsi="Times New Roman"/>
          <w:kern w:val="0"/>
          <w:sz w:val="22"/>
        </w:rPr>
        <w:t>우선한다</w:t>
      </w:r>
      <w:r>
        <w:rPr>
          <w:rFonts w:ascii="Times New Roman" w:eastAsia="바탕체" w:hAnsi="Times New Roman"/>
          <w:kern w:val="0"/>
          <w:sz w:val="22"/>
        </w:rPr>
        <w:t xml:space="preserve">. </w:t>
      </w:r>
      <w:r>
        <w:rPr>
          <w:rFonts w:ascii="Times New Roman" w:eastAsia="바탕체" w:hAnsi="Times New Roman"/>
          <w:kern w:val="0"/>
          <w:sz w:val="22"/>
        </w:rPr>
        <w:t>다만</w:t>
      </w:r>
      <w:r>
        <w:rPr>
          <w:rFonts w:ascii="Times New Roman" w:eastAsia="바탕체"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6</w:t>
      </w:r>
      <w:r>
        <w:rPr>
          <w:rFonts w:ascii="Times New Roman" w:eastAsia="바탕체" w:hAnsi="Times New Roman"/>
          <w:kern w:val="0"/>
          <w:sz w:val="22"/>
        </w:rPr>
        <w:t>조의</w:t>
      </w:r>
      <w:r>
        <w:rPr>
          <w:rFonts w:ascii="Times New Roman" w:eastAsia="Times New Roman" w:hAnsi="Times New Roman"/>
          <w:kern w:val="0"/>
          <w:sz w:val="22"/>
        </w:rPr>
        <w:t xml:space="preserve"> </w:t>
      </w:r>
      <w:r>
        <w:rPr>
          <w:rFonts w:ascii="Times New Roman" w:eastAsia="바탕체" w:hAnsi="Times New Roman"/>
          <w:kern w:val="0"/>
          <w:sz w:val="22"/>
        </w:rPr>
        <w:t>신탁수익에</w:t>
      </w:r>
      <w:r>
        <w:rPr>
          <w:rFonts w:ascii="Times New Roman" w:eastAsia="Times New Roman" w:hAnsi="Times New Roman"/>
          <w:kern w:val="0"/>
          <w:sz w:val="22"/>
        </w:rPr>
        <w:t xml:space="preserve"> </w:t>
      </w:r>
      <w:r>
        <w:rPr>
          <w:rFonts w:ascii="Times New Roman" w:eastAsia="바탕체" w:hAnsi="Times New Roman"/>
          <w:kern w:val="0"/>
          <w:sz w:val="22"/>
        </w:rPr>
        <w:t>대한</w:t>
      </w:r>
      <w:r>
        <w:rPr>
          <w:rFonts w:ascii="Times New Roman" w:eastAsia="Times New Roman" w:hAnsi="Times New Roman"/>
          <w:kern w:val="0"/>
          <w:sz w:val="22"/>
        </w:rPr>
        <w:t xml:space="preserve"> </w:t>
      </w:r>
      <w:r>
        <w:rPr>
          <w:rFonts w:ascii="Times New Roman" w:eastAsia="바탕체" w:hAnsi="Times New Roman"/>
          <w:kern w:val="0"/>
          <w:sz w:val="22"/>
        </w:rPr>
        <w:t>수익권의</w:t>
      </w:r>
      <w:r>
        <w:rPr>
          <w:rFonts w:ascii="Times New Roman" w:eastAsia="Times New Roman" w:hAnsi="Times New Roman"/>
          <w:kern w:val="0"/>
          <w:sz w:val="22"/>
        </w:rPr>
        <w:t xml:space="preserve"> </w:t>
      </w:r>
      <w:r>
        <w:rPr>
          <w:rFonts w:ascii="Times New Roman" w:eastAsia="바탕체" w:hAnsi="Times New Roman"/>
          <w:kern w:val="0"/>
          <w:sz w:val="22"/>
        </w:rPr>
        <w:t>귀속은</w:t>
      </w:r>
      <w:r>
        <w:rPr>
          <w:rFonts w:ascii="Times New Roman" w:eastAsia="Times New Roman" w:hAnsi="Times New Roman"/>
          <w:kern w:val="0"/>
          <w:sz w:val="22"/>
        </w:rPr>
        <w:t xml:space="preserve"> </w:t>
      </w:r>
      <w:r>
        <w:rPr>
          <w:rFonts w:ascii="Times New Roman" w:eastAsia="바탕체" w:hAnsi="Times New Roman"/>
          <w:kern w:val="0"/>
          <w:sz w:val="22"/>
        </w:rPr>
        <w:t>위탁자와</w:t>
      </w:r>
      <w:r>
        <w:rPr>
          <w:rFonts w:ascii="Times New Roman" w:eastAsia="Times New Roman" w:hAnsi="Times New Roman"/>
          <w:kern w:val="0"/>
          <w:sz w:val="22"/>
        </w:rPr>
        <w:t xml:space="preserve"> </w:t>
      </w:r>
      <w:r>
        <w:rPr>
          <w:rFonts w:ascii="Times New Roman" w:eastAsia="바탕체" w:hAnsi="Times New Roman"/>
          <w:kern w:val="0"/>
          <w:sz w:val="22"/>
        </w:rPr>
        <w:t>은행의</w:t>
      </w:r>
      <w:r>
        <w:rPr>
          <w:rFonts w:ascii="Times New Roman" w:eastAsia="Times New Roman" w:hAnsi="Times New Roman"/>
          <w:kern w:val="0"/>
          <w:sz w:val="22"/>
        </w:rPr>
        <w:t xml:space="preserve"> </w:t>
      </w:r>
      <w:r>
        <w:rPr>
          <w:rFonts w:ascii="Times New Roman" w:eastAsia="바탕체" w:hAnsi="Times New Roman"/>
          <w:kern w:val="0"/>
          <w:sz w:val="22"/>
        </w:rPr>
        <w:t>합의에</w:t>
      </w:r>
      <w:r>
        <w:rPr>
          <w:rFonts w:ascii="Times New Roman" w:eastAsia="Times New Roman" w:hAnsi="Times New Roman"/>
          <w:kern w:val="0"/>
          <w:sz w:val="22"/>
        </w:rPr>
        <w:t xml:space="preserve"> </w:t>
      </w:r>
      <w:r>
        <w:rPr>
          <w:rFonts w:ascii="Times New Roman" w:eastAsia="바탕체" w:hAnsi="Times New Roman"/>
          <w:kern w:val="0"/>
          <w:sz w:val="22"/>
        </w:rPr>
        <w:t>의한다</w:t>
      </w:r>
      <w:r>
        <w:rPr>
          <w:rFonts w:ascii="Times New Roman" w:eastAsia="바탕체" w:hAnsi="Times New Roman"/>
          <w:kern w:val="0"/>
          <w:sz w:val="22"/>
        </w:rPr>
        <w:t>.</w:t>
      </w:r>
    </w:p>
    <w:p w14:paraId="6C97022B"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lastRenderedPageBreak/>
        <w:t>④</w:t>
      </w:r>
      <w:r>
        <w:rPr>
          <w:rFonts w:ascii="Times New Roman" w:eastAsia="바탕체" w:hAnsi="Times New Roman"/>
          <w:kern w:val="0"/>
          <w:sz w:val="22"/>
        </w:rPr>
        <w:t>우선수익자가</w:t>
      </w:r>
      <w:r>
        <w:rPr>
          <w:rFonts w:ascii="Times New Roman" w:eastAsia="Times New Roman" w:hAnsi="Times New Roman"/>
          <w:kern w:val="0"/>
          <w:sz w:val="22"/>
        </w:rPr>
        <w:t xml:space="preserve"> </w:t>
      </w:r>
      <w:r>
        <w:rPr>
          <w:rFonts w:ascii="Times New Roman" w:eastAsia="바탕체" w:hAnsi="Times New Roman"/>
          <w:kern w:val="0"/>
          <w:sz w:val="22"/>
        </w:rPr>
        <w:t>갖는</w:t>
      </w:r>
      <w:r>
        <w:rPr>
          <w:rFonts w:ascii="Times New Roman" w:eastAsia="Times New Roman" w:hAnsi="Times New Roman"/>
          <w:kern w:val="0"/>
          <w:sz w:val="22"/>
        </w:rPr>
        <w:t xml:space="preserve"> </w:t>
      </w:r>
      <w:r>
        <w:rPr>
          <w:rFonts w:ascii="Times New Roman" w:eastAsia="바탕체" w:hAnsi="Times New Roman"/>
          <w:kern w:val="0"/>
          <w:sz w:val="22"/>
        </w:rPr>
        <w:t>수익권의</w:t>
      </w:r>
      <w:r>
        <w:rPr>
          <w:rFonts w:ascii="Times New Roman" w:eastAsia="Times New Roman" w:hAnsi="Times New Roman"/>
          <w:kern w:val="0"/>
          <w:sz w:val="22"/>
        </w:rPr>
        <w:t xml:space="preserve"> </w:t>
      </w:r>
      <w:r>
        <w:rPr>
          <w:rFonts w:ascii="Times New Roman" w:eastAsia="바탕체" w:hAnsi="Times New Roman"/>
          <w:kern w:val="0"/>
          <w:sz w:val="22"/>
        </w:rPr>
        <w:t>유효기간은</w:t>
      </w:r>
      <w:r>
        <w:rPr>
          <w:rFonts w:ascii="Times New Roman" w:eastAsia="Times New Roman"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신탁계약에</w:t>
      </w:r>
      <w:r>
        <w:rPr>
          <w:rFonts w:ascii="Times New Roman" w:eastAsia="Times New Roman" w:hAnsi="Times New Roman"/>
          <w:kern w:val="0"/>
          <w:sz w:val="22"/>
        </w:rPr>
        <w:t xml:space="preserve"> </w:t>
      </w:r>
      <w:r>
        <w:rPr>
          <w:rFonts w:ascii="Times New Roman" w:eastAsia="바탕체" w:hAnsi="Times New Roman"/>
          <w:kern w:val="0"/>
          <w:sz w:val="22"/>
        </w:rPr>
        <w:t>의하여</w:t>
      </w:r>
      <w:r>
        <w:rPr>
          <w:rFonts w:ascii="Times New Roman" w:eastAsia="Times New Roman" w:hAnsi="Times New Roman"/>
          <w:kern w:val="0"/>
          <w:sz w:val="22"/>
        </w:rPr>
        <w:t xml:space="preserve"> </w:t>
      </w:r>
      <w:r>
        <w:rPr>
          <w:rFonts w:ascii="Times New Roman" w:eastAsia="바탕체" w:hAnsi="Times New Roman"/>
          <w:kern w:val="0"/>
          <w:sz w:val="22"/>
        </w:rPr>
        <w:t>우선수익자로</w:t>
      </w:r>
      <w:r>
        <w:rPr>
          <w:rFonts w:ascii="Times New Roman" w:eastAsia="Times New Roman" w:hAnsi="Times New Roman"/>
          <w:kern w:val="0"/>
          <w:sz w:val="22"/>
        </w:rPr>
        <w:t xml:space="preserve"> </w:t>
      </w:r>
      <w:r>
        <w:rPr>
          <w:rFonts w:ascii="Times New Roman" w:eastAsia="바탕체" w:hAnsi="Times New Roman"/>
          <w:kern w:val="0"/>
          <w:sz w:val="22"/>
        </w:rPr>
        <w:t>지정</w:t>
      </w:r>
      <w:r>
        <w:rPr>
          <w:rFonts w:ascii="Times New Roman" w:eastAsia="Times New Roman" w:hAnsi="Times New Roman"/>
          <w:kern w:val="0"/>
          <w:sz w:val="22"/>
        </w:rPr>
        <w:t xml:space="preserve"> </w:t>
      </w:r>
      <w:r>
        <w:rPr>
          <w:rFonts w:ascii="Times New Roman" w:eastAsia="바탕체" w:hAnsi="Times New Roman"/>
          <w:kern w:val="0"/>
          <w:sz w:val="22"/>
        </w:rPr>
        <w:t>등기된</w:t>
      </w:r>
      <w:r>
        <w:rPr>
          <w:rFonts w:ascii="Times New Roman" w:eastAsia="Times New Roman" w:hAnsi="Times New Roman"/>
          <w:kern w:val="0"/>
          <w:sz w:val="22"/>
        </w:rPr>
        <w:t xml:space="preserve"> </w:t>
      </w:r>
      <w:r>
        <w:rPr>
          <w:rFonts w:ascii="Times New Roman" w:eastAsia="바탕체" w:hAnsi="Times New Roman"/>
          <w:kern w:val="0"/>
          <w:sz w:val="22"/>
        </w:rPr>
        <w:t>날로부터</w:t>
      </w:r>
      <w:r>
        <w:rPr>
          <w:rFonts w:ascii="Times New Roman" w:eastAsia="Times New Roman"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신탁계약</w:t>
      </w:r>
      <w:r>
        <w:rPr>
          <w:rFonts w:ascii="Times New Roman" w:eastAsia="Times New Roman" w:hAnsi="Times New Roman"/>
          <w:kern w:val="0"/>
          <w:sz w:val="22"/>
        </w:rPr>
        <w:t xml:space="preserve"> </w:t>
      </w:r>
      <w:r>
        <w:rPr>
          <w:rFonts w:ascii="Times New Roman" w:eastAsia="바탕체" w:hAnsi="Times New Roman"/>
          <w:kern w:val="0"/>
          <w:sz w:val="22"/>
        </w:rPr>
        <w:t>종료일까지로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p>
    <w:p w14:paraId="783B2B39"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⑤</w:t>
      </w:r>
      <w:r>
        <w:rPr>
          <w:rFonts w:ascii="Times New Roman" w:eastAsia="바탕체" w:hAnsi="Times New Roman"/>
          <w:kern w:val="0"/>
          <w:sz w:val="22"/>
        </w:rPr>
        <w:t>우선수익자는</w:t>
      </w:r>
      <w:r>
        <w:rPr>
          <w:rFonts w:ascii="Times New Roman" w:eastAsia="Times New Roman" w:hAnsi="Times New Roman"/>
          <w:kern w:val="0"/>
          <w:sz w:val="22"/>
        </w:rPr>
        <w:t xml:space="preserve"> </w:t>
      </w:r>
      <w:r>
        <w:rPr>
          <w:rFonts w:ascii="Times New Roman" w:eastAsia="바탕체" w:hAnsi="Times New Roman"/>
          <w:kern w:val="0"/>
          <w:sz w:val="22"/>
        </w:rPr>
        <w:t>은행의</w:t>
      </w:r>
      <w:r>
        <w:rPr>
          <w:rFonts w:ascii="Times New Roman" w:eastAsia="Times New Roman" w:hAnsi="Times New Roman"/>
          <w:kern w:val="0"/>
          <w:sz w:val="22"/>
        </w:rPr>
        <w:t xml:space="preserve"> </w:t>
      </w:r>
      <w:r>
        <w:rPr>
          <w:rFonts w:ascii="Times New Roman" w:eastAsia="바탕체" w:hAnsi="Times New Roman"/>
          <w:kern w:val="0"/>
          <w:sz w:val="22"/>
        </w:rPr>
        <w:t>사전</w:t>
      </w:r>
      <w:r>
        <w:rPr>
          <w:rFonts w:ascii="Times New Roman" w:eastAsia="Times New Roman" w:hAnsi="Times New Roman"/>
          <w:kern w:val="0"/>
          <w:sz w:val="22"/>
        </w:rPr>
        <w:t xml:space="preserve"> </w:t>
      </w:r>
      <w:r>
        <w:rPr>
          <w:rFonts w:ascii="Times New Roman" w:eastAsia="바탕체" w:hAnsi="Times New Roman"/>
          <w:kern w:val="0"/>
          <w:sz w:val="22"/>
        </w:rPr>
        <w:t>동의</w:t>
      </w:r>
      <w:r>
        <w:rPr>
          <w:rFonts w:ascii="Times New Roman" w:eastAsia="Times New Roman" w:hAnsi="Times New Roman"/>
          <w:kern w:val="0"/>
          <w:sz w:val="22"/>
        </w:rPr>
        <w:t xml:space="preserve"> </w:t>
      </w:r>
      <w:r>
        <w:rPr>
          <w:rFonts w:ascii="Times New Roman" w:eastAsia="바탕체" w:hAnsi="Times New Roman"/>
          <w:kern w:val="0"/>
          <w:sz w:val="22"/>
        </w:rPr>
        <w:t>없이는</w:t>
      </w:r>
      <w:r>
        <w:rPr>
          <w:rFonts w:ascii="Times New Roman" w:eastAsia="Times New Roman" w:hAnsi="Times New Roman"/>
          <w:kern w:val="0"/>
          <w:sz w:val="22"/>
        </w:rPr>
        <w:t xml:space="preserve"> </w:t>
      </w:r>
      <w:r>
        <w:rPr>
          <w:rFonts w:ascii="Times New Roman" w:eastAsia="바탕체" w:hAnsi="Times New Roman"/>
          <w:kern w:val="0"/>
          <w:sz w:val="22"/>
        </w:rPr>
        <w:t>신탁</w:t>
      </w:r>
      <w:r>
        <w:rPr>
          <w:rFonts w:ascii="Times New Roman" w:eastAsia="Times New Roman" w:hAnsi="Times New Roman"/>
          <w:kern w:val="0"/>
          <w:sz w:val="22"/>
        </w:rPr>
        <w:t xml:space="preserve"> </w:t>
      </w:r>
      <w:r>
        <w:rPr>
          <w:rFonts w:ascii="Times New Roman" w:eastAsia="바탕체" w:hAnsi="Times New Roman"/>
          <w:kern w:val="0"/>
          <w:sz w:val="22"/>
        </w:rPr>
        <w:t>기간</w:t>
      </w:r>
      <w:r>
        <w:rPr>
          <w:rFonts w:ascii="Times New Roman" w:eastAsia="Times New Roman" w:hAnsi="Times New Roman"/>
          <w:kern w:val="0"/>
          <w:sz w:val="22"/>
        </w:rPr>
        <w:t xml:space="preserve"> </w:t>
      </w:r>
      <w:r>
        <w:rPr>
          <w:rFonts w:ascii="Times New Roman" w:eastAsia="바탕체" w:hAnsi="Times New Roman"/>
          <w:kern w:val="0"/>
          <w:sz w:val="22"/>
        </w:rPr>
        <w:t>중</w:t>
      </w:r>
      <w:r>
        <w:rPr>
          <w:rFonts w:ascii="Times New Roman" w:eastAsia="Times New Roman" w:hAnsi="Times New Roman"/>
          <w:kern w:val="0"/>
          <w:sz w:val="22"/>
        </w:rPr>
        <w:t xml:space="preserve"> </w:t>
      </w:r>
      <w:r>
        <w:rPr>
          <w:rFonts w:ascii="Times New Roman" w:eastAsia="바탕체" w:hAnsi="Times New Roman"/>
          <w:kern w:val="0"/>
          <w:sz w:val="22"/>
        </w:rPr>
        <w:t>우선수익자의</w:t>
      </w:r>
      <w:r>
        <w:rPr>
          <w:rFonts w:ascii="Times New Roman" w:eastAsia="Times New Roman" w:hAnsi="Times New Roman"/>
          <w:kern w:val="0"/>
          <w:sz w:val="22"/>
        </w:rPr>
        <w:t xml:space="preserve"> </w:t>
      </w:r>
      <w:r>
        <w:rPr>
          <w:rFonts w:ascii="Times New Roman" w:eastAsia="바탕체" w:hAnsi="Times New Roman"/>
          <w:kern w:val="0"/>
          <w:sz w:val="22"/>
        </w:rPr>
        <w:t>지위를</w:t>
      </w:r>
      <w:r>
        <w:rPr>
          <w:rFonts w:ascii="Times New Roman" w:eastAsia="Times New Roman" w:hAnsi="Times New Roman"/>
          <w:kern w:val="0"/>
          <w:sz w:val="22"/>
        </w:rPr>
        <w:t xml:space="preserve"> </w:t>
      </w:r>
      <w:r>
        <w:rPr>
          <w:rFonts w:ascii="Times New Roman" w:eastAsia="바탕체" w:hAnsi="Times New Roman"/>
          <w:kern w:val="0"/>
          <w:sz w:val="22"/>
        </w:rPr>
        <w:t>타인에게</w:t>
      </w:r>
      <w:r>
        <w:rPr>
          <w:rFonts w:ascii="Times New Roman" w:eastAsia="Times New Roman" w:hAnsi="Times New Roman"/>
          <w:kern w:val="0"/>
          <w:sz w:val="22"/>
        </w:rPr>
        <w:t xml:space="preserve"> </w:t>
      </w:r>
      <w:r>
        <w:rPr>
          <w:rFonts w:ascii="Times New Roman" w:eastAsia="바탕체" w:hAnsi="Times New Roman"/>
          <w:kern w:val="0"/>
          <w:sz w:val="22"/>
        </w:rPr>
        <w:t>양도</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명의</w:t>
      </w:r>
      <w:r>
        <w:rPr>
          <w:rFonts w:ascii="Times New Roman" w:eastAsia="Times New Roman" w:hAnsi="Times New Roman"/>
          <w:kern w:val="0"/>
          <w:sz w:val="22"/>
        </w:rPr>
        <w:t xml:space="preserve"> </w:t>
      </w:r>
      <w:r>
        <w:rPr>
          <w:rFonts w:ascii="Times New Roman" w:eastAsia="바탕체" w:hAnsi="Times New Roman"/>
          <w:kern w:val="0"/>
          <w:sz w:val="22"/>
        </w:rPr>
        <w:t>변경하거나</w:t>
      </w:r>
      <w:r>
        <w:rPr>
          <w:rFonts w:ascii="Times New Roman" w:eastAsia="Times New Roman" w:hAnsi="Times New Roman"/>
          <w:kern w:val="0"/>
          <w:sz w:val="22"/>
        </w:rPr>
        <w:t xml:space="preserve"> </w:t>
      </w:r>
      <w:r>
        <w:rPr>
          <w:rFonts w:ascii="Times New Roman" w:eastAsia="바탕체" w:hAnsi="Times New Roman"/>
          <w:kern w:val="0"/>
          <w:sz w:val="22"/>
        </w:rPr>
        <w:t>수익권에</w:t>
      </w:r>
      <w:r>
        <w:rPr>
          <w:rFonts w:ascii="Times New Roman" w:eastAsia="Times New Roman" w:hAnsi="Times New Roman"/>
          <w:kern w:val="0"/>
          <w:sz w:val="22"/>
        </w:rPr>
        <w:t xml:space="preserve"> </w:t>
      </w:r>
      <w:r>
        <w:rPr>
          <w:rFonts w:ascii="Times New Roman" w:eastAsia="바탕체" w:hAnsi="Times New Roman"/>
          <w:kern w:val="0"/>
          <w:sz w:val="22"/>
        </w:rPr>
        <w:t>대하여</w:t>
      </w:r>
      <w:r>
        <w:rPr>
          <w:rFonts w:ascii="Times New Roman" w:eastAsia="Times New Roman" w:hAnsi="Times New Roman"/>
          <w:kern w:val="0"/>
          <w:sz w:val="22"/>
        </w:rPr>
        <w:t xml:space="preserve"> </w:t>
      </w:r>
      <w:r>
        <w:rPr>
          <w:rFonts w:ascii="Times New Roman" w:eastAsia="바탕체" w:hAnsi="Times New Roman"/>
          <w:kern w:val="0"/>
          <w:sz w:val="22"/>
        </w:rPr>
        <w:t>질권의</w:t>
      </w:r>
      <w:r>
        <w:rPr>
          <w:rFonts w:ascii="Times New Roman" w:eastAsia="Times New Roman" w:hAnsi="Times New Roman"/>
          <w:kern w:val="0"/>
          <w:sz w:val="22"/>
        </w:rPr>
        <w:t xml:space="preserve"> </w:t>
      </w:r>
      <w:r>
        <w:rPr>
          <w:rFonts w:ascii="Times New Roman" w:eastAsia="바탕체" w:hAnsi="Times New Roman"/>
          <w:kern w:val="0"/>
          <w:sz w:val="22"/>
        </w:rPr>
        <w:t>설정</w:t>
      </w:r>
      <w:r>
        <w:rPr>
          <w:rFonts w:ascii="Times New Roman" w:eastAsia="Times New Roman" w:hAnsi="Times New Roman"/>
          <w:kern w:val="0"/>
          <w:sz w:val="22"/>
        </w:rPr>
        <w:t xml:space="preserve"> </w:t>
      </w:r>
      <w:r>
        <w:rPr>
          <w:rFonts w:ascii="Times New Roman" w:eastAsia="바탕체" w:hAnsi="Times New Roman"/>
          <w:kern w:val="0"/>
          <w:sz w:val="22"/>
        </w:rPr>
        <w:t>등</w:t>
      </w:r>
      <w:r>
        <w:rPr>
          <w:rFonts w:ascii="Times New Roman" w:eastAsia="Times New Roman" w:hAnsi="Times New Roman"/>
          <w:kern w:val="0"/>
          <w:sz w:val="22"/>
        </w:rPr>
        <w:t xml:space="preserve"> </w:t>
      </w:r>
      <w:r>
        <w:rPr>
          <w:rFonts w:ascii="Times New Roman" w:eastAsia="바탕체" w:hAnsi="Times New Roman"/>
          <w:kern w:val="0"/>
          <w:sz w:val="22"/>
        </w:rPr>
        <w:t>기타</w:t>
      </w:r>
      <w:r>
        <w:rPr>
          <w:rFonts w:ascii="Times New Roman" w:eastAsia="Times New Roman" w:hAnsi="Times New Roman"/>
          <w:kern w:val="0"/>
          <w:sz w:val="22"/>
        </w:rPr>
        <w:t xml:space="preserve"> </w:t>
      </w:r>
      <w:r>
        <w:rPr>
          <w:rFonts w:ascii="Times New Roman" w:eastAsia="바탕체" w:hAnsi="Times New Roman"/>
          <w:kern w:val="0"/>
          <w:sz w:val="22"/>
        </w:rPr>
        <w:t>처분행위를</w:t>
      </w:r>
      <w:r>
        <w:rPr>
          <w:rFonts w:ascii="Times New Roman" w:eastAsia="Times New Roman" w:hAnsi="Times New Roman"/>
          <w:kern w:val="0"/>
          <w:sz w:val="22"/>
        </w:rPr>
        <w:t xml:space="preserve"> </w:t>
      </w:r>
      <w:r>
        <w:rPr>
          <w:rFonts w:ascii="Times New Roman" w:eastAsia="바탕체" w:hAnsi="Times New Roman"/>
          <w:kern w:val="0"/>
          <w:sz w:val="22"/>
        </w:rPr>
        <w:t>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없다</w:t>
      </w:r>
      <w:r>
        <w:rPr>
          <w:rFonts w:ascii="Times New Roman" w:eastAsia="바탕체" w:hAnsi="Times New Roman"/>
          <w:kern w:val="0"/>
          <w:sz w:val="22"/>
        </w:rPr>
        <w:t>.</w:t>
      </w:r>
    </w:p>
    <w:p w14:paraId="10F61070"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⑥</w:t>
      </w:r>
      <w:r>
        <w:rPr>
          <w:rFonts w:ascii="Times New Roman" w:eastAsia="바탕체" w:hAnsi="Times New Roman"/>
          <w:kern w:val="0"/>
          <w:sz w:val="22"/>
        </w:rPr>
        <w:t>위탁자</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승계인은</w:t>
      </w:r>
      <w:r>
        <w:rPr>
          <w:rFonts w:ascii="Times New Roman" w:eastAsia="Times New Roman" w:hAnsi="Times New Roman"/>
          <w:kern w:val="0"/>
          <w:sz w:val="22"/>
        </w:rPr>
        <w:t xml:space="preserve"> </w:t>
      </w:r>
      <w:r>
        <w:rPr>
          <w:rFonts w:ascii="Times New Roman" w:eastAsia="바탕체" w:hAnsi="Times New Roman"/>
          <w:kern w:val="0"/>
          <w:sz w:val="22"/>
        </w:rPr>
        <w:t>우선수익자의</w:t>
      </w:r>
      <w:r>
        <w:rPr>
          <w:rFonts w:ascii="Times New Roman" w:eastAsia="Times New Roman" w:hAnsi="Times New Roman"/>
          <w:kern w:val="0"/>
          <w:sz w:val="22"/>
        </w:rPr>
        <w:t xml:space="preserve"> </w:t>
      </w:r>
      <w:r>
        <w:rPr>
          <w:rFonts w:ascii="Times New Roman" w:eastAsia="바탕체" w:hAnsi="Times New Roman"/>
          <w:kern w:val="0"/>
          <w:sz w:val="22"/>
        </w:rPr>
        <w:t>지위를</w:t>
      </w:r>
      <w:r>
        <w:rPr>
          <w:rFonts w:ascii="Times New Roman" w:eastAsia="Times New Roman" w:hAnsi="Times New Roman"/>
          <w:kern w:val="0"/>
          <w:sz w:val="22"/>
        </w:rPr>
        <w:t xml:space="preserve"> </w:t>
      </w:r>
      <w:r>
        <w:rPr>
          <w:rFonts w:ascii="Times New Roman" w:eastAsia="바탕체" w:hAnsi="Times New Roman"/>
          <w:kern w:val="0"/>
          <w:sz w:val="22"/>
        </w:rPr>
        <w:t>가질</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없다</w:t>
      </w:r>
      <w:r>
        <w:rPr>
          <w:rFonts w:ascii="Times New Roman" w:eastAsia="바탕체" w:hAnsi="Times New Roman"/>
          <w:kern w:val="0"/>
          <w:sz w:val="22"/>
        </w:rPr>
        <w:t>.</w:t>
      </w:r>
    </w:p>
    <w:p w14:paraId="4AE14D5D"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⑦</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처분정산</w:t>
      </w:r>
      <w:r>
        <w:rPr>
          <w:rFonts w:ascii="Times New Roman" w:eastAsia="Times New Roman" w:hAnsi="Times New Roman"/>
          <w:kern w:val="0"/>
          <w:sz w:val="22"/>
        </w:rPr>
        <w:t xml:space="preserve"> </w:t>
      </w:r>
      <w:r>
        <w:rPr>
          <w:rFonts w:ascii="Times New Roman" w:eastAsia="바탕체" w:hAnsi="Times New Roman"/>
          <w:kern w:val="0"/>
          <w:sz w:val="22"/>
        </w:rPr>
        <w:t>시</w:t>
      </w:r>
      <w:r>
        <w:rPr>
          <w:rFonts w:ascii="Times New Roman" w:eastAsia="Times New Roman" w:hAnsi="Times New Roman"/>
          <w:kern w:val="0"/>
          <w:sz w:val="22"/>
        </w:rPr>
        <w:t xml:space="preserve"> </w:t>
      </w:r>
      <w:r>
        <w:rPr>
          <w:rFonts w:ascii="Times New Roman" w:eastAsia="바탕체" w:hAnsi="Times New Roman"/>
          <w:kern w:val="0"/>
          <w:sz w:val="22"/>
        </w:rPr>
        <w:t>선순위</w:t>
      </w:r>
      <w:r>
        <w:rPr>
          <w:rFonts w:ascii="Times New Roman" w:eastAsia="Times New Roman" w:hAnsi="Times New Roman"/>
          <w:kern w:val="0"/>
          <w:sz w:val="22"/>
        </w:rPr>
        <w:t xml:space="preserve"> </w:t>
      </w:r>
      <w:r>
        <w:rPr>
          <w:rFonts w:ascii="Times New Roman" w:eastAsia="바탕체" w:hAnsi="Times New Roman"/>
          <w:kern w:val="0"/>
          <w:sz w:val="22"/>
        </w:rPr>
        <w:t>우선수익권이</w:t>
      </w:r>
      <w:r>
        <w:rPr>
          <w:rFonts w:ascii="Times New Roman" w:eastAsia="Times New Roman" w:hAnsi="Times New Roman"/>
          <w:kern w:val="0"/>
          <w:sz w:val="22"/>
        </w:rPr>
        <w:t xml:space="preserve"> </w:t>
      </w:r>
      <w:r>
        <w:rPr>
          <w:rFonts w:ascii="Times New Roman" w:eastAsia="바탕체" w:hAnsi="Times New Roman"/>
          <w:kern w:val="0"/>
          <w:sz w:val="22"/>
        </w:rPr>
        <w:t>소멸한</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차순위</w:t>
      </w:r>
      <w:r>
        <w:rPr>
          <w:rFonts w:ascii="Times New Roman" w:eastAsia="Times New Roman" w:hAnsi="Times New Roman"/>
          <w:kern w:val="0"/>
          <w:sz w:val="22"/>
        </w:rPr>
        <w:t xml:space="preserve"> </w:t>
      </w:r>
      <w:r>
        <w:rPr>
          <w:rFonts w:ascii="Times New Roman" w:eastAsia="바탕체" w:hAnsi="Times New Roman"/>
          <w:kern w:val="0"/>
          <w:sz w:val="22"/>
        </w:rPr>
        <w:t>우선수익자의</w:t>
      </w:r>
      <w:r>
        <w:rPr>
          <w:rFonts w:ascii="Times New Roman" w:eastAsia="Times New Roman" w:hAnsi="Times New Roman"/>
          <w:kern w:val="0"/>
          <w:sz w:val="22"/>
        </w:rPr>
        <w:t xml:space="preserve"> </w:t>
      </w:r>
      <w:r>
        <w:rPr>
          <w:rFonts w:ascii="Times New Roman" w:eastAsia="바탕체" w:hAnsi="Times New Roman"/>
          <w:kern w:val="0"/>
          <w:sz w:val="22"/>
        </w:rPr>
        <w:t>순위가</w:t>
      </w:r>
      <w:r>
        <w:rPr>
          <w:rFonts w:ascii="Times New Roman" w:eastAsia="Times New Roman" w:hAnsi="Times New Roman"/>
          <w:kern w:val="0"/>
          <w:sz w:val="22"/>
        </w:rPr>
        <w:t xml:space="preserve"> </w:t>
      </w:r>
      <w:r>
        <w:rPr>
          <w:rFonts w:ascii="Times New Roman" w:eastAsia="바탕체" w:hAnsi="Times New Roman"/>
          <w:kern w:val="0"/>
          <w:sz w:val="22"/>
        </w:rPr>
        <w:t>승진한다</w:t>
      </w:r>
      <w:r>
        <w:rPr>
          <w:rFonts w:ascii="Times New Roman" w:eastAsia="바탕체" w:hAnsi="Times New Roman"/>
          <w:kern w:val="0"/>
          <w:sz w:val="22"/>
        </w:rPr>
        <w:t>.</w:t>
      </w:r>
    </w:p>
    <w:p w14:paraId="4061B6DC"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7FB0FA19" w14:textId="77777777" w:rsidR="00DE42D9" w:rsidRDefault="00930A79">
      <w:pPr>
        <w:snapToGrid w:val="0"/>
        <w:spacing w:after="0" w:line="360" w:lineRule="auto"/>
        <w:ind w:left="700" w:hanging="700"/>
        <w:textAlignment w:val="baseline"/>
        <w:rPr>
          <w:rFonts w:ascii="Times New Roman" w:eastAsia="바탕체" w:hAnsi="Times New Roman"/>
          <w:kern w:val="0"/>
          <w:sz w:val="22"/>
        </w:rPr>
      </w:pPr>
      <w:r>
        <w:rPr>
          <w:rFonts w:ascii="Times New Roman" w:eastAsia="바탕체" w:hAnsi="Times New Roman"/>
          <w:b/>
          <w:bCs/>
          <w:kern w:val="0"/>
          <w:sz w:val="22"/>
        </w:rPr>
        <w:t>제</w:t>
      </w:r>
      <w:r>
        <w:rPr>
          <w:rFonts w:ascii="Times New Roman" w:eastAsia="바탕체" w:hAnsi="Times New Roman"/>
          <w:b/>
          <w:bCs/>
          <w:kern w:val="0"/>
          <w:sz w:val="22"/>
        </w:rPr>
        <w:t>9</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소유권이전</w:t>
      </w:r>
      <w:r>
        <w:rPr>
          <w:rFonts w:ascii="Times New Roman" w:eastAsia="Times New Roman" w:hAnsi="Times New Roman"/>
          <w:b/>
          <w:bCs/>
          <w:kern w:val="0"/>
          <w:sz w:val="22"/>
        </w:rPr>
        <w:t xml:space="preserve"> </w:t>
      </w:r>
      <w:r>
        <w:rPr>
          <w:rFonts w:ascii="Times New Roman" w:eastAsia="바탕체" w:hAnsi="Times New Roman"/>
          <w:b/>
          <w:bCs/>
          <w:kern w:val="0"/>
          <w:sz w:val="22"/>
        </w:rPr>
        <w:t>및</w:t>
      </w:r>
      <w:r>
        <w:rPr>
          <w:rFonts w:ascii="Times New Roman" w:eastAsia="Times New Roman" w:hAnsi="Times New Roman"/>
          <w:b/>
          <w:bCs/>
          <w:kern w:val="0"/>
          <w:sz w:val="22"/>
        </w:rPr>
        <w:t xml:space="preserve"> </w:t>
      </w:r>
      <w:r>
        <w:rPr>
          <w:rFonts w:ascii="Times New Roman" w:eastAsia="바탕체" w:hAnsi="Times New Roman"/>
          <w:b/>
          <w:bCs/>
          <w:kern w:val="0"/>
          <w:sz w:val="22"/>
        </w:rPr>
        <w:t>신탁등기</w:t>
      </w:r>
      <w:r>
        <w:rPr>
          <w:rFonts w:ascii="Times New Roman" w:eastAsia="바탕체" w:hAnsi="Times New Roman"/>
          <w:b/>
          <w:bCs/>
          <w:kern w:val="0"/>
          <w:sz w:val="22"/>
        </w:rPr>
        <w:t>)</w:t>
      </w:r>
      <w:r>
        <w:rPr>
          <w:rFonts w:ascii="Times New Roman" w:eastAsia="바탕체" w:hAnsi="Times New Roman"/>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위탁자와</w:t>
      </w:r>
      <w:r>
        <w:rPr>
          <w:rFonts w:ascii="Times New Roman" w:eastAsia="Times New Roman" w:hAnsi="Times New Roman"/>
          <w:kern w:val="0"/>
          <w:sz w:val="22"/>
        </w:rPr>
        <w:t xml:space="preserve"> </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계약</w:t>
      </w:r>
      <w:r>
        <w:rPr>
          <w:rFonts w:ascii="Times New Roman" w:eastAsia="Times New Roman" w:hAnsi="Times New Roman"/>
          <w:kern w:val="0"/>
          <w:sz w:val="22"/>
        </w:rPr>
        <w:t xml:space="preserve"> </w:t>
      </w:r>
      <w:r>
        <w:rPr>
          <w:rFonts w:ascii="Times New Roman" w:eastAsia="바탕체" w:hAnsi="Times New Roman"/>
          <w:kern w:val="0"/>
          <w:sz w:val="22"/>
        </w:rPr>
        <w:t>체결</w:t>
      </w:r>
      <w:r>
        <w:rPr>
          <w:rFonts w:ascii="Times New Roman" w:eastAsia="Times New Roman" w:hAnsi="Times New Roman"/>
          <w:kern w:val="0"/>
          <w:sz w:val="22"/>
        </w:rPr>
        <w:t xml:space="preserve"> </w:t>
      </w:r>
      <w:r>
        <w:rPr>
          <w:rFonts w:ascii="Times New Roman" w:eastAsia="바탕체" w:hAnsi="Times New Roman"/>
          <w:kern w:val="0"/>
          <w:sz w:val="22"/>
        </w:rPr>
        <w:t>즉시</w:t>
      </w:r>
      <w:r>
        <w:rPr>
          <w:rFonts w:ascii="Times New Roman" w:eastAsia="Times New Roman" w:hAnsi="Times New Roman"/>
          <w:kern w:val="0"/>
          <w:sz w:val="22"/>
        </w:rPr>
        <w:t xml:space="preserve"> </w:t>
      </w:r>
      <w:r>
        <w:rPr>
          <w:rFonts w:ascii="Times New Roman" w:eastAsia="바탕체" w:hAnsi="Times New Roman"/>
          <w:kern w:val="0"/>
          <w:sz w:val="22"/>
        </w:rPr>
        <w:t>신탁부동산에</w:t>
      </w:r>
      <w:r>
        <w:rPr>
          <w:rFonts w:ascii="Times New Roman" w:eastAsia="Times New Roman" w:hAnsi="Times New Roman"/>
          <w:kern w:val="0"/>
          <w:sz w:val="22"/>
        </w:rPr>
        <w:t xml:space="preserve"> </w:t>
      </w:r>
      <w:r>
        <w:rPr>
          <w:rFonts w:ascii="Times New Roman" w:eastAsia="바탕체" w:hAnsi="Times New Roman"/>
          <w:kern w:val="0"/>
          <w:sz w:val="22"/>
        </w:rPr>
        <w:t>대하여</w:t>
      </w:r>
      <w:r>
        <w:rPr>
          <w:rFonts w:ascii="Times New Roman" w:eastAsia="Times New Roman" w:hAnsi="Times New Roman"/>
          <w:kern w:val="0"/>
          <w:sz w:val="22"/>
        </w:rPr>
        <w:t xml:space="preserve"> </w:t>
      </w:r>
      <w:r>
        <w:rPr>
          <w:rFonts w:ascii="Times New Roman" w:eastAsia="바탕체" w:hAnsi="Times New Roman"/>
          <w:kern w:val="0"/>
          <w:sz w:val="22"/>
        </w:rPr>
        <w:t>신탁을</w:t>
      </w:r>
      <w:r>
        <w:rPr>
          <w:rFonts w:ascii="Times New Roman" w:eastAsia="Times New Roman" w:hAnsi="Times New Roman"/>
          <w:kern w:val="0"/>
          <w:sz w:val="22"/>
        </w:rPr>
        <w:t xml:space="preserve"> </w:t>
      </w:r>
      <w:r>
        <w:rPr>
          <w:rFonts w:ascii="Times New Roman" w:eastAsia="바탕체" w:hAnsi="Times New Roman"/>
          <w:kern w:val="0"/>
          <w:sz w:val="22"/>
        </w:rPr>
        <w:t>원인으로</w:t>
      </w:r>
      <w:r>
        <w:rPr>
          <w:rFonts w:ascii="Times New Roman" w:eastAsia="Times New Roman" w:hAnsi="Times New Roman"/>
          <w:kern w:val="0"/>
          <w:sz w:val="22"/>
        </w:rPr>
        <w:t xml:space="preserve"> </w:t>
      </w:r>
      <w:r>
        <w:rPr>
          <w:rFonts w:ascii="Times New Roman" w:eastAsia="바탕체" w:hAnsi="Times New Roman"/>
          <w:kern w:val="0"/>
          <w:sz w:val="22"/>
        </w:rPr>
        <w:t>한</w:t>
      </w:r>
      <w:r>
        <w:rPr>
          <w:rFonts w:ascii="Times New Roman" w:eastAsia="Times New Roman" w:hAnsi="Times New Roman"/>
          <w:kern w:val="0"/>
          <w:sz w:val="22"/>
        </w:rPr>
        <w:t xml:space="preserve"> </w:t>
      </w:r>
      <w:r>
        <w:rPr>
          <w:rFonts w:ascii="Times New Roman" w:eastAsia="바탕체" w:hAnsi="Times New Roman"/>
          <w:kern w:val="0"/>
          <w:sz w:val="22"/>
        </w:rPr>
        <w:t>소유권</w:t>
      </w:r>
      <w:r>
        <w:rPr>
          <w:rFonts w:ascii="Times New Roman" w:eastAsia="Times New Roman" w:hAnsi="Times New Roman"/>
          <w:kern w:val="0"/>
          <w:sz w:val="22"/>
        </w:rPr>
        <w:t xml:space="preserve"> </w:t>
      </w:r>
      <w:r>
        <w:rPr>
          <w:rFonts w:ascii="Times New Roman" w:eastAsia="바탕체" w:hAnsi="Times New Roman"/>
          <w:kern w:val="0"/>
          <w:sz w:val="22"/>
        </w:rPr>
        <w:t>이전등기</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신탁등기를</w:t>
      </w:r>
      <w:r>
        <w:rPr>
          <w:rFonts w:ascii="Times New Roman" w:eastAsia="Times New Roman" w:hAnsi="Times New Roman"/>
          <w:kern w:val="0"/>
          <w:sz w:val="22"/>
        </w:rPr>
        <w:t xml:space="preserve"> </w:t>
      </w:r>
      <w:r>
        <w:rPr>
          <w:rFonts w:ascii="Times New Roman" w:eastAsia="바탕체" w:hAnsi="Times New Roman"/>
          <w:kern w:val="0"/>
          <w:sz w:val="22"/>
        </w:rPr>
        <w:t>하여야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43778BAA"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위탁자는</w:t>
      </w:r>
      <w:r>
        <w:rPr>
          <w:rFonts w:ascii="Times New Roman" w:eastAsia="Times New Roman" w:hAnsi="Times New Roman"/>
          <w:kern w:val="0"/>
          <w:sz w:val="22"/>
        </w:rPr>
        <w:t xml:space="preserve"> </w:t>
      </w:r>
      <w:r>
        <w:rPr>
          <w:rFonts w:ascii="Times New Roman" w:eastAsia="바탕체" w:hAnsi="Times New Roman"/>
          <w:kern w:val="0"/>
          <w:sz w:val="22"/>
        </w:rPr>
        <w:t>소유권이전</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신탁등기에</w:t>
      </w:r>
      <w:r>
        <w:rPr>
          <w:rFonts w:ascii="Times New Roman" w:eastAsia="Times New Roman" w:hAnsi="Times New Roman"/>
          <w:kern w:val="0"/>
          <w:sz w:val="22"/>
        </w:rPr>
        <w:t xml:space="preserve"> </w:t>
      </w:r>
      <w:r>
        <w:rPr>
          <w:rFonts w:ascii="Times New Roman" w:eastAsia="바탕체" w:hAnsi="Times New Roman"/>
          <w:kern w:val="0"/>
          <w:sz w:val="22"/>
        </w:rPr>
        <w:t>필요한</w:t>
      </w:r>
      <w:r>
        <w:rPr>
          <w:rFonts w:ascii="Times New Roman" w:eastAsia="Times New Roman" w:hAnsi="Times New Roman"/>
          <w:kern w:val="0"/>
          <w:sz w:val="22"/>
        </w:rPr>
        <w:t xml:space="preserve"> </w:t>
      </w:r>
      <w:r>
        <w:rPr>
          <w:rFonts w:ascii="Times New Roman" w:eastAsia="바탕체" w:hAnsi="Times New Roman"/>
          <w:kern w:val="0"/>
          <w:sz w:val="22"/>
        </w:rPr>
        <w:t>등기권리증</w:t>
      </w:r>
      <w:r>
        <w:rPr>
          <w:rFonts w:ascii="Times New Roman" w:eastAsia="바탕체" w:hAnsi="Times New Roman"/>
          <w:kern w:val="0"/>
          <w:sz w:val="22"/>
        </w:rPr>
        <w:t xml:space="preserve">, </w:t>
      </w:r>
      <w:r>
        <w:rPr>
          <w:rFonts w:ascii="Times New Roman" w:eastAsia="바탕체" w:hAnsi="Times New Roman"/>
          <w:kern w:val="0"/>
          <w:sz w:val="22"/>
        </w:rPr>
        <w:t>인감증명</w:t>
      </w:r>
      <w:r>
        <w:rPr>
          <w:rFonts w:ascii="Times New Roman" w:eastAsia="바탕체" w:hAnsi="Times New Roman"/>
          <w:kern w:val="0"/>
          <w:sz w:val="22"/>
        </w:rPr>
        <w:t xml:space="preserve">, </w:t>
      </w:r>
      <w:r>
        <w:rPr>
          <w:rFonts w:ascii="Times New Roman" w:eastAsia="바탕체" w:hAnsi="Times New Roman"/>
          <w:kern w:val="0"/>
          <w:sz w:val="22"/>
        </w:rPr>
        <w:t>위임장등</w:t>
      </w:r>
      <w:r>
        <w:rPr>
          <w:rFonts w:ascii="Times New Roman" w:eastAsia="Times New Roman" w:hAnsi="Times New Roman"/>
          <w:kern w:val="0"/>
          <w:sz w:val="22"/>
        </w:rPr>
        <w:t xml:space="preserve"> </w:t>
      </w:r>
      <w:r>
        <w:rPr>
          <w:rFonts w:ascii="Times New Roman" w:eastAsia="바탕체" w:hAnsi="Times New Roman"/>
          <w:kern w:val="0"/>
          <w:sz w:val="22"/>
        </w:rPr>
        <w:t>제반서류를</w:t>
      </w:r>
      <w:r>
        <w:rPr>
          <w:rFonts w:ascii="Times New Roman" w:eastAsia="Times New Roman" w:hAnsi="Times New Roman"/>
          <w:kern w:val="0"/>
          <w:sz w:val="22"/>
        </w:rPr>
        <w:t xml:space="preserve"> </w:t>
      </w:r>
      <w:r>
        <w:rPr>
          <w:rFonts w:ascii="Times New Roman" w:eastAsia="바탕체" w:hAnsi="Times New Roman"/>
          <w:kern w:val="0"/>
          <w:sz w:val="22"/>
        </w:rPr>
        <w:t>은행에</w:t>
      </w:r>
      <w:r>
        <w:rPr>
          <w:rFonts w:ascii="Times New Roman" w:eastAsia="Times New Roman" w:hAnsi="Times New Roman"/>
          <w:kern w:val="0"/>
          <w:sz w:val="22"/>
        </w:rPr>
        <w:t xml:space="preserve"> </w:t>
      </w:r>
      <w:r>
        <w:rPr>
          <w:rFonts w:ascii="Times New Roman" w:eastAsia="바탕체" w:hAnsi="Times New Roman"/>
          <w:kern w:val="0"/>
          <w:sz w:val="22"/>
        </w:rPr>
        <w:t>제공하여야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5C35D8E4"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③</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항의</w:t>
      </w:r>
      <w:r>
        <w:rPr>
          <w:rFonts w:ascii="Times New Roman" w:eastAsia="Times New Roman" w:hAnsi="Times New Roman"/>
          <w:kern w:val="0"/>
          <w:sz w:val="22"/>
        </w:rPr>
        <w:t xml:space="preserve"> </w:t>
      </w:r>
      <w:r>
        <w:rPr>
          <w:rFonts w:ascii="Times New Roman" w:eastAsia="바탕체" w:hAnsi="Times New Roman"/>
          <w:kern w:val="0"/>
          <w:sz w:val="22"/>
        </w:rPr>
        <w:t>등기에</w:t>
      </w:r>
      <w:r>
        <w:rPr>
          <w:rFonts w:ascii="Times New Roman" w:eastAsia="Times New Roman" w:hAnsi="Times New Roman"/>
          <w:kern w:val="0"/>
          <w:sz w:val="22"/>
        </w:rPr>
        <w:t xml:space="preserve"> </w:t>
      </w:r>
      <w:r>
        <w:rPr>
          <w:rFonts w:ascii="Times New Roman" w:eastAsia="바탕체" w:hAnsi="Times New Roman"/>
          <w:kern w:val="0"/>
          <w:sz w:val="22"/>
        </w:rPr>
        <w:t>소요되는</w:t>
      </w:r>
      <w:r>
        <w:rPr>
          <w:rFonts w:ascii="Times New Roman" w:eastAsia="Times New Roman" w:hAnsi="Times New Roman"/>
          <w:kern w:val="0"/>
          <w:sz w:val="22"/>
        </w:rPr>
        <w:t xml:space="preserve"> </w:t>
      </w:r>
      <w:r>
        <w:rPr>
          <w:rFonts w:ascii="Times New Roman" w:eastAsia="바탕체" w:hAnsi="Times New Roman"/>
          <w:kern w:val="0"/>
          <w:sz w:val="22"/>
        </w:rPr>
        <w:t>제비용은</w:t>
      </w:r>
      <w:r>
        <w:rPr>
          <w:rFonts w:ascii="Times New Roman" w:eastAsia="Times New Roman" w:hAnsi="Times New Roman"/>
          <w:kern w:val="0"/>
          <w:sz w:val="22"/>
        </w:rPr>
        <w:t xml:space="preserve">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부담한다</w:t>
      </w:r>
      <w:r>
        <w:rPr>
          <w:rFonts w:ascii="Times New Roman" w:eastAsia="바탕체" w:hAnsi="Times New Roman"/>
          <w:kern w:val="0"/>
          <w:sz w:val="22"/>
        </w:rPr>
        <w:t>.</w:t>
      </w:r>
    </w:p>
    <w:p w14:paraId="18CE7E65"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44D39AD2" w14:textId="77777777" w:rsidR="00DE42D9" w:rsidRDefault="00930A79">
      <w:pPr>
        <w:snapToGrid w:val="0"/>
        <w:spacing w:after="0" w:line="360" w:lineRule="auto"/>
        <w:ind w:left="700" w:hanging="700"/>
        <w:textAlignment w:val="baseline"/>
      </w:pPr>
      <w:r>
        <w:rPr>
          <w:rFonts w:ascii="Times New Roman" w:eastAsia="바탕체" w:hAnsi="Times New Roman"/>
          <w:b/>
          <w:bCs/>
          <w:kern w:val="0"/>
          <w:sz w:val="22"/>
        </w:rPr>
        <w:t>제</w:t>
      </w:r>
      <w:r>
        <w:rPr>
          <w:rFonts w:ascii="Times New Roman" w:eastAsia="바탕체" w:hAnsi="Times New Roman"/>
          <w:b/>
          <w:bCs/>
          <w:kern w:val="0"/>
          <w:sz w:val="22"/>
        </w:rPr>
        <w:t>10</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신탁부동산의</w:t>
      </w:r>
      <w:r>
        <w:rPr>
          <w:rFonts w:ascii="Times New Roman" w:eastAsia="Times New Roman" w:hAnsi="Times New Roman"/>
          <w:b/>
          <w:bCs/>
          <w:kern w:val="0"/>
          <w:sz w:val="22"/>
        </w:rPr>
        <w:t xml:space="preserve"> </w:t>
      </w:r>
      <w:r>
        <w:rPr>
          <w:rFonts w:ascii="Times New Roman" w:eastAsia="바탕체" w:hAnsi="Times New Roman"/>
          <w:b/>
          <w:bCs/>
          <w:kern w:val="0"/>
          <w:sz w:val="22"/>
        </w:rPr>
        <w:t>보전관리</w:t>
      </w:r>
      <w:r>
        <w:rPr>
          <w:rFonts w:ascii="Times New Roman" w:eastAsia="Times New Roman" w:hAnsi="Times New Roman"/>
          <w:b/>
          <w:bCs/>
          <w:kern w:val="0"/>
          <w:sz w:val="22"/>
        </w:rPr>
        <w:t xml:space="preserve"> </w:t>
      </w:r>
      <w:r>
        <w:rPr>
          <w:rFonts w:ascii="Times New Roman" w:eastAsia="바탕체" w:hAnsi="Times New Roman"/>
          <w:b/>
          <w:bCs/>
          <w:kern w:val="0"/>
          <w:sz w:val="22"/>
        </w:rPr>
        <w:t>등</w:t>
      </w:r>
      <w:r>
        <w:rPr>
          <w:rFonts w:ascii="Times New Roman" w:eastAsia="바탕체" w:hAnsi="Times New Roman"/>
          <w:b/>
          <w:bCs/>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위탁자는</w:t>
      </w:r>
      <w:r>
        <w:rPr>
          <w:rFonts w:ascii="Times New Roman" w:eastAsia="Times New Roman" w:hAnsi="Times New Roman"/>
          <w:kern w:val="0"/>
          <w:sz w:val="22"/>
        </w:rPr>
        <w:t xml:space="preserve"> </w:t>
      </w:r>
      <w:r>
        <w:rPr>
          <w:rFonts w:ascii="Times New Roman" w:eastAsia="바탕체" w:hAnsi="Times New Roman"/>
          <w:kern w:val="0"/>
          <w:sz w:val="22"/>
        </w:rPr>
        <w:t>신탁부동산을</w:t>
      </w:r>
      <w:r>
        <w:rPr>
          <w:rFonts w:ascii="Times New Roman" w:eastAsia="Times New Roman" w:hAnsi="Times New Roman"/>
          <w:kern w:val="0"/>
          <w:sz w:val="22"/>
        </w:rPr>
        <w:t xml:space="preserve"> </w:t>
      </w:r>
      <w:r>
        <w:rPr>
          <w:rFonts w:ascii="Times New Roman" w:eastAsia="바탕체" w:hAnsi="Times New Roman"/>
          <w:kern w:val="0"/>
          <w:sz w:val="22"/>
        </w:rPr>
        <w:t>사실상</w:t>
      </w:r>
      <w:r>
        <w:rPr>
          <w:rFonts w:ascii="Times New Roman" w:eastAsia="Times New Roman" w:hAnsi="Times New Roman"/>
          <w:kern w:val="0"/>
          <w:sz w:val="22"/>
        </w:rPr>
        <w:t xml:space="preserve"> </w:t>
      </w:r>
      <w:r>
        <w:rPr>
          <w:rFonts w:ascii="Times New Roman" w:eastAsia="바탕체" w:hAnsi="Times New Roman"/>
          <w:kern w:val="0"/>
          <w:sz w:val="22"/>
        </w:rPr>
        <w:t>계속</w:t>
      </w:r>
      <w:r>
        <w:rPr>
          <w:rFonts w:ascii="Times New Roman" w:eastAsia="Times New Roman" w:hAnsi="Times New Roman"/>
          <w:kern w:val="0"/>
          <w:sz w:val="22"/>
        </w:rPr>
        <w:t xml:space="preserve"> </w:t>
      </w:r>
      <w:r>
        <w:rPr>
          <w:rFonts w:ascii="Times New Roman" w:eastAsia="바탕체" w:hAnsi="Times New Roman"/>
          <w:kern w:val="0"/>
          <w:sz w:val="22"/>
        </w:rPr>
        <w:t>점유</w:t>
      </w:r>
      <w:r>
        <w:rPr>
          <w:rFonts w:ascii="Times New Roman" w:eastAsia="Times New Roman" w:hAnsi="Times New Roman"/>
          <w:kern w:val="0"/>
          <w:sz w:val="22"/>
        </w:rPr>
        <w:t xml:space="preserve"> </w:t>
      </w:r>
      <w:r>
        <w:rPr>
          <w:rFonts w:ascii="Times New Roman" w:eastAsia="바탕체" w:hAnsi="Times New Roman"/>
          <w:kern w:val="0"/>
          <w:sz w:val="22"/>
        </w:rPr>
        <w:t>사용하고</w:t>
      </w:r>
      <w:r>
        <w:rPr>
          <w:rFonts w:ascii="Times New Roman" w:eastAsia="바탕체" w:hAnsi="Times New Roman"/>
          <w:kern w:val="0"/>
          <w:sz w:val="22"/>
        </w:rPr>
        <w:t xml:space="preserve">, </w:t>
      </w:r>
      <w:r>
        <w:rPr>
          <w:rFonts w:ascii="Times New Roman" w:eastAsia="바탕체" w:hAnsi="Times New Roman"/>
          <w:kern w:val="0"/>
          <w:sz w:val="22"/>
        </w:rPr>
        <w:t>신탁부동산에</w:t>
      </w:r>
      <w:r>
        <w:rPr>
          <w:rFonts w:ascii="Times New Roman" w:eastAsia="Times New Roman" w:hAnsi="Times New Roman"/>
          <w:kern w:val="0"/>
          <w:sz w:val="22"/>
        </w:rPr>
        <w:t xml:space="preserve"> </w:t>
      </w:r>
      <w:r>
        <w:rPr>
          <w:rFonts w:ascii="Times New Roman" w:eastAsia="바탕체" w:hAnsi="Times New Roman"/>
          <w:kern w:val="0"/>
          <w:sz w:val="22"/>
        </w:rPr>
        <w:t>대한</w:t>
      </w:r>
      <w:r>
        <w:rPr>
          <w:rFonts w:ascii="Times New Roman" w:eastAsia="Times New Roman" w:hAnsi="Times New Roman"/>
          <w:kern w:val="0"/>
          <w:sz w:val="22"/>
        </w:rPr>
        <w:t xml:space="preserve"> </w:t>
      </w:r>
      <w:r>
        <w:rPr>
          <w:rFonts w:ascii="Times New Roman" w:eastAsia="바탕체" w:hAnsi="Times New Roman"/>
          <w:kern w:val="0"/>
          <w:sz w:val="22"/>
        </w:rPr>
        <w:t>보존</w:t>
      </w:r>
      <w:r>
        <w:rPr>
          <w:rFonts w:ascii="바탕체" w:eastAsia="바탕체" w:hAnsi="바탕체" w:cs="바탕체"/>
          <w:kern w:val="0"/>
          <w:sz w:val="22"/>
        </w:rPr>
        <w:t>·</w:t>
      </w:r>
      <w:r>
        <w:rPr>
          <w:rFonts w:ascii="Times New Roman" w:eastAsia="바탕체" w:hAnsi="Times New Roman"/>
          <w:kern w:val="0"/>
          <w:sz w:val="22"/>
        </w:rPr>
        <w:t>유지</w:t>
      </w:r>
      <w:r>
        <w:rPr>
          <w:rFonts w:ascii="바탕체" w:eastAsia="바탕체" w:hAnsi="바탕체" w:cs="바탕체"/>
          <w:kern w:val="0"/>
          <w:sz w:val="22"/>
        </w:rPr>
        <w:t>·</w:t>
      </w:r>
      <w:r>
        <w:rPr>
          <w:rFonts w:ascii="Times New Roman" w:eastAsia="바탕체" w:hAnsi="Times New Roman"/>
          <w:kern w:val="0"/>
          <w:sz w:val="22"/>
        </w:rPr>
        <w:t>수선</w:t>
      </w:r>
      <w:r>
        <w:rPr>
          <w:rFonts w:ascii="Times New Roman" w:eastAsia="Times New Roman" w:hAnsi="Times New Roman"/>
          <w:kern w:val="0"/>
          <w:sz w:val="22"/>
        </w:rPr>
        <w:t xml:space="preserve"> </w:t>
      </w:r>
      <w:r>
        <w:rPr>
          <w:rFonts w:ascii="Times New Roman" w:eastAsia="바탕체" w:hAnsi="Times New Roman"/>
          <w:kern w:val="0"/>
          <w:sz w:val="22"/>
        </w:rPr>
        <w:t>등</w:t>
      </w:r>
      <w:r>
        <w:rPr>
          <w:rFonts w:ascii="Times New Roman" w:eastAsia="Times New Roman" w:hAnsi="Times New Roman"/>
          <w:kern w:val="0"/>
          <w:sz w:val="22"/>
        </w:rPr>
        <w:t xml:space="preserve"> </w:t>
      </w:r>
      <w:r>
        <w:rPr>
          <w:rFonts w:ascii="Times New Roman" w:eastAsia="바탕체" w:hAnsi="Times New Roman"/>
          <w:kern w:val="0"/>
          <w:sz w:val="22"/>
        </w:rPr>
        <w:t>실질적인</w:t>
      </w:r>
      <w:r>
        <w:rPr>
          <w:rFonts w:ascii="Times New Roman" w:eastAsia="Times New Roman" w:hAnsi="Times New Roman"/>
          <w:kern w:val="0"/>
          <w:sz w:val="22"/>
        </w:rPr>
        <w:t xml:space="preserve"> </w:t>
      </w:r>
      <w:r>
        <w:rPr>
          <w:rFonts w:ascii="Times New Roman" w:eastAsia="바탕체" w:hAnsi="Times New Roman"/>
          <w:kern w:val="0"/>
          <w:sz w:val="22"/>
        </w:rPr>
        <w:t>관리행위와</w:t>
      </w:r>
      <w:r>
        <w:rPr>
          <w:rFonts w:ascii="Times New Roman" w:eastAsia="Times New Roman" w:hAnsi="Times New Roman"/>
          <w:kern w:val="0"/>
          <w:sz w:val="22"/>
        </w:rPr>
        <w:t xml:space="preserve"> </w:t>
      </w:r>
      <w:r>
        <w:rPr>
          <w:rFonts w:ascii="Times New Roman" w:eastAsia="바탕체" w:hAnsi="Times New Roman"/>
          <w:kern w:val="0"/>
          <w:sz w:val="22"/>
        </w:rPr>
        <w:t>이에</w:t>
      </w:r>
      <w:r>
        <w:rPr>
          <w:rFonts w:ascii="Times New Roman" w:eastAsia="Times New Roman" w:hAnsi="Times New Roman"/>
          <w:kern w:val="0"/>
          <w:sz w:val="22"/>
        </w:rPr>
        <w:t xml:space="preserve"> </w:t>
      </w:r>
      <w:r>
        <w:rPr>
          <w:rFonts w:ascii="Times New Roman" w:eastAsia="바탕체" w:hAnsi="Times New Roman"/>
          <w:kern w:val="0"/>
          <w:sz w:val="22"/>
        </w:rPr>
        <w:t>소요되는</w:t>
      </w:r>
      <w:r>
        <w:rPr>
          <w:rFonts w:ascii="Times New Roman" w:eastAsia="Times New Roman" w:hAnsi="Times New Roman"/>
          <w:kern w:val="0"/>
          <w:sz w:val="22"/>
        </w:rPr>
        <w:t xml:space="preserve"> </w:t>
      </w:r>
      <w:r>
        <w:rPr>
          <w:rFonts w:ascii="Times New Roman" w:eastAsia="바탕체" w:hAnsi="Times New Roman"/>
          <w:kern w:val="0"/>
          <w:sz w:val="22"/>
        </w:rPr>
        <w:t>일체의</w:t>
      </w:r>
      <w:r>
        <w:rPr>
          <w:rFonts w:ascii="Times New Roman" w:eastAsia="Times New Roman" w:hAnsi="Times New Roman"/>
          <w:kern w:val="0"/>
          <w:sz w:val="22"/>
        </w:rPr>
        <w:t xml:space="preserve"> </w:t>
      </w:r>
      <w:r>
        <w:rPr>
          <w:rFonts w:ascii="Times New Roman" w:eastAsia="바탕체" w:hAnsi="Times New Roman"/>
          <w:kern w:val="0"/>
          <w:sz w:val="22"/>
        </w:rPr>
        <w:t>비용을</w:t>
      </w:r>
      <w:r>
        <w:rPr>
          <w:rFonts w:ascii="Times New Roman" w:eastAsia="Times New Roman" w:hAnsi="Times New Roman"/>
          <w:kern w:val="0"/>
          <w:sz w:val="22"/>
        </w:rPr>
        <w:t xml:space="preserve"> </w:t>
      </w:r>
      <w:r>
        <w:rPr>
          <w:rFonts w:ascii="Times New Roman" w:eastAsia="바탕체" w:hAnsi="Times New Roman"/>
          <w:kern w:val="0"/>
          <w:sz w:val="22"/>
        </w:rPr>
        <w:t>부담한다</w:t>
      </w:r>
      <w:r>
        <w:rPr>
          <w:rFonts w:ascii="Times New Roman" w:eastAsia="바탕체" w:hAnsi="Times New Roman"/>
          <w:kern w:val="0"/>
          <w:sz w:val="22"/>
        </w:rPr>
        <w:t>.</w:t>
      </w:r>
    </w:p>
    <w:p w14:paraId="04E731A0"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위탁자는</w:t>
      </w:r>
      <w:r>
        <w:rPr>
          <w:rFonts w:ascii="Times New Roman" w:eastAsia="Times New Roman" w:hAnsi="Times New Roman"/>
          <w:kern w:val="0"/>
          <w:sz w:val="22"/>
        </w:rPr>
        <w:t xml:space="preserve"> </w:t>
      </w:r>
      <w:r>
        <w:rPr>
          <w:rFonts w:ascii="Times New Roman" w:eastAsia="바탕체" w:hAnsi="Times New Roman"/>
          <w:kern w:val="0"/>
          <w:sz w:val="22"/>
        </w:rPr>
        <w:t>은행의</w:t>
      </w:r>
      <w:r>
        <w:rPr>
          <w:rFonts w:ascii="Times New Roman" w:eastAsia="Times New Roman" w:hAnsi="Times New Roman"/>
          <w:kern w:val="0"/>
          <w:sz w:val="22"/>
        </w:rPr>
        <w:t xml:space="preserve"> </w:t>
      </w:r>
      <w:r>
        <w:rPr>
          <w:rFonts w:ascii="Times New Roman" w:eastAsia="바탕체" w:hAnsi="Times New Roman"/>
          <w:kern w:val="0"/>
          <w:sz w:val="22"/>
        </w:rPr>
        <w:t>사전</w:t>
      </w:r>
      <w:r>
        <w:rPr>
          <w:rFonts w:ascii="Times New Roman" w:eastAsia="Times New Roman" w:hAnsi="Times New Roman"/>
          <w:kern w:val="0"/>
          <w:sz w:val="22"/>
        </w:rPr>
        <w:t xml:space="preserve"> </w:t>
      </w:r>
      <w:r>
        <w:rPr>
          <w:rFonts w:ascii="Times New Roman" w:eastAsia="바탕체" w:hAnsi="Times New Roman"/>
          <w:kern w:val="0"/>
          <w:sz w:val="22"/>
        </w:rPr>
        <w:t>승낙이</w:t>
      </w:r>
      <w:r>
        <w:rPr>
          <w:rFonts w:ascii="Times New Roman" w:eastAsia="Times New Roman" w:hAnsi="Times New Roman"/>
          <w:kern w:val="0"/>
          <w:sz w:val="22"/>
        </w:rPr>
        <w:t xml:space="preserve"> </w:t>
      </w:r>
      <w:r>
        <w:rPr>
          <w:rFonts w:ascii="Times New Roman" w:eastAsia="바탕체" w:hAnsi="Times New Roman"/>
          <w:kern w:val="0"/>
          <w:sz w:val="22"/>
        </w:rPr>
        <w:t>없는</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신탁부동산에</w:t>
      </w:r>
      <w:r>
        <w:rPr>
          <w:rFonts w:ascii="Times New Roman" w:eastAsia="Times New Roman" w:hAnsi="Times New Roman"/>
          <w:kern w:val="0"/>
          <w:sz w:val="22"/>
        </w:rPr>
        <w:t xml:space="preserve"> </w:t>
      </w:r>
      <w:r>
        <w:rPr>
          <w:rFonts w:ascii="Times New Roman" w:eastAsia="바탕체" w:hAnsi="Times New Roman"/>
          <w:kern w:val="0"/>
          <w:sz w:val="22"/>
        </w:rPr>
        <w:t>대하여</w:t>
      </w:r>
      <w:r>
        <w:rPr>
          <w:rFonts w:ascii="Times New Roman" w:eastAsia="Times New Roman" w:hAnsi="Times New Roman"/>
          <w:kern w:val="0"/>
          <w:sz w:val="22"/>
        </w:rPr>
        <w:t xml:space="preserve"> </w:t>
      </w:r>
      <w:r>
        <w:rPr>
          <w:rFonts w:ascii="Times New Roman" w:eastAsia="바탕체" w:hAnsi="Times New Roman"/>
          <w:kern w:val="0"/>
          <w:sz w:val="22"/>
        </w:rPr>
        <w:t>임대차</w:t>
      </w:r>
      <w:r>
        <w:rPr>
          <w:rFonts w:ascii="Times New Roman" w:eastAsia="바탕체" w:hAnsi="Times New Roman"/>
          <w:kern w:val="0"/>
          <w:sz w:val="22"/>
        </w:rPr>
        <w:t xml:space="preserve">, </w:t>
      </w:r>
      <w:r>
        <w:rPr>
          <w:rFonts w:ascii="Times New Roman" w:eastAsia="바탕체" w:hAnsi="Times New Roman"/>
          <w:kern w:val="0"/>
          <w:sz w:val="22"/>
        </w:rPr>
        <w:t>저당권설정</w:t>
      </w:r>
      <w:r>
        <w:rPr>
          <w:rFonts w:ascii="Times New Roman" w:eastAsia="바탕체" w:hAnsi="Times New Roman"/>
          <w:kern w:val="0"/>
          <w:sz w:val="22"/>
        </w:rPr>
        <w:t xml:space="preserve">, </w:t>
      </w:r>
      <w:r>
        <w:rPr>
          <w:rFonts w:ascii="Times New Roman" w:eastAsia="바탕체" w:hAnsi="Times New Roman"/>
          <w:kern w:val="0"/>
          <w:sz w:val="22"/>
        </w:rPr>
        <w:t>전세권설정</w:t>
      </w:r>
      <w:r>
        <w:rPr>
          <w:rFonts w:ascii="Times New Roman" w:eastAsia="Times New Roman" w:hAnsi="Times New Roman"/>
          <w:kern w:val="0"/>
          <w:sz w:val="22"/>
        </w:rPr>
        <w:t xml:space="preserve"> </w:t>
      </w:r>
      <w:r>
        <w:rPr>
          <w:rFonts w:ascii="Times New Roman" w:eastAsia="바탕체" w:hAnsi="Times New Roman"/>
          <w:kern w:val="0"/>
          <w:sz w:val="22"/>
        </w:rPr>
        <w:t>등</w:t>
      </w:r>
      <w:r>
        <w:rPr>
          <w:rFonts w:ascii="Times New Roman" w:eastAsia="Times New Roman" w:hAnsi="Times New Roman"/>
          <w:kern w:val="0"/>
          <w:sz w:val="22"/>
        </w:rPr>
        <w:t xml:space="preserve"> </w:t>
      </w:r>
      <w:r>
        <w:rPr>
          <w:rFonts w:ascii="Times New Roman" w:eastAsia="바탕체" w:hAnsi="Times New Roman"/>
          <w:kern w:val="0"/>
          <w:sz w:val="22"/>
        </w:rPr>
        <w:t>소유권을</w:t>
      </w:r>
      <w:r>
        <w:rPr>
          <w:rFonts w:ascii="Times New Roman" w:eastAsia="Times New Roman" w:hAnsi="Times New Roman"/>
          <w:kern w:val="0"/>
          <w:sz w:val="22"/>
        </w:rPr>
        <w:t xml:space="preserve"> </w:t>
      </w:r>
      <w:r>
        <w:rPr>
          <w:rFonts w:ascii="Times New Roman" w:eastAsia="바탕체" w:hAnsi="Times New Roman"/>
          <w:kern w:val="0"/>
          <w:sz w:val="22"/>
        </w:rPr>
        <w:t>제한하는</w:t>
      </w:r>
      <w:r>
        <w:rPr>
          <w:rFonts w:ascii="Times New Roman" w:eastAsia="Times New Roman" w:hAnsi="Times New Roman"/>
          <w:kern w:val="0"/>
          <w:sz w:val="22"/>
        </w:rPr>
        <w:t xml:space="preserve"> </w:t>
      </w:r>
      <w:r>
        <w:rPr>
          <w:rFonts w:ascii="Times New Roman" w:eastAsia="바탕체" w:hAnsi="Times New Roman"/>
          <w:kern w:val="0"/>
          <w:sz w:val="22"/>
        </w:rPr>
        <w:t>행위나</w:t>
      </w:r>
      <w:r>
        <w:rPr>
          <w:rFonts w:ascii="Times New Roman" w:eastAsia="Times New Roman" w:hAnsi="Times New Roman"/>
          <w:kern w:val="0"/>
          <w:sz w:val="22"/>
        </w:rPr>
        <w:t xml:space="preserve"> </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현상을</w:t>
      </w:r>
      <w:r>
        <w:rPr>
          <w:rFonts w:ascii="Times New Roman" w:eastAsia="Times New Roman" w:hAnsi="Times New Roman"/>
          <w:kern w:val="0"/>
          <w:sz w:val="22"/>
        </w:rPr>
        <w:t xml:space="preserve"> </w:t>
      </w:r>
      <w:r>
        <w:rPr>
          <w:rFonts w:ascii="Times New Roman" w:eastAsia="바탕체" w:hAnsi="Times New Roman"/>
          <w:kern w:val="0"/>
          <w:sz w:val="22"/>
        </w:rPr>
        <w:t>변경하는</w:t>
      </w:r>
      <w:r>
        <w:rPr>
          <w:rFonts w:ascii="Times New Roman" w:eastAsia="Times New Roman" w:hAnsi="Times New Roman"/>
          <w:kern w:val="0"/>
          <w:sz w:val="22"/>
        </w:rPr>
        <w:t xml:space="preserve"> </w:t>
      </w:r>
      <w:r>
        <w:rPr>
          <w:rFonts w:ascii="Times New Roman" w:eastAsia="바탕체" w:hAnsi="Times New Roman"/>
          <w:kern w:val="0"/>
          <w:sz w:val="22"/>
        </w:rPr>
        <w:t>등의</w:t>
      </w:r>
      <w:r>
        <w:rPr>
          <w:rFonts w:ascii="Times New Roman" w:eastAsia="Times New Roman" w:hAnsi="Times New Roman"/>
          <w:kern w:val="0"/>
          <w:sz w:val="22"/>
        </w:rPr>
        <w:t xml:space="preserve"> </w:t>
      </w:r>
      <w:r>
        <w:rPr>
          <w:rFonts w:ascii="Times New Roman" w:eastAsia="바탕체" w:hAnsi="Times New Roman"/>
          <w:kern w:val="0"/>
          <w:sz w:val="22"/>
        </w:rPr>
        <w:t>방법으로</w:t>
      </w:r>
      <w:r>
        <w:rPr>
          <w:rFonts w:ascii="Times New Roman" w:eastAsia="Times New Roman" w:hAnsi="Times New Roman"/>
          <w:kern w:val="0"/>
          <w:sz w:val="22"/>
        </w:rPr>
        <w:t xml:space="preserve"> </w:t>
      </w:r>
      <w:r>
        <w:rPr>
          <w:rFonts w:ascii="Times New Roman" w:eastAsia="바탕체" w:hAnsi="Times New Roman"/>
          <w:kern w:val="0"/>
          <w:sz w:val="22"/>
        </w:rPr>
        <w:t>가치를</w:t>
      </w:r>
      <w:r>
        <w:rPr>
          <w:rFonts w:ascii="Times New Roman" w:eastAsia="Times New Roman" w:hAnsi="Times New Roman"/>
          <w:kern w:val="0"/>
          <w:sz w:val="22"/>
        </w:rPr>
        <w:t xml:space="preserve"> </w:t>
      </w:r>
      <w:r>
        <w:rPr>
          <w:rFonts w:ascii="Times New Roman" w:eastAsia="바탕체" w:hAnsi="Times New Roman"/>
          <w:kern w:val="0"/>
          <w:sz w:val="22"/>
        </w:rPr>
        <w:t>저감하는</w:t>
      </w:r>
      <w:r>
        <w:rPr>
          <w:rFonts w:ascii="Times New Roman" w:eastAsia="Times New Roman" w:hAnsi="Times New Roman"/>
          <w:kern w:val="0"/>
          <w:sz w:val="22"/>
        </w:rPr>
        <w:t xml:space="preserve"> </w:t>
      </w:r>
      <w:r>
        <w:rPr>
          <w:rFonts w:ascii="Times New Roman" w:eastAsia="바탕체" w:hAnsi="Times New Roman"/>
          <w:kern w:val="0"/>
          <w:sz w:val="22"/>
        </w:rPr>
        <w:t>행위를</w:t>
      </w:r>
      <w:r>
        <w:rPr>
          <w:rFonts w:ascii="Times New Roman" w:eastAsia="Times New Roman" w:hAnsi="Times New Roman"/>
          <w:kern w:val="0"/>
          <w:sz w:val="22"/>
        </w:rPr>
        <w:t xml:space="preserve"> </w:t>
      </w:r>
      <w:r>
        <w:rPr>
          <w:rFonts w:ascii="Times New Roman" w:eastAsia="바탕체" w:hAnsi="Times New Roman"/>
          <w:kern w:val="0"/>
          <w:sz w:val="22"/>
        </w:rPr>
        <w:t>하여서는</w:t>
      </w:r>
      <w:r>
        <w:rPr>
          <w:rFonts w:ascii="Times New Roman" w:eastAsia="Times New Roman" w:hAnsi="Times New Roman"/>
          <w:kern w:val="0"/>
          <w:sz w:val="22"/>
        </w:rPr>
        <w:t xml:space="preserve"> </w:t>
      </w:r>
      <w:r>
        <w:rPr>
          <w:rFonts w:ascii="Times New Roman" w:eastAsia="바탕체" w:hAnsi="Times New Roman"/>
          <w:kern w:val="0"/>
          <w:sz w:val="22"/>
        </w:rPr>
        <w:t>아니</w:t>
      </w:r>
      <w:r>
        <w:rPr>
          <w:rFonts w:ascii="Times New Roman" w:eastAsia="Times New Roman" w:hAnsi="Times New Roman"/>
          <w:kern w:val="0"/>
          <w:sz w:val="22"/>
        </w:rPr>
        <w:t xml:space="preserve"> </w:t>
      </w:r>
      <w:r>
        <w:rPr>
          <w:rFonts w:ascii="Times New Roman" w:eastAsia="바탕체" w:hAnsi="Times New Roman"/>
          <w:kern w:val="0"/>
          <w:sz w:val="22"/>
        </w:rPr>
        <w:t>된다</w:t>
      </w:r>
      <w:r>
        <w:rPr>
          <w:rFonts w:ascii="Times New Roman" w:eastAsia="바탕체" w:hAnsi="Times New Roman"/>
          <w:kern w:val="0"/>
          <w:sz w:val="22"/>
        </w:rPr>
        <w:t>.</w:t>
      </w:r>
    </w:p>
    <w:p w14:paraId="3467779B"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③</w:t>
      </w:r>
      <w:r>
        <w:rPr>
          <w:rFonts w:ascii="Times New Roman" w:eastAsia="바탕체" w:hAnsi="Times New Roman"/>
          <w:kern w:val="0"/>
          <w:sz w:val="22"/>
        </w:rPr>
        <w:t>위탁자는</w:t>
      </w:r>
      <w:r>
        <w:rPr>
          <w:rFonts w:ascii="Times New Roman" w:eastAsia="Times New Roman" w:hAnsi="Times New Roman"/>
          <w:kern w:val="0"/>
          <w:sz w:val="22"/>
        </w:rPr>
        <w:t xml:space="preserve"> </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멸실</w:t>
      </w:r>
      <w:r>
        <w:rPr>
          <w:rFonts w:ascii="바탕체" w:eastAsia="바탕체" w:hAnsi="바탕체" w:cs="바탕체"/>
          <w:kern w:val="0"/>
          <w:sz w:val="22"/>
        </w:rPr>
        <w:t>·</w:t>
      </w:r>
      <w:r>
        <w:rPr>
          <w:rFonts w:ascii="Times New Roman" w:eastAsia="바탕체" w:hAnsi="Times New Roman"/>
          <w:kern w:val="0"/>
          <w:sz w:val="22"/>
        </w:rPr>
        <w:t>훼손</w:t>
      </w:r>
      <w:r>
        <w:rPr>
          <w:rFonts w:ascii="Times New Roman" w:eastAsia="Times New Roman" w:hAnsi="Times New Roman"/>
          <w:kern w:val="0"/>
          <w:sz w:val="22"/>
        </w:rPr>
        <w:t xml:space="preserve"> </w:t>
      </w:r>
      <w:r>
        <w:rPr>
          <w:rFonts w:ascii="Times New Roman" w:eastAsia="바탕체" w:hAnsi="Times New Roman"/>
          <w:kern w:val="0"/>
          <w:sz w:val="22"/>
        </w:rPr>
        <w:t>등</w:t>
      </w:r>
      <w:r>
        <w:rPr>
          <w:rFonts w:ascii="Times New Roman" w:eastAsia="Times New Roman" w:hAnsi="Times New Roman"/>
          <w:kern w:val="0"/>
          <w:sz w:val="22"/>
        </w:rPr>
        <w:t xml:space="preserve"> </w:t>
      </w:r>
      <w:r>
        <w:rPr>
          <w:rFonts w:ascii="Times New Roman" w:eastAsia="바탕체" w:hAnsi="Times New Roman"/>
          <w:kern w:val="0"/>
          <w:sz w:val="22"/>
        </w:rPr>
        <w:t>기타의</w:t>
      </w:r>
      <w:r>
        <w:rPr>
          <w:rFonts w:ascii="Times New Roman" w:eastAsia="Times New Roman" w:hAnsi="Times New Roman"/>
          <w:kern w:val="0"/>
          <w:sz w:val="22"/>
        </w:rPr>
        <w:t xml:space="preserve"> </w:t>
      </w:r>
      <w:r>
        <w:rPr>
          <w:rFonts w:ascii="Times New Roman" w:eastAsia="바탕체" w:hAnsi="Times New Roman"/>
          <w:kern w:val="0"/>
          <w:sz w:val="22"/>
        </w:rPr>
        <w:t>사고</w:t>
      </w:r>
      <w:r>
        <w:rPr>
          <w:rFonts w:ascii="Times New Roman" w:eastAsia="Times New Roman" w:hAnsi="Times New Roman"/>
          <w:kern w:val="0"/>
          <w:sz w:val="22"/>
        </w:rPr>
        <w:t xml:space="preserve"> </w:t>
      </w:r>
      <w:r>
        <w:rPr>
          <w:rFonts w:ascii="Times New Roman" w:eastAsia="바탕체" w:hAnsi="Times New Roman"/>
          <w:kern w:val="0"/>
          <w:sz w:val="22"/>
        </w:rPr>
        <w:t>발생</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이와</w:t>
      </w:r>
      <w:r>
        <w:rPr>
          <w:rFonts w:ascii="Times New Roman" w:eastAsia="Times New Roman" w:hAnsi="Times New Roman"/>
          <w:kern w:val="0"/>
          <w:sz w:val="22"/>
        </w:rPr>
        <w:t xml:space="preserve"> </w:t>
      </w:r>
      <w:r>
        <w:rPr>
          <w:rFonts w:ascii="Times New Roman" w:eastAsia="바탕체" w:hAnsi="Times New Roman"/>
          <w:kern w:val="0"/>
          <w:sz w:val="22"/>
        </w:rPr>
        <w:t>같은</w:t>
      </w:r>
      <w:r>
        <w:rPr>
          <w:rFonts w:ascii="Times New Roman" w:eastAsia="Times New Roman" w:hAnsi="Times New Roman"/>
          <w:kern w:val="0"/>
          <w:sz w:val="22"/>
        </w:rPr>
        <w:t xml:space="preserve"> </w:t>
      </w:r>
      <w:r>
        <w:rPr>
          <w:rFonts w:ascii="Times New Roman" w:eastAsia="바탕체" w:hAnsi="Times New Roman"/>
          <w:kern w:val="0"/>
          <w:sz w:val="22"/>
        </w:rPr>
        <w:t>사태의</w:t>
      </w:r>
      <w:r>
        <w:rPr>
          <w:rFonts w:ascii="Times New Roman" w:eastAsia="Times New Roman" w:hAnsi="Times New Roman"/>
          <w:kern w:val="0"/>
          <w:sz w:val="22"/>
        </w:rPr>
        <w:t xml:space="preserve"> </w:t>
      </w:r>
      <w:r>
        <w:rPr>
          <w:rFonts w:ascii="Times New Roman" w:eastAsia="바탕체" w:hAnsi="Times New Roman"/>
          <w:kern w:val="0"/>
          <w:sz w:val="22"/>
        </w:rPr>
        <w:t>발생이</w:t>
      </w:r>
      <w:r>
        <w:rPr>
          <w:rFonts w:ascii="Times New Roman" w:eastAsia="Times New Roman" w:hAnsi="Times New Roman"/>
          <w:kern w:val="0"/>
          <w:sz w:val="22"/>
        </w:rPr>
        <w:t xml:space="preserve"> </w:t>
      </w:r>
      <w:r>
        <w:rPr>
          <w:rFonts w:ascii="Times New Roman" w:eastAsia="바탕체" w:hAnsi="Times New Roman"/>
          <w:kern w:val="0"/>
          <w:sz w:val="22"/>
        </w:rPr>
        <w:t>예상되는</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지체</w:t>
      </w:r>
      <w:r>
        <w:rPr>
          <w:rFonts w:ascii="Times New Roman" w:eastAsia="Times New Roman" w:hAnsi="Times New Roman"/>
          <w:kern w:val="0"/>
          <w:sz w:val="22"/>
        </w:rPr>
        <w:t xml:space="preserve"> </w:t>
      </w:r>
      <w:r>
        <w:rPr>
          <w:rFonts w:ascii="Times New Roman" w:eastAsia="바탕체" w:hAnsi="Times New Roman"/>
          <w:kern w:val="0"/>
          <w:sz w:val="22"/>
        </w:rPr>
        <w:t>없이</w:t>
      </w:r>
      <w:r>
        <w:rPr>
          <w:rFonts w:ascii="Times New Roman" w:eastAsia="Times New Roman" w:hAnsi="Times New Roman"/>
          <w:kern w:val="0"/>
          <w:sz w:val="22"/>
        </w:rPr>
        <w:t xml:space="preserve"> </w:t>
      </w:r>
      <w:r>
        <w:rPr>
          <w:rFonts w:ascii="Times New Roman" w:eastAsia="바탕체" w:hAnsi="Times New Roman"/>
          <w:kern w:val="0"/>
          <w:sz w:val="22"/>
        </w:rPr>
        <w:t>이를</w:t>
      </w:r>
      <w:r>
        <w:rPr>
          <w:rFonts w:ascii="Times New Roman" w:eastAsia="Times New Roman" w:hAnsi="Times New Roman"/>
          <w:kern w:val="0"/>
          <w:sz w:val="22"/>
        </w:rPr>
        <w:t xml:space="preserve"> </w:t>
      </w:r>
      <w:r>
        <w:rPr>
          <w:rFonts w:ascii="Times New Roman" w:eastAsia="바탕체" w:hAnsi="Times New Roman"/>
          <w:kern w:val="0"/>
          <w:sz w:val="22"/>
        </w:rPr>
        <w:t>은행에</w:t>
      </w:r>
      <w:r>
        <w:rPr>
          <w:rFonts w:ascii="Times New Roman" w:eastAsia="Times New Roman" w:hAnsi="Times New Roman"/>
          <w:kern w:val="0"/>
          <w:sz w:val="22"/>
        </w:rPr>
        <w:t xml:space="preserve"> </w:t>
      </w:r>
      <w:r>
        <w:rPr>
          <w:rFonts w:ascii="Times New Roman" w:eastAsia="바탕체" w:hAnsi="Times New Roman"/>
          <w:kern w:val="0"/>
          <w:sz w:val="22"/>
        </w:rPr>
        <w:t>통지하여야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00643CCB"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④</w:t>
      </w:r>
      <w:r>
        <w:rPr>
          <w:rFonts w:ascii="Times New Roman" w:eastAsia="바탕체" w:hAnsi="Times New Roman"/>
          <w:kern w:val="0"/>
          <w:sz w:val="22"/>
        </w:rPr>
        <w:t>위탁자는</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3</w:t>
      </w:r>
      <w:r>
        <w:rPr>
          <w:rFonts w:ascii="Times New Roman" w:eastAsia="바탕체" w:hAnsi="Times New Roman"/>
          <w:kern w:val="0"/>
          <w:sz w:val="22"/>
        </w:rPr>
        <w:t>항을</w:t>
      </w:r>
      <w:r>
        <w:rPr>
          <w:rFonts w:ascii="Times New Roman" w:eastAsia="Times New Roman" w:hAnsi="Times New Roman"/>
          <w:kern w:val="0"/>
          <w:sz w:val="22"/>
        </w:rPr>
        <w:t xml:space="preserve"> </w:t>
      </w:r>
      <w:r>
        <w:rPr>
          <w:rFonts w:ascii="Times New Roman" w:eastAsia="바탕체" w:hAnsi="Times New Roman"/>
          <w:kern w:val="0"/>
          <w:sz w:val="22"/>
        </w:rPr>
        <w:t>위배함으로써</w:t>
      </w:r>
      <w:r>
        <w:rPr>
          <w:rFonts w:ascii="Times New Roman" w:eastAsia="Times New Roman" w:hAnsi="Times New Roman"/>
          <w:kern w:val="0"/>
          <w:sz w:val="22"/>
        </w:rPr>
        <w:t xml:space="preserve"> </w:t>
      </w:r>
      <w:r>
        <w:rPr>
          <w:rFonts w:ascii="Times New Roman" w:eastAsia="바탕체" w:hAnsi="Times New Roman"/>
          <w:kern w:val="0"/>
          <w:sz w:val="22"/>
        </w:rPr>
        <w:t>수탁자가</w:t>
      </w:r>
      <w:r>
        <w:rPr>
          <w:rFonts w:ascii="Times New Roman" w:eastAsia="Times New Roman" w:hAnsi="Times New Roman"/>
          <w:kern w:val="0"/>
          <w:sz w:val="22"/>
        </w:rPr>
        <w:t xml:space="preserve"> </w:t>
      </w:r>
      <w:r>
        <w:rPr>
          <w:rFonts w:ascii="Times New Roman" w:eastAsia="바탕체" w:hAnsi="Times New Roman"/>
          <w:kern w:val="0"/>
          <w:sz w:val="22"/>
        </w:rPr>
        <w:t>부담하게</w:t>
      </w:r>
      <w:r>
        <w:rPr>
          <w:rFonts w:ascii="Times New Roman" w:eastAsia="Times New Roman" w:hAnsi="Times New Roman"/>
          <w:kern w:val="0"/>
          <w:sz w:val="22"/>
        </w:rPr>
        <w:t xml:space="preserve"> </w:t>
      </w:r>
      <w:r>
        <w:rPr>
          <w:rFonts w:ascii="Times New Roman" w:eastAsia="바탕체" w:hAnsi="Times New Roman"/>
          <w:kern w:val="0"/>
          <w:sz w:val="22"/>
        </w:rPr>
        <w:t>되는</w:t>
      </w:r>
      <w:r>
        <w:rPr>
          <w:rFonts w:ascii="Times New Roman" w:eastAsia="Times New Roman" w:hAnsi="Times New Roman"/>
          <w:kern w:val="0"/>
          <w:sz w:val="22"/>
        </w:rPr>
        <w:t xml:space="preserve"> </w:t>
      </w:r>
      <w:r>
        <w:rPr>
          <w:rFonts w:ascii="Times New Roman" w:eastAsia="바탕체" w:hAnsi="Times New Roman"/>
          <w:kern w:val="0"/>
          <w:sz w:val="22"/>
        </w:rPr>
        <w:t>손해배상책임에</w:t>
      </w:r>
      <w:r>
        <w:rPr>
          <w:rFonts w:ascii="Times New Roman" w:eastAsia="Times New Roman" w:hAnsi="Times New Roman"/>
          <w:kern w:val="0"/>
          <w:sz w:val="22"/>
        </w:rPr>
        <w:t xml:space="preserve"> </w:t>
      </w:r>
      <w:r>
        <w:rPr>
          <w:rFonts w:ascii="Times New Roman" w:eastAsia="바탕체" w:hAnsi="Times New Roman"/>
          <w:kern w:val="0"/>
          <w:sz w:val="22"/>
        </w:rPr>
        <w:t>대해서는</w:t>
      </w:r>
      <w:r>
        <w:rPr>
          <w:rFonts w:ascii="Times New Roman" w:eastAsia="Times New Roman" w:hAnsi="Times New Roman"/>
          <w:kern w:val="0"/>
          <w:sz w:val="22"/>
        </w:rPr>
        <w:t xml:space="preserve">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이를</w:t>
      </w:r>
      <w:r>
        <w:rPr>
          <w:rFonts w:ascii="Times New Roman" w:eastAsia="Times New Roman" w:hAnsi="Times New Roman"/>
          <w:kern w:val="0"/>
          <w:sz w:val="22"/>
        </w:rPr>
        <w:t xml:space="preserve"> </w:t>
      </w:r>
      <w:r>
        <w:rPr>
          <w:rFonts w:ascii="Times New Roman" w:eastAsia="바탕체" w:hAnsi="Times New Roman"/>
          <w:kern w:val="0"/>
          <w:sz w:val="22"/>
        </w:rPr>
        <w:t>부담하기로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207CF62A"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⑤</w:t>
      </w:r>
      <w:r>
        <w:rPr>
          <w:rFonts w:ascii="Times New Roman" w:eastAsia="바탕체" w:hAnsi="Times New Roman"/>
          <w:kern w:val="0"/>
          <w:sz w:val="22"/>
        </w:rPr>
        <w:t>위탁자는</w:t>
      </w:r>
      <w:r>
        <w:rPr>
          <w:rFonts w:ascii="Times New Roman" w:eastAsia="Times New Roman" w:hAnsi="Times New Roman"/>
          <w:kern w:val="0"/>
          <w:sz w:val="22"/>
        </w:rPr>
        <w:t xml:space="preserve"> </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가치보전</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처분에</w:t>
      </w:r>
      <w:r>
        <w:rPr>
          <w:rFonts w:ascii="Times New Roman" w:eastAsia="Times New Roman" w:hAnsi="Times New Roman"/>
          <w:kern w:val="0"/>
          <w:sz w:val="22"/>
        </w:rPr>
        <w:t xml:space="preserve"> </w:t>
      </w:r>
      <w:r>
        <w:rPr>
          <w:rFonts w:ascii="Times New Roman" w:eastAsia="바탕체" w:hAnsi="Times New Roman"/>
          <w:kern w:val="0"/>
          <w:sz w:val="22"/>
        </w:rPr>
        <w:t>필요한</w:t>
      </w:r>
      <w:r>
        <w:rPr>
          <w:rFonts w:ascii="Times New Roman" w:eastAsia="Times New Roman" w:hAnsi="Times New Roman"/>
          <w:kern w:val="0"/>
          <w:sz w:val="22"/>
        </w:rPr>
        <w:t xml:space="preserve"> </w:t>
      </w:r>
      <w:r>
        <w:rPr>
          <w:rFonts w:ascii="Times New Roman" w:eastAsia="바탕체" w:hAnsi="Times New Roman"/>
          <w:kern w:val="0"/>
          <w:sz w:val="22"/>
        </w:rPr>
        <w:t>은행의</w:t>
      </w:r>
      <w:r>
        <w:rPr>
          <w:rFonts w:ascii="Times New Roman" w:eastAsia="Times New Roman" w:hAnsi="Times New Roman"/>
          <w:kern w:val="0"/>
          <w:sz w:val="22"/>
        </w:rPr>
        <w:t xml:space="preserve"> </w:t>
      </w:r>
      <w:r>
        <w:rPr>
          <w:rFonts w:ascii="Times New Roman" w:eastAsia="바탕체" w:hAnsi="Times New Roman"/>
          <w:kern w:val="0"/>
          <w:sz w:val="22"/>
        </w:rPr>
        <w:t>재산관리</w:t>
      </w:r>
      <w:r>
        <w:rPr>
          <w:rFonts w:ascii="Times New Roman" w:eastAsia="Times New Roman" w:hAnsi="Times New Roman"/>
          <w:kern w:val="0"/>
          <w:sz w:val="22"/>
        </w:rPr>
        <w:t xml:space="preserve"> </w:t>
      </w:r>
      <w:r>
        <w:rPr>
          <w:rFonts w:ascii="Times New Roman" w:eastAsia="바탕체" w:hAnsi="Times New Roman"/>
          <w:kern w:val="0"/>
          <w:sz w:val="22"/>
        </w:rPr>
        <w:t>행위를</w:t>
      </w:r>
      <w:r>
        <w:rPr>
          <w:rFonts w:ascii="Times New Roman" w:eastAsia="Times New Roman" w:hAnsi="Times New Roman"/>
          <w:kern w:val="0"/>
          <w:sz w:val="22"/>
        </w:rPr>
        <w:t xml:space="preserve"> </w:t>
      </w:r>
      <w:r>
        <w:rPr>
          <w:rFonts w:ascii="Times New Roman" w:eastAsia="바탕체" w:hAnsi="Times New Roman"/>
          <w:kern w:val="0"/>
          <w:sz w:val="22"/>
        </w:rPr>
        <w:t>용인</w:t>
      </w:r>
      <w:r>
        <w:rPr>
          <w:rFonts w:ascii="MS Mincho" w:eastAsia="바탕체" w:hAnsi="MS Mincho" w:cs="MS Mincho"/>
          <w:kern w:val="0"/>
          <w:sz w:val="22"/>
        </w:rPr>
        <w:t>․</w:t>
      </w:r>
      <w:r>
        <w:rPr>
          <w:rFonts w:ascii="Times New Roman" w:eastAsia="바탕체" w:hAnsi="Times New Roman"/>
          <w:kern w:val="0"/>
          <w:sz w:val="22"/>
        </w:rPr>
        <w:t>협조하여야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74FC687F"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⑥</w:t>
      </w:r>
      <w:r>
        <w:rPr>
          <w:rFonts w:ascii="Times New Roman" w:eastAsia="바탕체" w:hAnsi="Times New Roman"/>
          <w:kern w:val="0"/>
          <w:sz w:val="22"/>
        </w:rPr>
        <w:t>은행의</w:t>
      </w:r>
      <w:r>
        <w:rPr>
          <w:rFonts w:ascii="Times New Roman" w:eastAsia="Times New Roman" w:hAnsi="Times New Roman"/>
          <w:kern w:val="0"/>
          <w:sz w:val="22"/>
        </w:rPr>
        <w:t xml:space="preserve"> </w:t>
      </w:r>
      <w:r>
        <w:rPr>
          <w:rFonts w:ascii="Times New Roman" w:eastAsia="바탕체" w:hAnsi="Times New Roman"/>
          <w:kern w:val="0"/>
          <w:sz w:val="22"/>
        </w:rPr>
        <w:t>재산관리기간은</w:t>
      </w:r>
      <w:r>
        <w:rPr>
          <w:rFonts w:ascii="Times New Roman" w:eastAsia="Times New Roman"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신탁계약이</w:t>
      </w:r>
      <w:r>
        <w:rPr>
          <w:rFonts w:ascii="Times New Roman" w:eastAsia="Times New Roman" w:hAnsi="Times New Roman"/>
          <w:kern w:val="0"/>
          <w:sz w:val="22"/>
        </w:rPr>
        <w:t xml:space="preserve"> </w:t>
      </w:r>
      <w:r>
        <w:rPr>
          <w:rFonts w:ascii="Times New Roman" w:eastAsia="바탕체" w:hAnsi="Times New Roman"/>
          <w:kern w:val="0"/>
          <w:sz w:val="22"/>
        </w:rPr>
        <w:t>존속하는</w:t>
      </w:r>
      <w:r>
        <w:rPr>
          <w:rFonts w:ascii="Times New Roman" w:eastAsia="Times New Roman" w:hAnsi="Times New Roman"/>
          <w:kern w:val="0"/>
          <w:sz w:val="22"/>
        </w:rPr>
        <w:t xml:space="preserve"> </w:t>
      </w:r>
      <w:r>
        <w:rPr>
          <w:rFonts w:ascii="Times New Roman" w:eastAsia="바탕체" w:hAnsi="Times New Roman"/>
          <w:kern w:val="0"/>
          <w:sz w:val="22"/>
        </w:rPr>
        <w:t>기간으로</w:t>
      </w:r>
      <w:r>
        <w:rPr>
          <w:rFonts w:ascii="Times New Roman" w:eastAsia="Times New Roman" w:hAnsi="Times New Roman"/>
          <w:kern w:val="0"/>
          <w:sz w:val="22"/>
        </w:rPr>
        <w:t xml:space="preserve"> </w:t>
      </w:r>
      <w:r>
        <w:rPr>
          <w:rFonts w:ascii="Times New Roman" w:eastAsia="바탕체" w:hAnsi="Times New Roman"/>
          <w:kern w:val="0"/>
          <w:sz w:val="22"/>
        </w:rPr>
        <w:t>하며</w:t>
      </w:r>
      <w:r>
        <w:rPr>
          <w:rFonts w:ascii="Times New Roman" w:eastAsia="바탕체" w:hAnsi="Times New Roman"/>
          <w:kern w:val="0"/>
          <w:sz w:val="22"/>
        </w:rPr>
        <w:t xml:space="preserve">, </w:t>
      </w:r>
      <w:r>
        <w:rPr>
          <w:rFonts w:ascii="Times New Roman" w:eastAsia="바탕체" w:hAnsi="Times New Roman"/>
          <w:kern w:val="0"/>
          <w:sz w:val="22"/>
        </w:rPr>
        <w:t>신탁기간이</w:t>
      </w:r>
      <w:r>
        <w:rPr>
          <w:rFonts w:ascii="Times New Roman" w:eastAsia="Times New Roman" w:hAnsi="Times New Roman"/>
          <w:kern w:val="0"/>
          <w:sz w:val="22"/>
        </w:rPr>
        <w:t xml:space="preserve"> </w:t>
      </w:r>
      <w:r>
        <w:rPr>
          <w:rFonts w:ascii="Times New Roman" w:eastAsia="바탕체" w:hAnsi="Times New Roman"/>
          <w:kern w:val="0"/>
          <w:sz w:val="22"/>
        </w:rPr>
        <w:t>연장</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단축되는</w:t>
      </w:r>
      <w:r>
        <w:rPr>
          <w:rFonts w:ascii="Times New Roman" w:eastAsia="Times New Roman" w:hAnsi="Times New Roman"/>
          <w:kern w:val="0"/>
          <w:sz w:val="22"/>
        </w:rPr>
        <w:t xml:space="preserve"> </w:t>
      </w:r>
      <w:r>
        <w:rPr>
          <w:rFonts w:ascii="Times New Roman" w:eastAsia="바탕체" w:hAnsi="Times New Roman"/>
          <w:kern w:val="0"/>
          <w:sz w:val="22"/>
        </w:rPr>
        <w:t>경우에도</w:t>
      </w:r>
      <w:r>
        <w:rPr>
          <w:rFonts w:ascii="Times New Roman" w:eastAsia="Times New Roman" w:hAnsi="Times New Roman"/>
          <w:kern w:val="0"/>
          <w:sz w:val="22"/>
        </w:rPr>
        <w:t xml:space="preserve"> </w:t>
      </w:r>
      <w:r>
        <w:rPr>
          <w:rFonts w:ascii="Times New Roman" w:eastAsia="바탕체" w:hAnsi="Times New Roman"/>
          <w:kern w:val="0"/>
          <w:sz w:val="22"/>
        </w:rPr>
        <w:t>또한</w:t>
      </w:r>
      <w:r>
        <w:rPr>
          <w:rFonts w:ascii="Times New Roman" w:eastAsia="Times New Roman" w:hAnsi="Times New Roman"/>
          <w:kern w:val="0"/>
          <w:sz w:val="22"/>
        </w:rPr>
        <w:t xml:space="preserve"> </w:t>
      </w:r>
      <w:r>
        <w:rPr>
          <w:rFonts w:ascii="Times New Roman" w:eastAsia="바탕체" w:hAnsi="Times New Roman"/>
          <w:kern w:val="0"/>
          <w:sz w:val="22"/>
        </w:rPr>
        <w:t>같다</w:t>
      </w:r>
      <w:r>
        <w:rPr>
          <w:rFonts w:ascii="Times New Roman" w:eastAsia="바탕체" w:hAnsi="Times New Roman"/>
          <w:kern w:val="0"/>
          <w:sz w:val="22"/>
        </w:rPr>
        <w:t>.</w:t>
      </w:r>
    </w:p>
    <w:p w14:paraId="1241C40E" w14:textId="77777777" w:rsidR="00DE42D9" w:rsidRDefault="00930A79">
      <w:pPr>
        <w:snapToGrid w:val="0"/>
        <w:spacing w:after="0" w:line="360" w:lineRule="auto"/>
        <w:ind w:left="700" w:hanging="700"/>
        <w:textAlignment w:val="baseline"/>
      </w:pPr>
      <w:r>
        <w:rPr>
          <w:rFonts w:ascii="Times New Roman" w:eastAsia="바탕체" w:hAnsi="Times New Roman"/>
          <w:b/>
          <w:bCs/>
          <w:kern w:val="0"/>
          <w:sz w:val="22"/>
        </w:rPr>
        <w:t>제</w:t>
      </w:r>
      <w:r>
        <w:rPr>
          <w:rFonts w:ascii="Times New Roman" w:eastAsia="바탕체" w:hAnsi="Times New Roman"/>
          <w:b/>
          <w:bCs/>
          <w:kern w:val="0"/>
          <w:sz w:val="22"/>
        </w:rPr>
        <w:t>11</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임대차</w:t>
      </w:r>
      <w:r>
        <w:rPr>
          <w:rFonts w:ascii="Times New Roman" w:eastAsia="Times New Roman" w:hAnsi="Times New Roman"/>
          <w:b/>
          <w:bCs/>
          <w:kern w:val="0"/>
          <w:sz w:val="22"/>
        </w:rPr>
        <w:t xml:space="preserve"> </w:t>
      </w:r>
      <w:r>
        <w:rPr>
          <w:rFonts w:ascii="Times New Roman" w:eastAsia="바탕체" w:hAnsi="Times New Roman"/>
          <w:b/>
          <w:bCs/>
          <w:kern w:val="0"/>
          <w:sz w:val="22"/>
        </w:rPr>
        <w:t>등</w:t>
      </w:r>
      <w:r>
        <w:rPr>
          <w:rFonts w:ascii="Times New Roman" w:eastAsia="바탕체" w:hAnsi="Times New Roman"/>
          <w:b/>
          <w:bCs/>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신탁계약</w:t>
      </w:r>
      <w:r>
        <w:rPr>
          <w:rFonts w:ascii="Times New Roman" w:eastAsia="Times New Roman" w:hAnsi="Times New Roman"/>
          <w:kern w:val="0"/>
          <w:sz w:val="22"/>
        </w:rPr>
        <w:t xml:space="preserve"> </w:t>
      </w:r>
      <w:r>
        <w:rPr>
          <w:rFonts w:ascii="Times New Roman" w:eastAsia="바탕체" w:hAnsi="Times New Roman"/>
          <w:kern w:val="0"/>
          <w:sz w:val="22"/>
        </w:rPr>
        <w:t>이전에</w:t>
      </w:r>
      <w:r>
        <w:rPr>
          <w:rFonts w:ascii="Times New Roman" w:eastAsia="Times New Roman" w:hAnsi="Times New Roman"/>
          <w:kern w:val="0"/>
          <w:sz w:val="22"/>
        </w:rPr>
        <w:t xml:space="preserve"> </w:t>
      </w:r>
      <w:r>
        <w:rPr>
          <w:rFonts w:ascii="Times New Roman" w:eastAsia="바탕체" w:hAnsi="Times New Roman"/>
          <w:kern w:val="0"/>
          <w:sz w:val="22"/>
        </w:rPr>
        <w:t>위탁자와</w:t>
      </w:r>
      <w:r>
        <w:rPr>
          <w:rFonts w:ascii="Times New Roman" w:eastAsia="Times New Roman" w:hAnsi="Times New Roman"/>
          <w:kern w:val="0"/>
          <w:sz w:val="22"/>
        </w:rPr>
        <w:t xml:space="preserve"> </w:t>
      </w:r>
      <w:r>
        <w:rPr>
          <w:rFonts w:ascii="Times New Roman" w:eastAsia="바탕체" w:hAnsi="Times New Roman"/>
          <w:kern w:val="0"/>
          <w:sz w:val="22"/>
        </w:rPr>
        <w:t>임차인간에</w:t>
      </w:r>
      <w:r>
        <w:rPr>
          <w:rFonts w:ascii="Times New Roman" w:eastAsia="Times New Roman" w:hAnsi="Times New Roman"/>
          <w:kern w:val="0"/>
          <w:sz w:val="22"/>
        </w:rPr>
        <w:t xml:space="preserve"> </w:t>
      </w:r>
      <w:r>
        <w:rPr>
          <w:rFonts w:ascii="Times New Roman" w:eastAsia="바탕체" w:hAnsi="Times New Roman"/>
          <w:kern w:val="0"/>
          <w:sz w:val="22"/>
        </w:rPr>
        <w:t>체결한</w:t>
      </w:r>
      <w:r>
        <w:rPr>
          <w:rFonts w:ascii="Times New Roman" w:eastAsia="Times New Roman" w:hAnsi="Times New Roman"/>
          <w:kern w:val="0"/>
          <w:sz w:val="22"/>
        </w:rPr>
        <w:t xml:space="preserve"> </w:t>
      </w:r>
      <w:r>
        <w:rPr>
          <w:rFonts w:ascii="Times New Roman" w:eastAsia="바탕체" w:hAnsi="Times New Roman"/>
          <w:kern w:val="0"/>
          <w:sz w:val="22"/>
        </w:rPr>
        <w:t>임대차</w:t>
      </w:r>
      <w:r>
        <w:rPr>
          <w:rFonts w:ascii="Times New Roman" w:eastAsia="Times New Roman" w:hAnsi="Times New Roman"/>
          <w:kern w:val="0"/>
          <w:sz w:val="22"/>
        </w:rPr>
        <w:t xml:space="preserve"> </w:t>
      </w:r>
      <w:r>
        <w:rPr>
          <w:rFonts w:ascii="Times New Roman" w:eastAsia="바탕체" w:hAnsi="Times New Roman"/>
          <w:kern w:val="0"/>
          <w:sz w:val="22"/>
        </w:rPr>
        <w:t>계약이</w:t>
      </w:r>
      <w:r>
        <w:rPr>
          <w:rFonts w:ascii="Times New Roman" w:eastAsia="Times New Roman" w:hAnsi="Times New Roman"/>
          <w:kern w:val="0"/>
          <w:sz w:val="22"/>
        </w:rPr>
        <w:t xml:space="preserve"> </w:t>
      </w:r>
      <w:r>
        <w:rPr>
          <w:rFonts w:ascii="Times New Roman" w:eastAsia="바탕체" w:hAnsi="Times New Roman"/>
          <w:kern w:val="0"/>
          <w:sz w:val="22"/>
        </w:rPr>
        <w:t>있는</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임대차계약은</w:t>
      </w:r>
      <w:r>
        <w:rPr>
          <w:rFonts w:ascii="Times New Roman" w:eastAsia="Times New Roman" w:hAnsi="Times New Roman"/>
          <w:kern w:val="0"/>
          <w:sz w:val="22"/>
        </w:rPr>
        <w:t xml:space="preserve"> </w:t>
      </w:r>
      <w:r>
        <w:rPr>
          <w:rFonts w:ascii="Times New Roman" w:eastAsia="바탕체" w:hAnsi="Times New Roman"/>
          <w:kern w:val="0"/>
          <w:sz w:val="22"/>
        </w:rPr>
        <w:t>유효하며</w:t>
      </w:r>
      <w:r>
        <w:rPr>
          <w:rFonts w:ascii="Times New Roman" w:eastAsia="Times New Roman" w:hAnsi="Times New Roman"/>
          <w:kern w:val="0"/>
          <w:sz w:val="22"/>
        </w:rPr>
        <w:t xml:space="preserve"> </w:t>
      </w:r>
      <w:r>
        <w:rPr>
          <w:rFonts w:ascii="Times New Roman" w:eastAsia="바탕체" w:hAnsi="Times New Roman"/>
          <w:kern w:val="0"/>
          <w:sz w:val="22"/>
        </w:rPr>
        <w:t>임대차보증금의</w:t>
      </w:r>
      <w:r>
        <w:rPr>
          <w:rFonts w:ascii="Times New Roman" w:eastAsia="Times New Roman" w:hAnsi="Times New Roman"/>
          <w:kern w:val="0"/>
          <w:sz w:val="22"/>
        </w:rPr>
        <w:t xml:space="preserve"> </w:t>
      </w:r>
      <w:r>
        <w:rPr>
          <w:rFonts w:ascii="Times New Roman" w:eastAsia="바탕체" w:hAnsi="Times New Roman"/>
          <w:kern w:val="0"/>
          <w:sz w:val="22"/>
        </w:rPr>
        <w:t>반환의무</w:t>
      </w:r>
      <w:r>
        <w:rPr>
          <w:rFonts w:ascii="Times New Roman" w:eastAsia="바탕체" w:hAnsi="Times New Roman"/>
          <w:kern w:val="0"/>
          <w:sz w:val="22"/>
        </w:rPr>
        <w:t xml:space="preserve">, </w:t>
      </w:r>
      <w:r>
        <w:rPr>
          <w:rFonts w:ascii="Times New Roman" w:eastAsia="바탕체" w:hAnsi="Times New Roman"/>
          <w:kern w:val="0"/>
          <w:sz w:val="22"/>
        </w:rPr>
        <w:t>기타</w:t>
      </w:r>
      <w:r>
        <w:rPr>
          <w:rFonts w:ascii="Times New Roman" w:eastAsia="Times New Roman" w:hAnsi="Times New Roman"/>
          <w:kern w:val="0"/>
          <w:sz w:val="22"/>
        </w:rPr>
        <w:t xml:space="preserve"> </w:t>
      </w:r>
      <w:r>
        <w:rPr>
          <w:rFonts w:ascii="Times New Roman" w:eastAsia="바탕체" w:hAnsi="Times New Roman"/>
          <w:kern w:val="0"/>
          <w:sz w:val="22"/>
        </w:rPr>
        <w:t>임대인으로서의</w:t>
      </w:r>
      <w:r>
        <w:rPr>
          <w:rFonts w:ascii="Times New Roman" w:eastAsia="Times New Roman" w:hAnsi="Times New Roman"/>
          <w:kern w:val="0"/>
          <w:sz w:val="22"/>
        </w:rPr>
        <w:t xml:space="preserve"> </w:t>
      </w:r>
      <w:r>
        <w:rPr>
          <w:rFonts w:ascii="Times New Roman" w:eastAsia="바탕체" w:hAnsi="Times New Roman"/>
          <w:kern w:val="0"/>
          <w:sz w:val="22"/>
        </w:rPr>
        <w:t>책임</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권리</w:t>
      </w:r>
      <w:r>
        <w:rPr>
          <w:rFonts w:ascii="Times New Roman" w:eastAsia="Times New Roman" w:hAnsi="Times New Roman"/>
          <w:kern w:val="0"/>
          <w:sz w:val="22"/>
        </w:rPr>
        <w:t xml:space="preserve"> </w:t>
      </w:r>
      <w:r>
        <w:rPr>
          <w:rFonts w:ascii="Times New Roman" w:eastAsia="바탕체" w:hAnsi="Times New Roman"/>
          <w:kern w:val="0"/>
          <w:sz w:val="22"/>
        </w:rPr>
        <w:t>등</w:t>
      </w:r>
      <w:r>
        <w:rPr>
          <w:rFonts w:ascii="Times New Roman" w:eastAsia="Times New Roman" w:hAnsi="Times New Roman"/>
          <w:kern w:val="0"/>
          <w:sz w:val="22"/>
        </w:rPr>
        <w:t xml:space="preserve">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임대인의</w:t>
      </w:r>
      <w:r>
        <w:rPr>
          <w:rFonts w:ascii="Times New Roman" w:eastAsia="Times New Roman" w:hAnsi="Times New Roman"/>
          <w:kern w:val="0"/>
          <w:sz w:val="22"/>
        </w:rPr>
        <w:t xml:space="preserve"> </w:t>
      </w:r>
      <w:r>
        <w:rPr>
          <w:rFonts w:ascii="Times New Roman" w:eastAsia="바탕체" w:hAnsi="Times New Roman"/>
          <w:kern w:val="0"/>
          <w:sz w:val="22"/>
        </w:rPr>
        <w:t>지위를</w:t>
      </w:r>
      <w:r>
        <w:rPr>
          <w:rFonts w:ascii="Times New Roman" w:eastAsia="Times New Roman" w:hAnsi="Times New Roman"/>
          <w:kern w:val="0"/>
          <w:sz w:val="22"/>
        </w:rPr>
        <w:t xml:space="preserve"> </w:t>
      </w:r>
      <w:r>
        <w:rPr>
          <w:rFonts w:ascii="Times New Roman" w:eastAsia="바탕체" w:hAnsi="Times New Roman"/>
          <w:kern w:val="0"/>
          <w:sz w:val="22"/>
        </w:rPr>
        <w:t>계속하여</w:t>
      </w:r>
      <w:r>
        <w:rPr>
          <w:rFonts w:ascii="Times New Roman" w:eastAsia="Times New Roman" w:hAnsi="Times New Roman"/>
          <w:kern w:val="0"/>
          <w:sz w:val="22"/>
        </w:rPr>
        <w:t xml:space="preserve"> </w:t>
      </w:r>
      <w:r>
        <w:rPr>
          <w:rFonts w:ascii="Times New Roman" w:eastAsia="바탕체" w:hAnsi="Times New Roman"/>
          <w:kern w:val="0"/>
          <w:sz w:val="22"/>
        </w:rPr>
        <w:t>유지하는</w:t>
      </w:r>
      <w:r>
        <w:rPr>
          <w:rFonts w:ascii="Times New Roman" w:eastAsia="Times New Roman" w:hAnsi="Times New Roman"/>
          <w:kern w:val="0"/>
          <w:sz w:val="22"/>
        </w:rPr>
        <w:t xml:space="preserve"> </w:t>
      </w:r>
      <w:r>
        <w:rPr>
          <w:rFonts w:ascii="Times New Roman" w:eastAsia="바탕체" w:hAnsi="Times New Roman"/>
          <w:kern w:val="0"/>
          <w:sz w:val="22"/>
        </w:rPr>
        <w:t>것으로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r>
        <w:rPr>
          <w:rFonts w:ascii="Times New Roman" w:eastAsia="바탕체" w:hAnsi="Times New Roman"/>
          <w:kern w:val="0"/>
          <w:sz w:val="22"/>
        </w:rPr>
        <w:t>다만</w:t>
      </w:r>
      <w:r>
        <w:rPr>
          <w:rFonts w:ascii="Times New Roman" w:eastAsia="바탕체" w:hAnsi="Times New Roman"/>
          <w:kern w:val="0"/>
          <w:sz w:val="22"/>
        </w:rPr>
        <w:t xml:space="preserve">, </w:t>
      </w:r>
      <w:r>
        <w:rPr>
          <w:rFonts w:ascii="Times New Roman" w:eastAsia="바탕체" w:hAnsi="Times New Roman"/>
          <w:kern w:val="0"/>
          <w:sz w:val="22"/>
        </w:rPr>
        <w:lastRenderedPageBreak/>
        <w:t>임대차계약상</w:t>
      </w:r>
      <w:r>
        <w:rPr>
          <w:rFonts w:ascii="Times New Roman" w:eastAsia="Times New Roman" w:hAnsi="Times New Roman"/>
          <w:kern w:val="0"/>
          <w:sz w:val="22"/>
        </w:rPr>
        <w:t xml:space="preserve"> </w:t>
      </w:r>
      <w:r>
        <w:rPr>
          <w:rFonts w:ascii="Times New Roman" w:eastAsia="바탕체" w:hAnsi="Times New Roman"/>
          <w:kern w:val="0"/>
          <w:sz w:val="22"/>
        </w:rPr>
        <w:t>임대인의</w:t>
      </w:r>
      <w:r>
        <w:rPr>
          <w:rFonts w:ascii="Times New Roman" w:eastAsia="Times New Roman" w:hAnsi="Times New Roman"/>
          <w:kern w:val="0"/>
          <w:sz w:val="22"/>
        </w:rPr>
        <w:t xml:space="preserve"> </w:t>
      </w:r>
      <w:r>
        <w:rPr>
          <w:rFonts w:ascii="Times New Roman" w:eastAsia="바탕체" w:hAnsi="Times New Roman"/>
          <w:kern w:val="0"/>
          <w:sz w:val="22"/>
        </w:rPr>
        <w:t>명의를</w:t>
      </w:r>
      <w:r>
        <w:rPr>
          <w:rFonts w:ascii="Times New Roman" w:eastAsia="Times New Roman" w:hAnsi="Times New Roman"/>
          <w:kern w:val="0"/>
          <w:sz w:val="22"/>
        </w:rPr>
        <w:t xml:space="preserve"> </w:t>
      </w:r>
      <w:r>
        <w:rPr>
          <w:rFonts w:ascii="Times New Roman" w:eastAsia="바탕체" w:hAnsi="Times New Roman"/>
          <w:kern w:val="0"/>
          <w:sz w:val="22"/>
        </w:rPr>
        <w:t>은행으로</w:t>
      </w:r>
      <w:r>
        <w:rPr>
          <w:rFonts w:ascii="Times New Roman" w:eastAsia="Times New Roman" w:hAnsi="Times New Roman"/>
          <w:kern w:val="0"/>
          <w:sz w:val="22"/>
        </w:rPr>
        <w:t xml:space="preserve"> </w:t>
      </w:r>
      <w:r>
        <w:rPr>
          <w:rFonts w:ascii="Times New Roman" w:eastAsia="바탕체" w:hAnsi="Times New Roman"/>
          <w:kern w:val="0"/>
          <w:sz w:val="22"/>
        </w:rPr>
        <w:t>갱신하고</w:t>
      </w:r>
      <w:r>
        <w:rPr>
          <w:rFonts w:ascii="Times New Roman" w:eastAsia="Times New Roman" w:hAnsi="Times New Roman"/>
          <w:kern w:val="0"/>
          <w:sz w:val="22"/>
        </w:rPr>
        <w:t xml:space="preserve"> </w:t>
      </w:r>
      <w:r>
        <w:rPr>
          <w:rFonts w:ascii="Times New Roman" w:eastAsia="바탕체" w:hAnsi="Times New Roman"/>
          <w:kern w:val="0"/>
          <w:sz w:val="22"/>
        </w:rPr>
        <w:t>임대차보증금을</w:t>
      </w:r>
      <w:r>
        <w:rPr>
          <w:rFonts w:ascii="Times New Roman" w:eastAsia="Times New Roman" w:hAnsi="Times New Roman"/>
          <w:kern w:val="0"/>
          <w:sz w:val="22"/>
        </w:rPr>
        <w:t xml:space="preserve"> </w:t>
      </w:r>
      <w:r>
        <w:rPr>
          <w:rFonts w:ascii="Times New Roman" w:eastAsia="바탕체" w:hAnsi="Times New Roman"/>
          <w:kern w:val="0"/>
          <w:sz w:val="22"/>
        </w:rPr>
        <w:t>위탁자와</w:t>
      </w:r>
      <w:r>
        <w:rPr>
          <w:rFonts w:ascii="Times New Roman" w:eastAsia="Times New Roman" w:hAnsi="Times New Roman"/>
          <w:kern w:val="0"/>
          <w:sz w:val="22"/>
        </w:rPr>
        <w:t xml:space="preserve"> </w:t>
      </w:r>
      <w:r>
        <w:rPr>
          <w:rFonts w:ascii="Times New Roman" w:eastAsia="바탕체" w:hAnsi="Times New Roman"/>
          <w:kern w:val="0"/>
          <w:sz w:val="22"/>
        </w:rPr>
        <w:t>은행간에</w:t>
      </w:r>
      <w:r>
        <w:rPr>
          <w:rFonts w:ascii="Times New Roman" w:eastAsia="Times New Roman" w:hAnsi="Times New Roman"/>
          <w:kern w:val="0"/>
          <w:sz w:val="22"/>
        </w:rPr>
        <w:t xml:space="preserve"> </w:t>
      </w:r>
      <w:r>
        <w:rPr>
          <w:rFonts w:ascii="Times New Roman" w:eastAsia="바탕체" w:hAnsi="Times New Roman"/>
          <w:kern w:val="0"/>
          <w:sz w:val="22"/>
        </w:rPr>
        <w:t>인수</w:t>
      </w:r>
      <w:r>
        <w:rPr>
          <w:rFonts w:ascii="MS Mincho" w:eastAsia="바탕체" w:hAnsi="MS Mincho" w:cs="MS Mincho"/>
          <w:kern w:val="0"/>
          <w:sz w:val="22"/>
        </w:rPr>
        <w:t>․</w:t>
      </w:r>
      <w:r>
        <w:rPr>
          <w:rFonts w:ascii="Times New Roman" w:eastAsia="바탕체" w:hAnsi="Times New Roman"/>
          <w:kern w:val="0"/>
          <w:sz w:val="22"/>
        </w:rPr>
        <w:t>인계하는</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임대인의</w:t>
      </w:r>
      <w:r>
        <w:rPr>
          <w:rFonts w:ascii="Times New Roman" w:eastAsia="Times New Roman" w:hAnsi="Times New Roman"/>
          <w:kern w:val="0"/>
          <w:sz w:val="22"/>
        </w:rPr>
        <w:t xml:space="preserve"> </w:t>
      </w:r>
      <w:r>
        <w:rPr>
          <w:rFonts w:ascii="Times New Roman" w:eastAsia="바탕체" w:hAnsi="Times New Roman"/>
          <w:kern w:val="0"/>
          <w:sz w:val="22"/>
        </w:rPr>
        <w:t>지위를</w:t>
      </w:r>
      <w:r>
        <w:rPr>
          <w:rFonts w:ascii="Times New Roman" w:eastAsia="Times New Roman"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승계하는</w:t>
      </w:r>
      <w:r>
        <w:rPr>
          <w:rFonts w:ascii="Times New Roman" w:eastAsia="Times New Roman" w:hAnsi="Times New Roman"/>
          <w:kern w:val="0"/>
          <w:sz w:val="22"/>
        </w:rPr>
        <w:t xml:space="preserve"> </w:t>
      </w:r>
      <w:r>
        <w:rPr>
          <w:rFonts w:ascii="Times New Roman" w:eastAsia="바탕체" w:hAnsi="Times New Roman"/>
          <w:kern w:val="0"/>
          <w:sz w:val="22"/>
        </w:rPr>
        <w:t>것으로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000B0091"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항의</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r>
        <w:rPr>
          <w:rFonts w:ascii="Times New Roman" w:eastAsia="바탕체" w:hAnsi="Times New Roman"/>
          <w:kern w:val="0"/>
          <w:sz w:val="22"/>
        </w:rPr>
        <w:t>임대보증금</w:t>
      </w:r>
      <w:r>
        <w:rPr>
          <w:rFonts w:ascii="Times New Roman" w:eastAsia="Times New Roman" w:hAnsi="Times New Roman"/>
          <w:kern w:val="0"/>
          <w:sz w:val="22"/>
        </w:rPr>
        <w:t xml:space="preserve"> </w:t>
      </w:r>
      <w:r>
        <w:rPr>
          <w:rFonts w:ascii="Times New Roman" w:eastAsia="바탕체" w:hAnsi="Times New Roman"/>
          <w:kern w:val="0"/>
          <w:sz w:val="22"/>
        </w:rPr>
        <w:t>외에</w:t>
      </w:r>
      <w:r>
        <w:rPr>
          <w:rFonts w:ascii="Times New Roman" w:eastAsia="Times New Roman" w:hAnsi="Times New Roman"/>
          <w:kern w:val="0"/>
          <w:sz w:val="22"/>
        </w:rPr>
        <w:t xml:space="preserve"> </w:t>
      </w:r>
      <w:r>
        <w:rPr>
          <w:rFonts w:ascii="Times New Roman" w:eastAsia="바탕체" w:hAnsi="Times New Roman"/>
          <w:kern w:val="0"/>
          <w:sz w:val="22"/>
        </w:rPr>
        <w:t>임차인이</w:t>
      </w:r>
      <w:r>
        <w:rPr>
          <w:rFonts w:ascii="Times New Roman" w:eastAsia="Times New Roman" w:hAnsi="Times New Roman"/>
          <w:kern w:val="0"/>
          <w:sz w:val="22"/>
        </w:rPr>
        <w:t xml:space="preserve"> </w:t>
      </w:r>
      <w:r>
        <w:rPr>
          <w:rFonts w:ascii="Times New Roman" w:eastAsia="바탕체" w:hAnsi="Times New Roman"/>
          <w:kern w:val="0"/>
          <w:sz w:val="22"/>
        </w:rPr>
        <w:t>위탁자에게</w:t>
      </w:r>
      <w:r>
        <w:rPr>
          <w:rFonts w:ascii="Times New Roman" w:eastAsia="Times New Roman" w:hAnsi="Times New Roman"/>
          <w:kern w:val="0"/>
          <w:sz w:val="22"/>
        </w:rPr>
        <w:t xml:space="preserve"> </w:t>
      </w:r>
      <w:r>
        <w:rPr>
          <w:rFonts w:ascii="Times New Roman" w:eastAsia="바탕체" w:hAnsi="Times New Roman"/>
          <w:kern w:val="0"/>
          <w:sz w:val="22"/>
        </w:rPr>
        <w:t>지급하는</w:t>
      </w:r>
      <w:r>
        <w:rPr>
          <w:rFonts w:ascii="Times New Roman" w:eastAsia="Times New Roman" w:hAnsi="Times New Roman"/>
          <w:kern w:val="0"/>
          <w:sz w:val="22"/>
        </w:rPr>
        <w:t xml:space="preserve"> </w:t>
      </w:r>
      <w:r>
        <w:rPr>
          <w:rFonts w:ascii="Times New Roman" w:eastAsia="바탕체" w:hAnsi="Times New Roman"/>
          <w:kern w:val="0"/>
          <w:sz w:val="22"/>
        </w:rPr>
        <w:t>차임이</w:t>
      </w:r>
      <w:r>
        <w:rPr>
          <w:rFonts w:ascii="Times New Roman" w:eastAsia="Times New Roman" w:hAnsi="Times New Roman"/>
          <w:kern w:val="0"/>
          <w:sz w:val="22"/>
        </w:rPr>
        <w:t xml:space="preserve"> </w:t>
      </w:r>
      <w:r>
        <w:rPr>
          <w:rFonts w:ascii="Times New Roman" w:eastAsia="바탕체" w:hAnsi="Times New Roman"/>
          <w:kern w:val="0"/>
          <w:sz w:val="22"/>
        </w:rPr>
        <w:t>있는</w:t>
      </w:r>
      <w:r>
        <w:rPr>
          <w:rFonts w:ascii="Times New Roman" w:eastAsia="Times New Roman" w:hAnsi="Times New Roman"/>
          <w:kern w:val="0"/>
          <w:sz w:val="22"/>
        </w:rPr>
        <w:t xml:space="preserve"> </w:t>
      </w:r>
      <w:r>
        <w:rPr>
          <w:rFonts w:ascii="Times New Roman" w:eastAsia="바탕체" w:hAnsi="Times New Roman"/>
          <w:kern w:val="0"/>
          <w:sz w:val="22"/>
        </w:rPr>
        <w:t>때에는</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차임은</w:t>
      </w:r>
      <w:r>
        <w:rPr>
          <w:rFonts w:ascii="Times New Roman" w:eastAsia="Times New Roman" w:hAnsi="Times New Roman"/>
          <w:kern w:val="0"/>
          <w:sz w:val="22"/>
        </w:rPr>
        <w:t xml:space="preserve">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계속</w:t>
      </w:r>
      <w:r>
        <w:rPr>
          <w:rFonts w:ascii="Times New Roman" w:eastAsia="Times New Roman" w:hAnsi="Times New Roman"/>
          <w:kern w:val="0"/>
          <w:sz w:val="22"/>
        </w:rPr>
        <w:t xml:space="preserve"> </w:t>
      </w:r>
      <w:r>
        <w:rPr>
          <w:rFonts w:ascii="Times New Roman" w:eastAsia="바탕체" w:hAnsi="Times New Roman"/>
          <w:kern w:val="0"/>
          <w:sz w:val="22"/>
        </w:rPr>
        <w:t>수령하는</w:t>
      </w:r>
      <w:r>
        <w:rPr>
          <w:rFonts w:ascii="Times New Roman" w:eastAsia="Times New Roman" w:hAnsi="Times New Roman"/>
          <w:kern w:val="0"/>
          <w:sz w:val="22"/>
        </w:rPr>
        <w:t xml:space="preserve"> </w:t>
      </w:r>
      <w:r>
        <w:rPr>
          <w:rFonts w:ascii="Times New Roman" w:eastAsia="바탕체" w:hAnsi="Times New Roman"/>
          <w:kern w:val="0"/>
          <w:sz w:val="22"/>
        </w:rPr>
        <w:t>것으로</w:t>
      </w:r>
      <w:r>
        <w:rPr>
          <w:rFonts w:ascii="Times New Roman" w:eastAsia="Times New Roman" w:hAnsi="Times New Roman"/>
          <w:kern w:val="0"/>
          <w:sz w:val="22"/>
        </w:rPr>
        <w:t xml:space="preserve"> </w:t>
      </w:r>
      <w:r>
        <w:rPr>
          <w:rFonts w:ascii="Times New Roman" w:eastAsia="바탕체" w:hAnsi="Times New Roman"/>
          <w:kern w:val="0"/>
          <w:sz w:val="22"/>
        </w:rPr>
        <w:t>하며</w:t>
      </w:r>
      <w:r>
        <w:rPr>
          <w:rFonts w:ascii="Times New Roman" w:eastAsia="바탕체" w:hAnsi="Times New Roman"/>
          <w:kern w:val="0"/>
          <w:sz w:val="22"/>
        </w:rPr>
        <w:t xml:space="preserve">,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수령하는</w:t>
      </w:r>
      <w:r>
        <w:rPr>
          <w:rFonts w:ascii="Times New Roman" w:eastAsia="Times New Roman" w:hAnsi="Times New Roman"/>
          <w:kern w:val="0"/>
          <w:sz w:val="22"/>
        </w:rPr>
        <w:t xml:space="preserve"> </w:t>
      </w:r>
      <w:r>
        <w:rPr>
          <w:rFonts w:ascii="Times New Roman" w:eastAsia="바탕체" w:hAnsi="Times New Roman"/>
          <w:kern w:val="0"/>
          <w:sz w:val="22"/>
        </w:rPr>
        <w:t>차임은</w:t>
      </w:r>
      <w:r>
        <w:rPr>
          <w:rFonts w:ascii="Times New Roman" w:eastAsia="Times New Roman"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신탁계약과</w:t>
      </w:r>
      <w:r>
        <w:rPr>
          <w:rFonts w:ascii="Times New Roman" w:eastAsia="Times New Roman" w:hAnsi="Times New Roman"/>
          <w:kern w:val="0"/>
          <w:sz w:val="22"/>
        </w:rPr>
        <w:t xml:space="preserve"> </w:t>
      </w:r>
      <w:r>
        <w:rPr>
          <w:rFonts w:ascii="Times New Roman" w:eastAsia="바탕체" w:hAnsi="Times New Roman"/>
          <w:kern w:val="0"/>
          <w:sz w:val="22"/>
        </w:rPr>
        <w:t>관련하여</w:t>
      </w:r>
      <w:r>
        <w:rPr>
          <w:rFonts w:ascii="Times New Roman" w:eastAsia="Times New Roman" w:hAnsi="Times New Roman"/>
          <w:kern w:val="0"/>
          <w:sz w:val="22"/>
        </w:rPr>
        <w:t xml:space="preserve"> </w:t>
      </w:r>
      <w:r>
        <w:rPr>
          <w:rFonts w:ascii="Times New Roman" w:eastAsia="바탕체" w:hAnsi="Times New Roman"/>
          <w:kern w:val="0"/>
          <w:sz w:val="22"/>
        </w:rPr>
        <w:t>우선수익자와</w:t>
      </w:r>
      <w:r>
        <w:rPr>
          <w:rFonts w:ascii="Times New Roman" w:eastAsia="Times New Roman" w:hAnsi="Times New Roman"/>
          <w:kern w:val="0"/>
          <w:sz w:val="22"/>
        </w:rPr>
        <w:t xml:space="preserve"> </w:t>
      </w:r>
      <w:r>
        <w:rPr>
          <w:rFonts w:ascii="Times New Roman" w:eastAsia="바탕체" w:hAnsi="Times New Roman"/>
          <w:kern w:val="0"/>
          <w:sz w:val="22"/>
        </w:rPr>
        <w:t>주채무자</w:t>
      </w:r>
      <w:r>
        <w:rPr>
          <w:rFonts w:ascii="Times New Roman" w:eastAsia="Times New Roman" w:hAnsi="Times New Roman"/>
          <w:kern w:val="0"/>
          <w:sz w:val="22"/>
        </w:rPr>
        <w:t xml:space="preserve"> </w:t>
      </w:r>
      <w:r>
        <w:rPr>
          <w:rFonts w:ascii="Times New Roman" w:eastAsia="바탕체" w:hAnsi="Times New Roman"/>
          <w:kern w:val="0"/>
          <w:sz w:val="22"/>
        </w:rPr>
        <w:t>간의</w:t>
      </w:r>
      <w:r>
        <w:rPr>
          <w:rFonts w:ascii="Times New Roman" w:eastAsia="Times New Roman" w:hAnsi="Times New Roman"/>
          <w:kern w:val="0"/>
          <w:sz w:val="22"/>
        </w:rPr>
        <w:t xml:space="preserve"> </w:t>
      </w:r>
      <w:r>
        <w:rPr>
          <w:rFonts w:ascii="Times New Roman" w:eastAsia="바탕체" w:hAnsi="Times New Roman"/>
          <w:kern w:val="0"/>
          <w:sz w:val="22"/>
        </w:rPr>
        <w:t>여신거래계약</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보증채무계약상</w:t>
      </w:r>
      <w:r>
        <w:rPr>
          <w:rFonts w:ascii="Times New Roman" w:eastAsia="Times New Roman" w:hAnsi="Times New Roman"/>
          <w:kern w:val="0"/>
          <w:sz w:val="22"/>
        </w:rPr>
        <w:t xml:space="preserve"> </w:t>
      </w:r>
      <w:r>
        <w:rPr>
          <w:rFonts w:ascii="Times New Roman" w:eastAsia="바탕체" w:hAnsi="Times New Roman"/>
          <w:kern w:val="0"/>
          <w:sz w:val="22"/>
        </w:rPr>
        <w:t>원리금</w:t>
      </w:r>
      <w:r>
        <w:rPr>
          <w:rFonts w:ascii="Times New Roman" w:eastAsia="Times New Roman" w:hAnsi="Times New Roman"/>
          <w:kern w:val="0"/>
          <w:sz w:val="22"/>
        </w:rPr>
        <w:t xml:space="preserve"> </w:t>
      </w:r>
      <w:r>
        <w:rPr>
          <w:rFonts w:ascii="Times New Roman" w:eastAsia="바탕체" w:hAnsi="Times New Roman"/>
          <w:kern w:val="0"/>
          <w:sz w:val="22"/>
        </w:rPr>
        <w:t>상환에</w:t>
      </w:r>
      <w:r>
        <w:rPr>
          <w:rFonts w:ascii="Times New Roman" w:eastAsia="Times New Roman" w:hAnsi="Times New Roman"/>
          <w:kern w:val="0"/>
          <w:sz w:val="22"/>
        </w:rPr>
        <w:t xml:space="preserve"> </w:t>
      </w:r>
      <w:r>
        <w:rPr>
          <w:rFonts w:ascii="Times New Roman" w:eastAsia="바탕체" w:hAnsi="Times New Roman"/>
          <w:kern w:val="0"/>
          <w:sz w:val="22"/>
        </w:rPr>
        <w:t>우선적으로</w:t>
      </w:r>
      <w:r>
        <w:rPr>
          <w:rFonts w:ascii="Times New Roman" w:eastAsia="Times New Roman" w:hAnsi="Times New Roman"/>
          <w:kern w:val="0"/>
          <w:sz w:val="22"/>
        </w:rPr>
        <w:t xml:space="preserve"> </w:t>
      </w:r>
      <w:r>
        <w:rPr>
          <w:rFonts w:ascii="Times New Roman" w:eastAsia="바탕체" w:hAnsi="Times New Roman"/>
          <w:kern w:val="0"/>
          <w:sz w:val="22"/>
        </w:rPr>
        <w:t>충당함을</w:t>
      </w:r>
      <w:r>
        <w:rPr>
          <w:rFonts w:ascii="Times New Roman" w:eastAsia="Times New Roman" w:hAnsi="Times New Roman"/>
          <w:kern w:val="0"/>
          <w:sz w:val="22"/>
        </w:rPr>
        <w:t xml:space="preserve"> </w:t>
      </w:r>
      <w:r>
        <w:rPr>
          <w:rFonts w:ascii="Times New Roman" w:eastAsia="바탕체" w:hAnsi="Times New Roman"/>
          <w:kern w:val="0"/>
          <w:sz w:val="22"/>
        </w:rPr>
        <w:t>원칙으로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r>
        <w:rPr>
          <w:rFonts w:ascii="Times New Roman" w:eastAsia="바탕체" w:hAnsi="Times New Roman"/>
          <w:kern w:val="0"/>
          <w:sz w:val="22"/>
        </w:rPr>
        <w:t>다만</w:t>
      </w:r>
      <w:r>
        <w:rPr>
          <w:rFonts w:ascii="Times New Roman" w:eastAsia="바탕체" w:hAnsi="Times New Roman"/>
          <w:kern w:val="0"/>
          <w:sz w:val="22"/>
        </w:rPr>
        <w:t xml:space="preserve">,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물상보증인인</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보증채무가</w:t>
      </w:r>
      <w:r>
        <w:rPr>
          <w:rFonts w:ascii="Times New Roman" w:eastAsia="Times New Roman" w:hAnsi="Times New Roman"/>
          <w:kern w:val="0"/>
          <w:sz w:val="22"/>
        </w:rPr>
        <w:t xml:space="preserve"> </w:t>
      </w:r>
      <w:r>
        <w:rPr>
          <w:rFonts w:ascii="Times New Roman" w:eastAsia="바탕체" w:hAnsi="Times New Roman"/>
          <w:kern w:val="0"/>
          <w:sz w:val="22"/>
        </w:rPr>
        <w:t>발생한</w:t>
      </w:r>
      <w:r>
        <w:rPr>
          <w:rFonts w:ascii="Times New Roman" w:eastAsia="Times New Roman" w:hAnsi="Times New Roman"/>
          <w:kern w:val="0"/>
          <w:sz w:val="22"/>
        </w:rPr>
        <w:t xml:space="preserve"> </w:t>
      </w:r>
      <w:r>
        <w:rPr>
          <w:rFonts w:ascii="Times New Roman" w:eastAsia="바탕체" w:hAnsi="Times New Roman"/>
          <w:kern w:val="0"/>
          <w:sz w:val="22"/>
        </w:rPr>
        <w:t>때부터</w:t>
      </w:r>
      <w:r>
        <w:rPr>
          <w:rFonts w:ascii="Times New Roman" w:eastAsia="Times New Roman" w:hAnsi="Times New Roman"/>
          <w:kern w:val="0"/>
          <w:sz w:val="22"/>
        </w:rPr>
        <w:t xml:space="preserve"> </w:t>
      </w:r>
      <w:r>
        <w:rPr>
          <w:rFonts w:ascii="Times New Roman" w:eastAsia="바탕체" w:hAnsi="Times New Roman"/>
          <w:kern w:val="0"/>
          <w:sz w:val="22"/>
        </w:rPr>
        <w:t>그러하다</w:t>
      </w:r>
      <w:r>
        <w:rPr>
          <w:rFonts w:ascii="Times New Roman" w:eastAsia="바탕체" w:hAnsi="Times New Roman"/>
          <w:kern w:val="0"/>
          <w:sz w:val="22"/>
        </w:rPr>
        <w:t xml:space="preserve">. </w:t>
      </w:r>
    </w:p>
    <w:p w14:paraId="412165FC"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③</w:t>
      </w:r>
      <w:r>
        <w:rPr>
          <w:rFonts w:ascii="Times New Roman" w:eastAsia="바탕체" w:hAnsi="Times New Roman"/>
          <w:kern w:val="0"/>
          <w:sz w:val="22"/>
        </w:rPr>
        <w:t>신탁기간</w:t>
      </w:r>
      <w:r>
        <w:rPr>
          <w:rFonts w:ascii="Times New Roman" w:eastAsia="Times New Roman" w:hAnsi="Times New Roman"/>
          <w:kern w:val="0"/>
          <w:sz w:val="22"/>
        </w:rPr>
        <w:t xml:space="preserve"> </w:t>
      </w:r>
      <w:r>
        <w:rPr>
          <w:rFonts w:ascii="Times New Roman" w:eastAsia="바탕체" w:hAnsi="Times New Roman"/>
          <w:kern w:val="0"/>
          <w:sz w:val="22"/>
        </w:rPr>
        <w:t>중</w:t>
      </w:r>
      <w:r>
        <w:rPr>
          <w:rFonts w:ascii="Times New Roman" w:eastAsia="Times New Roman" w:hAnsi="Times New Roman"/>
          <w:kern w:val="0"/>
          <w:sz w:val="22"/>
        </w:rPr>
        <w:t xml:space="preserve"> </w:t>
      </w:r>
      <w:r>
        <w:rPr>
          <w:rFonts w:ascii="Times New Roman" w:eastAsia="바탕체" w:hAnsi="Times New Roman"/>
          <w:kern w:val="0"/>
          <w:sz w:val="22"/>
        </w:rPr>
        <w:t>임대차계약기간의</w:t>
      </w:r>
      <w:r>
        <w:rPr>
          <w:rFonts w:ascii="Times New Roman" w:eastAsia="Times New Roman" w:hAnsi="Times New Roman"/>
          <w:kern w:val="0"/>
          <w:sz w:val="22"/>
        </w:rPr>
        <w:t xml:space="preserve"> </w:t>
      </w:r>
      <w:r>
        <w:rPr>
          <w:rFonts w:ascii="Times New Roman" w:eastAsia="바탕체" w:hAnsi="Times New Roman"/>
          <w:kern w:val="0"/>
          <w:sz w:val="22"/>
        </w:rPr>
        <w:t>만료</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임대차계약의</w:t>
      </w:r>
      <w:r>
        <w:rPr>
          <w:rFonts w:ascii="Times New Roman" w:eastAsia="Times New Roman" w:hAnsi="Times New Roman"/>
          <w:kern w:val="0"/>
          <w:sz w:val="22"/>
        </w:rPr>
        <w:t xml:space="preserve"> </w:t>
      </w:r>
      <w:r>
        <w:rPr>
          <w:rFonts w:ascii="Times New Roman" w:eastAsia="바탕체" w:hAnsi="Times New Roman"/>
          <w:kern w:val="0"/>
          <w:sz w:val="22"/>
        </w:rPr>
        <w:t>해지</w:t>
      </w:r>
      <w:r>
        <w:rPr>
          <w:rFonts w:ascii="Times New Roman" w:eastAsia="Times New Roman" w:hAnsi="Times New Roman"/>
          <w:kern w:val="0"/>
          <w:sz w:val="22"/>
        </w:rPr>
        <w:t xml:space="preserve"> </w:t>
      </w:r>
      <w:r>
        <w:rPr>
          <w:rFonts w:ascii="Times New Roman" w:eastAsia="바탕체" w:hAnsi="Times New Roman"/>
          <w:kern w:val="0"/>
          <w:sz w:val="22"/>
        </w:rPr>
        <w:t>등으로</w:t>
      </w:r>
      <w:r>
        <w:rPr>
          <w:rFonts w:ascii="Times New Roman" w:eastAsia="Times New Roman" w:hAnsi="Times New Roman"/>
          <w:kern w:val="0"/>
          <w:sz w:val="22"/>
        </w:rPr>
        <w:t xml:space="preserve"> </w:t>
      </w:r>
      <w:r>
        <w:rPr>
          <w:rFonts w:ascii="Times New Roman" w:eastAsia="바탕체" w:hAnsi="Times New Roman"/>
          <w:kern w:val="0"/>
          <w:sz w:val="22"/>
        </w:rPr>
        <w:t>인하여</w:t>
      </w:r>
      <w:r>
        <w:rPr>
          <w:rFonts w:ascii="Times New Roman" w:eastAsia="Times New Roman" w:hAnsi="Times New Roman"/>
          <w:kern w:val="0"/>
          <w:sz w:val="22"/>
        </w:rPr>
        <w:t xml:space="preserve"> </w:t>
      </w:r>
      <w:r>
        <w:rPr>
          <w:rFonts w:ascii="Times New Roman" w:eastAsia="바탕체" w:hAnsi="Times New Roman"/>
          <w:kern w:val="0"/>
          <w:sz w:val="22"/>
        </w:rPr>
        <w:t>임대인의</w:t>
      </w:r>
      <w:r>
        <w:rPr>
          <w:rFonts w:ascii="Times New Roman" w:eastAsia="Times New Roman" w:hAnsi="Times New Roman"/>
          <w:kern w:val="0"/>
          <w:sz w:val="22"/>
        </w:rPr>
        <w:t xml:space="preserve"> </w:t>
      </w:r>
      <w:r>
        <w:rPr>
          <w:rFonts w:ascii="Times New Roman" w:eastAsia="바탕체" w:hAnsi="Times New Roman"/>
          <w:kern w:val="0"/>
          <w:sz w:val="22"/>
        </w:rPr>
        <w:t>명의를</w:t>
      </w:r>
      <w:r>
        <w:rPr>
          <w:rFonts w:ascii="Times New Roman" w:eastAsia="Times New Roman" w:hAnsi="Times New Roman"/>
          <w:kern w:val="0"/>
          <w:sz w:val="22"/>
        </w:rPr>
        <w:t xml:space="preserve"> </w:t>
      </w:r>
      <w:r>
        <w:rPr>
          <w:rFonts w:ascii="Times New Roman" w:eastAsia="바탕체" w:hAnsi="Times New Roman"/>
          <w:kern w:val="0"/>
          <w:sz w:val="22"/>
        </w:rPr>
        <w:t>위탁자로</w:t>
      </w:r>
      <w:r>
        <w:rPr>
          <w:rFonts w:ascii="Times New Roman" w:eastAsia="Times New Roman" w:hAnsi="Times New Roman"/>
          <w:kern w:val="0"/>
          <w:sz w:val="22"/>
        </w:rPr>
        <w:t xml:space="preserve"> </w:t>
      </w:r>
      <w:r>
        <w:rPr>
          <w:rFonts w:ascii="Times New Roman" w:eastAsia="바탕체" w:hAnsi="Times New Roman"/>
          <w:kern w:val="0"/>
          <w:sz w:val="22"/>
        </w:rPr>
        <w:t>하는</w:t>
      </w:r>
      <w:r>
        <w:rPr>
          <w:rFonts w:ascii="Times New Roman" w:eastAsia="Times New Roman" w:hAnsi="Times New Roman"/>
          <w:kern w:val="0"/>
          <w:sz w:val="22"/>
        </w:rPr>
        <w:t xml:space="preserve"> </w:t>
      </w:r>
      <w:r>
        <w:rPr>
          <w:rFonts w:ascii="Times New Roman" w:eastAsia="바탕체" w:hAnsi="Times New Roman"/>
          <w:kern w:val="0"/>
          <w:sz w:val="22"/>
        </w:rPr>
        <w:t>새로운</w:t>
      </w:r>
      <w:r>
        <w:rPr>
          <w:rFonts w:ascii="Times New Roman" w:eastAsia="Times New Roman" w:hAnsi="Times New Roman"/>
          <w:kern w:val="0"/>
          <w:sz w:val="22"/>
        </w:rPr>
        <w:t xml:space="preserve"> </w:t>
      </w:r>
      <w:r>
        <w:rPr>
          <w:rFonts w:ascii="Times New Roman" w:eastAsia="바탕체" w:hAnsi="Times New Roman"/>
          <w:kern w:val="0"/>
          <w:sz w:val="22"/>
        </w:rPr>
        <w:t>임대차계약을</w:t>
      </w:r>
      <w:r>
        <w:rPr>
          <w:rFonts w:ascii="Times New Roman" w:eastAsia="Times New Roman" w:hAnsi="Times New Roman"/>
          <w:kern w:val="0"/>
          <w:sz w:val="22"/>
        </w:rPr>
        <w:t xml:space="preserve"> </w:t>
      </w:r>
      <w:r>
        <w:rPr>
          <w:rFonts w:ascii="Times New Roman" w:eastAsia="바탕체" w:hAnsi="Times New Roman"/>
          <w:kern w:val="0"/>
          <w:sz w:val="22"/>
        </w:rPr>
        <w:t>체결하는</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10</w:t>
      </w:r>
      <w:r>
        <w:rPr>
          <w:rFonts w:ascii="Times New Roman" w:eastAsia="바탕체" w:hAnsi="Times New Roman"/>
          <w:kern w:val="0"/>
          <w:sz w:val="22"/>
        </w:rPr>
        <w:t>조제</w:t>
      </w:r>
      <w:r>
        <w:rPr>
          <w:rFonts w:ascii="Times New Roman" w:eastAsia="바탕체" w:hAnsi="Times New Roman"/>
          <w:kern w:val="0"/>
          <w:sz w:val="22"/>
        </w:rPr>
        <w:t>2</w:t>
      </w:r>
      <w:r>
        <w:rPr>
          <w:rFonts w:ascii="Times New Roman" w:eastAsia="바탕체" w:hAnsi="Times New Roman"/>
          <w:kern w:val="0"/>
          <w:sz w:val="22"/>
        </w:rPr>
        <w:t>항에</w:t>
      </w:r>
      <w:r>
        <w:rPr>
          <w:rFonts w:ascii="Times New Roman" w:eastAsia="Times New Roman" w:hAnsi="Times New Roman"/>
          <w:kern w:val="0"/>
          <w:sz w:val="22"/>
        </w:rPr>
        <w:t xml:space="preserve"> </w:t>
      </w:r>
      <w:r>
        <w:rPr>
          <w:rFonts w:ascii="Times New Roman" w:eastAsia="바탕체" w:hAnsi="Times New Roman"/>
          <w:kern w:val="0"/>
          <w:sz w:val="22"/>
        </w:rPr>
        <w:t>따라</w:t>
      </w:r>
      <w:r>
        <w:rPr>
          <w:rFonts w:ascii="Times New Roman" w:eastAsia="Times New Roman" w:hAnsi="Times New Roman"/>
          <w:kern w:val="0"/>
          <w:sz w:val="22"/>
        </w:rPr>
        <w:t xml:space="preserve"> </w:t>
      </w:r>
      <w:r>
        <w:rPr>
          <w:rFonts w:ascii="Times New Roman" w:eastAsia="바탕체" w:hAnsi="Times New Roman"/>
          <w:kern w:val="0"/>
          <w:sz w:val="22"/>
        </w:rPr>
        <w:t>은행의</w:t>
      </w:r>
      <w:r>
        <w:rPr>
          <w:rFonts w:ascii="Times New Roman" w:eastAsia="Times New Roman" w:hAnsi="Times New Roman"/>
          <w:kern w:val="0"/>
          <w:sz w:val="22"/>
        </w:rPr>
        <w:t xml:space="preserve"> </w:t>
      </w:r>
      <w:r>
        <w:rPr>
          <w:rFonts w:ascii="Times New Roman" w:eastAsia="바탕체" w:hAnsi="Times New Roman"/>
          <w:kern w:val="0"/>
          <w:sz w:val="22"/>
        </w:rPr>
        <w:t>사전</w:t>
      </w:r>
      <w:r>
        <w:rPr>
          <w:rFonts w:ascii="Times New Roman" w:eastAsia="Times New Roman" w:hAnsi="Times New Roman"/>
          <w:kern w:val="0"/>
          <w:sz w:val="22"/>
        </w:rPr>
        <w:t xml:space="preserve"> </w:t>
      </w:r>
      <w:r>
        <w:rPr>
          <w:rFonts w:ascii="Times New Roman" w:eastAsia="바탕체" w:hAnsi="Times New Roman"/>
          <w:kern w:val="0"/>
          <w:sz w:val="22"/>
        </w:rPr>
        <w:t>승낙을</w:t>
      </w:r>
      <w:r>
        <w:rPr>
          <w:rFonts w:ascii="Times New Roman" w:eastAsia="Times New Roman" w:hAnsi="Times New Roman"/>
          <w:kern w:val="0"/>
          <w:sz w:val="22"/>
        </w:rPr>
        <w:t xml:space="preserve"> </w:t>
      </w:r>
      <w:r>
        <w:rPr>
          <w:rFonts w:ascii="Times New Roman" w:eastAsia="바탕체" w:hAnsi="Times New Roman"/>
          <w:kern w:val="0"/>
          <w:sz w:val="22"/>
        </w:rPr>
        <w:t>얻어야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임대차계약과</w:t>
      </w:r>
      <w:r>
        <w:rPr>
          <w:rFonts w:ascii="Times New Roman" w:eastAsia="Times New Roman" w:hAnsi="Times New Roman"/>
          <w:kern w:val="0"/>
          <w:sz w:val="22"/>
        </w:rPr>
        <w:t xml:space="preserve"> </w:t>
      </w:r>
      <w:r>
        <w:rPr>
          <w:rFonts w:ascii="Times New Roman" w:eastAsia="바탕체" w:hAnsi="Times New Roman"/>
          <w:kern w:val="0"/>
          <w:sz w:val="22"/>
        </w:rPr>
        <w:t>관련하여</w:t>
      </w:r>
      <w:r>
        <w:rPr>
          <w:rFonts w:ascii="Times New Roman" w:eastAsia="Times New Roman" w:hAnsi="Times New Roman"/>
          <w:kern w:val="0"/>
          <w:sz w:val="22"/>
        </w:rPr>
        <w:t xml:space="preserve"> </w:t>
      </w:r>
      <w:r>
        <w:rPr>
          <w:rFonts w:ascii="Times New Roman" w:eastAsia="바탕체" w:hAnsi="Times New Roman"/>
          <w:kern w:val="0"/>
          <w:sz w:val="22"/>
        </w:rPr>
        <w:t>권리의무를</w:t>
      </w:r>
      <w:r>
        <w:rPr>
          <w:rFonts w:ascii="Times New Roman" w:eastAsia="Times New Roman" w:hAnsi="Times New Roman"/>
          <w:kern w:val="0"/>
          <w:sz w:val="22"/>
        </w:rPr>
        <w:t xml:space="preserve"> </w:t>
      </w:r>
      <w:r>
        <w:rPr>
          <w:rFonts w:ascii="Times New Roman" w:eastAsia="바탕체" w:hAnsi="Times New Roman"/>
          <w:kern w:val="0"/>
          <w:sz w:val="22"/>
        </w:rPr>
        <w:t>부담하지</w:t>
      </w:r>
      <w:r>
        <w:rPr>
          <w:rFonts w:ascii="Times New Roman" w:eastAsia="Times New Roman" w:hAnsi="Times New Roman"/>
          <w:kern w:val="0"/>
          <w:sz w:val="22"/>
        </w:rPr>
        <w:t xml:space="preserve"> </w:t>
      </w:r>
      <w:r>
        <w:rPr>
          <w:rFonts w:ascii="Times New Roman" w:eastAsia="바탕체" w:hAnsi="Times New Roman"/>
          <w:kern w:val="0"/>
          <w:sz w:val="22"/>
        </w:rPr>
        <w:t>않으며</w:t>
      </w:r>
      <w:r>
        <w:rPr>
          <w:rFonts w:ascii="Times New Roman" w:eastAsia="바탕체"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19</w:t>
      </w:r>
      <w:r>
        <w:rPr>
          <w:rFonts w:ascii="Times New Roman" w:eastAsia="바탕체" w:hAnsi="Times New Roman"/>
          <w:kern w:val="0"/>
          <w:sz w:val="22"/>
        </w:rPr>
        <w:t>조의</w:t>
      </w:r>
      <w:r>
        <w:rPr>
          <w:rFonts w:ascii="Times New Roman" w:eastAsia="Times New Roman" w:hAnsi="Times New Roman"/>
          <w:kern w:val="0"/>
          <w:sz w:val="22"/>
        </w:rPr>
        <w:t xml:space="preserve"> </w:t>
      </w:r>
      <w:r>
        <w:rPr>
          <w:rFonts w:ascii="Times New Roman" w:eastAsia="바탕체" w:hAnsi="Times New Roman"/>
          <w:kern w:val="0"/>
          <w:sz w:val="22"/>
        </w:rPr>
        <w:t>경우에</w:t>
      </w:r>
      <w:r>
        <w:rPr>
          <w:rFonts w:ascii="Times New Roman" w:eastAsia="Times New Roman" w:hAnsi="Times New Roman"/>
          <w:kern w:val="0"/>
          <w:sz w:val="22"/>
        </w:rPr>
        <w:t xml:space="preserve"> </w:t>
      </w:r>
      <w:r>
        <w:rPr>
          <w:rFonts w:ascii="Times New Roman" w:eastAsia="바탕체" w:hAnsi="Times New Roman"/>
          <w:kern w:val="0"/>
          <w:sz w:val="22"/>
        </w:rPr>
        <w:t>임차인에</w:t>
      </w:r>
      <w:r>
        <w:rPr>
          <w:rFonts w:ascii="Times New Roman" w:eastAsia="Times New Roman" w:hAnsi="Times New Roman"/>
          <w:kern w:val="0"/>
          <w:sz w:val="22"/>
        </w:rPr>
        <w:t xml:space="preserve"> </w:t>
      </w:r>
      <w:r>
        <w:rPr>
          <w:rFonts w:ascii="Times New Roman" w:eastAsia="바탕체" w:hAnsi="Times New Roman"/>
          <w:kern w:val="0"/>
          <w:sz w:val="22"/>
        </w:rPr>
        <w:t>대한</w:t>
      </w:r>
      <w:r>
        <w:rPr>
          <w:rFonts w:ascii="Times New Roman" w:eastAsia="Times New Roman" w:hAnsi="Times New Roman"/>
          <w:kern w:val="0"/>
          <w:sz w:val="22"/>
        </w:rPr>
        <w:t xml:space="preserve"> </w:t>
      </w:r>
      <w:r>
        <w:rPr>
          <w:rFonts w:ascii="Times New Roman" w:eastAsia="바탕체" w:hAnsi="Times New Roman"/>
          <w:kern w:val="0"/>
          <w:sz w:val="22"/>
        </w:rPr>
        <w:t>명도청구</w:t>
      </w:r>
      <w:r>
        <w:rPr>
          <w:rFonts w:ascii="Times New Roman" w:eastAsia="Times New Roman" w:hAnsi="Times New Roman"/>
          <w:kern w:val="0"/>
          <w:sz w:val="22"/>
        </w:rPr>
        <w:t xml:space="preserve"> </w:t>
      </w:r>
      <w:r>
        <w:rPr>
          <w:rFonts w:ascii="Times New Roman" w:eastAsia="바탕체" w:hAnsi="Times New Roman"/>
          <w:kern w:val="0"/>
          <w:sz w:val="22"/>
        </w:rPr>
        <w:t>등</w:t>
      </w:r>
      <w:r>
        <w:rPr>
          <w:rFonts w:ascii="Times New Roman" w:eastAsia="Times New Roman" w:hAnsi="Times New Roman"/>
          <w:kern w:val="0"/>
          <w:sz w:val="22"/>
        </w:rPr>
        <w:t xml:space="preserve"> </w:t>
      </w:r>
      <w:r>
        <w:rPr>
          <w:rFonts w:ascii="Times New Roman" w:eastAsia="바탕체" w:hAnsi="Times New Roman"/>
          <w:kern w:val="0"/>
          <w:sz w:val="22"/>
        </w:rPr>
        <w:t>은행의</w:t>
      </w:r>
      <w:r>
        <w:rPr>
          <w:rFonts w:ascii="Times New Roman" w:eastAsia="Times New Roman" w:hAnsi="Times New Roman"/>
          <w:kern w:val="0"/>
          <w:sz w:val="22"/>
        </w:rPr>
        <w:t xml:space="preserve"> </w:t>
      </w:r>
      <w:r>
        <w:rPr>
          <w:rFonts w:ascii="Times New Roman" w:eastAsia="바탕체" w:hAnsi="Times New Roman"/>
          <w:kern w:val="0"/>
          <w:sz w:val="22"/>
        </w:rPr>
        <w:t>조치사항을</w:t>
      </w:r>
      <w:r>
        <w:rPr>
          <w:rFonts w:ascii="Times New Roman" w:eastAsia="Times New Roman" w:hAnsi="Times New Roman"/>
          <w:kern w:val="0"/>
          <w:sz w:val="22"/>
        </w:rPr>
        <w:t xml:space="preserve"> </w:t>
      </w:r>
      <w:r>
        <w:rPr>
          <w:rFonts w:ascii="Times New Roman" w:eastAsia="바탕체" w:hAnsi="Times New Roman"/>
          <w:kern w:val="0"/>
          <w:sz w:val="22"/>
        </w:rPr>
        <w:t>임대차계약서에</w:t>
      </w:r>
      <w:r>
        <w:rPr>
          <w:rFonts w:ascii="Times New Roman" w:eastAsia="Times New Roman" w:hAnsi="Times New Roman"/>
          <w:kern w:val="0"/>
          <w:sz w:val="22"/>
        </w:rPr>
        <w:t xml:space="preserve"> </w:t>
      </w:r>
      <w:r>
        <w:rPr>
          <w:rFonts w:ascii="Times New Roman" w:eastAsia="바탕체" w:hAnsi="Times New Roman"/>
          <w:kern w:val="0"/>
          <w:sz w:val="22"/>
        </w:rPr>
        <w:t>명기하여야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39524DF0"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④</w:t>
      </w:r>
      <w:r>
        <w:rPr>
          <w:rFonts w:ascii="Times New Roman" w:eastAsia="바탕체" w:hAnsi="Times New Roman"/>
          <w:kern w:val="0"/>
          <w:sz w:val="22"/>
        </w:rPr>
        <w:t>제</w:t>
      </w:r>
      <w:r>
        <w:rPr>
          <w:rFonts w:ascii="Times New Roman" w:eastAsia="바탕체" w:hAnsi="Times New Roman"/>
          <w:kern w:val="0"/>
          <w:sz w:val="22"/>
        </w:rPr>
        <w:t>3</w:t>
      </w:r>
      <w:r>
        <w:rPr>
          <w:rFonts w:ascii="Times New Roman" w:eastAsia="바탕체" w:hAnsi="Times New Roman"/>
          <w:kern w:val="0"/>
          <w:sz w:val="22"/>
        </w:rPr>
        <w:t>항의</w:t>
      </w:r>
      <w:r>
        <w:rPr>
          <w:rFonts w:ascii="Times New Roman" w:eastAsia="Times New Roman" w:hAnsi="Times New Roman"/>
          <w:kern w:val="0"/>
          <w:sz w:val="22"/>
        </w:rPr>
        <w:t xml:space="preserve"> </w:t>
      </w:r>
      <w:r>
        <w:rPr>
          <w:rFonts w:ascii="Times New Roman" w:eastAsia="바탕체" w:hAnsi="Times New Roman"/>
          <w:kern w:val="0"/>
          <w:sz w:val="22"/>
        </w:rPr>
        <w:t>규정에</w:t>
      </w:r>
      <w:r>
        <w:rPr>
          <w:rFonts w:ascii="Times New Roman" w:eastAsia="Times New Roman" w:hAnsi="Times New Roman"/>
          <w:kern w:val="0"/>
          <w:sz w:val="22"/>
        </w:rPr>
        <w:t xml:space="preserve"> </w:t>
      </w:r>
      <w:r>
        <w:rPr>
          <w:rFonts w:ascii="Times New Roman" w:eastAsia="바탕체" w:hAnsi="Times New Roman"/>
          <w:kern w:val="0"/>
          <w:sz w:val="22"/>
        </w:rPr>
        <w:t>불구하고</w:t>
      </w:r>
      <w:r>
        <w:rPr>
          <w:rFonts w:ascii="Times New Roman" w:eastAsia="Times New Roman" w:hAnsi="Times New Roman"/>
          <w:kern w:val="0"/>
          <w:sz w:val="22"/>
        </w:rPr>
        <w:t xml:space="preserve">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임의로</w:t>
      </w:r>
      <w:r>
        <w:rPr>
          <w:rFonts w:ascii="Times New Roman" w:eastAsia="Times New Roman" w:hAnsi="Times New Roman"/>
          <w:kern w:val="0"/>
          <w:sz w:val="22"/>
        </w:rPr>
        <w:t xml:space="preserve"> </w:t>
      </w:r>
      <w:r>
        <w:rPr>
          <w:rFonts w:ascii="Times New Roman" w:eastAsia="바탕체" w:hAnsi="Times New Roman"/>
          <w:kern w:val="0"/>
          <w:sz w:val="22"/>
        </w:rPr>
        <w:t>체결한</w:t>
      </w:r>
      <w:r>
        <w:rPr>
          <w:rFonts w:ascii="Times New Roman" w:eastAsia="Times New Roman" w:hAnsi="Times New Roman"/>
          <w:kern w:val="0"/>
          <w:sz w:val="22"/>
        </w:rPr>
        <w:t xml:space="preserve"> </w:t>
      </w:r>
      <w:r>
        <w:rPr>
          <w:rFonts w:ascii="Times New Roman" w:eastAsia="바탕체" w:hAnsi="Times New Roman"/>
          <w:kern w:val="0"/>
          <w:sz w:val="22"/>
        </w:rPr>
        <w:t>임대차계약은</w:t>
      </w:r>
      <w:r>
        <w:rPr>
          <w:rFonts w:ascii="Times New Roman" w:eastAsia="Times New Roman" w:hAnsi="Times New Roman"/>
          <w:kern w:val="0"/>
          <w:sz w:val="22"/>
        </w:rPr>
        <w:t xml:space="preserve"> </w:t>
      </w:r>
      <w:r>
        <w:rPr>
          <w:rFonts w:ascii="Times New Roman" w:eastAsia="바탕체" w:hAnsi="Times New Roman"/>
          <w:kern w:val="0"/>
          <w:sz w:val="22"/>
        </w:rPr>
        <w:t>은행에</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효력을</w:t>
      </w:r>
      <w:r>
        <w:rPr>
          <w:rFonts w:ascii="Times New Roman" w:eastAsia="Times New Roman" w:hAnsi="Times New Roman"/>
          <w:kern w:val="0"/>
          <w:sz w:val="22"/>
        </w:rPr>
        <w:t xml:space="preserve"> </w:t>
      </w:r>
      <w:r>
        <w:rPr>
          <w:rFonts w:ascii="Times New Roman" w:eastAsia="바탕체" w:hAnsi="Times New Roman"/>
          <w:kern w:val="0"/>
          <w:sz w:val="22"/>
        </w:rPr>
        <w:t>주장할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없으며</w:t>
      </w:r>
      <w:r>
        <w:rPr>
          <w:rFonts w:ascii="Times New Roman" w:eastAsia="바탕체" w:hAnsi="Times New Roman"/>
          <w:kern w:val="0"/>
          <w:sz w:val="22"/>
        </w:rPr>
        <w:t xml:space="preserve">, </w:t>
      </w:r>
      <w:r>
        <w:rPr>
          <w:rFonts w:ascii="Times New Roman" w:eastAsia="바탕체" w:hAnsi="Times New Roman"/>
          <w:kern w:val="0"/>
          <w:sz w:val="22"/>
        </w:rPr>
        <w:t>그로</w:t>
      </w:r>
      <w:r>
        <w:rPr>
          <w:rFonts w:ascii="Times New Roman" w:eastAsia="Times New Roman" w:hAnsi="Times New Roman"/>
          <w:kern w:val="0"/>
          <w:sz w:val="22"/>
        </w:rPr>
        <w:t xml:space="preserve"> </w:t>
      </w:r>
      <w:r>
        <w:rPr>
          <w:rFonts w:ascii="Times New Roman" w:eastAsia="바탕체" w:hAnsi="Times New Roman"/>
          <w:kern w:val="0"/>
          <w:sz w:val="22"/>
        </w:rPr>
        <w:t>인하여</w:t>
      </w:r>
      <w:r>
        <w:rPr>
          <w:rFonts w:ascii="Times New Roman" w:eastAsia="Times New Roman" w:hAnsi="Times New Roman"/>
          <w:kern w:val="0"/>
          <w:sz w:val="22"/>
        </w:rPr>
        <w:t xml:space="preserve"> </w:t>
      </w:r>
      <w:r>
        <w:rPr>
          <w:rFonts w:ascii="Times New Roman" w:eastAsia="바탕체" w:hAnsi="Times New Roman"/>
          <w:kern w:val="0"/>
          <w:sz w:val="22"/>
        </w:rPr>
        <w:t>은행에</w:t>
      </w:r>
      <w:r>
        <w:rPr>
          <w:rFonts w:ascii="Times New Roman" w:eastAsia="Times New Roman" w:hAnsi="Times New Roman"/>
          <w:kern w:val="0"/>
          <w:sz w:val="22"/>
        </w:rPr>
        <w:t xml:space="preserve"> </w:t>
      </w:r>
      <w:r>
        <w:rPr>
          <w:rFonts w:ascii="Times New Roman" w:eastAsia="바탕체" w:hAnsi="Times New Roman"/>
          <w:kern w:val="0"/>
          <w:sz w:val="22"/>
        </w:rPr>
        <w:t>손해가</w:t>
      </w:r>
      <w:r>
        <w:rPr>
          <w:rFonts w:ascii="Times New Roman" w:eastAsia="Times New Roman" w:hAnsi="Times New Roman"/>
          <w:kern w:val="0"/>
          <w:sz w:val="22"/>
        </w:rPr>
        <w:t xml:space="preserve"> </w:t>
      </w:r>
      <w:r>
        <w:rPr>
          <w:rFonts w:ascii="Times New Roman" w:eastAsia="바탕체" w:hAnsi="Times New Roman"/>
          <w:kern w:val="0"/>
          <w:sz w:val="22"/>
        </w:rPr>
        <w:t>발생하는</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r>
        <w:rPr>
          <w:rFonts w:ascii="Times New Roman" w:eastAsia="바탕체" w:hAnsi="Times New Roman"/>
          <w:kern w:val="0"/>
          <w:sz w:val="22"/>
        </w:rPr>
        <w:t>위탁자는</w:t>
      </w:r>
      <w:r>
        <w:rPr>
          <w:rFonts w:ascii="Times New Roman" w:eastAsia="Times New Roman" w:hAnsi="Times New Roman"/>
          <w:kern w:val="0"/>
          <w:sz w:val="22"/>
        </w:rPr>
        <w:t xml:space="preserve"> </w:t>
      </w:r>
      <w:r>
        <w:rPr>
          <w:rFonts w:ascii="Times New Roman" w:eastAsia="바탕체" w:hAnsi="Times New Roman"/>
          <w:kern w:val="0"/>
          <w:sz w:val="22"/>
        </w:rPr>
        <w:t>은행에게</w:t>
      </w:r>
      <w:r>
        <w:rPr>
          <w:rFonts w:ascii="Times New Roman" w:eastAsia="Times New Roman" w:hAnsi="Times New Roman"/>
          <w:kern w:val="0"/>
          <w:sz w:val="22"/>
        </w:rPr>
        <w:t xml:space="preserve"> </w:t>
      </w:r>
      <w:r>
        <w:rPr>
          <w:rFonts w:ascii="Times New Roman" w:eastAsia="바탕체" w:hAnsi="Times New Roman"/>
          <w:kern w:val="0"/>
          <w:sz w:val="22"/>
        </w:rPr>
        <w:t>배상하여야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p>
    <w:p w14:paraId="2584CC0D"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⑤</w:t>
      </w:r>
      <w:r>
        <w:rPr>
          <w:rFonts w:ascii="Times New Roman" w:eastAsia="바탕체" w:hAnsi="Times New Roman"/>
          <w:kern w:val="0"/>
          <w:sz w:val="22"/>
        </w:rPr>
        <w:t>제</w:t>
      </w:r>
      <w:r>
        <w:rPr>
          <w:rFonts w:ascii="Times New Roman" w:eastAsia="바탕체" w:hAnsi="Times New Roman"/>
          <w:kern w:val="0"/>
          <w:sz w:val="22"/>
        </w:rPr>
        <w:t>3</w:t>
      </w:r>
      <w:r>
        <w:rPr>
          <w:rFonts w:ascii="Times New Roman" w:eastAsia="바탕체" w:hAnsi="Times New Roman"/>
          <w:kern w:val="0"/>
          <w:sz w:val="22"/>
        </w:rPr>
        <w:t>항의</w:t>
      </w:r>
      <w:r>
        <w:rPr>
          <w:rFonts w:ascii="Times New Roman" w:eastAsia="Times New Roman" w:hAnsi="Times New Roman"/>
          <w:kern w:val="0"/>
          <w:sz w:val="22"/>
        </w:rPr>
        <w:t xml:space="preserve"> </w:t>
      </w:r>
      <w:r>
        <w:rPr>
          <w:rFonts w:ascii="Times New Roman" w:eastAsia="바탕체" w:hAnsi="Times New Roman"/>
          <w:kern w:val="0"/>
          <w:sz w:val="22"/>
        </w:rPr>
        <w:t>규정에</w:t>
      </w:r>
      <w:r>
        <w:rPr>
          <w:rFonts w:ascii="Times New Roman" w:eastAsia="Times New Roman" w:hAnsi="Times New Roman"/>
          <w:kern w:val="0"/>
          <w:sz w:val="22"/>
        </w:rPr>
        <w:t xml:space="preserve"> </w:t>
      </w:r>
      <w:r>
        <w:rPr>
          <w:rFonts w:ascii="Times New Roman" w:eastAsia="바탕체" w:hAnsi="Times New Roman"/>
          <w:kern w:val="0"/>
          <w:sz w:val="22"/>
        </w:rPr>
        <w:t>의하여</w:t>
      </w:r>
      <w:r>
        <w:rPr>
          <w:rFonts w:ascii="Times New Roman" w:eastAsia="Times New Roman" w:hAnsi="Times New Roman"/>
          <w:kern w:val="0"/>
          <w:sz w:val="22"/>
        </w:rPr>
        <w:t xml:space="preserve"> </w:t>
      </w:r>
      <w:r>
        <w:rPr>
          <w:rFonts w:ascii="Times New Roman" w:eastAsia="바탕체" w:hAnsi="Times New Roman"/>
          <w:kern w:val="0"/>
          <w:sz w:val="22"/>
        </w:rPr>
        <w:t>위탁자</w:t>
      </w:r>
      <w:r>
        <w:rPr>
          <w:rFonts w:ascii="Times New Roman" w:eastAsia="Times New Roman" w:hAnsi="Times New Roman"/>
          <w:kern w:val="0"/>
          <w:sz w:val="22"/>
        </w:rPr>
        <w:t xml:space="preserve"> </w:t>
      </w:r>
      <w:r>
        <w:rPr>
          <w:rFonts w:ascii="Times New Roman" w:eastAsia="바탕체" w:hAnsi="Times New Roman"/>
          <w:kern w:val="0"/>
          <w:sz w:val="22"/>
        </w:rPr>
        <w:t>명의로</w:t>
      </w:r>
      <w:r>
        <w:rPr>
          <w:rFonts w:ascii="Times New Roman" w:eastAsia="Times New Roman" w:hAnsi="Times New Roman"/>
          <w:kern w:val="0"/>
          <w:sz w:val="22"/>
        </w:rPr>
        <w:t xml:space="preserve"> </w:t>
      </w:r>
      <w:r>
        <w:rPr>
          <w:rFonts w:ascii="Times New Roman" w:eastAsia="바탕체" w:hAnsi="Times New Roman"/>
          <w:kern w:val="0"/>
          <w:sz w:val="22"/>
        </w:rPr>
        <w:t>새로운</w:t>
      </w:r>
      <w:r>
        <w:rPr>
          <w:rFonts w:ascii="Times New Roman" w:eastAsia="Times New Roman" w:hAnsi="Times New Roman"/>
          <w:kern w:val="0"/>
          <w:sz w:val="22"/>
        </w:rPr>
        <w:t xml:space="preserve"> </w:t>
      </w:r>
      <w:r>
        <w:rPr>
          <w:rFonts w:ascii="Times New Roman" w:eastAsia="바탕체" w:hAnsi="Times New Roman"/>
          <w:kern w:val="0"/>
          <w:sz w:val="22"/>
        </w:rPr>
        <w:t>임대차계약을</w:t>
      </w:r>
      <w:r>
        <w:rPr>
          <w:rFonts w:ascii="Times New Roman" w:eastAsia="Times New Roman" w:hAnsi="Times New Roman"/>
          <w:kern w:val="0"/>
          <w:sz w:val="22"/>
        </w:rPr>
        <w:t xml:space="preserve"> </w:t>
      </w:r>
      <w:r>
        <w:rPr>
          <w:rFonts w:ascii="Times New Roman" w:eastAsia="바탕체" w:hAnsi="Times New Roman"/>
          <w:kern w:val="0"/>
          <w:sz w:val="22"/>
        </w:rPr>
        <w:t>체결하는</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r>
        <w:rPr>
          <w:rFonts w:ascii="Times New Roman" w:eastAsia="바탕체" w:hAnsi="Times New Roman"/>
          <w:kern w:val="0"/>
          <w:sz w:val="22"/>
        </w:rPr>
        <w:t>임차인의</w:t>
      </w:r>
      <w:r>
        <w:rPr>
          <w:rFonts w:ascii="Times New Roman" w:eastAsia="Times New Roman" w:hAnsi="Times New Roman"/>
          <w:kern w:val="0"/>
          <w:sz w:val="22"/>
        </w:rPr>
        <w:t xml:space="preserve"> </w:t>
      </w:r>
      <w:r>
        <w:rPr>
          <w:rFonts w:ascii="Times New Roman" w:eastAsia="바탕체" w:hAnsi="Times New Roman"/>
          <w:kern w:val="0"/>
          <w:sz w:val="22"/>
        </w:rPr>
        <w:t>요구가</w:t>
      </w:r>
      <w:r>
        <w:rPr>
          <w:rFonts w:ascii="Times New Roman" w:eastAsia="Times New Roman" w:hAnsi="Times New Roman"/>
          <w:kern w:val="0"/>
          <w:sz w:val="22"/>
        </w:rPr>
        <w:t xml:space="preserve"> </w:t>
      </w:r>
      <w:r>
        <w:rPr>
          <w:rFonts w:ascii="Times New Roman" w:eastAsia="바탕체" w:hAnsi="Times New Roman"/>
          <w:kern w:val="0"/>
          <w:sz w:val="22"/>
        </w:rPr>
        <w:t>있는</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위탁자와</w:t>
      </w:r>
      <w:r>
        <w:rPr>
          <w:rFonts w:ascii="Times New Roman" w:eastAsia="Times New Roman" w:hAnsi="Times New Roman"/>
          <w:kern w:val="0"/>
          <w:sz w:val="22"/>
        </w:rPr>
        <w:t xml:space="preserve"> </w:t>
      </w:r>
      <w:r>
        <w:rPr>
          <w:rFonts w:ascii="Times New Roman" w:eastAsia="바탕체" w:hAnsi="Times New Roman"/>
          <w:kern w:val="0"/>
          <w:sz w:val="22"/>
        </w:rPr>
        <w:t>수탁자가</w:t>
      </w:r>
      <w:r>
        <w:rPr>
          <w:rFonts w:ascii="Times New Roman" w:eastAsia="Times New Roman" w:hAnsi="Times New Roman"/>
          <w:kern w:val="0"/>
          <w:sz w:val="22"/>
        </w:rPr>
        <w:t xml:space="preserve"> </w:t>
      </w:r>
      <w:r>
        <w:rPr>
          <w:rFonts w:ascii="Times New Roman" w:eastAsia="바탕체" w:hAnsi="Times New Roman"/>
          <w:kern w:val="0"/>
          <w:sz w:val="22"/>
        </w:rPr>
        <w:t>공동</w:t>
      </w:r>
      <w:r>
        <w:rPr>
          <w:rFonts w:ascii="Times New Roman" w:eastAsia="Times New Roman" w:hAnsi="Times New Roman"/>
          <w:kern w:val="0"/>
          <w:sz w:val="22"/>
        </w:rPr>
        <w:t xml:space="preserve"> </w:t>
      </w:r>
      <w:r>
        <w:rPr>
          <w:rFonts w:ascii="Times New Roman" w:eastAsia="바탕체" w:hAnsi="Times New Roman"/>
          <w:kern w:val="0"/>
          <w:sz w:val="22"/>
        </w:rPr>
        <w:t>날인한다</w:t>
      </w:r>
      <w:r>
        <w:rPr>
          <w:rFonts w:ascii="Times New Roman" w:eastAsia="바탕체" w:hAnsi="Times New Roman"/>
          <w:kern w:val="0"/>
          <w:sz w:val="22"/>
        </w:rPr>
        <w:t xml:space="preserve">. </w:t>
      </w:r>
    </w:p>
    <w:p w14:paraId="7294DCB8"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⑥</w:t>
      </w:r>
      <w:r>
        <w:rPr>
          <w:rFonts w:ascii="Times New Roman" w:eastAsia="바탕체" w:hAnsi="Times New Roman"/>
          <w:kern w:val="0"/>
          <w:sz w:val="22"/>
        </w:rPr>
        <w:t>신탁계약</w:t>
      </w:r>
      <w:r>
        <w:rPr>
          <w:rFonts w:ascii="Times New Roman" w:eastAsia="Times New Roman" w:hAnsi="Times New Roman"/>
          <w:kern w:val="0"/>
          <w:sz w:val="22"/>
        </w:rPr>
        <w:t xml:space="preserve"> </w:t>
      </w:r>
      <w:r>
        <w:rPr>
          <w:rFonts w:ascii="Times New Roman" w:eastAsia="바탕체" w:hAnsi="Times New Roman"/>
          <w:kern w:val="0"/>
          <w:sz w:val="22"/>
        </w:rPr>
        <w:t>기간</w:t>
      </w:r>
      <w:r>
        <w:rPr>
          <w:rFonts w:ascii="Times New Roman" w:eastAsia="Times New Roman" w:hAnsi="Times New Roman"/>
          <w:kern w:val="0"/>
          <w:sz w:val="22"/>
        </w:rPr>
        <w:t xml:space="preserve"> </w:t>
      </w:r>
      <w:r>
        <w:rPr>
          <w:rFonts w:ascii="Times New Roman" w:eastAsia="바탕체" w:hAnsi="Times New Roman"/>
          <w:kern w:val="0"/>
          <w:sz w:val="22"/>
        </w:rPr>
        <w:t>중</w:t>
      </w:r>
      <w:r>
        <w:rPr>
          <w:rFonts w:ascii="Times New Roman" w:eastAsia="Times New Roman" w:hAnsi="Times New Roman"/>
          <w:kern w:val="0"/>
          <w:sz w:val="22"/>
        </w:rPr>
        <w:t xml:space="preserve"> </w:t>
      </w:r>
      <w:r>
        <w:rPr>
          <w:rFonts w:ascii="Times New Roman" w:eastAsia="바탕체" w:hAnsi="Times New Roman"/>
          <w:kern w:val="0"/>
          <w:sz w:val="22"/>
        </w:rPr>
        <w:t>임대인의</w:t>
      </w:r>
      <w:r>
        <w:rPr>
          <w:rFonts w:ascii="Times New Roman" w:eastAsia="Times New Roman" w:hAnsi="Times New Roman"/>
          <w:kern w:val="0"/>
          <w:sz w:val="22"/>
        </w:rPr>
        <w:t xml:space="preserve"> </w:t>
      </w:r>
      <w:r>
        <w:rPr>
          <w:rFonts w:ascii="Times New Roman" w:eastAsia="바탕체" w:hAnsi="Times New Roman"/>
          <w:kern w:val="0"/>
          <w:sz w:val="22"/>
        </w:rPr>
        <w:t>명의를</w:t>
      </w:r>
      <w:r>
        <w:rPr>
          <w:rFonts w:ascii="Times New Roman" w:eastAsia="Times New Roman" w:hAnsi="Times New Roman"/>
          <w:kern w:val="0"/>
          <w:sz w:val="22"/>
        </w:rPr>
        <w:t xml:space="preserve"> </w:t>
      </w:r>
      <w:r>
        <w:rPr>
          <w:rFonts w:ascii="Times New Roman" w:eastAsia="바탕체" w:hAnsi="Times New Roman"/>
          <w:kern w:val="0"/>
          <w:sz w:val="22"/>
        </w:rPr>
        <w:t>은행으로</w:t>
      </w:r>
      <w:r>
        <w:rPr>
          <w:rFonts w:ascii="Times New Roman" w:eastAsia="Times New Roman" w:hAnsi="Times New Roman"/>
          <w:kern w:val="0"/>
          <w:sz w:val="22"/>
        </w:rPr>
        <w:t xml:space="preserve"> </w:t>
      </w:r>
      <w:r>
        <w:rPr>
          <w:rFonts w:ascii="Times New Roman" w:eastAsia="바탕체" w:hAnsi="Times New Roman"/>
          <w:kern w:val="0"/>
          <w:sz w:val="22"/>
        </w:rPr>
        <w:t>하는</w:t>
      </w:r>
      <w:r>
        <w:rPr>
          <w:rFonts w:ascii="Times New Roman" w:eastAsia="Times New Roman" w:hAnsi="Times New Roman"/>
          <w:kern w:val="0"/>
          <w:sz w:val="22"/>
        </w:rPr>
        <w:t xml:space="preserve"> </w:t>
      </w:r>
      <w:r>
        <w:rPr>
          <w:rFonts w:ascii="Times New Roman" w:eastAsia="바탕체" w:hAnsi="Times New Roman"/>
          <w:kern w:val="0"/>
          <w:sz w:val="22"/>
        </w:rPr>
        <w:t>새로운</w:t>
      </w:r>
      <w:r>
        <w:rPr>
          <w:rFonts w:ascii="Times New Roman" w:eastAsia="Times New Roman" w:hAnsi="Times New Roman"/>
          <w:kern w:val="0"/>
          <w:sz w:val="22"/>
        </w:rPr>
        <w:t xml:space="preserve"> </w:t>
      </w:r>
      <w:r>
        <w:rPr>
          <w:rFonts w:ascii="Times New Roman" w:eastAsia="바탕체" w:hAnsi="Times New Roman"/>
          <w:kern w:val="0"/>
          <w:sz w:val="22"/>
        </w:rPr>
        <w:t>임대차계약을</w:t>
      </w:r>
      <w:r>
        <w:rPr>
          <w:rFonts w:ascii="Times New Roman" w:eastAsia="Times New Roman" w:hAnsi="Times New Roman"/>
          <w:kern w:val="0"/>
          <w:sz w:val="22"/>
        </w:rPr>
        <w:t xml:space="preserve"> </w:t>
      </w:r>
      <w:r>
        <w:rPr>
          <w:rFonts w:ascii="Times New Roman" w:eastAsia="바탕체" w:hAnsi="Times New Roman"/>
          <w:kern w:val="0"/>
          <w:sz w:val="22"/>
        </w:rPr>
        <w:t>체결하는</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위탁자와</w:t>
      </w:r>
      <w:r>
        <w:rPr>
          <w:rFonts w:ascii="Times New Roman" w:eastAsia="Times New Roman" w:hAnsi="Times New Roman"/>
          <w:kern w:val="0"/>
          <w:sz w:val="22"/>
        </w:rPr>
        <w:t xml:space="preserve"> </w:t>
      </w:r>
      <w:r>
        <w:rPr>
          <w:rFonts w:ascii="Times New Roman" w:eastAsia="바탕체" w:hAnsi="Times New Roman"/>
          <w:kern w:val="0"/>
          <w:sz w:val="22"/>
        </w:rPr>
        <w:t>은행간에</w:t>
      </w:r>
      <w:r>
        <w:rPr>
          <w:rFonts w:ascii="Times New Roman" w:eastAsia="Times New Roman" w:hAnsi="Times New Roman"/>
          <w:kern w:val="0"/>
          <w:sz w:val="22"/>
        </w:rPr>
        <w:t xml:space="preserve"> </w:t>
      </w:r>
      <w:r>
        <w:rPr>
          <w:rFonts w:ascii="Times New Roman" w:eastAsia="바탕체" w:hAnsi="Times New Roman"/>
          <w:kern w:val="0"/>
          <w:sz w:val="22"/>
        </w:rPr>
        <w:t>별도의</w:t>
      </w:r>
      <w:r>
        <w:rPr>
          <w:rFonts w:ascii="Times New Roman" w:eastAsia="Times New Roman" w:hAnsi="Times New Roman"/>
          <w:kern w:val="0"/>
          <w:sz w:val="22"/>
        </w:rPr>
        <w:t xml:space="preserve"> </w:t>
      </w:r>
      <w:r>
        <w:rPr>
          <w:rFonts w:ascii="Times New Roman" w:eastAsia="바탕체" w:hAnsi="Times New Roman"/>
          <w:kern w:val="0"/>
          <w:sz w:val="22"/>
        </w:rPr>
        <w:t>특약을</w:t>
      </w:r>
      <w:r>
        <w:rPr>
          <w:rFonts w:ascii="Times New Roman" w:eastAsia="Times New Roman" w:hAnsi="Times New Roman"/>
          <w:kern w:val="0"/>
          <w:sz w:val="22"/>
        </w:rPr>
        <w:t xml:space="preserve"> </w:t>
      </w:r>
      <w:r>
        <w:rPr>
          <w:rFonts w:ascii="Times New Roman" w:eastAsia="바탕체" w:hAnsi="Times New Roman"/>
          <w:kern w:val="0"/>
          <w:sz w:val="22"/>
        </w:rPr>
        <w:t>체결하여</w:t>
      </w:r>
      <w:r>
        <w:rPr>
          <w:rFonts w:ascii="Times New Roman" w:eastAsia="Times New Roman" w:hAnsi="Times New Roman"/>
          <w:kern w:val="0"/>
          <w:sz w:val="22"/>
        </w:rPr>
        <w:t xml:space="preserve"> </w:t>
      </w:r>
      <w:r>
        <w:rPr>
          <w:rFonts w:ascii="Times New Roman" w:eastAsia="바탕체" w:hAnsi="Times New Roman"/>
          <w:kern w:val="0"/>
          <w:sz w:val="22"/>
        </w:rPr>
        <w:t>그에</w:t>
      </w:r>
      <w:r>
        <w:rPr>
          <w:rFonts w:ascii="Times New Roman" w:eastAsia="Times New Roman" w:hAnsi="Times New Roman"/>
          <w:kern w:val="0"/>
          <w:sz w:val="22"/>
        </w:rPr>
        <w:t xml:space="preserve"> </w:t>
      </w:r>
      <w:r>
        <w:rPr>
          <w:rFonts w:ascii="Times New Roman" w:eastAsia="바탕체" w:hAnsi="Times New Roman"/>
          <w:kern w:val="0"/>
          <w:sz w:val="22"/>
        </w:rPr>
        <w:t>따르기로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53E4826B"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⑦</w:t>
      </w:r>
      <w:r>
        <w:rPr>
          <w:rFonts w:ascii="Times New Roman" w:eastAsia="바탕체" w:hAnsi="Times New Roman"/>
          <w:kern w:val="0"/>
          <w:sz w:val="22"/>
        </w:rPr>
        <w:t>신규</w:t>
      </w:r>
      <w:r>
        <w:rPr>
          <w:rFonts w:ascii="Times New Roman" w:eastAsia="Times New Roman" w:hAnsi="Times New Roman"/>
          <w:kern w:val="0"/>
          <w:sz w:val="22"/>
        </w:rPr>
        <w:t xml:space="preserve"> </w:t>
      </w:r>
      <w:r>
        <w:rPr>
          <w:rFonts w:ascii="Times New Roman" w:eastAsia="바탕체" w:hAnsi="Times New Roman"/>
          <w:kern w:val="0"/>
          <w:sz w:val="22"/>
        </w:rPr>
        <w:t>임대차보증금</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재임대차보증금이</w:t>
      </w:r>
      <w:r>
        <w:rPr>
          <w:rFonts w:ascii="Times New Roman" w:eastAsia="Times New Roman" w:hAnsi="Times New Roman"/>
          <w:kern w:val="0"/>
          <w:sz w:val="22"/>
        </w:rPr>
        <w:t xml:space="preserve"> </w:t>
      </w:r>
      <w:r>
        <w:rPr>
          <w:rFonts w:ascii="Times New Roman" w:eastAsia="바탕체" w:hAnsi="Times New Roman"/>
          <w:kern w:val="0"/>
          <w:sz w:val="22"/>
        </w:rPr>
        <w:t>기</w:t>
      </w:r>
      <w:r>
        <w:rPr>
          <w:rFonts w:ascii="Times New Roman" w:eastAsia="Times New Roman" w:hAnsi="Times New Roman"/>
          <w:kern w:val="0"/>
          <w:sz w:val="22"/>
        </w:rPr>
        <w:t xml:space="preserve"> </w:t>
      </w:r>
      <w:r>
        <w:rPr>
          <w:rFonts w:ascii="Times New Roman" w:eastAsia="바탕체" w:hAnsi="Times New Roman"/>
          <w:kern w:val="0"/>
          <w:sz w:val="22"/>
        </w:rPr>
        <w:t>임대차보증금보다</w:t>
      </w:r>
      <w:r>
        <w:rPr>
          <w:rFonts w:ascii="Times New Roman" w:eastAsia="Times New Roman" w:hAnsi="Times New Roman"/>
          <w:kern w:val="0"/>
          <w:sz w:val="22"/>
        </w:rPr>
        <w:t xml:space="preserve"> </w:t>
      </w:r>
      <w:r>
        <w:rPr>
          <w:rFonts w:ascii="Times New Roman" w:eastAsia="바탕체" w:hAnsi="Times New Roman"/>
          <w:kern w:val="0"/>
          <w:sz w:val="22"/>
        </w:rPr>
        <w:t>많은</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우선수익자와</w:t>
      </w:r>
      <w:r>
        <w:rPr>
          <w:rFonts w:ascii="Times New Roman" w:eastAsia="Times New Roman" w:hAnsi="Times New Roman"/>
          <w:kern w:val="0"/>
          <w:sz w:val="22"/>
        </w:rPr>
        <w:t xml:space="preserve"> </w:t>
      </w:r>
      <w:r>
        <w:rPr>
          <w:rFonts w:ascii="Times New Roman" w:eastAsia="바탕체" w:hAnsi="Times New Roman"/>
          <w:kern w:val="0"/>
          <w:sz w:val="22"/>
        </w:rPr>
        <w:t>협의하여</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결과에</w:t>
      </w:r>
      <w:r>
        <w:rPr>
          <w:rFonts w:ascii="Times New Roman" w:eastAsia="Times New Roman" w:hAnsi="Times New Roman"/>
          <w:kern w:val="0"/>
          <w:sz w:val="22"/>
        </w:rPr>
        <w:t xml:space="preserve"> </w:t>
      </w:r>
      <w:r>
        <w:rPr>
          <w:rFonts w:ascii="Times New Roman" w:eastAsia="바탕체" w:hAnsi="Times New Roman"/>
          <w:kern w:val="0"/>
          <w:sz w:val="22"/>
        </w:rPr>
        <w:t>따라</w:t>
      </w:r>
      <w:r>
        <w:rPr>
          <w:rFonts w:ascii="Times New Roman" w:eastAsia="Times New Roman" w:hAnsi="Times New Roman"/>
          <w:kern w:val="0"/>
          <w:sz w:val="22"/>
        </w:rPr>
        <w:t xml:space="preserve"> </w:t>
      </w:r>
      <w:r>
        <w:rPr>
          <w:rFonts w:ascii="Times New Roman" w:eastAsia="바탕체" w:hAnsi="Times New Roman"/>
          <w:kern w:val="0"/>
          <w:sz w:val="22"/>
        </w:rPr>
        <w:t>처리하거나</w:t>
      </w:r>
      <w:r>
        <w:rPr>
          <w:rFonts w:ascii="Times New Roman" w:eastAsia="Times New Roman" w:hAnsi="Times New Roman"/>
          <w:kern w:val="0"/>
          <w:sz w:val="22"/>
        </w:rPr>
        <w:t xml:space="preserve"> </w:t>
      </w:r>
      <w:r>
        <w:rPr>
          <w:rFonts w:ascii="Times New Roman" w:eastAsia="바탕체" w:hAnsi="Times New Roman"/>
          <w:kern w:val="0"/>
          <w:sz w:val="22"/>
        </w:rPr>
        <w:t>위탁자와</w:t>
      </w:r>
      <w:r>
        <w:rPr>
          <w:rFonts w:ascii="Times New Roman" w:eastAsia="Times New Roman" w:hAnsi="Times New Roman"/>
          <w:kern w:val="0"/>
          <w:sz w:val="22"/>
        </w:rPr>
        <w:t xml:space="preserve"> </w:t>
      </w:r>
      <w:r>
        <w:rPr>
          <w:rFonts w:ascii="Times New Roman" w:eastAsia="바탕체" w:hAnsi="Times New Roman"/>
          <w:kern w:val="0"/>
          <w:sz w:val="22"/>
        </w:rPr>
        <w:t>은행간에</w:t>
      </w:r>
      <w:r>
        <w:rPr>
          <w:rFonts w:ascii="Times New Roman" w:eastAsia="Times New Roman" w:hAnsi="Times New Roman"/>
          <w:kern w:val="0"/>
          <w:sz w:val="22"/>
        </w:rPr>
        <w:t xml:space="preserve"> </w:t>
      </w:r>
      <w:r>
        <w:rPr>
          <w:rFonts w:ascii="Times New Roman" w:eastAsia="바탕체" w:hAnsi="Times New Roman"/>
          <w:kern w:val="0"/>
          <w:sz w:val="22"/>
        </w:rPr>
        <w:t>특약을</w:t>
      </w:r>
      <w:r>
        <w:rPr>
          <w:rFonts w:ascii="Times New Roman" w:eastAsia="Times New Roman" w:hAnsi="Times New Roman"/>
          <w:kern w:val="0"/>
          <w:sz w:val="22"/>
        </w:rPr>
        <w:t xml:space="preserve"> </w:t>
      </w:r>
      <w:r>
        <w:rPr>
          <w:rFonts w:ascii="Times New Roman" w:eastAsia="바탕체" w:hAnsi="Times New Roman"/>
          <w:kern w:val="0"/>
          <w:sz w:val="22"/>
        </w:rPr>
        <w:t>체결하여</w:t>
      </w:r>
      <w:r>
        <w:rPr>
          <w:rFonts w:ascii="Times New Roman" w:eastAsia="Times New Roman" w:hAnsi="Times New Roman"/>
          <w:kern w:val="0"/>
          <w:sz w:val="22"/>
        </w:rPr>
        <w:t xml:space="preserve"> </w:t>
      </w:r>
      <w:r>
        <w:rPr>
          <w:rFonts w:ascii="Times New Roman" w:eastAsia="바탕체" w:hAnsi="Times New Roman"/>
          <w:kern w:val="0"/>
          <w:sz w:val="22"/>
        </w:rPr>
        <w:t>그에</w:t>
      </w:r>
      <w:r>
        <w:rPr>
          <w:rFonts w:ascii="Times New Roman" w:eastAsia="Times New Roman" w:hAnsi="Times New Roman"/>
          <w:kern w:val="0"/>
          <w:sz w:val="22"/>
        </w:rPr>
        <w:t xml:space="preserve"> </w:t>
      </w:r>
      <w:r>
        <w:rPr>
          <w:rFonts w:ascii="Times New Roman" w:eastAsia="바탕체" w:hAnsi="Times New Roman"/>
          <w:kern w:val="0"/>
          <w:sz w:val="22"/>
        </w:rPr>
        <w:t>따라</w:t>
      </w:r>
      <w:r>
        <w:rPr>
          <w:rFonts w:ascii="Times New Roman" w:eastAsia="Times New Roman"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관리하도록</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006C1B37" w14:textId="77777777" w:rsidR="00DE42D9" w:rsidRDefault="00DE42D9">
      <w:pPr>
        <w:snapToGrid w:val="0"/>
        <w:spacing w:after="0" w:line="360" w:lineRule="auto"/>
        <w:ind w:left="700"/>
        <w:textAlignment w:val="baseline"/>
        <w:rPr>
          <w:rFonts w:ascii="Times New Roman" w:eastAsia="바탕체" w:hAnsi="Times New Roman"/>
          <w:kern w:val="0"/>
          <w:sz w:val="22"/>
        </w:rPr>
      </w:pPr>
    </w:p>
    <w:p w14:paraId="4E5CC660" w14:textId="77777777" w:rsidR="00DE42D9" w:rsidRDefault="00930A79">
      <w:pPr>
        <w:snapToGrid w:val="0"/>
        <w:spacing w:after="0" w:line="360" w:lineRule="auto"/>
        <w:ind w:left="700" w:hanging="700"/>
        <w:textAlignment w:val="baseline"/>
      </w:pPr>
      <w:r>
        <w:rPr>
          <w:rFonts w:ascii="Times New Roman" w:eastAsia="바탕체" w:hAnsi="Times New Roman"/>
          <w:b/>
          <w:bCs/>
          <w:kern w:val="0"/>
          <w:sz w:val="22"/>
        </w:rPr>
        <w:t>제</w:t>
      </w:r>
      <w:r>
        <w:rPr>
          <w:rFonts w:ascii="Times New Roman" w:eastAsia="바탕체" w:hAnsi="Times New Roman"/>
          <w:b/>
          <w:bCs/>
          <w:kern w:val="0"/>
          <w:sz w:val="22"/>
        </w:rPr>
        <w:t>12</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보험계약</w:t>
      </w:r>
      <w:r>
        <w:rPr>
          <w:rFonts w:ascii="Times New Roman" w:eastAsia="바탕체" w:hAnsi="Times New Roman"/>
          <w:b/>
          <w:bCs/>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신탁부동산에</w:t>
      </w:r>
      <w:r>
        <w:rPr>
          <w:rFonts w:ascii="Times New Roman" w:eastAsia="Times New Roman" w:hAnsi="Times New Roman"/>
          <w:kern w:val="0"/>
          <w:sz w:val="22"/>
        </w:rPr>
        <w:t xml:space="preserve"> </w:t>
      </w:r>
      <w:r>
        <w:rPr>
          <w:rFonts w:ascii="Times New Roman" w:eastAsia="바탕체" w:hAnsi="Times New Roman"/>
          <w:kern w:val="0"/>
          <w:sz w:val="22"/>
        </w:rPr>
        <w:t>대한</w:t>
      </w:r>
      <w:r>
        <w:rPr>
          <w:rFonts w:ascii="Times New Roman" w:eastAsia="Times New Roman" w:hAnsi="Times New Roman"/>
          <w:kern w:val="0"/>
          <w:sz w:val="22"/>
        </w:rPr>
        <w:t xml:space="preserve"> </w:t>
      </w:r>
      <w:r>
        <w:rPr>
          <w:rFonts w:ascii="Times New Roman" w:eastAsia="바탕체" w:hAnsi="Times New Roman"/>
          <w:kern w:val="0"/>
          <w:sz w:val="22"/>
        </w:rPr>
        <w:t>보험계약은</w:t>
      </w:r>
      <w:r>
        <w:rPr>
          <w:rFonts w:ascii="Times New Roman" w:eastAsia="Times New Roman"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정하는</w:t>
      </w:r>
      <w:r>
        <w:rPr>
          <w:rFonts w:ascii="Times New Roman" w:eastAsia="Times New Roman" w:hAnsi="Times New Roman"/>
          <w:kern w:val="0"/>
          <w:sz w:val="22"/>
        </w:rPr>
        <w:t xml:space="preserve"> </w:t>
      </w:r>
      <w:r>
        <w:rPr>
          <w:rFonts w:ascii="Times New Roman" w:eastAsia="바탕체" w:hAnsi="Times New Roman"/>
          <w:kern w:val="0"/>
          <w:sz w:val="22"/>
        </w:rPr>
        <w:t>방법으로</w:t>
      </w:r>
      <w:r>
        <w:rPr>
          <w:rFonts w:ascii="Times New Roman" w:eastAsia="Times New Roman" w:hAnsi="Times New Roman"/>
          <w:kern w:val="0"/>
          <w:sz w:val="22"/>
        </w:rPr>
        <w:t xml:space="preserve"> </w:t>
      </w:r>
      <w:r>
        <w:rPr>
          <w:rFonts w:ascii="Times New Roman" w:eastAsia="바탕체" w:hAnsi="Times New Roman"/>
          <w:kern w:val="0"/>
          <w:sz w:val="22"/>
        </w:rPr>
        <w:t>체결하며</w:t>
      </w:r>
      <w:r>
        <w:rPr>
          <w:rFonts w:ascii="Times New Roman" w:eastAsia="Times New Roman"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계약이</w:t>
      </w:r>
      <w:r>
        <w:rPr>
          <w:rFonts w:ascii="Times New Roman" w:eastAsia="Times New Roman" w:hAnsi="Times New Roman"/>
          <w:kern w:val="0"/>
          <w:sz w:val="22"/>
        </w:rPr>
        <w:t xml:space="preserve"> </w:t>
      </w:r>
      <w:r>
        <w:rPr>
          <w:rFonts w:ascii="Times New Roman" w:eastAsia="바탕체" w:hAnsi="Times New Roman"/>
          <w:kern w:val="0"/>
          <w:sz w:val="22"/>
        </w:rPr>
        <w:t>존속하는</w:t>
      </w:r>
      <w:r>
        <w:rPr>
          <w:rFonts w:ascii="Times New Roman" w:eastAsia="Times New Roman" w:hAnsi="Times New Roman"/>
          <w:kern w:val="0"/>
          <w:sz w:val="22"/>
        </w:rPr>
        <w:t xml:space="preserve"> </w:t>
      </w:r>
      <w:r>
        <w:rPr>
          <w:rFonts w:ascii="Times New Roman" w:eastAsia="바탕체" w:hAnsi="Times New Roman"/>
          <w:kern w:val="0"/>
          <w:sz w:val="22"/>
        </w:rPr>
        <w:t>동안</w:t>
      </w:r>
      <w:r>
        <w:rPr>
          <w:rFonts w:ascii="Times New Roman" w:eastAsia="Times New Roman" w:hAnsi="Times New Roman"/>
          <w:kern w:val="0"/>
          <w:sz w:val="22"/>
        </w:rPr>
        <w:t xml:space="preserve"> </w:t>
      </w:r>
      <w:r>
        <w:rPr>
          <w:rFonts w:ascii="Times New Roman" w:eastAsia="바탕체" w:hAnsi="Times New Roman"/>
          <w:kern w:val="0"/>
          <w:sz w:val="22"/>
        </w:rPr>
        <w:t>이를</w:t>
      </w:r>
      <w:r>
        <w:rPr>
          <w:rFonts w:ascii="Times New Roman" w:eastAsia="Times New Roman" w:hAnsi="Times New Roman"/>
          <w:kern w:val="0"/>
          <w:sz w:val="22"/>
        </w:rPr>
        <w:t xml:space="preserve"> </w:t>
      </w:r>
      <w:r>
        <w:rPr>
          <w:rFonts w:ascii="Times New Roman" w:eastAsia="바탕체" w:hAnsi="Times New Roman"/>
          <w:kern w:val="0"/>
          <w:sz w:val="22"/>
        </w:rPr>
        <w:t>계속하여야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r>
        <w:rPr>
          <w:rFonts w:ascii="Times New Roman" w:eastAsia="바탕체" w:hAnsi="Times New Roman"/>
          <w:kern w:val="0"/>
          <w:sz w:val="22"/>
        </w:rPr>
        <w:t>보험계약의</w:t>
      </w:r>
      <w:r>
        <w:rPr>
          <w:rFonts w:ascii="Times New Roman" w:eastAsia="Times New Roman" w:hAnsi="Times New Roman"/>
          <w:kern w:val="0"/>
          <w:sz w:val="22"/>
        </w:rPr>
        <w:t xml:space="preserve"> </w:t>
      </w:r>
      <w:r>
        <w:rPr>
          <w:rFonts w:ascii="Times New Roman" w:eastAsia="바탕체" w:hAnsi="Times New Roman"/>
          <w:kern w:val="0"/>
          <w:sz w:val="22"/>
        </w:rPr>
        <w:t>계약자는</w:t>
      </w:r>
      <w:r>
        <w:rPr>
          <w:rFonts w:ascii="Times New Roman" w:eastAsia="Times New Roman" w:hAnsi="Times New Roman"/>
          <w:kern w:val="0"/>
          <w:sz w:val="22"/>
        </w:rPr>
        <w:t xml:space="preserve"> </w:t>
      </w:r>
      <w:r>
        <w:rPr>
          <w:rFonts w:ascii="Times New Roman" w:eastAsia="바탕체" w:hAnsi="Times New Roman"/>
          <w:kern w:val="0"/>
          <w:sz w:val="22"/>
        </w:rPr>
        <w:t>위탁자</w:t>
      </w:r>
      <w:r>
        <w:rPr>
          <w:rFonts w:ascii="Times New Roman" w:eastAsia="바탕체" w:hAnsi="Times New Roman"/>
          <w:kern w:val="0"/>
          <w:sz w:val="22"/>
        </w:rPr>
        <w:t xml:space="preserve">, </w:t>
      </w:r>
      <w:r>
        <w:rPr>
          <w:rFonts w:ascii="Times New Roman" w:eastAsia="바탕체" w:hAnsi="Times New Roman"/>
          <w:kern w:val="0"/>
          <w:sz w:val="22"/>
        </w:rPr>
        <w:t>수익자는</w:t>
      </w:r>
      <w:r>
        <w:rPr>
          <w:rFonts w:ascii="Times New Roman" w:eastAsia="Times New Roman" w:hAnsi="Times New Roman"/>
          <w:kern w:val="0"/>
          <w:sz w:val="22"/>
        </w:rPr>
        <w:t xml:space="preserve"> </w:t>
      </w:r>
      <w:r>
        <w:rPr>
          <w:rFonts w:ascii="Times New Roman" w:eastAsia="바탕체" w:hAnsi="Times New Roman"/>
          <w:kern w:val="0"/>
          <w:sz w:val="22"/>
        </w:rPr>
        <w:t>은행으로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58332FF6"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신탁계약체결</w:t>
      </w:r>
      <w:r>
        <w:rPr>
          <w:rFonts w:ascii="Times New Roman" w:eastAsia="Times New Roman" w:hAnsi="Times New Roman"/>
          <w:kern w:val="0"/>
          <w:sz w:val="22"/>
        </w:rPr>
        <w:t xml:space="preserve"> </w:t>
      </w:r>
      <w:r>
        <w:rPr>
          <w:rFonts w:ascii="Times New Roman" w:eastAsia="바탕체" w:hAnsi="Times New Roman"/>
          <w:kern w:val="0"/>
          <w:sz w:val="22"/>
        </w:rPr>
        <w:t>이전에</w:t>
      </w:r>
      <w:r>
        <w:rPr>
          <w:rFonts w:ascii="Times New Roman" w:eastAsia="Times New Roman" w:hAnsi="Times New Roman"/>
          <w:kern w:val="0"/>
          <w:sz w:val="22"/>
        </w:rPr>
        <w:t xml:space="preserve"> </w:t>
      </w:r>
      <w:r>
        <w:rPr>
          <w:rFonts w:ascii="Times New Roman" w:eastAsia="바탕체" w:hAnsi="Times New Roman"/>
          <w:kern w:val="0"/>
          <w:sz w:val="22"/>
        </w:rPr>
        <w:t>이미</w:t>
      </w:r>
      <w:r>
        <w:rPr>
          <w:rFonts w:ascii="Times New Roman" w:eastAsia="Times New Roman" w:hAnsi="Times New Roman"/>
          <w:kern w:val="0"/>
          <w:sz w:val="22"/>
        </w:rPr>
        <w:t xml:space="preserve"> </w:t>
      </w:r>
      <w:r>
        <w:rPr>
          <w:rFonts w:ascii="Times New Roman" w:eastAsia="바탕체" w:hAnsi="Times New Roman"/>
          <w:kern w:val="0"/>
          <w:sz w:val="22"/>
        </w:rPr>
        <w:t>체결된</w:t>
      </w:r>
      <w:r>
        <w:rPr>
          <w:rFonts w:ascii="Times New Roman" w:eastAsia="Times New Roman" w:hAnsi="Times New Roman"/>
          <w:kern w:val="0"/>
          <w:sz w:val="22"/>
        </w:rPr>
        <w:t xml:space="preserve"> </w:t>
      </w:r>
      <w:r>
        <w:rPr>
          <w:rFonts w:ascii="Times New Roman" w:eastAsia="바탕체" w:hAnsi="Times New Roman"/>
          <w:kern w:val="0"/>
          <w:sz w:val="22"/>
        </w:rPr>
        <w:t>보험계약이</w:t>
      </w:r>
      <w:r>
        <w:rPr>
          <w:rFonts w:ascii="Times New Roman" w:eastAsia="Times New Roman" w:hAnsi="Times New Roman"/>
          <w:kern w:val="0"/>
          <w:sz w:val="22"/>
        </w:rPr>
        <w:t xml:space="preserve"> </w:t>
      </w:r>
      <w:r>
        <w:rPr>
          <w:rFonts w:ascii="Times New Roman" w:eastAsia="바탕체" w:hAnsi="Times New Roman"/>
          <w:kern w:val="0"/>
          <w:sz w:val="22"/>
        </w:rPr>
        <w:t>있는</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보험수익자를</w:t>
      </w:r>
      <w:r>
        <w:rPr>
          <w:rFonts w:ascii="Times New Roman" w:eastAsia="Times New Roman" w:hAnsi="Times New Roman"/>
          <w:kern w:val="0"/>
          <w:sz w:val="22"/>
        </w:rPr>
        <w:t xml:space="preserve"> </w:t>
      </w:r>
      <w:r>
        <w:rPr>
          <w:rFonts w:ascii="Times New Roman" w:eastAsia="바탕체" w:hAnsi="Times New Roman"/>
          <w:kern w:val="0"/>
          <w:sz w:val="22"/>
        </w:rPr>
        <w:t>은행으로</w:t>
      </w:r>
      <w:r>
        <w:rPr>
          <w:rFonts w:ascii="Times New Roman" w:eastAsia="Times New Roman" w:hAnsi="Times New Roman"/>
          <w:kern w:val="0"/>
          <w:sz w:val="22"/>
        </w:rPr>
        <w:t xml:space="preserve"> </w:t>
      </w:r>
      <w:r>
        <w:rPr>
          <w:rFonts w:ascii="Times New Roman" w:eastAsia="바탕체" w:hAnsi="Times New Roman"/>
          <w:kern w:val="0"/>
          <w:sz w:val="22"/>
        </w:rPr>
        <w:t>변경하여야</w:t>
      </w:r>
      <w:r>
        <w:rPr>
          <w:rFonts w:ascii="Times New Roman" w:eastAsia="Times New Roman" w:hAnsi="Times New Roman"/>
          <w:kern w:val="0"/>
          <w:sz w:val="22"/>
        </w:rPr>
        <w:t xml:space="preserve"> </w:t>
      </w:r>
      <w:r>
        <w:rPr>
          <w:rFonts w:ascii="Times New Roman" w:eastAsia="바탕체" w:hAnsi="Times New Roman"/>
          <w:kern w:val="0"/>
          <w:sz w:val="22"/>
        </w:rPr>
        <w:t>하며</w:t>
      </w:r>
      <w:r>
        <w:rPr>
          <w:rFonts w:ascii="Times New Roman" w:eastAsia="바탕체" w:hAnsi="Times New Roman"/>
          <w:kern w:val="0"/>
          <w:sz w:val="22"/>
        </w:rPr>
        <w:t xml:space="preserve">, </w:t>
      </w:r>
      <w:r>
        <w:rPr>
          <w:rFonts w:ascii="Times New Roman" w:eastAsia="바탕체" w:hAnsi="Times New Roman"/>
          <w:kern w:val="0"/>
          <w:sz w:val="22"/>
        </w:rPr>
        <w:t>이때</w:t>
      </w:r>
      <w:r>
        <w:rPr>
          <w:rFonts w:ascii="Times New Roman" w:eastAsia="Times New Roman" w:hAnsi="Times New Roman"/>
          <w:kern w:val="0"/>
          <w:sz w:val="22"/>
        </w:rPr>
        <w:t xml:space="preserve"> </w:t>
      </w:r>
      <w:r>
        <w:rPr>
          <w:rFonts w:ascii="Times New Roman" w:eastAsia="바탕체" w:hAnsi="Times New Roman"/>
          <w:kern w:val="0"/>
          <w:sz w:val="22"/>
        </w:rPr>
        <w:t>소요되는</w:t>
      </w:r>
      <w:r>
        <w:rPr>
          <w:rFonts w:ascii="Times New Roman" w:eastAsia="Times New Roman" w:hAnsi="Times New Roman"/>
          <w:kern w:val="0"/>
          <w:sz w:val="22"/>
        </w:rPr>
        <w:t xml:space="preserve"> </w:t>
      </w:r>
      <w:r>
        <w:rPr>
          <w:rFonts w:ascii="Times New Roman" w:eastAsia="바탕체" w:hAnsi="Times New Roman"/>
          <w:kern w:val="0"/>
          <w:sz w:val="22"/>
        </w:rPr>
        <w:t>일체의</w:t>
      </w:r>
      <w:r>
        <w:rPr>
          <w:rFonts w:ascii="Times New Roman" w:eastAsia="Times New Roman" w:hAnsi="Times New Roman"/>
          <w:kern w:val="0"/>
          <w:sz w:val="22"/>
        </w:rPr>
        <w:t xml:space="preserve"> </w:t>
      </w:r>
      <w:r>
        <w:rPr>
          <w:rFonts w:ascii="Times New Roman" w:eastAsia="바탕체" w:hAnsi="Times New Roman"/>
          <w:kern w:val="0"/>
          <w:sz w:val="22"/>
        </w:rPr>
        <w:t>비용은</w:t>
      </w:r>
      <w:r>
        <w:rPr>
          <w:rFonts w:ascii="Times New Roman" w:eastAsia="Times New Roman" w:hAnsi="Times New Roman"/>
          <w:kern w:val="0"/>
          <w:sz w:val="22"/>
        </w:rPr>
        <w:t xml:space="preserve">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부담한다</w:t>
      </w:r>
      <w:r>
        <w:rPr>
          <w:rFonts w:ascii="Times New Roman" w:eastAsia="바탕체" w:hAnsi="Times New Roman"/>
          <w:kern w:val="0"/>
          <w:sz w:val="22"/>
        </w:rPr>
        <w:t xml:space="preserve">. </w:t>
      </w:r>
    </w:p>
    <w:p w14:paraId="3EC3C290"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③</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항에</w:t>
      </w:r>
      <w:r>
        <w:rPr>
          <w:rFonts w:ascii="Times New Roman" w:eastAsia="Times New Roman" w:hAnsi="Times New Roman"/>
          <w:kern w:val="0"/>
          <w:sz w:val="22"/>
        </w:rPr>
        <w:t xml:space="preserve"> </w:t>
      </w:r>
      <w:r>
        <w:rPr>
          <w:rFonts w:ascii="Times New Roman" w:eastAsia="바탕체" w:hAnsi="Times New Roman"/>
          <w:kern w:val="0"/>
          <w:sz w:val="22"/>
        </w:rPr>
        <w:t>의한</w:t>
      </w:r>
      <w:r>
        <w:rPr>
          <w:rFonts w:ascii="Times New Roman" w:eastAsia="Times New Roman" w:hAnsi="Times New Roman"/>
          <w:kern w:val="0"/>
          <w:sz w:val="22"/>
        </w:rPr>
        <w:t xml:space="preserve"> </w:t>
      </w:r>
      <w:r>
        <w:rPr>
          <w:rFonts w:ascii="Times New Roman" w:eastAsia="바탕체" w:hAnsi="Times New Roman"/>
          <w:kern w:val="0"/>
          <w:sz w:val="22"/>
        </w:rPr>
        <w:t>보험계약에</w:t>
      </w:r>
      <w:r>
        <w:rPr>
          <w:rFonts w:ascii="Times New Roman" w:eastAsia="Times New Roman" w:hAnsi="Times New Roman"/>
          <w:kern w:val="0"/>
          <w:sz w:val="22"/>
        </w:rPr>
        <w:t xml:space="preserve"> </w:t>
      </w:r>
      <w:r>
        <w:rPr>
          <w:rFonts w:ascii="Times New Roman" w:eastAsia="바탕체" w:hAnsi="Times New Roman"/>
          <w:kern w:val="0"/>
          <w:sz w:val="22"/>
        </w:rPr>
        <w:t>근거하여</w:t>
      </w:r>
      <w:r>
        <w:rPr>
          <w:rFonts w:ascii="Times New Roman" w:eastAsia="Times New Roman"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보험금을</w:t>
      </w:r>
      <w:r>
        <w:rPr>
          <w:rFonts w:ascii="Times New Roman" w:eastAsia="Times New Roman" w:hAnsi="Times New Roman"/>
          <w:kern w:val="0"/>
          <w:sz w:val="22"/>
        </w:rPr>
        <w:t xml:space="preserve"> </w:t>
      </w:r>
      <w:r>
        <w:rPr>
          <w:rFonts w:ascii="Times New Roman" w:eastAsia="바탕체" w:hAnsi="Times New Roman"/>
          <w:kern w:val="0"/>
          <w:sz w:val="22"/>
        </w:rPr>
        <w:t>수령하였을</w:t>
      </w:r>
      <w:r>
        <w:rPr>
          <w:rFonts w:ascii="Times New Roman" w:eastAsia="Times New Roman" w:hAnsi="Times New Roman"/>
          <w:kern w:val="0"/>
          <w:sz w:val="22"/>
        </w:rPr>
        <w:t xml:space="preserve"> </w:t>
      </w:r>
      <w:r>
        <w:rPr>
          <w:rFonts w:ascii="Times New Roman" w:eastAsia="바탕체" w:hAnsi="Times New Roman"/>
          <w:kern w:val="0"/>
          <w:sz w:val="22"/>
        </w:rPr>
        <w:t>때에는</w:t>
      </w:r>
      <w:r>
        <w:rPr>
          <w:rFonts w:ascii="Times New Roman" w:eastAsia="Times New Roman" w:hAnsi="Times New Roman"/>
          <w:kern w:val="0"/>
          <w:sz w:val="22"/>
        </w:rPr>
        <w:t xml:space="preserve"> </w:t>
      </w:r>
      <w:r>
        <w:rPr>
          <w:rFonts w:ascii="Times New Roman" w:eastAsia="바탕체" w:hAnsi="Times New Roman"/>
          <w:kern w:val="0"/>
          <w:sz w:val="22"/>
        </w:rPr>
        <w:t>다른</w:t>
      </w:r>
      <w:r>
        <w:rPr>
          <w:rFonts w:ascii="Times New Roman" w:eastAsia="Times New Roman" w:hAnsi="Times New Roman"/>
          <w:kern w:val="0"/>
          <w:sz w:val="22"/>
        </w:rPr>
        <w:t xml:space="preserve"> </w:t>
      </w:r>
      <w:r>
        <w:rPr>
          <w:rFonts w:ascii="Times New Roman" w:eastAsia="바탕체" w:hAnsi="Times New Roman"/>
          <w:kern w:val="0"/>
          <w:sz w:val="22"/>
        </w:rPr>
        <w:t>신탁목적물을</w:t>
      </w:r>
      <w:r>
        <w:rPr>
          <w:rFonts w:ascii="Times New Roman" w:eastAsia="Times New Roman" w:hAnsi="Times New Roman"/>
          <w:kern w:val="0"/>
          <w:sz w:val="22"/>
        </w:rPr>
        <w:t xml:space="preserve"> </w:t>
      </w:r>
      <w:r>
        <w:rPr>
          <w:rFonts w:ascii="Times New Roman" w:eastAsia="바탕체" w:hAnsi="Times New Roman"/>
          <w:kern w:val="0"/>
          <w:sz w:val="22"/>
        </w:rPr>
        <w:t>추가</w:t>
      </w:r>
      <w:r>
        <w:rPr>
          <w:rFonts w:ascii="Times New Roman" w:eastAsia="Times New Roman" w:hAnsi="Times New Roman"/>
          <w:kern w:val="0"/>
          <w:sz w:val="22"/>
        </w:rPr>
        <w:t xml:space="preserve"> </w:t>
      </w:r>
      <w:r>
        <w:rPr>
          <w:rFonts w:ascii="Times New Roman" w:eastAsia="바탕체" w:hAnsi="Times New Roman"/>
          <w:kern w:val="0"/>
          <w:sz w:val="22"/>
        </w:rPr>
        <w:t>제공하는</w:t>
      </w:r>
      <w:r>
        <w:rPr>
          <w:rFonts w:ascii="Times New Roman" w:eastAsia="Times New Roman" w:hAnsi="Times New Roman"/>
          <w:kern w:val="0"/>
          <w:sz w:val="22"/>
        </w:rPr>
        <w:t xml:space="preserve"> </w:t>
      </w:r>
      <w:r>
        <w:rPr>
          <w:rFonts w:ascii="Times New Roman" w:eastAsia="바탕체" w:hAnsi="Times New Roman"/>
          <w:kern w:val="0"/>
          <w:sz w:val="22"/>
        </w:rPr>
        <w:t>등의</w:t>
      </w:r>
      <w:r>
        <w:rPr>
          <w:rFonts w:ascii="Times New Roman" w:eastAsia="Times New Roman" w:hAnsi="Times New Roman"/>
          <w:kern w:val="0"/>
          <w:sz w:val="22"/>
        </w:rPr>
        <w:t xml:space="preserve"> </w:t>
      </w:r>
      <w:r>
        <w:rPr>
          <w:rFonts w:ascii="Times New Roman" w:eastAsia="바탕체" w:hAnsi="Times New Roman"/>
          <w:kern w:val="0"/>
          <w:sz w:val="22"/>
        </w:rPr>
        <w:t>상당한</w:t>
      </w:r>
      <w:r>
        <w:rPr>
          <w:rFonts w:ascii="Times New Roman" w:eastAsia="Times New Roman" w:hAnsi="Times New Roman"/>
          <w:kern w:val="0"/>
          <w:sz w:val="22"/>
        </w:rPr>
        <w:t xml:space="preserve"> </w:t>
      </w:r>
      <w:r>
        <w:rPr>
          <w:rFonts w:ascii="Times New Roman" w:eastAsia="바탕체" w:hAnsi="Times New Roman"/>
          <w:kern w:val="0"/>
          <w:sz w:val="22"/>
        </w:rPr>
        <w:t>이유가</w:t>
      </w:r>
      <w:r>
        <w:rPr>
          <w:rFonts w:ascii="Times New Roman" w:eastAsia="Times New Roman" w:hAnsi="Times New Roman"/>
          <w:kern w:val="0"/>
          <w:sz w:val="22"/>
        </w:rPr>
        <w:t xml:space="preserve"> </w:t>
      </w:r>
      <w:r>
        <w:rPr>
          <w:rFonts w:ascii="Times New Roman" w:eastAsia="바탕체" w:hAnsi="Times New Roman"/>
          <w:kern w:val="0"/>
          <w:sz w:val="22"/>
        </w:rPr>
        <w:t>없는</w:t>
      </w:r>
      <w:r>
        <w:rPr>
          <w:rFonts w:ascii="Times New Roman" w:eastAsia="Times New Roman" w:hAnsi="Times New Roman"/>
          <w:kern w:val="0"/>
          <w:sz w:val="22"/>
        </w:rPr>
        <w:t xml:space="preserve"> </w:t>
      </w:r>
      <w:r>
        <w:rPr>
          <w:rFonts w:ascii="Times New Roman" w:eastAsia="바탕체" w:hAnsi="Times New Roman"/>
          <w:kern w:val="0"/>
          <w:sz w:val="22"/>
        </w:rPr>
        <w:t>한</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수령금으로</w:t>
      </w:r>
      <w:r>
        <w:rPr>
          <w:rFonts w:ascii="Times New Roman" w:eastAsia="Times New Roman" w:hAnsi="Times New Roman"/>
          <w:kern w:val="0"/>
          <w:sz w:val="22"/>
        </w:rPr>
        <w:t xml:space="preserve"> </w:t>
      </w:r>
      <w:r>
        <w:rPr>
          <w:rFonts w:ascii="Times New Roman" w:eastAsia="바탕체" w:hAnsi="Times New Roman"/>
          <w:kern w:val="0"/>
          <w:sz w:val="22"/>
        </w:rPr>
        <w:t>신탁부동산에</w:t>
      </w:r>
      <w:r>
        <w:rPr>
          <w:rFonts w:ascii="Times New Roman" w:eastAsia="Times New Roman" w:hAnsi="Times New Roman"/>
          <w:kern w:val="0"/>
          <w:sz w:val="22"/>
        </w:rPr>
        <w:t xml:space="preserve"> </w:t>
      </w:r>
      <w:r>
        <w:rPr>
          <w:rFonts w:ascii="Times New Roman" w:eastAsia="바탕체" w:hAnsi="Times New Roman"/>
          <w:kern w:val="0"/>
          <w:sz w:val="22"/>
        </w:rPr>
        <w:t>이해관계를</w:t>
      </w:r>
      <w:r>
        <w:rPr>
          <w:rFonts w:ascii="Times New Roman" w:eastAsia="Times New Roman" w:hAnsi="Times New Roman"/>
          <w:kern w:val="0"/>
          <w:sz w:val="22"/>
        </w:rPr>
        <w:t xml:space="preserve"> </w:t>
      </w:r>
      <w:r>
        <w:rPr>
          <w:rFonts w:ascii="Times New Roman" w:eastAsia="바탕체" w:hAnsi="Times New Roman"/>
          <w:kern w:val="0"/>
          <w:sz w:val="22"/>
        </w:rPr>
        <w:t>가진</w:t>
      </w:r>
      <w:r>
        <w:rPr>
          <w:rFonts w:ascii="Times New Roman" w:eastAsia="Times New Roman" w:hAnsi="Times New Roman"/>
          <w:kern w:val="0"/>
          <w:sz w:val="22"/>
        </w:rPr>
        <w:t xml:space="preserve"> </w:t>
      </w:r>
      <w:r>
        <w:rPr>
          <w:rFonts w:ascii="Times New Roman" w:eastAsia="바탕체" w:hAnsi="Times New Roman"/>
          <w:kern w:val="0"/>
          <w:sz w:val="22"/>
        </w:rPr>
        <w:t>권리자의</w:t>
      </w:r>
      <w:r>
        <w:rPr>
          <w:rFonts w:ascii="Times New Roman" w:eastAsia="Times New Roman" w:hAnsi="Times New Roman"/>
          <w:kern w:val="0"/>
          <w:sz w:val="22"/>
        </w:rPr>
        <w:t xml:space="preserve"> </w:t>
      </w:r>
      <w:r>
        <w:rPr>
          <w:rFonts w:ascii="Times New Roman" w:eastAsia="바탕체" w:hAnsi="Times New Roman"/>
          <w:kern w:val="0"/>
          <w:sz w:val="22"/>
        </w:rPr>
        <w:t>채권을</w:t>
      </w:r>
      <w:r>
        <w:rPr>
          <w:rFonts w:ascii="Times New Roman" w:eastAsia="Times New Roman" w:hAnsi="Times New Roman"/>
          <w:kern w:val="0"/>
          <w:sz w:val="22"/>
        </w:rPr>
        <w:t xml:space="preserve"> </w:t>
      </w:r>
      <w:r>
        <w:rPr>
          <w:rFonts w:ascii="Times New Roman" w:eastAsia="바탕체" w:hAnsi="Times New Roman"/>
          <w:kern w:val="0"/>
          <w:sz w:val="22"/>
        </w:rPr>
        <w:t>보전하기</w:t>
      </w:r>
      <w:r>
        <w:rPr>
          <w:rFonts w:ascii="Times New Roman" w:eastAsia="Times New Roman" w:hAnsi="Times New Roman"/>
          <w:kern w:val="0"/>
          <w:sz w:val="22"/>
        </w:rPr>
        <w:t xml:space="preserve"> </w:t>
      </w:r>
      <w:r>
        <w:rPr>
          <w:rFonts w:ascii="Times New Roman" w:eastAsia="바탕체" w:hAnsi="Times New Roman"/>
          <w:kern w:val="0"/>
          <w:sz w:val="22"/>
        </w:rPr>
        <w:t>위하여</w:t>
      </w:r>
      <w:r>
        <w:rPr>
          <w:rFonts w:ascii="Times New Roman" w:eastAsia="Times New Roman" w:hAnsi="Times New Roman"/>
          <w:kern w:val="0"/>
          <w:sz w:val="22"/>
        </w:rPr>
        <w:t xml:space="preserve"> </w:t>
      </w:r>
      <w:r>
        <w:rPr>
          <w:rFonts w:ascii="Times New Roman" w:eastAsia="바탕체" w:hAnsi="Times New Roman"/>
          <w:kern w:val="0"/>
          <w:sz w:val="22"/>
        </w:rPr>
        <w:t>신탁기간</w:t>
      </w:r>
      <w:r>
        <w:rPr>
          <w:rFonts w:ascii="Times New Roman" w:eastAsia="Times New Roman" w:hAnsi="Times New Roman"/>
          <w:kern w:val="0"/>
          <w:sz w:val="22"/>
        </w:rPr>
        <w:t xml:space="preserve"> </w:t>
      </w:r>
      <w:r>
        <w:rPr>
          <w:rFonts w:ascii="Times New Roman" w:eastAsia="바탕체" w:hAnsi="Times New Roman"/>
          <w:kern w:val="0"/>
          <w:sz w:val="22"/>
        </w:rPr>
        <w:t>만료</w:t>
      </w:r>
      <w:r>
        <w:rPr>
          <w:rFonts w:ascii="Times New Roman" w:eastAsia="Times New Roman" w:hAnsi="Times New Roman"/>
          <w:kern w:val="0"/>
          <w:sz w:val="22"/>
        </w:rPr>
        <w:t xml:space="preserve"> </w:t>
      </w:r>
      <w:r>
        <w:rPr>
          <w:rFonts w:ascii="Times New Roman" w:eastAsia="바탕체" w:hAnsi="Times New Roman"/>
          <w:kern w:val="0"/>
          <w:sz w:val="22"/>
        </w:rPr>
        <w:t>전이라도</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보험금으로</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23</w:t>
      </w:r>
      <w:r>
        <w:rPr>
          <w:rFonts w:ascii="Times New Roman" w:eastAsia="바탕체" w:hAnsi="Times New Roman"/>
          <w:kern w:val="0"/>
          <w:sz w:val="22"/>
        </w:rPr>
        <w:t>조에서</w:t>
      </w:r>
      <w:r>
        <w:rPr>
          <w:rFonts w:ascii="Times New Roman" w:eastAsia="Times New Roman" w:hAnsi="Times New Roman"/>
          <w:kern w:val="0"/>
          <w:sz w:val="22"/>
        </w:rPr>
        <w:t xml:space="preserve"> </w:t>
      </w:r>
      <w:r>
        <w:rPr>
          <w:rFonts w:ascii="Times New Roman" w:eastAsia="바탕체" w:hAnsi="Times New Roman"/>
          <w:kern w:val="0"/>
          <w:sz w:val="22"/>
        </w:rPr>
        <w:t>정한</w:t>
      </w:r>
      <w:r>
        <w:rPr>
          <w:rFonts w:ascii="Times New Roman" w:eastAsia="Times New Roman" w:hAnsi="Times New Roman"/>
          <w:kern w:val="0"/>
          <w:sz w:val="22"/>
        </w:rPr>
        <w:t xml:space="preserve"> </w:t>
      </w:r>
      <w:r>
        <w:rPr>
          <w:rFonts w:ascii="Times New Roman" w:eastAsia="바탕체" w:hAnsi="Times New Roman"/>
          <w:kern w:val="0"/>
          <w:sz w:val="22"/>
        </w:rPr>
        <w:t>방법에</w:t>
      </w:r>
      <w:r>
        <w:rPr>
          <w:rFonts w:ascii="Times New Roman" w:eastAsia="Times New Roman" w:hAnsi="Times New Roman"/>
          <w:kern w:val="0"/>
          <w:sz w:val="22"/>
        </w:rPr>
        <w:t xml:space="preserve"> </w:t>
      </w:r>
      <w:r>
        <w:rPr>
          <w:rFonts w:ascii="Times New Roman" w:eastAsia="바탕체" w:hAnsi="Times New Roman"/>
          <w:kern w:val="0"/>
          <w:sz w:val="22"/>
        </w:rPr>
        <w:t>따라</w:t>
      </w:r>
      <w:r>
        <w:rPr>
          <w:rFonts w:ascii="Times New Roman" w:eastAsia="Times New Roman" w:hAnsi="Times New Roman"/>
          <w:kern w:val="0"/>
          <w:sz w:val="22"/>
        </w:rPr>
        <w:t xml:space="preserve"> </w:t>
      </w:r>
      <w:r>
        <w:rPr>
          <w:rFonts w:ascii="Times New Roman" w:eastAsia="바탕체" w:hAnsi="Times New Roman"/>
          <w:kern w:val="0"/>
          <w:sz w:val="22"/>
        </w:rPr>
        <w:t>정산할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w:t>
      </w:r>
    </w:p>
    <w:p w14:paraId="770BF21D"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205440A4" w14:textId="77777777" w:rsidR="00DE42D9" w:rsidRDefault="00930A79">
      <w:pPr>
        <w:snapToGrid w:val="0"/>
        <w:spacing w:after="0" w:line="360" w:lineRule="auto"/>
        <w:ind w:left="700" w:hanging="700"/>
        <w:textAlignment w:val="baseline"/>
      </w:pPr>
      <w:r>
        <w:rPr>
          <w:rFonts w:ascii="Times New Roman" w:eastAsia="바탕체" w:hAnsi="Times New Roman"/>
          <w:b/>
          <w:bCs/>
          <w:kern w:val="0"/>
          <w:sz w:val="22"/>
        </w:rPr>
        <w:t>제</w:t>
      </w:r>
      <w:r>
        <w:rPr>
          <w:rFonts w:ascii="Times New Roman" w:eastAsia="바탕체" w:hAnsi="Times New Roman"/>
          <w:b/>
          <w:bCs/>
          <w:kern w:val="0"/>
          <w:sz w:val="22"/>
        </w:rPr>
        <w:t>13</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신탁부동산의</w:t>
      </w:r>
      <w:r>
        <w:rPr>
          <w:rFonts w:ascii="Times New Roman" w:eastAsia="Times New Roman" w:hAnsi="Times New Roman"/>
          <w:b/>
          <w:bCs/>
          <w:kern w:val="0"/>
          <w:sz w:val="22"/>
        </w:rPr>
        <w:t xml:space="preserve"> </w:t>
      </w:r>
      <w:r>
        <w:rPr>
          <w:rFonts w:ascii="Times New Roman" w:eastAsia="바탕체" w:hAnsi="Times New Roman"/>
          <w:b/>
          <w:bCs/>
          <w:kern w:val="0"/>
          <w:sz w:val="22"/>
        </w:rPr>
        <w:t>추가</w:t>
      </w:r>
      <w:r>
        <w:rPr>
          <w:rFonts w:ascii="Times New Roman" w:eastAsia="Times New Roman" w:hAnsi="Times New Roman"/>
          <w:b/>
          <w:bCs/>
          <w:kern w:val="0"/>
          <w:sz w:val="22"/>
        </w:rPr>
        <w:t xml:space="preserve"> </w:t>
      </w:r>
      <w:r>
        <w:rPr>
          <w:rFonts w:ascii="Times New Roman" w:eastAsia="바탕체" w:hAnsi="Times New Roman"/>
          <w:b/>
          <w:bCs/>
          <w:kern w:val="0"/>
          <w:sz w:val="22"/>
        </w:rPr>
        <w:t>제공</w:t>
      </w:r>
      <w:r>
        <w:rPr>
          <w:rFonts w:ascii="Times New Roman" w:eastAsia="바탕체" w:hAnsi="Times New Roman"/>
          <w:b/>
          <w:bCs/>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가치가</w:t>
      </w:r>
      <w:r>
        <w:rPr>
          <w:rFonts w:ascii="Times New Roman" w:eastAsia="Times New Roman" w:hAnsi="Times New Roman"/>
          <w:kern w:val="0"/>
          <w:sz w:val="22"/>
        </w:rPr>
        <w:t xml:space="preserve"> </w:t>
      </w:r>
      <w:r>
        <w:rPr>
          <w:rFonts w:ascii="Times New Roman" w:eastAsia="바탕체" w:hAnsi="Times New Roman"/>
          <w:kern w:val="0"/>
          <w:sz w:val="22"/>
        </w:rPr>
        <w:t>저감되어</w:t>
      </w:r>
      <w:r>
        <w:rPr>
          <w:rFonts w:ascii="Times New Roman" w:eastAsia="Times New Roman" w:hAnsi="Times New Roman"/>
          <w:kern w:val="0"/>
          <w:sz w:val="22"/>
        </w:rPr>
        <w:t xml:space="preserve"> </w:t>
      </w:r>
      <w:r>
        <w:rPr>
          <w:rFonts w:ascii="Times New Roman" w:eastAsia="바탕체" w:hAnsi="Times New Roman"/>
          <w:kern w:val="0"/>
          <w:sz w:val="22"/>
        </w:rPr>
        <w:t>우선수익자의</w:t>
      </w:r>
      <w:r>
        <w:rPr>
          <w:rFonts w:ascii="Times New Roman" w:eastAsia="Times New Roman" w:hAnsi="Times New Roman"/>
          <w:kern w:val="0"/>
          <w:sz w:val="22"/>
        </w:rPr>
        <w:t xml:space="preserve"> </w:t>
      </w:r>
      <w:r>
        <w:rPr>
          <w:rFonts w:ascii="Times New Roman" w:eastAsia="바탕체" w:hAnsi="Times New Roman"/>
          <w:kern w:val="0"/>
          <w:sz w:val="22"/>
        </w:rPr>
        <w:t>채권보전에</w:t>
      </w:r>
      <w:r>
        <w:rPr>
          <w:rFonts w:ascii="Times New Roman" w:eastAsia="Times New Roman" w:hAnsi="Times New Roman"/>
          <w:kern w:val="0"/>
          <w:sz w:val="22"/>
        </w:rPr>
        <w:t xml:space="preserve"> </w:t>
      </w:r>
      <w:r>
        <w:rPr>
          <w:rFonts w:ascii="Times New Roman" w:eastAsia="바탕체" w:hAnsi="Times New Roman"/>
          <w:kern w:val="0"/>
          <w:sz w:val="22"/>
        </w:rPr>
        <w:t>부족</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발생이</w:t>
      </w:r>
      <w:r>
        <w:rPr>
          <w:rFonts w:ascii="Times New Roman" w:eastAsia="Times New Roman" w:hAnsi="Times New Roman"/>
          <w:kern w:val="0"/>
          <w:sz w:val="22"/>
        </w:rPr>
        <w:t xml:space="preserve"> </w:t>
      </w:r>
      <w:r>
        <w:rPr>
          <w:rFonts w:ascii="Times New Roman" w:eastAsia="바탕체" w:hAnsi="Times New Roman"/>
          <w:kern w:val="0"/>
          <w:sz w:val="22"/>
        </w:rPr>
        <w:t>예견되는</w:t>
      </w:r>
      <w:r>
        <w:rPr>
          <w:rFonts w:ascii="Times New Roman" w:eastAsia="Times New Roman" w:hAnsi="Times New Roman"/>
          <w:kern w:val="0"/>
          <w:sz w:val="22"/>
        </w:rPr>
        <w:t xml:space="preserve"> </w:t>
      </w:r>
      <w:r>
        <w:rPr>
          <w:rFonts w:ascii="Times New Roman" w:eastAsia="바탕체" w:hAnsi="Times New Roman"/>
          <w:kern w:val="0"/>
          <w:sz w:val="22"/>
        </w:rPr>
        <w:t>때에는</w:t>
      </w:r>
      <w:r>
        <w:rPr>
          <w:rFonts w:ascii="Times New Roman" w:eastAsia="Times New Roman" w:hAnsi="Times New Roman"/>
          <w:kern w:val="0"/>
          <w:sz w:val="22"/>
        </w:rPr>
        <w:t xml:space="preserve"> </w:t>
      </w:r>
      <w:r>
        <w:rPr>
          <w:rFonts w:ascii="Times New Roman" w:eastAsia="바탕체" w:hAnsi="Times New Roman"/>
          <w:kern w:val="0"/>
          <w:sz w:val="22"/>
        </w:rPr>
        <w:t>우선수익자</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은행의</w:t>
      </w:r>
      <w:r>
        <w:rPr>
          <w:rFonts w:ascii="Times New Roman" w:eastAsia="Times New Roman" w:hAnsi="Times New Roman"/>
          <w:kern w:val="0"/>
          <w:sz w:val="22"/>
        </w:rPr>
        <w:t xml:space="preserve"> </w:t>
      </w:r>
      <w:r>
        <w:rPr>
          <w:rFonts w:ascii="Times New Roman" w:eastAsia="바탕체" w:hAnsi="Times New Roman"/>
          <w:kern w:val="0"/>
          <w:sz w:val="22"/>
        </w:rPr>
        <w:t>청구에</w:t>
      </w:r>
      <w:r>
        <w:rPr>
          <w:rFonts w:ascii="Times New Roman" w:eastAsia="Times New Roman" w:hAnsi="Times New Roman"/>
          <w:kern w:val="0"/>
          <w:sz w:val="22"/>
        </w:rPr>
        <w:t xml:space="preserve"> </w:t>
      </w:r>
      <w:r>
        <w:rPr>
          <w:rFonts w:ascii="Times New Roman" w:eastAsia="바탕체" w:hAnsi="Times New Roman"/>
          <w:kern w:val="0"/>
          <w:sz w:val="22"/>
        </w:rPr>
        <w:t>의하여</w:t>
      </w:r>
      <w:r>
        <w:rPr>
          <w:rFonts w:ascii="Times New Roman" w:eastAsia="Times New Roman" w:hAnsi="Times New Roman"/>
          <w:kern w:val="0"/>
          <w:sz w:val="22"/>
        </w:rPr>
        <w:t xml:space="preserve"> </w:t>
      </w:r>
      <w:r>
        <w:rPr>
          <w:rFonts w:ascii="Times New Roman" w:eastAsia="바탕체" w:hAnsi="Times New Roman"/>
          <w:kern w:val="0"/>
          <w:sz w:val="22"/>
        </w:rPr>
        <w:t>위탁자는</w:t>
      </w:r>
      <w:r>
        <w:rPr>
          <w:rFonts w:ascii="Times New Roman" w:eastAsia="Times New Roman"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인정하는</w:t>
      </w:r>
      <w:r>
        <w:rPr>
          <w:rFonts w:ascii="Times New Roman" w:eastAsia="Times New Roman" w:hAnsi="Times New Roman"/>
          <w:kern w:val="0"/>
          <w:sz w:val="22"/>
        </w:rPr>
        <w:t xml:space="preserve"> </w:t>
      </w:r>
      <w:r>
        <w:rPr>
          <w:rFonts w:ascii="Times New Roman" w:eastAsia="바탕체" w:hAnsi="Times New Roman"/>
          <w:kern w:val="0"/>
          <w:sz w:val="22"/>
        </w:rPr>
        <w:t>부동산을</w:t>
      </w:r>
      <w:r>
        <w:rPr>
          <w:rFonts w:ascii="Times New Roman" w:eastAsia="Times New Roman"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신탁계약의</w:t>
      </w:r>
      <w:r>
        <w:rPr>
          <w:rFonts w:ascii="Times New Roman" w:eastAsia="Times New Roman" w:hAnsi="Times New Roman"/>
          <w:kern w:val="0"/>
          <w:sz w:val="22"/>
        </w:rPr>
        <w:t xml:space="preserve"> </w:t>
      </w:r>
      <w:r>
        <w:rPr>
          <w:rFonts w:ascii="Times New Roman" w:eastAsia="바탕체" w:hAnsi="Times New Roman"/>
          <w:kern w:val="0"/>
          <w:sz w:val="22"/>
        </w:rPr>
        <w:t>목적물로</w:t>
      </w:r>
      <w:r>
        <w:rPr>
          <w:rFonts w:ascii="Times New Roman" w:eastAsia="Times New Roman" w:hAnsi="Times New Roman"/>
          <w:kern w:val="0"/>
          <w:sz w:val="22"/>
        </w:rPr>
        <w:t xml:space="preserve"> </w:t>
      </w:r>
      <w:r>
        <w:rPr>
          <w:rFonts w:ascii="Times New Roman" w:eastAsia="바탕체" w:hAnsi="Times New Roman"/>
          <w:kern w:val="0"/>
          <w:sz w:val="22"/>
        </w:rPr>
        <w:t>추가</w:t>
      </w:r>
      <w:r>
        <w:rPr>
          <w:rFonts w:ascii="Times New Roman" w:eastAsia="Times New Roman" w:hAnsi="Times New Roman"/>
          <w:kern w:val="0"/>
          <w:sz w:val="22"/>
        </w:rPr>
        <w:t xml:space="preserve"> </w:t>
      </w:r>
      <w:r>
        <w:rPr>
          <w:rFonts w:ascii="Times New Roman" w:eastAsia="바탕체" w:hAnsi="Times New Roman"/>
          <w:kern w:val="0"/>
          <w:sz w:val="22"/>
        </w:rPr>
        <w:t>제공하여야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p>
    <w:p w14:paraId="5B40A207"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항에</w:t>
      </w:r>
      <w:r>
        <w:rPr>
          <w:rFonts w:ascii="Times New Roman" w:eastAsia="Times New Roman" w:hAnsi="Times New Roman"/>
          <w:kern w:val="0"/>
          <w:sz w:val="22"/>
        </w:rPr>
        <w:t xml:space="preserve"> </w:t>
      </w:r>
      <w:r>
        <w:rPr>
          <w:rFonts w:ascii="Times New Roman" w:eastAsia="바탕체" w:hAnsi="Times New Roman"/>
          <w:kern w:val="0"/>
          <w:sz w:val="22"/>
        </w:rPr>
        <w:t>의한</w:t>
      </w:r>
      <w:r>
        <w:rPr>
          <w:rFonts w:ascii="Times New Roman" w:eastAsia="Times New Roman" w:hAnsi="Times New Roman"/>
          <w:kern w:val="0"/>
          <w:sz w:val="22"/>
        </w:rPr>
        <w:t xml:space="preserve"> </w:t>
      </w:r>
      <w:r>
        <w:rPr>
          <w:rFonts w:ascii="Times New Roman" w:eastAsia="바탕체" w:hAnsi="Times New Roman"/>
          <w:kern w:val="0"/>
          <w:sz w:val="22"/>
        </w:rPr>
        <w:t>목적물의</w:t>
      </w:r>
      <w:r>
        <w:rPr>
          <w:rFonts w:ascii="Times New Roman" w:eastAsia="Times New Roman" w:hAnsi="Times New Roman"/>
          <w:kern w:val="0"/>
          <w:sz w:val="22"/>
        </w:rPr>
        <w:t xml:space="preserve"> </w:t>
      </w:r>
      <w:r>
        <w:rPr>
          <w:rFonts w:ascii="Times New Roman" w:eastAsia="바탕체" w:hAnsi="Times New Roman"/>
          <w:kern w:val="0"/>
          <w:sz w:val="22"/>
        </w:rPr>
        <w:t>추가제공을</w:t>
      </w:r>
      <w:r>
        <w:rPr>
          <w:rFonts w:ascii="Times New Roman" w:eastAsia="Times New Roman" w:hAnsi="Times New Roman"/>
          <w:kern w:val="0"/>
          <w:sz w:val="22"/>
        </w:rPr>
        <w:t xml:space="preserve"> </w:t>
      </w:r>
      <w:r>
        <w:rPr>
          <w:rFonts w:ascii="Times New Roman" w:eastAsia="바탕체" w:hAnsi="Times New Roman"/>
          <w:kern w:val="0"/>
          <w:sz w:val="22"/>
        </w:rPr>
        <w:t>거부하거나</w:t>
      </w:r>
      <w:r>
        <w:rPr>
          <w:rFonts w:ascii="Times New Roman" w:eastAsia="Times New Roman" w:hAnsi="Times New Roman"/>
          <w:kern w:val="0"/>
          <w:sz w:val="22"/>
        </w:rPr>
        <w:t xml:space="preserve"> </w:t>
      </w:r>
      <w:r>
        <w:rPr>
          <w:rFonts w:ascii="Times New Roman" w:eastAsia="바탕체" w:hAnsi="Times New Roman"/>
          <w:kern w:val="0"/>
          <w:sz w:val="22"/>
        </w:rPr>
        <w:t>상당기간</w:t>
      </w:r>
      <w:r>
        <w:rPr>
          <w:rFonts w:ascii="Times New Roman" w:eastAsia="Times New Roman" w:hAnsi="Times New Roman"/>
          <w:kern w:val="0"/>
          <w:sz w:val="22"/>
        </w:rPr>
        <w:t xml:space="preserve"> </w:t>
      </w:r>
      <w:r>
        <w:rPr>
          <w:rFonts w:ascii="Times New Roman" w:eastAsia="바탕체" w:hAnsi="Times New Roman"/>
          <w:kern w:val="0"/>
          <w:sz w:val="22"/>
        </w:rPr>
        <w:t>이행하지</w:t>
      </w:r>
      <w:r>
        <w:rPr>
          <w:rFonts w:ascii="Times New Roman" w:eastAsia="Times New Roman" w:hAnsi="Times New Roman"/>
          <w:kern w:val="0"/>
          <w:sz w:val="22"/>
        </w:rPr>
        <w:t xml:space="preserve"> </w:t>
      </w:r>
      <w:r>
        <w:rPr>
          <w:rFonts w:ascii="Times New Roman" w:eastAsia="바탕체" w:hAnsi="Times New Roman"/>
          <w:kern w:val="0"/>
          <w:sz w:val="22"/>
        </w:rPr>
        <w:t>못하는</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우선수익자의</w:t>
      </w:r>
      <w:r>
        <w:rPr>
          <w:rFonts w:ascii="Times New Roman" w:eastAsia="Times New Roman" w:hAnsi="Times New Roman"/>
          <w:kern w:val="0"/>
          <w:sz w:val="22"/>
        </w:rPr>
        <w:t xml:space="preserve"> </w:t>
      </w:r>
      <w:r>
        <w:rPr>
          <w:rFonts w:ascii="Times New Roman" w:eastAsia="바탕체" w:hAnsi="Times New Roman"/>
          <w:kern w:val="0"/>
          <w:sz w:val="22"/>
        </w:rPr>
        <w:t>청구에</w:t>
      </w:r>
      <w:r>
        <w:rPr>
          <w:rFonts w:ascii="Times New Roman" w:eastAsia="Times New Roman" w:hAnsi="Times New Roman"/>
          <w:kern w:val="0"/>
          <w:sz w:val="22"/>
        </w:rPr>
        <w:t xml:space="preserve"> </w:t>
      </w:r>
      <w:r>
        <w:rPr>
          <w:rFonts w:ascii="Times New Roman" w:eastAsia="바탕체" w:hAnsi="Times New Roman"/>
          <w:kern w:val="0"/>
          <w:sz w:val="22"/>
        </w:rPr>
        <w:t>의하여</w:t>
      </w:r>
      <w:r>
        <w:rPr>
          <w:rFonts w:ascii="Times New Roman" w:eastAsia="Times New Roman" w:hAnsi="Times New Roman"/>
          <w:kern w:val="0"/>
          <w:sz w:val="22"/>
        </w:rPr>
        <w:t xml:space="preserve"> </w:t>
      </w:r>
      <w:r>
        <w:rPr>
          <w:rFonts w:ascii="Times New Roman" w:eastAsia="바탕체" w:hAnsi="Times New Roman"/>
          <w:kern w:val="0"/>
          <w:sz w:val="22"/>
        </w:rPr>
        <w:t>신탁부동산을</w:t>
      </w:r>
      <w:r>
        <w:rPr>
          <w:rFonts w:ascii="Times New Roman" w:eastAsia="Times New Roman" w:hAnsi="Times New Roman"/>
          <w:kern w:val="0"/>
          <w:sz w:val="22"/>
        </w:rPr>
        <w:t xml:space="preserve"> </w:t>
      </w:r>
      <w:r>
        <w:rPr>
          <w:rFonts w:ascii="Times New Roman" w:eastAsia="바탕체" w:hAnsi="Times New Roman"/>
          <w:kern w:val="0"/>
          <w:sz w:val="22"/>
        </w:rPr>
        <w:t>처분할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w:t>
      </w:r>
    </w:p>
    <w:p w14:paraId="5994C733" w14:textId="77777777" w:rsidR="00DE42D9" w:rsidRDefault="00DE42D9">
      <w:pPr>
        <w:snapToGrid w:val="0"/>
        <w:spacing w:after="0" w:line="360" w:lineRule="auto"/>
        <w:ind w:left="700"/>
        <w:textAlignment w:val="baseline"/>
        <w:rPr>
          <w:rFonts w:ascii="Times New Roman" w:eastAsia="바탕체" w:hAnsi="Times New Roman"/>
          <w:kern w:val="0"/>
          <w:sz w:val="22"/>
        </w:rPr>
      </w:pPr>
    </w:p>
    <w:p w14:paraId="3BAAD581" w14:textId="77777777" w:rsidR="00DE42D9" w:rsidRDefault="00930A79">
      <w:pPr>
        <w:snapToGrid w:val="0"/>
        <w:spacing w:after="0" w:line="360" w:lineRule="auto"/>
        <w:ind w:left="700" w:hanging="700"/>
        <w:textAlignment w:val="baseline"/>
      </w:pPr>
      <w:r>
        <w:rPr>
          <w:rFonts w:ascii="Times New Roman" w:eastAsia="바탕체" w:hAnsi="Times New Roman"/>
          <w:b/>
          <w:bCs/>
          <w:kern w:val="0"/>
          <w:sz w:val="22"/>
        </w:rPr>
        <w:t>제</w:t>
      </w:r>
      <w:r>
        <w:rPr>
          <w:rFonts w:ascii="Times New Roman" w:eastAsia="바탕체" w:hAnsi="Times New Roman"/>
          <w:b/>
          <w:bCs/>
          <w:kern w:val="0"/>
          <w:sz w:val="22"/>
        </w:rPr>
        <w:t>14</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선관주의의무</w:t>
      </w:r>
      <w:r>
        <w:rPr>
          <w:rFonts w:ascii="Times New Roman" w:eastAsia="Times New Roman" w:hAnsi="Times New Roman"/>
          <w:b/>
          <w:bCs/>
          <w:kern w:val="0"/>
          <w:sz w:val="22"/>
        </w:rPr>
        <w:t xml:space="preserve"> </w:t>
      </w:r>
      <w:r>
        <w:rPr>
          <w:rFonts w:ascii="Times New Roman" w:eastAsia="바탕체" w:hAnsi="Times New Roman"/>
          <w:b/>
          <w:bCs/>
          <w:kern w:val="0"/>
          <w:sz w:val="22"/>
        </w:rPr>
        <w:t>및</w:t>
      </w:r>
      <w:r>
        <w:rPr>
          <w:rFonts w:ascii="Times New Roman" w:eastAsia="Times New Roman" w:hAnsi="Times New Roman"/>
          <w:b/>
          <w:bCs/>
          <w:kern w:val="0"/>
          <w:sz w:val="22"/>
        </w:rPr>
        <w:t xml:space="preserve"> </w:t>
      </w:r>
      <w:r>
        <w:rPr>
          <w:rFonts w:ascii="Times New Roman" w:eastAsia="바탕체" w:hAnsi="Times New Roman"/>
          <w:b/>
          <w:bCs/>
          <w:kern w:val="0"/>
          <w:sz w:val="22"/>
        </w:rPr>
        <w:t>하자담보책임</w:t>
      </w:r>
      <w:r>
        <w:rPr>
          <w:rFonts w:ascii="Times New Roman" w:eastAsia="바탕체" w:hAnsi="Times New Roman"/>
          <w:b/>
          <w:bCs/>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보전관리</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기타</w:t>
      </w:r>
      <w:r>
        <w:rPr>
          <w:rFonts w:ascii="Times New Roman" w:eastAsia="Times New Roman" w:hAnsi="Times New Roman"/>
          <w:kern w:val="0"/>
          <w:sz w:val="22"/>
        </w:rPr>
        <w:t xml:space="preserve"> </w:t>
      </w:r>
      <w:r>
        <w:rPr>
          <w:rFonts w:ascii="Times New Roman" w:eastAsia="바탕체" w:hAnsi="Times New Roman"/>
          <w:kern w:val="0"/>
          <w:sz w:val="22"/>
        </w:rPr>
        <w:t>신탁사무에</w:t>
      </w:r>
      <w:r>
        <w:rPr>
          <w:rFonts w:ascii="Times New Roman" w:eastAsia="Times New Roman" w:hAnsi="Times New Roman"/>
          <w:kern w:val="0"/>
          <w:sz w:val="22"/>
        </w:rPr>
        <w:t xml:space="preserve"> </w:t>
      </w:r>
      <w:r>
        <w:rPr>
          <w:rFonts w:ascii="Times New Roman" w:eastAsia="바탕체" w:hAnsi="Times New Roman"/>
          <w:kern w:val="0"/>
          <w:sz w:val="22"/>
        </w:rPr>
        <w:t>대하여</w:t>
      </w:r>
      <w:r>
        <w:rPr>
          <w:rFonts w:ascii="Times New Roman" w:eastAsia="Times New Roman" w:hAnsi="Times New Roman"/>
          <w:kern w:val="0"/>
          <w:sz w:val="22"/>
        </w:rPr>
        <w:t xml:space="preserve"> </w:t>
      </w:r>
      <w:r>
        <w:rPr>
          <w:rFonts w:ascii="Times New Roman" w:eastAsia="바탕체" w:hAnsi="Times New Roman"/>
          <w:kern w:val="0"/>
          <w:sz w:val="22"/>
        </w:rPr>
        <w:t>선량한</w:t>
      </w:r>
      <w:r>
        <w:rPr>
          <w:rFonts w:ascii="Times New Roman" w:eastAsia="Times New Roman" w:hAnsi="Times New Roman"/>
          <w:kern w:val="0"/>
          <w:sz w:val="22"/>
        </w:rPr>
        <w:t xml:space="preserve"> </w:t>
      </w:r>
      <w:r>
        <w:rPr>
          <w:rFonts w:ascii="Times New Roman" w:eastAsia="바탕체" w:hAnsi="Times New Roman"/>
          <w:kern w:val="0"/>
          <w:sz w:val="22"/>
        </w:rPr>
        <w:t>관리자로서</w:t>
      </w:r>
      <w:r>
        <w:rPr>
          <w:rFonts w:ascii="Times New Roman" w:eastAsia="Times New Roman" w:hAnsi="Times New Roman"/>
          <w:kern w:val="0"/>
          <w:sz w:val="22"/>
        </w:rPr>
        <w:t xml:space="preserve"> </w:t>
      </w:r>
      <w:r>
        <w:rPr>
          <w:rFonts w:ascii="Times New Roman" w:eastAsia="바탕체" w:hAnsi="Times New Roman"/>
          <w:kern w:val="0"/>
          <w:sz w:val="22"/>
        </w:rPr>
        <w:t>주의의무를</w:t>
      </w:r>
      <w:r>
        <w:rPr>
          <w:rFonts w:ascii="Times New Roman" w:eastAsia="Times New Roman" w:hAnsi="Times New Roman"/>
          <w:kern w:val="0"/>
          <w:sz w:val="22"/>
        </w:rPr>
        <w:t xml:space="preserve"> </w:t>
      </w:r>
      <w:r>
        <w:rPr>
          <w:rFonts w:ascii="Times New Roman" w:eastAsia="바탕체" w:hAnsi="Times New Roman"/>
          <w:kern w:val="0"/>
          <w:sz w:val="22"/>
        </w:rPr>
        <w:t>가진다</w:t>
      </w:r>
      <w:r>
        <w:rPr>
          <w:rFonts w:ascii="Times New Roman" w:eastAsia="바탕체" w:hAnsi="Times New Roman"/>
          <w:kern w:val="0"/>
          <w:sz w:val="22"/>
        </w:rPr>
        <w:t>.</w:t>
      </w:r>
    </w:p>
    <w:p w14:paraId="23CD97DF"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위탁자</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수익자에게</w:t>
      </w:r>
      <w:r>
        <w:rPr>
          <w:rFonts w:ascii="Times New Roman" w:eastAsia="Times New Roman" w:hAnsi="Times New Roman"/>
          <w:kern w:val="0"/>
          <w:sz w:val="22"/>
        </w:rPr>
        <w:t xml:space="preserve"> </w:t>
      </w:r>
      <w:r>
        <w:rPr>
          <w:rFonts w:ascii="Times New Roman" w:eastAsia="바탕체" w:hAnsi="Times New Roman"/>
          <w:kern w:val="0"/>
          <w:sz w:val="22"/>
        </w:rPr>
        <w:t>손해가</w:t>
      </w:r>
      <w:r>
        <w:rPr>
          <w:rFonts w:ascii="Times New Roman" w:eastAsia="Times New Roman" w:hAnsi="Times New Roman"/>
          <w:kern w:val="0"/>
          <w:sz w:val="22"/>
        </w:rPr>
        <w:t xml:space="preserve"> </w:t>
      </w:r>
      <w:r>
        <w:rPr>
          <w:rFonts w:ascii="Times New Roman" w:eastAsia="바탕체" w:hAnsi="Times New Roman"/>
          <w:kern w:val="0"/>
          <w:sz w:val="22"/>
        </w:rPr>
        <w:t>발생하더라도</w:t>
      </w:r>
      <w:r>
        <w:rPr>
          <w:rFonts w:ascii="Times New Roman" w:eastAsia="Times New Roman" w:hAnsi="Times New Roman"/>
          <w:kern w:val="0"/>
          <w:sz w:val="22"/>
        </w:rPr>
        <w:t xml:space="preserve"> </w:t>
      </w:r>
      <w:r>
        <w:rPr>
          <w:rFonts w:ascii="Times New Roman" w:eastAsia="바탕체" w:hAnsi="Times New Roman"/>
          <w:kern w:val="0"/>
          <w:sz w:val="22"/>
        </w:rPr>
        <w:t>은행의</w:t>
      </w:r>
      <w:r>
        <w:rPr>
          <w:rFonts w:ascii="Times New Roman" w:eastAsia="Times New Roman" w:hAnsi="Times New Roman"/>
          <w:kern w:val="0"/>
          <w:sz w:val="22"/>
        </w:rPr>
        <w:t xml:space="preserve"> </w:t>
      </w:r>
      <w:r>
        <w:rPr>
          <w:rFonts w:ascii="Times New Roman" w:eastAsia="바탕체" w:hAnsi="Times New Roman"/>
          <w:kern w:val="0"/>
          <w:sz w:val="22"/>
        </w:rPr>
        <w:t>고의</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과실에</w:t>
      </w:r>
      <w:r>
        <w:rPr>
          <w:rFonts w:ascii="Times New Roman" w:eastAsia="Times New Roman" w:hAnsi="Times New Roman"/>
          <w:kern w:val="0"/>
          <w:sz w:val="22"/>
        </w:rPr>
        <w:t xml:space="preserve"> </w:t>
      </w:r>
      <w:r>
        <w:rPr>
          <w:rFonts w:ascii="Times New Roman" w:eastAsia="바탕체" w:hAnsi="Times New Roman"/>
          <w:kern w:val="0"/>
          <w:sz w:val="22"/>
        </w:rPr>
        <w:t>의하지</w:t>
      </w:r>
      <w:r>
        <w:rPr>
          <w:rFonts w:ascii="Times New Roman" w:eastAsia="Times New Roman" w:hAnsi="Times New Roman"/>
          <w:kern w:val="0"/>
          <w:sz w:val="22"/>
        </w:rPr>
        <w:t xml:space="preserve"> </w:t>
      </w:r>
      <w:r>
        <w:rPr>
          <w:rFonts w:ascii="Times New Roman" w:eastAsia="바탕체" w:hAnsi="Times New Roman"/>
          <w:kern w:val="0"/>
          <w:sz w:val="22"/>
        </w:rPr>
        <w:t>아니한</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책임을</w:t>
      </w:r>
      <w:r>
        <w:rPr>
          <w:rFonts w:ascii="Times New Roman" w:eastAsia="Times New Roman" w:hAnsi="Times New Roman"/>
          <w:kern w:val="0"/>
          <w:sz w:val="22"/>
        </w:rPr>
        <w:t xml:space="preserve"> </w:t>
      </w:r>
      <w:r>
        <w:rPr>
          <w:rFonts w:ascii="Times New Roman" w:eastAsia="바탕체" w:hAnsi="Times New Roman"/>
          <w:kern w:val="0"/>
          <w:sz w:val="22"/>
        </w:rPr>
        <w:t>부담하지</w:t>
      </w:r>
      <w:r>
        <w:rPr>
          <w:rFonts w:ascii="Times New Roman" w:eastAsia="Times New Roman" w:hAnsi="Times New Roman"/>
          <w:kern w:val="0"/>
          <w:sz w:val="22"/>
        </w:rPr>
        <w:t xml:space="preserve"> </w:t>
      </w:r>
      <w:r>
        <w:rPr>
          <w:rFonts w:ascii="Times New Roman" w:eastAsia="바탕체" w:hAnsi="Times New Roman"/>
          <w:kern w:val="0"/>
          <w:sz w:val="22"/>
        </w:rPr>
        <w:t>아니한다</w:t>
      </w:r>
      <w:r>
        <w:rPr>
          <w:rFonts w:ascii="Times New Roman" w:eastAsia="바탕체" w:hAnsi="Times New Roman"/>
          <w:kern w:val="0"/>
          <w:sz w:val="22"/>
        </w:rPr>
        <w:t>.</w:t>
      </w:r>
    </w:p>
    <w:p w14:paraId="21480FF8"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③</w:t>
      </w:r>
      <w:r>
        <w:rPr>
          <w:rFonts w:ascii="Times New Roman" w:eastAsia="바탕체" w:hAnsi="Times New Roman"/>
          <w:kern w:val="0"/>
          <w:sz w:val="22"/>
        </w:rPr>
        <w:t>위탁자는</w:t>
      </w:r>
      <w:r>
        <w:rPr>
          <w:rFonts w:ascii="Times New Roman" w:eastAsia="Times New Roman" w:hAnsi="Times New Roman"/>
          <w:kern w:val="0"/>
          <w:sz w:val="22"/>
        </w:rPr>
        <w:t xml:space="preserve"> </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권리</w:t>
      </w:r>
      <w:r>
        <w:rPr>
          <w:rFonts w:ascii="Times New Roman" w:eastAsia="Times New Roman" w:hAnsi="Times New Roman"/>
          <w:kern w:val="0"/>
          <w:sz w:val="22"/>
        </w:rPr>
        <w:t xml:space="preserve"> </w:t>
      </w:r>
      <w:r>
        <w:rPr>
          <w:rFonts w:ascii="Times New Roman" w:eastAsia="바탕체" w:hAnsi="Times New Roman"/>
          <w:kern w:val="0"/>
          <w:sz w:val="22"/>
        </w:rPr>
        <w:t>등의</w:t>
      </w:r>
      <w:r>
        <w:rPr>
          <w:rFonts w:ascii="Times New Roman" w:eastAsia="Times New Roman" w:hAnsi="Times New Roman"/>
          <w:kern w:val="0"/>
          <w:sz w:val="22"/>
        </w:rPr>
        <w:t xml:space="preserve"> </w:t>
      </w:r>
      <w:r>
        <w:rPr>
          <w:rFonts w:ascii="Times New Roman" w:eastAsia="바탕체" w:hAnsi="Times New Roman"/>
          <w:kern w:val="0"/>
          <w:sz w:val="22"/>
        </w:rPr>
        <w:t>하자</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이로</w:t>
      </w:r>
      <w:r>
        <w:rPr>
          <w:rFonts w:ascii="Times New Roman" w:eastAsia="Times New Roman" w:hAnsi="Times New Roman"/>
          <w:kern w:val="0"/>
          <w:sz w:val="22"/>
        </w:rPr>
        <w:t xml:space="preserve"> </w:t>
      </w:r>
      <w:r>
        <w:rPr>
          <w:rFonts w:ascii="Times New Roman" w:eastAsia="바탕체" w:hAnsi="Times New Roman"/>
          <w:kern w:val="0"/>
          <w:sz w:val="22"/>
        </w:rPr>
        <w:t>인한</w:t>
      </w:r>
      <w:r>
        <w:rPr>
          <w:rFonts w:ascii="Times New Roman" w:eastAsia="Times New Roman" w:hAnsi="Times New Roman"/>
          <w:kern w:val="0"/>
          <w:sz w:val="22"/>
        </w:rPr>
        <w:t xml:space="preserve"> </w:t>
      </w:r>
      <w:r>
        <w:rPr>
          <w:rFonts w:ascii="Times New Roman" w:eastAsia="바탕체" w:hAnsi="Times New Roman"/>
          <w:kern w:val="0"/>
          <w:sz w:val="22"/>
        </w:rPr>
        <w:t>은행</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우선수익자의</w:t>
      </w:r>
      <w:r>
        <w:rPr>
          <w:rFonts w:ascii="Times New Roman" w:eastAsia="Times New Roman" w:hAnsi="Times New Roman"/>
          <w:kern w:val="0"/>
          <w:sz w:val="22"/>
        </w:rPr>
        <w:t xml:space="preserve"> </w:t>
      </w:r>
      <w:r>
        <w:rPr>
          <w:rFonts w:ascii="Times New Roman" w:eastAsia="바탕체" w:hAnsi="Times New Roman"/>
          <w:kern w:val="0"/>
          <w:sz w:val="22"/>
        </w:rPr>
        <w:t>손해에</w:t>
      </w:r>
      <w:r>
        <w:rPr>
          <w:rFonts w:ascii="Times New Roman" w:eastAsia="Times New Roman" w:hAnsi="Times New Roman"/>
          <w:kern w:val="0"/>
          <w:sz w:val="22"/>
        </w:rPr>
        <w:t xml:space="preserve"> </w:t>
      </w:r>
      <w:r>
        <w:rPr>
          <w:rFonts w:ascii="Times New Roman" w:eastAsia="바탕체" w:hAnsi="Times New Roman"/>
          <w:kern w:val="0"/>
          <w:sz w:val="22"/>
        </w:rPr>
        <w:t>대해</w:t>
      </w:r>
      <w:r>
        <w:rPr>
          <w:rFonts w:ascii="Times New Roman" w:eastAsia="Times New Roman" w:hAnsi="Times New Roman"/>
          <w:kern w:val="0"/>
          <w:sz w:val="22"/>
        </w:rPr>
        <w:t xml:space="preserve"> </w:t>
      </w:r>
      <w:r>
        <w:rPr>
          <w:rFonts w:ascii="Times New Roman" w:eastAsia="바탕체" w:hAnsi="Times New Roman"/>
          <w:kern w:val="0"/>
          <w:sz w:val="22"/>
        </w:rPr>
        <w:t>책임을</w:t>
      </w:r>
      <w:r>
        <w:rPr>
          <w:rFonts w:ascii="Times New Roman" w:eastAsia="Times New Roman" w:hAnsi="Times New Roman"/>
          <w:kern w:val="0"/>
          <w:sz w:val="22"/>
        </w:rPr>
        <w:t xml:space="preserve"> </w:t>
      </w:r>
      <w:r>
        <w:rPr>
          <w:rFonts w:ascii="Times New Roman" w:eastAsia="바탕체" w:hAnsi="Times New Roman"/>
          <w:kern w:val="0"/>
          <w:sz w:val="22"/>
        </w:rPr>
        <w:t>부담한다</w:t>
      </w:r>
      <w:r>
        <w:rPr>
          <w:rFonts w:ascii="Times New Roman" w:eastAsia="바탕체" w:hAnsi="Times New Roman"/>
          <w:kern w:val="0"/>
          <w:sz w:val="22"/>
        </w:rPr>
        <w:t xml:space="preserve">. </w:t>
      </w:r>
    </w:p>
    <w:p w14:paraId="64995B48" w14:textId="77777777" w:rsidR="00DE42D9" w:rsidRDefault="00DE42D9">
      <w:pPr>
        <w:snapToGrid w:val="0"/>
        <w:spacing w:after="0" w:line="360" w:lineRule="auto"/>
        <w:ind w:left="700"/>
        <w:textAlignment w:val="baseline"/>
        <w:rPr>
          <w:rFonts w:ascii="Times New Roman" w:eastAsia="바탕체" w:hAnsi="Times New Roman"/>
          <w:kern w:val="0"/>
          <w:sz w:val="22"/>
        </w:rPr>
      </w:pPr>
    </w:p>
    <w:p w14:paraId="6A4FD037" w14:textId="77777777" w:rsidR="00DE42D9" w:rsidRDefault="00930A79">
      <w:pPr>
        <w:snapToGrid w:val="0"/>
        <w:spacing w:after="0" w:line="360" w:lineRule="auto"/>
        <w:ind w:left="700" w:hanging="700"/>
        <w:textAlignment w:val="baseline"/>
      </w:pPr>
      <w:r>
        <w:rPr>
          <w:rFonts w:ascii="Times New Roman" w:eastAsia="바탕체" w:hAnsi="Times New Roman"/>
          <w:b/>
          <w:bCs/>
          <w:kern w:val="0"/>
          <w:sz w:val="22"/>
        </w:rPr>
        <w:t>제</w:t>
      </w:r>
      <w:r>
        <w:rPr>
          <w:rFonts w:ascii="Times New Roman" w:eastAsia="바탕체" w:hAnsi="Times New Roman"/>
          <w:b/>
          <w:bCs/>
          <w:kern w:val="0"/>
          <w:sz w:val="22"/>
        </w:rPr>
        <w:t>15</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신탁재산에</w:t>
      </w:r>
      <w:r>
        <w:rPr>
          <w:rFonts w:ascii="Times New Roman" w:eastAsia="Times New Roman" w:hAnsi="Times New Roman"/>
          <w:b/>
          <w:bCs/>
          <w:kern w:val="0"/>
          <w:sz w:val="22"/>
        </w:rPr>
        <w:t xml:space="preserve"> </w:t>
      </w:r>
      <w:r>
        <w:rPr>
          <w:rFonts w:ascii="Times New Roman" w:eastAsia="바탕체" w:hAnsi="Times New Roman"/>
          <w:b/>
          <w:bCs/>
          <w:kern w:val="0"/>
          <w:sz w:val="22"/>
        </w:rPr>
        <w:t>속하는</w:t>
      </w:r>
      <w:r>
        <w:rPr>
          <w:rFonts w:ascii="Times New Roman" w:eastAsia="Times New Roman" w:hAnsi="Times New Roman"/>
          <w:b/>
          <w:bCs/>
          <w:kern w:val="0"/>
          <w:sz w:val="22"/>
        </w:rPr>
        <w:t xml:space="preserve"> </w:t>
      </w:r>
      <w:r>
        <w:rPr>
          <w:rFonts w:ascii="Times New Roman" w:eastAsia="바탕체" w:hAnsi="Times New Roman"/>
          <w:b/>
          <w:bCs/>
          <w:kern w:val="0"/>
          <w:sz w:val="22"/>
        </w:rPr>
        <w:t>금전의</w:t>
      </w:r>
      <w:r>
        <w:rPr>
          <w:rFonts w:ascii="Times New Roman" w:eastAsia="Times New Roman" w:hAnsi="Times New Roman"/>
          <w:b/>
          <w:bCs/>
          <w:kern w:val="0"/>
          <w:sz w:val="22"/>
        </w:rPr>
        <w:t xml:space="preserve"> </w:t>
      </w:r>
      <w:r>
        <w:rPr>
          <w:rFonts w:ascii="Times New Roman" w:eastAsia="바탕체" w:hAnsi="Times New Roman"/>
          <w:b/>
          <w:bCs/>
          <w:kern w:val="0"/>
          <w:sz w:val="22"/>
        </w:rPr>
        <w:t>운용</w:t>
      </w:r>
      <w:r>
        <w:rPr>
          <w:rFonts w:ascii="Times New Roman" w:eastAsia="바탕체" w:hAnsi="Times New Roman"/>
          <w:b/>
          <w:bCs/>
          <w:kern w:val="0"/>
          <w:sz w:val="22"/>
        </w:rPr>
        <w:t>)</w:t>
      </w:r>
      <w:r>
        <w:rPr>
          <w:rFonts w:ascii="Times New Roman" w:eastAsia="바탕체" w:hAnsi="Times New Roman"/>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신탁부동산</w:t>
      </w:r>
      <w:r>
        <w:rPr>
          <w:rFonts w:ascii="Times New Roman" w:eastAsia="Times New Roman" w:hAnsi="Times New Roman"/>
          <w:kern w:val="0"/>
          <w:sz w:val="22"/>
        </w:rPr>
        <w:t xml:space="preserve"> </w:t>
      </w:r>
      <w:r>
        <w:rPr>
          <w:rFonts w:ascii="Times New Roman" w:eastAsia="바탕체" w:hAnsi="Times New Roman"/>
          <w:kern w:val="0"/>
          <w:sz w:val="22"/>
        </w:rPr>
        <w:t>처분과</w:t>
      </w:r>
      <w:r>
        <w:rPr>
          <w:rFonts w:ascii="Times New Roman" w:eastAsia="Times New Roman" w:hAnsi="Times New Roman"/>
          <w:kern w:val="0"/>
          <w:sz w:val="22"/>
        </w:rPr>
        <w:t xml:space="preserve"> </w:t>
      </w:r>
      <w:r>
        <w:rPr>
          <w:rFonts w:ascii="Times New Roman" w:eastAsia="바탕체" w:hAnsi="Times New Roman"/>
          <w:kern w:val="0"/>
          <w:sz w:val="22"/>
        </w:rPr>
        <w:t>관련된</w:t>
      </w:r>
      <w:r>
        <w:rPr>
          <w:rFonts w:ascii="Times New Roman" w:eastAsia="Times New Roman" w:hAnsi="Times New Roman"/>
          <w:kern w:val="0"/>
          <w:sz w:val="22"/>
        </w:rPr>
        <w:t xml:space="preserve"> </w:t>
      </w:r>
      <w:r>
        <w:rPr>
          <w:rFonts w:ascii="Times New Roman" w:eastAsia="바탕체" w:hAnsi="Times New Roman"/>
          <w:kern w:val="0"/>
          <w:sz w:val="22"/>
        </w:rPr>
        <w:t>계약보증금</w:t>
      </w:r>
      <w:r>
        <w:rPr>
          <w:rFonts w:ascii="Times New Roman" w:eastAsia="바탕체" w:hAnsi="Times New Roman"/>
          <w:kern w:val="0"/>
          <w:sz w:val="22"/>
        </w:rPr>
        <w:t>(</w:t>
      </w:r>
      <w:r>
        <w:rPr>
          <w:rFonts w:ascii="Times New Roman" w:eastAsia="바탕체" w:hAnsi="Times New Roman"/>
          <w:kern w:val="0"/>
          <w:sz w:val="22"/>
        </w:rPr>
        <w:t>계약</w:t>
      </w:r>
      <w:r>
        <w:rPr>
          <w:rFonts w:ascii="Times New Roman" w:eastAsia="Times New Roman" w:hAnsi="Times New Roman"/>
          <w:kern w:val="0"/>
          <w:sz w:val="22"/>
        </w:rPr>
        <w:t xml:space="preserve"> </w:t>
      </w:r>
      <w:r>
        <w:rPr>
          <w:rFonts w:ascii="Times New Roman" w:eastAsia="바탕체" w:hAnsi="Times New Roman"/>
          <w:kern w:val="0"/>
          <w:sz w:val="22"/>
        </w:rPr>
        <w:t>해제</w:t>
      </w:r>
      <w:r>
        <w:rPr>
          <w:rFonts w:ascii="Times New Roman" w:eastAsia="Times New Roman" w:hAnsi="Times New Roman"/>
          <w:kern w:val="0"/>
          <w:sz w:val="22"/>
        </w:rPr>
        <w:t xml:space="preserve"> </w:t>
      </w:r>
      <w:r>
        <w:rPr>
          <w:rFonts w:ascii="Times New Roman" w:eastAsia="바탕체" w:hAnsi="Times New Roman"/>
          <w:kern w:val="0"/>
          <w:sz w:val="22"/>
        </w:rPr>
        <w:t>시</w:t>
      </w:r>
      <w:r>
        <w:rPr>
          <w:rFonts w:ascii="Times New Roman" w:eastAsia="Times New Roman" w:hAnsi="Times New Roman"/>
          <w:kern w:val="0"/>
          <w:sz w:val="22"/>
        </w:rPr>
        <w:t xml:space="preserve"> </w:t>
      </w:r>
      <w:r>
        <w:rPr>
          <w:rFonts w:ascii="Times New Roman" w:eastAsia="바탕체" w:hAnsi="Times New Roman"/>
          <w:kern w:val="0"/>
          <w:sz w:val="22"/>
        </w:rPr>
        <w:t>위약금</w:t>
      </w:r>
      <w:r>
        <w:rPr>
          <w:rFonts w:ascii="Times New Roman" w:eastAsia="Times New Roman" w:hAnsi="Times New Roman"/>
          <w:kern w:val="0"/>
          <w:sz w:val="22"/>
        </w:rPr>
        <w:t xml:space="preserve"> </w:t>
      </w:r>
      <w:r>
        <w:rPr>
          <w:rFonts w:ascii="Times New Roman" w:eastAsia="바탕체" w:hAnsi="Times New Roman"/>
          <w:kern w:val="0"/>
          <w:sz w:val="22"/>
        </w:rPr>
        <w:t>포함</w:t>
      </w:r>
      <w:r>
        <w:rPr>
          <w:rFonts w:ascii="Times New Roman" w:eastAsia="바탕체" w:hAnsi="Times New Roman"/>
          <w:kern w:val="0"/>
          <w:sz w:val="22"/>
        </w:rPr>
        <w:t xml:space="preserve">), </w:t>
      </w:r>
      <w:r>
        <w:rPr>
          <w:rFonts w:ascii="Times New Roman" w:eastAsia="바탕체" w:hAnsi="Times New Roman"/>
          <w:kern w:val="0"/>
          <w:sz w:val="22"/>
        </w:rPr>
        <w:t>중도금</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잔금</w:t>
      </w:r>
      <w:r>
        <w:rPr>
          <w:rFonts w:ascii="Times New Roman" w:eastAsia="Times New Roman" w:hAnsi="Times New Roman"/>
          <w:kern w:val="0"/>
          <w:sz w:val="22"/>
        </w:rPr>
        <w:t xml:space="preserve"> </w:t>
      </w:r>
      <w:r>
        <w:rPr>
          <w:rFonts w:ascii="Times New Roman" w:eastAsia="바탕체" w:hAnsi="Times New Roman"/>
          <w:kern w:val="0"/>
          <w:sz w:val="22"/>
        </w:rPr>
        <w:t>등</w:t>
      </w:r>
      <w:r>
        <w:rPr>
          <w:rFonts w:ascii="Times New Roman" w:eastAsia="Times New Roman" w:hAnsi="Times New Roman"/>
          <w:kern w:val="0"/>
          <w:sz w:val="22"/>
        </w:rPr>
        <w:t xml:space="preserve"> </w:t>
      </w:r>
      <w:r>
        <w:rPr>
          <w:rFonts w:ascii="Times New Roman" w:eastAsia="바탕체" w:hAnsi="Times New Roman"/>
          <w:kern w:val="0"/>
          <w:sz w:val="22"/>
        </w:rPr>
        <w:t>신탁재산에</w:t>
      </w:r>
      <w:r>
        <w:rPr>
          <w:rFonts w:ascii="Times New Roman" w:eastAsia="Times New Roman" w:hAnsi="Times New Roman"/>
          <w:kern w:val="0"/>
          <w:sz w:val="22"/>
        </w:rPr>
        <w:t xml:space="preserve"> </w:t>
      </w:r>
      <w:r>
        <w:rPr>
          <w:rFonts w:ascii="Times New Roman" w:eastAsia="바탕체" w:hAnsi="Times New Roman"/>
          <w:kern w:val="0"/>
          <w:sz w:val="22"/>
        </w:rPr>
        <w:t>속하는</w:t>
      </w:r>
      <w:r>
        <w:rPr>
          <w:rFonts w:ascii="Times New Roman" w:eastAsia="Times New Roman" w:hAnsi="Times New Roman"/>
          <w:kern w:val="0"/>
          <w:sz w:val="22"/>
        </w:rPr>
        <w:t xml:space="preserve"> </w:t>
      </w:r>
      <w:r>
        <w:rPr>
          <w:rFonts w:ascii="Times New Roman" w:eastAsia="바탕체" w:hAnsi="Times New Roman"/>
          <w:kern w:val="0"/>
          <w:sz w:val="22"/>
        </w:rPr>
        <w:t>금전을</w:t>
      </w:r>
      <w:r>
        <w:rPr>
          <w:rFonts w:ascii="Times New Roman" w:eastAsia="Times New Roman" w:hAnsi="Times New Roman"/>
          <w:kern w:val="0"/>
          <w:sz w:val="22"/>
        </w:rPr>
        <w:t xml:space="preserve"> </w:t>
      </w:r>
      <w:r>
        <w:rPr>
          <w:rFonts w:ascii="Times New Roman" w:eastAsia="바탕체" w:hAnsi="Times New Roman"/>
          <w:kern w:val="0"/>
          <w:sz w:val="22"/>
        </w:rPr>
        <w:t>수익자에게</w:t>
      </w:r>
      <w:r>
        <w:rPr>
          <w:rFonts w:ascii="Times New Roman" w:eastAsia="Times New Roman" w:hAnsi="Times New Roman"/>
          <w:kern w:val="0"/>
          <w:sz w:val="22"/>
        </w:rPr>
        <w:t xml:space="preserve"> </w:t>
      </w:r>
      <w:r>
        <w:rPr>
          <w:rFonts w:ascii="Times New Roman" w:eastAsia="바탕체" w:hAnsi="Times New Roman"/>
          <w:kern w:val="0"/>
          <w:sz w:val="22"/>
        </w:rPr>
        <w:t>교부하게</w:t>
      </w:r>
      <w:r>
        <w:rPr>
          <w:rFonts w:ascii="Times New Roman" w:eastAsia="Times New Roman" w:hAnsi="Times New Roman"/>
          <w:kern w:val="0"/>
          <w:sz w:val="22"/>
        </w:rPr>
        <w:t xml:space="preserve"> </w:t>
      </w:r>
      <w:r>
        <w:rPr>
          <w:rFonts w:ascii="Times New Roman" w:eastAsia="바탕체" w:hAnsi="Times New Roman"/>
          <w:kern w:val="0"/>
          <w:sz w:val="22"/>
        </w:rPr>
        <w:t>될</w:t>
      </w:r>
      <w:r>
        <w:rPr>
          <w:rFonts w:ascii="Times New Roman" w:eastAsia="Times New Roman" w:hAnsi="Times New Roman"/>
          <w:kern w:val="0"/>
          <w:sz w:val="22"/>
        </w:rPr>
        <w:t xml:space="preserve"> </w:t>
      </w:r>
      <w:r>
        <w:rPr>
          <w:rFonts w:ascii="Times New Roman" w:eastAsia="바탕체" w:hAnsi="Times New Roman"/>
          <w:kern w:val="0"/>
          <w:sz w:val="22"/>
        </w:rPr>
        <w:t>때까지</w:t>
      </w:r>
      <w:r>
        <w:rPr>
          <w:rFonts w:ascii="Times New Roman" w:eastAsia="Times New Roman" w:hAnsi="Times New Roman"/>
          <w:kern w:val="0"/>
          <w:sz w:val="22"/>
        </w:rPr>
        <w:t xml:space="preserve"> </w:t>
      </w:r>
      <w:r>
        <w:rPr>
          <w:rFonts w:ascii="Times New Roman" w:eastAsia="바탕체" w:hAnsi="Times New Roman"/>
          <w:kern w:val="0"/>
          <w:sz w:val="22"/>
        </w:rPr>
        <w:t>자본시장과</w:t>
      </w:r>
      <w:r>
        <w:rPr>
          <w:rFonts w:ascii="Times New Roman" w:eastAsia="Times New Roman" w:hAnsi="Times New Roman"/>
          <w:kern w:val="0"/>
          <w:sz w:val="22"/>
        </w:rPr>
        <w:t xml:space="preserve"> </w:t>
      </w:r>
      <w:r>
        <w:rPr>
          <w:rFonts w:ascii="Times New Roman" w:eastAsia="바탕체" w:hAnsi="Times New Roman"/>
          <w:kern w:val="0"/>
          <w:sz w:val="22"/>
        </w:rPr>
        <w:t>금융투자업에</w:t>
      </w:r>
      <w:r>
        <w:rPr>
          <w:rFonts w:ascii="Times New Roman" w:eastAsia="Times New Roman" w:hAnsi="Times New Roman"/>
          <w:kern w:val="0"/>
          <w:sz w:val="22"/>
        </w:rPr>
        <w:t xml:space="preserve"> </w:t>
      </w:r>
      <w:r>
        <w:rPr>
          <w:rFonts w:ascii="Times New Roman" w:eastAsia="바탕체" w:hAnsi="Times New Roman"/>
          <w:kern w:val="0"/>
          <w:sz w:val="22"/>
        </w:rPr>
        <w:t>관한</w:t>
      </w:r>
      <w:r>
        <w:rPr>
          <w:rFonts w:ascii="Times New Roman" w:eastAsia="Times New Roman" w:hAnsi="Times New Roman"/>
          <w:kern w:val="0"/>
          <w:sz w:val="22"/>
        </w:rPr>
        <w:t xml:space="preserve"> </w:t>
      </w:r>
      <w:r>
        <w:rPr>
          <w:rFonts w:ascii="Times New Roman" w:eastAsia="바탕체" w:hAnsi="Times New Roman"/>
          <w:kern w:val="0"/>
          <w:sz w:val="22"/>
        </w:rPr>
        <w:t>법률</w:t>
      </w:r>
      <w:r>
        <w:rPr>
          <w:rFonts w:ascii="Times New Roman" w:eastAsia="Times New Roman" w:hAnsi="Times New Roman"/>
          <w:kern w:val="0"/>
          <w:sz w:val="22"/>
        </w:rPr>
        <w:t xml:space="preserve"> </w:t>
      </w:r>
      <w:r>
        <w:rPr>
          <w:rFonts w:ascii="Times New Roman" w:eastAsia="바탕체" w:hAnsi="Times New Roman"/>
          <w:kern w:val="0"/>
          <w:sz w:val="22"/>
        </w:rPr>
        <w:t>등</w:t>
      </w:r>
      <w:r>
        <w:rPr>
          <w:rFonts w:ascii="Times New Roman" w:eastAsia="Times New Roman" w:hAnsi="Times New Roman"/>
          <w:kern w:val="0"/>
          <w:sz w:val="22"/>
        </w:rPr>
        <w:t xml:space="preserve"> </w:t>
      </w:r>
      <w:r>
        <w:rPr>
          <w:rFonts w:ascii="Times New Roman" w:eastAsia="바탕체" w:hAnsi="Times New Roman"/>
          <w:kern w:val="0"/>
          <w:sz w:val="22"/>
        </w:rPr>
        <w:t>관련법령에</w:t>
      </w:r>
      <w:r>
        <w:rPr>
          <w:rFonts w:ascii="Times New Roman" w:eastAsia="Times New Roman" w:hAnsi="Times New Roman"/>
          <w:kern w:val="0"/>
          <w:sz w:val="22"/>
        </w:rPr>
        <w:t xml:space="preserve"> </w:t>
      </w:r>
      <w:r>
        <w:rPr>
          <w:rFonts w:ascii="Times New Roman" w:eastAsia="바탕체" w:hAnsi="Times New Roman"/>
          <w:kern w:val="0"/>
          <w:sz w:val="22"/>
        </w:rPr>
        <w:t>정한</w:t>
      </w:r>
      <w:r>
        <w:rPr>
          <w:rFonts w:ascii="Times New Roman" w:eastAsia="Times New Roman" w:hAnsi="Times New Roman"/>
          <w:kern w:val="0"/>
          <w:sz w:val="22"/>
        </w:rPr>
        <w:t xml:space="preserve"> </w:t>
      </w:r>
      <w:r>
        <w:rPr>
          <w:rFonts w:ascii="Times New Roman" w:eastAsia="바탕체" w:hAnsi="Times New Roman"/>
          <w:kern w:val="0"/>
          <w:sz w:val="22"/>
        </w:rPr>
        <w:t>바에</w:t>
      </w:r>
      <w:r>
        <w:rPr>
          <w:rFonts w:ascii="Times New Roman" w:eastAsia="Times New Roman" w:hAnsi="Times New Roman"/>
          <w:kern w:val="0"/>
          <w:sz w:val="22"/>
        </w:rPr>
        <w:t xml:space="preserve"> </w:t>
      </w:r>
      <w:r>
        <w:rPr>
          <w:rFonts w:ascii="Times New Roman" w:eastAsia="바탕체" w:hAnsi="Times New Roman"/>
          <w:kern w:val="0"/>
          <w:sz w:val="22"/>
        </w:rPr>
        <w:t>따라</w:t>
      </w:r>
      <w:r>
        <w:rPr>
          <w:rFonts w:ascii="Times New Roman" w:eastAsia="Times New Roman" w:hAnsi="Times New Roman"/>
          <w:kern w:val="0"/>
          <w:sz w:val="22"/>
        </w:rPr>
        <w:t xml:space="preserve"> </w:t>
      </w:r>
      <w:r>
        <w:rPr>
          <w:rFonts w:ascii="Times New Roman" w:eastAsia="바탕체" w:hAnsi="Times New Roman"/>
          <w:kern w:val="0"/>
          <w:sz w:val="22"/>
        </w:rPr>
        <w:t>운용할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 xml:space="preserve">. </w:t>
      </w:r>
      <w:r>
        <w:rPr>
          <w:rFonts w:ascii="Times New Roman" w:eastAsia="바탕체" w:hAnsi="Times New Roman"/>
          <w:kern w:val="0"/>
          <w:sz w:val="22"/>
        </w:rPr>
        <w:t>다만</w:t>
      </w:r>
      <w:r>
        <w:rPr>
          <w:rFonts w:ascii="Times New Roman" w:eastAsia="바탕체" w:hAnsi="Times New Roman"/>
          <w:kern w:val="0"/>
          <w:sz w:val="22"/>
        </w:rPr>
        <w:t xml:space="preserve">, </w:t>
      </w:r>
      <w:r>
        <w:rPr>
          <w:rFonts w:ascii="Times New Roman" w:eastAsia="바탕체" w:hAnsi="Times New Roman"/>
          <w:kern w:val="0"/>
          <w:sz w:val="22"/>
        </w:rPr>
        <w:t>위탁자는</w:t>
      </w:r>
      <w:r>
        <w:rPr>
          <w:rFonts w:ascii="Times New Roman" w:eastAsia="Times New Roman" w:hAnsi="Times New Roman"/>
          <w:kern w:val="0"/>
          <w:sz w:val="22"/>
        </w:rPr>
        <w:t xml:space="preserve"> </w:t>
      </w:r>
      <w:r>
        <w:rPr>
          <w:rFonts w:ascii="Times New Roman" w:eastAsia="바탕체" w:hAnsi="Times New Roman"/>
          <w:kern w:val="0"/>
          <w:sz w:val="22"/>
        </w:rPr>
        <w:t>관계법령</w:t>
      </w:r>
      <w:r>
        <w:rPr>
          <w:rFonts w:ascii="Times New Roman" w:eastAsia="Times New Roman" w:hAnsi="Times New Roman"/>
          <w:kern w:val="0"/>
          <w:sz w:val="22"/>
        </w:rPr>
        <w:t xml:space="preserve"> </w:t>
      </w:r>
      <w:r>
        <w:rPr>
          <w:rFonts w:ascii="Times New Roman" w:eastAsia="바탕체" w:hAnsi="Times New Roman"/>
          <w:kern w:val="0"/>
          <w:sz w:val="22"/>
        </w:rPr>
        <w:t>범위</w:t>
      </w:r>
      <w:r>
        <w:rPr>
          <w:rFonts w:ascii="Times New Roman" w:eastAsia="Times New Roman" w:hAnsi="Times New Roman"/>
          <w:kern w:val="0"/>
          <w:sz w:val="22"/>
        </w:rPr>
        <w:t xml:space="preserve"> </w:t>
      </w:r>
      <w:r>
        <w:rPr>
          <w:rFonts w:ascii="Times New Roman" w:eastAsia="바탕체" w:hAnsi="Times New Roman"/>
          <w:kern w:val="0"/>
          <w:sz w:val="22"/>
        </w:rPr>
        <w:t>내에서</w:t>
      </w:r>
      <w:r>
        <w:rPr>
          <w:rFonts w:ascii="Times New Roman" w:eastAsia="Times New Roman" w:hAnsi="Times New Roman"/>
          <w:kern w:val="0"/>
          <w:sz w:val="22"/>
        </w:rPr>
        <w:t xml:space="preserve"> </w:t>
      </w:r>
      <w:r>
        <w:rPr>
          <w:rFonts w:ascii="Times New Roman" w:eastAsia="바탕체" w:hAnsi="Times New Roman"/>
          <w:kern w:val="0"/>
          <w:sz w:val="22"/>
        </w:rPr>
        <w:t>금전의</w:t>
      </w:r>
      <w:r>
        <w:rPr>
          <w:rFonts w:ascii="Times New Roman" w:eastAsia="Times New Roman" w:hAnsi="Times New Roman"/>
          <w:kern w:val="0"/>
          <w:sz w:val="22"/>
        </w:rPr>
        <w:t xml:space="preserve"> </w:t>
      </w:r>
      <w:r>
        <w:rPr>
          <w:rFonts w:ascii="Times New Roman" w:eastAsia="바탕체" w:hAnsi="Times New Roman"/>
          <w:kern w:val="0"/>
          <w:sz w:val="22"/>
        </w:rPr>
        <w:t>운용방법을</w:t>
      </w:r>
      <w:r>
        <w:rPr>
          <w:rFonts w:ascii="Times New Roman" w:eastAsia="Times New Roman" w:hAnsi="Times New Roman"/>
          <w:kern w:val="0"/>
          <w:sz w:val="22"/>
        </w:rPr>
        <w:t xml:space="preserve"> </w:t>
      </w:r>
      <w:r>
        <w:rPr>
          <w:rFonts w:ascii="Times New Roman" w:eastAsia="바탕체" w:hAnsi="Times New Roman"/>
          <w:kern w:val="0"/>
          <w:sz w:val="22"/>
        </w:rPr>
        <w:t>별도</w:t>
      </w:r>
      <w:r>
        <w:rPr>
          <w:rFonts w:ascii="Times New Roman" w:eastAsia="Times New Roman" w:hAnsi="Times New Roman"/>
          <w:kern w:val="0"/>
          <w:sz w:val="22"/>
        </w:rPr>
        <w:t xml:space="preserve"> </w:t>
      </w:r>
      <w:r>
        <w:rPr>
          <w:rFonts w:ascii="Times New Roman" w:eastAsia="바탕체" w:hAnsi="Times New Roman"/>
          <w:kern w:val="0"/>
          <w:sz w:val="22"/>
        </w:rPr>
        <w:t>지정할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 xml:space="preserve">. </w:t>
      </w:r>
    </w:p>
    <w:p w14:paraId="12F3BFE0" w14:textId="77777777" w:rsidR="00DE42D9" w:rsidRDefault="00930A79">
      <w:pPr>
        <w:snapToGrid w:val="0"/>
        <w:spacing w:after="0" w:line="360" w:lineRule="auto"/>
        <w:ind w:left="1440" w:hanging="720"/>
        <w:textAlignment w:val="baseline"/>
      </w:pPr>
      <w:r>
        <w:rPr>
          <w:rFonts w:ascii="바탕;Batang" w:eastAsia="바탕체" w:hAnsi="바탕;Batang" w:cs="바탕;Batang"/>
          <w:kern w:val="0"/>
          <w:sz w:val="22"/>
        </w:rPr>
        <w:t>②</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신탁의</w:t>
      </w:r>
      <w:r>
        <w:rPr>
          <w:rFonts w:ascii="Times New Roman" w:eastAsia="Times New Roman" w:hAnsi="Times New Roman"/>
          <w:kern w:val="0"/>
          <w:sz w:val="22"/>
        </w:rPr>
        <w:t xml:space="preserve"> </w:t>
      </w:r>
      <w:r>
        <w:rPr>
          <w:rFonts w:ascii="Times New Roman" w:eastAsia="바탕체" w:hAnsi="Times New Roman"/>
          <w:kern w:val="0"/>
          <w:sz w:val="22"/>
        </w:rPr>
        <w:t>신탁재산을</w:t>
      </w:r>
      <w:r>
        <w:rPr>
          <w:rFonts w:ascii="Times New Roman" w:eastAsia="Times New Roman" w:hAnsi="Times New Roman"/>
          <w:kern w:val="0"/>
          <w:sz w:val="22"/>
        </w:rPr>
        <w:t xml:space="preserve"> </w:t>
      </w:r>
      <w:r>
        <w:rPr>
          <w:rFonts w:ascii="Times New Roman" w:eastAsia="바탕체" w:hAnsi="Times New Roman"/>
          <w:kern w:val="0"/>
          <w:sz w:val="22"/>
        </w:rPr>
        <w:t>다른</w:t>
      </w:r>
      <w:r>
        <w:rPr>
          <w:rFonts w:ascii="Times New Roman" w:eastAsia="Times New Roman" w:hAnsi="Times New Roman"/>
          <w:kern w:val="0"/>
          <w:sz w:val="22"/>
        </w:rPr>
        <w:t xml:space="preserve"> </w:t>
      </w:r>
      <w:r>
        <w:rPr>
          <w:rFonts w:ascii="Times New Roman" w:eastAsia="바탕체" w:hAnsi="Times New Roman"/>
          <w:kern w:val="0"/>
          <w:sz w:val="22"/>
        </w:rPr>
        <w:t>신탁재산과</w:t>
      </w:r>
      <w:r>
        <w:rPr>
          <w:rFonts w:ascii="Times New Roman" w:eastAsia="Times New Roman" w:hAnsi="Times New Roman"/>
          <w:kern w:val="0"/>
          <w:sz w:val="22"/>
        </w:rPr>
        <w:t xml:space="preserve"> </w:t>
      </w:r>
      <w:r>
        <w:rPr>
          <w:rFonts w:ascii="Times New Roman" w:eastAsia="바탕체" w:hAnsi="Times New Roman"/>
          <w:kern w:val="0"/>
          <w:sz w:val="22"/>
        </w:rPr>
        <w:t>구분하여</w:t>
      </w:r>
      <w:r>
        <w:rPr>
          <w:rFonts w:ascii="Times New Roman" w:eastAsia="Times New Roman" w:hAnsi="Times New Roman"/>
          <w:kern w:val="0"/>
          <w:sz w:val="22"/>
        </w:rPr>
        <w:t xml:space="preserve"> </w:t>
      </w:r>
      <w:r>
        <w:rPr>
          <w:rFonts w:ascii="Times New Roman" w:eastAsia="바탕체" w:hAnsi="Times New Roman"/>
          <w:kern w:val="0"/>
          <w:sz w:val="22"/>
        </w:rPr>
        <w:t>관리</w:t>
      </w:r>
      <w:r>
        <w:rPr>
          <w:rFonts w:ascii="MS Mincho" w:eastAsia="바탕체" w:hAnsi="MS Mincho" w:cs="MS Mincho"/>
          <w:kern w:val="0"/>
          <w:sz w:val="22"/>
        </w:rPr>
        <w:t>․</w:t>
      </w:r>
      <w:r>
        <w:rPr>
          <w:rFonts w:ascii="Times New Roman" w:eastAsia="바탕체" w:hAnsi="Times New Roman"/>
          <w:kern w:val="0"/>
          <w:sz w:val="22"/>
        </w:rPr>
        <w:t>운용한다</w:t>
      </w:r>
      <w:r>
        <w:rPr>
          <w:rFonts w:ascii="Times New Roman" w:eastAsia="바탕체" w:hAnsi="Times New Roman"/>
          <w:kern w:val="0"/>
          <w:sz w:val="22"/>
        </w:rPr>
        <w:t xml:space="preserve">. </w:t>
      </w:r>
    </w:p>
    <w:p w14:paraId="2C14AB73"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300221A9" w14:textId="77777777" w:rsidR="00DE42D9" w:rsidRDefault="00930A79">
      <w:pPr>
        <w:snapToGrid w:val="0"/>
        <w:spacing w:after="0" w:line="360" w:lineRule="auto"/>
        <w:ind w:left="700" w:hanging="700"/>
        <w:textAlignment w:val="baseline"/>
      </w:pPr>
      <w:r>
        <w:rPr>
          <w:rFonts w:ascii="Times New Roman" w:eastAsia="바탕체" w:hAnsi="Times New Roman"/>
          <w:b/>
          <w:bCs/>
          <w:kern w:val="0"/>
          <w:sz w:val="22"/>
        </w:rPr>
        <w:t>제</w:t>
      </w:r>
      <w:r>
        <w:rPr>
          <w:rFonts w:ascii="Times New Roman" w:eastAsia="바탕체" w:hAnsi="Times New Roman"/>
          <w:b/>
          <w:bCs/>
          <w:kern w:val="0"/>
          <w:sz w:val="22"/>
        </w:rPr>
        <w:t>16</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비용의</w:t>
      </w:r>
      <w:r>
        <w:rPr>
          <w:rFonts w:ascii="Times New Roman" w:eastAsia="Times New Roman" w:hAnsi="Times New Roman"/>
          <w:b/>
          <w:bCs/>
          <w:kern w:val="0"/>
          <w:sz w:val="22"/>
        </w:rPr>
        <w:t xml:space="preserve"> </w:t>
      </w:r>
      <w:r>
        <w:rPr>
          <w:rFonts w:ascii="Times New Roman" w:eastAsia="바탕체" w:hAnsi="Times New Roman"/>
          <w:b/>
          <w:bCs/>
          <w:kern w:val="0"/>
          <w:sz w:val="22"/>
        </w:rPr>
        <w:t>부담</w:t>
      </w:r>
      <w:r>
        <w:rPr>
          <w:rFonts w:ascii="Times New Roman" w:eastAsia="바탕체" w:hAnsi="Times New Roman"/>
          <w:b/>
          <w:bCs/>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신탁부동산</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신탁이익에</w:t>
      </w:r>
      <w:r>
        <w:rPr>
          <w:rFonts w:ascii="Times New Roman" w:eastAsia="Times New Roman" w:hAnsi="Times New Roman"/>
          <w:kern w:val="0"/>
          <w:sz w:val="22"/>
        </w:rPr>
        <w:t xml:space="preserve"> </w:t>
      </w:r>
      <w:r>
        <w:rPr>
          <w:rFonts w:ascii="Times New Roman" w:eastAsia="바탕체" w:hAnsi="Times New Roman"/>
          <w:kern w:val="0"/>
          <w:sz w:val="22"/>
        </w:rPr>
        <w:t>대한</w:t>
      </w:r>
      <w:r>
        <w:rPr>
          <w:rFonts w:ascii="Times New Roman" w:eastAsia="Times New Roman" w:hAnsi="Times New Roman"/>
          <w:kern w:val="0"/>
          <w:sz w:val="22"/>
        </w:rPr>
        <w:t xml:space="preserve"> </w:t>
      </w:r>
      <w:r>
        <w:rPr>
          <w:rFonts w:ascii="Times New Roman" w:eastAsia="바탕체" w:hAnsi="Times New Roman"/>
          <w:kern w:val="0"/>
          <w:sz w:val="22"/>
        </w:rPr>
        <w:t>제세공과금</w:t>
      </w:r>
      <w:r>
        <w:rPr>
          <w:rFonts w:ascii="Times New Roman" w:eastAsia="바탕체" w:hAnsi="Times New Roman"/>
          <w:kern w:val="0"/>
          <w:sz w:val="22"/>
        </w:rPr>
        <w:t xml:space="preserve">, </w:t>
      </w:r>
      <w:r>
        <w:rPr>
          <w:rFonts w:ascii="Times New Roman" w:eastAsia="바탕체" w:hAnsi="Times New Roman"/>
          <w:kern w:val="0"/>
          <w:sz w:val="22"/>
        </w:rPr>
        <w:t>유지관리비</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금융비용</w:t>
      </w:r>
      <w:r>
        <w:rPr>
          <w:rFonts w:ascii="Times New Roman" w:eastAsia="Times New Roman" w:hAnsi="Times New Roman"/>
          <w:kern w:val="0"/>
          <w:sz w:val="22"/>
        </w:rPr>
        <w:t xml:space="preserve"> </w:t>
      </w:r>
      <w:r>
        <w:rPr>
          <w:rFonts w:ascii="Times New Roman" w:eastAsia="바탕체" w:hAnsi="Times New Roman"/>
          <w:kern w:val="0"/>
          <w:sz w:val="22"/>
        </w:rPr>
        <w:t>등</w:t>
      </w:r>
      <w:r>
        <w:rPr>
          <w:rFonts w:ascii="Times New Roman" w:eastAsia="Times New Roman" w:hAnsi="Times New Roman"/>
          <w:kern w:val="0"/>
          <w:sz w:val="22"/>
        </w:rPr>
        <w:t xml:space="preserve"> </w:t>
      </w:r>
      <w:r>
        <w:rPr>
          <w:rFonts w:ascii="Times New Roman" w:eastAsia="바탕체" w:hAnsi="Times New Roman"/>
          <w:kern w:val="0"/>
          <w:sz w:val="22"/>
        </w:rPr>
        <w:t>기타</w:t>
      </w:r>
      <w:r>
        <w:rPr>
          <w:rFonts w:ascii="Times New Roman" w:eastAsia="Times New Roman" w:hAnsi="Times New Roman"/>
          <w:kern w:val="0"/>
          <w:sz w:val="22"/>
        </w:rPr>
        <w:t xml:space="preserve"> </w:t>
      </w:r>
      <w:r>
        <w:rPr>
          <w:rFonts w:ascii="Times New Roman" w:eastAsia="바탕체" w:hAnsi="Times New Roman"/>
          <w:kern w:val="0"/>
          <w:sz w:val="22"/>
        </w:rPr>
        <w:t>신탁사무의</w:t>
      </w:r>
      <w:r>
        <w:rPr>
          <w:rFonts w:ascii="Times New Roman" w:eastAsia="Times New Roman" w:hAnsi="Times New Roman"/>
          <w:kern w:val="0"/>
          <w:sz w:val="22"/>
        </w:rPr>
        <w:t xml:space="preserve"> </w:t>
      </w:r>
      <w:r>
        <w:rPr>
          <w:rFonts w:ascii="Times New Roman" w:eastAsia="바탕체" w:hAnsi="Times New Roman"/>
          <w:kern w:val="0"/>
          <w:sz w:val="22"/>
        </w:rPr>
        <w:t>처리에</w:t>
      </w:r>
      <w:r>
        <w:rPr>
          <w:rFonts w:ascii="Times New Roman" w:eastAsia="Times New Roman" w:hAnsi="Times New Roman"/>
          <w:kern w:val="0"/>
          <w:sz w:val="22"/>
        </w:rPr>
        <w:t xml:space="preserve"> </w:t>
      </w:r>
      <w:r>
        <w:rPr>
          <w:rFonts w:ascii="Times New Roman" w:eastAsia="바탕체" w:hAnsi="Times New Roman"/>
          <w:kern w:val="0"/>
          <w:sz w:val="22"/>
        </w:rPr>
        <w:t>필요한</w:t>
      </w:r>
      <w:r>
        <w:rPr>
          <w:rFonts w:ascii="Times New Roman" w:eastAsia="Times New Roman" w:hAnsi="Times New Roman"/>
          <w:kern w:val="0"/>
          <w:sz w:val="22"/>
        </w:rPr>
        <w:t xml:space="preserve"> </w:t>
      </w:r>
      <w:r>
        <w:rPr>
          <w:rFonts w:ascii="Times New Roman" w:eastAsia="바탕체" w:hAnsi="Times New Roman"/>
          <w:kern w:val="0"/>
          <w:sz w:val="22"/>
        </w:rPr>
        <w:t>제비용</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신탁사무</w:t>
      </w:r>
      <w:r>
        <w:rPr>
          <w:rFonts w:ascii="Times New Roman" w:eastAsia="Times New Roman" w:hAnsi="Times New Roman"/>
          <w:kern w:val="0"/>
          <w:sz w:val="22"/>
        </w:rPr>
        <w:t xml:space="preserve"> </w:t>
      </w:r>
      <w:r>
        <w:rPr>
          <w:rFonts w:ascii="Times New Roman" w:eastAsia="바탕체" w:hAnsi="Times New Roman"/>
          <w:kern w:val="0"/>
          <w:sz w:val="22"/>
        </w:rPr>
        <w:t>처리에</w:t>
      </w:r>
      <w:r>
        <w:rPr>
          <w:rFonts w:ascii="Times New Roman" w:eastAsia="Times New Roman" w:hAnsi="Times New Roman"/>
          <w:kern w:val="0"/>
          <w:sz w:val="22"/>
        </w:rPr>
        <w:t xml:space="preserve"> </w:t>
      </w:r>
      <w:r>
        <w:rPr>
          <w:rFonts w:ascii="Times New Roman" w:eastAsia="바탕체" w:hAnsi="Times New Roman"/>
          <w:kern w:val="0"/>
          <w:sz w:val="22"/>
        </w:rPr>
        <w:t>있어서의</w:t>
      </w:r>
      <w:r>
        <w:rPr>
          <w:rFonts w:ascii="Times New Roman" w:eastAsia="Times New Roman" w:hAnsi="Times New Roman"/>
          <w:kern w:val="0"/>
          <w:sz w:val="22"/>
        </w:rPr>
        <w:t xml:space="preserve"> </w:t>
      </w:r>
      <w:r>
        <w:rPr>
          <w:rFonts w:ascii="Times New Roman" w:eastAsia="바탕체" w:hAnsi="Times New Roman"/>
          <w:kern w:val="0"/>
          <w:sz w:val="22"/>
        </w:rPr>
        <w:t>은행의</w:t>
      </w:r>
      <w:r>
        <w:rPr>
          <w:rFonts w:ascii="Times New Roman" w:eastAsia="Times New Roman" w:hAnsi="Times New Roman"/>
          <w:kern w:val="0"/>
          <w:sz w:val="22"/>
        </w:rPr>
        <w:t xml:space="preserve"> </w:t>
      </w:r>
      <w:r>
        <w:rPr>
          <w:rFonts w:ascii="Times New Roman" w:eastAsia="바탕체" w:hAnsi="Times New Roman"/>
          <w:kern w:val="0"/>
          <w:sz w:val="22"/>
        </w:rPr>
        <w:t>책임</w:t>
      </w:r>
      <w:r>
        <w:rPr>
          <w:rFonts w:ascii="Times New Roman" w:eastAsia="Times New Roman" w:hAnsi="Times New Roman"/>
          <w:kern w:val="0"/>
          <w:sz w:val="22"/>
        </w:rPr>
        <w:t xml:space="preserve"> </w:t>
      </w:r>
      <w:r>
        <w:rPr>
          <w:rFonts w:ascii="Times New Roman" w:eastAsia="바탕체" w:hAnsi="Times New Roman"/>
          <w:kern w:val="0"/>
          <w:sz w:val="22"/>
        </w:rPr>
        <w:t>없는</w:t>
      </w:r>
      <w:r>
        <w:rPr>
          <w:rFonts w:ascii="Times New Roman" w:eastAsia="Times New Roman" w:hAnsi="Times New Roman"/>
          <w:kern w:val="0"/>
          <w:sz w:val="22"/>
        </w:rPr>
        <w:t xml:space="preserve"> </w:t>
      </w:r>
      <w:r>
        <w:rPr>
          <w:rFonts w:ascii="Times New Roman" w:eastAsia="바탕체" w:hAnsi="Times New Roman"/>
          <w:kern w:val="0"/>
          <w:sz w:val="22"/>
        </w:rPr>
        <w:t>사유로</w:t>
      </w:r>
      <w:r>
        <w:rPr>
          <w:rFonts w:ascii="Times New Roman" w:eastAsia="Times New Roman" w:hAnsi="Times New Roman"/>
          <w:kern w:val="0"/>
          <w:sz w:val="22"/>
        </w:rPr>
        <w:t xml:space="preserve"> </w:t>
      </w:r>
      <w:r>
        <w:rPr>
          <w:rFonts w:ascii="Times New Roman" w:eastAsia="바탕체" w:hAnsi="Times New Roman"/>
          <w:kern w:val="0"/>
          <w:sz w:val="22"/>
        </w:rPr>
        <w:t>발생한</w:t>
      </w:r>
      <w:r>
        <w:rPr>
          <w:rFonts w:ascii="Times New Roman" w:eastAsia="Times New Roman" w:hAnsi="Times New Roman"/>
          <w:kern w:val="0"/>
          <w:sz w:val="22"/>
        </w:rPr>
        <w:t xml:space="preserve"> </w:t>
      </w:r>
      <w:r>
        <w:rPr>
          <w:rFonts w:ascii="Times New Roman" w:eastAsia="바탕체" w:hAnsi="Times New Roman"/>
          <w:kern w:val="0"/>
          <w:sz w:val="22"/>
        </w:rPr>
        <w:t>손해는</w:t>
      </w:r>
      <w:r>
        <w:rPr>
          <w:rFonts w:ascii="Times New Roman" w:eastAsia="Times New Roman" w:hAnsi="Times New Roman"/>
          <w:kern w:val="0"/>
          <w:sz w:val="22"/>
        </w:rPr>
        <w:t xml:space="preserve">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부담한다</w:t>
      </w:r>
      <w:r>
        <w:rPr>
          <w:rFonts w:ascii="Times New Roman" w:eastAsia="바탕체" w:hAnsi="Times New Roman"/>
          <w:kern w:val="0"/>
          <w:sz w:val="22"/>
        </w:rPr>
        <w:t>.</w:t>
      </w:r>
    </w:p>
    <w:p w14:paraId="5CD223CA"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신탁재산에</w:t>
      </w:r>
      <w:r>
        <w:rPr>
          <w:rFonts w:ascii="Times New Roman" w:eastAsia="Times New Roman" w:hAnsi="Times New Roman"/>
          <w:kern w:val="0"/>
          <w:sz w:val="22"/>
        </w:rPr>
        <w:t xml:space="preserve"> </w:t>
      </w:r>
      <w:r>
        <w:rPr>
          <w:rFonts w:ascii="Times New Roman" w:eastAsia="바탕체" w:hAnsi="Times New Roman"/>
          <w:kern w:val="0"/>
          <w:sz w:val="22"/>
        </w:rPr>
        <w:t>속하는</w:t>
      </w:r>
      <w:r>
        <w:rPr>
          <w:rFonts w:ascii="Times New Roman" w:eastAsia="Times New Roman" w:hAnsi="Times New Roman"/>
          <w:kern w:val="0"/>
          <w:sz w:val="22"/>
        </w:rPr>
        <w:t xml:space="preserve"> </w:t>
      </w:r>
      <w:r>
        <w:rPr>
          <w:rFonts w:ascii="Times New Roman" w:eastAsia="바탕체" w:hAnsi="Times New Roman"/>
          <w:kern w:val="0"/>
          <w:sz w:val="22"/>
        </w:rPr>
        <w:t>금전으로</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항의</w:t>
      </w:r>
      <w:r>
        <w:rPr>
          <w:rFonts w:ascii="Times New Roman" w:eastAsia="Times New Roman" w:hAnsi="Times New Roman"/>
          <w:kern w:val="0"/>
          <w:sz w:val="22"/>
        </w:rPr>
        <w:t xml:space="preserve"> </w:t>
      </w:r>
      <w:r>
        <w:rPr>
          <w:rFonts w:ascii="Times New Roman" w:eastAsia="바탕체" w:hAnsi="Times New Roman"/>
          <w:kern w:val="0"/>
          <w:sz w:val="22"/>
        </w:rPr>
        <w:t>제비용</w:t>
      </w:r>
      <w:r>
        <w:rPr>
          <w:rFonts w:ascii="Times New Roman" w:eastAsia="Times New Roman" w:hAnsi="Times New Roman"/>
          <w:kern w:val="0"/>
          <w:sz w:val="22"/>
        </w:rPr>
        <w:t xml:space="preserve"> </w:t>
      </w:r>
      <w:r>
        <w:rPr>
          <w:rFonts w:ascii="Times New Roman" w:eastAsia="바탕체" w:hAnsi="Times New Roman"/>
          <w:kern w:val="0"/>
          <w:sz w:val="22"/>
        </w:rPr>
        <w:t>등의</w:t>
      </w:r>
      <w:r>
        <w:rPr>
          <w:rFonts w:ascii="Times New Roman" w:eastAsia="Times New Roman" w:hAnsi="Times New Roman"/>
          <w:kern w:val="0"/>
          <w:sz w:val="22"/>
        </w:rPr>
        <w:t xml:space="preserve"> </w:t>
      </w:r>
      <w:r>
        <w:rPr>
          <w:rFonts w:ascii="Times New Roman" w:eastAsia="바탕체" w:hAnsi="Times New Roman"/>
          <w:kern w:val="0"/>
          <w:sz w:val="22"/>
        </w:rPr>
        <w:t>지급에</w:t>
      </w:r>
      <w:r>
        <w:rPr>
          <w:rFonts w:ascii="Times New Roman" w:eastAsia="Times New Roman" w:hAnsi="Times New Roman"/>
          <w:kern w:val="0"/>
          <w:sz w:val="22"/>
        </w:rPr>
        <w:t xml:space="preserve"> </w:t>
      </w:r>
      <w:r>
        <w:rPr>
          <w:rFonts w:ascii="Times New Roman" w:eastAsia="바탕체" w:hAnsi="Times New Roman"/>
          <w:kern w:val="0"/>
          <w:sz w:val="22"/>
        </w:rPr>
        <w:t>부족하고</w:t>
      </w:r>
      <w:r>
        <w:rPr>
          <w:rFonts w:ascii="Times New Roman" w:eastAsia="Times New Roman" w:hAnsi="Times New Roman"/>
          <w:kern w:val="0"/>
          <w:sz w:val="22"/>
        </w:rPr>
        <w:t xml:space="preserve"> </w:t>
      </w:r>
      <w:r>
        <w:rPr>
          <w:rFonts w:ascii="Times New Roman" w:eastAsia="바탕체" w:hAnsi="Times New Roman"/>
          <w:kern w:val="0"/>
          <w:sz w:val="22"/>
        </w:rPr>
        <w:t>위탁자로부터</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부족금액을</w:t>
      </w:r>
      <w:r>
        <w:rPr>
          <w:rFonts w:ascii="Times New Roman" w:eastAsia="Times New Roman" w:hAnsi="Times New Roman"/>
          <w:kern w:val="0"/>
          <w:sz w:val="22"/>
        </w:rPr>
        <w:t xml:space="preserve"> </w:t>
      </w:r>
      <w:r>
        <w:rPr>
          <w:rFonts w:ascii="Times New Roman" w:eastAsia="바탕체" w:hAnsi="Times New Roman"/>
          <w:kern w:val="0"/>
          <w:sz w:val="22"/>
        </w:rPr>
        <w:t>받을</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없는</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상당하다고</w:t>
      </w:r>
      <w:r>
        <w:rPr>
          <w:rFonts w:ascii="Times New Roman" w:eastAsia="Times New Roman" w:hAnsi="Times New Roman"/>
          <w:kern w:val="0"/>
          <w:sz w:val="22"/>
        </w:rPr>
        <w:t xml:space="preserve"> </w:t>
      </w:r>
      <w:r>
        <w:rPr>
          <w:rFonts w:ascii="Times New Roman" w:eastAsia="바탕체" w:hAnsi="Times New Roman"/>
          <w:kern w:val="0"/>
          <w:sz w:val="22"/>
        </w:rPr>
        <w:t>인정하는</w:t>
      </w:r>
      <w:r>
        <w:rPr>
          <w:rFonts w:ascii="Times New Roman" w:eastAsia="Times New Roman" w:hAnsi="Times New Roman"/>
          <w:kern w:val="0"/>
          <w:sz w:val="22"/>
        </w:rPr>
        <w:t xml:space="preserve"> </w:t>
      </w:r>
      <w:r>
        <w:rPr>
          <w:rFonts w:ascii="Times New Roman" w:eastAsia="바탕체" w:hAnsi="Times New Roman"/>
          <w:kern w:val="0"/>
          <w:sz w:val="22"/>
        </w:rPr>
        <w:t>방법으로</w:t>
      </w:r>
      <w:r>
        <w:rPr>
          <w:rFonts w:ascii="Times New Roman" w:eastAsia="Times New Roman" w:hAnsi="Times New Roman"/>
          <w:kern w:val="0"/>
          <w:sz w:val="22"/>
        </w:rPr>
        <w:t xml:space="preserve"> </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일부</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전부를</w:t>
      </w:r>
      <w:r>
        <w:rPr>
          <w:rFonts w:ascii="Times New Roman" w:eastAsia="Times New Roman" w:hAnsi="Times New Roman"/>
          <w:kern w:val="0"/>
          <w:sz w:val="22"/>
        </w:rPr>
        <w:t xml:space="preserve"> </w:t>
      </w:r>
      <w:r>
        <w:rPr>
          <w:rFonts w:ascii="Times New Roman" w:eastAsia="바탕체" w:hAnsi="Times New Roman"/>
          <w:kern w:val="0"/>
          <w:sz w:val="22"/>
        </w:rPr>
        <w:t>처분하여</w:t>
      </w:r>
      <w:r>
        <w:rPr>
          <w:rFonts w:ascii="Times New Roman" w:eastAsia="Times New Roman" w:hAnsi="Times New Roman"/>
          <w:kern w:val="0"/>
          <w:sz w:val="22"/>
        </w:rPr>
        <w:t xml:space="preserve"> </w:t>
      </w:r>
      <w:r>
        <w:rPr>
          <w:rFonts w:ascii="Times New Roman" w:eastAsia="바탕체" w:hAnsi="Times New Roman"/>
          <w:kern w:val="0"/>
          <w:sz w:val="22"/>
        </w:rPr>
        <w:t>지급에</w:t>
      </w:r>
      <w:r>
        <w:rPr>
          <w:rFonts w:ascii="Times New Roman" w:eastAsia="Times New Roman" w:hAnsi="Times New Roman"/>
          <w:kern w:val="0"/>
          <w:sz w:val="22"/>
        </w:rPr>
        <w:t xml:space="preserve"> </w:t>
      </w:r>
      <w:r>
        <w:rPr>
          <w:rFonts w:ascii="Times New Roman" w:eastAsia="바탕체" w:hAnsi="Times New Roman"/>
          <w:kern w:val="0"/>
          <w:sz w:val="22"/>
        </w:rPr>
        <w:t>충당할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w:t>
      </w:r>
    </w:p>
    <w:p w14:paraId="04B3DC98"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③</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항의</w:t>
      </w:r>
      <w:r>
        <w:rPr>
          <w:rFonts w:ascii="Times New Roman" w:eastAsia="Times New Roman" w:hAnsi="Times New Roman"/>
          <w:kern w:val="0"/>
          <w:sz w:val="22"/>
        </w:rPr>
        <w:t xml:space="preserve"> </w:t>
      </w:r>
      <w:r>
        <w:rPr>
          <w:rFonts w:ascii="Times New Roman" w:eastAsia="바탕체" w:hAnsi="Times New Roman"/>
          <w:kern w:val="0"/>
          <w:sz w:val="22"/>
        </w:rPr>
        <w:t>비용</w:t>
      </w:r>
      <w:r>
        <w:rPr>
          <w:rFonts w:ascii="Times New Roman" w:eastAsia="Times New Roman" w:hAnsi="Times New Roman"/>
          <w:kern w:val="0"/>
          <w:sz w:val="22"/>
        </w:rPr>
        <w:t xml:space="preserve"> </w:t>
      </w:r>
      <w:r>
        <w:rPr>
          <w:rFonts w:ascii="Times New Roman" w:eastAsia="바탕체" w:hAnsi="Times New Roman"/>
          <w:kern w:val="0"/>
          <w:sz w:val="22"/>
        </w:rPr>
        <w:t>등을</w:t>
      </w:r>
      <w:r>
        <w:rPr>
          <w:rFonts w:ascii="Times New Roman" w:eastAsia="Times New Roman" w:hAnsi="Times New Roman"/>
          <w:kern w:val="0"/>
          <w:sz w:val="22"/>
        </w:rPr>
        <w:t xml:space="preserve"> </w:t>
      </w:r>
      <w:r>
        <w:rPr>
          <w:rFonts w:ascii="Times New Roman" w:eastAsia="바탕체" w:hAnsi="Times New Roman"/>
          <w:kern w:val="0"/>
          <w:sz w:val="22"/>
        </w:rPr>
        <w:t>지급시기에</w:t>
      </w:r>
      <w:r>
        <w:rPr>
          <w:rFonts w:ascii="Times New Roman" w:eastAsia="Times New Roman" w:hAnsi="Times New Roman"/>
          <w:kern w:val="0"/>
          <w:sz w:val="22"/>
        </w:rPr>
        <w:t xml:space="preserve"> </w:t>
      </w:r>
      <w:r>
        <w:rPr>
          <w:rFonts w:ascii="Times New Roman" w:eastAsia="바탕체" w:hAnsi="Times New Roman"/>
          <w:kern w:val="0"/>
          <w:sz w:val="22"/>
        </w:rPr>
        <w:t>납부하지</w:t>
      </w:r>
      <w:r>
        <w:rPr>
          <w:rFonts w:ascii="Times New Roman" w:eastAsia="Times New Roman" w:hAnsi="Times New Roman"/>
          <w:kern w:val="0"/>
          <w:sz w:val="22"/>
        </w:rPr>
        <w:t xml:space="preserve"> </w:t>
      </w:r>
      <w:r>
        <w:rPr>
          <w:rFonts w:ascii="Times New Roman" w:eastAsia="바탕체" w:hAnsi="Times New Roman"/>
          <w:kern w:val="0"/>
          <w:sz w:val="22"/>
        </w:rPr>
        <w:t>않는</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대신</w:t>
      </w:r>
      <w:r>
        <w:rPr>
          <w:rFonts w:ascii="Times New Roman" w:eastAsia="Times New Roman" w:hAnsi="Times New Roman"/>
          <w:kern w:val="0"/>
          <w:sz w:val="22"/>
        </w:rPr>
        <w:t xml:space="preserve"> </w:t>
      </w:r>
      <w:r>
        <w:rPr>
          <w:rFonts w:ascii="Times New Roman" w:eastAsia="바탕체" w:hAnsi="Times New Roman"/>
          <w:kern w:val="0"/>
          <w:sz w:val="22"/>
        </w:rPr>
        <w:t>납부할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있으며</w:t>
      </w:r>
      <w:r>
        <w:rPr>
          <w:rFonts w:ascii="Times New Roman" w:eastAsia="바탕체"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경우에</w:t>
      </w:r>
      <w:r>
        <w:rPr>
          <w:rFonts w:ascii="Times New Roman" w:eastAsia="Times New Roman" w:hAnsi="Times New Roman"/>
          <w:kern w:val="0"/>
          <w:sz w:val="22"/>
        </w:rPr>
        <w:t xml:space="preserve"> </w:t>
      </w:r>
      <w:r>
        <w:rPr>
          <w:rFonts w:ascii="Times New Roman" w:eastAsia="바탕체" w:hAnsi="Times New Roman"/>
          <w:kern w:val="0"/>
          <w:sz w:val="22"/>
        </w:rPr>
        <w:t>위탁자는</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대지급일</w:t>
      </w:r>
      <w:r>
        <w:rPr>
          <w:rFonts w:ascii="Times New Roman" w:eastAsia="Times New Roman" w:hAnsi="Times New Roman"/>
          <w:kern w:val="0"/>
          <w:sz w:val="22"/>
        </w:rPr>
        <w:t xml:space="preserve"> </w:t>
      </w:r>
      <w:r>
        <w:rPr>
          <w:rFonts w:ascii="Times New Roman" w:eastAsia="바탕체" w:hAnsi="Times New Roman"/>
          <w:kern w:val="0"/>
          <w:sz w:val="22"/>
        </w:rPr>
        <w:t>익일부터</w:t>
      </w:r>
      <w:r>
        <w:rPr>
          <w:rFonts w:ascii="Times New Roman" w:eastAsia="Times New Roman" w:hAnsi="Times New Roman"/>
          <w:kern w:val="0"/>
          <w:sz w:val="22"/>
        </w:rPr>
        <w:t xml:space="preserve"> </w:t>
      </w:r>
      <w:r>
        <w:rPr>
          <w:rFonts w:ascii="Times New Roman" w:eastAsia="바탕체" w:hAnsi="Times New Roman"/>
          <w:kern w:val="0"/>
          <w:sz w:val="22"/>
        </w:rPr>
        <w:t>상환일까지</w:t>
      </w:r>
      <w:r>
        <w:rPr>
          <w:rFonts w:ascii="Times New Roman" w:eastAsia="Times New Roman" w:hAnsi="Times New Roman"/>
          <w:kern w:val="0"/>
          <w:sz w:val="22"/>
        </w:rPr>
        <w:t xml:space="preserve"> </w:t>
      </w:r>
      <w:r>
        <w:rPr>
          <w:rFonts w:ascii="Times New Roman" w:eastAsia="바탕체" w:hAnsi="Times New Roman"/>
          <w:kern w:val="0"/>
          <w:sz w:val="22"/>
        </w:rPr>
        <w:t>은행</w:t>
      </w:r>
      <w:r>
        <w:rPr>
          <w:rFonts w:ascii="Times New Roman" w:eastAsia="Times New Roman" w:hAnsi="Times New Roman"/>
          <w:kern w:val="0"/>
          <w:sz w:val="22"/>
        </w:rPr>
        <w:t xml:space="preserve"> </w:t>
      </w:r>
      <w:r>
        <w:rPr>
          <w:rFonts w:ascii="Times New Roman" w:eastAsia="바탕체" w:hAnsi="Times New Roman"/>
          <w:kern w:val="0"/>
          <w:sz w:val="22"/>
        </w:rPr>
        <w:t>고유계정의</w:t>
      </w:r>
      <w:r>
        <w:rPr>
          <w:rFonts w:ascii="Times New Roman" w:eastAsia="Times New Roman" w:hAnsi="Times New Roman"/>
          <w:kern w:val="0"/>
          <w:sz w:val="22"/>
        </w:rPr>
        <w:t xml:space="preserve"> </w:t>
      </w:r>
      <w:r>
        <w:rPr>
          <w:rFonts w:ascii="Times New Roman" w:eastAsia="바탕체" w:hAnsi="Times New Roman"/>
          <w:kern w:val="0"/>
          <w:sz w:val="22"/>
        </w:rPr>
        <w:t>연체대출금</w:t>
      </w:r>
      <w:r>
        <w:rPr>
          <w:rFonts w:ascii="Times New Roman" w:eastAsia="Times New Roman" w:hAnsi="Times New Roman"/>
          <w:kern w:val="0"/>
          <w:sz w:val="22"/>
        </w:rPr>
        <w:t xml:space="preserve"> </w:t>
      </w:r>
      <w:r>
        <w:rPr>
          <w:rFonts w:ascii="Times New Roman" w:eastAsia="바탕체" w:hAnsi="Times New Roman"/>
          <w:kern w:val="0"/>
          <w:sz w:val="22"/>
        </w:rPr>
        <w:t>이자율을</w:t>
      </w:r>
      <w:r>
        <w:rPr>
          <w:rFonts w:ascii="Times New Roman" w:eastAsia="Times New Roman" w:hAnsi="Times New Roman"/>
          <w:kern w:val="0"/>
          <w:sz w:val="22"/>
        </w:rPr>
        <w:t xml:space="preserve"> </w:t>
      </w:r>
      <w:r>
        <w:rPr>
          <w:rFonts w:ascii="Times New Roman" w:eastAsia="바탕체" w:hAnsi="Times New Roman"/>
          <w:kern w:val="0"/>
          <w:sz w:val="22"/>
        </w:rPr>
        <w:t>기준으로</w:t>
      </w:r>
      <w:r>
        <w:rPr>
          <w:rFonts w:ascii="Times New Roman" w:eastAsia="Times New Roman" w:hAnsi="Times New Roman"/>
          <w:kern w:val="0"/>
          <w:sz w:val="22"/>
        </w:rPr>
        <w:t xml:space="preserve"> </w:t>
      </w:r>
      <w:r>
        <w:rPr>
          <w:rFonts w:ascii="Times New Roman" w:eastAsia="바탕체" w:hAnsi="Times New Roman"/>
          <w:kern w:val="0"/>
          <w:sz w:val="22"/>
        </w:rPr>
        <w:t>산출한</w:t>
      </w:r>
      <w:r>
        <w:rPr>
          <w:rFonts w:ascii="Times New Roman" w:eastAsia="Times New Roman" w:hAnsi="Times New Roman"/>
          <w:kern w:val="0"/>
          <w:sz w:val="22"/>
        </w:rPr>
        <w:t xml:space="preserve"> </w:t>
      </w:r>
      <w:r>
        <w:rPr>
          <w:rFonts w:ascii="Times New Roman" w:eastAsia="바탕체" w:hAnsi="Times New Roman"/>
          <w:kern w:val="0"/>
          <w:sz w:val="22"/>
        </w:rPr>
        <w:t>이자를</w:t>
      </w:r>
      <w:r>
        <w:rPr>
          <w:rFonts w:ascii="Times New Roman" w:eastAsia="Times New Roman" w:hAnsi="Times New Roman"/>
          <w:kern w:val="0"/>
          <w:sz w:val="22"/>
        </w:rPr>
        <w:t xml:space="preserve"> </w:t>
      </w:r>
      <w:r>
        <w:rPr>
          <w:rFonts w:ascii="Times New Roman" w:eastAsia="바탕체" w:hAnsi="Times New Roman"/>
          <w:kern w:val="0"/>
          <w:sz w:val="22"/>
        </w:rPr>
        <w:t>원금에</w:t>
      </w:r>
      <w:r>
        <w:rPr>
          <w:rFonts w:ascii="Times New Roman" w:eastAsia="Times New Roman" w:hAnsi="Times New Roman"/>
          <w:kern w:val="0"/>
          <w:sz w:val="22"/>
        </w:rPr>
        <w:t xml:space="preserve"> </w:t>
      </w:r>
      <w:r>
        <w:rPr>
          <w:rFonts w:ascii="Times New Roman" w:eastAsia="바탕체" w:hAnsi="Times New Roman"/>
          <w:kern w:val="0"/>
          <w:sz w:val="22"/>
        </w:rPr>
        <w:t>포함하여</w:t>
      </w:r>
      <w:r>
        <w:rPr>
          <w:rFonts w:ascii="Times New Roman" w:eastAsia="Times New Roman" w:hAnsi="Times New Roman"/>
          <w:kern w:val="0"/>
          <w:sz w:val="22"/>
        </w:rPr>
        <w:t xml:space="preserve"> </w:t>
      </w:r>
      <w:r>
        <w:rPr>
          <w:rFonts w:ascii="Times New Roman" w:eastAsia="바탕체" w:hAnsi="Times New Roman"/>
          <w:kern w:val="0"/>
          <w:sz w:val="22"/>
        </w:rPr>
        <w:t>은행에</w:t>
      </w:r>
      <w:r>
        <w:rPr>
          <w:rFonts w:ascii="Times New Roman" w:eastAsia="Times New Roman" w:hAnsi="Times New Roman"/>
          <w:kern w:val="0"/>
          <w:sz w:val="22"/>
        </w:rPr>
        <w:t xml:space="preserve"> </w:t>
      </w:r>
      <w:r>
        <w:rPr>
          <w:rFonts w:ascii="Times New Roman" w:eastAsia="바탕체" w:hAnsi="Times New Roman"/>
          <w:kern w:val="0"/>
          <w:sz w:val="22"/>
        </w:rPr>
        <w:t>지급하여야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03226F64"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④</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3</w:t>
      </w:r>
      <w:r>
        <w:rPr>
          <w:rFonts w:ascii="Times New Roman" w:eastAsia="바탕체" w:hAnsi="Times New Roman"/>
          <w:kern w:val="0"/>
          <w:sz w:val="22"/>
        </w:rPr>
        <w:t>항의</w:t>
      </w:r>
      <w:r>
        <w:rPr>
          <w:rFonts w:ascii="Times New Roman" w:eastAsia="Times New Roman" w:hAnsi="Times New Roman"/>
          <w:kern w:val="0"/>
          <w:sz w:val="22"/>
        </w:rPr>
        <w:t xml:space="preserve"> </w:t>
      </w:r>
      <w:r>
        <w:rPr>
          <w:rFonts w:ascii="Times New Roman" w:eastAsia="바탕체" w:hAnsi="Times New Roman"/>
          <w:kern w:val="0"/>
          <w:sz w:val="22"/>
        </w:rPr>
        <w:t>대지급금과</w:t>
      </w:r>
      <w:r>
        <w:rPr>
          <w:rFonts w:ascii="Times New Roman" w:eastAsia="Times New Roman" w:hAnsi="Times New Roman"/>
          <w:kern w:val="0"/>
          <w:sz w:val="22"/>
        </w:rPr>
        <w:t xml:space="preserve"> </w:t>
      </w:r>
      <w:r>
        <w:rPr>
          <w:rFonts w:ascii="Times New Roman" w:eastAsia="바탕체" w:hAnsi="Times New Roman"/>
          <w:kern w:val="0"/>
          <w:sz w:val="22"/>
        </w:rPr>
        <w:t>지연손해금을</w:t>
      </w:r>
      <w:r>
        <w:rPr>
          <w:rFonts w:ascii="Times New Roman" w:eastAsia="Times New Roman" w:hAnsi="Times New Roman"/>
          <w:kern w:val="0"/>
          <w:sz w:val="22"/>
        </w:rPr>
        <w:t xml:space="preserve"> </w:t>
      </w:r>
      <w:r>
        <w:rPr>
          <w:rFonts w:ascii="Times New Roman" w:eastAsia="바탕체" w:hAnsi="Times New Roman"/>
          <w:kern w:val="0"/>
          <w:sz w:val="22"/>
        </w:rPr>
        <w:t>위탁자</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우선수익자에게</w:t>
      </w:r>
      <w:r>
        <w:rPr>
          <w:rFonts w:ascii="Times New Roman" w:eastAsia="Times New Roman" w:hAnsi="Times New Roman"/>
          <w:kern w:val="0"/>
          <w:sz w:val="22"/>
        </w:rPr>
        <w:t xml:space="preserve"> </w:t>
      </w:r>
      <w:r>
        <w:rPr>
          <w:rFonts w:ascii="Times New Roman" w:eastAsia="바탕체" w:hAnsi="Times New Roman"/>
          <w:kern w:val="0"/>
          <w:sz w:val="22"/>
        </w:rPr>
        <w:t>지급할</w:t>
      </w:r>
      <w:r>
        <w:rPr>
          <w:rFonts w:ascii="Times New Roman" w:eastAsia="Times New Roman" w:hAnsi="Times New Roman"/>
          <w:kern w:val="0"/>
          <w:sz w:val="22"/>
        </w:rPr>
        <w:t xml:space="preserve"> </w:t>
      </w:r>
      <w:r>
        <w:rPr>
          <w:rFonts w:ascii="Times New Roman" w:eastAsia="바탕체" w:hAnsi="Times New Roman"/>
          <w:kern w:val="0"/>
          <w:sz w:val="22"/>
        </w:rPr>
        <w:lastRenderedPageBreak/>
        <w:t>금전</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재산</w:t>
      </w:r>
      <w:r>
        <w:rPr>
          <w:rFonts w:ascii="Times New Roman" w:eastAsia="Times New Roman" w:hAnsi="Times New Roman"/>
          <w:kern w:val="0"/>
          <w:sz w:val="22"/>
        </w:rPr>
        <w:t xml:space="preserve"> </w:t>
      </w:r>
      <w:r>
        <w:rPr>
          <w:rFonts w:ascii="Times New Roman" w:eastAsia="바탕체" w:hAnsi="Times New Roman"/>
          <w:kern w:val="0"/>
          <w:sz w:val="22"/>
        </w:rPr>
        <w:t>중에서</w:t>
      </w:r>
      <w:r>
        <w:rPr>
          <w:rFonts w:ascii="Times New Roman" w:eastAsia="Times New Roman" w:hAnsi="Times New Roman"/>
          <w:kern w:val="0"/>
          <w:sz w:val="22"/>
        </w:rPr>
        <w:t xml:space="preserve"> </w:t>
      </w:r>
      <w:r>
        <w:rPr>
          <w:rFonts w:ascii="Times New Roman" w:eastAsia="바탕체" w:hAnsi="Times New Roman"/>
          <w:kern w:val="0"/>
          <w:sz w:val="22"/>
        </w:rPr>
        <w:t>이를</w:t>
      </w:r>
      <w:r>
        <w:rPr>
          <w:rFonts w:ascii="Times New Roman" w:eastAsia="Times New Roman" w:hAnsi="Times New Roman"/>
          <w:kern w:val="0"/>
          <w:sz w:val="22"/>
        </w:rPr>
        <w:t xml:space="preserve"> </w:t>
      </w:r>
      <w:r>
        <w:rPr>
          <w:rFonts w:ascii="Times New Roman" w:eastAsia="바탕체" w:hAnsi="Times New Roman"/>
          <w:kern w:val="0"/>
          <w:sz w:val="22"/>
        </w:rPr>
        <w:t>공제</w:t>
      </w:r>
      <w:r>
        <w:rPr>
          <w:rFonts w:ascii="Times New Roman" w:eastAsia="Times New Roman" w:hAnsi="Times New Roman"/>
          <w:kern w:val="0"/>
          <w:sz w:val="22"/>
        </w:rPr>
        <w:t xml:space="preserve"> </w:t>
      </w:r>
      <w:r>
        <w:rPr>
          <w:rFonts w:ascii="Times New Roman" w:eastAsia="바탕체" w:hAnsi="Times New Roman"/>
          <w:kern w:val="0"/>
          <w:sz w:val="22"/>
        </w:rPr>
        <w:t>수취할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w:t>
      </w:r>
    </w:p>
    <w:p w14:paraId="5B17FD55"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⑤</w:t>
      </w:r>
      <w:r>
        <w:rPr>
          <w:rFonts w:ascii="Times New Roman" w:eastAsia="바탕체" w:hAnsi="Times New Roman"/>
          <w:kern w:val="0"/>
          <w:sz w:val="22"/>
        </w:rPr>
        <w:t>위탁자</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수익자가</w:t>
      </w:r>
      <w:r>
        <w:rPr>
          <w:rFonts w:ascii="Times New Roman" w:eastAsia="Times New Roman"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신탁에</w:t>
      </w:r>
      <w:r>
        <w:rPr>
          <w:rFonts w:ascii="Times New Roman" w:eastAsia="Times New Roman" w:hAnsi="Times New Roman"/>
          <w:kern w:val="0"/>
          <w:sz w:val="22"/>
        </w:rPr>
        <w:t xml:space="preserve"> </w:t>
      </w:r>
      <w:r>
        <w:rPr>
          <w:rFonts w:ascii="Times New Roman" w:eastAsia="바탕체" w:hAnsi="Times New Roman"/>
          <w:kern w:val="0"/>
          <w:sz w:val="22"/>
        </w:rPr>
        <w:t>기인하여</w:t>
      </w:r>
      <w:r>
        <w:rPr>
          <w:rFonts w:ascii="Times New Roman" w:eastAsia="Times New Roman" w:hAnsi="Times New Roman"/>
          <w:kern w:val="0"/>
          <w:sz w:val="22"/>
        </w:rPr>
        <w:t xml:space="preserve"> </w:t>
      </w:r>
      <w:r>
        <w:rPr>
          <w:rFonts w:ascii="Times New Roman" w:eastAsia="바탕체" w:hAnsi="Times New Roman"/>
          <w:kern w:val="0"/>
          <w:sz w:val="22"/>
        </w:rPr>
        <w:t>부담할</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Times New Roman" w:hAnsi="Times New Roman"/>
          <w:kern w:val="0"/>
          <w:sz w:val="22"/>
        </w:rPr>
        <w:t xml:space="preserve"> </w:t>
      </w:r>
      <w:r>
        <w:rPr>
          <w:rFonts w:ascii="Times New Roman" w:eastAsia="바탕체" w:hAnsi="Times New Roman"/>
          <w:kern w:val="0"/>
          <w:sz w:val="22"/>
        </w:rPr>
        <w:t>비용</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대지급한</w:t>
      </w:r>
      <w:r>
        <w:rPr>
          <w:rFonts w:ascii="Times New Roman" w:eastAsia="Times New Roman" w:hAnsi="Times New Roman"/>
          <w:kern w:val="0"/>
          <w:sz w:val="22"/>
        </w:rPr>
        <w:t xml:space="preserve"> </w:t>
      </w:r>
      <w:r>
        <w:rPr>
          <w:rFonts w:ascii="Times New Roman" w:eastAsia="바탕체" w:hAnsi="Times New Roman"/>
          <w:kern w:val="0"/>
          <w:sz w:val="22"/>
        </w:rPr>
        <w:t>비용</w:t>
      </w:r>
      <w:r>
        <w:rPr>
          <w:rFonts w:ascii="Times New Roman" w:eastAsia="Times New Roman" w:hAnsi="Times New Roman"/>
          <w:kern w:val="0"/>
          <w:sz w:val="22"/>
        </w:rPr>
        <w:t xml:space="preserve"> </w:t>
      </w:r>
      <w:r>
        <w:rPr>
          <w:rFonts w:ascii="Times New Roman" w:eastAsia="바탕체" w:hAnsi="Times New Roman"/>
          <w:kern w:val="0"/>
          <w:sz w:val="22"/>
        </w:rPr>
        <w:t>등을</w:t>
      </w:r>
      <w:r>
        <w:rPr>
          <w:rFonts w:ascii="Times New Roman" w:eastAsia="Times New Roman" w:hAnsi="Times New Roman"/>
          <w:kern w:val="0"/>
          <w:sz w:val="22"/>
        </w:rPr>
        <w:t xml:space="preserve"> </w:t>
      </w:r>
      <w:r>
        <w:rPr>
          <w:rFonts w:ascii="Times New Roman" w:eastAsia="바탕체" w:hAnsi="Times New Roman"/>
          <w:kern w:val="0"/>
          <w:sz w:val="22"/>
        </w:rPr>
        <w:t>은행의</w:t>
      </w:r>
      <w:r>
        <w:rPr>
          <w:rFonts w:ascii="Times New Roman" w:eastAsia="Times New Roman" w:hAnsi="Times New Roman"/>
          <w:kern w:val="0"/>
          <w:sz w:val="22"/>
        </w:rPr>
        <w:t xml:space="preserve"> </w:t>
      </w:r>
      <w:r>
        <w:rPr>
          <w:rFonts w:ascii="Times New Roman" w:eastAsia="바탕체" w:hAnsi="Times New Roman"/>
          <w:kern w:val="0"/>
          <w:sz w:val="22"/>
        </w:rPr>
        <w:t>청구에도</w:t>
      </w:r>
      <w:r>
        <w:rPr>
          <w:rFonts w:ascii="Times New Roman" w:eastAsia="Times New Roman" w:hAnsi="Times New Roman"/>
          <w:kern w:val="0"/>
          <w:sz w:val="22"/>
        </w:rPr>
        <w:t xml:space="preserve"> </w:t>
      </w:r>
      <w:r>
        <w:rPr>
          <w:rFonts w:ascii="Times New Roman" w:eastAsia="바탕체" w:hAnsi="Times New Roman"/>
          <w:kern w:val="0"/>
          <w:sz w:val="22"/>
        </w:rPr>
        <w:t>불구하고</w:t>
      </w:r>
      <w:r>
        <w:rPr>
          <w:rFonts w:ascii="Times New Roman" w:eastAsia="Times New Roman" w:hAnsi="Times New Roman"/>
          <w:kern w:val="0"/>
          <w:sz w:val="22"/>
        </w:rPr>
        <w:t xml:space="preserve"> </w:t>
      </w:r>
      <w:r>
        <w:rPr>
          <w:rFonts w:ascii="Times New Roman" w:eastAsia="바탕체" w:hAnsi="Times New Roman"/>
          <w:kern w:val="0"/>
          <w:sz w:val="22"/>
        </w:rPr>
        <w:t>계속</w:t>
      </w:r>
      <w:r>
        <w:rPr>
          <w:rFonts w:ascii="Times New Roman" w:eastAsia="Times New Roman" w:hAnsi="Times New Roman"/>
          <w:kern w:val="0"/>
          <w:sz w:val="22"/>
        </w:rPr>
        <w:t xml:space="preserve"> </w:t>
      </w:r>
      <w:r>
        <w:rPr>
          <w:rFonts w:ascii="Times New Roman" w:eastAsia="바탕체" w:hAnsi="Times New Roman"/>
          <w:kern w:val="0"/>
          <w:sz w:val="22"/>
        </w:rPr>
        <w:t>지체</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거부하는</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위탁자</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수익자에게</w:t>
      </w:r>
      <w:r>
        <w:rPr>
          <w:rFonts w:ascii="Times New Roman" w:eastAsia="Times New Roman" w:hAnsi="Times New Roman"/>
          <w:kern w:val="0"/>
          <w:sz w:val="22"/>
        </w:rPr>
        <w:t xml:space="preserve"> </w:t>
      </w:r>
      <w:r>
        <w:rPr>
          <w:rFonts w:ascii="Times New Roman" w:eastAsia="바탕체" w:hAnsi="Times New Roman"/>
          <w:kern w:val="0"/>
          <w:sz w:val="22"/>
        </w:rPr>
        <w:t>신탁계약의</w:t>
      </w:r>
      <w:r>
        <w:rPr>
          <w:rFonts w:ascii="Times New Roman" w:eastAsia="Times New Roman" w:hAnsi="Times New Roman"/>
          <w:kern w:val="0"/>
          <w:sz w:val="22"/>
        </w:rPr>
        <w:t xml:space="preserve"> </w:t>
      </w:r>
      <w:r>
        <w:rPr>
          <w:rFonts w:ascii="Times New Roman" w:eastAsia="바탕체" w:hAnsi="Times New Roman"/>
          <w:kern w:val="0"/>
          <w:sz w:val="22"/>
        </w:rPr>
        <w:t>해지예정을</w:t>
      </w:r>
      <w:r>
        <w:rPr>
          <w:rFonts w:ascii="Times New Roman" w:eastAsia="Times New Roman" w:hAnsi="Times New Roman"/>
          <w:kern w:val="0"/>
          <w:sz w:val="22"/>
        </w:rPr>
        <w:t xml:space="preserve"> </w:t>
      </w:r>
      <w:r>
        <w:rPr>
          <w:rFonts w:ascii="Times New Roman" w:eastAsia="바탕체" w:hAnsi="Times New Roman"/>
          <w:kern w:val="0"/>
          <w:sz w:val="22"/>
        </w:rPr>
        <w:t>통지한</w:t>
      </w:r>
      <w:r>
        <w:rPr>
          <w:rFonts w:ascii="Times New Roman" w:eastAsia="Times New Roman" w:hAnsi="Times New Roman"/>
          <w:kern w:val="0"/>
          <w:sz w:val="22"/>
        </w:rPr>
        <w:t xml:space="preserve"> </w:t>
      </w:r>
      <w:r>
        <w:rPr>
          <w:rFonts w:ascii="Times New Roman" w:eastAsia="바탕체" w:hAnsi="Times New Roman"/>
          <w:kern w:val="0"/>
          <w:sz w:val="22"/>
        </w:rPr>
        <w:t>후</w:t>
      </w:r>
      <w:r>
        <w:rPr>
          <w:rFonts w:ascii="Times New Roman" w:eastAsia="Times New Roman"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적정하다고</w:t>
      </w:r>
      <w:r>
        <w:rPr>
          <w:rFonts w:ascii="Times New Roman" w:eastAsia="Times New Roman" w:hAnsi="Times New Roman"/>
          <w:kern w:val="0"/>
          <w:sz w:val="22"/>
        </w:rPr>
        <w:t xml:space="preserve"> </w:t>
      </w:r>
      <w:r>
        <w:rPr>
          <w:rFonts w:ascii="Times New Roman" w:eastAsia="바탕체" w:hAnsi="Times New Roman"/>
          <w:kern w:val="0"/>
          <w:sz w:val="22"/>
        </w:rPr>
        <w:t>인정하는</w:t>
      </w:r>
      <w:r>
        <w:rPr>
          <w:rFonts w:ascii="Times New Roman" w:eastAsia="Times New Roman" w:hAnsi="Times New Roman"/>
          <w:kern w:val="0"/>
          <w:sz w:val="22"/>
        </w:rPr>
        <w:t xml:space="preserve"> </w:t>
      </w:r>
      <w:r>
        <w:rPr>
          <w:rFonts w:ascii="Times New Roman" w:eastAsia="바탕체" w:hAnsi="Times New Roman"/>
          <w:kern w:val="0"/>
          <w:sz w:val="22"/>
        </w:rPr>
        <w:t>방법으로</w:t>
      </w:r>
      <w:r>
        <w:rPr>
          <w:rFonts w:ascii="Times New Roman" w:eastAsia="Times New Roman" w:hAnsi="Times New Roman"/>
          <w:kern w:val="0"/>
          <w:sz w:val="22"/>
        </w:rPr>
        <w:t xml:space="preserve"> </w:t>
      </w:r>
      <w:r>
        <w:rPr>
          <w:rFonts w:ascii="Times New Roman" w:eastAsia="바탕체" w:hAnsi="Times New Roman"/>
          <w:kern w:val="0"/>
          <w:sz w:val="22"/>
        </w:rPr>
        <w:t>신탁재산을</w:t>
      </w:r>
      <w:r>
        <w:rPr>
          <w:rFonts w:ascii="Times New Roman" w:eastAsia="Times New Roman" w:hAnsi="Times New Roman"/>
          <w:kern w:val="0"/>
          <w:sz w:val="22"/>
        </w:rPr>
        <w:t xml:space="preserve"> </w:t>
      </w:r>
      <w:r>
        <w:rPr>
          <w:rFonts w:ascii="Times New Roman" w:eastAsia="바탕체" w:hAnsi="Times New Roman"/>
          <w:kern w:val="0"/>
          <w:sz w:val="22"/>
        </w:rPr>
        <w:t>처분하여</w:t>
      </w:r>
      <w:r>
        <w:rPr>
          <w:rFonts w:ascii="Times New Roman" w:eastAsia="Times New Roman" w:hAnsi="Times New Roman"/>
          <w:kern w:val="0"/>
          <w:sz w:val="22"/>
        </w:rPr>
        <w:t xml:space="preserve"> </w:t>
      </w:r>
      <w:r>
        <w:rPr>
          <w:rFonts w:ascii="Times New Roman" w:eastAsia="바탕체" w:hAnsi="Times New Roman"/>
          <w:kern w:val="0"/>
          <w:sz w:val="22"/>
        </w:rPr>
        <w:t>충당할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w:t>
      </w:r>
    </w:p>
    <w:p w14:paraId="425E93F3"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415EBB9A" w14:textId="77777777" w:rsidR="00DE42D9" w:rsidRDefault="00930A79">
      <w:pPr>
        <w:snapToGrid w:val="0"/>
        <w:spacing w:after="0" w:line="360" w:lineRule="auto"/>
        <w:ind w:left="700" w:hanging="700"/>
        <w:textAlignment w:val="baseline"/>
      </w:pPr>
      <w:r>
        <w:rPr>
          <w:rFonts w:ascii="Times New Roman" w:eastAsia="바탕체" w:hAnsi="Times New Roman"/>
          <w:b/>
          <w:bCs/>
          <w:kern w:val="0"/>
          <w:sz w:val="22"/>
        </w:rPr>
        <w:t>제</w:t>
      </w:r>
      <w:r>
        <w:rPr>
          <w:rFonts w:ascii="Times New Roman" w:eastAsia="바탕체" w:hAnsi="Times New Roman"/>
          <w:b/>
          <w:bCs/>
          <w:kern w:val="0"/>
          <w:sz w:val="22"/>
        </w:rPr>
        <w:t>17</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신탁의</w:t>
      </w:r>
      <w:r>
        <w:rPr>
          <w:rFonts w:ascii="Times New Roman" w:eastAsia="Times New Roman" w:hAnsi="Times New Roman"/>
          <w:b/>
          <w:bCs/>
          <w:kern w:val="0"/>
          <w:sz w:val="22"/>
        </w:rPr>
        <w:t xml:space="preserve"> </w:t>
      </w:r>
      <w:r>
        <w:rPr>
          <w:rFonts w:ascii="Times New Roman" w:eastAsia="바탕체" w:hAnsi="Times New Roman"/>
          <w:b/>
          <w:bCs/>
          <w:kern w:val="0"/>
          <w:sz w:val="22"/>
        </w:rPr>
        <w:t>계산</w:t>
      </w:r>
      <w:r>
        <w:rPr>
          <w:rFonts w:ascii="Times New Roman" w:eastAsia="Times New Roman" w:hAnsi="Times New Roman"/>
          <w:b/>
          <w:bCs/>
          <w:kern w:val="0"/>
          <w:sz w:val="22"/>
        </w:rPr>
        <w:t xml:space="preserve"> </w:t>
      </w:r>
      <w:r>
        <w:rPr>
          <w:rFonts w:ascii="Times New Roman" w:eastAsia="바탕체" w:hAnsi="Times New Roman"/>
          <w:b/>
          <w:bCs/>
          <w:kern w:val="0"/>
          <w:sz w:val="22"/>
        </w:rPr>
        <w:t>및</w:t>
      </w:r>
      <w:r>
        <w:rPr>
          <w:rFonts w:ascii="Times New Roman" w:eastAsia="Times New Roman" w:hAnsi="Times New Roman"/>
          <w:b/>
          <w:bCs/>
          <w:kern w:val="0"/>
          <w:sz w:val="22"/>
        </w:rPr>
        <w:t xml:space="preserve"> </w:t>
      </w:r>
      <w:r>
        <w:rPr>
          <w:rFonts w:ascii="Times New Roman" w:eastAsia="바탕체" w:hAnsi="Times New Roman"/>
          <w:b/>
          <w:bCs/>
          <w:kern w:val="0"/>
          <w:sz w:val="22"/>
        </w:rPr>
        <w:t>수익의</w:t>
      </w:r>
      <w:r>
        <w:rPr>
          <w:rFonts w:ascii="Times New Roman" w:eastAsia="Times New Roman" w:hAnsi="Times New Roman"/>
          <w:b/>
          <w:bCs/>
          <w:kern w:val="0"/>
          <w:sz w:val="22"/>
        </w:rPr>
        <w:t xml:space="preserve"> </w:t>
      </w:r>
      <w:r>
        <w:rPr>
          <w:rFonts w:ascii="Times New Roman" w:eastAsia="바탕체" w:hAnsi="Times New Roman"/>
          <w:b/>
          <w:bCs/>
          <w:kern w:val="0"/>
          <w:sz w:val="22"/>
        </w:rPr>
        <w:t>교부</w:t>
      </w:r>
      <w:r>
        <w:rPr>
          <w:rFonts w:ascii="Times New Roman" w:eastAsia="바탕체" w:hAnsi="Times New Roman"/>
          <w:b/>
          <w:bCs/>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신탁재산에</w:t>
      </w:r>
      <w:r>
        <w:rPr>
          <w:rFonts w:ascii="Times New Roman" w:eastAsia="Times New Roman" w:hAnsi="Times New Roman"/>
          <w:kern w:val="0"/>
          <w:sz w:val="22"/>
        </w:rPr>
        <w:t xml:space="preserve"> </w:t>
      </w:r>
      <w:r>
        <w:rPr>
          <w:rFonts w:ascii="Times New Roman" w:eastAsia="바탕체" w:hAnsi="Times New Roman"/>
          <w:kern w:val="0"/>
          <w:sz w:val="22"/>
        </w:rPr>
        <w:t>관한</w:t>
      </w:r>
      <w:r>
        <w:rPr>
          <w:rFonts w:ascii="Times New Roman" w:eastAsia="Times New Roman" w:hAnsi="Times New Roman"/>
          <w:kern w:val="0"/>
          <w:sz w:val="22"/>
        </w:rPr>
        <w:t xml:space="preserve"> </w:t>
      </w:r>
      <w:r>
        <w:rPr>
          <w:rFonts w:ascii="Times New Roman" w:eastAsia="바탕체" w:hAnsi="Times New Roman"/>
          <w:kern w:val="0"/>
          <w:sz w:val="22"/>
        </w:rPr>
        <w:t>계산기일은</w:t>
      </w:r>
      <w:r>
        <w:rPr>
          <w:rFonts w:ascii="Times New Roman" w:eastAsia="Times New Roman" w:hAnsi="Times New Roman"/>
          <w:kern w:val="0"/>
          <w:sz w:val="22"/>
        </w:rPr>
        <w:t xml:space="preserve"> </w:t>
      </w:r>
      <w:r>
        <w:rPr>
          <w:rFonts w:ascii="Times New Roman" w:eastAsia="바탕체" w:hAnsi="Times New Roman"/>
          <w:kern w:val="0"/>
          <w:sz w:val="22"/>
        </w:rPr>
        <w:t>매년</w:t>
      </w:r>
      <w:r>
        <w:rPr>
          <w:rFonts w:ascii="Times New Roman" w:eastAsia="Times New Roman" w:hAnsi="Times New Roman"/>
          <w:kern w:val="0"/>
          <w:sz w:val="22"/>
        </w:rPr>
        <w:t xml:space="preserve"> </w:t>
      </w:r>
      <w:r>
        <w:rPr>
          <w:rFonts w:ascii="Times New Roman" w:eastAsia="바탕체" w:hAnsi="Times New Roman"/>
          <w:kern w:val="0"/>
          <w:sz w:val="22"/>
        </w:rPr>
        <w:t>12</w:t>
      </w:r>
      <w:r>
        <w:rPr>
          <w:rFonts w:ascii="Times New Roman" w:eastAsia="바탕체" w:hAnsi="Times New Roman"/>
          <w:kern w:val="0"/>
          <w:sz w:val="22"/>
        </w:rPr>
        <w:t>월</w:t>
      </w:r>
      <w:r>
        <w:rPr>
          <w:rFonts w:ascii="Times New Roman" w:eastAsia="Times New Roman" w:hAnsi="Times New Roman"/>
          <w:kern w:val="0"/>
          <w:sz w:val="22"/>
        </w:rPr>
        <w:t xml:space="preserve"> </w:t>
      </w:r>
      <w:r>
        <w:rPr>
          <w:rFonts w:ascii="Times New Roman" w:eastAsia="바탕체" w:hAnsi="Times New Roman"/>
          <w:kern w:val="0"/>
          <w:sz w:val="22"/>
        </w:rPr>
        <w:t>31</w:t>
      </w:r>
      <w:r>
        <w:rPr>
          <w:rFonts w:ascii="Times New Roman" w:eastAsia="바탕체" w:hAnsi="Times New Roman"/>
          <w:kern w:val="0"/>
          <w:sz w:val="22"/>
        </w:rPr>
        <w:t>일</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신탁종료일로</w:t>
      </w:r>
      <w:r>
        <w:rPr>
          <w:rFonts w:ascii="Times New Roman" w:eastAsia="Times New Roman" w:hAnsi="Times New Roman"/>
          <w:kern w:val="0"/>
          <w:sz w:val="22"/>
        </w:rPr>
        <w:t xml:space="preserve"> </w:t>
      </w:r>
      <w:r>
        <w:rPr>
          <w:rFonts w:ascii="Times New Roman" w:eastAsia="바탕체" w:hAnsi="Times New Roman"/>
          <w:kern w:val="0"/>
          <w:sz w:val="22"/>
        </w:rPr>
        <w:t>하고</w:t>
      </w:r>
      <w:r>
        <w:rPr>
          <w:rFonts w:ascii="Times New Roman" w:eastAsia="바탕체" w:hAnsi="Times New Roman"/>
          <w:kern w:val="0"/>
          <w:sz w:val="22"/>
        </w:rPr>
        <w:t xml:space="preserve">, </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당해기의</w:t>
      </w:r>
      <w:r>
        <w:rPr>
          <w:rFonts w:ascii="Times New Roman" w:eastAsia="Times New Roman" w:hAnsi="Times New Roman"/>
          <w:kern w:val="0"/>
          <w:sz w:val="22"/>
        </w:rPr>
        <w:t xml:space="preserve"> </w:t>
      </w:r>
      <w:r>
        <w:rPr>
          <w:rFonts w:ascii="Times New Roman" w:eastAsia="바탕체" w:hAnsi="Times New Roman"/>
          <w:kern w:val="0"/>
          <w:sz w:val="22"/>
        </w:rPr>
        <w:t>수지계산서를</w:t>
      </w:r>
      <w:r>
        <w:rPr>
          <w:rFonts w:ascii="Times New Roman" w:eastAsia="Times New Roman" w:hAnsi="Times New Roman"/>
          <w:kern w:val="0"/>
          <w:sz w:val="22"/>
        </w:rPr>
        <w:t xml:space="preserve"> </w:t>
      </w:r>
      <w:r>
        <w:rPr>
          <w:rFonts w:ascii="Times New Roman" w:eastAsia="바탕체" w:hAnsi="Times New Roman"/>
          <w:kern w:val="0"/>
          <w:sz w:val="22"/>
        </w:rPr>
        <w:t>작성해서</w:t>
      </w:r>
      <w:r>
        <w:rPr>
          <w:rFonts w:ascii="Times New Roman" w:eastAsia="Times New Roman" w:hAnsi="Times New Roman"/>
          <w:kern w:val="0"/>
          <w:sz w:val="22"/>
        </w:rPr>
        <w:t xml:space="preserve"> </w:t>
      </w:r>
      <w:r>
        <w:rPr>
          <w:rFonts w:ascii="Times New Roman" w:eastAsia="바탕체" w:hAnsi="Times New Roman"/>
          <w:kern w:val="0"/>
          <w:sz w:val="22"/>
        </w:rPr>
        <w:t>수익자에게</w:t>
      </w:r>
      <w:r>
        <w:rPr>
          <w:rFonts w:ascii="Times New Roman" w:eastAsia="Times New Roman" w:hAnsi="Times New Roman"/>
          <w:kern w:val="0"/>
          <w:sz w:val="22"/>
        </w:rPr>
        <w:t xml:space="preserve"> </w:t>
      </w:r>
      <w:r>
        <w:rPr>
          <w:rFonts w:ascii="Times New Roman" w:eastAsia="바탕체" w:hAnsi="Times New Roman"/>
          <w:kern w:val="0"/>
          <w:sz w:val="22"/>
        </w:rPr>
        <w:t>통보하고</w:t>
      </w:r>
      <w:r>
        <w:rPr>
          <w:rFonts w:ascii="Times New Roman" w:eastAsia="Times New Roman" w:hAnsi="Times New Roman"/>
          <w:kern w:val="0"/>
          <w:sz w:val="22"/>
        </w:rPr>
        <w:t xml:space="preserve"> </w:t>
      </w:r>
      <w:r>
        <w:rPr>
          <w:rFonts w:ascii="Times New Roman" w:eastAsia="바탕체" w:hAnsi="Times New Roman"/>
          <w:kern w:val="0"/>
          <w:sz w:val="22"/>
        </w:rPr>
        <w:t>신탁수익은</w:t>
      </w:r>
      <w:r>
        <w:rPr>
          <w:rFonts w:ascii="Times New Roman" w:eastAsia="Times New Roman" w:hAnsi="Times New Roman"/>
          <w:kern w:val="0"/>
          <w:sz w:val="22"/>
        </w:rPr>
        <w:t xml:space="preserve"> </w:t>
      </w:r>
      <w:r>
        <w:rPr>
          <w:rFonts w:ascii="Times New Roman" w:eastAsia="바탕체" w:hAnsi="Times New Roman"/>
          <w:kern w:val="0"/>
          <w:sz w:val="22"/>
        </w:rPr>
        <w:t>현상대로</w:t>
      </w:r>
      <w:r>
        <w:rPr>
          <w:rFonts w:ascii="Times New Roman" w:eastAsia="Times New Roman" w:hAnsi="Times New Roman"/>
          <w:kern w:val="0"/>
          <w:sz w:val="22"/>
        </w:rPr>
        <w:t xml:space="preserve"> </w:t>
      </w:r>
      <w:r>
        <w:rPr>
          <w:rFonts w:ascii="Times New Roman" w:eastAsia="바탕체" w:hAnsi="Times New Roman"/>
          <w:kern w:val="0"/>
          <w:sz w:val="22"/>
        </w:rPr>
        <w:t>교부한다</w:t>
      </w:r>
      <w:r>
        <w:rPr>
          <w:rFonts w:ascii="Times New Roman" w:eastAsia="바탕체" w:hAnsi="Times New Roman"/>
          <w:kern w:val="0"/>
          <w:sz w:val="22"/>
        </w:rPr>
        <w:t>.</w:t>
      </w:r>
    </w:p>
    <w:p w14:paraId="6A4FD31E"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계산기일이</w:t>
      </w:r>
      <w:r>
        <w:rPr>
          <w:rFonts w:ascii="Times New Roman" w:eastAsia="Times New Roman" w:hAnsi="Times New Roman"/>
          <w:kern w:val="0"/>
          <w:sz w:val="22"/>
        </w:rPr>
        <w:t xml:space="preserve"> </w:t>
      </w:r>
      <w:r>
        <w:rPr>
          <w:rFonts w:ascii="Times New Roman" w:eastAsia="바탕체" w:hAnsi="Times New Roman"/>
          <w:kern w:val="0"/>
          <w:sz w:val="22"/>
        </w:rPr>
        <w:t>도래하기</w:t>
      </w:r>
      <w:r>
        <w:rPr>
          <w:rFonts w:ascii="Times New Roman" w:eastAsia="Times New Roman" w:hAnsi="Times New Roman"/>
          <w:kern w:val="0"/>
          <w:sz w:val="22"/>
        </w:rPr>
        <w:t xml:space="preserve"> </w:t>
      </w:r>
      <w:r>
        <w:rPr>
          <w:rFonts w:ascii="Times New Roman" w:eastAsia="바탕체" w:hAnsi="Times New Roman"/>
          <w:kern w:val="0"/>
          <w:sz w:val="22"/>
        </w:rPr>
        <w:t>전에</w:t>
      </w:r>
      <w:r>
        <w:rPr>
          <w:rFonts w:ascii="Times New Roman" w:eastAsia="Times New Roman" w:hAnsi="Times New Roman"/>
          <w:kern w:val="0"/>
          <w:sz w:val="22"/>
        </w:rPr>
        <w:t xml:space="preserve"> </w:t>
      </w:r>
      <w:r>
        <w:rPr>
          <w:rFonts w:ascii="Times New Roman" w:eastAsia="바탕체" w:hAnsi="Times New Roman"/>
          <w:kern w:val="0"/>
          <w:sz w:val="22"/>
        </w:rPr>
        <w:t>수익자와</w:t>
      </w:r>
      <w:r>
        <w:rPr>
          <w:rFonts w:ascii="Times New Roman" w:eastAsia="Times New Roman"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합의하는</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신탁재산에</w:t>
      </w:r>
      <w:r>
        <w:rPr>
          <w:rFonts w:ascii="Times New Roman" w:eastAsia="Times New Roman" w:hAnsi="Times New Roman"/>
          <w:kern w:val="0"/>
          <w:sz w:val="22"/>
        </w:rPr>
        <w:t xml:space="preserve"> </w:t>
      </w:r>
      <w:r>
        <w:rPr>
          <w:rFonts w:ascii="Times New Roman" w:eastAsia="바탕체" w:hAnsi="Times New Roman"/>
          <w:kern w:val="0"/>
          <w:sz w:val="22"/>
        </w:rPr>
        <w:t>의하여</w:t>
      </w:r>
      <w:r>
        <w:rPr>
          <w:rFonts w:ascii="Times New Roman" w:eastAsia="Times New Roman" w:hAnsi="Times New Roman"/>
          <w:kern w:val="0"/>
          <w:sz w:val="22"/>
        </w:rPr>
        <w:t xml:space="preserve"> </w:t>
      </w:r>
      <w:r>
        <w:rPr>
          <w:rFonts w:ascii="Times New Roman" w:eastAsia="바탕체" w:hAnsi="Times New Roman"/>
          <w:kern w:val="0"/>
          <w:sz w:val="22"/>
        </w:rPr>
        <w:t>발생된</w:t>
      </w:r>
      <w:r>
        <w:rPr>
          <w:rFonts w:ascii="Times New Roman" w:eastAsia="Times New Roman" w:hAnsi="Times New Roman"/>
          <w:kern w:val="0"/>
          <w:sz w:val="22"/>
        </w:rPr>
        <w:t xml:space="preserve"> </w:t>
      </w:r>
      <w:r>
        <w:rPr>
          <w:rFonts w:ascii="Times New Roman" w:eastAsia="바탕체" w:hAnsi="Times New Roman"/>
          <w:kern w:val="0"/>
          <w:sz w:val="22"/>
        </w:rPr>
        <w:t>수익과</w:t>
      </w:r>
      <w:r>
        <w:rPr>
          <w:rFonts w:ascii="Times New Roman" w:eastAsia="Times New Roman" w:hAnsi="Times New Roman"/>
          <w:kern w:val="0"/>
          <w:sz w:val="22"/>
        </w:rPr>
        <w:t xml:space="preserve"> </w:t>
      </w:r>
      <w:r>
        <w:rPr>
          <w:rFonts w:ascii="Times New Roman" w:eastAsia="바탕체" w:hAnsi="Times New Roman"/>
          <w:kern w:val="0"/>
          <w:sz w:val="22"/>
        </w:rPr>
        <w:t>비용</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신탁보수를</w:t>
      </w:r>
      <w:r>
        <w:rPr>
          <w:rFonts w:ascii="Times New Roman" w:eastAsia="Times New Roman" w:hAnsi="Times New Roman"/>
          <w:kern w:val="0"/>
          <w:sz w:val="22"/>
        </w:rPr>
        <w:t xml:space="preserve"> </w:t>
      </w:r>
      <w:r>
        <w:rPr>
          <w:rFonts w:ascii="Times New Roman" w:eastAsia="바탕체" w:hAnsi="Times New Roman"/>
          <w:kern w:val="0"/>
          <w:sz w:val="22"/>
        </w:rPr>
        <w:t>매월</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매분기별로</w:t>
      </w:r>
      <w:r>
        <w:rPr>
          <w:rFonts w:ascii="Times New Roman" w:eastAsia="Times New Roman" w:hAnsi="Times New Roman"/>
          <w:kern w:val="0"/>
          <w:sz w:val="22"/>
        </w:rPr>
        <w:t xml:space="preserve"> </w:t>
      </w:r>
      <w:r>
        <w:rPr>
          <w:rFonts w:ascii="Times New Roman" w:eastAsia="바탕체" w:hAnsi="Times New Roman"/>
          <w:kern w:val="0"/>
          <w:sz w:val="22"/>
        </w:rPr>
        <w:t>가정산할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w:t>
      </w:r>
    </w:p>
    <w:p w14:paraId="13630D61"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5A04EFCB" w14:textId="77777777" w:rsidR="00DE42D9" w:rsidRDefault="00930A79">
      <w:pPr>
        <w:snapToGrid w:val="0"/>
        <w:spacing w:after="0" w:line="360" w:lineRule="auto"/>
        <w:ind w:left="700" w:hanging="700"/>
        <w:textAlignment w:val="baseline"/>
      </w:pPr>
      <w:r>
        <w:rPr>
          <w:rFonts w:ascii="Times New Roman" w:eastAsia="바탕체" w:hAnsi="Times New Roman"/>
          <w:b/>
          <w:bCs/>
          <w:kern w:val="0"/>
          <w:sz w:val="22"/>
        </w:rPr>
        <w:t>제</w:t>
      </w:r>
      <w:r>
        <w:rPr>
          <w:rFonts w:ascii="Times New Roman" w:eastAsia="바탕체" w:hAnsi="Times New Roman"/>
          <w:b/>
          <w:bCs/>
          <w:kern w:val="0"/>
          <w:sz w:val="22"/>
        </w:rPr>
        <w:t>18</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신탁보수</w:t>
      </w:r>
      <w:r>
        <w:rPr>
          <w:rFonts w:ascii="Times New Roman" w:eastAsia="바탕체" w:hAnsi="Times New Roman"/>
          <w:b/>
          <w:bCs/>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신탁의</w:t>
      </w:r>
      <w:r>
        <w:rPr>
          <w:rFonts w:ascii="Times New Roman" w:eastAsia="Times New Roman" w:hAnsi="Times New Roman"/>
          <w:kern w:val="0"/>
          <w:sz w:val="22"/>
        </w:rPr>
        <w:t xml:space="preserve"> </w:t>
      </w:r>
      <w:r>
        <w:rPr>
          <w:rFonts w:ascii="Times New Roman" w:eastAsia="바탕체" w:hAnsi="Times New Roman"/>
          <w:kern w:val="0"/>
          <w:sz w:val="22"/>
        </w:rPr>
        <w:t>관리보수는</w:t>
      </w:r>
      <w:r>
        <w:rPr>
          <w:rFonts w:ascii="Times New Roman" w:eastAsia="Times New Roman" w:hAnsi="Times New Roman"/>
          <w:kern w:val="0"/>
          <w:sz w:val="22"/>
        </w:rPr>
        <w:t xml:space="preserve"> </w:t>
      </w:r>
      <w:r>
        <w:rPr>
          <w:rFonts w:ascii="Times New Roman" w:eastAsia="바탕체" w:hAnsi="Times New Roman"/>
          <w:kern w:val="0"/>
          <w:sz w:val="22"/>
        </w:rPr>
        <w:t>『별지</w:t>
      </w:r>
      <w:r>
        <w:rPr>
          <w:rFonts w:ascii="Times New Roman" w:eastAsia="바탕체" w:hAnsi="Times New Roman"/>
          <w:kern w:val="0"/>
          <w:sz w:val="22"/>
        </w:rPr>
        <w:t xml:space="preserve">3 </w:t>
      </w:r>
      <w:r>
        <w:rPr>
          <w:rFonts w:ascii="Times New Roman" w:eastAsia="바탕체" w:hAnsi="Times New Roman"/>
          <w:kern w:val="0"/>
          <w:sz w:val="22"/>
        </w:rPr>
        <w:t>신탁보수에</w:t>
      </w:r>
      <w:r>
        <w:rPr>
          <w:rFonts w:ascii="Times New Roman" w:eastAsia="Times New Roman" w:hAnsi="Times New Roman"/>
          <w:kern w:val="0"/>
          <w:sz w:val="22"/>
        </w:rPr>
        <w:t xml:space="preserve"> </w:t>
      </w:r>
      <w:r>
        <w:rPr>
          <w:rFonts w:ascii="Times New Roman" w:eastAsia="바탕체" w:hAnsi="Times New Roman"/>
          <w:kern w:val="0"/>
          <w:sz w:val="22"/>
        </w:rPr>
        <w:t>관한</w:t>
      </w:r>
      <w:r>
        <w:rPr>
          <w:rFonts w:ascii="Times New Roman" w:eastAsia="Times New Roman" w:hAnsi="Times New Roman"/>
          <w:kern w:val="0"/>
          <w:sz w:val="22"/>
        </w:rPr>
        <w:t xml:space="preserve"> </w:t>
      </w:r>
      <w:r>
        <w:rPr>
          <w:rFonts w:ascii="Times New Roman" w:eastAsia="바탕체" w:hAnsi="Times New Roman"/>
          <w:kern w:val="0"/>
          <w:sz w:val="22"/>
        </w:rPr>
        <w:t>약정』에</w:t>
      </w:r>
      <w:r>
        <w:rPr>
          <w:rFonts w:ascii="Times New Roman" w:eastAsia="Times New Roman" w:hAnsi="Times New Roman"/>
          <w:kern w:val="0"/>
          <w:sz w:val="22"/>
        </w:rPr>
        <w:t xml:space="preserve"> </w:t>
      </w:r>
      <w:r>
        <w:rPr>
          <w:rFonts w:ascii="Times New Roman" w:eastAsia="바탕체" w:hAnsi="Times New Roman"/>
          <w:kern w:val="0"/>
          <w:sz w:val="22"/>
        </w:rPr>
        <w:t>정한다</w:t>
      </w:r>
      <w:r>
        <w:rPr>
          <w:rFonts w:ascii="Times New Roman" w:eastAsia="바탕체" w:hAnsi="Times New Roman"/>
          <w:kern w:val="0"/>
          <w:sz w:val="22"/>
        </w:rPr>
        <w:t xml:space="preserve">. </w:t>
      </w:r>
    </w:p>
    <w:p w14:paraId="0A70295F"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항의</w:t>
      </w:r>
      <w:r>
        <w:rPr>
          <w:rFonts w:ascii="Times New Roman" w:eastAsia="Times New Roman" w:hAnsi="Times New Roman"/>
          <w:kern w:val="0"/>
          <w:sz w:val="22"/>
        </w:rPr>
        <w:t xml:space="preserve"> </w:t>
      </w:r>
      <w:r>
        <w:rPr>
          <w:rFonts w:ascii="Times New Roman" w:eastAsia="바탕체" w:hAnsi="Times New Roman"/>
          <w:kern w:val="0"/>
          <w:sz w:val="22"/>
        </w:rPr>
        <w:t>신탁보수는</w:t>
      </w:r>
      <w:r>
        <w:rPr>
          <w:rFonts w:ascii="Times New Roman" w:eastAsia="Times New Roman" w:hAnsi="Times New Roman"/>
          <w:kern w:val="0"/>
          <w:sz w:val="22"/>
        </w:rPr>
        <w:t xml:space="preserve"> </w:t>
      </w:r>
      <w:r>
        <w:rPr>
          <w:rFonts w:ascii="Times New Roman" w:eastAsia="바탕체" w:hAnsi="Times New Roman"/>
          <w:kern w:val="0"/>
          <w:sz w:val="22"/>
        </w:rPr>
        <w:t>수익권증서를</w:t>
      </w:r>
      <w:r>
        <w:rPr>
          <w:rFonts w:ascii="Times New Roman" w:eastAsia="Times New Roman" w:hAnsi="Times New Roman"/>
          <w:kern w:val="0"/>
          <w:sz w:val="22"/>
        </w:rPr>
        <w:t xml:space="preserve"> </w:t>
      </w:r>
      <w:r>
        <w:rPr>
          <w:rFonts w:ascii="Times New Roman" w:eastAsia="바탕체" w:hAnsi="Times New Roman"/>
          <w:kern w:val="0"/>
          <w:sz w:val="22"/>
        </w:rPr>
        <w:t>발급함으로써</w:t>
      </w:r>
      <w:r>
        <w:rPr>
          <w:rFonts w:ascii="Times New Roman" w:eastAsia="Times New Roman" w:hAnsi="Times New Roman"/>
          <w:kern w:val="0"/>
          <w:sz w:val="22"/>
        </w:rPr>
        <w:t xml:space="preserve"> </w:t>
      </w:r>
      <w:r>
        <w:rPr>
          <w:rFonts w:ascii="Times New Roman" w:eastAsia="바탕체" w:hAnsi="Times New Roman"/>
          <w:kern w:val="0"/>
          <w:sz w:val="22"/>
        </w:rPr>
        <w:t>지급의무가</w:t>
      </w:r>
      <w:r>
        <w:rPr>
          <w:rFonts w:ascii="Times New Roman" w:eastAsia="Times New Roman" w:hAnsi="Times New Roman"/>
          <w:kern w:val="0"/>
          <w:sz w:val="22"/>
        </w:rPr>
        <w:t xml:space="preserve"> </w:t>
      </w:r>
      <w:r>
        <w:rPr>
          <w:rFonts w:ascii="Times New Roman" w:eastAsia="바탕체" w:hAnsi="Times New Roman"/>
          <w:kern w:val="0"/>
          <w:sz w:val="22"/>
        </w:rPr>
        <w:t>발생한다</w:t>
      </w:r>
      <w:r>
        <w:rPr>
          <w:rFonts w:ascii="Times New Roman" w:eastAsia="바탕체" w:hAnsi="Times New Roman"/>
          <w:kern w:val="0"/>
          <w:sz w:val="22"/>
        </w:rPr>
        <w:t>.</w:t>
      </w:r>
    </w:p>
    <w:p w14:paraId="0BEFE733"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③</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처분에</w:t>
      </w:r>
      <w:r>
        <w:rPr>
          <w:rFonts w:ascii="Times New Roman" w:eastAsia="Times New Roman" w:hAnsi="Times New Roman"/>
          <w:kern w:val="0"/>
          <w:sz w:val="22"/>
        </w:rPr>
        <w:t xml:space="preserve"> </w:t>
      </w:r>
      <w:r>
        <w:rPr>
          <w:rFonts w:ascii="Times New Roman" w:eastAsia="바탕체" w:hAnsi="Times New Roman"/>
          <w:kern w:val="0"/>
          <w:sz w:val="22"/>
        </w:rPr>
        <w:t>따른</w:t>
      </w:r>
      <w:r>
        <w:rPr>
          <w:rFonts w:ascii="Times New Roman" w:eastAsia="Times New Roman" w:hAnsi="Times New Roman"/>
          <w:kern w:val="0"/>
          <w:sz w:val="22"/>
        </w:rPr>
        <w:t xml:space="preserve"> </w:t>
      </w:r>
      <w:r>
        <w:rPr>
          <w:rFonts w:ascii="Times New Roman" w:eastAsia="바탕체" w:hAnsi="Times New Roman"/>
          <w:kern w:val="0"/>
          <w:sz w:val="22"/>
        </w:rPr>
        <w:t>신탁보수는</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항에서</w:t>
      </w:r>
      <w:r>
        <w:rPr>
          <w:rFonts w:ascii="Times New Roman" w:eastAsia="Times New Roman" w:hAnsi="Times New Roman"/>
          <w:kern w:val="0"/>
          <w:sz w:val="22"/>
        </w:rPr>
        <w:t xml:space="preserve"> </w:t>
      </w:r>
      <w:r>
        <w:rPr>
          <w:rFonts w:ascii="Times New Roman" w:eastAsia="바탕체" w:hAnsi="Times New Roman"/>
          <w:kern w:val="0"/>
          <w:sz w:val="22"/>
        </w:rPr>
        <w:t>정한</w:t>
      </w:r>
      <w:r>
        <w:rPr>
          <w:rFonts w:ascii="Times New Roman" w:eastAsia="Times New Roman" w:hAnsi="Times New Roman"/>
          <w:kern w:val="0"/>
          <w:sz w:val="22"/>
        </w:rPr>
        <w:t xml:space="preserve"> </w:t>
      </w:r>
      <w:r>
        <w:rPr>
          <w:rFonts w:ascii="Times New Roman" w:eastAsia="바탕체" w:hAnsi="Times New Roman"/>
          <w:kern w:val="0"/>
          <w:sz w:val="22"/>
        </w:rPr>
        <w:t>신탁보수</w:t>
      </w:r>
      <w:r>
        <w:rPr>
          <w:rFonts w:ascii="Times New Roman" w:eastAsia="Times New Roman" w:hAnsi="Times New Roman"/>
          <w:kern w:val="0"/>
          <w:sz w:val="22"/>
        </w:rPr>
        <w:t xml:space="preserve"> </w:t>
      </w:r>
      <w:r>
        <w:rPr>
          <w:rFonts w:ascii="Times New Roman" w:eastAsia="바탕체" w:hAnsi="Times New Roman"/>
          <w:kern w:val="0"/>
          <w:sz w:val="22"/>
        </w:rPr>
        <w:t>외에</w:t>
      </w:r>
      <w:r>
        <w:rPr>
          <w:rFonts w:ascii="Times New Roman" w:eastAsia="Times New Roman" w:hAnsi="Times New Roman"/>
          <w:kern w:val="0"/>
          <w:sz w:val="22"/>
        </w:rPr>
        <w:t xml:space="preserve"> </w:t>
      </w:r>
      <w:r>
        <w:rPr>
          <w:rFonts w:ascii="Times New Roman" w:eastAsia="바탕체" w:hAnsi="Times New Roman"/>
          <w:kern w:val="0"/>
          <w:sz w:val="22"/>
        </w:rPr>
        <w:t>별도로</w:t>
      </w:r>
      <w:r>
        <w:rPr>
          <w:rFonts w:ascii="Times New Roman" w:eastAsia="Times New Roman" w:hAnsi="Times New Roman"/>
          <w:kern w:val="0"/>
          <w:sz w:val="22"/>
        </w:rPr>
        <w:t xml:space="preserve"> </w:t>
      </w:r>
      <w:r>
        <w:rPr>
          <w:rFonts w:ascii="Times New Roman" w:eastAsia="바탕체" w:hAnsi="Times New Roman"/>
          <w:kern w:val="0"/>
          <w:sz w:val="22"/>
        </w:rPr>
        <w:t>신탁재산의</w:t>
      </w:r>
      <w:r>
        <w:rPr>
          <w:rFonts w:ascii="Times New Roman" w:eastAsia="Times New Roman" w:hAnsi="Times New Roman"/>
          <w:kern w:val="0"/>
          <w:sz w:val="22"/>
        </w:rPr>
        <w:t xml:space="preserve"> </w:t>
      </w:r>
      <w:r>
        <w:rPr>
          <w:rFonts w:ascii="Times New Roman" w:eastAsia="바탕체" w:hAnsi="Times New Roman"/>
          <w:kern w:val="0"/>
          <w:sz w:val="22"/>
        </w:rPr>
        <w:t>처분금액을</w:t>
      </w:r>
      <w:r>
        <w:rPr>
          <w:rFonts w:ascii="Times New Roman" w:eastAsia="Times New Roman" w:hAnsi="Times New Roman"/>
          <w:kern w:val="0"/>
          <w:sz w:val="22"/>
        </w:rPr>
        <w:t xml:space="preserve"> </w:t>
      </w:r>
      <w:r>
        <w:rPr>
          <w:rFonts w:ascii="Times New Roman" w:eastAsia="바탕체" w:hAnsi="Times New Roman"/>
          <w:kern w:val="0"/>
          <w:sz w:val="22"/>
        </w:rPr>
        <w:t>기준으로</w:t>
      </w:r>
      <w:r>
        <w:rPr>
          <w:rFonts w:ascii="Times New Roman" w:eastAsia="Times New Roman" w:hAnsi="Times New Roman"/>
          <w:kern w:val="0"/>
          <w:sz w:val="22"/>
        </w:rPr>
        <w:t xml:space="preserve"> </w:t>
      </w:r>
      <w:r>
        <w:rPr>
          <w:rFonts w:ascii="Times New Roman" w:eastAsia="바탕체" w:hAnsi="Times New Roman"/>
          <w:kern w:val="0"/>
          <w:sz w:val="22"/>
        </w:rPr>
        <w:t>『별지</w:t>
      </w:r>
      <w:r>
        <w:rPr>
          <w:rFonts w:ascii="Times New Roman" w:eastAsia="바탕체" w:hAnsi="Times New Roman"/>
          <w:kern w:val="0"/>
          <w:sz w:val="22"/>
        </w:rPr>
        <w:t xml:space="preserve">3 </w:t>
      </w:r>
      <w:r>
        <w:rPr>
          <w:rFonts w:ascii="Times New Roman" w:eastAsia="바탕체" w:hAnsi="Times New Roman"/>
          <w:kern w:val="0"/>
          <w:sz w:val="22"/>
        </w:rPr>
        <w:t>신탁보수에</w:t>
      </w:r>
      <w:r>
        <w:rPr>
          <w:rFonts w:ascii="Times New Roman" w:eastAsia="Times New Roman" w:hAnsi="Times New Roman"/>
          <w:kern w:val="0"/>
          <w:sz w:val="22"/>
        </w:rPr>
        <w:t xml:space="preserve"> </w:t>
      </w:r>
      <w:r>
        <w:rPr>
          <w:rFonts w:ascii="Times New Roman" w:eastAsia="바탕체" w:hAnsi="Times New Roman"/>
          <w:kern w:val="0"/>
          <w:sz w:val="22"/>
        </w:rPr>
        <w:t>관한</w:t>
      </w:r>
      <w:r>
        <w:rPr>
          <w:rFonts w:ascii="Times New Roman" w:eastAsia="Times New Roman" w:hAnsi="Times New Roman"/>
          <w:kern w:val="0"/>
          <w:sz w:val="22"/>
        </w:rPr>
        <w:t xml:space="preserve"> </w:t>
      </w:r>
      <w:r>
        <w:rPr>
          <w:rFonts w:ascii="Times New Roman" w:eastAsia="바탕체" w:hAnsi="Times New Roman"/>
          <w:kern w:val="0"/>
          <w:sz w:val="22"/>
        </w:rPr>
        <w:t>약정』에</w:t>
      </w:r>
      <w:r>
        <w:rPr>
          <w:rFonts w:ascii="Times New Roman" w:eastAsia="Times New Roman" w:hAnsi="Times New Roman"/>
          <w:kern w:val="0"/>
          <w:sz w:val="22"/>
        </w:rPr>
        <w:t xml:space="preserve"> </w:t>
      </w:r>
      <w:r>
        <w:rPr>
          <w:rFonts w:ascii="Times New Roman" w:eastAsia="바탕체" w:hAnsi="Times New Roman"/>
          <w:kern w:val="0"/>
          <w:sz w:val="22"/>
        </w:rPr>
        <w:t>의하여</w:t>
      </w:r>
      <w:r>
        <w:rPr>
          <w:rFonts w:ascii="Times New Roman" w:eastAsia="Times New Roman" w:hAnsi="Times New Roman"/>
          <w:kern w:val="0"/>
          <w:sz w:val="22"/>
        </w:rPr>
        <w:t xml:space="preserve"> </w:t>
      </w:r>
      <w:r>
        <w:rPr>
          <w:rFonts w:ascii="Times New Roman" w:eastAsia="바탕체" w:hAnsi="Times New Roman"/>
          <w:kern w:val="0"/>
          <w:sz w:val="22"/>
        </w:rPr>
        <w:t>산출한다</w:t>
      </w:r>
      <w:r>
        <w:rPr>
          <w:rFonts w:ascii="Times New Roman" w:eastAsia="바탕체" w:hAnsi="Times New Roman"/>
          <w:kern w:val="0"/>
          <w:sz w:val="22"/>
        </w:rPr>
        <w:t xml:space="preserve">. </w:t>
      </w:r>
    </w:p>
    <w:p w14:paraId="0D854029"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④</w:t>
      </w:r>
      <w:r>
        <w:rPr>
          <w:rFonts w:ascii="Times New Roman" w:eastAsia="바탕체" w:hAnsi="Times New Roman"/>
          <w:kern w:val="0"/>
          <w:sz w:val="22"/>
        </w:rPr>
        <w:t>제</w:t>
      </w:r>
      <w:r>
        <w:rPr>
          <w:rFonts w:ascii="Times New Roman" w:eastAsia="바탕체" w:hAnsi="Times New Roman"/>
          <w:kern w:val="0"/>
          <w:sz w:val="22"/>
        </w:rPr>
        <w:t>3</w:t>
      </w:r>
      <w:r>
        <w:rPr>
          <w:rFonts w:ascii="Times New Roman" w:eastAsia="바탕체" w:hAnsi="Times New Roman"/>
          <w:kern w:val="0"/>
          <w:sz w:val="22"/>
        </w:rPr>
        <w:t>항에서</w:t>
      </w:r>
      <w:r>
        <w:rPr>
          <w:rFonts w:ascii="Times New Roman" w:eastAsia="Times New Roman" w:hAnsi="Times New Roman"/>
          <w:kern w:val="0"/>
          <w:sz w:val="22"/>
        </w:rPr>
        <w:t xml:space="preserve"> </w:t>
      </w:r>
      <w:r>
        <w:rPr>
          <w:rFonts w:ascii="Times New Roman" w:eastAsia="바탕체" w:hAnsi="Times New Roman"/>
          <w:kern w:val="0"/>
          <w:sz w:val="22"/>
        </w:rPr>
        <w:t>정한</w:t>
      </w:r>
      <w:r>
        <w:rPr>
          <w:rFonts w:ascii="Times New Roman" w:eastAsia="Times New Roman" w:hAnsi="Times New Roman"/>
          <w:kern w:val="0"/>
          <w:sz w:val="22"/>
        </w:rPr>
        <w:t xml:space="preserve"> </w:t>
      </w:r>
      <w:r>
        <w:rPr>
          <w:rFonts w:ascii="Times New Roman" w:eastAsia="바탕체" w:hAnsi="Times New Roman"/>
          <w:kern w:val="0"/>
          <w:sz w:val="22"/>
        </w:rPr>
        <w:t>신탁보수는</w:t>
      </w:r>
      <w:r>
        <w:rPr>
          <w:rFonts w:ascii="Times New Roman" w:eastAsia="Times New Roman" w:hAnsi="Times New Roman"/>
          <w:kern w:val="0"/>
          <w:sz w:val="22"/>
        </w:rPr>
        <w:t xml:space="preserve"> </w:t>
      </w:r>
      <w:r>
        <w:rPr>
          <w:rFonts w:ascii="Times New Roman" w:eastAsia="바탕체" w:hAnsi="Times New Roman"/>
          <w:kern w:val="0"/>
          <w:sz w:val="22"/>
        </w:rPr>
        <w:t>계약보증금</w:t>
      </w:r>
      <w:r>
        <w:rPr>
          <w:rFonts w:ascii="Times New Roman" w:eastAsia="Times New Roman" w:hAnsi="Times New Roman"/>
          <w:kern w:val="0"/>
          <w:sz w:val="22"/>
        </w:rPr>
        <w:t xml:space="preserve"> </w:t>
      </w:r>
      <w:r>
        <w:rPr>
          <w:rFonts w:ascii="Times New Roman" w:eastAsia="바탕체" w:hAnsi="Times New Roman"/>
          <w:kern w:val="0"/>
          <w:sz w:val="22"/>
        </w:rPr>
        <w:t>수령</w:t>
      </w:r>
      <w:r>
        <w:rPr>
          <w:rFonts w:ascii="Times New Roman" w:eastAsia="Times New Roman" w:hAnsi="Times New Roman"/>
          <w:kern w:val="0"/>
          <w:sz w:val="22"/>
        </w:rPr>
        <w:t xml:space="preserve"> </w:t>
      </w:r>
      <w:r>
        <w:rPr>
          <w:rFonts w:ascii="Times New Roman" w:eastAsia="바탕체" w:hAnsi="Times New Roman"/>
          <w:kern w:val="0"/>
          <w:sz w:val="22"/>
        </w:rPr>
        <w:t>시</w:t>
      </w:r>
      <w:r>
        <w:rPr>
          <w:rFonts w:ascii="Times New Roman" w:eastAsia="Times New Roman" w:hAnsi="Times New Roman"/>
          <w:kern w:val="0"/>
          <w:sz w:val="22"/>
        </w:rPr>
        <w:t xml:space="preserve"> </w:t>
      </w:r>
      <w:r>
        <w:rPr>
          <w:rFonts w:ascii="Times New Roman" w:eastAsia="바탕체" w:hAnsi="Times New Roman"/>
          <w:kern w:val="0"/>
          <w:sz w:val="22"/>
        </w:rPr>
        <w:t>50%</w:t>
      </w:r>
      <w:r>
        <w:rPr>
          <w:rFonts w:ascii="Times New Roman" w:eastAsia="바탕체" w:hAnsi="Times New Roman"/>
          <w:kern w:val="0"/>
          <w:sz w:val="22"/>
        </w:rPr>
        <w:t>를</w:t>
      </w:r>
      <w:r>
        <w:rPr>
          <w:rFonts w:ascii="Times New Roman" w:eastAsia="바탕체" w:hAnsi="Times New Roman"/>
          <w:kern w:val="0"/>
          <w:sz w:val="22"/>
        </w:rPr>
        <w:t xml:space="preserve">, </w:t>
      </w:r>
      <w:r>
        <w:rPr>
          <w:rFonts w:ascii="Times New Roman" w:eastAsia="바탕체" w:hAnsi="Times New Roman"/>
          <w:kern w:val="0"/>
          <w:sz w:val="22"/>
        </w:rPr>
        <w:t>처분대금</w:t>
      </w:r>
      <w:r>
        <w:rPr>
          <w:rFonts w:ascii="Times New Roman" w:eastAsia="Times New Roman" w:hAnsi="Times New Roman"/>
          <w:kern w:val="0"/>
          <w:sz w:val="22"/>
        </w:rPr>
        <w:t xml:space="preserve"> </w:t>
      </w:r>
      <w:r>
        <w:rPr>
          <w:rFonts w:ascii="Times New Roman" w:eastAsia="바탕체" w:hAnsi="Times New Roman"/>
          <w:kern w:val="0"/>
          <w:sz w:val="22"/>
        </w:rPr>
        <w:t>완전</w:t>
      </w:r>
      <w:r>
        <w:rPr>
          <w:rFonts w:ascii="Times New Roman" w:eastAsia="Times New Roman" w:hAnsi="Times New Roman"/>
          <w:kern w:val="0"/>
          <w:sz w:val="22"/>
        </w:rPr>
        <w:t xml:space="preserve"> </w:t>
      </w:r>
      <w:r>
        <w:rPr>
          <w:rFonts w:ascii="Times New Roman" w:eastAsia="바탕체" w:hAnsi="Times New Roman"/>
          <w:kern w:val="0"/>
          <w:sz w:val="22"/>
        </w:rPr>
        <w:t>수령</w:t>
      </w:r>
      <w:r>
        <w:rPr>
          <w:rFonts w:ascii="Times New Roman" w:eastAsia="Times New Roman" w:hAnsi="Times New Roman"/>
          <w:kern w:val="0"/>
          <w:sz w:val="22"/>
        </w:rPr>
        <w:t xml:space="preserve"> </w:t>
      </w:r>
      <w:r>
        <w:rPr>
          <w:rFonts w:ascii="Times New Roman" w:eastAsia="바탕체" w:hAnsi="Times New Roman"/>
          <w:kern w:val="0"/>
          <w:sz w:val="22"/>
        </w:rPr>
        <w:t>시</w:t>
      </w:r>
      <w:r>
        <w:rPr>
          <w:rFonts w:ascii="Times New Roman" w:eastAsia="Times New Roman" w:hAnsi="Times New Roman"/>
          <w:kern w:val="0"/>
          <w:sz w:val="22"/>
        </w:rPr>
        <w:t xml:space="preserve"> </w:t>
      </w:r>
      <w:r>
        <w:rPr>
          <w:rFonts w:ascii="Times New Roman" w:eastAsia="바탕체" w:hAnsi="Times New Roman"/>
          <w:kern w:val="0"/>
          <w:sz w:val="22"/>
        </w:rPr>
        <w:t>나머지</w:t>
      </w:r>
      <w:r>
        <w:rPr>
          <w:rFonts w:ascii="Times New Roman" w:eastAsia="Times New Roman" w:hAnsi="Times New Roman"/>
          <w:kern w:val="0"/>
          <w:sz w:val="22"/>
        </w:rPr>
        <w:t xml:space="preserve"> </w:t>
      </w:r>
      <w:r>
        <w:rPr>
          <w:rFonts w:ascii="Times New Roman" w:eastAsia="바탕체" w:hAnsi="Times New Roman"/>
          <w:kern w:val="0"/>
          <w:sz w:val="22"/>
        </w:rPr>
        <w:t>50%</w:t>
      </w:r>
      <w:r>
        <w:rPr>
          <w:rFonts w:ascii="Times New Roman" w:eastAsia="바탕체" w:hAnsi="Times New Roman"/>
          <w:kern w:val="0"/>
          <w:sz w:val="22"/>
        </w:rPr>
        <w:t>를</w:t>
      </w:r>
      <w:r>
        <w:rPr>
          <w:rFonts w:ascii="Times New Roman" w:eastAsia="Times New Roman" w:hAnsi="Times New Roman"/>
          <w:kern w:val="0"/>
          <w:sz w:val="22"/>
        </w:rPr>
        <w:t xml:space="preserve"> </w:t>
      </w:r>
      <w:r>
        <w:rPr>
          <w:rFonts w:ascii="Times New Roman" w:eastAsia="바탕체" w:hAnsi="Times New Roman"/>
          <w:kern w:val="0"/>
          <w:sz w:val="22"/>
        </w:rPr>
        <w:t>지급기로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r>
        <w:rPr>
          <w:rFonts w:ascii="Times New Roman" w:eastAsia="바탕체" w:hAnsi="Times New Roman"/>
          <w:kern w:val="0"/>
          <w:sz w:val="22"/>
        </w:rPr>
        <w:t>다만</w:t>
      </w:r>
      <w:r>
        <w:rPr>
          <w:rFonts w:ascii="Times New Roman" w:eastAsia="바탕체" w:hAnsi="Times New Roman"/>
          <w:kern w:val="0"/>
          <w:sz w:val="22"/>
        </w:rPr>
        <w:t xml:space="preserve">, </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처분계약이</w:t>
      </w:r>
      <w:r>
        <w:rPr>
          <w:rFonts w:ascii="Times New Roman" w:eastAsia="Times New Roman" w:hAnsi="Times New Roman"/>
          <w:kern w:val="0"/>
          <w:sz w:val="22"/>
        </w:rPr>
        <w:t xml:space="preserve"> </w:t>
      </w:r>
      <w:r>
        <w:rPr>
          <w:rFonts w:ascii="Times New Roman" w:eastAsia="바탕체" w:hAnsi="Times New Roman"/>
          <w:kern w:val="0"/>
          <w:sz w:val="22"/>
        </w:rPr>
        <w:t>해지된</w:t>
      </w:r>
      <w:r>
        <w:rPr>
          <w:rFonts w:ascii="Times New Roman" w:eastAsia="Times New Roman" w:hAnsi="Times New Roman"/>
          <w:kern w:val="0"/>
          <w:sz w:val="22"/>
        </w:rPr>
        <w:t xml:space="preserve"> </w:t>
      </w:r>
      <w:r>
        <w:rPr>
          <w:rFonts w:ascii="Times New Roman" w:eastAsia="바탕체" w:hAnsi="Times New Roman"/>
          <w:kern w:val="0"/>
          <w:sz w:val="22"/>
        </w:rPr>
        <w:t>경우에도</w:t>
      </w:r>
      <w:r>
        <w:rPr>
          <w:rFonts w:ascii="Times New Roman" w:eastAsia="Times New Roman" w:hAnsi="Times New Roman"/>
          <w:kern w:val="0"/>
          <w:sz w:val="22"/>
        </w:rPr>
        <w:t xml:space="preserve"> </w:t>
      </w:r>
      <w:r>
        <w:rPr>
          <w:rFonts w:ascii="Times New Roman" w:eastAsia="바탕체" w:hAnsi="Times New Roman"/>
          <w:kern w:val="0"/>
          <w:sz w:val="22"/>
        </w:rPr>
        <w:t>계약보증금</w:t>
      </w:r>
      <w:r>
        <w:rPr>
          <w:rFonts w:ascii="Times New Roman" w:eastAsia="Times New Roman" w:hAnsi="Times New Roman"/>
          <w:kern w:val="0"/>
          <w:sz w:val="22"/>
        </w:rPr>
        <w:t xml:space="preserve"> </w:t>
      </w:r>
      <w:r>
        <w:rPr>
          <w:rFonts w:ascii="Times New Roman" w:eastAsia="바탕체" w:hAnsi="Times New Roman"/>
          <w:kern w:val="0"/>
          <w:sz w:val="22"/>
        </w:rPr>
        <w:t>수령</w:t>
      </w:r>
      <w:r>
        <w:rPr>
          <w:rFonts w:ascii="Times New Roman" w:eastAsia="Times New Roman" w:hAnsi="Times New Roman"/>
          <w:kern w:val="0"/>
          <w:sz w:val="22"/>
        </w:rPr>
        <w:t xml:space="preserve"> </w:t>
      </w:r>
      <w:r>
        <w:rPr>
          <w:rFonts w:ascii="Times New Roman" w:eastAsia="바탕체" w:hAnsi="Times New Roman"/>
          <w:kern w:val="0"/>
          <w:sz w:val="22"/>
        </w:rPr>
        <w:t>시</w:t>
      </w:r>
      <w:r>
        <w:rPr>
          <w:rFonts w:ascii="Times New Roman" w:eastAsia="Times New Roman" w:hAnsi="Times New Roman"/>
          <w:kern w:val="0"/>
          <w:sz w:val="22"/>
        </w:rPr>
        <w:t xml:space="preserve"> </w:t>
      </w:r>
      <w:r>
        <w:rPr>
          <w:rFonts w:ascii="Times New Roman" w:eastAsia="바탕체" w:hAnsi="Times New Roman"/>
          <w:kern w:val="0"/>
          <w:sz w:val="22"/>
        </w:rPr>
        <w:t>받은</w:t>
      </w:r>
      <w:r>
        <w:rPr>
          <w:rFonts w:ascii="Times New Roman" w:eastAsia="Times New Roman" w:hAnsi="Times New Roman"/>
          <w:kern w:val="0"/>
          <w:sz w:val="22"/>
        </w:rPr>
        <w:t xml:space="preserve"> </w:t>
      </w:r>
      <w:r>
        <w:rPr>
          <w:rFonts w:ascii="Times New Roman" w:eastAsia="바탕체" w:hAnsi="Times New Roman"/>
          <w:kern w:val="0"/>
          <w:sz w:val="22"/>
        </w:rPr>
        <w:t>신탁보수를</w:t>
      </w:r>
      <w:r>
        <w:rPr>
          <w:rFonts w:ascii="Times New Roman" w:eastAsia="Times New Roman" w:hAnsi="Times New Roman"/>
          <w:kern w:val="0"/>
          <w:sz w:val="22"/>
        </w:rPr>
        <w:t xml:space="preserve"> </w:t>
      </w:r>
      <w:r>
        <w:rPr>
          <w:rFonts w:ascii="Times New Roman" w:eastAsia="바탕체" w:hAnsi="Times New Roman"/>
          <w:kern w:val="0"/>
          <w:sz w:val="22"/>
        </w:rPr>
        <w:t>환급하지</w:t>
      </w:r>
      <w:r>
        <w:rPr>
          <w:rFonts w:ascii="Times New Roman" w:eastAsia="Times New Roman" w:hAnsi="Times New Roman"/>
          <w:kern w:val="0"/>
          <w:sz w:val="22"/>
        </w:rPr>
        <w:t xml:space="preserve"> </w:t>
      </w:r>
      <w:r>
        <w:rPr>
          <w:rFonts w:ascii="Times New Roman" w:eastAsia="바탕체" w:hAnsi="Times New Roman"/>
          <w:kern w:val="0"/>
          <w:sz w:val="22"/>
        </w:rPr>
        <w:t>않는다</w:t>
      </w:r>
      <w:r>
        <w:rPr>
          <w:rFonts w:ascii="Times New Roman" w:eastAsia="바탕체" w:hAnsi="Times New Roman"/>
          <w:kern w:val="0"/>
          <w:sz w:val="22"/>
        </w:rPr>
        <w:t xml:space="preserve">. </w:t>
      </w:r>
    </w:p>
    <w:p w14:paraId="4BFB13F3" w14:textId="77777777" w:rsidR="00DE42D9" w:rsidRDefault="00930A79">
      <w:pPr>
        <w:snapToGrid w:val="0"/>
        <w:spacing w:after="0" w:line="360" w:lineRule="auto"/>
        <w:ind w:left="700"/>
        <w:textAlignment w:val="baseline"/>
        <w:rPr>
          <w:rFonts w:ascii="Times New Roman" w:eastAsia="바탕체" w:hAnsi="Times New Roman"/>
          <w:kern w:val="0"/>
          <w:sz w:val="22"/>
        </w:rPr>
      </w:pPr>
      <w:r>
        <w:rPr>
          <w:rFonts w:ascii="바탕;Batang" w:eastAsia="바탕체" w:hAnsi="바탕;Batang" w:cs="바탕;Batang"/>
          <w:kern w:val="0"/>
          <w:sz w:val="22"/>
        </w:rPr>
        <w:t>⑤</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임대차를</w:t>
      </w:r>
      <w:r>
        <w:rPr>
          <w:rFonts w:ascii="Times New Roman" w:eastAsia="Times New Roman" w:hAnsi="Times New Roman"/>
          <w:kern w:val="0"/>
          <w:sz w:val="22"/>
        </w:rPr>
        <w:t xml:space="preserve"> </w:t>
      </w:r>
      <w:r>
        <w:rPr>
          <w:rFonts w:ascii="Times New Roman" w:eastAsia="바탕체" w:hAnsi="Times New Roman"/>
          <w:kern w:val="0"/>
          <w:sz w:val="22"/>
        </w:rPr>
        <w:t>중개한</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항에서</w:t>
      </w:r>
      <w:r>
        <w:rPr>
          <w:rFonts w:ascii="Times New Roman" w:eastAsia="Times New Roman" w:hAnsi="Times New Roman"/>
          <w:kern w:val="0"/>
          <w:sz w:val="22"/>
        </w:rPr>
        <w:t xml:space="preserve"> </w:t>
      </w:r>
      <w:r>
        <w:rPr>
          <w:rFonts w:ascii="Times New Roman" w:eastAsia="바탕체" w:hAnsi="Times New Roman"/>
          <w:kern w:val="0"/>
          <w:sz w:val="22"/>
        </w:rPr>
        <w:t>정한</w:t>
      </w:r>
      <w:r>
        <w:rPr>
          <w:rFonts w:ascii="Times New Roman" w:eastAsia="Times New Roman" w:hAnsi="Times New Roman"/>
          <w:kern w:val="0"/>
          <w:sz w:val="22"/>
        </w:rPr>
        <w:t xml:space="preserve"> </w:t>
      </w:r>
      <w:r>
        <w:rPr>
          <w:rFonts w:ascii="Times New Roman" w:eastAsia="바탕체" w:hAnsi="Times New Roman"/>
          <w:kern w:val="0"/>
          <w:sz w:val="22"/>
        </w:rPr>
        <w:t>신탁보수와는</w:t>
      </w:r>
      <w:r>
        <w:rPr>
          <w:rFonts w:ascii="Times New Roman" w:eastAsia="Times New Roman" w:hAnsi="Times New Roman"/>
          <w:kern w:val="0"/>
          <w:sz w:val="22"/>
        </w:rPr>
        <w:t xml:space="preserve"> </w:t>
      </w:r>
      <w:r>
        <w:rPr>
          <w:rFonts w:ascii="Times New Roman" w:eastAsia="바탕체" w:hAnsi="Times New Roman"/>
          <w:kern w:val="0"/>
          <w:sz w:val="22"/>
        </w:rPr>
        <w:t>별도로</w:t>
      </w:r>
      <w:r>
        <w:rPr>
          <w:rFonts w:ascii="Times New Roman" w:eastAsia="Times New Roman" w:hAnsi="Times New Roman"/>
          <w:kern w:val="0"/>
          <w:sz w:val="22"/>
        </w:rPr>
        <w:t xml:space="preserve"> </w:t>
      </w:r>
      <w:r>
        <w:rPr>
          <w:rFonts w:ascii="Times New Roman" w:eastAsia="바탕체" w:hAnsi="Times New Roman"/>
          <w:kern w:val="0"/>
          <w:sz w:val="22"/>
        </w:rPr>
        <w:t>부동산</w:t>
      </w:r>
      <w:r>
        <w:rPr>
          <w:rFonts w:ascii="Times New Roman" w:eastAsia="Times New Roman" w:hAnsi="Times New Roman"/>
          <w:kern w:val="0"/>
          <w:sz w:val="22"/>
        </w:rPr>
        <w:t xml:space="preserve"> </w:t>
      </w:r>
      <w:r>
        <w:rPr>
          <w:rFonts w:ascii="Times New Roman" w:eastAsia="바탕체" w:hAnsi="Times New Roman"/>
          <w:kern w:val="0"/>
          <w:sz w:val="22"/>
        </w:rPr>
        <w:t>임대차</w:t>
      </w:r>
      <w:r>
        <w:rPr>
          <w:rFonts w:ascii="Times New Roman" w:eastAsia="Times New Roman" w:hAnsi="Times New Roman"/>
          <w:kern w:val="0"/>
          <w:sz w:val="22"/>
        </w:rPr>
        <w:t xml:space="preserve"> </w:t>
      </w:r>
      <w:r>
        <w:rPr>
          <w:rFonts w:ascii="Times New Roman" w:eastAsia="바탕체" w:hAnsi="Times New Roman"/>
          <w:kern w:val="0"/>
          <w:sz w:val="22"/>
        </w:rPr>
        <w:t>중개수수료</w:t>
      </w:r>
      <w:r>
        <w:rPr>
          <w:rFonts w:ascii="Times New Roman" w:eastAsia="Times New Roman" w:hAnsi="Times New Roman"/>
          <w:kern w:val="0"/>
          <w:sz w:val="22"/>
        </w:rPr>
        <w:t xml:space="preserve"> </w:t>
      </w:r>
      <w:r>
        <w:rPr>
          <w:rFonts w:ascii="Times New Roman" w:eastAsia="바탕체" w:hAnsi="Times New Roman"/>
          <w:kern w:val="0"/>
          <w:sz w:val="22"/>
        </w:rPr>
        <w:t>상당액을</w:t>
      </w:r>
      <w:r>
        <w:rPr>
          <w:rFonts w:ascii="Times New Roman" w:eastAsia="Times New Roman" w:hAnsi="Times New Roman"/>
          <w:kern w:val="0"/>
          <w:sz w:val="22"/>
        </w:rPr>
        <w:t xml:space="preserve"> </w:t>
      </w:r>
      <w:r>
        <w:rPr>
          <w:rFonts w:ascii="Times New Roman" w:eastAsia="바탕체" w:hAnsi="Times New Roman"/>
          <w:kern w:val="0"/>
          <w:sz w:val="22"/>
        </w:rPr>
        <w:t>받을</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w:t>
      </w:r>
    </w:p>
    <w:p w14:paraId="7A392DD0"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7E9F6AE9" w14:textId="77777777" w:rsidR="00DE42D9" w:rsidRDefault="00930A79">
      <w:pPr>
        <w:snapToGrid w:val="0"/>
        <w:spacing w:after="0" w:line="360" w:lineRule="auto"/>
        <w:ind w:left="697" w:hanging="697"/>
        <w:textAlignment w:val="baseline"/>
      </w:pPr>
      <w:r>
        <w:rPr>
          <w:rFonts w:ascii="Times New Roman" w:eastAsia="바탕체" w:hAnsi="Times New Roman"/>
          <w:b/>
          <w:bCs/>
          <w:kern w:val="0"/>
          <w:sz w:val="22"/>
        </w:rPr>
        <w:t>제</w:t>
      </w:r>
      <w:r>
        <w:rPr>
          <w:rFonts w:ascii="Times New Roman" w:eastAsia="바탕체" w:hAnsi="Times New Roman"/>
          <w:b/>
          <w:bCs/>
          <w:kern w:val="0"/>
          <w:sz w:val="22"/>
        </w:rPr>
        <w:t>19</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신탁부동산</w:t>
      </w:r>
      <w:r>
        <w:rPr>
          <w:rFonts w:ascii="Times New Roman" w:eastAsia="Times New Roman" w:hAnsi="Times New Roman"/>
          <w:b/>
          <w:bCs/>
          <w:kern w:val="0"/>
          <w:sz w:val="22"/>
        </w:rPr>
        <w:t xml:space="preserve"> </w:t>
      </w:r>
      <w:r>
        <w:rPr>
          <w:rFonts w:ascii="Times New Roman" w:eastAsia="바탕체" w:hAnsi="Times New Roman"/>
          <w:b/>
          <w:bCs/>
          <w:kern w:val="0"/>
          <w:sz w:val="22"/>
        </w:rPr>
        <w:t>처분시기</w:t>
      </w:r>
      <w:r>
        <w:rPr>
          <w:rFonts w:ascii="Times New Roman" w:eastAsia="바탕체" w:hAnsi="Times New Roman"/>
          <w:b/>
          <w:bCs/>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다음</w:t>
      </w:r>
      <w:r>
        <w:rPr>
          <w:rFonts w:ascii="Times New Roman" w:eastAsia="Times New Roman" w:hAnsi="Times New Roman"/>
          <w:kern w:val="0"/>
          <w:sz w:val="22"/>
        </w:rPr>
        <w:t xml:space="preserve"> </w:t>
      </w:r>
      <w:r>
        <w:rPr>
          <w:rFonts w:ascii="Times New Roman" w:eastAsia="바탕체" w:hAnsi="Times New Roman"/>
          <w:kern w:val="0"/>
          <w:sz w:val="22"/>
        </w:rPr>
        <w:t>각</w:t>
      </w:r>
      <w:r>
        <w:rPr>
          <w:rFonts w:ascii="Times New Roman" w:eastAsia="Times New Roman" w:hAnsi="Times New Roman"/>
          <w:kern w:val="0"/>
          <w:sz w:val="22"/>
        </w:rPr>
        <w:t xml:space="preserve"> </w:t>
      </w:r>
      <w:r>
        <w:rPr>
          <w:rFonts w:ascii="Times New Roman" w:eastAsia="바탕체" w:hAnsi="Times New Roman"/>
          <w:kern w:val="0"/>
          <w:sz w:val="22"/>
        </w:rPr>
        <w:t>호의</w:t>
      </w:r>
      <w:r>
        <w:rPr>
          <w:rFonts w:ascii="Times New Roman" w:eastAsia="Times New Roman" w:hAnsi="Times New Roman"/>
          <w:kern w:val="0"/>
          <w:sz w:val="22"/>
        </w:rPr>
        <w:t xml:space="preserve"> </w:t>
      </w:r>
      <w:r>
        <w:rPr>
          <w:rFonts w:ascii="Times New Roman" w:eastAsia="바탕체" w:hAnsi="Times New Roman"/>
          <w:kern w:val="0"/>
          <w:sz w:val="22"/>
        </w:rPr>
        <w:t>1</w:t>
      </w:r>
      <w:r>
        <w:rPr>
          <w:rFonts w:ascii="Times New Roman" w:eastAsia="바탕체" w:hAnsi="Times New Roman"/>
          <w:kern w:val="0"/>
          <w:sz w:val="22"/>
        </w:rPr>
        <w:t>에</w:t>
      </w:r>
      <w:r>
        <w:rPr>
          <w:rFonts w:ascii="Times New Roman" w:eastAsia="Times New Roman" w:hAnsi="Times New Roman"/>
          <w:kern w:val="0"/>
          <w:sz w:val="22"/>
        </w:rPr>
        <w:t xml:space="preserve"> </w:t>
      </w:r>
      <w:r>
        <w:rPr>
          <w:rFonts w:ascii="Times New Roman" w:eastAsia="바탕체" w:hAnsi="Times New Roman"/>
          <w:kern w:val="0"/>
          <w:sz w:val="22"/>
        </w:rPr>
        <w:t>해당하는</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신탁기간</w:t>
      </w:r>
      <w:r>
        <w:rPr>
          <w:rFonts w:ascii="Times New Roman" w:eastAsia="Times New Roman" w:hAnsi="Times New Roman"/>
          <w:kern w:val="0"/>
          <w:sz w:val="22"/>
        </w:rPr>
        <w:t xml:space="preserve"> </w:t>
      </w:r>
      <w:r>
        <w:rPr>
          <w:rFonts w:ascii="Times New Roman" w:eastAsia="바탕체" w:hAnsi="Times New Roman"/>
          <w:kern w:val="0"/>
          <w:sz w:val="22"/>
        </w:rPr>
        <w:t>종료전이라도</w:t>
      </w:r>
      <w:r>
        <w:rPr>
          <w:rFonts w:ascii="Times New Roman" w:eastAsia="Times New Roman" w:hAnsi="Times New Roman"/>
          <w:kern w:val="0"/>
          <w:sz w:val="22"/>
        </w:rPr>
        <w:t xml:space="preserve"> </w:t>
      </w:r>
      <w:r>
        <w:rPr>
          <w:rFonts w:ascii="Times New Roman" w:eastAsia="바탕체" w:hAnsi="Times New Roman"/>
          <w:kern w:val="0"/>
          <w:sz w:val="22"/>
        </w:rPr>
        <w:t>우선수익자의</w:t>
      </w:r>
      <w:r>
        <w:rPr>
          <w:rFonts w:ascii="Times New Roman" w:eastAsia="Times New Roman" w:hAnsi="Times New Roman"/>
          <w:kern w:val="0"/>
          <w:sz w:val="22"/>
        </w:rPr>
        <w:t xml:space="preserve"> </w:t>
      </w:r>
      <w:r>
        <w:rPr>
          <w:rFonts w:ascii="Times New Roman" w:eastAsia="바탕체" w:hAnsi="Times New Roman"/>
          <w:kern w:val="0"/>
          <w:sz w:val="22"/>
        </w:rPr>
        <w:t>청구에</w:t>
      </w:r>
      <w:r>
        <w:rPr>
          <w:rFonts w:ascii="Times New Roman" w:eastAsia="Times New Roman" w:hAnsi="Times New Roman"/>
          <w:kern w:val="0"/>
          <w:sz w:val="22"/>
        </w:rPr>
        <w:t xml:space="preserve"> </w:t>
      </w:r>
      <w:r>
        <w:rPr>
          <w:rFonts w:ascii="Times New Roman" w:eastAsia="바탕체" w:hAnsi="Times New Roman"/>
          <w:kern w:val="0"/>
          <w:sz w:val="22"/>
        </w:rPr>
        <w:t>의하여</w:t>
      </w:r>
      <w:r>
        <w:rPr>
          <w:rFonts w:ascii="Times New Roman" w:eastAsia="Times New Roman" w:hAnsi="Times New Roman"/>
          <w:kern w:val="0"/>
          <w:sz w:val="22"/>
        </w:rPr>
        <w:t xml:space="preserve"> </w:t>
      </w:r>
      <w:r>
        <w:rPr>
          <w:rFonts w:ascii="Times New Roman" w:eastAsia="바탕체" w:hAnsi="Times New Roman"/>
          <w:kern w:val="0"/>
          <w:sz w:val="22"/>
        </w:rPr>
        <w:t>신탁부동산을</w:t>
      </w:r>
      <w:r>
        <w:rPr>
          <w:rFonts w:ascii="Times New Roman" w:eastAsia="Times New Roman" w:hAnsi="Times New Roman"/>
          <w:kern w:val="0"/>
          <w:sz w:val="22"/>
        </w:rPr>
        <w:t xml:space="preserve"> </w:t>
      </w:r>
      <w:r>
        <w:rPr>
          <w:rFonts w:ascii="Times New Roman" w:eastAsia="바탕체" w:hAnsi="Times New Roman"/>
          <w:kern w:val="0"/>
          <w:sz w:val="22"/>
        </w:rPr>
        <w:t>처분할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w:t>
      </w:r>
    </w:p>
    <w:p w14:paraId="44D571A4" w14:textId="77777777" w:rsidR="00DE42D9" w:rsidRDefault="00930A79">
      <w:pPr>
        <w:snapToGrid w:val="0"/>
        <w:spacing w:after="0" w:line="360" w:lineRule="auto"/>
        <w:ind w:left="940" w:hanging="220"/>
        <w:textAlignment w:val="baseline"/>
        <w:rPr>
          <w:rFonts w:eastAsia="바탕체"/>
        </w:rPr>
      </w:pPr>
      <w:r>
        <w:rPr>
          <w:rFonts w:ascii="Times New Roman" w:eastAsia="바탕체" w:hAnsi="Times New Roman"/>
          <w:kern w:val="0"/>
          <w:sz w:val="22"/>
        </w:rPr>
        <w:t xml:space="preserve">1. </w:t>
      </w:r>
      <w:r>
        <w:rPr>
          <w:rFonts w:ascii="Times New Roman" w:eastAsia="바탕체" w:hAnsi="Times New Roman"/>
          <w:kern w:val="0"/>
          <w:sz w:val="22"/>
        </w:rPr>
        <w:t>우선수익자와</w:t>
      </w:r>
      <w:r>
        <w:rPr>
          <w:rFonts w:ascii="Times New Roman" w:eastAsia="Times New Roman" w:hAnsi="Times New Roman"/>
          <w:kern w:val="0"/>
          <w:sz w:val="22"/>
        </w:rPr>
        <w:t xml:space="preserve"> </w:t>
      </w:r>
      <w:r>
        <w:rPr>
          <w:rFonts w:ascii="Times New Roman" w:eastAsia="바탕체" w:hAnsi="Times New Roman"/>
          <w:kern w:val="0"/>
          <w:sz w:val="22"/>
        </w:rPr>
        <w:t>채무자간에</w:t>
      </w:r>
      <w:r>
        <w:rPr>
          <w:rFonts w:ascii="Times New Roman" w:eastAsia="Times New Roman" w:hAnsi="Times New Roman"/>
          <w:kern w:val="0"/>
          <w:sz w:val="22"/>
        </w:rPr>
        <w:t xml:space="preserve"> </w:t>
      </w:r>
      <w:r>
        <w:rPr>
          <w:rFonts w:ascii="Times New Roman" w:eastAsia="바탕체" w:hAnsi="Times New Roman"/>
          <w:kern w:val="0"/>
          <w:sz w:val="22"/>
        </w:rPr>
        <w:t>체결한</w:t>
      </w:r>
      <w:r>
        <w:rPr>
          <w:rFonts w:ascii="Times New Roman" w:eastAsia="Times New Roman" w:hAnsi="Times New Roman"/>
          <w:kern w:val="0"/>
          <w:sz w:val="22"/>
        </w:rPr>
        <w:t xml:space="preserve"> </w:t>
      </w:r>
      <w:r>
        <w:rPr>
          <w:rFonts w:ascii="Times New Roman" w:eastAsia="바탕체" w:hAnsi="Times New Roman"/>
          <w:kern w:val="0"/>
          <w:sz w:val="22"/>
        </w:rPr>
        <w:t>여신거래</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보증채무약정을</w:t>
      </w:r>
      <w:r>
        <w:rPr>
          <w:rFonts w:ascii="Times New Roman" w:eastAsia="Times New Roman" w:hAnsi="Times New Roman"/>
          <w:kern w:val="0"/>
          <w:sz w:val="22"/>
        </w:rPr>
        <w:t xml:space="preserve"> </w:t>
      </w:r>
      <w:r>
        <w:rPr>
          <w:rFonts w:ascii="Times New Roman" w:eastAsia="바탕체" w:hAnsi="Times New Roman"/>
          <w:kern w:val="0"/>
          <w:sz w:val="22"/>
        </w:rPr>
        <w:t>불이행한</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바탕체" w:hAnsi="Times New Roman"/>
          <w:kern w:val="0"/>
          <w:sz w:val="22"/>
        </w:rPr>
        <w:t xml:space="preserve">. </w:t>
      </w:r>
      <w:r>
        <w:rPr>
          <w:rFonts w:ascii="Times New Roman" w:eastAsia="바탕체" w:hAnsi="Times New Roman"/>
          <w:kern w:val="0"/>
          <w:sz w:val="22"/>
        </w:rPr>
        <w:t>다만</w:t>
      </w:r>
      <w:r>
        <w:rPr>
          <w:rFonts w:ascii="Times New Roman" w:eastAsia="바탕체" w:hAnsi="Times New Roman"/>
          <w:kern w:val="0"/>
          <w:sz w:val="22"/>
        </w:rPr>
        <w:t xml:space="preserve">,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주채무자가</w:t>
      </w:r>
      <w:r>
        <w:rPr>
          <w:rFonts w:ascii="Times New Roman" w:eastAsia="Times New Roman" w:hAnsi="Times New Roman"/>
          <w:kern w:val="0"/>
          <w:sz w:val="22"/>
        </w:rPr>
        <w:t xml:space="preserve"> </w:t>
      </w:r>
      <w:r>
        <w:rPr>
          <w:rFonts w:ascii="Times New Roman" w:eastAsia="바탕체" w:hAnsi="Times New Roman"/>
          <w:kern w:val="0"/>
          <w:sz w:val="22"/>
        </w:rPr>
        <w:t>아닌</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위탁자와</w:t>
      </w:r>
      <w:r>
        <w:rPr>
          <w:rFonts w:ascii="Times New Roman" w:eastAsia="Times New Roman" w:hAnsi="Times New Roman"/>
          <w:kern w:val="0"/>
          <w:sz w:val="22"/>
        </w:rPr>
        <w:t xml:space="preserve"> </w:t>
      </w:r>
      <w:r>
        <w:rPr>
          <w:rFonts w:ascii="Times New Roman" w:eastAsia="바탕체" w:hAnsi="Times New Roman"/>
          <w:kern w:val="0"/>
          <w:sz w:val="22"/>
        </w:rPr>
        <w:t>우선수익자간의</w:t>
      </w:r>
      <w:r>
        <w:rPr>
          <w:rFonts w:ascii="Times New Roman" w:eastAsia="Times New Roman" w:hAnsi="Times New Roman"/>
          <w:kern w:val="0"/>
          <w:sz w:val="22"/>
        </w:rPr>
        <w:t xml:space="preserve"> </w:t>
      </w:r>
      <w:r>
        <w:rPr>
          <w:rFonts w:ascii="Times New Roman" w:eastAsia="바탕체" w:hAnsi="Times New Roman"/>
          <w:kern w:val="0"/>
          <w:sz w:val="22"/>
        </w:rPr>
        <w:t>보증계약</w:t>
      </w:r>
      <w:r>
        <w:rPr>
          <w:rFonts w:ascii="Times New Roman" w:eastAsia="바탕체" w:hAnsi="Times New Roman"/>
          <w:kern w:val="0"/>
          <w:sz w:val="22"/>
        </w:rPr>
        <w:t xml:space="preserve">, </w:t>
      </w:r>
      <w:r>
        <w:rPr>
          <w:rFonts w:ascii="Times New Roman" w:eastAsia="바탕체" w:hAnsi="Times New Roman"/>
          <w:kern w:val="0"/>
          <w:sz w:val="22"/>
        </w:rPr>
        <w:t>담보설정계약</w:t>
      </w:r>
      <w:r>
        <w:rPr>
          <w:rFonts w:ascii="Times New Roman" w:eastAsia="Times New Roman" w:hAnsi="Times New Roman"/>
          <w:kern w:val="0"/>
          <w:sz w:val="22"/>
        </w:rPr>
        <w:t xml:space="preserve"> </w:t>
      </w:r>
      <w:r>
        <w:rPr>
          <w:rFonts w:ascii="Times New Roman" w:eastAsia="바탕체" w:hAnsi="Times New Roman"/>
          <w:kern w:val="0"/>
          <w:sz w:val="22"/>
        </w:rPr>
        <w:t>등에</w:t>
      </w:r>
      <w:r>
        <w:rPr>
          <w:rFonts w:ascii="Times New Roman" w:eastAsia="Times New Roman" w:hAnsi="Times New Roman"/>
          <w:kern w:val="0"/>
          <w:sz w:val="22"/>
        </w:rPr>
        <w:t xml:space="preserve"> </w:t>
      </w:r>
      <w:r>
        <w:rPr>
          <w:rFonts w:ascii="Times New Roman" w:eastAsia="바탕체" w:hAnsi="Times New Roman"/>
          <w:kern w:val="0"/>
          <w:sz w:val="22"/>
        </w:rPr>
        <w:t>기한</w:t>
      </w:r>
      <w:r>
        <w:rPr>
          <w:rFonts w:ascii="Times New Roman" w:eastAsia="Times New Roman" w:hAnsi="Times New Roman"/>
          <w:kern w:val="0"/>
          <w:sz w:val="22"/>
        </w:rPr>
        <w:t xml:space="preserve"> </w:t>
      </w:r>
      <w:r>
        <w:rPr>
          <w:rFonts w:ascii="Times New Roman" w:eastAsia="바탕체" w:hAnsi="Times New Roman"/>
          <w:kern w:val="0"/>
          <w:sz w:val="22"/>
        </w:rPr>
        <w:t>채무를</w:t>
      </w:r>
      <w:r>
        <w:rPr>
          <w:rFonts w:ascii="Times New Roman" w:eastAsia="Times New Roman" w:hAnsi="Times New Roman"/>
          <w:kern w:val="0"/>
          <w:sz w:val="22"/>
        </w:rPr>
        <w:t xml:space="preserve"> </w:t>
      </w:r>
      <w:r>
        <w:rPr>
          <w:rFonts w:ascii="Times New Roman" w:eastAsia="바탕체" w:hAnsi="Times New Roman"/>
          <w:kern w:val="0"/>
          <w:sz w:val="22"/>
        </w:rPr>
        <w:t>불이행한</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p>
    <w:p w14:paraId="4B758A4D" w14:textId="77777777" w:rsidR="00DE42D9" w:rsidRDefault="00930A79">
      <w:pPr>
        <w:snapToGrid w:val="0"/>
        <w:spacing w:after="0" w:line="360" w:lineRule="auto"/>
        <w:ind w:left="940" w:hanging="220"/>
        <w:textAlignment w:val="baseline"/>
        <w:rPr>
          <w:rFonts w:ascii="Times New Roman" w:eastAsia="바탕체" w:hAnsi="Times New Roman"/>
          <w:kern w:val="0"/>
          <w:sz w:val="22"/>
        </w:rPr>
      </w:pPr>
      <w:r>
        <w:rPr>
          <w:rFonts w:ascii="Times New Roman" w:eastAsia="바탕체" w:hAnsi="Times New Roman"/>
          <w:kern w:val="0"/>
          <w:sz w:val="22"/>
        </w:rPr>
        <w:t xml:space="preserve">2.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신탁계약을</w:t>
      </w:r>
      <w:r>
        <w:rPr>
          <w:rFonts w:ascii="Times New Roman" w:eastAsia="Times New Roman" w:hAnsi="Times New Roman"/>
          <w:kern w:val="0"/>
          <w:sz w:val="22"/>
        </w:rPr>
        <w:t xml:space="preserve"> </w:t>
      </w:r>
      <w:r>
        <w:rPr>
          <w:rFonts w:ascii="Times New Roman" w:eastAsia="바탕체" w:hAnsi="Times New Roman"/>
          <w:kern w:val="0"/>
          <w:sz w:val="22"/>
        </w:rPr>
        <w:t>위반한</w:t>
      </w:r>
      <w:r>
        <w:rPr>
          <w:rFonts w:ascii="Times New Roman" w:eastAsia="Times New Roman" w:hAnsi="Times New Roman"/>
          <w:kern w:val="0"/>
          <w:sz w:val="22"/>
        </w:rPr>
        <w:t xml:space="preserve"> </w:t>
      </w:r>
      <w:r>
        <w:rPr>
          <w:rFonts w:ascii="Times New Roman" w:eastAsia="바탕체" w:hAnsi="Times New Roman"/>
          <w:kern w:val="0"/>
          <w:sz w:val="22"/>
        </w:rPr>
        <w:t>경우</w:t>
      </w:r>
    </w:p>
    <w:p w14:paraId="7747911F" w14:textId="77777777" w:rsidR="00DE42D9" w:rsidRDefault="00930A79">
      <w:pPr>
        <w:snapToGrid w:val="0"/>
        <w:spacing w:after="0" w:line="360" w:lineRule="auto"/>
        <w:ind w:left="940" w:hanging="220"/>
        <w:textAlignment w:val="baseline"/>
        <w:rPr>
          <w:rFonts w:ascii="Times New Roman" w:eastAsia="바탕체" w:hAnsi="Times New Roman"/>
          <w:kern w:val="0"/>
          <w:sz w:val="22"/>
        </w:rPr>
      </w:pPr>
      <w:r>
        <w:rPr>
          <w:rFonts w:ascii="Times New Roman" w:eastAsia="바탕체" w:hAnsi="Times New Roman"/>
          <w:kern w:val="0"/>
          <w:sz w:val="22"/>
        </w:rPr>
        <w:t xml:space="preserve">3. </w:t>
      </w:r>
      <w:r>
        <w:rPr>
          <w:rFonts w:ascii="Times New Roman" w:eastAsia="바탕체" w:hAnsi="Times New Roman"/>
          <w:kern w:val="0"/>
          <w:sz w:val="22"/>
        </w:rPr>
        <w:t>기타</w:t>
      </w:r>
      <w:r>
        <w:rPr>
          <w:rFonts w:ascii="Times New Roman" w:eastAsia="Times New Roman" w:hAnsi="Times New Roman"/>
          <w:kern w:val="0"/>
          <w:sz w:val="22"/>
        </w:rPr>
        <w:t xml:space="preserve"> </w:t>
      </w:r>
      <w:r>
        <w:rPr>
          <w:rFonts w:ascii="Times New Roman" w:eastAsia="바탕체" w:hAnsi="Times New Roman"/>
          <w:kern w:val="0"/>
          <w:sz w:val="22"/>
        </w:rPr>
        <w:t>담보가치</w:t>
      </w:r>
      <w:r>
        <w:rPr>
          <w:rFonts w:ascii="Times New Roman" w:eastAsia="Times New Roman" w:hAnsi="Times New Roman"/>
          <w:kern w:val="0"/>
          <w:sz w:val="22"/>
        </w:rPr>
        <w:t xml:space="preserve"> </w:t>
      </w:r>
      <w:r>
        <w:rPr>
          <w:rFonts w:ascii="Times New Roman" w:eastAsia="바탕체" w:hAnsi="Times New Roman"/>
          <w:kern w:val="0"/>
          <w:sz w:val="22"/>
        </w:rPr>
        <w:t>저감</w:t>
      </w:r>
      <w:r>
        <w:rPr>
          <w:rFonts w:ascii="Times New Roman" w:eastAsia="Times New Roman" w:hAnsi="Times New Roman"/>
          <w:kern w:val="0"/>
          <w:sz w:val="22"/>
        </w:rPr>
        <w:t xml:space="preserve"> </w:t>
      </w:r>
      <w:r>
        <w:rPr>
          <w:rFonts w:ascii="Times New Roman" w:eastAsia="바탕체" w:hAnsi="Times New Roman"/>
          <w:kern w:val="0"/>
          <w:sz w:val="22"/>
        </w:rPr>
        <w:t>등</w:t>
      </w:r>
      <w:r>
        <w:rPr>
          <w:rFonts w:ascii="Times New Roman" w:eastAsia="Times New Roman" w:hAnsi="Times New Roman"/>
          <w:kern w:val="0"/>
          <w:sz w:val="22"/>
        </w:rPr>
        <w:t xml:space="preserve"> </w:t>
      </w:r>
      <w:r>
        <w:rPr>
          <w:rFonts w:ascii="Times New Roman" w:eastAsia="바탕체" w:hAnsi="Times New Roman"/>
          <w:kern w:val="0"/>
          <w:sz w:val="22"/>
        </w:rPr>
        <w:t>환가요인이</w:t>
      </w:r>
      <w:r>
        <w:rPr>
          <w:rFonts w:ascii="Times New Roman" w:eastAsia="Times New Roman" w:hAnsi="Times New Roman"/>
          <w:kern w:val="0"/>
          <w:sz w:val="22"/>
        </w:rPr>
        <w:t xml:space="preserve"> </w:t>
      </w:r>
      <w:r>
        <w:rPr>
          <w:rFonts w:ascii="Times New Roman" w:eastAsia="바탕체" w:hAnsi="Times New Roman"/>
          <w:kern w:val="0"/>
          <w:sz w:val="22"/>
        </w:rPr>
        <w:t>발생한</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p>
    <w:p w14:paraId="0F975AB6"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신탁계약</w:t>
      </w:r>
      <w:r>
        <w:rPr>
          <w:rFonts w:ascii="Times New Roman" w:eastAsia="Times New Roman" w:hAnsi="Times New Roman"/>
          <w:kern w:val="0"/>
          <w:sz w:val="22"/>
        </w:rPr>
        <w:t xml:space="preserve"> </w:t>
      </w:r>
      <w:r>
        <w:rPr>
          <w:rFonts w:ascii="Times New Roman" w:eastAsia="바탕체" w:hAnsi="Times New Roman"/>
          <w:kern w:val="0"/>
          <w:sz w:val="22"/>
        </w:rPr>
        <w:t>체결</w:t>
      </w:r>
      <w:r>
        <w:rPr>
          <w:rFonts w:ascii="Times New Roman" w:eastAsia="Times New Roman" w:hAnsi="Times New Roman"/>
          <w:kern w:val="0"/>
          <w:sz w:val="22"/>
        </w:rPr>
        <w:t xml:space="preserve"> </w:t>
      </w:r>
      <w:r>
        <w:rPr>
          <w:rFonts w:ascii="Times New Roman" w:eastAsia="바탕체" w:hAnsi="Times New Roman"/>
          <w:kern w:val="0"/>
          <w:sz w:val="22"/>
        </w:rPr>
        <w:t>시</w:t>
      </w:r>
      <w:r>
        <w:rPr>
          <w:rFonts w:ascii="Times New Roman" w:eastAsia="Times New Roman" w:hAnsi="Times New Roman"/>
          <w:kern w:val="0"/>
          <w:sz w:val="22"/>
        </w:rPr>
        <w:t xml:space="preserve"> </w:t>
      </w:r>
      <w:r>
        <w:rPr>
          <w:rFonts w:ascii="Times New Roman" w:eastAsia="바탕체" w:hAnsi="Times New Roman"/>
          <w:kern w:val="0"/>
          <w:sz w:val="22"/>
        </w:rPr>
        <w:t>위탁자로부터</w:t>
      </w:r>
      <w:r>
        <w:rPr>
          <w:rFonts w:ascii="Times New Roman" w:eastAsia="Times New Roman" w:hAnsi="Times New Roman"/>
          <w:kern w:val="0"/>
          <w:sz w:val="22"/>
        </w:rPr>
        <w:t xml:space="preserve"> </w:t>
      </w:r>
      <w:r>
        <w:rPr>
          <w:rFonts w:ascii="Times New Roman" w:eastAsia="바탕체" w:hAnsi="Times New Roman"/>
          <w:kern w:val="0"/>
          <w:sz w:val="22"/>
        </w:rPr>
        <w:t>임대차보증금을</w:t>
      </w:r>
      <w:r>
        <w:rPr>
          <w:rFonts w:ascii="Times New Roman" w:eastAsia="Times New Roman" w:hAnsi="Times New Roman"/>
          <w:kern w:val="0"/>
          <w:sz w:val="22"/>
        </w:rPr>
        <w:t xml:space="preserve"> </w:t>
      </w:r>
      <w:r>
        <w:rPr>
          <w:rFonts w:ascii="Times New Roman" w:eastAsia="바탕체" w:hAnsi="Times New Roman"/>
          <w:kern w:val="0"/>
          <w:sz w:val="22"/>
        </w:rPr>
        <w:t>인계</w:t>
      </w:r>
      <w:r>
        <w:rPr>
          <w:rFonts w:ascii="Times New Roman" w:eastAsia="Times New Roman" w:hAnsi="Times New Roman"/>
          <w:kern w:val="0"/>
          <w:sz w:val="22"/>
        </w:rPr>
        <w:t xml:space="preserve"> </w:t>
      </w:r>
      <w:r>
        <w:rPr>
          <w:rFonts w:ascii="Times New Roman" w:eastAsia="바탕체" w:hAnsi="Times New Roman"/>
          <w:kern w:val="0"/>
          <w:sz w:val="22"/>
        </w:rPr>
        <w:t>받지</w:t>
      </w:r>
      <w:r>
        <w:rPr>
          <w:rFonts w:ascii="Times New Roman" w:eastAsia="Times New Roman" w:hAnsi="Times New Roman"/>
          <w:kern w:val="0"/>
          <w:sz w:val="22"/>
        </w:rPr>
        <w:t xml:space="preserve"> </w:t>
      </w:r>
      <w:r>
        <w:rPr>
          <w:rFonts w:ascii="Times New Roman" w:eastAsia="바탕체" w:hAnsi="Times New Roman"/>
          <w:kern w:val="0"/>
          <w:sz w:val="22"/>
        </w:rPr>
        <w:t>못한</w:t>
      </w:r>
      <w:r>
        <w:rPr>
          <w:rFonts w:ascii="Times New Roman" w:eastAsia="Times New Roman"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신탁등기</w:t>
      </w:r>
      <w:r>
        <w:rPr>
          <w:rFonts w:ascii="Times New Roman" w:eastAsia="Times New Roman" w:hAnsi="Times New Roman"/>
          <w:kern w:val="0"/>
          <w:sz w:val="22"/>
        </w:rPr>
        <w:t xml:space="preserve"> </w:t>
      </w:r>
      <w:r>
        <w:rPr>
          <w:rFonts w:ascii="Times New Roman" w:eastAsia="바탕체" w:hAnsi="Times New Roman"/>
          <w:kern w:val="0"/>
          <w:sz w:val="22"/>
        </w:rPr>
        <w:t>전</w:t>
      </w:r>
      <w:r>
        <w:rPr>
          <w:rFonts w:ascii="Times New Roman" w:eastAsia="Times New Roman" w:hAnsi="Times New Roman"/>
          <w:kern w:val="0"/>
          <w:sz w:val="22"/>
        </w:rPr>
        <w:t xml:space="preserve"> </w:t>
      </w:r>
      <w:r>
        <w:rPr>
          <w:rFonts w:ascii="Times New Roman" w:eastAsia="바탕체" w:hAnsi="Times New Roman"/>
          <w:kern w:val="0"/>
          <w:sz w:val="22"/>
        </w:rPr>
        <w:t>주택임대차보호법상의</w:t>
      </w:r>
      <w:r>
        <w:rPr>
          <w:rFonts w:ascii="Times New Roman" w:eastAsia="Times New Roman" w:hAnsi="Times New Roman"/>
          <w:kern w:val="0"/>
          <w:sz w:val="22"/>
        </w:rPr>
        <w:t xml:space="preserve"> </w:t>
      </w:r>
      <w:r>
        <w:rPr>
          <w:rFonts w:ascii="Times New Roman" w:eastAsia="바탕체" w:hAnsi="Times New Roman"/>
          <w:kern w:val="0"/>
          <w:sz w:val="22"/>
        </w:rPr>
        <w:t>대항력</w:t>
      </w:r>
      <w:r>
        <w:rPr>
          <w:rFonts w:ascii="Times New Roman" w:eastAsia="Times New Roman" w:hAnsi="Times New Roman"/>
          <w:kern w:val="0"/>
          <w:sz w:val="22"/>
        </w:rPr>
        <w:t xml:space="preserve"> </w:t>
      </w:r>
      <w:r>
        <w:rPr>
          <w:rFonts w:ascii="Times New Roman" w:eastAsia="바탕체" w:hAnsi="Times New Roman"/>
          <w:kern w:val="0"/>
          <w:sz w:val="22"/>
        </w:rPr>
        <w:t>있는</w:t>
      </w:r>
      <w:r>
        <w:rPr>
          <w:rFonts w:ascii="Times New Roman" w:eastAsia="Times New Roman" w:hAnsi="Times New Roman"/>
          <w:kern w:val="0"/>
          <w:sz w:val="22"/>
        </w:rPr>
        <w:t xml:space="preserve"> </w:t>
      </w:r>
      <w:r>
        <w:rPr>
          <w:rFonts w:ascii="Times New Roman" w:eastAsia="바탕체" w:hAnsi="Times New Roman"/>
          <w:kern w:val="0"/>
          <w:sz w:val="22"/>
        </w:rPr>
        <w:t>임차인으로부터</w:t>
      </w:r>
      <w:r>
        <w:rPr>
          <w:rFonts w:ascii="Times New Roman" w:eastAsia="Times New Roman" w:hAnsi="Times New Roman"/>
          <w:kern w:val="0"/>
          <w:sz w:val="22"/>
        </w:rPr>
        <w:t xml:space="preserve"> </w:t>
      </w:r>
      <w:r>
        <w:rPr>
          <w:rFonts w:ascii="Times New Roman" w:eastAsia="바탕체" w:hAnsi="Times New Roman"/>
          <w:kern w:val="0"/>
          <w:sz w:val="22"/>
        </w:rPr>
        <w:t>임대차보증금의</w:t>
      </w:r>
      <w:r>
        <w:rPr>
          <w:rFonts w:ascii="Times New Roman" w:eastAsia="Times New Roman" w:hAnsi="Times New Roman"/>
          <w:kern w:val="0"/>
          <w:sz w:val="22"/>
        </w:rPr>
        <w:t xml:space="preserve"> </w:t>
      </w:r>
      <w:r>
        <w:rPr>
          <w:rFonts w:ascii="Times New Roman" w:eastAsia="바탕체" w:hAnsi="Times New Roman"/>
          <w:kern w:val="0"/>
          <w:sz w:val="22"/>
        </w:rPr>
        <w:t>반환을</w:t>
      </w:r>
      <w:r>
        <w:rPr>
          <w:rFonts w:ascii="Times New Roman" w:eastAsia="Times New Roman" w:hAnsi="Times New Roman"/>
          <w:kern w:val="0"/>
          <w:sz w:val="22"/>
        </w:rPr>
        <w:t xml:space="preserve"> </w:t>
      </w:r>
      <w:r>
        <w:rPr>
          <w:rFonts w:ascii="Times New Roman" w:eastAsia="바탕체" w:hAnsi="Times New Roman"/>
          <w:kern w:val="0"/>
          <w:sz w:val="22"/>
        </w:rPr>
        <w:t>요청받고</w:t>
      </w:r>
      <w:r>
        <w:rPr>
          <w:rFonts w:ascii="Times New Roman" w:eastAsia="Times New Roman" w:hAnsi="Times New Roman"/>
          <w:kern w:val="0"/>
          <w:sz w:val="22"/>
        </w:rPr>
        <w:t xml:space="preserve"> </w:t>
      </w:r>
      <w:r>
        <w:rPr>
          <w:rFonts w:ascii="Times New Roman" w:eastAsia="바탕체" w:hAnsi="Times New Roman"/>
          <w:kern w:val="0"/>
          <w:sz w:val="22"/>
        </w:rPr>
        <w:t>동</w:t>
      </w:r>
      <w:r>
        <w:rPr>
          <w:rFonts w:ascii="Times New Roman" w:eastAsia="Times New Roman" w:hAnsi="Times New Roman"/>
          <w:kern w:val="0"/>
          <w:sz w:val="22"/>
        </w:rPr>
        <w:t xml:space="preserve"> </w:t>
      </w:r>
      <w:r>
        <w:rPr>
          <w:rFonts w:ascii="Times New Roman" w:eastAsia="바탕체" w:hAnsi="Times New Roman"/>
          <w:kern w:val="0"/>
          <w:sz w:val="22"/>
        </w:rPr>
        <w:t>사실을</w:t>
      </w:r>
      <w:r>
        <w:rPr>
          <w:rFonts w:ascii="Times New Roman" w:eastAsia="Times New Roman" w:hAnsi="Times New Roman"/>
          <w:kern w:val="0"/>
          <w:sz w:val="22"/>
        </w:rPr>
        <w:t xml:space="preserve"> </w:t>
      </w:r>
      <w:r>
        <w:rPr>
          <w:rFonts w:ascii="Times New Roman" w:eastAsia="바탕체" w:hAnsi="Times New Roman"/>
          <w:kern w:val="0"/>
          <w:sz w:val="22"/>
        </w:rPr>
        <w:t>위탁자에게</w:t>
      </w:r>
      <w:r>
        <w:rPr>
          <w:rFonts w:ascii="Times New Roman" w:eastAsia="Times New Roman" w:hAnsi="Times New Roman"/>
          <w:kern w:val="0"/>
          <w:sz w:val="22"/>
        </w:rPr>
        <w:t xml:space="preserve"> </w:t>
      </w:r>
      <w:r>
        <w:rPr>
          <w:rFonts w:ascii="Times New Roman" w:eastAsia="바탕체" w:hAnsi="Times New Roman"/>
          <w:kern w:val="0"/>
          <w:sz w:val="22"/>
        </w:rPr>
        <w:t>통지하여</w:t>
      </w:r>
      <w:r>
        <w:rPr>
          <w:rFonts w:ascii="Times New Roman" w:eastAsia="Times New Roman" w:hAnsi="Times New Roman"/>
          <w:kern w:val="0"/>
          <w:sz w:val="22"/>
        </w:rPr>
        <w:t xml:space="preserve"> </w:t>
      </w:r>
      <w:r>
        <w:rPr>
          <w:rFonts w:ascii="Times New Roman" w:eastAsia="바탕체" w:hAnsi="Times New Roman"/>
          <w:kern w:val="0"/>
          <w:sz w:val="22"/>
        </w:rPr>
        <w:t>임대차보증금의</w:t>
      </w:r>
      <w:r>
        <w:rPr>
          <w:rFonts w:ascii="Times New Roman" w:eastAsia="Times New Roman" w:hAnsi="Times New Roman"/>
          <w:kern w:val="0"/>
          <w:sz w:val="22"/>
        </w:rPr>
        <w:t xml:space="preserve"> </w:t>
      </w:r>
      <w:r>
        <w:rPr>
          <w:rFonts w:ascii="Times New Roman" w:eastAsia="바탕체" w:hAnsi="Times New Roman"/>
          <w:kern w:val="0"/>
          <w:sz w:val="22"/>
        </w:rPr>
        <w:t>반환을</w:t>
      </w:r>
      <w:r>
        <w:rPr>
          <w:rFonts w:ascii="Times New Roman" w:eastAsia="Times New Roman" w:hAnsi="Times New Roman"/>
          <w:kern w:val="0"/>
          <w:sz w:val="22"/>
        </w:rPr>
        <w:t xml:space="preserve"> </w:t>
      </w:r>
      <w:r>
        <w:rPr>
          <w:rFonts w:ascii="Times New Roman" w:eastAsia="바탕체" w:hAnsi="Times New Roman"/>
          <w:kern w:val="0"/>
          <w:sz w:val="22"/>
        </w:rPr>
        <w:t>촉구하였으나</w:t>
      </w:r>
      <w:r>
        <w:rPr>
          <w:rFonts w:ascii="Times New Roman" w:eastAsia="Times New Roman" w:hAnsi="Times New Roman"/>
          <w:kern w:val="0"/>
          <w:sz w:val="22"/>
        </w:rPr>
        <w:t xml:space="preserve">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이를</w:t>
      </w:r>
      <w:r>
        <w:rPr>
          <w:rFonts w:ascii="Times New Roman" w:eastAsia="Times New Roman" w:hAnsi="Times New Roman"/>
          <w:kern w:val="0"/>
          <w:sz w:val="22"/>
        </w:rPr>
        <w:t xml:space="preserve"> </w:t>
      </w:r>
      <w:r>
        <w:rPr>
          <w:rFonts w:ascii="Times New Roman" w:eastAsia="바탕체" w:hAnsi="Times New Roman"/>
          <w:kern w:val="0"/>
          <w:sz w:val="22"/>
        </w:rPr>
        <w:lastRenderedPageBreak/>
        <w:t>이행하지</w:t>
      </w:r>
      <w:r>
        <w:rPr>
          <w:rFonts w:ascii="Times New Roman" w:eastAsia="Times New Roman" w:hAnsi="Times New Roman"/>
          <w:kern w:val="0"/>
          <w:sz w:val="22"/>
        </w:rPr>
        <w:t xml:space="preserve"> </w:t>
      </w:r>
      <w:r>
        <w:rPr>
          <w:rFonts w:ascii="Times New Roman" w:eastAsia="바탕체" w:hAnsi="Times New Roman"/>
          <w:kern w:val="0"/>
          <w:sz w:val="22"/>
        </w:rPr>
        <w:t>아니하는</w:t>
      </w:r>
      <w:r>
        <w:rPr>
          <w:rFonts w:ascii="Times New Roman" w:eastAsia="Times New Roman" w:hAnsi="Times New Roman"/>
          <w:kern w:val="0"/>
          <w:sz w:val="22"/>
        </w:rPr>
        <w:t xml:space="preserve"> </w:t>
      </w:r>
      <w:r>
        <w:rPr>
          <w:rFonts w:ascii="Times New Roman" w:eastAsia="바탕체" w:hAnsi="Times New Roman"/>
          <w:kern w:val="0"/>
          <w:sz w:val="22"/>
        </w:rPr>
        <w:t>경우에</w:t>
      </w:r>
      <w:r>
        <w:rPr>
          <w:rFonts w:ascii="Times New Roman" w:eastAsia="Times New Roman" w:hAnsi="Times New Roman"/>
          <w:kern w:val="0"/>
          <w:sz w:val="22"/>
        </w:rPr>
        <w:t xml:space="preserve"> </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신탁부동산을</w:t>
      </w:r>
      <w:r>
        <w:rPr>
          <w:rFonts w:ascii="Times New Roman" w:eastAsia="Times New Roman" w:hAnsi="Times New Roman"/>
          <w:kern w:val="0"/>
          <w:sz w:val="22"/>
        </w:rPr>
        <w:t xml:space="preserve"> </w:t>
      </w:r>
      <w:r>
        <w:rPr>
          <w:rFonts w:ascii="Times New Roman" w:eastAsia="바탕체" w:hAnsi="Times New Roman"/>
          <w:kern w:val="0"/>
          <w:sz w:val="22"/>
        </w:rPr>
        <w:t>처분할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w:t>
      </w:r>
    </w:p>
    <w:p w14:paraId="3C7FA2C0"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③</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항</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2</w:t>
      </w:r>
      <w:r>
        <w:rPr>
          <w:rFonts w:ascii="Times New Roman" w:eastAsia="바탕체" w:hAnsi="Times New Roman"/>
          <w:kern w:val="0"/>
          <w:sz w:val="22"/>
        </w:rPr>
        <w:t>항의</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은행에</w:t>
      </w:r>
      <w:r>
        <w:rPr>
          <w:rFonts w:ascii="Times New Roman" w:eastAsia="Times New Roman" w:hAnsi="Times New Roman"/>
          <w:kern w:val="0"/>
          <w:sz w:val="22"/>
        </w:rPr>
        <w:t xml:space="preserve"> </w:t>
      </w:r>
      <w:r>
        <w:rPr>
          <w:rFonts w:ascii="Times New Roman" w:eastAsia="바탕체" w:hAnsi="Times New Roman"/>
          <w:kern w:val="0"/>
          <w:sz w:val="22"/>
        </w:rPr>
        <w:t>신고된</w:t>
      </w:r>
      <w:r>
        <w:rPr>
          <w:rFonts w:ascii="Times New Roman" w:eastAsia="Times New Roman" w:hAnsi="Times New Roman"/>
          <w:kern w:val="0"/>
          <w:sz w:val="22"/>
        </w:rPr>
        <w:t xml:space="preserve"> </w:t>
      </w:r>
      <w:r>
        <w:rPr>
          <w:rFonts w:ascii="Times New Roman" w:eastAsia="바탕체" w:hAnsi="Times New Roman"/>
          <w:kern w:val="0"/>
          <w:sz w:val="22"/>
        </w:rPr>
        <w:t>최종</w:t>
      </w:r>
      <w:r>
        <w:rPr>
          <w:rFonts w:ascii="Times New Roman" w:eastAsia="Times New Roman" w:hAnsi="Times New Roman"/>
          <w:kern w:val="0"/>
          <w:sz w:val="22"/>
        </w:rPr>
        <w:t xml:space="preserve"> </w:t>
      </w:r>
      <w:r>
        <w:rPr>
          <w:rFonts w:ascii="Times New Roman" w:eastAsia="바탕체" w:hAnsi="Times New Roman"/>
          <w:kern w:val="0"/>
          <w:sz w:val="22"/>
        </w:rPr>
        <w:t>주소지로</w:t>
      </w:r>
      <w:r>
        <w:rPr>
          <w:rFonts w:ascii="Times New Roman" w:eastAsia="Times New Roman" w:hAnsi="Times New Roman"/>
          <w:kern w:val="0"/>
          <w:sz w:val="22"/>
        </w:rPr>
        <w:t xml:space="preserve"> </w:t>
      </w:r>
      <w:r>
        <w:rPr>
          <w:rFonts w:ascii="Times New Roman" w:eastAsia="바탕체" w:hAnsi="Times New Roman"/>
          <w:kern w:val="0"/>
          <w:sz w:val="22"/>
        </w:rPr>
        <w:t>서면통지</w:t>
      </w:r>
      <w:r>
        <w:rPr>
          <w:rFonts w:ascii="Times New Roman" w:eastAsia="Times New Roman" w:hAnsi="Times New Roman"/>
          <w:kern w:val="0"/>
          <w:sz w:val="22"/>
        </w:rPr>
        <w:t xml:space="preserve"> </w:t>
      </w:r>
      <w:r>
        <w:rPr>
          <w:rFonts w:ascii="Times New Roman" w:eastAsia="바탕체" w:hAnsi="Times New Roman"/>
          <w:kern w:val="0"/>
          <w:sz w:val="22"/>
        </w:rPr>
        <w:t>등을</w:t>
      </w:r>
      <w:r>
        <w:rPr>
          <w:rFonts w:ascii="Times New Roman" w:eastAsia="Times New Roman" w:hAnsi="Times New Roman"/>
          <w:kern w:val="0"/>
          <w:sz w:val="22"/>
        </w:rPr>
        <w:t xml:space="preserve"> </w:t>
      </w:r>
      <w:r>
        <w:rPr>
          <w:rFonts w:ascii="Times New Roman" w:eastAsia="바탕체" w:hAnsi="Times New Roman"/>
          <w:kern w:val="0"/>
          <w:sz w:val="22"/>
        </w:rPr>
        <w:t>발송하면</w:t>
      </w:r>
      <w:r>
        <w:rPr>
          <w:rFonts w:ascii="Times New Roman" w:eastAsia="Times New Roman" w:hAnsi="Times New Roman"/>
          <w:kern w:val="0"/>
          <w:sz w:val="22"/>
        </w:rPr>
        <w:t xml:space="preserve"> </w:t>
      </w:r>
      <w:r>
        <w:rPr>
          <w:rFonts w:ascii="Times New Roman" w:eastAsia="바탕체" w:hAnsi="Times New Roman"/>
          <w:kern w:val="0"/>
          <w:sz w:val="22"/>
        </w:rPr>
        <w:t>보통의</w:t>
      </w:r>
      <w:r>
        <w:rPr>
          <w:rFonts w:ascii="Times New Roman" w:eastAsia="Times New Roman" w:hAnsi="Times New Roman"/>
          <w:kern w:val="0"/>
          <w:sz w:val="22"/>
        </w:rPr>
        <w:t xml:space="preserve"> </w:t>
      </w:r>
      <w:r>
        <w:rPr>
          <w:rFonts w:ascii="Times New Roman" w:eastAsia="바탕체" w:hAnsi="Times New Roman"/>
          <w:kern w:val="0"/>
          <w:sz w:val="22"/>
        </w:rPr>
        <w:t>우송기간이</w:t>
      </w:r>
      <w:r>
        <w:rPr>
          <w:rFonts w:ascii="Times New Roman" w:eastAsia="Times New Roman" w:hAnsi="Times New Roman"/>
          <w:kern w:val="0"/>
          <w:sz w:val="22"/>
        </w:rPr>
        <w:t xml:space="preserve"> </w:t>
      </w:r>
      <w:r>
        <w:rPr>
          <w:rFonts w:ascii="Times New Roman" w:eastAsia="바탕체" w:hAnsi="Times New Roman"/>
          <w:kern w:val="0"/>
          <w:sz w:val="22"/>
        </w:rPr>
        <w:t>경과한</w:t>
      </w:r>
      <w:r>
        <w:rPr>
          <w:rFonts w:ascii="Times New Roman" w:eastAsia="Times New Roman" w:hAnsi="Times New Roman"/>
          <w:kern w:val="0"/>
          <w:sz w:val="22"/>
        </w:rPr>
        <w:t xml:space="preserve"> </w:t>
      </w:r>
      <w:r>
        <w:rPr>
          <w:rFonts w:ascii="Times New Roman" w:eastAsia="바탕체" w:hAnsi="Times New Roman"/>
          <w:kern w:val="0"/>
          <w:sz w:val="22"/>
        </w:rPr>
        <w:t>때에</w:t>
      </w:r>
      <w:r>
        <w:rPr>
          <w:rFonts w:ascii="Times New Roman" w:eastAsia="Times New Roman" w:hAnsi="Times New Roman"/>
          <w:kern w:val="0"/>
          <w:sz w:val="22"/>
        </w:rPr>
        <w:t xml:space="preserve"> </w:t>
      </w:r>
      <w:r>
        <w:rPr>
          <w:rFonts w:ascii="Times New Roman" w:eastAsia="바탕체" w:hAnsi="Times New Roman"/>
          <w:kern w:val="0"/>
          <w:sz w:val="22"/>
        </w:rPr>
        <w:t>위탁자에게</w:t>
      </w:r>
      <w:r>
        <w:rPr>
          <w:rFonts w:ascii="Times New Roman" w:eastAsia="Times New Roman" w:hAnsi="Times New Roman"/>
          <w:kern w:val="0"/>
          <w:sz w:val="22"/>
        </w:rPr>
        <w:t xml:space="preserve"> </w:t>
      </w:r>
      <w:r>
        <w:rPr>
          <w:rFonts w:ascii="Times New Roman" w:eastAsia="바탕체" w:hAnsi="Times New Roman"/>
          <w:kern w:val="0"/>
          <w:sz w:val="22"/>
        </w:rPr>
        <w:t>도달한</w:t>
      </w:r>
      <w:r>
        <w:rPr>
          <w:rFonts w:ascii="Times New Roman" w:eastAsia="Times New Roman" w:hAnsi="Times New Roman"/>
          <w:kern w:val="0"/>
          <w:sz w:val="22"/>
        </w:rPr>
        <w:t xml:space="preserve"> </w:t>
      </w:r>
      <w:r>
        <w:rPr>
          <w:rFonts w:ascii="Times New Roman" w:eastAsia="바탕체" w:hAnsi="Times New Roman"/>
          <w:kern w:val="0"/>
          <w:sz w:val="22"/>
        </w:rPr>
        <w:t>것으로</w:t>
      </w:r>
      <w:r>
        <w:rPr>
          <w:rFonts w:ascii="Times New Roman" w:eastAsia="Times New Roman" w:hAnsi="Times New Roman"/>
          <w:kern w:val="0"/>
          <w:sz w:val="22"/>
        </w:rPr>
        <w:t xml:space="preserve"> </w:t>
      </w:r>
      <w:r>
        <w:rPr>
          <w:rFonts w:ascii="Times New Roman" w:eastAsia="바탕체" w:hAnsi="Times New Roman"/>
          <w:kern w:val="0"/>
          <w:sz w:val="22"/>
        </w:rPr>
        <w:t>보며</w:t>
      </w:r>
      <w:r>
        <w:rPr>
          <w:rFonts w:ascii="Times New Roman" w:eastAsia="바탕체" w:hAnsi="Times New Roman"/>
          <w:kern w:val="0"/>
          <w:sz w:val="22"/>
        </w:rPr>
        <w:t xml:space="preserve">, </w:t>
      </w:r>
      <w:r>
        <w:rPr>
          <w:rFonts w:ascii="Times New Roman" w:eastAsia="바탕체" w:hAnsi="Times New Roman"/>
          <w:kern w:val="0"/>
          <w:sz w:val="22"/>
        </w:rPr>
        <w:t>위탁자는</w:t>
      </w:r>
      <w:r>
        <w:rPr>
          <w:rFonts w:ascii="Times New Roman" w:eastAsia="Times New Roman" w:hAnsi="Times New Roman"/>
          <w:kern w:val="0"/>
          <w:sz w:val="22"/>
        </w:rPr>
        <w:t xml:space="preserve"> </w:t>
      </w:r>
      <w:r>
        <w:rPr>
          <w:rFonts w:ascii="Times New Roman" w:eastAsia="바탕체" w:hAnsi="Times New Roman"/>
          <w:kern w:val="0"/>
          <w:sz w:val="22"/>
        </w:rPr>
        <w:t>신탁부동산</w:t>
      </w:r>
      <w:r>
        <w:rPr>
          <w:rFonts w:ascii="Times New Roman" w:eastAsia="Times New Roman" w:hAnsi="Times New Roman"/>
          <w:kern w:val="0"/>
          <w:sz w:val="22"/>
        </w:rPr>
        <w:t xml:space="preserve"> </w:t>
      </w:r>
      <w:r>
        <w:rPr>
          <w:rFonts w:ascii="Times New Roman" w:eastAsia="바탕체" w:hAnsi="Times New Roman"/>
          <w:kern w:val="0"/>
          <w:sz w:val="22"/>
        </w:rPr>
        <w:t>처분사실을</w:t>
      </w:r>
      <w:r>
        <w:rPr>
          <w:rFonts w:ascii="Times New Roman" w:eastAsia="Times New Roman" w:hAnsi="Times New Roman"/>
          <w:kern w:val="0"/>
          <w:sz w:val="22"/>
        </w:rPr>
        <w:t xml:space="preserve"> </w:t>
      </w:r>
      <w:r>
        <w:rPr>
          <w:rFonts w:ascii="Times New Roman" w:eastAsia="바탕체" w:hAnsi="Times New Roman"/>
          <w:kern w:val="0"/>
          <w:sz w:val="22"/>
        </w:rPr>
        <w:t>사전에</w:t>
      </w:r>
      <w:r>
        <w:rPr>
          <w:rFonts w:ascii="Times New Roman" w:eastAsia="Times New Roman" w:hAnsi="Times New Roman"/>
          <w:kern w:val="0"/>
          <w:sz w:val="22"/>
        </w:rPr>
        <w:t xml:space="preserve"> </w:t>
      </w:r>
      <w:r>
        <w:rPr>
          <w:rFonts w:ascii="Times New Roman" w:eastAsia="바탕체" w:hAnsi="Times New Roman"/>
          <w:kern w:val="0"/>
          <w:sz w:val="22"/>
        </w:rPr>
        <w:t>인지하지</w:t>
      </w:r>
      <w:r>
        <w:rPr>
          <w:rFonts w:ascii="Times New Roman" w:eastAsia="Times New Roman" w:hAnsi="Times New Roman"/>
          <w:kern w:val="0"/>
          <w:sz w:val="22"/>
        </w:rPr>
        <w:t xml:space="preserve"> </w:t>
      </w:r>
      <w:r>
        <w:rPr>
          <w:rFonts w:ascii="Times New Roman" w:eastAsia="바탕체" w:hAnsi="Times New Roman"/>
          <w:kern w:val="0"/>
          <w:sz w:val="22"/>
        </w:rPr>
        <w:t>못한</w:t>
      </w:r>
      <w:r>
        <w:rPr>
          <w:rFonts w:ascii="Times New Roman" w:eastAsia="Times New Roman" w:hAnsi="Times New Roman"/>
          <w:kern w:val="0"/>
          <w:sz w:val="22"/>
        </w:rPr>
        <w:t xml:space="preserve"> </w:t>
      </w:r>
      <w:r>
        <w:rPr>
          <w:rFonts w:ascii="Times New Roman" w:eastAsia="바탕체" w:hAnsi="Times New Roman"/>
          <w:kern w:val="0"/>
          <w:sz w:val="22"/>
        </w:rPr>
        <w:t>이유</w:t>
      </w:r>
      <w:r>
        <w:rPr>
          <w:rFonts w:ascii="Times New Roman" w:eastAsia="Times New Roman" w:hAnsi="Times New Roman"/>
          <w:kern w:val="0"/>
          <w:sz w:val="22"/>
        </w:rPr>
        <w:t xml:space="preserve"> </w:t>
      </w:r>
      <w:r>
        <w:rPr>
          <w:rFonts w:ascii="Times New Roman" w:eastAsia="바탕체" w:hAnsi="Times New Roman"/>
          <w:kern w:val="0"/>
          <w:sz w:val="22"/>
        </w:rPr>
        <w:t>등으로</w:t>
      </w:r>
      <w:r>
        <w:rPr>
          <w:rFonts w:ascii="Times New Roman" w:eastAsia="Times New Roman" w:hAnsi="Times New Roman"/>
          <w:kern w:val="0"/>
          <w:sz w:val="22"/>
        </w:rPr>
        <w:t xml:space="preserve"> </w:t>
      </w:r>
      <w:r>
        <w:rPr>
          <w:rFonts w:ascii="Times New Roman" w:eastAsia="바탕체" w:hAnsi="Times New Roman"/>
          <w:kern w:val="0"/>
          <w:sz w:val="22"/>
        </w:rPr>
        <w:t>은행에게</w:t>
      </w:r>
      <w:r>
        <w:rPr>
          <w:rFonts w:ascii="Times New Roman" w:eastAsia="Times New Roman" w:hAnsi="Times New Roman"/>
          <w:kern w:val="0"/>
          <w:sz w:val="22"/>
        </w:rPr>
        <w:t xml:space="preserve"> </w:t>
      </w:r>
      <w:r>
        <w:rPr>
          <w:rFonts w:ascii="Times New Roman" w:eastAsia="바탕체" w:hAnsi="Times New Roman"/>
          <w:kern w:val="0"/>
          <w:sz w:val="22"/>
        </w:rPr>
        <w:t>처분행위에</w:t>
      </w:r>
      <w:r>
        <w:rPr>
          <w:rFonts w:ascii="Times New Roman" w:eastAsia="Times New Roman" w:hAnsi="Times New Roman"/>
          <w:kern w:val="0"/>
          <w:sz w:val="22"/>
        </w:rPr>
        <w:t xml:space="preserve"> </w:t>
      </w:r>
      <w:r>
        <w:rPr>
          <w:rFonts w:ascii="Times New Roman" w:eastAsia="바탕체" w:hAnsi="Times New Roman"/>
          <w:kern w:val="0"/>
          <w:sz w:val="22"/>
        </w:rPr>
        <w:t>대하여</w:t>
      </w:r>
      <w:r>
        <w:rPr>
          <w:rFonts w:ascii="Times New Roman" w:eastAsia="Times New Roman" w:hAnsi="Times New Roman"/>
          <w:kern w:val="0"/>
          <w:sz w:val="22"/>
        </w:rPr>
        <w:t xml:space="preserve"> </w:t>
      </w:r>
      <w:r>
        <w:rPr>
          <w:rFonts w:ascii="Times New Roman" w:eastAsia="바탕체" w:hAnsi="Times New Roman"/>
          <w:kern w:val="0"/>
          <w:sz w:val="22"/>
        </w:rPr>
        <w:t>이의를</w:t>
      </w:r>
      <w:r>
        <w:rPr>
          <w:rFonts w:ascii="Times New Roman" w:eastAsia="Times New Roman" w:hAnsi="Times New Roman"/>
          <w:kern w:val="0"/>
          <w:sz w:val="22"/>
        </w:rPr>
        <w:t xml:space="preserve"> </w:t>
      </w:r>
      <w:r>
        <w:rPr>
          <w:rFonts w:ascii="Times New Roman" w:eastAsia="바탕체" w:hAnsi="Times New Roman"/>
          <w:kern w:val="0"/>
          <w:sz w:val="22"/>
        </w:rPr>
        <w:t>제기하지</w:t>
      </w:r>
      <w:r>
        <w:rPr>
          <w:rFonts w:ascii="Times New Roman" w:eastAsia="Times New Roman" w:hAnsi="Times New Roman"/>
          <w:kern w:val="0"/>
          <w:sz w:val="22"/>
        </w:rPr>
        <w:t xml:space="preserve"> </w:t>
      </w:r>
      <w:r>
        <w:rPr>
          <w:rFonts w:ascii="Times New Roman" w:eastAsia="바탕체" w:hAnsi="Times New Roman"/>
          <w:kern w:val="0"/>
          <w:sz w:val="22"/>
        </w:rPr>
        <w:t>못한다</w:t>
      </w:r>
      <w:r>
        <w:rPr>
          <w:rFonts w:ascii="Times New Roman" w:eastAsia="바탕체" w:hAnsi="Times New Roman"/>
          <w:kern w:val="0"/>
          <w:sz w:val="22"/>
        </w:rPr>
        <w:t xml:space="preserve">. </w:t>
      </w:r>
    </w:p>
    <w:p w14:paraId="07938728"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41B4B01F" w14:textId="77777777" w:rsidR="00DE42D9" w:rsidRDefault="00930A79">
      <w:pPr>
        <w:snapToGrid w:val="0"/>
        <w:spacing w:after="0" w:line="360" w:lineRule="auto"/>
        <w:ind w:left="697" w:hanging="697"/>
        <w:textAlignment w:val="baseline"/>
      </w:pPr>
      <w:r>
        <w:rPr>
          <w:rFonts w:ascii="Times New Roman" w:eastAsia="바탕체" w:hAnsi="Times New Roman"/>
          <w:b/>
          <w:bCs/>
          <w:kern w:val="0"/>
          <w:sz w:val="22"/>
        </w:rPr>
        <w:t>제</w:t>
      </w:r>
      <w:r>
        <w:rPr>
          <w:rFonts w:ascii="Times New Roman" w:eastAsia="바탕체" w:hAnsi="Times New Roman"/>
          <w:b/>
          <w:bCs/>
          <w:kern w:val="0"/>
          <w:sz w:val="22"/>
        </w:rPr>
        <w:t>20</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처분방법</w:t>
      </w:r>
      <w:r>
        <w:rPr>
          <w:rFonts w:ascii="Times New Roman" w:eastAsia="바탕체" w:hAnsi="Times New Roman"/>
          <w:b/>
          <w:bCs/>
          <w:kern w:val="0"/>
          <w:sz w:val="22"/>
        </w:rPr>
        <w:t>)</w:t>
      </w:r>
      <w:r>
        <w:rPr>
          <w:rFonts w:ascii="Times New Roman" w:eastAsia="바탕체" w:hAnsi="Times New Roman"/>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신탁부동산은</w:t>
      </w:r>
      <w:r>
        <w:rPr>
          <w:rFonts w:ascii="Times New Roman" w:eastAsia="Times New Roman" w:hAnsi="Times New Roman"/>
          <w:kern w:val="0"/>
          <w:sz w:val="22"/>
        </w:rPr>
        <w:t xml:space="preserve"> </w:t>
      </w:r>
      <w:r>
        <w:rPr>
          <w:rFonts w:ascii="Times New Roman" w:eastAsia="바탕체" w:hAnsi="Times New Roman"/>
          <w:kern w:val="0"/>
          <w:sz w:val="22"/>
        </w:rPr>
        <w:t>공개시장에서</w:t>
      </w:r>
      <w:r>
        <w:rPr>
          <w:rFonts w:ascii="Times New Roman" w:eastAsia="Times New Roman" w:hAnsi="Times New Roman"/>
          <w:kern w:val="0"/>
          <w:sz w:val="22"/>
        </w:rPr>
        <w:t xml:space="preserve"> </w:t>
      </w:r>
      <w:r>
        <w:rPr>
          <w:rFonts w:ascii="Times New Roman" w:eastAsia="바탕체" w:hAnsi="Times New Roman"/>
          <w:kern w:val="0"/>
          <w:sz w:val="22"/>
        </w:rPr>
        <w:t>경쟁을</w:t>
      </w:r>
      <w:r>
        <w:rPr>
          <w:rFonts w:ascii="Times New Roman" w:eastAsia="Times New Roman" w:hAnsi="Times New Roman"/>
          <w:kern w:val="0"/>
          <w:sz w:val="22"/>
        </w:rPr>
        <w:t xml:space="preserve"> </w:t>
      </w:r>
      <w:r>
        <w:rPr>
          <w:rFonts w:ascii="Times New Roman" w:eastAsia="바탕체" w:hAnsi="Times New Roman"/>
          <w:kern w:val="0"/>
          <w:sz w:val="22"/>
        </w:rPr>
        <w:t>통하여</w:t>
      </w:r>
      <w:r>
        <w:rPr>
          <w:rFonts w:ascii="Times New Roman" w:eastAsia="Times New Roman" w:hAnsi="Times New Roman"/>
          <w:kern w:val="0"/>
          <w:sz w:val="22"/>
        </w:rPr>
        <w:t xml:space="preserve"> </w:t>
      </w:r>
      <w:r>
        <w:rPr>
          <w:rFonts w:ascii="Times New Roman" w:eastAsia="바탕체" w:hAnsi="Times New Roman"/>
          <w:kern w:val="0"/>
          <w:sz w:val="22"/>
        </w:rPr>
        <w:t>처분하는</w:t>
      </w:r>
      <w:r>
        <w:rPr>
          <w:rFonts w:ascii="Times New Roman" w:eastAsia="Times New Roman" w:hAnsi="Times New Roman"/>
          <w:kern w:val="0"/>
          <w:sz w:val="22"/>
        </w:rPr>
        <w:t xml:space="preserve"> </w:t>
      </w:r>
      <w:r>
        <w:rPr>
          <w:rFonts w:ascii="Times New Roman" w:eastAsia="바탕체" w:hAnsi="Times New Roman"/>
          <w:kern w:val="0"/>
          <w:sz w:val="22"/>
        </w:rPr>
        <w:t>것을</w:t>
      </w:r>
      <w:r>
        <w:rPr>
          <w:rFonts w:ascii="Times New Roman" w:eastAsia="Times New Roman" w:hAnsi="Times New Roman"/>
          <w:kern w:val="0"/>
          <w:sz w:val="22"/>
        </w:rPr>
        <w:t xml:space="preserve"> </w:t>
      </w:r>
      <w:r>
        <w:rPr>
          <w:rFonts w:ascii="Times New Roman" w:eastAsia="바탕체" w:hAnsi="Times New Roman"/>
          <w:kern w:val="0"/>
          <w:sz w:val="22"/>
        </w:rPr>
        <w:t>원칙으로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r>
        <w:rPr>
          <w:rFonts w:ascii="Times New Roman" w:eastAsia="바탕체" w:hAnsi="Times New Roman"/>
          <w:kern w:val="0"/>
          <w:sz w:val="22"/>
        </w:rPr>
        <w:t>다만</w:t>
      </w:r>
      <w:r>
        <w:rPr>
          <w:rFonts w:ascii="Times New Roman" w:eastAsia="바탕체" w:hAnsi="Times New Roman"/>
          <w:kern w:val="0"/>
          <w:sz w:val="22"/>
        </w:rPr>
        <w:t xml:space="preserve">, </w:t>
      </w:r>
      <w:r>
        <w:rPr>
          <w:rFonts w:ascii="Times New Roman" w:eastAsia="바탕체" w:hAnsi="Times New Roman"/>
          <w:kern w:val="0"/>
          <w:sz w:val="22"/>
        </w:rPr>
        <w:t>유찰</w:t>
      </w:r>
      <w:r>
        <w:rPr>
          <w:rFonts w:ascii="Times New Roman" w:eastAsia="Times New Roman" w:hAnsi="Times New Roman"/>
          <w:kern w:val="0"/>
          <w:sz w:val="22"/>
        </w:rPr>
        <w:t xml:space="preserve"> </w:t>
      </w:r>
      <w:r>
        <w:rPr>
          <w:rFonts w:ascii="Times New Roman" w:eastAsia="바탕체" w:hAnsi="Times New Roman"/>
          <w:kern w:val="0"/>
          <w:sz w:val="22"/>
        </w:rPr>
        <w:t>시</w:t>
      </w:r>
      <w:r>
        <w:rPr>
          <w:rFonts w:ascii="Times New Roman" w:eastAsia="Times New Roman" w:hAnsi="Times New Roman"/>
          <w:kern w:val="0"/>
          <w:sz w:val="22"/>
        </w:rPr>
        <w:t xml:space="preserve"> </w:t>
      </w:r>
      <w:r>
        <w:rPr>
          <w:rFonts w:ascii="Times New Roman" w:eastAsia="바탕체" w:hAnsi="Times New Roman"/>
          <w:kern w:val="0"/>
          <w:sz w:val="22"/>
        </w:rPr>
        <w:t>다음</w:t>
      </w:r>
      <w:r>
        <w:rPr>
          <w:rFonts w:ascii="Times New Roman" w:eastAsia="Times New Roman" w:hAnsi="Times New Roman"/>
          <w:kern w:val="0"/>
          <w:sz w:val="22"/>
        </w:rPr>
        <w:t xml:space="preserve"> </w:t>
      </w:r>
      <w:r>
        <w:rPr>
          <w:rFonts w:ascii="Times New Roman" w:eastAsia="바탕체" w:hAnsi="Times New Roman"/>
          <w:kern w:val="0"/>
          <w:sz w:val="22"/>
        </w:rPr>
        <w:t>처분일</w:t>
      </w:r>
      <w:r>
        <w:rPr>
          <w:rFonts w:ascii="Times New Roman" w:eastAsia="Times New Roman" w:hAnsi="Times New Roman"/>
          <w:kern w:val="0"/>
          <w:sz w:val="22"/>
        </w:rPr>
        <w:t xml:space="preserve"> </w:t>
      </w:r>
      <w:r>
        <w:rPr>
          <w:rFonts w:ascii="Times New Roman" w:eastAsia="바탕체" w:hAnsi="Times New Roman"/>
          <w:kern w:val="0"/>
          <w:sz w:val="22"/>
        </w:rPr>
        <w:t>공고</w:t>
      </w:r>
      <w:r>
        <w:rPr>
          <w:rFonts w:ascii="Times New Roman" w:eastAsia="Times New Roman" w:hAnsi="Times New Roman"/>
          <w:kern w:val="0"/>
          <w:sz w:val="22"/>
        </w:rPr>
        <w:t xml:space="preserve"> </w:t>
      </w:r>
      <w:r>
        <w:rPr>
          <w:rFonts w:ascii="Times New Roman" w:eastAsia="바탕체" w:hAnsi="Times New Roman"/>
          <w:kern w:val="0"/>
          <w:sz w:val="22"/>
        </w:rPr>
        <w:t>전까지</w:t>
      </w:r>
      <w:r>
        <w:rPr>
          <w:rFonts w:ascii="Times New Roman" w:eastAsia="Times New Roman" w:hAnsi="Times New Roman"/>
          <w:kern w:val="0"/>
          <w:sz w:val="22"/>
        </w:rPr>
        <w:t xml:space="preserve"> </w:t>
      </w:r>
      <w:r>
        <w:rPr>
          <w:rFonts w:ascii="Times New Roman" w:eastAsia="바탕체" w:hAnsi="Times New Roman"/>
          <w:kern w:val="0"/>
          <w:sz w:val="22"/>
        </w:rPr>
        <w:t>직전</w:t>
      </w:r>
      <w:r>
        <w:rPr>
          <w:rFonts w:ascii="Times New Roman" w:eastAsia="Times New Roman" w:hAnsi="Times New Roman"/>
          <w:kern w:val="0"/>
          <w:sz w:val="22"/>
        </w:rPr>
        <w:t xml:space="preserve"> </w:t>
      </w:r>
      <w:r>
        <w:rPr>
          <w:rFonts w:ascii="Times New Roman" w:eastAsia="바탕체" w:hAnsi="Times New Roman"/>
          <w:kern w:val="0"/>
          <w:sz w:val="22"/>
        </w:rPr>
        <w:t>처분</w:t>
      </w:r>
      <w:r>
        <w:rPr>
          <w:rFonts w:ascii="Times New Roman" w:eastAsia="Times New Roman" w:hAnsi="Times New Roman"/>
          <w:kern w:val="0"/>
          <w:sz w:val="22"/>
        </w:rPr>
        <w:t xml:space="preserve"> </w:t>
      </w:r>
      <w:r>
        <w:rPr>
          <w:rFonts w:ascii="Times New Roman" w:eastAsia="바탕체" w:hAnsi="Times New Roman"/>
          <w:kern w:val="0"/>
          <w:sz w:val="22"/>
        </w:rPr>
        <w:t>시</w:t>
      </w:r>
      <w:r>
        <w:rPr>
          <w:rFonts w:ascii="Times New Roman" w:eastAsia="Times New Roman" w:hAnsi="Times New Roman"/>
          <w:kern w:val="0"/>
          <w:sz w:val="22"/>
        </w:rPr>
        <w:t xml:space="preserve"> </w:t>
      </w:r>
      <w:r>
        <w:rPr>
          <w:rFonts w:ascii="Times New Roman" w:eastAsia="바탕체" w:hAnsi="Times New Roman"/>
          <w:kern w:val="0"/>
          <w:sz w:val="22"/>
        </w:rPr>
        <w:t>조건으로</w:t>
      </w:r>
      <w:r>
        <w:rPr>
          <w:rFonts w:ascii="Times New Roman" w:eastAsia="Times New Roman" w:hAnsi="Times New Roman"/>
          <w:kern w:val="0"/>
          <w:sz w:val="22"/>
        </w:rPr>
        <w:t xml:space="preserve"> </w:t>
      </w:r>
      <w:r>
        <w:rPr>
          <w:rFonts w:ascii="Times New Roman" w:eastAsia="바탕체" w:hAnsi="Times New Roman"/>
          <w:kern w:val="0"/>
          <w:sz w:val="22"/>
        </w:rPr>
        <w:t>수의계약</w:t>
      </w:r>
      <w:r>
        <w:rPr>
          <w:rFonts w:ascii="Times New Roman" w:eastAsia="Times New Roman" w:hAnsi="Times New Roman"/>
          <w:kern w:val="0"/>
          <w:sz w:val="22"/>
        </w:rPr>
        <w:t xml:space="preserve"> </w:t>
      </w:r>
      <w:r>
        <w:rPr>
          <w:rFonts w:ascii="Times New Roman" w:eastAsia="바탕체" w:hAnsi="Times New Roman"/>
          <w:kern w:val="0"/>
          <w:sz w:val="22"/>
        </w:rPr>
        <w:t>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w:t>
      </w:r>
    </w:p>
    <w:p w14:paraId="4BD55DA4"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제</w:t>
      </w:r>
      <w:r>
        <w:rPr>
          <w:rFonts w:ascii="Times New Roman" w:eastAsia="바탕체" w:hAnsi="Times New Roman"/>
          <w:kern w:val="0"/>
          <w:sz w:val="22"/>
        </w:rPr>
        <w:t>21</w:t>
      </w:r>
      <w:r>
        <w:rPr>
          <w:rFonts w:ascii="Times New Roman" w:eastAsia="바탕체" w:hAnsi="Times New Roman"/>
          <w:kern w:val="0"/>
          <w:sz w:val="22"/>
        </w:rPr>
        <w:t>조에서</w:t>
      </w:r>
      <w:r>
        <w:rPr>
          <w:rFonts w:ascii="Times New Roman" w:eastAsia="Times New Roman" w:hAnsi="Times New Roman"/>
          <w:kern w:val="0"/>
          <w:sz w:val="22"/>
        </w:rPr>
        <w:t xml:space="preserve"> </w:t>
      </w:r>
      <w:r>
        <w:rPr>
          <w:rFonts w:ascii="Times New Roman" w:eastAsia="바탕체" w:hAnsi="Times New Roman"/>
          <w:kern w:val="0"/>
          <w:sz w:val="22"/>
        </w:rPr>
        <w:t>정한</w:t>
      </w:r>
      <w:r>
        <w:rPr>
          <w:rFonts w:ascii="Times New Roman" w:eastAsia="Times New Roman" w:hAnsi="Times New Roman"/>
          <w:kern w:val="0"/>
          <w:sz w:val="22"/>
        </w:rPr>
        <w:t xml:space="preserve"> </w:t>
      </w:r>
      <w:r>
        <w:rPr>
          <w:rFonts w:ascii="Times New Roman" w:eastAsia="바탕체" w:hAnsi="Times New Roman"/>
          <w:kern w:val="0"/>
          <w:sz w:val="22"/>
        </w:rPr>
        <w:t>예정가격</w:t>
      </w:r>
      <w:r>
        <w:rPr>
          <w:rFonts w:ascii="Times New Roman" w:eastAsia="Times New Roman" w:hAnsi="Times New Roman"/>
          <w:kern w:val="0"/>
          <w:sz w:val="22"/>
        </w:rPr>
        <w:t xml:space="preserve"> </w:t>
      </w:r>
      <w:r>
        <w:rPr>
          <w:rFonts w:ascii="Times New Roman" w:eastAsia="바탕체" w:hAnsi="Times New Roman"/>
          <w:kern w:val="0"/>
          <w:sz w:val="22"/>
        </w:rPr>
        <w:t>이상을</w:t>
      </w:r>
      <w:r>
        <w:rPr>
          <w:rFonts w:ascii="Times New Roman" w:eastAsia="Times New Roman" w:hAnsi="Times New Roman"/>
          <w:kern w:val="0"/>
          <w:sz w:val="22"/>
        </w:rPr>
        <w:t xml:space="preserve"> </w:t>
      </w:r>
      <w:r>
        <w:rPr>
          <w:rFonts w:ascii="Times New Roman" w:eastAsia="바탕체" w:hAnsi="Times New Roman"/>
          <w:kern w:val="0"/>
          <w:sz w:val="22"/>
        </w:rPr>
        <w:t>제시한</w:t>
      </w:r>
      <w:r>
        <w:rPr>
          <w:rFonts w:ascii="Times New Roman" w:eastAsia="Times New Roman" w:hAnsi="Times New Roman"/>
          <w:kern w:val="0"/>
          <w:sz w:val="22"/>
        </w:rPr>
        <w:t xml:space="preserve"> </w:t>
      </w:r>
      <w:r>
        <w:rPr>
          <w:rFonts w:ascii="Times New Roman" w:eastAsia="바탕체" w:hAnsi="Times New Roman"/>
          <w:kern w:val="0"/>
          <w:sz w:val="22"/>
        </w:rPr>
        <w:t>매수희망자</w:t>
      </w:r>
      <w:r>
        <w:rPr>
          <w:rFonts w:ascii="Times New Roman" w:eastAsia="Times New Roman" w:hAnsi="Times New Roman"/>
          <w:kern w:val="0"/>
          <w:sz w:val="22"/>
        </w:rPr>
        <w:t xml:space="preserve"> </w:t>
      </w:r>
      <w:r>
        <w:rPr>
          <w:rFonts w:ascii="Times New Roman" w:eastAsia="바탕체" w:hAnsi="Times New Roman"/>
          <w:kern w:val="0"/>
          <w:sz w:val="22"/>
        </w:rPr>
        <w:t>중</w:t>
      </w:r>
      <w:r>
        <w:rPr>
          <w:rFonts w:ascii="Times New Roman" w:eastAsia="Times New Roman" w:hAnsi="Times New Roman"/>
          <w:kern w:val="0"/>
          <w:sz w:val="22"/>
        </w:rPr>
        <w:t xml:space="preserve"> </w:t>
      </w:r>
      <w:r>
        <w:rPr>
          <w:rFonts w:ascii="Times New Roman" w:eastAsia="바탕체" w:hAnsi="Times New Roman"/>
          <w:kern w:val="0"/>
          <w:sz w:val="22"/>
        </w:rPr>
        <w:t>가장</w:t>
      </w:r>
      <w:r>
        <w:rPr>
          <w:rFonts w:ascii="Times New Roman" w:eastAsia="Times New Roman" w:hAnsi="Times New Roman"/>
          <w:kern w:val="0"/>
          <w:sz w:val="22"/>
        </w:rPr>
        <w:t xml:space="preserve"> </w:t>
      </w:r>
      <w:r>
        <w:rPr>
          <w:rFonts w:ascii="Times New Roman" w:eastAsia="바탕체" w:hAnsi="Times New Roman"/>
          <w:kern w:val="0"/>
          <w:sz w:val="22"/>
        </w:rPr>
        <w:t>높은</w:t>
      </w:r>
      <w:r>
        <w:rPr>
          <w:rFonts w:ascii="Times New Roman" w:eastAsia="Times New Roman" w:hAnsi="Times New Roman"/>
          <w:kern w:val="0"/>
          <w:sz w:val="22"/>
        </w:rPr>
        <w:t xml:space="preserve"> </w:t>
      </w:r>
      <w:r>
        <w:rPr>
          <w:rFonts w:ascii="Times New Roman" w:eastAsia="바탕체" w:hAnsi="Times New Roman"/>
          <w:kern w:val="0"/>
          <w:sz w:val="22"/>
        </w:rPr>
        <w:t>금액을</w:t>
      </w:r>
      <w:r>
        <w:rPr>
          <w:rFonts w:ascii="Times New Roman" w:eastAsia="Times New Roman" w:hAnsi="Times New Roman"/>
          <w:kern w:val="0"/>
          <w:sz w:val="22"/>
        </w:rPr>
        <w:t xml:space="preserve"> </w:t>
      </w:r>
      <w:r>
        <w:rPr>
          <w:rFonts w:ascii="Times New Roman" w:eastAsia="바탕체" w:hAnsi="Times New Roman"/>
          <w:kern w:val="0"/>
          <w:sz w:val="22"/>
        </w:rPr>
        <w:t>제시한</w:t>
      </w:r>
      <w:r>
        <w:rPr>
          <w:rFonts w:ascii="Times New Roman" w:eastAsia="Times New Roman" w:hAnsi="Times New Roman"/>
          <w:kern w:val="0"/>
          <w:sz w:val="22"/>
        </w:rPr>
        <w:t xml:space="preserve"> </w:t>
      </w:r>
      <w:r>
        <w:rPr>
          <w:rFonts w:ascii="Times New Roman" w:eastAsia="바탕체" w:hAnsi="Times New Roman"/>
          <w:kern w:val="0"/>
          <w:sz w:val="22"/>
        </w:rPr>
        <w:t>자를</w:t>
      </w:r>
      <w:r>
        <w:rPr>
          <w:rFonts w:ascii="Times New Roman" w:eastAsia="Times New Roman" w:hAnsi="Times New Roman"/>
          <w:kern w:val="0"/>
          <w:sz w:val="22"/>
        </w:rPr>
        <w:t xml:space="preserve"> </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매수인으로</w:t>
      </w:r>
      <w:r>
        <w:rPr>
          <w:rFonts w:ascii="Times New Roman" w:eastAsia="Times New Roman" w:hAnsi="Times New Roman"/>
          <w:kern w:val="0"/>
          <w:sz w:val="22"/>
        </w:rPr>
        <w:t xml:space="preserve"> </w:t>
      </w:r>
      <w:r>
        <w:rPr>
          <w:rFonts w:ascii="Times New Roman" w:eastAsia="바탕체" w:hAnsi="Times New Roman"/>
          <w:kern w:val="0"/>
          <w:sz w:val="22"/>
        </w:rPr>
        <w:t>결정한다</w:t>
      </w:r>
      <w:r>
        <w:rPr>
          <w:rFonts w:ascii="Times New Roman" w:eastAsia="바탕체" w:hAnsi="Times New Roman"/>
          <w:kern w:val="0"/>
          <w:sz w:val="22"/>
        </w:rPr>
        <w:t xml:space="preserve">. </w:t>
      </w:r>
    </w:p>
    <w:p w14:paraId="53764840"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7BBE99C3" w14:textId="77777777" w:rsidR="00DE42D9" w:rsidRDefault="00930A79">
      <w:pPr>
        <w:snapToGrid w:val="0"/>
        <w:spacing w:after="0" w:line="360" w:lineRule="auto"/>
        <w:ind w:left="700" w:hanging="700"/>
        <w:textAlignment w:val="baseline"/>
      </w:pPr>
      <w:r>
        <w:rPr>
          <w:rFonts w:ascii="Times New Roman" w:eastAsia="바탕체" w:hAnsi="Times New Roman"/>
          <w:b/>
          <w:bCs/>
          <w:kern w:val="0"/>
          <w:sz w:val="22"/>
        </w:rPr>
        <w:t>제</w:t>
      </w:r>
      <w:r>
        <w:rPr>
          <w:rFonts w:ascii="Times New Roman" w:eastAsia="바탕체" w:hAnsi="Times New Roman"/>
          <w:b/>
          <w:bCs/>
          <w:kern w:val="0"/>
          <w:sz w:val="22"/>
        </w:rPr>
        <w:t>21</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공매</w:t>
      </w:r>
      <w:r>
        <w:rPr>
          <w:rFonts w:ascii="Times New Roman" w:eastAsia="Times New Roman" w:hAnsi="Times New Roman"/>
          <w:b/>
          <w:bCs/>
          <w:kern w:val="0"/>
          <w:sz w:val="22"/>
        </w:rPr>
        <w:t xml:space="preserve"> </w:t>
      </w:r>
      <w:r>
        <w:rPr>
          <w:rFonts w:ascii="Times New Roman" w:eastAsia="바탕체" w:hAnsi="Times New Roman"/>
          <w:b/>
          <w:bCs/>
          <w:kern w:val="0"/>
          <w:sz w:val="22"/>
        </w:rPr>
        <w:t>예정가격</w:t>
      </w:r>
      <w:r>
        <w:rPr>
          <w:rFonts w:ascii="Times New Roman" w:eastAsia="바탕체" w:hAnsi="Times New Roman"/>
          <w:b/>
          <w:bCs/>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처분</w:t>
      </w:r>
      <w:r>
        <w:rPr>
          <w:rFonts w:ascii="Times New Roman" w:eastAsia="Times New Roman" w:hAnsi="Times New Roman"/>
          <w:kern w:val="0"/>
          <w:sz w:val="22"/>
        </w:rPr>
        <w:t xml:space="preserve"> </w:t>
      </w:r>
      <w:r>
        <w:rPr>
          <w:rFonts w:ascii="Times New Roman" w:eastAsia="바탕체" w:hAnsi="Times New Roman"/>
          <w:kern w:val="0"/>
          <w:sz w:val="22"/>
        </w:rPr>
        <w:t>시</w:t>
      </w:r>
      <w:r>
        <w:rPr>
          <w:rFonts w:ascii="Times New Roman" w:eastAsia="Times New Roman" w:hAnsi="Times New Roman"/>
          <w:kern w:val="0"/>
          <w:sz w:val="22"/>
        </w:rPr>
        <w:t xml:space="preserve"> </w:t>
      </w:r>
      <w:r>
        <w:rPr>
          <w:rFonts w:ascii="Times New Roman" w:eastAsia="바탕체" w:hAnsi="Times New Roman"/>
          <w:kern w:val="0"/>
          <w:sz w:val="22"/>
        </w:rPr>
        <w:t>예정가격은</w:t>
      </w:r>
      <w:r>
        <w:rPr>
          <w:rFonts w:ascii="Times New Roman" w:eastAsia="Times New Roman" w:hAnsi="Times New Roman"/>
          <w:kern w:val="0"/>
          <w:sz w:val="22"/>
        </w:rPr>
        <w:t xml:space="preserve"> </w:t>
      </w:r>
      <w:r>
        <w:rPr>
          <w:rFonts w:ascii="Times New Roman" w:eastAsia="바탕체" w:hAnsi="Times New Roman"/>
          <w:kern w:val="0"/>
          <w:sz w:val="22"/>
        </w:rPr>
        <w:t>감정평가</w:t>
      </w:r>
      <w:r>
        <w:rPr>
          <w:rFonts w:ascii="Times New Roman" w:eastAsia="Times New Roman" w:hAnsi="Times New Roman"/>
          <w:kern w:val="0"/>
          <w:sz w:val="22"/>
        </w:rPr>
        <w:t xml:space="preserve"> </w:t>
      </w:r>
      <w:r>
        <w:rPr>
          <w:rFonts w:ascii="Times New Roman" w:eastAsia="바탕체" w:hAnsi="Times New Roman"/>
          <w:kern w:val="0"/>
          <w:sz w:val="22"/>
        </w:rPr>
        <w:t>전문기관의</w:t>
      </w:r>
      <w:r>
        <w:rPr>
          <w:rFonts w:ascii="Times New Roman" w:eastAsia="Times New Roman" w:hAnsi="Times New Roman"/>
          <w:kern w:val="0"/>
          <w:sz w:val="22"/>
        </w:rPr>
        <w:t xml:space="preserve"> </w:t>
      </w:r>
      <w:r>
        <w:rPr>
          <w:rFonts w:ascii="Times New Roman" w:eastAsia="바탕체" w:hAnsi="Times New Roman"/>
          <w:kern w:val="0"/>
          <w:sz w:val="22"/>
        </w:rPr>
        <w:t>감정평가액</w:t>
      </w:r>
      <w:r>
        <w:rPr>
          <w:rFonts w:ascii="Times New Roman" w:eastAsia="Times New Roman" w:hAnsi="Times New Roman"/>
          <w:kern w:val="0"/>
          <w:sz w:val="22"/>
        </w:rPr>
        <w:t xml:space="preserve"> </w:t>
      </w:r>
      <w:r>
        <w:rPr>
          <w:rFonts w:ascii="Times New Roman" w:eastAsia="바탕체" w:hAnsi="Times New Roman"/>
          <w:kern w:val="0"/>
          <w:sz w:val="22"/>
        </w:rPr>
        <w:t>이상으로</w:t>
      </w:r>
      <w:r>
        <w:rPr>
          <w:rFonts w:ascii="Times New Roman" w:eastAsia="Times New Roman"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결정하는</w:t>
      </w:r>
      <w:r>
        <w:rPr>
          <w:rFonts w:ascii="Times New Roman" w:eastAsia="Times New Roman" w:hAnsi="Times New Roman"/>
          <w:kern w:val="0"/>
          <w:sz w:val="22"/>
        </w:rPr>
        <w:t xml:space="preserve"> </w:t>
      </w:r>
      <w:r>
        <w:rPr>
          <w:rFonts w:ascii="Times New Roman" w:eastAsia="바탕체" w:hAnsi="Times New Roman"/>
          <w:kern w:val="0"/>
          <w:sz w:val="22"/>
        </w:rPr>
        <w:t>것을</w:t>
      </w:r>
      <w:r>
        <w:rPr>
          <w:rFonts w:ascii="Times New Roman" w:eastAsia="Times New Roman" w:hAnsi="Times New Roman"/>
          <w:kern w:val="0"/>
          <w:sz w:val="22"/>
        </w:rPr>
        <w:t xml:space="preserve"> </w:t>
      </w:r>
      <w:r>
        <w:rPr>
          <w:rFonts w:ascii="Times New Roman" w:eastAsia="바탕체" w:hAnsi="Times New Roman"/>
          <w:kern w:val="0"/>
          <w:sz w:val="22"/>
        </w:rPr>
        <w:t>원칙으로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r>
        <w:rPr>
          <w:rFonts w:ascii="Times New Roman" w:eastAsia="바탕체" w:hAnsi="Times New Roman"/>
          <w:kern w:val="0"/>
          <w:sz w:val="22"/>
        </w:rPr>
        <w:t>다만</w:t>
      </w:r>
      <w:r>
        <w:rPr>
          <w:rFonts w:ascii="Times New Roman" w:eastAsia="바탕체" w:hAnsi="Times New Roman"/>
          <w:kern w:val="0"/>
          <w:sz w:val="22"/>
        </w:rPr>
        <w:t xml:space="preserve">, </w:t>
      </w:r>
      <w:r>
        <w:rPr>
          <w:rFonts w:ascii="Times New Roman" w:eastAsia="바탕체" w:hAnsi="Times New Roman"/>
          <w:kern w:val="0"/>
          <w:sz w:val="22"/>
        </w:rPr>
        <w:t>신탁개시</w:t>
      </w:r>
      <w:r>
        <w:rPr>
          <w:rFonts w:ascii="Times New Roman" w:eastAsia="Times New Roman" w:hAnsi="Times New Roman"/>
          <w:kern w:val="0"/>
          <w:sz w:val="22"/>
        </w:rPr>
        <w:t xml:space="preserve"> </w:t>
      </w:r>
      <w:r>
        <w:rPr>
          <w:rFonts w:ascii="Times New Roman" w:eastAsia="바탕체" w:hAnsi="Times New Roman"/>
          <w:kern w:val="0"/>
          <w:sz w:val="22"/>
        </w:rPr>
        <w:t>후</w:t>
      </w:r>
      <w:r>
        <w:rPr>
          <w:rFonts w:ascii="Times New Roman" w:eastAsia="Times New Roman" w:hAnsi="Times New Roman"/>
          <w:kern w:val="0"/>
          <w:sz w:val="22"/>
        </w:rPr>
        <w:t xml:space="preserve"> </w:t>
      </w:r>
      <w:r>
        <w:rPr>
          <w:rFonts w:ascii="Times New Roman" w:eastAsia="바탕체" w:hAnsi="Times New Roman"/>
          <w:kern w:val="0"/>
          <w:sz w:val="22"/>
        </w:rPr>
        <w:t>6</w:t>
      </w:r>
      <w:r>
        <w:rPr>
          <w:rFonts w:ascii="Times New Roman" w:eastAsia="바탕체" w:hAnsi="Times New Roman"/>
          <w:kern w:val="0"/>
          <w:sz w:val="22"/>
        </w:rPr>
        <w:t>개월</w:t>
      </w:r>
      <w:r>
        <w:rPr>
          <w:rFonts w:ascii="Times New Roman" w:eastAsia="Times New Roman" w:hAnsi="Times New Roman"/>
          <w:kern w:val="0"/>
          <w:sz w:val="22"/>
        </w:rPr>
        <w:t xml:space="preserve"> </w:t>
      </w:r>
      <w:r>
        <w:rPr>
          <w:rFonts w:ascii="Times New Roman" w:eastAsia="바탕체" w:hAnsi="Times New Roman"/>
          <w:kern w:val="0"/>
          <w:sz w:val="22"/>
        </w:rPr>
        <w:t>이내로서</w:t>
      </w:r>
      <w:r>
        <w:rPr>
          <w:rFonts w:ascii="Times New Roman" w:eastAsia="Times New Roman" w:hAnsi="Times New Roman"/>
          <w:kern w:val="0"/>
          <w:sz w:val="22"/>
        </w:rPr>
        <w:t xml:space="preserve"> </w:t>
      </w:r>
      <w:r>
        <w:rPr>
          <w:rFonts w:ascii="Times New Roman" w:eastAsia="바탕체" w:hAnsi="Times New Roman"/>
          <w:kern w:val="0"/>
          <w:sz w:val="22"/>
        </w:rPr>
        <w:t>가격변동</w:t>
      </w:r>
      <w:r>
        <w:rPr>
          <w:rFonts w:ascii="Times New Roman" w:eastAsia="Times New Roman" w:hAnsi="Times New Roman"/>
          <w:kern w:val="0"/>
          <w:sz w:val="22"/>
        </w:rPr>
        <w:t xml:space="preserve"> </w:t>
      </w:r>
      <w:r>
        <w:rPr>
          <w:rFonts w:ascii="Times New Roman" w:eastAsia="바탕체" w:hAnsi="Times New Roman"/>
          <w:kern w:val="0"/>
          <w:sz w:val="22"/>
        </w:rPr>
        <w:t>요인이</w:t>
      </w:r>
      <w:r>
        <w:rPr>
          <w:rFonts w:ascii="Times New Roman" w:eastAsia="Times New Roman" w:hAnsi="Times New Roman"/>
          <w:kern w:val="0"/>
          <w:sz w:val="22"/>
        </w:rPr>
        <w:t xml:space="preserve"> </w:t>
      </w:r>
      <w:r>
        <w:rPr>
          <w:rFonts w:ascii="Times New Roman" w:eastAsia="바탕체" w:hAnsi="Times New Roman"/>
          <w:kern w:val="0"/>
          <w:sz w:val="22"/>
        </w:rPr>
        <w:t>발생하지</w:t>
      </w:r>
      <w:r>
        <w:rPr>
          <w:rFonts w:ascii="Times New Roman" w:eastAsia="Times New Roman" w:hAnsi="Times New Roman"/>
          <w:kern w:val="0"/>
          <w:sz w:val="22"/>
        </w:rPr>
        <w:t xml:space="preserve"> </w:t>
      </w:r>
      <w:r>
        <w:rPr>
          <w:rFonts w:ascii="Times New Roman" w:eastAsia="바탕체" w:hAnsi="Times New Roman"/>
          <w:kern w:val="0"/>
          <w:sz w:val="22"/>
        </w:rPr>
        <w:t>않는</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수익권증서상의</w:t>
      </w:r>
      <w:r>
        <w:rPr>
          <w:rFonts w:ascii="Times New Roman" w:eastAsia="Times New Roman" w:hAnsi="Times New Roman"/>
          <w:kern w:val="0"/>
          <w:sz w:val="22"/>
        </w:rPr>
        <w:t xml:space="preserve"> </w:t>
      </w:r>
      <w:r>
        <w:rPr>
          <w:rFonts w:ascii="Times New Roman" w:eastAsia="바탕체" w:hAnsi="Times New Roman"/>
          <w:kern w:val="0"/>
          <w:sz w:val="22"/>
        </w:rPr>
        <w:t>신탁부동산가격</w:t>
      </w:r>
      <w:r>
        <w:rPr>
          <w:rFonts w:ascii="Times New Roman" w:eastAsia="Times New Roman" w:hAnsi="Times New Roman"/>
          <w:kern w:val="0"/>
          <w:sz w:val="22"/>
        </w:rPr>
        <w:t xml:space="preserve"> </w:t>
      </w:r>
      <w:r>
        <w:rPr>
          <w:rFonts w:ascii="Times New Roman" w:eastAsia="바탕체" w:hAnsi="Times New Roman"/>
          <w:kern w:val="0"/>
          <w:sz w:val="22"/>
        </w:rPr>
        <w:t>이상으로</w:t>
      </w:r>
      <w:r>
        <w:rPr>
          <w:rFonts w:ascii="Times New Roman" w:eastAsia="Times New Roman"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결정할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w:t>
      </w:r>
    </w:p>
    <w:p w14:paraId="5A1DB7DD"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항의</w:t>
      </w:r>
      <w:r>
        <w:rPr>
          <w:rFonts w:ascii="Times New Roman" w:eastAsia="Times New Roman" w:hAnsi="Times New Roman"/>
          <w:kern w:val="0"/>
          <w:sz w:val="22"/>
        </w:rPr>
        <w:t xml:space="preserve"> </w:t>
      </w:r>
      <w:r>
        <w:rPr>
          <w:rFonts w:ascii="Times New Roman" w:eastAsia="바탕체" w:hAnsi="Times New Roman"/>
          <w:kern w:val="0"/>
          <w:sz w:val="22"/>
        </w:rPr>
        <w:t>예정가격으로</w:t>
      </w:r>
      <w:r>
        <w:rPr>
          <w:rFonts w:ascii="Times New Roman" w:eastAsia="Times New Roman" w:hAnsi="Times New Roman"/>
          <w:kern w:val="0"/>
          <w:sz w:val="22"/>
        </w:rPr>
        <w:t xml:space="preserve"> </w:t>
      </w:r>
      <w:r>
        <w:rPr>
          <w:rFonts w:ascii="Times New Roman" w:eastAsia="바탕체" w:hAnsi="Times New Roman"/>
          <w:kern w:val="0"/>
          <w:sz w:val="22"/>
        </w:rPr>
        <w:t>처분되지</w:t>
      </w:r>
      <w:r>
        <w:rPr>
          <w:rFonts w:ascii="Times New Roman" w:eastAsia="Times New Roman" w:hAnsi="Times New Roman"/>
          <w:kern w:val="0"/>
          <w:sz w:val="22"/>
        </w:rPr>
        <w:t xml:space="preserve"> </w:t>
      </w:r>
      <w:r>
        <w:rPr>
          <w:rFonts w:ascii="Times New Roman" w:eastAsia="바탕체" w:hAnsi="Times New Roman"/>
          <w:kern w:val="0"/>
          <w:sz w:val="22"/>
        </w:rPr>
        <w:t>않을</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r>
        <w:rPr>
          <w:rFonts w:ascii="Times New Roman" w:eastAsia="바탕체" w:hAnsi="Times New Roman"/>
          <w:kern w:val="0"/>
          <w:sz w:val="22"/>
        </w:rPr>
        <w:t>다음</w:t>
      </w:r>
      <w:r>
        <w:rPr>
          <w:rFonts w:ascii="Times New Roman" w:eastAsia="Times New Roman" w:hAnsi="Times New Roman"/>
          <w:kern w:val="0"/>
          <w:sz w:val="22"/>
        </w:rPr>
        <w:t xml:space="preserve"> </w:t>
      </w:r>
      <w:r>
        <w:rPr>
          <w:rFonts w:ascii="Times New Roman" w:eastAsia="바탕체" w:hAnsi="Times New Roman"/>
          <w:kern w:val="0"/>
          <w:sz w:val="22"/>
        </w:rPr>
        <w:t>처분예정가격은</w:t>
      </w:r>
      <w:r>
        <w:rPr>
          <w:rFonts w:ascii="Times New Roman" w:eastAsia="Times New Roman" w:hAnsi="Times New Roman"/>
          <w:kern w:val="0"/>
          <w:sz w:val="22"/>
        </w:rPr>
        <w:t xml:space="preserve"> </w:t>
      </w:r>
      <w:r>
        <w:rPr>
          <w:rFonts w:ascii="Times New Roman" w:eastAsia="바탕체" w:hAnsi="Times New Roman"/>
          <w:kern w:val="0"/>
          <w:sz w:val="22"/>
        </w:rPr>
        <w:t>직전의</w:t>
      </w:r>
      <w:r>
        <w:rPr>
          <w:rFonts w:ascii="Times New Roman" w:eastAsia="Times New Roman" w:hAnsi="Times New Roman"/>
          <w:kern w:val="0"/>
          <w:sz w:val="22"/>
        </w:rPr>
        <w:t xml:space="preserve"> </w:t>
      </w:r>
      <w:r>
        <w:rPr>
          <w:rFonts w:ascii="Times New Roman" w:eastAsia="바탕체" w:hAnsi="Times New Roman"/>
          <w:kern w:val="0"/>
          <w:sz w:val="22"/>
        </w:rPr>
        <w:t>처분</w:t>
      </w:r>
      <w:r>
        <w:rPr>
          <w:rFonts w:ascii="Times New Roman" w:eastAsia="Times New Roman" w:hAnsi="Times New Roman"/>
          <w:kern w:val="0"/>
          <w:sz w:val="22"/>
        </w:rPr>
        <w:t xml:space="preserve"> </w:t>
      </w:r>
      <w:r>
        <w:rPr>
          <w:rFonts w:ascii="Times New Roman" w:eastAsia="바탕체" w:hAnsi="Times New Roman"/>
          <w:kern w:val="0"/>
          <w:sz w:val="22"/>
        </w:rPr>
        <w:t>시</w:t>
      </w:r>
      <w:r>
        <w:rPr>
          <w:rFonts w:ascii="Times New Roman" w:eastAsia="Times New Roman" w:hAnsi="Times New Roman"/>
          <w:kern w:val="0"/>
          <w:sz w:val="22"/>
        </w:rPr>
        <w:t xml:space="preserve"> </w:t>
      </w:r>
      <w:r>
        <w:rPr>
          <w:rFonts w:ascii="Times New Roman" w:eastAsia="바탕체" w:hAnsi="Times New Roman"/>
          <w:kern w:val="0"/>
          <w:sz w:val="22"/>
        </w:rPr>
        <w:t>예정가격을</w:t>
      </w:r>
      <w:r>
        <w:rPr>
          <w:rFonts w:ascii="Times New Roman" w:eastAsia="Times New Roman" w:hAnsi="Times New Roman"/>
          <w:kern w:val="0"/>
          <w:sz w:val="22"/>
        </w:rPr>
        <w:t xml:space="preserve"> </w:t>
      </w:r>
      <w:r>
        <w:rPr>
          <w:rFonts w:ascii="Times New Roman" w:eastAsia="바탕체" w:hAnsi="Times New Roman"/>
          <w:kern w:val="0"/>
          <w:sz w:val="22"/>
        </w:rPr>
        <w:t>기준으로</w:t>
      </w:r>
      <w:r>
        <w:rPr>
          <w:rFonts w:ascii="Times New Roman" w:eastAsia="Times New Roman" w:hAnsi="Times New Roman"/>
          <w:kern w:val="0"/>
          <w:sz w:val="22"/>
        </w:rPr>
        <w:t xml:space="preserve"> </w:t>
      </w:r>
      <w:r>
        <w:rPr>
          <w:rFonts w:ascii="Times New Roman" w:eastAsia="바탕체" w:hAnsi="Times New Roman"/>
          <w:kern w:val="0"/>
          <w:sz w:val="22"/>
        </w:rPr>
        <w:t xml:space="preserve">10% </w:t>
      </w:r>
      <w:r>
        <w:rPr>
          <w:rFonts w:ascii="Times New Roman" w:eastAsia="바탕체" w:hAnsi="Times New Roman"/>
          <w:kern w:val="0"/>
          <w:sz w:val="22"/>
        </w:rPr>
        <w:t>해당액을</w:t>
      </w:r>
      <w:r>
        <w:rPr>
          <w:rFonts w:ascii="Times New Roman" w:eastAsia="Times New Roman" w:hAnsi="Times New Roman"/>
          <w:kern w:val="0"/>
          <w:sz w:val="22"/>
        </w:rPr>
        <w:t xml:space="preserve"> </w:t>
      </w:r>
      <w:r>
        <w:rPr>
          <w:rFonts w:ascii="Times New Roman" w:eastAsia="바탕체" w:hAnsi="Times New Roman"/>
          <w:kern w:val="0"/>
          <w:sz w:val="22"/>
        </w:rPr>
        <w:t>순차적으로</w:t>
      </w:r>
      <w:r>
        <w:rPr>
          <w:rFonts w:ascii="Times New Roman" w:eastAsia="Times New Roman" w:hAnsi="Times New Roman"/>
          <w:kern w:val="0"/>
          <w:sz w:val="22"/>
        </w:rPr>
        <w:t xml:space="preserve"> </w:t>
      </w:r>
      <w:r>
        <w:rPr>
          <w:rFonts w:ascii="Times New Roman" w:eastAsia="바탕체" w:hAnsi="Times New Roman"/>
          <w:kern w:val="0"/>
          <w:sz w:val="22"/>
        </w:rPr>
        <w:t>차감한</w:t>
      </w:r>
      <w:r>
        <w:rPr>
          <w:rFonts w:ascii="Times New Roman" w:eastAsia="Times New Roman" w:hAnsi="Times New Roman"/>
          <w:kern w:val="0"/>
          <w:sz w:val="22"/>
        </w:rPr>
        <w:t xml:space="preserve"> </w:t>
      </w:r>
      <w:r>
        <w:rPr>
          <w:rFonts w:ascii="Times New Roman" w:eastAsia="바탕체" w:hAnsi="Times New Roman"/>
          <w:kern w:val="0"/>
          <w:sz w:val="22"/>
        </w:rPr>
        <w:t>금액으로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41237406"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0826E2C0" w14:textId="77777777" w:rsidR="00DE42D9" w:rsidRDefault="00930A79">
      <w:pPr>
        <w:snapToGrid w:val="0"/>
        <w:spacing w:after="0" w:line="360" w:lineRule="auto"/>
        <w:ind w:left="700" w:hanging="700"/>
        <w:textAlignment w:val="baseline"/>
      </w:pPr>
      <w:r>
        <w:rPr>
          <w:rFonts w:ascii="Times New Roman" w:eastAsia="바탕체" w:hAnsi="Times New Roman"/>
          <w:b/>
          <w:bCs/>
          <w:kern w:val="0"/>
          <w:sz w:val="22"/>
        </w:rPr>
        <w:t>제</w:t>
      </w:r>
      <w:r>
        <w:rPr>
          <w:rFonts w:ascii="Times New Roman" w:eastAsia="바탕체" w:hAnsi="Times New Roman"/>
          <w:b/>
          <w:bCs/>
          <w:kern w:val="0"/>
          <w:sz w:val="22"/>
        </w:rPr>
        <w:t>22</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처분대금</w:t>
      </w:r>
      <w:r>
        <w:rPr>
          <w:rFonts w:ascii="Times New Roman" w:eastAsia="Times New Roman" w:hAnsi="Times New Roman"/>
          <w:b/>
          <w:bCs/>
          <w:kern w:val="0"/>
          <w:sz w:val="22"/>
        </w:rPr>
        <w:t xml:space="preserve"> </w:t>
      </w:r>
      <w:r>
        <w:rPr>
          <w:rFonts w:ascii="Times New Roman" w:eastAsia="바탕체" w:hAnsi="Times New Roman"/>
          <w:b/>
          <w:bCs/>
          <w:kern w:val="0"/>
          <w:sz w:val="22"/>
        </w:rPr>
        <w:t>납부기한</w:t>
      </w:r>
      <w:r>
        <w:rPr>
          <w:rFonts w:ascii="Times New Roman" w:eastAsia="바탕체" w:hAnsi="Times New Roman"/>
          <w:b/>
          <w:bCs/>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신탁부동산</w:t>
      </w:r>
      <w:r>
        <w:rPr>
          <w:rFonts w:ascii="Times New Roman" w:eastAsia="Times New Roman" w:hAnsi="Times New Roman"/>
          <w:kern w:val="0"/>
          <w:sz w:val="22"/>
        </w:rPr>
        <w:t xml:space="preserve"> </w:t>
      </w:r>
      <w:r>
        <w:rPr>
          <w:rFonts w:ascii="Times New Roman" w:eastAsia="바탕체" w:hAnsi="Times New Roman"/>
          <w:kern w:val="0"/>
          <w:sz w:val="22"/>
        </w:rPr>
        <w:t>처분대금은</w:t>
      </w:r>
      <w:r>
        <w:rPr>
          <w:rFonts w:ascii="Times New Roman" w:eastAsia="Times New Roman" w:hAnsi="Times New Roman"/>
          <w:kern w:val="0"/>
          <w:sz w:val="22"/>
        </w:rPr>
        <w:t xml:space="preserve"> </w:t>
      </w:r>
      <w:r>
        <w:rPr>
          <w:rFonts w:ascii="Times New Roman" w:eastAsia="바탕체" w:hAnsi="Times New Roman"/>
          <w:kern w:val="0"/>
          <w:sz w:val="22"/>
        </w:rPr>
        <w:t>처분계약을</w:t>
      </w:r>
      <w:r>
        <w:rPr>
          <w:rFonts w:ascii="Times New Roman" w:eastAsia="Times New Roman" w:hAnsi="Times New Roman"/>
          <w:kern w:val="0"/>
          <w:sz w:val="22"/>
        </w:rPr>
        <w:t xml:space="preserve"> </w:t>
      </w:r>
      <w:r>
        <w:rPr>
          <w:rFonts w:ascii="Times New Roman" w:eastAsia="바탕체" w:hAnsi="Times New Roman"/>
          <w:kern w:val="0"/>
          <w:sz w:val="22"/>
        </w:rPr>
        <w:t>체결한</w:t>
      </w:r>
      <w:r>
        <w:rPr>
          <w:rFonts w:ascii="Times New Roman" w:eastAsia="Times New Roman" w:hAnsi="Times New Roman"/>
          <w:kern w:val="0"/>
          <w:sz w:val="22"/>
        </w:rPr>
        <w:t xml:space="preserve"> </w:t>
      </w:r>
      <w:r>
        <w:rPr>
          <w:rFonts w:ascii="Times New Roman" w:eastAsia="바탕체" w:hAnsi="Times New Roman"/>
          <w:kern w:val="0"/>
          <w:sz w:val="22"/>
        </w:rPr>
        <w:t>날로부터</w:t>
      </w:r>
      <w:r>
        <w:rPr>
          <w:rFonts w:ascii="Times New Roman" w:eastAsia="Times New Roman" w:hAnsi="Times New Roman"/>
          <w:kern w:val="0"/>
          <w:sz w:val="22"/>
        </w:rPr>
        <w:t xml:space="preserve"> </w:t>
      </w:r>
      <w:r>
        <w:rPr>
          <w:rFonts w:ascii="Times New Roman" w:eastAsia="바탕체" w:hAnsi="Times New Roman"/>
          <w:kern w:val="0"/>
          <w:sz w:val="22"/>
        </w:rPr>
        <w:t>30</w:t>
      </w:r>
      <w:r>
        <w:rPr>
          <w:rFonts w:ascii="Times New Roman" w:eastAsia="바탕체" w:hAnsi="Times New Roman"/>
          <w:kern w:val="0"/>
          <w:sz w:val="22"/>
        </w:rPr>
        <w:t>일</w:t>
      </w:r>
      <w:r>
        <w:rPr>
          <w:rFonts w:ascii="Times New Roman" w:eastAsia="Times New Roman" w:hAnsi="Times New Roman"/>
          <w:kern w:val="0"/>
          <w:sz w:val="22"/>
        </w:rPr>
        <w:t xml:space="preserve"> </w:t>
      </w:r>
      <w:r>
        <w:rPr>
          <w:rFonts w:ascii="Times New Roman" w:eastAsia="바탕체" w:hAnsi="Times New Roman"/>
          <w:kern w:val="0"/>
          <w:sz w:val="22"/>
        </w:rPr>
        <w:t>이내에</w:t>
      </w:r>
      <w:r>
        <w:rPr>
          <w:rFonts w:ascii="Times New Roman" w:eastAsia="Times New Roman" w:hAnsi="Times New Roman"/>
          <w:kern w:val="0"/>
          <w:sz w:val="22"/>
        </w:rPr>
        <w:t xml:space="preserve"> </w:t>
      </w:r>
      <w:r>
        <w:rPr>
          <w:rFonts w:ascii="Times New Roman" w:eastAsia="바탕체" w:hAnsi="Times New Roman"/>
          <w:kern w:val="0"/>
          <w:sz w:val="22"/>
        </w:rPr>
        <w:t>완납하는</w:t>
      </w:r>
      <w:r>
        <w:rPr>
          <w:rFonts w:ascii="Times New Roman" w:eastAsia="Times New Roman" w:hAnsi="Times New Roman"/>
          <w:kern w:val="0"/>
          <w:sz w:val="22"/>
        </w:rPr>
        <w:t xml:space="preserve"> </w:t>
      </w:r>
      <w:r>
        <w:rPr>
          <w:rFonts w:ascii="Times New Roman" w:eastAsia="바탕체" w:hAnsi="Times New Roman"/>
          <w:kern w:val="0"/>
          <w:sz w:val="22"/>
        </w:rPr>
        <w:t>것을</w:t>
      </w:r>
      <w:r>
        <w:rPr>
          <w:rFonts w:ascii="Times New Roman" w:eastAsia="Times New Roman" w:hAnsi="Times New Roman"/>
          <w:kern w:val="0"/>
          <w:sz w:val="22"/>
        </w:rPr>
        <w:t xml:space="preserve"> </w:t>
      </w:r>
      <w:r>
        <w:rPr>
          <w:rFonts w:ascii="Times New Roman" w:eastAsia="바탕체" w:hAnsi="Times New Roman"/>
          <w:kern w:val="0"/>
          <w:sz w:val="22"/>
        </w:rPr>
        <w:t>원칙으로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56D587B0"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3</w:t>
      </w:r>
      <w:r>
        <w:rPr>
          <w:rFonts w:ascii="Times New Roman" w:eastAsia="바탕체" w:hAnsi="Times New Roman"/>
          <w:kern w:val="0"/>
          <w:sz w:val="22"/>
        </w:rPr>
        <w:t>회이상</w:t>
      </w:r>
      <w:r>
        <w:rPr>
          <w:rFonts w:ascii="Times New Roman" w:eastAsia="Times New Roman" w:hAnsi="Times New Roman"/>
          <w:kern w:val="0"/>
          <w:sz w:val="22"/>
        </w:rPr>
        <w:t xml:space="preserve"> </w:t>
      </w:r>
      <w:r>
        <w:rPr>
          <w:rFonts w:ascii="Times New Roman" w:eastAsia="바탕체" w:hAnsi="Times New Roman"/>
          <w:kern w:val="0"/>
          <w:sz w:val="22"/>
        </w:rPr>
        <w:t>처분을</w:t>
      </w:r>
      <w:r>
        <w:rPr>
          <w:rFonts w:ascii="Times New Roman" w:eastAsia="Times New Roman" w:hAnsi="Times New Roman"/>
          <w:kern w:val="0"/>
          <w:sz w:val="22"/>
        </w:rPr>
        <w:t xml:space="preserve"> </w:t>
      </w:r>
      <w:r>
        <w:rPr>
          <w:rFonts w:ascii="Times New Roman" w:eastAsia="바탕체" w:hAnsi="Times New Roman"/>
          <w:kern w:val="0"/>
          <w:sz w:val="22"/>
        </w:rPr>
        <w:t>시도하여도</w:t>
      </w:r>
      <w:r>
        <w:rPr>
          <w:rFonts w:ascii="Times New Roman" w:eastAsia="Times New Roman" w:hAnsi="Times New Roman"/>
          <w:kern w:val="0"/>
          <w:sz w:val="22"/>
        </w:rPr>
        <w:t xml:space="preserve"> </w:t>
      </w:r>
      <w:r>
        <w:rPr>
          <w:rFonts w:ascii="Times New Roman" w:eastAsia="바탕체" w:hAnsi="Times New Roman"/>
          <w:kern w:val="0"/>
          <w:sz w:val="22"/>
        </w:rPr>
        <w:t>처분되지</w:t>
      </w:r>
      <w:r>
        <w:rPr>
          <w:rFonts w:ascii="Times New Roman" w:eastAsia="Times New Roman" w:hAnsi="Times New Roman"/>
          <w:kern w:val="0"/>
          <w:sz w:val="22"/>
        </w:rPr>
        <w:t xml:space="preserve"> </w:t>
      </w:r>
      <w:r>
        <w:rPr>
          <w:rFonts w:ascii="Times New Roman" w:eastAsia="바탕체" w:hAnsi="Times New Roman"/>
          <w:kern w:val="0"/>
          <w:sz w:val="22"/>
        </w:rPr>
        <w:t>않을</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r>
        <w:rPr>
          <w:rFonts w:ascii="Times New Roman" w:eastAsia="바탕체" w:hAnsi="Times New Roman"/>
          <w:kern w:val="0"/>
          <w:sz w:val="22"/>
        </w:rPr>
        <w:t>매수자를</w:t>
      </w:r>
      <w:r>
        <w:rPr>
          <w:rFonts w:ascii="Times New Roman" w:eastAsia="Times New Roman" w:hAnsi="Times New Roman"/>
          <w:kern w:val="0"/>
          <w:sz w:val="22"/>
        </w:rPr>
        <w:t xml:space="preserve"> </w:t>
      </w:r>
      <w:r>
        <w:rPr>
          <w:rFonts w:ascii="Times New Roman" w:eastAsia="바탕체" w:hAnsi="Times New Roman"/>
          <w:kern w:val="0"/>
          <w:sz w:val="22"/>
        </w:rPr>
        <w:t>용이하게</w:t>
      </w:r>
      <w:r>
        <w:rPr>
          <w:rFonts w:ascii="Times New Roman" w:eastAsia="Times New Roman" w:hAnsi="Times New Roman"/>
          <w:kern w:val="0"/>
          <w:sz w:val="22"/>
        </w:rPr>
        <w:t xml:space="preserve"> </w:t>
      </w:r>
      <w:r>
        <w:rPr>
          <w:rFonts w:ascii="Times New Roman" w:eastAsia="바탕체" w:hAnsi="Times New Roman"/>
          <w:kern w:val="0"/>
          <w:sz w:val="22"/>
        </w:rPr>
        <w:t>확보하기</w:t>
      </w:r>
      <w:r>
        <w:rPr>
          <w:rFonts w:ascii="Times New Roman" w:eastAsia="Times New Roman" w:hAnsi="Times New Roman"/>
          <w:kern w:val="0"/>
          <w:sz w:val="22"/>
        </w:rPr>
        <w:t xml:space="preserve"> </w:t>
      </w:r>
      <w:r>
        <w:rPr>
          <w:rFonts w:ascii="Times New Roman" w:eastAsia="바탕체" w:hAnsi="Times New Roman"/>
          <w:kern w:val="0"/>
          <w:sz w:val="22"/>
        </w:rPr>
        <w:t>위하여</w:t>
      </w:r>
      <w:r>
        <w:rPr>
          <w:rFonts w:ascii="Times New Roman" w:eastAsia="Times New Roman" w:hAnsi="Times New Roman"/>
          <w:kern w:val="0"/>
          <w:sz w:val="22"/>
        </w:rPr>
        <w:t xml:space="preserve"> </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이해관계인이</w:t>
      </w:r>
      <w:r>
        <w:rPr>
          <w:rFonts w:ascii="Times New Roman" w:eastAsia="Times New Roman" w:hAnsi="Times New Roman"/>
          <w:kern w:val="0"/>
          <w:sz w:val="22"/>
        </w:rPr>
        <w:t xml:space="preserve"> </w:t>
      </w:r>
      <w:r>
        <w:rPr>
          <w:rFonts w:ascii="Times New Roman" w:eastAsia="바탕체" w:hAnsi="Times New Roman"/>
          <w:kern w:val="0"/>
          <w:sz w:val="22"/>
        </w:rPr>
        <w:t>가지는</w:t>
      </w:r>
      <w:r>
        <w:rPr>
          <w:rFonts w:ascii="Times New Roman" w:eastAsia="Times New Roman" w:hAnsi="Times New Roman"/>
          <w:kern w:val="0"/>
          <w:sz w:val="22"/>
        </w:rPr>
        <w:t xml:space="preserve"> </w:t>
      </w:r>
      <w:r>
        <w:rPr>
          <w:rFonts w:ascii="Times New Roman" w:eastAsia="바탕체" w:hAnsi="Times New Roman"/>
          <w:kern w:val="0"/>
          <w:sz w:val="22"/>
        </w:rPr>
        <w:t>채권을</w:t>
      </w:r>
      <w:r>
        <w:rPr>
          <w:rFonts w:ascii="Times New Roman" w:eastAsia="Times New Roman" w:hAnsi="Times New Roman"/>
          <w:kern w:val="0"/>
          <w:sz w:val="22"/>
        </w:rPr>
        <w:t xml:space="preserve"> </w:t>
      </w:r>
      <w:r>
        <w:rPr>
          <w:rFonts w:ascii="Times New Roman" w:eastAsia="바탕체" w:hAnsi="Times New Roman"/>
          <w:kern w:val="0"/>
          <w:sz w:val="22"/>
        </w:rPr>
        <w:t>만족시킬</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있는</w:t>
      </w:r>
      <w:r>
        <w:rPr>
          <w:rFonts w:ascii="Times New Roman" w:eastAsia="Times New Roman" w:hAnsi="Times New Roman"/>
          <w:kern w:val="0"/>
          <w:sz w:val="22"/>
        </w:rPr>
        <w:t xml:space="preserve"> </w:t>
      </w:r>
      <w:r>
        <w:rPr>
          <w:rFonts w:ascii="Times New Roman" w:eastAsia="바탕체" w:hAnsi="Times New Roman"/>
          <w:kern w:val="0"/>
          <w:sz w:val="22"/>
        </w:rPr>
        <w:t>범위</w:t>
      </w:r>
      <w:r>
        <w:rPr>
          <w:rFonts w:ascii="Times New Roman" w:eastAsia="Times New Roman" w:hAnsi="Times New Roman"/>
          <w:kern w:val="0"/>
          <w:sz w:val="22"/>
        </w:rPr>
        <w:t xml:space="preserve"> </w:t>
      </w:r>
      <w:r>
        <w:rPr>
          <w:rFonts w:ascii="Times New Roman" w:eastAsia="바탕체" w:hAnsi="Times New Roman"/>
          <w:kern w:val="0"/>
          <w:sz w:val="22"/>
        </w:rPr>
        <w:t>내에서</w:t>
      </w:r>
      <w:r>
        <w:rPr>
          <w:rFonts w:ascii="Times New Roman" w:eastAsia="Times New Roman" w:hAnsi="Times New Roman"/>
          <w:kern w:val="0"/>
          <w:sz w:val="22"/>
        </w:rPr>
        <w:t xml:space="preserve"> </w:t>
      </w:r>
      <w:r>
        <w:rPr>
          <w:rFonts w:ascii="Times New Roman" w:eastAsia="바탕체" w:hAnsi="Times New Roman"/>
          <w:kern w:val="0"/>
          <w:sz w:val="22"/>
        </w:rPr>
        <w:t>처분대금</w:t>
      </w:r>
      <w:r>
        <w:rPr>
          <w:rFonts w:ascii="Times New Roman" w:eastAsia="Times New Roman" w:hAnsi="Times New Roman"/>
          <w:kern w:val="0"/>
          <w:sz w:val="22"/>
        </w:rPr>
        <w:t xml:space="preserve"> </w:t>
      </w:r>
      <w:r>
        <w:rPr>
          <w:rFonts w:ascii="Times New Roman" w:eastAsia="바탕체" w:hAnsi="Times New Roman"/>
          <w:kern w:val="0"/>
          <w:sz w:val="22"/>
        </w:rPr>
        <w:t>납부기한을</w:t>
      </w:r>
      <w:r>
        <w:rPr>
          <w:rFonts w:ascii="Times New Roman" w:eastAsia="Times New Roman" w:hAnsi="Times New Roman"/>
          <w:kern w:val="0"/>
          <w:sz w:val="22"/>
        </w:rPr>
        <w:t xml:space="preserve"> </w:t>
      </w:r>
      <w:r>
        <w:rPr>
          <w:rFonts w:ascii="Times New Roman" w:eastAsia="바탕체" w:hAnsi="Times New Roman"/>
          <w:kern w:val="0"/>
          <w:sz w:val="22"/>
        </w:rPr>
        <w:t>연장하여</w:t>
      </w:r>
      <w:r>
        <w:rPr>
          <w:rFonts w:ascii="Times New Roman" w:eastAsia="Times New Roman" w:hAnsi="Times New Roman"/>
          <w:kern w:val="0"/>
          <w:sz w:val="22"/>
        </w:rPr>
        <w:t xml:space="preserve"> </w:t>
      </w:r>
      <w:r>
        <w:rPr>
          <w:rFonts w:ascii="Times New Roman" w:eastAsia="바탕체" w:hAnsi="Times New Roman"/>
          <w:kern w:val="0"/>
          <w:sz w:val="22"/>
        </w:rPr>
        <w:t>분할</w:t>
      </w:r>
      <w:r>
        <w:rPr>
          <w:rFonts w:ascii="Times New Roman" w:eastAsia="Times New Roman" w:hAnsi="Times New Roman"/>
          <w:kern w:val="0"/>
          <w:sz w:val="22"/>
        </w:rPr>
        <w:t xml:space="preserve"> </w:t>
      </w:r>
      <w:r>
        <w:rPr>
          <w:rFonts w:ascii="Times New Roman" w:eastAsia="바탕체" w:hAnsi="Times New Roman"/>
          <w:kern w:val="0"/>
          <w:sz w:val="22"/>
        </w:rPr>
        <w:t>납부하게</w:t>
      </w:r>
      <w:r>
        <w:rPr>
          <w:rFonts w:ascii="Times New Roman" w:eastAsia="Times New Roman" w:hAnsi="Times New Roman"/>
          <w:kern w:val="0"/>
          <w:sz w:val="22"/>
        </w:rPr>
        <w:t xml:space="preserve"> </w:t>
      </w:r>
      <w:r>
        <w:rPr>
          <w:rFonts w:ascii="Times New Roman" w:eastAsia="바탕체" w:hAnsi="Times New Roman"/>
          <w:kern w:val="0"/>
          <w:sz w:val="22"/>
        </w:rPr>
        <w:t>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r>
        <w:rPr>
          <w:rFonts w:ascii="Times New Roman" w:eastAsia="바탕체" w:hAnsi="Times New Roman"/>
          <w:kern w:val="0"/>
          <w:sz w:val="22"/>
        </w:rPr>
        <w:t>예정가격은</w:t>
      </w:r>
      <w:r>
        <w:rPr>
          <w:rFonts w:ascii="Times New Roman" w:eastAsia="Times New Roman" w:hAnsi="Times New Roman"/>
          <w:kern w:val="0"/>
          <w:sz w:val="22"/>
        </w:rPr>
        <w:t xml:space="preserve"> </w:t>
      </w:r>
      <w:r>
        <w:rPr>
          <w:rFonts w:ascii="Times New Roman" w:eastAsia="바탕체" w:hAnsi="Times New Roman"/>
          <w:kern w:val="0"/>
          <w:sz w:val="22"/>
        </w:rPr>
        <w:t>직전의</w:t>
      </w:r>
      <w:r>
        <w:rPr>
          <w:rFonts w:ascii="Times New Roman" w:eastAsia="Times New Roman" w:hAnsi="Times New Roman"/>
          <w:kern w:val="0"/>
          <w:sz w:val="22"/>
        </w:rPr>
        <w:t xml:space="preserve"> </w:t>
      </w:r>
      <w:r>
        <w:rPr>
          <w:rFonts w:ascii="Times New Roman" w:eastAsia="바탕체" w:hAnsi="Times New Roman"/>
          <w:kern w:val="0"/>
          <w:sz w:val="22"/>
        </w:rPr>
        <w:t>처분</w:t>
      </w:r>
      <w:r>
        <w:rPr>
          <w:rFonts w:ascii="Times New Roman" w:eastAsia="Times New Roman" w:hAnsi="Times New Roman"/>
          <w:kern w:val="0"/>
          <w:sz w:val="22"/>
        </w:rPr>
        <w:t xml:space="preserve"> </w:t>
      </w:r>
      <w:r>
        <w:rPr>
          <w:rFonts w:ascii="Times New Roman" w:eastAsia="바탕체" w:hAnsi="Times New Roman"/>
          <w:kern w:val="0"/>
          <w:sz w:val="22"/>
        </w:rPr>
        <w:t>시</w:t>
      </w:r>
      <w:r>
        <w:rPr>
          <w:rFonts w:ascii="Times New Roman" w:eastAsia="Times New Roman" w:hAnsi="Times New Roman"/>
          <w:kern w:val="0"/>
          <w:sz w:val="22"/>
        </w:rPr>
        <w:t xml:space="preserve"> </w:t>
      </w:r>
      <w:r>
        <w:rPr>
          <w:rFonts w:ascii="Times New Roman" w:eastAsia="바탕체" w:hAnsi="Times New Roman"/>
          <w:kern w:val="0"/>
          <w:sz w:val="22"/>
        </w:rPr>
        <w:t>예정가격</w:t>
      </w:r>
      <w:r>
        <w:rPr>
          <w:rFonts w:ascii="Times New Roman" w:eastAsia="Times New Roman" w:hAnsi="Times New Roman"/>
          <w:kern w:val="0"/>
          <w:sz w:val="22"/>
        </w:rPr>
        <w:t xml:space="preserve"> </w:t>
      </w:r>
      <w:r>
        <w:rPr>
          <w:rFonts w:ascii="Times New Roman" w:eastAsia="바탕체" w:hAnsi="Times New Roman"/>
          <w:kern w:val="0"/>
          <w:sz w:val="22"/>
        </w:rPr>
        <w:t>미만으로</w:t>
      </w:r>
      <w:r>
        <w:rPr>
          <w:rFonts w:ascii="Times New Roman" w:eastAsia="Times New Roman" w:hAnsi="Times New Roman"/>
          <w:kern w:val="0"/>
          <w:sz w:val="22"/>
        </w:rPr>
        <w:t xml:space="preserve"> </w:t>
      </w:r>
      <w:r>
        <w:rPr>
          <w:rFonts w:ascii="Times New Roman" w:eastAsia="바탕체" w:hAnsi="Times New Roman"/>
          <w:kern w:val="0"/>
          <w:sz w:val="22"/>
        </w:rPr>
        <w:t>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없다</w:t>
      </w:r>
      <w:r>
        <w:rPr>
          <w:rFonts w:ascii="Times New Roman" w:eastAsia="바탕체" w:hAnsi="Times New Roman"/>
          <w:kern w:val="0"/>
          <w:sz w:val="22"/>
        </w:rPr>
        <w:t>.</w:t>
      </w:r>
    </w:p>
    <w:p w14:paraId="58C33DA8"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55214440" w14:textId="77777777" w:rsidR="00DE42D9" w:rsidRDefault="00930A79">
      <w:pPr>
        <w:snapToGrid w:val="0"/>
        <w:spacing w:after="0" w:line="360" w:lineRule="auto"/>
        <w:ind w:left="700" w:hanging="700"/>
        <w:textAlignment w:val="baseline"/>
      </w:pPr>
      <w:r>
        <w:rPr>
          <w:rFonts w:ascii="Times New Roman" w:eastAsia="바탕체" w:hAnsi="Times New Roman"/>
          <w:b/>
          <w:bCs/>
          <w:kern w:val="0"/>
          <w:sz w:val="22"/>
        </w:rPr>
        <w:t>제</w:t>
      </w:r>
      <w:r>
        <w:rPr>
          <w:rFonts w:ascii="Times New Roman" w:eastAsia="바탕체" w:hAnsi="Times New Roman"/>
          <w:b/>
          <w:bCs/>
          <w:kern w:val="0"/>
          <w:sz w:val="22"/>
        </w:rPr>
        <w:t>23</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처분대금</w:t>
      </w:r>
      <w:r>
        <w:rPr>
          <w:rFonts w:ascii="Times New Roman" w:eastAsia="Times New Roman" w:hAnsi="Times New Roman"/>
          <w:b/>
          <w:bCs/>
          <w:kern w:val="0"/>
          <w:sz w:val="22"/>
        </w:rPr>
        <w:t xml:space="preserve"> </w:t>
      </w:r>
      <w:r>
        <w:rPr>
          <w:rFonts w:ascii="Times New Roman" w:eastAsia="바탕체" w:hAnsi="Times New Roman"/>
          <w:b/>
          <w:bCs/>
          <w:kern w:val="0"/>
          <w:sz w:val="22"/>
        </w:rPr>
        <w:t>등</w:t>
      </w:r>
      <w:r>
        <w:rPr>
          <w:rFonts w:ascii="Times New Roman" w:eastAsia="Times New Roman" w:hAnsi="Times New Roman"/>
          <w:b/>
          <w:bCs/>
          <w:kern w:val="0"/>
          <w:sz w:val="22"/>
        </w:rPr>
        <w:t xml:space="preserve"> </w:t>
      </w:r>
      <w:r>
        <w:rPr>
          <w:rFonts w:ascii="Times New Roman" w:eastAsia="바탕체" w:hAnsi="Times New Roman"/>
          <w:b/>
          <w:bCs/>
          <w:kern w:val="0"/>
          <w:sz w:val="22"/>
        </w:rPr>
        <w:t>정산방법</w:t>
      </w:r>
      <w:r>
        <w:rPr>
          <w:rFonts w:ascii="Times New Roman" w:eastAsia="바탕체" w:hAnsi="Times New Roman"/>
          <w:b/>
          <w:bCs/>
          <w:kern w:val="0"/>
          <w:sz w:val="22"/>
        </w:rPr>
        <w:t>)</w:t>
      </w:r>
      <w:r>
        <w:rPr>
          <w:rFonts w:ascii="Times New Roman" w:eastAsia="바탕체" w:hAnsi="Times New Roman"/>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처분대금</w:t>
      </w:r>
      <w:r>
        <w:rPr>
          <w:rFonts w:ascii="Times New Roman" w:eastAsia="Times New Roman" w:hAnsi="Times New Roman"/>
          <w:kern w:val="0"/>
          <w:sz w:val="22"/>
        </w:rPr>
        <w:t xml:space="preserve"> </w:t>
      </w:r>
      <w:r>
        <w:rPr>
          <w:rFonts w:ascii="Times New Roman" w:eastAsia="바탕체" w:hAnsi="Times New Roman"/>
          <w:kern w:val="0"/>
          <w:sz w:val="22"/>
        </w:rPr>
        <w:t>등에서</w:t>
      </w:r>
      <w:r>
        <w:rPr>
          <w:rFonts w:ascii="Times New Roman" w:eastAsia="Times New Roman" w:hAnsi="Times New Roman"/>
          <w:kern w:val="0"/>
          <w:sz w:val="22"/>
        </w:rPr>
        <w:t xml:space="preserve"> </w:t>
      </w:r>
      <w:r>
        <w:rPr>
          <w:rFonts w:ascii="Times New Roman" w:eastAsia="바탕체" w:hAnsi="Times New Roman"/>
          <w:kern w:val="0"/>
          <w:sz w:val="22"/>
        </w:rPr>
        <w:t>환가절차에</w:t>
      </w:r>
      <w:r>
        <w:rPr>
          <w:rFonts w:ascii="Times New Roman" w:eastAsia="Times New Roman" w:hAnsi="Times New Roman"/>
          <w:kern w:val="0"/>
          <w:sz w:val="22"/>
        </w:rPr>
        <w:t xml:space="preserve"> </w:t>
      </w:r>
      <w:r>
        <w:rPr>
          <w:rFonts w:ascii="Times New Roman" w:eastAsia="바탕체" w:hAnsi="Times New Roman"/>
          <w:kern w:val="0"/>
          <w:sz w:val="22"/>
        </w:rPr>
        <w:t>따른</w:t>
      </w:r>
      <w:r>
        <w:rPr>
          <w:rFonts w:ascii="Times New Roman" w:eastAsia="Times New Roman" w:hAnsi="Times New Roman"/>
          <w:kern w:val="0"/>
          <w:sz w:val="22"/>
        </w:rPr>
        <w:t xml:space="preserve"> </w:t>
      </w:r>
      <w:r>
        <w:rPr>
          <w:rFonts w:ascii="Times New Roman" w:eastAsia="바탕체" w:hAnsi="Times New Roman"/>
          <w:kern w:val="0"/>
          <w:sz w:val="22"/>
        </w:rPr>
        <w:t>정산순서는</w:t>
      </w:r>
      <w:r>
        <w:rPr>
          <w:rFonts w:ascii="Times New Roman" w:eastAsia="Times New Roman" w:hAnsi="Times New Roman"/>
          <w:kern w:val="0"/>
          <w:sz w:val="22"/>
        </w:rPr>
        <w:t xml:space="preserve"> </w:t>
      </w:r>
      <w:r>
        <w:rPr>
          <w:rFonts w:ascii="Times New Roman" w:eastAsia="바탕체" w:hAnsi="Times New Roman"/>
          <w:kern w:val="0"/>
          <w:sz w:val="22"/>
        </w:rPr>
        <w:t>다음과</w:t>
      </w:r>
      <w:r>
        <w:rPr>
          <w:rFonts w:ascii="Times New Roman" w:eastAsia="Times New Roman" w:hAnsi="Times New Roman"/>
          <w:kern w:val="0"/>
          <w:sz w:val="22"/>
        </w:rPr>
        <w:t xml:space="preserve"> </w:t>
      </w:r>
      <w:r>
        <w:rPr>
          <w:rFonts w:ascii="Times New Roman" w:eastAsia="바탕체" w:hAnsi="Times New Roman"/>
          <w:kern w:val="0"/>
          <w:sz w:val="22"/>
        </w:rPr>
        <w:t>같이</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p>
    <w:p w14:paraId="78442C81" w14:textId="77777777" w:rsidR="00DE42D9" w:rsidRDefault="00930A79">
      <w:pPr>
        <w:snapToGrid w:val="0"/>
        <w:spacing w:after="0" w:line="360" w:lineRule="auto"/>
        <w:ind w:left="920" w:hanging="220"/>
        <w:textAlignment w:val="baseline"/>
        <w:rPr>
          <w:rFonts w:eastAsia="바탕체"/>
        </w:rPr>
      </w:pPr>
      <w:r>
        <w:rPr>
          <w:rFonts w:ascii="Times New Roman" w:eastAsia="바탕체" w:hAnsi="Times New Roman"/>
          <w:kern w:val="0"/>
          <w:sz w:val="22"/>
        </w:rPr>
        <w:t xml:space="preserve">1. </w:t>
      </w:r>
      <w:r>
        <w:rPr>
          <w:rFonts w:ascii="Times New Roman" w:eastAsia="바탕체" w:hAnsi="Times New Roman"/>
          <w:kern w:val="0"/>
          <w:sz w:val="22"/>
        </w:rPr>
        <w:t>신탁계약과</w:t>
      </w:r>
      <w:r>
        <w:rPr>
          <w:rFonts w:ascii="Times New Roman" w:eastAsia="Times New Roman" w:hAnsi="Times New Roman"/>
          <w:kern w:val="0"/>
          <w:sz w:val="22"/>
        </w:rPr>
        <w:t xml:space="preserve"> </w:t>
      </w:r>
      <w:r>
        <w:rPr>
          <w:rFonts w:ascii="Times New Roman" w:eastAsia="바탕체" w:hAnsi="Times New Roman"/>
          <w:kern w:val="0"/>
          <w:sz w:val="22"/>
        </w:rPr>
        <w:t>관련된</w:t>
      </w:r>
      <w:r>
        <w:rPr>
          <w:rFonts w:ascii="Times New Roman" w:eastAsia="Times New Roman" w:hAnsi="Times New Roman"/>
          <w:kern w:val="0"/>
          <w:sz w:val="22"/>
        </w:rPr>
        <w:t xml:space="preserve"> </w:t>
      </w:r>
      <w:r>
        <w:rPr>
          <w:rFonts w:ascii="Times New Roman" w:eastAsia="바탕체" w:hAnsi="Times New Roman"/>
          <w:kern w:val="0"/>
          <w:sz w:val="22"/>
        </w:rPr>
        <w:t>비용</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보수</w:t>
      </w:r>
      <w:r>
        <w:rPr>
          <w:rFonts w:ascii="Times New Roman" w:eastAsia="Times New Roman" w:hAnsi="Times New Roman"/>
          <w:kern w:val="0"/>
          <w:sz w:val="22"/>
        </w:rPr>
        <w:t xml:space="preserve"> </w:t>
      </w:r>
    </w:p>
    <w:p w14:paraId="6A6C4839" w14:textId="77777777" w:rsidR="00DE42D9" w:rsidRDefault="00930A79">
      <w:pPr>
        <w:snapToGrid w:val="0"/>
        <w:spacing w:after="0" w:line="360" w:lineRule="auto"/>
        <w:ind w:left="920" w:hanging="220"/>
        <w:textAlignment w:val="baseline"/>
      </w:pPr>
      <w:r>
        <w:rPr>
          <w:rFonts w:ascii="Times New Roman" w:eastAsia="바탕체" w:hAnsi="Times New Roman"/>
          <w:kern w:val="0"/>
          <w:sz w:val="22"/>
        </w:rPr>
        <w:t>가</w:t>
      </w:r>
      <w:r>
        <w:rPr>
          <w:rFonts w:ascii="Times New Roman" w:eastAsia="바탕체" w:hAnsi="Times New Roman"/>
          <w:kern w:val="0"/>
          <w:sz w:val="22"/>
        </w:rPr>
        <w:t xml:space="preserve">. </w:t>
      </w:r>
      <w:r>
        <w:rPr>
          <w:rFonts w:ascii="Times New Roman" w:eastAsia="바탕체" w:hAnsi="Times New Roman"/>
          <w:kern w:val="0"/>
          <w:sz w:val="22"/>
        </w:rPr>
        <w:t>비용</w:t>
      </w:r>
      <w:r>
        <w:rPr>
          <w:rFonts w:ascii="Times New Roman" w:eastAsia="Times New Roman" w:hAnsi="Times New Roman"/>
          <w:kern w:val="0"/>
          <w:sz w:val="22"/>
        </w:rPr>
        <w:t xml:space="preserve"> </w:t>
      </w:r>
      <w:r>
        <w:rPr>
          <w:rFonts w:ascii="Times New Roman" w:eastAsia="바탕체" w:hAnsi="Times New Roman"/>
          <w:kern w:val="0"/>
          <w:sz w:val="22"/>
        </w:rPr>
        <w:t xml:space="preserve">: </w:t>
      </w:r>
      <w:r>
        <w:rPr>
          <w:rFonts w:ascii="Times New Roman" w:eastAsia="바탕체" w:hAnsi="Times New Roman"/>
          <w:kern w:val="0"/>
          <w:sz w:val="22"/>
        </w:rPr>
        <w:t>전기</w:t>
      </w:r>
      <w:r>
        <w:rPr>
          <w:rFonts w:ascii="Times New Roman" w:eastAsia="바탕체" w:hAnsi="Times New Roman"/>
          <w:kern w:val="0"/>
          <w:sz w:val="22"/>
        </w:rPr>
        <w:t xml:space="preserve">, </w:t>
      </w:r>
      <w:r>
        <w:rPr>
          <w:rFonts w:ascii="Times New Roman" w:eastAsia="바탕체" w:hAnsi="Times New Roman"/>
          <w:kern w:val="0"/>
          <w:sz w:val="22"/>
        </w:rPr>
        <w:t>수도</w:t>
      </w:r>
      <w:r>
        <w:rPr>
          <w:rFonts w:ascii="Times New Roman" w:eastAsia="바탕체" w:hAnsi="Times New Roman"/>
          <w:kern w:val="0"/>
          <w:sz w:val="22"/>
        </w:rPr>
        <w:t xml:space="preserve">, </w:t>
      </w:r>
      <w:r>
        <w:rPr>
          <w:rFonts w:ascii="Times New Roman" w:eastAsia="바탕체" w:hAnsi="Times New Roman"/>
          <w:kern w:val="0"/>
          <w:sz w:val="22"/>
        </w:rPr>
        <w:t>관리비</w:t>
      </w:r>
      <w:r>
        <w:rPr>
          <w:rFonts w:ascii="Times New Roman" w:eastAsia="바탕체" w:hAnsi="Times New Roman"/>
          <w:kern w:val="0"/>
          <w:sz w:val="22"/>
        </w:rPr>
        <w:t xml:space="preserve">, </w:t>
      </w:r>
      <w:r>
        <w:rPr>
          <w:rFonts w:ascii="Times New Roman" w:eastAsia="바탕체" w:hAnsi="Times New Roman"/>
          <w:kern w:val="0"/>
          <w:sz w:val="22"/>
        </w:rPr>
        <w:t>보험료</w:t>
      </w:r>
      <w:r>
        <w:rPr>
          <w:rFonts w:ascii="Times New Roman" w:eastAsia="바탕체" w:hAnsi="Times New Roman"/>
          <w:kern w:val="0"/>
          <w:sz w:val="22"/>
        </w:rPr>
        <w:t xml:space="preserve">, </w:t>
      </w:r>
      <w:r>
        <w:rPr>
          <w:rFonts w:ascii="Times New Roman" w:eastAsia="바탕체" w:hAnsi="Times New Roman"/>
          <w:kern w:val="0"/>
          <w:sz w:val="22"/>
        </w:rPr>
        <w:t>신문공고료</w:t>
      </w:r>
      <w:r>
        <w:rPr>
          <w:rFonts w:ascii="Times New Roman" w:eastAsia="Times New Roman" w:hAnsi="Times New Roman"/>
          <w:kern w:val="0"/>
          <w:sz w:val="22"/>
        </w:rPr>
        <w:t xml:space="preserve"> </w:t>
      </w:r>
      <w:r>
        <w:rPr>
          <w:rFonts w:ascii="Times New Roman" w:eastAsia="바탕체" w:hAnsi="Times New Roman"/>
          <w:kern w:val="0"/>
          <w:sz w:val="22"/>
        </w:rPr>
        <w:t>등</w:t>
      </w:r>
      <w:r>
        <w:rPr>
          <w:rFonts w:ascii="Times New Roman" w:eastAsia="바탕체" w:hAnsi="Times New Roman"/>
          <w:kern w:val="0"/>
          <w:sz w:val="22"/>
        </w:rPr>
        <w:t>(</w:t>
      </w:r>
      <w:r>
        <w:rPr>
          <w:rFonts w:ascii="Times New Roman" w:eastAsia="바탕체" w:hAnsi="Times New Roman"/>
          <w:kern w:val="0"/>
          <w:sz w:val="22"/>
        </w:rPr>
        <w:t>처분잔대금</w:t>
      </w:r>
      <w:r>
        <w:rPr>
          <w:rFonts w:ascii="Times New Roman" w:eastAsia="Times New Roman" w:hAnsi="Times New Roman"/>
          <w:kern w:val="0"/>
          <w:sz w:val="22"/>
        </w:rPr>
        <w:t xml:space="preserve"> </w:t>
      </w:r>
      <w:r>
        <w:rPr>
          <w:rFonts w:ascii="Times New Roman" w:eastAsia="바탕체" w:hAnsi="Times New Roman"/>
          <w:kern w:val="0"/>
          <w:sz w:val="22"/>
        </w:rPr>
        <w:t>수납약정일까지</w:t>
      </w:r>
      <w:r>
        <w:rPr>
          <w:rFonts w:ascii="Times New Roman" w:eastAsia="Times New Roman" w:hAnsi="Times New Roman"/>
          <w:kern w:val="0"/>
          <w:sz w:val="22"/>
        </w:rPr>
        <w:t xml:space="preserve"> </w:t>
      </w:r>
      <w:r>
        <w:rPr>
          <w:rFonts w:ascii="Times New Roman" w:eastAsia="바탕체" w:hAnsi="Times New Roman"/>
          <w:kern w:val="0"/>
          <w:sz w:val="22"/>
        </w:rPr>
        <w:t>은행</w:t>
      </w:r>
      <w:r>
        <w:rPr>
          <w:rFonts w:ascii="Times New Roman" w:eastAsia="Times New Roman" w:hAnsi="Times New Roman"/>
          <w:kern w:val="0"/>
          <w:sz w:val="22"/>
        </w:rPr>
        <w:t xml:space="preserve"> </w:t>
      </w:r>
      <w:r>
        <w:rPr>
          <w:rFonts w:ascii="Times New Roman" w:eastAsia="바탕체" w:hAnsi="Times New Roman"/>
          <w:kern w:val="0"/>
          <w:sz w:val="22"/>
        </w:rPr>
        <w:t>명의로</w:t>
      </w:r>
      <w:r>
        <w:rPr>
          <w:rFonts w:ascii="Times New Roman" w:eastAsia="Times New Roman" w:hAnsi="Times New Roman"/>
          <w:kern w:val="0"/>
          <w:sz w:val="22"/>
        </w:rPr>
        <w:t xml:space="preserve"> </w:t>
      </w:r>
      <w:r>
        <w:rPr>
          <w:rFonts w:ascii="Times New Roman" w:eastAsia="바탕체" w:hAnsi="Times New Roman"/>
          <w:kern w:val="0"/>
          <w:sz w:val="22"/>
        </w:rPr>
        <w:t>고지된</w:t>
      </w:r>
      <w:r>
        <w:rPr>
          <w:rFonts w:ascii="Times New Roman" w:eastAsia="Times New Roman" w:hAnsi="Times New Roman"/>
          <w:kern w:val="0"/>
          <w:sz w:val="22"/>
        </w:rPr>
        <w:t xml:space="preserve"> </w:t>
      </w:r>
      <w:r>
        <w:rPr>
          <w:rFonts w:ascii="Times New Roman" w:eastAsia="바탕체" w:hAnsi="Times New Roman"/>
          <w:kern w:val="0"/>
          <w:sz w:val="22"/>
        </w:rPr>
        <w:t>재산세</w:t>
      </w:r>
      <w:r>
        <w:rPr>
          <w:rFonts w:ascii="Times New Roman" w:eastAsia="Times New Roman" w:hAnsi="Times New Roman"/>
          <w:kern w:val="0"/>
          <w:sz w:val="22"/>
        </w:rPr>
        <w:t xml:space="preserve"> </w:t>
      </w:r>
      <w:r>
        <w:rPr>
          <w:rFonts w:ascii="Times New Roman" w:eastAsia="바탕체" w:hAnsi="Times New Roman"/>
          <w:kern w:val="0"/>
          <w:sz w:val="22"/>
        </w:rPr>
        <w:t>등</w:t>
      </w:r>
      <w:r>
        <w:rPr>
          <w:rFonts w:ascii="Times New Roman" w:eastAsia="Times New Roman" w:hAnsi="Times New Roman"/>
          <w:kern w:val="0"/>
          <w:sz w:val="22"/>
        </w:rPr>
        <w:t xml:space="preserve"> </w:t>
      </w:r>
      <w:r>
        <w:rPr>
          <w:rFonts w:ascii="Times New Roman" w:eastAsia="바탕체" w:hAnsi="Times New Roman"/>
          <w:kern w:val="0"/>
          <w:sz w:val="22"/>
        </w:rPr>
        <w:t>조세공과금</w:t>
      </w:r>
      <w:r>
        <w:rPr>
          <w:rFonts w:ascii="Times New Roman" w:eastAsia="바탕체" w:hAnsi="Times New Roman"/>
          <w:kern w:val="0"/>
          <w:sz w:val="22"/>
        </w:rPr>
        <w:t>)</w:t>
      </w:r>
    </w:p>
    <w:p w14:paraId="571B9A2F" w14:textId="77777777" w:rsidR="00DE42D9" w:rsidRDefault="00930A79">
      <w:pPr>
        <w:snapToGrid w:val="0"/>
        <w:spacing w:after="0" w:line="360" w:lineRule="auto"/>
        <w:ind w:left="920" w:hanging="220"/>
        <w:textAlignment w:val="baseline"/>
        <w:rPr>
          <w:rFonts w:ascii="Times New Roman" w:eastAsia="바탕체" w:hAnsi="Times New Roman"/>
          <w:kern w:val="0"/>
          <w:sz w:val="22"/>
        </w:rPr>
      </w:pPr>
      <w:r>
        <w:rPr>
          <w:rFonts w:ascii="Times New Roman" w:eastAsia="바탕체" w:hAnsi="Times New Roman"/>
          <w:kern w:val="0"/>
          <w:sz w:val="22"/>
        </w:rPr>
        <w:t>나</w:t>
      </w:r>
      <w:r>
        <w:rPr>
          <w:rFonts w:ascii="Times New Roman" w:eastAsia="바탕체" w:hAnsi="Times New Roman"/>
          <w:kern w:val="0"/>
          <w:sz w:val="22"/>
        </w:rPr>
        <w:t xml:space="preserve">. </w:t>
      </w:r>
      <w:r>
        <w:rPr>
          <w:rFonts w:ascii="Times New Roman" w:eastAsia="바탕체" w:hAnsi="Times New Roman"/>
          <w:kern w:val="0"/>
          <w:sz w:val="22"/>
        </w:rPr>
        <w:t>보수</w:t>
      </w:r>
      <w:r>
        <w:rPr>
          <w:rFonts w:ascii="Times New Roman" w:eastAsia="Times New Roman" w:hAnsi="Times New Roman"/>
          <w:kern w:val="0"/>
          <w:sz w:val="22"/>
        </w:rPr>
        <w:t xml:space="preserve"> </w:t>
      </w:r>
      <w:r>
        <w:rPr>
          <w:rFonts w:ascii="Times New Roman" w:eastAsia="바탕체" w:hAnsi="Times New Roman"/>
          <w:kern w:val="0"/>
          <w:sz w:val="22"/>
        </w:rPr>
        <w:t xml:space="preserve">: </w:t>
      </w:r>
      <w:r>
        <w:rPr>
          <w:rFonts w:ascii="Times New Roman" w:eastAsia="바탕체" w:hAnsi="Times New Roman"/>
          <w:kern w:val="0"/>
          <w:sz w:val="22"/>
        </w:rPr>
        <w:t>은행에게</w:t>
      </w:r>
      <w:r>
        <w:rPr>
          <w:rFonts w:ascii="Times New Roman" w:eastAsia="Times New Roman" w:hAnsi="Times New Roman"/>
          <w:kern w:val="0"/>
          <w:sz w:val="22"/>
        </w:rPr>
        <w:t xml:space="preserve"> </w:t>
      </w:r>
      <w:r>
        <w:rPr>
          <w:rFonts w:ascii="Times New Roman" w:eastAsia="바탕체" w:hAnsi="Times New Roman"/>
          <w:kern w:val="0"/>
          <w:sz w:val="22"/>
        </w:rPr>
        <w:t>지급하여야</w:t>
      </w:r>
      <w:r>
        <w:rPr>
          <w:rFonts w:ascii="Times New Roman" w:eastAsia="Times New Roman" w:hAnsi="Times New Roman"/>
          <w:kern w:val="0"/>
          <w:sz w:val="22"/>
        </w:rPr>
        <w:t xml:space="preserve"> </w:t>
      </w:r>
      <w:r>
        <w:rPr>
          <w:rFonts w:ascii="Times New Roman" w:eastAsia="바탕체" w:hAnsi="Times New Roman"/>
          <w:kern w:val="0"/>
          <w:sz w:val="22"/>
        </w:rPr>
        <w:t>하는</w:t>
      </w:r>
      <w:r>
        <w:rPr>
          <w:rFonts w:ascii="Times New Roman" w:eastAsia="Times New Roman" w:hAnsi="Times New Roman"/>
          <w:kern w:val="0"/>
          <w:sz w:val="22"/>
        </w:rPr>
        <w:t xml:space="preserve"> </w:t>
      </w:r>
      <w:r>
        <w:rPr>
          <w:rFonts w:ascii="Times New Roman" w:eastAsia="바탕체" w:hAnsi="Times New Roman"/>
          <w:kern w:val="0"/>
          <w:sz w:val="22"/>
        </w:rPr>
        <w:t>재산처분</w:t>
      </w:r>
      <w:r>
        <w:rPr>
          <w:rFonts w:ascii="Times New Roman" w:eastAsia="Times New Roman" w:hAnsi="Times New Roman"/>
          <w:kern w:val="0"/>
          <w:sz w:val="22"/>
        </w:rPr>
        <w:t xml:space="preserve"> </w:t>
      </w:r>
      <w:r>
        <w:rPr>
          <w:rFonts w:ascii="Times New Roman" w:eastAsia="바탕체" w:hAnsi="Times New Roman"/>
          <w:kern w:val="0"/>
          <w:sz w:val="22"/>
        </w:rPr>
        <w:t>수수료</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미지급</w:t>
      </w:r>
      <w:r>
        <w:rPr>
          <w:rFonts w:ascii="Times New Roman" w:eastAsia="Times New Roman" w:hAnsi="Times New Roman"/>
          <w:kern w:val="0"/>
          <w:sz w:val="22"/>
        </w:rPr>
        <w:t xml:space="preserve"> </w:t>
      </w:r>
      <w:r>
        <w:rPr>
          <w:rFonts w:ascii="Times New Roman" w:eastAsia="바탕체" w:hAnsi="Times New Roman"/>
          <w:kern w:val="0"/>
          <w:sz w:val="22"/>
        </w:rPr>
        <w:t>재산관리</w:t>
      </w:r>
      <w:r>
        <w:rPr>
          <w:rFonts w:ascii="Times New Roman" w:eastAsia="Times New Roman" w:hAnsi="Times New Roman"/>
          <w:kern w:val="0"/>
          <w:sz w:val="22"/>
        </w:rPr>
        <w:t xml:space="preserve"> </w:t>
      </w:r>
      <w:r>
        <w:rPr>
          <w:rFonts w:ascii="Times New Roman" w:eastAsia="바탕체" w:hAnsi="Times New Roman"/>
          <w:kern w:val="0"/>
          <w:sz w:val="22"/>
        </w:rPr>
        <w:t>수수료</w:t>
      </w:r>
    </w:p>
    <w:p w14:paraId="58F6D0FE" w14:textId="77777777" w:rsidR="00DE42D9" w:rsidRDefault="00930A79">
      <w:pPr>
        <w:snapToGrid w:val="0"/>
        <w:spacing w:after="0" w:line="360" w:lineRule="auto"/>
        <w:ind w:left="920" w:hanging="220"/>
        <w:textAlignment w:val="baseline"/>
      </w:pPr>
      <w:r>
        <w:rPr>
          <w:rFonts w:ascii="Times New Roman" w:eastAsia="바탕체" w:hAnsi="Times New Roman"/>
          <w:kern w:val="0"/>
          <w:sz w:val="22"/>
        </w:rPr>
        <w:lastRenderedPageBreak/>
        <w:t xml:space="preserve">2. </w:t>
      </w:r>
      <w:r>
        <w:rPr>
          <w:rFonts w:ascii="Times New Roman" w:eastAsia="바탕체" w:hAnsi="Times New Roman"/>
          <w:kern w:val="0"/>
          <w:sz w:val="22"/>
        </w:rPr>
        <w:t>신탁등기전</w:t>
      </w:r>
      <w:r>
        <w:rPr>
          <w:rFonts w:ascii="Times New Roman" w:eastAsia="Times New Roman" w:hAnsi="Times New Roman"/>
          <w:kern w:val="0"/>
          <w:sz w:val="22"/>
        </w:rPr>
        <w:t xml:space="preserve"> </w:t>
      </w:r>
      <w:r>
        <w:rPr>
          <w:rFonts w:ascii="Times New Roman" w:eastAsia="바탕체" w:hAnsi="Times New Roman"/>
          <w:kern w:val="0"/>
          <w:sz w:val="22"/>
        </w:rPr>
        <w:t>소액임대차보증금</w:t>
      </w:r>
      <w:r>
        <w:rPr>
          <w:rFonts w:ascii="Times New Roman" w:eastAsia="바탕체" w:hAnsi="Times New Roman"/>
          <w:kern w:val="0"/>
          <w:sz w:val="22"/>
        </w:rPr>
        <w:t>(</w:t>
      </w:r>
      <w:r>
        <w:rPr>
          <w:rFonts w:ascii="Times New Roman" w:eastAsia="바탕체" w:hAnsi="Times New Roman"/>
          <w:kern w:val="0"/>
          <w:sz w:val="22"/>
        </w:rPr>
        <w:t>주택임대차보호법</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8</w:t>
      </w:r>
      <w:r>
        <w:rPr>
          <w:rFonts w:ascii="Times New Roman" w:eastAsia="바탕체" w:hAnsi="Times New Roman"/>
          <w:kern w:val="0"/>
          <w:sz w:val="22"/>
        </w:rPr>
        <w:t>조</w:t>
      </w:r>
      <w:r>
        <w:rPr>
          <w:rFonts w:ascii="Times New Roman" w:eastAsia="바탕체" w:hAnsi="Times New Roman"/>
          <w:kern w:val="0"/>
          <w:sz w:val="22"/>
        </w:rPr>
        <w:t xml:space="preserve">, </w:t>
      </w:r>
      <w:r>
        <w:rPr>
          <w:rFonts w:ascii="Times New Roman" w:eastAsia="바탕체" w:hAnsi="Times New Roman"/>
          <w:kern w:val="0"/>
          <w:sz w:val="22"/>
        </w:rPr>
        <w:t>상가건물임대차보호법</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14</w:t>
      </w:r>
      <w:r>
        <w:rPr>
          <w:rFonts w:ascii="Times New Roman" w:eastAsia="바탕체" w:hAnsi="Times New Roman"/>
          <w:kern w:val="0"/>
          <w:sz w:val="22"/>
        </w:rPr>
        <w:t>조</w:t>
      </w:r>
      <w:r>
        <w:rPr>
          <w:rFonts w:ascii="Times New Roman" w:eastAsia="바탕체" w:hAnsi="Times New Roman"/>
          <w:kern w:val="0"/>
          <w:sz w:val="22"/>
        </w:rPr>
        <w:t xml:space="preserve">) </w:t>
      </w:r>
    </w:p>
    <w:p w14:paraId="0FBC8AE6" w14:textId="77777777" w:rsidR="00DE42D9" w:rsidRDefault="00930A79">
      <w:pPr>
        <w:snapToGrid w:val="0"/>
        <w:spacing w:after="0" w:line="360" w:lineRule="auto"/>
        <w:ind w:left="920" w:hanging="220"/>
        <w:textAlignment w:val="baseline"/>
      </w:pPr>
      <w:r>
        <w:rPr>
          <w:rFonts w:ascii="Times New Roman" w:eastAsia="바탕체" w:hAnsi="Times New Roman"/>
          <w:kern w:val="0"/>
          <w:sz w:val="22"/>
        </w:rPr>
        <w:t xml:space="preserve">3. </w:t>
      </w:r>
      <w:r>
        <w:rPr>
          <w:rFonts w:ascii="Times New Roman" w:eastAsia="바탕체" w:hAnsi="Times New Roman"/>
          <w:kern w:val="0"/>
          <w:sz w:val="22"/>
        </w:rPr>
        <w:t>신탁등기전</w:t>
      </w:r>
      <w:r>
        <w:rPr>
          <w:rFonts w:ascii="Times New Roman" w:eastAsia="Times New Roman" w:hAnsi="Times New Roman"/>
          <w:kern w:val="0"/>
          <w:sz w:val="22"/>
        </w:rPr>
        <w:t xml:space="preserve"> </w:t>
      </w:r>
      <w:r>
        <w:rPr>
          <w:rFonts w:ascii="Times New Roman" w:eastAsia="바탕체" w:hAnsi="Times New Roman"/>
          <w:kern w:val="0"/>
          <w:sz w:val="22"/>
        </w:rPr>
        <w:t>임대차보증금</w:t>
      </w:r>
      <w:r>
        <w:rPr>
          <w:rFonts w:ascii="Times New Roman" w:eastAsia="바탕체" w:hAnsi="Times New Roman"/>
          <w:kern w:val="0"/>
          <w:sz w:val="22"/>
        </w:rPr>
        <w:t>(</w:t>
      </w:r>
      <w:r>
        <w:rPr>
          <w:rFonts w:ascii="Times New Roman" w:eastAsia="바탕체" w:hAnsi="Times New Roman"/>
          <w:kern w:val="0"/>
          <w:sz w:val="22"/>
        </w:rPr>
        <w:t>주택임대차보호법</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3</w:t>
      </w:r>
      <w:r>
        <w:rPr>
          <w:rFonts w:ascii="Times New Roman" w:eastAsia="바탕체" w:hAnsi="Times New Roman"/>
          <w:kern w:val="0"/>
          <w:sz w:val="22"/>
        </w:rPr>
        <w:t>조의</w:t>
      </w:r>
      <w:r>
        <w:rPr>
          <w:rFonts w:ascii="Times New Roman" w:eastAsia="Times New Roman" w:hAnsi="Times New Roman"/>
          <w:kern w:val="0"/>
          <w:sz w:val="22"/>
        </w:rPr>
        <w:t xml:space="preserve"> </w:t>
      </w:r>
      <w:r>
        <w:rPr>
          <w:rFonts w:ascii="Times New Roman" w:eastAsia="바탕체" w:hAnsi="Times New Roman"/>
          <w:kern w:val="0"/>
          <w:sz w:val="22"/>
        </w:rPr>
        <w:t xml:space="preserve">2, </w:t>
      </w:r>
      <w:r>
        <w:rPr>
          <w:rFonts w:ascii="Times New Roman" w:eastAsia="바탕체" w:hAnsi="Times New Roman"/>
          <w:kern w:val="0"/>
          <w:sz w:val="22"/>
        </w:rPr>
        <w:t>상가건물임대차보호법</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5</w:t>
      </w:r>
      <w:r>
        <w:rPr>
          <w:rFonts w:ascii="Times New Roman" w:eastAsia="바탕체" w:hAnsi="Times New Roman"/>
          <w:kern w:val="0"/>
          <w:sz w:val="22"/>
        </w:rPr>
        <w:t>조</w:t>
      </w:r>
      <w:r>
        <w:rPr>
          <w:rFonts w:ascii="Times New Roman" w:eastAsia="바탕체" w:hAnsi="Times New Roman"/>
          <w:kern w:val="0"/>
          <w:sz w:val="22"/>
        </w:rPr>
        <w:t xml:space="preserve">), </w:t>
      </w:r>
      <w:r>
        <w:rPr>
          <w:rFonts w:ascii="Times New Roman" w:eastAsia="바탕체" w:hAnsi="Times New Roman"/>
          <w:kern w:val="0"/>
          <w:sz w:val="22"/>
        </w:rPr>
        <w:t>근저당권</w:t>
      </w:r>
      <w:r>
        <w:rPr>
          <w:rFonts w:ascii="Times New Roman" w:eastAsia="바탕체" w:hAnsi="Times New Roman"/>
          <w:kern w:val="0"/>
          <w:sz w:val="22"/>
        </w:rPr>
        <w:t>(</w:t>
      </w:r>
      <w:r>
        <w:rPr>
          <w:rFonts w:ascii="Times New Roman" w:eastAsia="바탕체" w:hAnsi="Times New Roman"/>
          <w:kern w:val="0"/>
          <w:sz w:val="22"/>
        </w:rPr>
        <w:t>채권최고액</w:t>
      </w:r>
      <w:r>
        <w:rPr>
          <w:rFonts w:ascii="Times New Roman" w:eastAsia="Times New Roman" w:hAnsi="Times New Roman"/>
          <w:kern w:val="0"/>
          <w:sz w:val="22"/>
        </w:rPr>
        <w:t xml:space="preserve"> </w:t>
      </w:r>
      <w:r>
        <w:rPr>
          <w:rFonts w:ascii="Times New Roman" w:eastAsia="바탕체" w:hAnsi="Times New Roman"/>
          <w:kern w:val="0"/>
          <w:sz w:val="22"/>
        </w:rPr>
        <w:t>범위내</w:t>
      </w:r>
      <w:r>
        <w:rPr>
          <w:rFonts w:ascii="Times New Roman" w:eastAsia="바탕체" w:hAnsi="Times New Roman"/>
          <w:kern w:val="0"/>
          <w:sz w:val="22"/>
        </w:rPr>
        <w:t xml:space="preserve">), </w:t>
      </w:r>
      <w:r>
        <w:rPr>
          <w:rFonts w:ascii="Times New Roman" w:eastAsia="바탕체" w:hAnsi="Times New Roman"/>
          <w:kern w:val="0"/>
          <w:sz w:val="22"/>
        </w:rPr>
        <w:t>전세권</w:t>
      </w:r>
      <w:r>
        <w:rPr>
          <w:rFonts w:ascii="Times New Roman" w:eastAsia="바탕체" w:hAnsi="Times New Roman"/>
          <w:kern w:val="0"/>
          <w:sz w:val="22"/>
        </w:rPr>
        <w:t xml:space="preserve">, </w:t>
      </w:r>
      <w:r>
        <w:rPr>
          <w:rFonts w:ascii="Times New Roman" w:eastAsia="바탕체" w:hAnsi="Times New Roman"/>
          <w:kern w:val="0"/>
          <w:sz w:val="22"/>
        </w:rPr>
        <w:t>등기된</w:t>
      </w:r>
      <w:r>
        <w:rPr>
          <w:rFonts w:ascii="Times New Roman" w:eastAsia="Times New Roman" w:hAnsi="Times New Roman"/>
          <w:kern w:val="0"/>
          <w:sz w:val="22"/>
        </w:rPr>
        <w:t xml:space="preserve"> </w:t>
      </w:r>
      <w:r>
        <w:rPr>
          <w:rFonts w:ascii="Times New Roman" w:eastAsia="바탕체" w:hAnsi="Times New Roman"/>
          <w:kern w:val="0"/>
          <w:sz w:val="22"/>
        </w:rPr>
        <w:t>임차권</w:t>
      </w:r>
      <w:r>
        <w:rPr>
          <w:rFonts w:ascii="Times New Roman" w:eastAsia="Times New Roman" w:hAnsi="Times New Roman"/>
          <w:kern w:val="0"/>
          <w:sz w:val="22"/>
        </w:rPr>
        <w:t xml:space="preserve"> </w:t>
      </w:r>
      <w:r>
        <w:rPr>
          <w:rFonts w:ascii="Times New Roman" w:eastAsia="바탕체" w:hAnsi="Times New Roman"/>
          <w:kern w:val="0"/>
          <w:sz w:val="22"/>
        </w:rPr>
        <w:t>등의</w:t>
      </w:r>
      <w:r>
        <w:rPr>
          <w:rFonts w:ascii="Times New Roman" w:eastAsia="Times New Roman" w:hAnsi="Times New Roman"/>
          <w:kern w:val="0"/>
          <w:sz w:val="22"/>
        </w:rPr>
        <w:t xml:space="preserve"> </w:t>
      </w:r>
      <w:r>
        <w:rPr>
          <w:rFonts w:ascii="Times New Roman" w:eastAsia="바탕체" w:hAnsi="Times New Roman"/>
          <w:kern w:val="0"/>
          <w:sz w:val="22"/>
        </w:rPr>
        <w:t>피담보채권</w:t>
      </w:r>
      <w:r>
        <w:rPr>
          <w:rFonts w:ascii="Times New Roman" w:eastAsia="바탕체" w:hAnsi="Times New Roman"/>
          <w:kern w:val="0"/>
          <w:sz w:val="22"/>
        </w:rPr>
        <w:t xml:space="preserve">. </w:t>
      </w:r>
      <w:r>
        <w:rPr>
          <w:rFonts w:ascii="Times New Roman" w:eastAsia="바탕체" w:hAnsi="Times New Roman"/>
          <w:kern w:val="0"/>
          <w:sz w:val="22"/>
        </w:rPr>
        <w:t>단</w:t>
      </w:r>
      <w:r>
        <w:rPr>
          <w:rFonts w:ascii="Times New Roman" w:eastAsia="바탕체" w:hAnsi="Times New Roman"/>
          <w:kern w:val="0"/>
          <w:sz w:val="22"/>
        </w:rPr>
        <w:t xml:space="preserve">, </w:t>
      </w:r>
      <w:r>
        <w:rPr>
          <w:rFonts w:ascii="Times New Roman" w:eastAsia="바탕체" w:hAnsi="Times New Roman"/>
          <w:kern w:val="0"/>
          <w:sz w:val="22"/>
        </w:rPr>
        <w:t>이들간의</w:t>
      </w:r>
      <w:r>
        <w:rPr>
          <w:rFonts w:ascii="Times New Roman" w:eastAsia="Times New Roman" w:hAnsi="Times New Roman"/>
          <w:kern w:val="0"/>
          <w:sz w:val="22"/>
        </w:rPr>
        <w:t xml:space="preserve"> </w:t>
      </w:r>
      <w:r>
        <w:rPr>
          <w:rFonts w:ascii="Times New Roman" w:eastAsia="바탕체" w:hAnsi="Times New Roman"/>
          <w:kern w:val="0"/>
          <w:sz w:val="22"/>
        </w:rPr>
        <w:t>순위는</w:t>
      </w:r>
      <w:r>
        <w:rPr>
          <w:rFonts w:ascii="Times New Roman" w:eastAsia="Times New Roman" w:hAnsi="Times New Roman"/>
          <w:kern w:val="0"/>
          <w:sz w:val="22"/>
        </w:rPr>
        <w:t xml:space="preserve"> </w:t>
      </w:r>
      <w:r>
        <w:rPr>
          <w:rFonts w:ascii="Times New Roman" w:eastAsia="바탕체" w:hAnsi="Times New Roman"/>
          <w:kern w:val="0"/>
          <w:sz w:val="22"/>
        </w:rPr>
        <w:t>관련</w:t>
      </w:r>
      <w:r>
        <w:rPr>
          <w:rFonts w:ascii="Times New Roman" w:eastAsia="Times New Roman" w:hAnsi="Times New Roman"/>
          <w:kern w:val="0"/>
          <w:sz w:val="22"/>
        </w:rPr>
        <w:t xml:space="preserve"> </w:t>
      </w:r>
      <w:r>
        <w:rPr>
          <w:rFonts w:ascii="Times New Roman" w:eastAsia="바탕체" w:hAnsi="Times New Roman"/>
          <w:kern w:val="0"/>
          <w:sz w:val="22"/>
        </w:rPr>
        <w:t>법령의</w:t>
      </w:r>
      <w:r>
        <w:rPr>
          <w:rFonts w:ascii="Times New Roman" w:eastAsia="Times New Roman" w:hAnsi="Times New Roman"/>
          <w:kern w:val="0"/>
          <w:sz w:val="22"/>
        </w:rPr>
        <w:t xml:space="preserve"> </w:t>
      </w:r>
      <w:r>
        <w:rPr>
          <w:rFonts w:ascii="Times New Roman" w:eastAsia="바탕체" w:hAnsi="Times New Roman"/>
          <w:kern w:val="0"/>
          <w:sz w:val="22"/>
        </w:rPr>
        <w:t>규정에</w:t>
      </w:r>
      <w:r>
        <w:rPr>
          <w:rFonts w:ascii="Times New Roman" w:eastAsia="Times New Roman" w:hAnsi="Times New Roman"/>
          <w:kern w:val="0"/>
          <w:sz w:val="22"/>
        </w:rPr>
        <w:t xml:space="preserve"> </w:t>
      </w:r>
      <w:r>
        <w:rPr>
          <w:rFonts w:ascii="Times New Roman" w:eastAsia="바탕체" w:hAnsi="Times New Roman"/>
          <w:kern w:val="0"/>
          <w:sz w:val="22"/>
        </w:rPr>
        <w:t>의한다</w:t>
      </w:r>
      <w:r>
        <w:rPr>
          <w:rFonts w:ascii="Times New Roman" w:eastAsia="바탕체" w:hAnsi="Times New Roman"/>
          <w:kern w:val="0"/>
          <w:sz w:val="22"/>
        </w:rPr>
        <w:t xml:space="preserve">. </w:t>
      </w:r>
    </w:p>
    <w:p w14:paraId="4F295F3D" w14:textId="77777777" w:rsidR="00DE42D9" w:rsidRDefault="00930A79">
      <w:pPr>
        <w:snapToGrid w:val="0"/>
        <w:spacing w:after="0" w:line="360" w:lineRule="auto"/>
        <w:ind w:left="912" w:hanging="212"/>
        <w:textAlignment w:val="baseline"/>
        <w:rPr>
          <w:rFonts w:ascii="Times New Roman" w:eastAsia="바탕체" w:hAnsi="Times New Roman"/>
          <w:kern w:val="0"/>
          <w:sz w:val="22"/>
        </w:rPr>
      </w:pPr>
      <w:r>
        <w:rPr>
          <w:rFonts w:ascii="Times New Roman" w:eastAsia="바탕체" w:hAnsi="Times New Roman"/>
          <w:spacing w:val="-4"/>
          <w:kern w:val="0"/>
          <w:sz w:val="22"/>
        </w:rPr>
        <w:t xml:space="preserve">4. </w:t>
      </w:r>
      <w:r>
        <w:rPr>
          <w:rFonts w:ascii="Times New Roman" w:eastAsia="바탕체" w:hAnsi="Times New Roman"/>
          <w:spacing w:val="-4"/>
          <w:kern w:val="0"/>
          <w:sz w:val="22"/>
        </w:rPr>
        <w:t>은행에게</w:t>
      </w:r>
      <w:r>
        <w:rPr>
          <w:rFonts w:ascii="Times New Roman" w:eastAsia="Times New Roman" w:hAnsi="Times New Roman"/>
          <w:spacing w:val="-4"/>
          <w:kern w:val="0"/>
          <w:sz w:val="22"/>
        </w:rPr>
        <w:t xml:space="preserve"> </w:t>
      </w:r>
      <w:r>
        <w:rPr>
          <w:rFonts w:ascii="Times New Roman" w:eastAsia="바탕체" w:hAnsi="Times New Roman"/>
          <w:spacing w:val="-4"/>
          <w:kern w:val="0"/>
          <w:sz w:val="22"/>
        </w:rPr>
        <w:t>반환의무</w:t>
      </w:r>
      <w:r>
        <w:rPr>
          <w:rFonts w:ascii="Times New Roman" w:eastAsia="Times New Roman" w:hAnsi="Times New Roman"/>
          <w:spacing w:val="-4"/>
          <w:kern w:val="0"/>
          <w:sz w:val="22"/>
        </w:rPr>
        <w:t xml:space="preserve"> </w:t>
      </w:r>
      <w:r>
        <w:rPr>
          <w:rFonts w:ascii="Times New Roman" w:eastAsia="바탕체" w:hAnsi="Times New Roman"/>
          <w:spacing w:val="-4"/>
          <w:kern w:val="0"/>
          <w:sz w:val="22"/>
        </w:rPr>
        <w:t>있는</w:t>
      </w:r>
      <w:r>
        <w:rPr>
          <w:rFonts w:ascii="Times New Roman" w:eastAsia="Times New Roman" w:hAnsi="Times New Roman"/>
          <w:spacing w:val="-4"/>
          <w:kern w:val="0"/>
          <w:sz w:val="22"/>
        </w:rPr>
        <w:t xml:space="preserve"> </w:t>
      </w:r>
      <w:r>
        <w:rPr>
          <w:rFonts w:ascii="Times New Roman" w:eastAsia="바탕체" w:hAnsi="Times New Roman"/>
          <w:spacing w:val="-4"/>
          <w:kern w:val="0"/>
          <w:sz w:val="22"/>
        </w:rPr>
        <w:t>임대차보증금</w:t>
      </w:r>
      <w:r>
        <w:rPr>
          <w:rFonts w:ascii="Times New Roman" w:eastAsia="Times New Roman" w:hAnsi="Times New Roman"/>
          <w:spacing w:val="-4"/>
          <w:kern w:val="0"/>
          <w:sz w:val="22"/>
        </w:rPr>
        <w:t xml:space="preserve"> </w:t>
      </w:r>
      <w:r>
        <w:rPr>
          <w:rFonts w:ascii="Times New Roman" w:eastAsia="바탕체" w:hAnsi="Times New Roman"/>
          <w:spacing w:val="-4"/>
          <w:kern w:val="0"/>
          <w:sz w:val="22"/>
        </w:rPr>
        <w:t>중</w:t>
      </w:r>
      <w:r>
        <w:rPr>
          <w:rFonts w:ascii="Times New Roman" w:eastAsia="Times New Roman" w:hAnsi="Times New Roman"/>
          <w:spacing w:val="-4"/>
          <w:kern w:val="0"/>
          <w:sz w:val="22"/>
        </w:rPr>
        <w:t xml:space="preserve"> </w:t>
      </w:r>
      <w:r>
        <w:rPr>
          <w:rFonts w:ascii="Times New Roman" w:eastAsia="바탕체" w:hAnsi="Times New Roman"/>
          <w:spacing w:val="-4"/>
          <w:kern w:val="0"/>
          <w:sz w:val="22"/>
        </w:rPr>
        <w:t>제</w:t>
      </w:r>
      <w:r>
        <w:rPr>
          <w:rFonts w:ascii="Times New Roman" w:eastAsia="바탕체" w:hAnsi="Times New Roman"/>
          <w:spacing w:val="-4"/>
          <w:kern w:val="0"/>
          <w:sz w:val="22"/>
        </w:rPr>
        <w:t>2</w:t>
      </w:r>
      <w:r>
        <w:rPr>
          <w:rFonts w:ascii="Times New Roman" w:eastAsia="바탕체" w:hAnsi="Times New Roman"/>
          <w:spacing w:val="-4"/>
          <w:kern w:val="0"/>
          <w:sz w:val="22"/>
        </w:rPr>
        <w:t>호</w:t>
      </w:r>
      <w:r>
        <w:rPr>
          <w:rFonts w:ascii="Times New Roman" w:eastAsia="Times New Roman" w:hAnsi="Times New Roman"/>
          <w:spacing w:val="-4"/>
          <w:kern w:val="0"/>
          <w:sz w:val="22"/>
        </w:rPr>
        <w:t xml:space="preserve"> </w:t>
      </w:r>
      <w:r>
        <w:rPr>
          <w:rFonts w:ascii="Times New Roman" w:eastAsia="바탕체" w:hAnsi="Times New Roman"/>
          <w:spacing w:val="-4"/>
          <w:kern w:val="0"/>
          <w:sz w:val="22"/>
        </w:rPr>
        <w:t>및</w:t>
      </w:r>
      <w:r>
        <w:rPr>
          <w:rFonts w:ascii="Times New Roman" w:eastAsia="Times New Roman" w:hAnsi="Times New Roman"/>
          <w:spacing w:val="-4"/>
          <w:kern w:val="0"/>
          <w:sz w:val="22"/>
        </w:rPr>
        <w:t xml:space="preserve"> </w:t>
      </w:r>
      <w:r>
        <w:rPr>
          <w:rFonts w:ascii="Times New Roman" w:eastAsia="바탕체" w:hAnsi="Times New Roman"/>
          <w:spacing w:val="-4"/>
          <w:kern w:val="0"/>
          <w:sz w:val="22"/>
        </w:rPr>
        <w:t>제</w:t>
      </w:r>
      <w:r>
        <w:rPr>
          <w:rFonts w:ascii="Times New Roman" w:eastAsia="바탕체" w:hAnsi="Times New Roman"/>
          <w:spacing w:val="-4"/>
          <w:kern w:val="0"/>
          <w:sz w:val="22"/>
        </w:rPr>
        <w:t>3</w:t>
      </w:r>
      <w:r>
        <w:rPr>
          <w:rFonts w:ascii="Times New Roman" w:eastAsia="바탕체" w:hAnsi="Times New Roman"/>
          <w:spacing w:val="-4"/>
          <w:kern w:val="0"/>
          <w:sz w:val="22"/>
        </w:rPr>
        <w:t>호에</w:t>
      </w:r>
      <w:r>
        <w:rPr>
          <w:rFonts w:ascii="Times New Roman" w:eastAsia="Times New Roman" w:hAnsi="Times New Roman"/>
          <w:spacing w:val="-4"/>
          <w:kern w:val="0"/>
          <w:sz w:val="22"/>
        </w:rPr>
        <w:t xml:space="preserve"> </w:t>
      </w:r>
      <w:r>
        <w:rPr>
          <w:rFonts w:ascii="Times New Roman" w:eastAsia="바탕체" w:hAnsi="Times New Roman"/>
          <w:spacing w:val="-4"/>
          <w:kern w:val="0"/>
          <w:sz w:val="22"/>
        </w:rPr>
        <w:t>해당하지</w:t>
      </w:r>
      <w:r>
        <w:rPr>
          <w:rFonts w:ascii="Times New Roman" w:eastAsia="Times New Roman" w:hAnsi="Times New Roman"/>
          <w:spacing w:val="-4"/>
          <w:kern w:val="0"/>
          <w:sz w:val="22"/>
        </w:rPr>
        <w:t xml:space="preserve"> </w:t>
      </w:r>
      <w:r>
        <w:rPr>
          <w:rFonts w:ascii="Times New Roman" w:eastAsia="바탕체" w:hAnsi="Times New Roman"/>
          <w:spacing w:val="-4"/>
          <w:kern w:val="0"/>
          <w:sz w:val="22"/>
        </w:rPr>
        <w:t>않는</w:t>
      </w:r>
      <w:r>
        <w:rPr>
          <w:rFonts w:ascii="Times New Roman" w:eastAsia="Times New Roman" w:hAnsi="Times New Roman"/>
          <w:spacing w:val="-4"/>
          <w:kern w:val="0"/>
          <w:sz w:val="22"/>
        </w:rPr>
        <w:t xml:space="preserve"> </w:t>
      </w:r>
      <w:r>
        <w:rPr>
          <w:rFonts w:ascii="Times New Roman" w:eastAsia="바탕체" w:hAnsi="Times New Roman"/>
          <w:spacing w:val="-4"/>
          <w:kern w:val="0"/>
          <w:sz w:val="22"/>
        </w:rPr>
        <w:t>것</w:t>
      </w:r>
    </w:p>
    <w:p w14:paraId="01377E28" w14:textId="77777777" w:rsidR="00DE42D9" w:rsidRDefault="00930A79">
      <w:pPr>
        <w:snapToGrid w:val="0"/>
        <w:spacing w:after="0" w:line="360" w:lineRule="auto"/>
        <w:ind w:left="920" w:hanging="220"/>
        <w:textAlignment w:val="baseline"/>
        <w:rPr>
          <w:rFonts w:eastAsia="바탕체"/>
        </w:rPr>
      </w:pPr>
      <w:r>
        <w:rPr>
          <w:rFonts w:ascii="Times New Roman" w:eastAsia="바탕체" w:hAnsi="Times New Roman"/>
          <w:kern w:val="0"/>
          <w:sz w:val="22"/>
        </w:rPr>
        <w:t xml:space="preserve">5. </w:t>
      </w:r>
      <w:r>
        <w:rPr>
          <w:rFonts w:ascii="Times New Roman" w:eastAsia="바탕체" w:hAnsi="Times New Roman"/>
          <w:kern w:val="0"/>
          <w:sz w:val="22"/>
        </w:rPr>
        <w:t>우선수익자의</w:t>
      </w:r>
      <w:r>
        <w:rPr>
          <w:rFonts w:ascii="Times New Roman" w:eastAsia="Times New Roman" w:hAnsi="Times New Roman"/>
          <w:kern w:val="0"/>
          <w:sz w:val="22"/>
        </w:rPr>
        <w:t xml:space="preserve"> </w:t>
      </w:r>
      <w:r>
        <w:rPr>
          <w:rFonts w:ascii="Times New Roman" w:eastAsia="바탕체" w:hAnsi="Times New Roman"/>
          <w:kern w:val="0"/>
          <w:sz w:val="22"/>
        </w:rPr>
        <w:t>채권</w:t>
      </w:r>
      <w:r>
        <w:rPr>
          <w:rFonts w:ascii="Times New Roman" w:eastAsia="Times New Roman" w:hAnsi="Times New Roman"/>
          <w:kern w:val="0"/>
          <w:sz w:val="22"/>
        </w:rPr>
        <w:t xml:space="preserve"> </w:t>
      </w:r>
    </w:p>
    <w:p w14:paraId="48EF7396" w14:textId="77777777" w:rsidR="00DE42D9" w:rsidRDefault="00930A79">
      <w:pPr>
        <w:snapToGrid w:val="0"/>
        <w:spacing w:after="0" w:line="360" w:lineRule="auto"/>
        <w:ind w:left="920" w:hanging="220"/>
        <w:textAlignment w:val="baseline"/>
        <w:rPr>
          <w:rFonts w:eastAsia="바탕체"/>
        </w:rPr>
      </w:pPr>
      <w:r>
        <w:rPr>
          <w:rFonts w:ascii="Times New Roman" w:eastAsia="바탕체" w:hAnsi="Times New Roman"/>
          <w:kern w:val="0"/>
          <w:sz w:val="22"/>
        </w:rPr>
        <w:t xml:space="preserve">6. </w:t>
      </w:r>
      <w:r>
        <w:rPr>
          <w:rFonts w:ascii="Times New Roman" w:eastAsia="바탕체" w:hAnsi="Times New Roman"/>
          <w:kern w:val="0"/>
          <w:sz w:val="22"/>
        </w:rPr>
        <w:t>순차</w:t>
      </w:r>
      <w:r>
        <w:rPr>
          <w:rFonts w:ascii="Times New Roman" w:eastAsia="Times New Roman" w:hAnsi="Times New Roman"/>
          <w:kern w:val="0"/>
          <w:sz w:val="22"/>
        </w:rPr>
        <w:t xml:space="preserve"> </w:t>
      </w:r>
      <w:r>
        <w:rPr>
          <w:rFonts w:ascii="Times New Roman" w:eastAsia="바탕체" w:hAnsi="Times New Roman"/>
          <w:kern w:val="0"/>
          <w:sz w:val="22"/>
        </w:rPr>
        <w:t>변제하고</w:t>
      </w:r>
      <w:r>
        <w:rPr>
          <w:rFonts w:ascii="Times New Roman" w:eastAsia="Times New Roman" w:hAnsi="Times New Roman"/>
          <w:kern w:val="0"/>
          <w:sz w:val="22"/>
        </w:rPr>
        <w:t xml:space="preserve"> </w:t>
      </w:r>
      <w:r>
        <w:rPr>
          <w:rFonts w:ascii="Times New Roman" w:eastAsia="바탕체" w:hAnsi="Times New Roman"/>
          <w:kern w:val="0"/>
          <w:sz w:val="22"/>
        </w:rPr>
        <w:t>잔여액이</w:t>
      </w:r>
      <w:r>
        <w:rPr>
          <w:rFonts w:ascii="Times New Roman" w:eastAsia="Times New Roman" w:hAnsi="Times New Roman"/>
          <w:kern w:val="0"/>
          <w:sz w:val="22"/>
        </w:rPr>
        <w:t xml:space="preserve"> </w:t>
      </w:r>
      <w:r>
        <w:rPr>
          <w:rFonts w:ascii="Times New Roman" w:eastAsia="바탕체" w:hAnsi="Times New Roman"/>
          <w:kern w:val="0"/>
          <w:sz w:val="22"/>
        </w:rPr>
        <w:t>있을</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잔여분을</w:t>
      </w:r>
      <w:r>
        <w:rPr>
          <w:rFonts w:ascii="Times New Roman" w:eastAsia="Times New Roman" w:hAnsi="Times New Roman"/>
          <w:kern w:val="0"/>
          <w:sz w:val="22"/>
        </w:rPr>
        <w:t xml:space="preserve"> </w:t>
      </w:r>
      <w:r>
        <w:rPr>
          <w:rFonts w:ascii="Times New Roman" w:eastAsia="바탕체" w:hAnsi="Times New Roman"/>
          <w:kern w:val="0"/>
          <w:sz w:val="22"/>
        </w:rPr>
        <w:t>수익자</w:t>
      </w:r>
      <w:r>
        <w:rPr>
          <w:rFonts w:ascii="Times New Roman" w:eastAsia="바탕체" w:hAnsi="Times New Roman"/>
          <w:kern w:val="0"/>
          <w:sz w:val="22"/>
        </w:rPr>
        <w:t>(</w:t>
      </w:r>
      <w:r>
        <w:rPr>
          <w:rFonts w:ascii="Times New Roman" w:eastAsia="바탕체" w:hAnsi="Times New Roman"/>
          <w:kern w:val="0"/>
          <w:sz w:val="22"/>
        </w:rPr>
        <w:t>수익자가</w:t>
      </w:r>
      <w:r>
        <w:rPr>
          <w:rFonts w:ascii="Times New Roman" w:eastAsia="Times New Roman" w:hAnsi="Times New Roman"/>
          <w:kern w:val="0"/>
          <w:sz w:val="22"/>
        </w:rPr>
        <w:t xml:space="preserve"> </w:t>
      </w:r>
      <w:r>
        <w:rPr>
          <w:rFonts w:ascii="Times New Roman" w:eastAsia="바탕체" w:hAnsi="Times New Roman"/>
          <w:kern w:val="0"/>
          <w:sz w:val="22"/>
        </w:rPr>
        <w:t>없으면</w:t>
      </w:r>
      <w:r>
        <w:rPr>
          <w:rFonts w:ascii="Times New Roman" w:eastAsia="Times New Roman" w:hAnsi="Times New Roman"/>
          <w:kern w:val="0"/>
          <w:sz w:val="22"/>
        </w:rPr>
        <w:t xml:space="preserve"> </w:t>
      </w:r>
      <w:r>
        <w:rPr>
          <w:rFonts w:ascii="Times New Roman" w:eastAsia="바탕체" w:hAnsi="Times New Roman"/>
          <w:kern w:val="0"/>
          <w:sz w:val="22"/>
        </w:rPr>
        <w:t>위탁자</w:t>
      </w:r>
      <w:r>
        <w:rPr>
          <w:rFonts w:ascii="Times New Roman" w:eastAsia="바탕체" w:hAnsi="Times New Roman"/>
          <w:kern w:val="0"/>
          <w:sz w:val="22"/>
        </w:rPr>
        <w:t>)</w:t>
      </w:r>
      <w:r>
        <w:rPr>
          <w:rFonts w:ascii="Times New Roman" w:eastAsia="바탕체" w:hAnsi="Times New Roman"/>
          <w:kern w:val="0"/>
          <w:sz w:val="22"/>
        </w:rPr>
        <w:t>에게</w:t>
      </w:r>
      <w:r>
        <w:rPr>
          <w:rFonts w:ascii="Times New Roman" w:eastAsia="Times New Roman" w:hAnsi="Times New Roman"/>
          <w:kern w:val="0"/>
          <w:sz w:val="22"/>
        </w:rPr>
        <w:t xml:space="preserve"> </w:t>
      </w:r>
      <w:r>
        <w:rPr>
          <w:rFonts w:ascii="Times New Roman" w:eastAsia="바탕체" w:hAnsi="Times New Roman"/>
          <w:kern w:val="0"/>
          <w:sz w:val="22"/>
        </w:rPr>
        <w:t>지급</w:t>
      </w:r>
      <w:r>
        <w:rPr>
          <w:rFonts w:ascii="Times New Roman" w:eastAsia="Times New Roman" w:hAnsi="Times New Roman"/>
          <w:kern w:val="0"/>
          <w:sz w:val="22"/>
        </w:rPr>
        <w:t xml:space="preserve"> </w:t>
      </w:r>
    </w:p>
    <w:p w14:paraId="25321E08"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처분대금</w:t>
      </w:r>
      <w:r>
        <w:rPr>
          <w:rFonts w:ascii="Times New Roman" w:eastAsia="Times New Roman" w:hAnsi="Times New Roman"/>
          <w:kern w:val="0"/>
          <w:sz w:val="22"/>
        </w:rPr>
        <w:t xml:space="preserve"> </w:t>
      </w:r>
      <w:r>
        <w:rPr>
          <w:rFonts w:ascii="Times New Roman" w:eastAsia="바탕체" w:hAnsi="Times New Roman"/>
          <w:kern w:val="0"/>
          <w:sz w:val="22"/>
        </w:rPr>
        <w:t>등의</w:t>
      </w:r>
      <w:r>
        <w:rPr>
          <w:rFonts w:ascii="Times New Roman" w:eastAsia="Times New Roman" w:hAnsi="Times New Roman"/>
          <w:kern w:val="0"/>
          <w:sz w:val="22"/>
        </w:rPr>
        <w:t xml:space="preserve"> </w:t>
      </w:r>
      <w:r>
        <w:rPr>
          <w:rFonts w:ascii="Times New Roman" w:eastAsia="바탕체" w:hAnsi="Times New Roman"/>
          <w:kern w:val="0"/>
          <w:sz w:val="22"/>
        </w:rPr>
        <w:t>정산시기는</w:t>
      </w:r>
      <w:r>
        <w:rPr>
          <w:rFonts w:ascii="Times New Roman" w:eastAsia="Times New Roman" w:hAnsi="Times New Roman"/>
          <w:kern w:val="0"/>
          <w:sz w:val="22"/>
        </w:rPr>
        <w:t xml:space="preserve"> </w:t>
      </w:r>
      <w:r>
        <w:rPr>
          <w:rFonts w:ascii="Times New Roman" w:eastAsia="바탕체" w:hAnsi="Times New Roman"/>
          <w:kern w:val="0"/>
          <w:sz w:val="22"/>
        </w:rPr>
        <w:t>처분대금을</w:t>
      </w:r>
      <w:r>
        <w:rPr>
          <w:rFonts w:ascii="Times New Roman" w:eastAsia="Times New Roman" w:hAnsi="Times New Roman"/>
          <w:kern w:val="0"/>
          <w:sz w:val="22"/>
        </w:rPr>
        <w:t xml:space="preserve"> </w:t>
      </w:r>
      <w:r>
        <w:rPr>
          <w:rFonts w:ascii="Times New Roman" w:eastAsia="바탕체" w:hAnsi="Times New Roman"/>
          <w:kern w:val="0"/>
          <w:sz w:val="22"/>
        </w:rPr>
        <w:t>완전</w:t>
      </w:r>
      <w:r>
        <w:rPr>
          <w:rFonts w:ascii="Times New Roman" w:eastAsia="Times New Roman" w:hAnsi="Times New Roman"/>
          <w:kern w:val="0"/>
          <w:sz w:val="22"/>
        </w:rPr>
        <w:t xml:space="preserve"> </w:t>
      </w:r>
      <w:r>
        <w:rPr>
          <w:rFonts w:ascii="Times New Roman" w:eastAsia="바탕체" w:hAnsi="Times New Roman"/>
          <w:kern w:val="0"/>
          <w:sz w:val="22"/>
        </w:rPr>
        <w:t>수납한</w:t>
      </w:r>
      <w:r>
        <w:rPr>
          <w:rFonts w:ascii="Times New Roman" w:eastAsia="Times New Roman" w:hAnsi="Times New Roman"/>
          <w:kern w:val="0"/>
          <w:sz w:val="22"/>
        </w:rPr>
        <w:t xml:space="preserve"> </w:t>
      </w:r>
      <w:r>
        <w:rPr>
          <w:rFonts w:ascii="Times New Roman" w:eastAsia="바탕체" w:hAnsi="Times New Roman"/>
          <w:kern w:val="0"/>
          <w:sz w:val="22"/>
        </w:rPr>
        <w:t>후에</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0EB6E45D"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③</w:t>
      </w:r>
      <w:r>
        <w:rPr>
          <w:rFonts w:ascii="Times New Roman" w:eastAsia="바탕체" w:hAnsi="Times New Roman"/>
          <w:kern w:val="0"/>
          <w:sz w:val="22"/>
        </w:rPr>
        <w:t>신탁부동산</w:t>
      </w:r>
      <w:r>
        <w:rPr>
          <w:rFonts w:ascii="Times New Roman" w:eastAsia="Times New Roman" w:hAnsi="Times New Roman"/>
          <w:kern w:val="0"/>
          <w:sz w:val="22"/>
        </w:rPr>
        <w:t xml:space="preserve"> </w:t>
      </w:r>
      <w:r>
        <w:rPr>
          <w:rFonts w:ascii="Times New Roman" w:eastAsia="바탕체" w:hAnsi="Times New Roman"/>
          <w:kern w:val="0"/>
          <w:sz w:val="22"/>
        </w:rPr>
        <w:t>처분과</w:t>
      </w:r>
      <w:r>
        <w:rPr>
          <w:rFonts w:ascii="Times New Roman" w:eastAsia="Times New Roman" w:hAnsi="Times New Roman"/>
          <w:kern w:val="0"/>
          <w:sz w:val="22"/>
        </w:rPr>
        <w:t xml:space="preserve"> </w:t>
      </w:r>
      <w:r>
        <w:rPr>
          <w:rFonts w:ascii="Times New Roman" w:eastAsia="바탕체" w:hAnsi="Times New Roman"/>
          <w:kern w:val="0"/>
          <w:sz w:val="22"/>
        </w:rPr>
        <w:t>관련하여</w:t>
      </w:r>
      <w:r>
        <w:rPr>
          <w:rFonts w:ascii="Times New Roman" w:eastAsia="Times New Roman"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받은</w:t>
      </w:r>
      <w:r>
        <w:rPr>
          <w:rFonts w:ascii="Times New Roman" w:eastAsia="Times New Roman" w:hAnsi="Times New Roman"/>
          <w:kern w:val="0"/>
          <w:sz w:val="22"/>
        </w:rPr>
        <w:t xml:space="preserve"> </w:t>
      </w:r>
      <w:r>
        <w:rPr>
          <w:rFonts w:ascii="Times New Roman" w:eastAsia="바탕체" w:hAnsi="Times New Roman"/>
          <w:kern w:val="0"/>
          <w:sz w:val="22"/>
        </w:rPr>
        <w:t>계약금</w:t>
      </w:r>
      <w:r>
        <w:rPr>
          <w:rFonts w:ascii="Times New Roman" w:eastAsia="바탕체" w:hAnsi="Times New Roman"/>
          <w:kern w:val="0"/>
          <w:sz w:val="22"/>
        </w:rPr>
        <w:t>(</w:t>
      </w:r>
      <w:r>
        <w:rPr>
          <w:rFonts w:ascii="Times New Roman" w:eastAsia="바탕체" w:hAnsi="Times New Roman"/>
          <w:kern w:val="0"/>
          <w:sz w:val="22"/>
        </w:rPr>
        <w:t>계약해제</w:t>
      </w:r>
      <w:r>
        <w:rPr>
          <w:rFonts w:ascii="Times New Roman" w:eastAsia="Times New Roman" w:hAnsi="Times New Roman"/>
          <w:kern w:val="0"/>
          <w:sz w:val="22"/>
        </w:rPr>
        <w:t xml:space="preserve"> </w:t>
      </w:r>
      <w:r>
        <w:rPr>
          <w:rFonts w:ascii="Times New Roman" w:eastAsia="바탕체" w:hAnsi="Times New Roman"/>
          <w:kern w:val="0"/>
          <w:sz w:val="22"/>
        </w:rPr>
        <w:t>시</w:t>
      </w:r>
      <w:r>
        <w:rPr>
          <w:rFonts w:ascii="Times New Roman" w:eastAsia="Times New Roman" w:hAnsi="Times New Roman"/>
          <w:kern w:val="0"/>
          <w:sz w:val="22"/>
        </w:rPr>
        <w:t xml:space="preserve"> </w:t>
      </w:r>
      <w:r>
        <w:rPr>
          <w:rFonts w:ascii="Times New Roman" w:eastAsia="바탕체" w:hAnsi="Times New Roman"/>
          <w:kern w:val="0"/>
          <w:sz w:val="22"/>
        </w:rPr>
        <w:t>위약금</w:t>
      </w:r>
      <w:r>
        <w:rPr>
          <w:rFonts w:ascii="Times New Roman" w:eastAsia="Times New Roman" w:hAnsi="Times New Roman"/>
          <w:kern w:val="0"/>
          <w:sz w:val="22"/>
        </w:rPr>
        <w:t xml:space="preserve"> </w:t>
      </w:r>
      <w:r>
        <w:rPr>
          <w:rFonts w:ascii="Times New Roman" w:eastAsia="바탕체" w:hAnsi="Times New Roman"/>
          <w:kern w:val="0"/>
          <w:sz w:val="22"/>
        </w:rPr>
        <w:t>포함</w:t>
      </w:r>
      <w:r>
        <w:rPr>
          <w:rFonts w:ascii="Times New Roman" w:eastAsia="바탕체" w:hAnsi="Times New Roman"/>
          <w:kern w:val="0"/>
          <w:sz w:val="22"/>
        </w:rPr>
        <w:t>)</w:t>
      </w:r>
      <w:r>
        <w:rPr>
          <w:rFonts w:ascii="Times New Roman" w:eastAsia="바탕체" w:hAnsi="Times New Roman"/>
          <w:kern w:val="0"/>
          <w:sz w:val="22"/>
        </w:rPr>
        <w:t>등은</w:t>
      </w:r>
      <w:r>
        <w:rPr>
          <w:rFonts w:ascii="Times New Roman" w:eastAsia="Times New Roman" w:hAnsi="Times New Roman"/>
          <w:kern w:val="0"/>
          <w:sz w:val="22"/>
        </w:rPr>
        <w:t xml:space="preserve"> </w:t>
      </w:r>
      <w:r>
        <w:rPr>
          <w:rFonts w:ascii="Times New Roman" w:eastAsia="바탕체" w:hAnsi="Times New Roman"/>
          <w:kern w:val="0"/>
          <w:sz w:val="22"/>
        </w:rPr>
        <w:t>이해관계인에게</w:t>
      </w:r>
      <w:r>
        <w:rPr>
          <w:rFonts w:ascii="Times New Roman" w:eastAsia="Times New Roman" w:hAnsi="Times New Roman"/>
          <w:kern w:val="0"/>
          <w:sz w:val="22"/>
        </w:rPr>
        <w:t xml:space="preserve"> </w:t>
      </w:r>
      <w:r>
        <w:rPr>
          <w:rFonts w:ascii="Times New Roman" w:eastAsia="바탕체" w:hAnsi="Times New Roman"/>
          <w:kern w:val="0"/>
          <w:sz w:val="22"/>
        </w:rPr>
        <w:t>지급할</w:t>
      </w:r>
      <w:r>
        <w:rPr>
          <w:rFonts w:ascii="Times New Roman" w:eastAsia="Times New Roman" w:hAnsi="Times New Roman"/>
          <w:kern w:val="0"/>
          <w:sz w:val="22"/>
        </w:rPr>
        <w:t xml:space="preserve"> </w:t>
      </w:r>
      <w:r>
        <w:rPr>
          <w:rFonts w:ascii="Times New Roman" w:eastAsia="바탕체" w:hAnsi="Times New Roman"/>
          <w:kern w:val="0"/>
          <w:sz w:val="22"/>
        </w:rPr>
        <w:t>때까지</w:t>
      </w:r>
      <w:r>
        <w:rPr>
          <w:rFonts w:ascii="Times New Roman" w:eastAsia="Times New Roman"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관리하며</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운용수익금은</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항의</w:t>
      </w:r>
      <w:r>
        <w:rPr>
          <w:rFonts w:ascii="Times New Roman" w:eastAsia="Times New Roman" w:hAnsi="Times New Roman"/>
          <w:kern w:val="0"/>
          <w:sz w:val="22"/>
        </w:rPr>
        <w:t xml:space="preserve"> </w:t>
      </w:r>
      <w:r>
        <w:rPr>
          <w:rFonts w:ascii="Times New Roman" w:eastAsia="바탕체" w:hAnsi="Times New Roman"/>
          <w:kern w:val="0"/>
          <w:sz w:val="22"/>
        </w:rPr>
        <w:t>정산대금에</w:t>
      </w:r>
      <w:r>
        <w:rPr>
          <w:rFonts w:ascii="Times New Roman" w:eastAsia="Times New Roman" w:hAnsi="Times New Roman"/>
          <w:kern w:val="0"/>
          <w:sz w:val="22"/>
        </w:rPr>
        <w:t xml:space="preserve"> </w:t>
      </w:r>
      <w:r>
        <w:rPr>
          <w:rFonts w:ascii="Times New Roman" w:eastAsia="바탕체" w:hAnsi="Times New Roman"/>
          <w:kern w:val="0"/>
          <w:sz w:val="22"/>
        </w:rPr>
        <w:t>포함한다</w:t>
      </w:r>
      <w:r>
        <w:rPr>
          <w:rFonts w:ascii="Times New Roman" w:eastAsia="바탕체" w:hAnsi="Times New Roman"/>
          <w:kern w:val="0"/>
          <w:sz w:val="22"/>
        </w:rPr>
        <w:t>.</w:t>
      </w:r>
    </w:p>
    <w:p w14:paraId="196373E4"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④</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항제</w:t>
      </w:r>
      <w:r>
        <w:rPr>
          <w:rFonts w:ascii="Times New Roman" w:eastAsia="바탕체" w:hAnsi="Times New Roman"/>
          <w:kern w:val="0"/>
          <w:sz w:val="22"/>
        </w:rPr>
        <w:t>6</w:t>
      </w:r>
      <w:r>
        <w:rPr>
          <w:rFonts w:ascii="Times New Roman" w:eastAsia="바탕체" w:hAnsi="Times New Roman"/>
          <w:kern w:val="0"/>
          <w:sz w:val="22"/>
        </w:rPr>
        <w:t>호</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3</w:t>
      </w:r>
      <w:r>
        <w:rPr>
          <w:rFonts w:ascii="Times New Roman" w:eastAsia="바탕체" w:hAnsi="Times New Roman"/>
          <w:kern w:val="0"/>
          <w:sz w:val="22"/>
        </w:rPr>
        <w:t>항의</w:t>
      </w:r>
      <w:r>
        <w:rPr>
          <w:rFonts w:ascii="Times New Roman" w:eastAsia="Times New Roman" w:hAnsi="Times New Roman"/>
          <w:kern w:val="0"/>
          <w:sz w:val="22"/>
        </w:rPr>
        <w:t xml:space="preserve"> </w:t>
      </w:r>
      <w:r>
        <w:rPr>
          <w:rFonts w:ascii="Times New Roman" w:eastAsia="바탕체" w:hAnsi="Times New Roman"/>
          <w:kern w:val="0"/>
          <w:sz w:val="22"/>
        </w:rPr>
        <w:t>금액은</w:t>
      </w:r>
      <w:r>
        <w:rPr>
          <w:rFonts w:ascii="Times New Roman" w:eastAsia="Times New Roman" w:hAnsi="Times New Roman"/>
          <w:kern w:val="0"/>
          <w:sz w:val="22"/>
        </w:rPr>
        <w:t xml:space="preserve">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매수인에게</w:t>
      </w:r>
      <w:r>
        <w:rPr>
          <w:rFonts w:ascii="Times New Roman" w:eastAsia="Times New Roman" w:hAnsi="Times New Roman"/>
          <w:kern w:val="0"/>
          <w:sz w:val="22"/>
        </w:rPr>
        <w:t xml:space="preserve"> </w:t>
      </w:r>
      <w:r>
        <w:rPr>
          <w:rFonts w:ascii="Times New Roman" w:eastAsia="바탕체" w:hAnsi="Times New Roman"/>
          <w:kern w:val="0"/>
          <w:sz w:val="22"/>
        </w:rPr>
        <w:t>신탁부동산을</w:t>
      </w:r>
      <w:r>
        <w:rPr>
          <w:rFonts w:ascii="Times New Roman" w:eastAsia="Times New Roman" w:hAnsi="Times New Roman"/>
          <w:kern w:val="0"/>
          <w:sz w:val="22"/>
        </w:rPr>
        <w:t xml:space="preserve"> </w:t>
      </w:r>
      <w:r>
        <w:rPr>
          <w:rFonts w:ascii="Times New Roman" w:eastAsia="바탕체" w:hAnsi="Times New Roman"/>
          <w:kern w:val="0"/>
          <w:sz w:val="22"/>
        </w:rPr>
        <w:t>인도한</w:t>
      </w:r>
      <w:r>
        <w:rPr>
          <w:rFonts w:ascii="Times New Roman" w:eastAsia="Times New Roman" w:hAnsi="Times New Roman"/>
          <w:kern w:val="0"/>
          <w:sz w:val="22"/>
        </w:rPr>
        <w:t xml:space="preserve"> </w:t>
      </w:r>
      <w:r>
        <w:rPr>
          <w:rFonts w:ascii="Times New Roman" w:eastAsia="바탕체" w:hAnsi="Times New Roman"/>
          <w:kern w:val="0"/>
          <w:sz w:val="22"/>
        </w:rPr>
        <w:t>후에</w:t>
      </w:r>
      <w:r>
        <w:rPr>
          <w:rFonts w:ascii="Times New Roman" w:eastAsia="Times New Roman" w:hAnsi="Times New Roman"/>
          <w:kern w:val="0"/>
          <w:sz w:val="22"/>
        </w:rPr>
        <w:t xml:space="preserve"> </w:t>
      </w:r>
      <w:r>
        <w:rPr>
          <w:rFonts w:ascii="Times New Roman" w:eastAsia="바탕체" w:hAnsi="Times New Roman"/>
          <w:kern w:val="0"/>
          <w:sz w:val="22"/>
        </w:rPr>
        <w:t>매수인의</w:t>
      </w:r>
      <w:r>
        <w:rPr>
          <w:rFonts w:ascii="Times New Roman" w:eastAsia="Times New Roman" w:hAnsi="Times New Roman"/>
          <w:kern w:val="0"/>
          <w:sz w:val="22"/>
        </w:rPr>
        <w:t xml:space="preserve"> </w:t>
      </w:r>
      <w:r>
        <w:rPr>
          <w:rFonts w:ascii="Times New Roman" w:eastAsia="바탕체" w:hAnsi="Times New Roman"/>
          <w:kern w:val="0"/>
          <w:sz w:val="22"/>
        </w:rPr>
        <w:t>인수확인서를</w:t>
      </w:r>
      <w:r>
        <w:rPr>
          <w:rFonts w:ascii="Times New Roman" w:eastAsia="Times New Roman" w:hAnsi="Times New Roman"/>
          <w:kern w:val="0"/>
          <w:sz w:val="22"/>
        </w:rPr>
        <w:t xml:space="preserve"> </w:t>
      </w:r>
      <w:r>
        <w:rPr>
          <w:rFonts w:ascii="Times New Roman" w:eastAsia="바탕체" w:hAnsi="Times New Roman"/>
          <w:kern w:val="0"/>
          <w:sz w:val="22"/>
        </w:rPr>
        <w:t>은행에게</w:t>
      </w:r>
      <w:r>
        <w:rPr>
          <w:rFonts w:ascii="Times New Roman" w:eastAsia="Times New Roman" w:hAnsi="Times New Roman"/>
          <w:kern w:val="0"/>
          <w:sz w:val="22"/>
        </w:rPr>
        <w:t xml:space="preserve"> </w:t>
      </w:r>
      <w:r>
        <w:rPr>
          <w:rFonts w:ascii="Times New Roman" w:eastAsia="바탕체" w:hAnsi="Times New Roman"/>
          <w:kern w:val="0"/>
          <w:sz w:val="22"/>
        </w:rPr>
        <w:t>제시하였을</w:t>
      </w:r>
      <w:r>
        <w:rPr>
          <w:rFonts w:ascii="Times New Roman" w:eastAsia="Times New Roman" w:hAnsi="Times New Roman"/>
          <w:kern w:val="0"/>
          <w:sz w:val="22"/>
        </w:rPr>
        <w:t xml:space="preserve"> </w:t>
      </w:r>
      <w:r>
        <w:rPr>
          <w:rFonts w:ascii="Times New Roman" w:eastAsia="바탕체" w:hAnsi="Times New Roman"/>
          <w:kern w:val="0"/>
          <w:sz w:val="22"/>
        </w:rPr>
        <w:t>때</w:t>
      </w:r>
      <w:r>
        <w:rPr>
          <w:rFonts w:ascii="Times New Roman" w:eastAsia="Times New Roman" w:hAnsi="Times New Roman"/>
          <w:kern w:val="0"/>
          <w:sz w:val="22"/>
        </w:rPr>
        <w:t xml:space="preserve"> </w:t>
      </w:r>
      <w:r>
        <w:rPr>
          <w:rFonts w:ascii="Times New Roman" w:eastAsia="바탕체" w:hAnsi="Times New Roman"/>
          <w:kern w:val="0"/>
          <w:sz w:val="22"/>
        </w:rPr>
        <w:t>지급한다</w:t>
      </w:r>
      <w:r>
        <w:rPr>
          <w:rFonts w:ascii="Times New Roman" w:eastAsia="바탕체" w:hAnsi="Times New Roman"/>
          <w:kern w:val="0"/>
          <w:sz w:val="22"/>
        </w:rPr>
        <w:t>.</w:t>
      </w:r>
    </w:p>
    <w:p w14:paraId="1761BCD6"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1B960A67" w14:textId="77777777" w:rsidR="00DE42D9" w:rsidRDefault="00930A79">
      <w:pPr>
        <w:snapToGrid w:val="0"/>
        <w:spacing w:after="0" w:line="360" w:lineRule="auto"/>
        <w:ind w:left="697" w:hanging="697"/>
        <w:textAlignment w:val="baseline"/>
      </w:pPr>
      <w:r>
        <w:rPr>
          <w:rFonts w:ascii="Times New Roman" w:eastAsia="바탕체" w:hAnsi="Times New Roman"/>
          <w:b/>
          <w:bCs/>
          <w:kern w:val="0"/>
          <w:sz w:val="22"/>
        </w:rPr>
        <w:t>제</w:t>
      </w:r>
      <w:r>
        <w:rPr>
          <w:rFonts w:ascii="Times New Roman" w:eastAsia="바탕체" w:hAnsi="Times New Roman"/>
          <w:b/>
          <w:bCs/>
          <w:kern w:val="0"/>
          <w:sz w:val="22"/>
        </w:rPr>
        <w:t>24</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명도의무</w:t>
      </w:r>
      <w:r>
        <w:rPr>
          <w:rFonts w:ascii="Times New Roman" w:eastAsia="바탕체" w:hAnsi="Times New Roman"/>
          <w:b/>
          <w:bCs/>
          <w:kern w:val="0"/>
          <w:sz w:val="22"/>
        </w:rPr>
        <w:t>)</w:t>
      </w:r>
      <w:r>
        <w:rPr>
          <w:rFonts w:ascii="Times New Roman" w:eastAsia="바탕체" w:hAnsi="Times New Roman"/>
          <w:kern w:val="0"/>
          <w:sz w:val="22"/>
        </w:rPr>
        <w:t xml:space="preserve"> </w:t>
      </w:r>
      <w:r>
        <w:rPr>
          <w:rFonts w:ascii="Times New Roman" w:eastAsia="바탕체" w:hAnsi="Times New Roman"/>
          <w:kern w:val="0"/>
          <w:sz w:val="22"/>
        </w:rPr>
        <w:t>신탁부동산에</w:t>
      </w:r>
      <w:r>
        <w:rPr>
          <w:rFonts w:ascii="Times New Roman" w:eastAsia="Times New Roman" w:hAnsi="Times New Roman"/>
          <w:kern w:val="0"/>
          <w:sz w:val="22"/>
        </w:rPr>
        <w:t xml:space="preserve"> </w:t>
      </w:r>
      <w:r>
        <w:rPr>
          <w:rFonts w:ascii="Times New Roman" w:eastAsia="바탕체" w:hAnsi="Times New Roman"/>
          <w:kern w:val="0"/>
          <w:sz w:val="22"/>
        </w:rPr>
        <w:t>대한</w:t>
      </w:r>
      <w:r>
        <w:rPr>
          <w:rFonts w:ascii="Times New Roman" w:eastAsia="Times New Roman" w:hAnsi="Times New Roman"/>
          <w:kern w:val="0"/>
          <w:sz w:val="22"/>
        </w:rPr>
        <w:t xml:space="preserve"> </w:t>
      </w:r>
      <w:r>
        <w:rPr>
          <w:rFonts w:ascii="Times New Roman" w:eastAsia="바탕체" w:hAnsi="Times New Roman"/>
          <w:kern w:val="0"/>
          <w:sz w:val="22"/>
        </w:rPr>
        <w:t>처분절차가</w:t>
      </w:r>
      <w:r>
        <w:rPr>
          <w:rFonts w:ascii="Times New Roman" w:eastAsia="Times New Roman" w:hAnsi="Times New Roman"/>
          <w:kern w:val="0"/>
          <w:sz w:val="22"/>
        </w:rPr>
        <w:t xml:space="preserve"> </w:t>
      </w:r>
      <w:r>
        <w:rPr>
          <w:rFonts w:ascii="Times New Roman" w:eastAsia="바탕체" w:hAnsi="Times New Roman"/>
          <w:kern w:val="0"/>
          <w:sz w:val="22"/>
        </w:rPr>
        <w:t>개시되는</w:t>
      </w:r>
      <w:r>
        <w:rPr>
          <w:rFonts w:ascii="Times New Roman" w:eastAsia="Times New Roman" w:hAnsi="Times New Roman"/>
          <w:kern w:val="0"/>
          <w:sz w:val="22"/>
        </w:rPr>
        <w:t xml:space="preserve"> </w:t>
      </w:r>
      <w:r>
        <w:rPr>
          <w:rFonts w:ascii="Times New Roman" w:eastAsia="바탕체" w:hAnsi="Times New Roman"/>
          <w:kern w:val="0"/>
          <w:sz w:val="22"/>
        </w:rPr>
        <w:t>경우에</w:t>
      </w:r>
      <w:r>
        <w:rPr>
          <w:rFonts w:ascii="Times New Roman" w:eastAsia="Times New Roman" w:hAnsi="Times New Roman"/>
          <w:kern w:val="0"/>
          <w:sz w:val="22"/>
        </w:rPr>
        <w:t xml:space="preserve"> </w:t>
      </w:r>
      <w:r>
        <w:rPr>
          <w:rFonts w:ascii="Times New Roman" w:eastAsia="바탕체" w:hAnsi="Times New Roman"/>
          <w:kern w:val="0"/>
          <w:sz w:val="22"/>
        </w:rPr>
        <w:t>위탁자는</w:t>
      </w:r>
      <w:r>
        <w:rPr>
          <w:rFonts w:ascii="Times New Roman" w:eastAsia="Times New Roman" w:hAnsi="Times New Roman"/>
          <w:kern w:val="0"/>
          <w:sz w:val="22"/>
        </w:rPr>
        <w:t xml:space="preserve"> </w:t>
      </w:r>
      <w:r>
        <w:rPr>
          <w:rFonts w:ascii="Times New Roman" w:eastAsia="바탕체" w:hAnsi="Times New Roman"/>
          <w:kern w:val="0"/>
          <w:sz w:val="22"/>
        </w:rPr>
        <w:t>신탁부동산을</w:t>
      </w:r>
      <w:r>
        <w:rPr>
          <w:rFonts w:ascii="Times New Roman" w:eastAsia="Times New Roman" w:hAnsi="Times New Roman"/>
          <w:kern w:val="0"/>
          <w:sz w:val="22"/>
        </w:rPr>
        <w:t xml:space="preserve"> </w:t>
      </w:r>
      <w:r>
        <w:rPr>
          <w:rFonts w:ascii="Times New Roman" w:eastAsia="바탕체" w:hAnsi="Times New Roman"/>
          <w:kern w:val="0"/>
          <w:sz w:val="22"/>
        </w:rPr>
        <w:t>자진</w:t>
      </w:r>
      <w:r>
        <w:rPr>
          <w:rFonts w:ascii="Times New Roman" w:eastAsia="Times New Roman" w:hAnsi="Times New Roman"/>
          <w:kern w:val="0"/>
          <w:sz w:val="22"/>
        </w:rPr>
        <w:t xml:space="preserve"> </w:t>
      </w:r>
      <w:r>
        <w:rPr>
          <w:rFonts w:ascii="Times New Roman" w:eastAsia="바탕체" w:hAnsi="Times New Roman"/>
          <w:kern w:val="0"/>
          <w:sz w:val="22"/>
        </w:rPr>
        <w:t>명도하여야</w:t>
      </w:r>
      <w:r>
        <w:rPr>
          <w:rFonts w:ascii="Times New Roman" w:eastAsia="Times New Roman" w:hAnsi="Times New Roman"/>
          <w:kern w:val="0"/>
          <w:sz w:val="22"/>
        </w:rPr>
        <w:t xml:space="preserve"> </w:t>
      </w:r>
      <w:r>
        <w:rPr>
          <w:rFonts w:ascii="Times New Roman" w:eastAsia="바탕체" w:hAnsi="Times New Roman"/>
          <w:kern w:val="0"/>
          <w:sz w:val="22"/>
        </w:rPr>
        <w:t>하며</w:t>
      </w:r>
      <w:r>
        <w:rPr>
          <w:rFonts w:ascii="Times New Roman" w:eastAsia="바탕체" w:hAnsi="Times New Roman"/>
          <w:kern w:val="0"/>
          <w:sz w:val="22"/>
        </w:rPr>
        <w:t xml:space="preserve">, </w:t>
      </w:r>
      <w:r>
        <w:rPr>
          <w:rFonts w:ascii="Times New Roman" w:eastAsia="바탕체" w:hAnsi="Times New Roman"/>
          <w:kern w:val="0"/>
          <w:sz w:val="22"/>
        </w:rPr>
        <w:t>주택임대차보호법상</w:t>
      </w:r>
      <w:r>
        <w:rPr>
          <w:rFonts w:ascii="Times New Roman" w:eastAsia="Times New Roman" w:hAnsi="Times New Roman"/>
          <w:kern w:val="0"/>
          <w:sz w:val="22"/>
        </w:rPr>
        <w:t xml:space="preserve"> </w:t>
      </w:r>
      <w:r>
        <w:rPr>
          <w:rFonts w:ascii="Times New Roman" w:eastAsia="바탕체" w:hAnsi="Times New Roman"/>
          <w:kern w:val="0"/>
          <w:sz w:val="22"/>
        </w:rPr>
        <w:t>대항력</w:t>
      </w:r>
      <w:r>
        <w:rPr>
          <w:rFonts w:ascii="Times New Roman" w:eastAsia="Times New Roman" w:hAnsi="Times New Roman"/>
          <w:kern w:val="0"/>
          <w:sz w:val="22"/>
        </w:rPr>
        <w:t xml:space="preserve"> </w:t>
      </w:r>
      <w:r>
        <w:rPr>
          <w:rFonts w:ascii="Times New Roman" w:eastAsia="바탕체" w:hAnsi="Times New Roman"/>
          <w:kern w:val="0"/>
          <w:sz w:val="22"/>
        </w:rPr>
        <w:t>있는</w:t>
      </w:r>
      <w:r>
        <w:rPr>
          <w:rFonts w:ascii="Times New Roman" w:eastAsia="Times New Roman" w:hAnsi="Times New Roman"/>
          <w:kern w:val="0"/>
          <w:sz w:val="22"/>
        </w:rPr>
        <w:t xml:space="preserve"> </w:t>
      </w:r>
      <w:r>
        <w:rPr>
          <w:rFonts w:ascii="Times New Roman" w:eastAsia="바탕체" w:hAnsi="Times New Roman"/>
          <w:kern w:val="0"/>
          <w:sz w:val="22"/>
        </w:rPr>
        <w:t>임차인</w:t>
      </w:r>
      <w:r>
        <w:rPr>
          <w:rFonts w:ascii="Times New Roman" w:eastAsia="Times New Roman" w:hAnsi="Times New Roman"/>
          <w:kern w:val="0"/>
          <w:sz w:val="22"/>
        </w:rPr>
        <w:t xml:space="preserve"> </w:t>
      </w:r>
      <w:r>
        <w:rPr>
          <w:rFonts w:ascii="Times New Roman" w:eastAsia="바탕체" w:hAnsi="Times New Roman"/>
          <w:kern w:val="0"/>
          <w:sz w:val="22"/>
        </w:rPr>
        <w:t>이외의</w:t>
      </w:r>
      <w:r>
        <w:rPr>
          <w:rFonts w:ascii="Times New Roman" w:eastAsia="Times New Roman" w:hAnsi="Times New Roman"/>
          <w:kern w:val="0"/>
          <w:sz w:val="22"/>
        </w:rPr>
        <w:t xml:space="preserve"> </w:t>
      </w:r>
      <w:r>
        <w:rPr>
          <w:rFonts w:ascii="Times New Roman" w:eastAsia="바탕체" w:hAnsi="Times New Roman"/>
          <w:kern w:val="0"/>
          <w:sz w:val="22"/>
        </w:rPr>
        <w:t>점유자에</w:t>
      </w:r>
      <w:r>
        <w:rPr>
          <w:rFonts w:ascii="Times New Roman" w:eastAsia="Times New Roman" w:hAnsi="Times New Roman"/>
          <w:kern w:val="0"/>
          <w:sz w:val="22"/>
        </w:rPr>
        <w:t xml:space="preserve"> </w:t>
      </w:r>
      <w:r>
        <w:rPr>
          <w:rFonts w:ascii="Times New Roman" w:eastAsia="바탕체" w:hAnsi="Times New Roman"/>
          <w:kern w:val="0"/>
          <w:sz w:val="22"/>
        </w:rPr>
        <w:t>대한</w:t>
      </w:r>
      <w:r>
        <w:rPr>
          <w:rFonts w:ascii="Times New Roman" w:eastAsia="Times New Roman" w:hAnsi="Times New Roman"/>
          <w:kern w:val="0"/>
          <w:sz w:val="22"/>
        </w:rPr>
        <w:t xml:space="preserve"> </w:t>
      </w:r>
      <w:r>
        <w:rPr>
          <w:rFonts w:ascii="Times New Roman" w:eastAsia="바탕체" w:hAnsi="Times New Roman"/>
          <w:kern w:val="0"/>
          <w:sz w:val="22"/>
        </w:rPr>
        <w:t>명도에</w:t>
      </w:r>
      <w:r>
        <w:rPr>
          <w:rFonts w:ascii="Times New Roman" w:eastAsia="Times New Roman" w:hAnsi="Times New Roman"/>
          <w:kern w:val="0"/>
          <w:sz w:val="22"/>
        </w:rPr>
        <w:t xml:space="preserve"> </w:t>
      </w:r>
      <w:r>
        <w:rPr>
          <w:rFonts w:ascii="Times New Roman" w:eastAsia="바탕체" w:hAnsi="Times New Roman"/>
          <w:kern w:val="0"/>
          <w:sz w:val="22"/>
        </w:rPr>
        <w:t>적극</w:t>
      </w:r>
      <w:r>
        <w:rPr>
          <w:rFonts w:ascii="Times New Roman" w:eastAsia="Times New Roman" w:hAnsi="Times New Roman"/>
          <w:kern w:val="0"/>
          <w:sz w:val="22"/>
        </w:rPr>
        <w:t xml:space="preserve"> </w:t>
      </w:r>
      <w:r>
        <w:rPr>
          <w:rFonts w:ascii="Times New Roman" w:eastAsia="바탕체" w:hAnsi="Times New Roman"/>
          <w:kern w:val="0"/>
          <w:sz w:val="22"/>
        </w:rPr>
        <w:t>협조하여야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6619CEC8"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071EC5CC" w14:textId="77777777" w:rsidR="00DE42D9" w:rsidRDefault="00930A79">
      <w:pPr>
        <w:snapToGrid w:val="0"/>
        <w:spacing w:after="0" w:line="360" w:lineRule="auto"/>
        <w:ind w:left="700" w:hanging="700"/>
        <w:textAlignment w:val="baseline"/>
      </w:pPr>
      <w:r>
        <w:rPr>
          <w:rFonts w:ascii="Times New Roman" w:eastAsia="바탕체" w:hAnsi="Times New Roman"/>
          <w:b/>
          <w:bCs/>
          <w:kern w:val="0"/>
          <w:sz w:val="22"/>
        </w:rPr>
        <w:t>제</w:t>
      </w:r>
      <w:r>
        <w:rPr>
          <w:rFonts w:ascii="Times New Roman" w:eastAsia="바탕체" w:hAnsi="Times New Roman"/>
          <w:b/>
          <w:bCs/>
          <w:kern w:val="0"/>
          <w:sz w:val="22"/>
        </w:rPr>
        <w:t>25</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신탁해지</w:t>
      </w:r>
      <w:r>
        <w:rPr>
          <w:rFonts w:ascii="Times New Roman" w:eastAsia="Times New Roman" w:hAnsi="Times New Roman"/>
          <w:b/>
          <w:bCs/>
          <w:kern w:val="0"/>
          <w:sz w:val="22"/>
        </w:rPr>
        <w:t xml:space="preserve"> </w:t>
      </w:r>
      <w:r>
        <w:rPr>
          <w:rFonts w:ascii="Times New Roman" w:eastAsia="바탕체" w:hAnsi="Times New Roman"/>
          <w:b/>
          <w:bCs/>
          <w:kern w:val="0"/>
          <w:sz w:val="22"/>
        </w:rPr>
        <w:t>및</w:t>
      </w:r>
      <w:r>
        <w:rPr>
          <w:rFonts w:ascii="Times New Roman" w:eastAsia="Times New Roman" w:hAnsi="Times New Roman"/>
          <w:b/>
          <w:bCs/>
          <w:kern w:val="0"/>
          <w:sz w:val="22"/>
        </w:rPr>
        <w:t xml:space="preserve"> </w:t>
      </w:r>
      <w:r>
        <w:rPr>
          <w:rFonts w:ascii="Times New Roman" w:eastAsia="바탕체" w:hAnsi="Times New Roman"/>
          <w:b/>
          <w:bCs/>
          <w:kern w:val="0"/>
          <w:sz w:val="22"/>
        </w:rPr>
        <w:t>책임부담</w:t>
      </w:r>
      <w:r>
        <w:rPr>
          <w:rFonts w:ascii="Times New Roman" w:eastAsia="바탕체" w:hAnsi="Times New Roman"/>
          <w:b/>
          <w:bCs/>
          <w:kern w:val="0"/>
          <w:sz w:val="22"/>
        </w:rPr>
        <w:t>)</w:t>
      </w:r>
      <w:r>
        <w:rPr>
          <w:rFonts w:ascii="Times New Roman" w:eastAsia="바탕체" w:hAnsi="Times New Roman"/>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위탁자는</w:t>
      </w:r>
      <w:r>
        <w:rPr>
          <w:rFonts w:ascii="Times New Roman" w:eastAsia="Times New Roman" w:hAnsi="Times New Roman"/>
          <w:kern w:val="0"/>
          <w:sz w:val="22"/>
        </w:rPr>
        <w:t xml:space="preserve"> </w:t>
      </w:r>
      <w:r>
        <w:rPr>
          <w:rFonts w:ascii="Times New Roman" w:eastAsia="바탕체" w:hAnsi="Times New Roman"/>
          <w:kern w:val="0"/>
          <w:sz w:val="22"/>
        </w:rPr>
        <w:t>신탁해지로</w:t>
      </w:r>
      <w:r>
        <w:rPr>
          <w:rFonts w:ascii="Times New Roman" w:eastAsia="Times New Roman" w:hAnsi="Times New Roman"/>
          <w:kern w:val="0"/>
          <w:sz w:val="22"/>
        </w:rPr>
        <w:t xml:space="preserve"> </w:t>
      </w:r>
      <w:r>
        <w:rPr>
          <w:rFonts w:ascii="Times New Roman" w:eastAsia="바탕체" w:hAnsi="Times New Roman"/>
          <w:kern w:val="0"/>
          <w:sz w:val="22"/>
        </w:rPr>
        <w:t>인하여</w:t>
      </w:r>
      <w:r>
        <w:rPr>
          <w:rFonts w:ascii="Times New Roman" w:eastAsia="Times New Roman" w:hAnsi="Times New Roman"/>
          <w:kern w:val="0"/>
          <w:sz w:val="22"/>
        </w:rPr>
        <w:t xml:space="preserve"> </w:t>
      </w:r>
      <w:r>
        <w:rPr>
          <w:rFonts w:ascii="Times New Roman" w:eastAsia="바탕체" w:hAnsi="Times New Roman"/>
          <w:kern w:val="0"/>
          <w:sz w:val="22"/>
        </w:rPr>
        <w:t>은행에게</w:t>
      </w:r>
      <w:r>
        <w:rPr>
          <w:rFonts w:ascii="Times New Roman" w:eastAsia="Times New Roman" w:hAnsi="Times New Roman"/>
          <w:kern w:val="0"/>
          <w:sz w:val="22"/>
        </w:rPr>
        <w:t xml:space="preserve"> </w:t>
      </w:r>
      <w:r>
        <w:rPr>
          <w:rFonts w:ascii="Times New Roman" w:eastAsia="바탕체" w:hAnsi="Times New Roman"/>
          <w:kern w:val="0"/>
          <w:sz w:val="22"/>
        </w:rPr>
        <w:t>발생되었거나</w:t>
      </w:r>
      <w:r>
        <w:rPr>
          <w:rFonts w:ascii="Times New Roman" w:eastAsia="Times New Roman" w:hAnsi="Times New Roman"/>
          <w:kern w:val="0"/>
          <w:sz w:val="22"/>
        </w:rPr>
        <w:t xml:space="preserve"> </w:t>
      </w:r>
      <w:r>
        <w:rPr>
          <w:rFonts w:ascii="Times New Roman" w:eastAsia="바탕체" w:hAnsi="Times New Roman"/>
          <w:kern w:val="0"/>
          <w:sz w:val="22"/>
        </w:rPr>
        <w:t>발생될</w:t>
      </w:r>
      <w:r>
        <w:rPr>
          <w:rFonts w:ascii="Times New Roman" w:eastAsia="Times New Roman" w:hAnsi="Times New Roman"/>
          <w:kern w:val="0"/>
          <w:sz w:val="22"/>
        </w:rPr>
        <w:t xml:space="preserve"> </w:t>
      </w:r>
      <w:r>
        <w:rPr>
          <w:rFonts w:ascii="Times New Roman" w:eastAsia="바탕체" w:hAnsi="Times New Roman"/>
          <w:kern w:val="0"/>
          <w:sz w:val="22"/>
        </w:rPr>
        <w:t>비용</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민형사상</w:t>
      </w:r>
      <w:r>
        <w:rPr>
          <w:rFonts w:ascii="Times New Roman" w:eastAsia="Times New Roman" w:hAnsi="Times New Roman"/>
          <w:kern w:val="0"/>
          <w:sz w:val="22"/>
        </w:rPr>
        <w:t xml:space="preserve"> </w:t>
      </w:r>
      <w:r>
        <w:rPr>
          <w:rFonts w:ascii="Times New Roman" w:eastAsia="바탕체" w:hAnsi="Times New Roman"/>
          <w:kern w:val="0"/>
          <w:sz w:val="22"/>
        </w:rPr>
        <w:t>모든</w:t>
      </w:r>
      <w:r>
        <w:rPr>
          <w:rFonts w:ascii="Times New Roman" w:eastAsia="Times New Roman" w:hAnsi="Times New Roman"/>
          <w:kern w:val="0"/>
          <w:sz w:val="22"/>
        </w:rPr>
        <w:t xml:space="preserve"> </w:t>
      </w:r>
      <w:r>
        <w:rPr>
          <w:rFonts w:ascii="Times New Roman" w:eastAsia="바탕체" w:hAnsi="Times New Roman"/>
          <w:kern w:val="0"/>
          <w:sz w:val="22"/>
        </w:rPr>
        <w:t>책임을</w:t>
      </w:r>
      <w:r>
        <w:rPr>
          <w:rFonts w:ascii="Times New Roman" w:eastAsia="Times New Roman" w:hAnsi="Times New Roman"/>
          <w:kern w:val="0"/>
          <w:sz w:val="22"/>
        </w:rPr>
        <w:t xml:space="preserve"> </w:t>
      </w:r>
      <w:r>
        <w:rPr>
          <w:rFonts w:ascii="Times New Roman" w:eastAsia="바탕체" w:hAnsi="Times New Roman"/>
          <w:kern w:val="0"/>
          <w:sz w:val="22"/>
        </w:rPr>
        <w:t>완료한</w:t>
      </w:r>
      <w:r>
        <w:rPr>
          <w:rFonts w:ascii="Times New Roman" w:eastAsia="Times New Roman" w:hAnsi="Times New Roman"/>
          <w:kern w:val="0"/>
          <w:sz w:val="22"/>
        </w:rPr>
        <w:t xml:space="preserve"> </w:t>
      </w:r>
      <w:r>
        <w:rPr>
          <w:rFonts w:ascii="Times New Roman" w:eastAsia="바탕체" w:hAnsi="Times New Roman"/>
          <w:kern w:val="0"/>
          <w:sz w:val="22"/>
        </w:rPr>
        <w:t>경우에</w:t>
      </w:r>
      <w:r>
        <w:rPr>
          <w:rFonts w:ascii="Times New Roman" w:eastAsia="Times New Roman" w:hAnsi="Times New Roman"/>
          <w:kern w:val="0"/>
          <w:sz w:val="22"/>
        </w:rPr>
        <w:t xml:space="preserve"> </w:t>
      </w:r>
      <w:r>
        <w:rPr>
          <w:rFonts w:ascii="Times New Roman" w:eastAsia="바탕체" w:hAnsi="Times New Roman"/>
          <w:kern w:val="0"/>
          <w:sz w:val="22"/>
        </w:rPr>
        <w:t>한하여</w:t>
      </w:r>
      <w:r>
        <w:rPr>
          <w:rFonts w:ascii="Times New Roman" w:eastAsia="Times New Roman" w:hAnsi="Times New Roman"/>
          <w:kern w:val="0"/>
          <w:sz w:val="22"/>
        </w:rPr>
        <w:t xml:space="preserve"> </w:t>
      </w:r>
      <w:r>
        <w:rPr>
          <w:rFonts w:ascii="Times New Roman" w:eastAsia="바탕체" w:hAnsi="Times New Roman"/>
          <w:kern w:val="0"/>
          <w:sz w:val="22"/>
        </w:rPr>
        <w:t>신탁계약</w:t>
      </w:r>
      <w:r>
        <w:rPr>
          <w:rFonts w:ascii="Times New Roman" w:eastAsia="Times New Roman" w:hAnsi="Times New Roman"/>
          <w:kern w:val="0"/>
          <w:sz w:val="22"/>
        </w:rPr>
        <w:t xml:space="preserve"> </w:t>
      </w:r>
      <w:r>
        <w:rPr>
          <w:rFonts w:ascii="Times New Roman" w:eastAsia="바탕체" w:hAnsi="Times New Roman"/>
          <w:kern w:val="0"/>
          <w:sz w:val="22"/>
        </w:rPr>
        <w:t>해지를</w:t>
      </w:r>
      <w:r>
        <w:rPr>
          <w:rFonts w:ascii="Times New Roman" w:eastAsia="Times New Roman" w:hAnsi="Times New Roman"/>
          <w:kern w:val="0"/>
          <w:sz w:val="22"/>
        </w:rPr>
        <w:t xml:space="preserve"> </w:t>
      </w:r>
      <w:r>
        <w:rPr>
          <w:rFonts w:ascii="Times New Roman" w:eastAsia="바탕체" w:hAnsi="Times New Roman"/>
          <w:kern w:val="0"/>
          <w:sz w:val="22"/>
        </w:rPr>
        <w:t>요청할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있으며</w:t>
      </w:r>
      <w:r>
        <w:rPr>
          <w:rFonts w:ascii="Times New Roman" w:eastAsia="Times New Roman" w:hAnsi="Times New Roman"/>
          <w:kern w:val="0"/>
          <w:sz w:val="22"/>
        </w:rPr>
        <w:t xml:space="preserve"> </w:t>
      </w:r>
      <w:r>
        <w:rPr>
          <w:rFonts w:ascii="Times New Roman" w:eastAsia="바탕체" w:hAnsi="Times New Roman"/>
          <w:kern w:val="0"/>
          <w:sz w:val="22"/>
        </w:rPr>
        <w:t>수탁자는</w:t>
      </w:r>
      <w:r>
        <w:rPr>
          <w:rFonts w:ascii="Times New Roman" w:eastAsia="Times New Roman" w:hAnsi="Times New Roman"/>
          <w:kern w:val="0"/>
          <w:sz w:val="22"/>
        </w:rPr>
        <w:t xml:space="preserve"> </w:t>
      </w:r>
      <w:r>
        <w:rPr>
          <w:rFonts w:ascii="Times New Roman" w:eastAsia="바탕체" w:hAnsi="Times New Roman"/>
          <w:kern w:val="0"/>
          <w:sz w:val="22"/>
        </w:rPr>
        <w:t>이를</w:t>
      </w:r>
      <w:r>
        <w:rPr>
          <w:rFonts w:ascii="Times New Roman" w:eastAsia="Times New Roman" w:hAnsi="Times New Roman"/>
          <w:kern w:val="0"/>
          <w:sz w:val="22"/>
        </w:rPr>
        <w:t xml:space="preserve"> </w:t>
      </w:r>
      <w:r>
        <w:rPr>
          <w:rFonts w:ascii="Times New Roman" w:eastAsia="바탕체" w:hAnsi="Times New Roman"/>
          <w:kern w:val="0"/>
          <w:sz w:val="22"/>
        </w:rPr>
        <w:t>확인하고</w:t>
      </w:r>
      <w:r>
        <w:rPr>
          <w:rFonts w:ascii="Times New Roman" w:eastAsia="Times New Roman" w:hAnsi="Times New Roman"/>
          <w:kern w:val="0"/>
          <w:sz w:val="22"/>
        </w:rPr>
        <w:t xml:space="preserve"> </w:t>
      </w:r>
      <w:r>
        <w:rPr>
          <w:rFonts w:ascii="Times New Roman" w:eastAsia="바탕체" w:hAnsi="Times New Roman"/>
          <w:kern w:val="0"/>
          <w:sz w:val="22"/>
        </w:rPr>
        <w:t>이의가</w:t>
      </w:r>
      <w:r>
        <w:rPr>
          <w:rFonts w:ascii="Times New Roman" w:eastAsia="Times New Roman" w:hAnsi="Times New Roman"/>
          <w:kern w:val="0"/>
          <w:sz w:val="22"/>
        </w:rPr>
        <w:t xml:space="preserve"> </w:t>
      </w:r>
      <w:r>
        <w:rPr>
          <w:rFonts w:ascii="Times New Roman" w:eastAsia="바탕체" w:hAnsi="Times New Roman"/>
          <w:kern w:val="0"/>
          <w:sz w:val="22"/>
        </w:rPr>
        <w:t>없을</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r>
        <w:rPr>
          <w:rFonts w:ascii="Times New Roman" w:eastAsia="바탕체" w:hAnsi="Times New Roman"/>
          <w:kern w:val="0"/>
          <w:sz w:val="22"/>
        </w:rPr>
        <w:t>해지에</w:t>
      </w:r>
      <w:r>
        <w:rPr>
          <w:rFonts w:ascii="Times New Roman" w:eastAsia="Times New Roman" w:hAnsi="Times New Roman"/>
          <w:kern w:val="0"/>
          <w:sz w:val="22"/>
        </w:rPr>
        <w:t xml:space="preserve"> </w:t>
      </w:r>
      <w:r>
        <w:rPr>
          <w:rFonts w:ascii="Times New Roman" w:eastAsia="바탕체" w:hAnsi="Times New Roman"/>
          <w:kern w:val="0"/>
          <w:sz w:val="22"/>
        </w:rPr>
        <w:t>응하여야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p>
    <w:p w14:paraId="4296CF3E"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항의</w:t>
      </w:r>
      <w:r>
        <w:rPr>
          <w:rFonts w:ascii="Times New Roman" w:eastAsia="Times New Roman" w:hAnsi="Times New Roman"/>
          <w:kern w:val="0"/>
          <w:sz w:val="22"/>
        </w:rPr>
        <w:t xml:space="preserve"> </w:t>
      </w:r>
      <w:r>
        <w:rPr>
          <w:rFonts w:ascii="Times New Roman" w:eastAsia="바탕체" w:hAnsi="Times New Roman"/>
          <w:kern w:val="0"/>
          <w:sz w:val="22"/>
        </w:rPr>
        <w:t>규정에도</w:t>
      </w:r>
      <w:r>
        <w:rPr>
          <w:rFonts w:ascii="Times New Roman" w:eastAsia="Times New Roman" w:hAnsi="Times New Roman"/>
          <w:kern w:val="0"/>
          <w:sz w:val="22"/>
        </w:rPr>
        <w:t xml:space="preserve"> </w:t>
      </w:r>
      <w:r>
        <w:rPr>
          <w:rFonts w:ascii="Times New Roman" w:eastAsia="바탕체" w:hAnsi="Times New Roman"/>
          <w:kern w:val="0"/>
          <w:sz w:val="22"/>
        </w:rPr>
        <w:t>불구하고</w:t>
      </w:r>
      <w:r>
        <w:rPr>
          <w:rFonts w:ascii="Times New Roman" w:eastAsia="Times New Roman" w:hAnsi="Times New Roman"/>
          <w:kern w:val="0"/>
          <w:sz w:val="22"/>
        </w:rPr>
        <w:t xml:space="preserve"> </w:t>
      </w:r>
      <w:r>
        <w:rPr>
          <w:rFonts w:ascii="Times New Roman" w:eastAsia="바탕체" w:hAnsi="Times New Roman"/>
          <w:kern w:val="0"/>
          <w:sz w:val="22"/>
        </w:rPr>
        <w:t>경제사정의</w:t>
      </w:r>
      <w:r>
        <w:rPr>
          <w:rFonts w:ascii="Times New Roman" w:eastAsia="Times New Roman" w:hAnsi="Times New Roman"/>
          <w:kern w:val="0"/>
          <w:sz w:val="22"/>
        </w:rPr>
        <w:t xml:space="preserve"> </w:t>
      </w:r>
      <w:r>
        <w:rPr>
          <w:rFonts w:ascii="Times New Roman" w:eastAsia="바탕체" w:hAnsi="Times New Roman"/>
          <w:kern w:val="0"/>
          <w:sz w:val="22"/>
        </w:rPr>
        <w:t>변화</w:t>
      </w:r>
      <w:r>
        <w:rPr>
          <w:rFonts w:ascii="Times New Roman" w:eastAsia="바탕체" w:hAnsi="Times New Roman"/>
          <w:kern w:val="0"/>
          <w:sz w:val="22"/>
        </w:rPr>
        <w:t xml:space="preserve">, </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멸실</w:t>
      </w:r>
      <w:r>
        <w:rPr>
          <w:rFonts w:ascii="Times New Roman" w:eastAsia="바탕체" w:hAnsi="Times New Roman"/>
          <w:kern w:val="0"/>
          <w:sz w:val="22"/>
        </w:rPr>
        <w:t xml:space="preserve">, </w:t>
      </w:r>
      <w:r>
        <w:rPr>
          <w:rFonts w:ascii="Times New Roman" w:eastAsia="바탕체" w:hAnsi="Times New Roman"/>
          <w:kern w:val="0"/>
          <w:sz w:val="22"/>
        </w:rPr>
        <w:t>담보가치의</w:t>
      </w:r>
      <w:r>
        <w:rPr>
          <w:rFonts w:ascii="Times New Roman" w:eastAsia="Times New Roman" w:hAnsi="Times New Roman"/>
          <w:kern w:val="0"/>
          <w:sz w:val="22"/>
        </w:rPr>
        <w:t xml:space="preserve"> </w:t>
      </w:r>
      <w:r>
        <w:rPr>
          <w:rFonts w:ascii="Times New Roman" w:eastAsia="바탕체" w:hAnsi="Times New Roman"/>
          <w:kern w:val="0"/>
          <w:sz w:val="22"/>
        </w:rPr>
        <w:t>하락</w:t>
      </w:r>
      <w:r>
        <w:rPr>
          <w:rFonts w:ascii="Times New Roman" w:eastAsia="바탕체" w:hAnsi="Times New Roman"/>
          <w:kern w:val="0"/>
          <w:sz w:val="22"/>
        </w:rPr>
        <w:t xml:space="preserve">, </w:t>
      </w:r>
      <w:r>
        <w:rPr>
          <w:rFonts w:ascii="Times New Roman" w:eastAsia="바탕체" w:hAnsi="Times New Roman"/>
          <w:kern w:val="0"/>
          <w:sz w:val="22"/>
        </w:rPr>
        <w:t>기타</w:t>
      </w:r>
      <w:r>
        <w:rPr>
          <w:rFonts w:ascii="Times New Roman" w:eastAsia="Times New Roman" w:hAnsi="Times New Roman"/>
          <w:kern w:val="0"/>
          <w:sz w:val="22"/>
        </w:rPr>
        <w:t xml:space="preserve"> </w:t>
      </w:r>
      <w:r>
        <w:rPr>
          <w:rFonts w:ascii="Times New Roman" w:eastAsia="바탕체" w:hAnsi="Times New Roman"/>
          <w:kern w:val="0"/>
          <w:sz w:val="22"/>
        </w:rPr>
        <w:t>상당한</w:t>
      </w:r>
      <w:r>
        <w:rPr>
          <w:rFonts w:ascii="Times New Roman" w:eastAsia="Times New Roman" w:hAnsi="Times New Roman"/>
          <w:kern w:val="0"/>
          <w:sz w:val="22"/>
        </w:rPr>
        <w:t xml:space="preserve"> </w:t>
      </w:r>
      <w:r>
        <w:rPr>
          <w:rFonts w:ascii="Times New Roman" w:eastAsia="바탕체" w:hAnsi="Times New Roman"/>
          <w:kern w:val="0"/>
          <w:sz w:val="22"/>
        </w:rPr>
        <w:t>사유에</w:t>
      </w:r>
      <w:r>
        <w:rPr>
          <w:rFonts w:ascii="Times New Roman" w:eastAsia="Times New Roman" w:hAnsi="Times New Roman"/>
          <w:kern w:val="0"/>
          <w:sz w:val="22"/>
        </w:rPr>
        <w:t xml:space="preserve"> </w:t>
      </w:r>
      <w:r>
        <w:rPr>
          <w:rFonts w:ascii="Times New Roman" w:eastAsia="바탕체" w:hAnsi="Times New Roman"/>
          <w:kern w:val="0"/>
          <w:sz w:val="22"/>
        </w:rPr>
        <w:t>의하여</w:t>
      </w:r>
      <w:r>
        <w:rPr>
          <w:rFonts w:ascii="Times New Roman" w:eastAsia="Times New Roman" w:hAnsi="Times New Roman"/>
          <w:kern w:val="0"/>
          <w:sz w:val="22"/>
        </w:rPr>
        <w:t xml:space="preserve"> </w:t>
      </w:r>
      <w:r>
        <w:rPr>
          <w:rFonts w:ascii="Times New Roman" w:eastAsia="바탕체" w:hAnsi="Times New Roman"/>
          <w:kern w:val="0"/>
          <w:sz w:val="22"/>
        </w:rPr>
        <w:t>신탁의</w:t>
      </w:r>
      <w:r>
        <w:rPr>
          <w:rFonts w:ascii="Times New Roman" w:eastAsia="Times New Roman" w:hAnsi="Times New Roman"/>
          <w:kern w:val="0"/>
          <w:sz w:val="22"/>
        </w:rPr>
        <w:t xml:space="preserve"> </w:t>
      </w:r>
      <w:r>
        <w:rPr>
          <w:rFonts w:ascii="Times New Roman" w:eastAsia="바탕체" w:hAnsi="Times New Roman"/>
          <w:kern w:val="0"/>
          <w:sz w:val="22"/>
        </w:rPr>
        <w:t>목적</w:t>
      </w:r>
      <w:r>
        <w:rPr>
          <w:rFonts w:ascii="Times New Roman" w:eastAsia="Times New Roman" w:hAnsi="Times New Roman"/>
          <w:kern w:val="0"/>
          <w:sz w:val="22"/>
        </w:rPr>
        <w:t xml:space="preserve"> </w:t>
      </w:r>
      <w:r>
        <w:rPr>
          <w:rFonts w:ascii="Times New Roman" w:eastAsia="바탕체" w:hAnsi="Times New Roman"/>
          <w:kern w:val="0"/>
          <w:sz w:val="22"/>
        </w:rPr>
        <w:t>달성</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신탁사무의</w:t>
      </w:r>
      <w:r>
        <w:rPr>
          <w:rFonts w:ascii="Times New Roman" w:eastAsia="Times New Roman" w:hAnsi="Times New Roman"/>
          <w:kern w:val="0"/>
          <w:sz w:val="22"/>
        </w:rPr>
        <w:t xml:space="preserve"> </w:t>
      </w:r>
      <w:r>
        <w:rPr>
          <w:rFonts w:ascii="Times New Roman" w:eastAsia="바탕체" w:hAnsi="Times New Roman"/>
          <w:kern w:val="0"/>
          <w:sz w:val="22"/>
        </w:rPr>
        <w:t>수행이</w:t>
      </w:r>
      <w:r>
        <w:rPr>
          <w:rFonts w:ascii="Times New Roman" w:eastAsia="Times New Roman" w:hAnsi="Times New Roman"/>
          <w:kern w:val="0"/>
          <w:sz w:val="22"/>
        </w:rPr>
        <w:t xml:space="preserve"> </w:t>
      </w:r>
      <w:r>
        <w:rPr>
          <w:rFonts w:ascii="Times New Roman" w:eastAsia="바탕체" w:hAnsi="Times New Roman"/>
          <w:kern w:val="0"/>
          <w:sz w:val="22"/>
        </w:rPr>
        <w:t>불가능하거나</w:t>
      </w:r>
      <w:r>
        <w:rPr>
          <w:rFonts w:ascii="Times New Roman" w:eastAsia="Times New Roman" w:hAnsi="Times New Roman"/>
          <w:kern w:val="0"/>
          <w:sz w:val="22"/>
        </w:rPr>
        <w:t xml:space="preserve"> </w:t>
      </w:r>
      <w:r>
        <w:rPr>
          <w:rFonts w:ascii="Times New Roman" w:eastAsia="바탕체" w:hAnsi="Times New Roman"/>
          <w:kern w:val="0"/>
          <w:sz w:val="22"/>
        </w:rPr>
        <w:t>현저히</w:t>
      </w:r>
      <w:r>
        <w:rPr>
          <w:rFonts w:ascii="Times New Roman" w:eastAsia="Times New Roman" w:hAnsi="Times New Roman"/>
          <w:kern w:val="0"/>
          <w:sz w:val="22"/>
        </w:rPr>
        <w:t xml:space="preserve"> </w:t>
      </w:r>
      <w:r>
        <w:rPr>
          <w:rFonts w:ascii="Times New Roman" w:eastAsia="바탕체" w:hAnsi="Times New Roman"/>
          <w:kern w:val="0"/>
          <w:sz w:val="22"/>
        </w:rPr>
        <w:t>곤란한</w:t>
      </w:r>
      <w:r>
        <w:rPr>
          <w:rFonts w:ascii="Times New Roman" w:eastAsia="Times New Roman" w:hAnsi="Times New Roman"/>
          <w:kern w:val="0"/>
          <w:sz w:val="22"/>
        </w:rPr>
        <w:t xml:space="preserve"> </w:t>
      </w:r>
      <w:r>
        <w:rPr>
          <w:rFonts w:ascii="Times New Roman" w:eastAsia="바탕체" w:hAnsi="Times New Roman"/>
          <w:kern w:val="0"/>
          <w:sz w:val="22"/>
        </w:rPr>
        <w:t>때에는</w:t>
      </w:r>
      <w:r>
        <w:rPr>
          <w:rFonts w:ascii="Times New Roman" w:eastAsia="Times New Roman" w:hAnsi="Times New Roman"/>
          <w:kern w:val="0"/>
          <w:sz w:val="22"/>
        </w:rPr>
        <w:t xml:space="preserve"> </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위탁자와</w:t>
      </w:r>
      <w:r>
        <w:rPr>
          <w:rFonts w:ascii="Times New Roman" w:eastAsia="Times New Roman" w:hAnsi="Times New Roman"/>
          <w:kern w:val="0"/>
          <w:sz w:val="22"/>
        </w:rPr>
        <w:t xml:space="preserve"> </w:t>
      </w:r>
      <w:r>
        <w:rPr>
          <w:rFonts w:ascii="Times New Roman" w:eastAsia="바탕체" w:hAnsi="Times New Roman"/>
          <w:kern w:val="0"/>
          <w:sz w:val="22"/>
        </w:rPr>
        <w:t>협의하여</w:t>
      </w:r>
      <w:r>
        <w:rPr>
          <w:rFonts w:ascii="Times New Roman" w:eastAsia="Times New Roman" w:hAnsi="Times New Roman"/>
          <w:kern w:val="0"/>
          <w:sz w:val="22"/>
        </w:rPr>
        <w:t xml:space="preserve"> </w:t>
      </w:r>
      <w:r>
        <w:rPr>
          <w:rFonts w:ascii="Times New Roman" w:eastAsia="바탕체" w:hAnsi="Times New Roman"/>
          <w:kern w:val="0"/>
          <w:sz w:val="22"/>
        </w:rPr>
        <w:t>신탁을</w:t>
      </w:r>
      <w:r>
        <w:rPr>
          <w:rFonts w:ascii="Times New Roman" w:eastAsia="Times New Roman" w:hAnsi="Times New Roman"/>
          <w:kern w:val="0"/>
          <w:sz w:val="22"/>
        </w:rPr>
        <w:t xml:space="preserve"> </w:t>
      </w:r>
      <w:r>
        <w:rPr>
          <w:rFonts w:ascii="Times New Roman" w:eastAsia="바탕체" w:hAnsi="Times New Roman"/>
          <w:kern w:val="0"/>
          <w:sz w:val="22"/>
        </w:rPr>
        <w:t>해지할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있으며</w:t>
      </w:r>
      <w:r>
        <w:rPr>
          <w:rFonts w:ascii="Times New Roman" w:eastAsia="바탕체"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책임을</w:t>
      </w:r>
      <w:r>
        <w:rPr>
          <w:rFonts w:ascii="Times New Roman" w:eastAsia="Times New Roman" w:hAnsi="Times New Roman"/>
          <w:kern w:val="0"/>
          <w:sz w:val="22"/>
        </w:rPr>
        <w:t xml:space="preserve"> </w:t>
      </w:r>
      <w:r>
        <w:rPr>
          <w:rFonts w:ascii="Times New Roman" w:eastAsia="바탕체" w:hAnsi="Times New Roman"/>
          <w:kern w:val="0"/>
          <w:sz w:val="22"/>
        </w:rPr>
        <w:t>부담하지</w:t>
      </w:r>
      <w:r>
        <w:rPr>
          <w:rFonts w:ascii="Times New Roman" w:eastAsia="Times New Roman" w:hAnsi="Times New Roman"/>
          <w:kern w:val="0"/>
          <w:sz w:val="22"/>
        </w:rPr>
        <w:t xml:space="preserve"> </w:t>
      </w:r>
      <w:r>
        <w:rPr>
          <w:rFonts w:ascii="Times New Roman" w:eastAsia="바탕체" w:hAnsi="Times New Roman"/>
          <w:kern w:val="0"/>
          <w:sz w:val="22"/>
        </w:rPr>
        <w:t>아니한다</w:t>
      </w:r>
      <w:r>
        <w:rPr>
          <w:rFonts w:ascii="Times New Roman" w:eastAsia="바탕체" w:hAnsi="Times New Roman"/>
          <w:kern w:val="0"/>
          <w:sz w:val="22"/>
        </w:rPr>
        <w:t>.</w:t>
      </w:r>
    </w:p>
    <w:p w14:paraId="2E9956D7"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③</w:t>
      </w:r>
      <w:r>
        <w:rPr>
          <w:rFonts w:ascii="Times New Roman" w:eastAsia="바탕체" w:hAnsi="Times New Roman"/>
          <w:kern w:val="0"/>
          <w:sz w:val="22"/>
        </w:rPr>
        <w:t>제</w:t>
      </w:r>
      <w:r>
        <w:rPr>
          <w:rFonts w:ascii="Times New Roman" w:eastAsia="바탕체" w:hAnsi="Times New Roman"/>
          <w:kern w:val="0"/>
          <w:sz w:val="22"/>
        </w:rPr>
        <w:t>2</w:t>
      </w:r>
      <w:r>
        <w:rPr>
          <w:rFonts w:ascii="Times New Roman" w:eastAsia="바탕체" w:hAnsi="Times New Roman"/>
          <w:kern w:val="0"/>
          <w:sz w:val="22"/>
        </w:rPr>
        <w:t>항의</w:t>
      </w:r>
      <w:r>
        <w:rPr>
          <w:rFonts w:ascii="Times New Roman" w:eastAsia="Times New Roman" w:hAnsi="Times New Roman"/>
          <w:kern w:val="0"/>
          <w:sz w:val="22"/>
        </w:rPr>
        <w:t xml:space="preserve"> </w:t>
      </w:r>
      <w:r>
        <w:rPr>
          <w:rFonts w:ascii="Times New Roman" w:eastAsia="바탕체" w:hAnsi="Times New Roman"/>
          <w:kern w:val="0"/>
          <w:sz w:val="22"/>
        </w:rPr>
        <w:t>해지에</w:t>
      </w:r>
      <w:r>
        <w:rPr>
          <w:rFonts w:ascii="Times New Roman" w:eastAsia="Times New Roman" w:hAnsi="Times New Roman"/>
          <w:kern w:val="0"/>
          <w:sz w:val="22"/>
        </w:rPr>
        <w:t xml:space="preserve"> </w:t>
      </w:r>
      <w:r>
        <w:rPr>
          <w:rFonts w:ascii="Times New Roman" w:eastAsia="바탕체" w:hAnsi="Times New Roman"/>
          <w:kern w:val="0"/>
          <w:sz w:val="22"/>
        </w:rPr>
        <w:t>있어</w:t>
      </w:r>
      <w:r>
        <w:rPr>
          <w:rFonts w:ascii="Times New Roman" w:eastAsia="Times New Roman" w:hAnsi="Times New Roman"/>
          <w:kern w:val="0"/>
          <w:sz w:val="22"/>
        </w:rPr>
        <w:t xml:space="preserve"> </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제비용</w:t>
      </w:r>
      <w:r>
        <w:rPr>
          <w:rFonts w:ascii="Times New Roman" w:eastAsia="바탕체" w:hAnsi="Times New Roman"/>
          <w:kern w:val="0"/>
          <w:sz w:val="22"/>
        </w:rPr>
        <w:t xml:space="preserve">, </w:t>
      </w:r>
      <w:r>
        <w:rPr>
          <w:rFonts w:ascii="Times New Roman" w:eastAsia="바탕체" w:hAnsi="Times New Roman"/>
          <w:kern w:val="0"/>
          <w:sz w:val="22"/>
        </w:rPr>
        <w:t>신탁보수와</w:t>
      </w:r>
      <w:r>
        <w:rPr>
          <w:rFonts w:ascii="Times New Roman" w:eastAsia="Times New Roman" w:hAnsi="Times New Roman"/>
          <w:kern w:val="0"/>
          <w:sz w:val="22"/>
        </w:rPr>
        <w:t xml:space="preserve"> </w:t>
      </w:r>
      <w:r>
        <w:rPr>
          <w:rFonts w:ascii="Times New Roman" w:eastAsia="바탕체" w:hAnsi="Times New Roman"/>
          <w:kern w:val="0"/>
          <w:sz w:val="22"/>
        </w:rPr>
        <w:t>손해보상금을</w:t>
      </w:r>
      <w:r>
        <w:rPr>
          <w:rFonts w:ascii="Times New Roman" w:eastAsia="Times New Roman" w:hAnsi="Times New Roman"/>
          <w:kern w:val="0"/>
          <w:sz w:val="22"/>
        </w:rPr>
        <w:t xml:space="preserve"> </w:t>
      </w:r>
      <w:r>
        <w:rPr>
          <w:rFonts w:ascii="Times New Roman" w:eastAsia="바탕체" w:hAnsi="Times New Roman"/>
          <w:kern w:val="0"/>
          <w:sz w:val="22"/>
        </w:rPr>
        <w:t>신탁부동산으로부터</w:t>
      </w:r>
      <w:r>
        <w:rPr>
          <w:rFonts w:ascii="Times New Roman" w:eastAsia="Times New Roman" w:hAnsi="Times New Roman"/>
          <w:kern w:val="0"/>
          <w:sz w:val="22"/>
        </w:rPr>
        <w:t xml:space="preserve"> </w:t>
      </w:r>
      <w:r>
        <w:rPr>
          <w:rFonts w:ascii="Times New Roman" w:eastAsia="바탕체" w:hAnsi="Times New Roman"/>
          <w:kern w:val="0"/>
          <w:sz w:val="22"/>
        </w:rPr>
        <w:t>공제하거나</w:t>
      </w:r>
      <w:r>
        <w:rPr>
          <w:rFonts w:ascii="Times New Roman" w:eastAsia="Times New Roman" w:hAnsi="Times New Roman"/>
          <w:kern w:val="0"/>
          <w:sz w:val="22"/>
        </w:rPr>
        <w:t xml:space="preserve"> </w:t>
      </w:r>
      <w:r>
        <w:rPr>
          <w:rFonts w:ascii="Times New Roman" w:eastAsia="바탕체" w:hAnsi="Times New Roman"/>
          <w:kern w:val="0"/>
          <w:sz w:val="22"/>
        </w:rPr>
        <w:t>위탁자에게</w:t>
      </w:r>
      <w:r>
        <w:rPr>
          <w:rFonts w:ascii="Times New Roman" w:eastAsia="Times New Roman" w:hAnsi="Times New Roman"/>
          <w:kern w:val="0"/>
          <w:sz w:val="22"/>
        </w:rPr>
        <w:t xml:space="preserve"> </w:t>
      </w:r>
      <w:r>
        <w:rPr>
          <w:rFonts w:ascii="Times New Roman" w:eastAsia="바탕체" w:hAnsi="Times New Roman"/>
          <w:kern w:val="0"/>
          <w:sz w:val="22"/>
        </w:rPr>
        <w:t>청구할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 xml:space="preserve">. </w:t>
      </w:r>
    </w:p>
    <w:p w14:paraId="4BA53D5D"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④</w:t>
      </w:r>
      <w:r>
        <w:rPr>
          <w:rFonts w:ascii="Times New Roman" w:eastAsia="바탕체" w:hAnsi="Times New Roman"/>
          <w:kern w:val="0"/>
          <w:sz w:val="22"/>
        </w:rPr>
        <w:t>신탁법</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21</w:t>
      </w:r>
      <w:r>
        <w:rPr>
          <w:rFonts w:ascii="Times New Roman" w:eastAsia="바탕체" w:hAnsi="Times New Roman"/>
          <w:kern w:val="0"/>
          <w:sz w:val="22"/>
        </w:rPr>
        <w:t>조에</w:t>
      </w:r>
      <w:r>
        <w:rPr>
          <w:rFonts w:ascii="Times New Roman" w:eastAsia="Times New Roman" w:hAnsi="Times New Roman"/>
          <w:kern w:val="0"/>
          <w:sz w:val="22"/>
        </w:rPr>
        <w:t xml:space="preserve"> </w:t>
      </w:r>
      <w:r>
        <w:rPr>
          <w:rFonts w:ascii="Times New Roman" w:eastAsia="바탕체" w:hAnsi="Times New Roman"/>
          <w:kern w:val="0"/>
          <w:sz w:val="22"/>
        </w:rPr>
        <w:t>규정한</w:t>
      </w:r>
      <w:r>
        <w:rPr>
          <w:rFonts w:ascii="Times New Roman" w:eastAsia="Times New Roman" w:hAnsi="Times New Roman"/>
          <w:kern w:val="0"/>
          <w:sz w:val="22"/>
        </w:rPr>
        <w:t xml:space="preserve"> </w:t>
      </w:r>
      <w:r>
        <w:rPr>
          <w:rFonts w:ascii="Times New Roman" w:eastAsia="바탕체" w:hAnsi="Times New Roman"/>
          <w:kern w:val="0"/>
          <w:sz w:val="22"/>
        </w:rPr>
        <w:t>신탁전의</w:t>
      </w:r>
      <w:r>
        <w:rPr>
          <w:rFonts w:ascii="Times New Roman" w:eastAsia="Times New Roman" w:hAnsi="Times New Roman"/>
          <w:kern w:val="0"/>
          <w:sz w:val="22"/>
        </w:rPr>
        <w:t xml:space="preserve"> </w:t>
      </w:r>
      <w:r>
        <w:rPr>
          <w:rFonts w:ascii="Times New Roman" w:eastAsia="바탕체" w:hAnsi="Times New Roman"/>
          <w:kern w:val="0"/>
          <w:sz w:val="22"/>
        </w:rPr>
        <w:t>원인으로</w:t>
      </w:r>
      <w:r>
        <w:rPr>
          <w:rFonts w:ascii="Times New Roman" w:eastAsia="Times New Roman" w:hAnsi="Times New Roman"/>
          <w:kern w:val="0"/>
          <w:sz w:val="22"/>
        </w:rPr>
        <w:t xml:space="preserve"> </w:t>
      </w:r>
      <w:r>
        <w:rPr>
          <w:rFonts w:ascii="Times New Roman" w:eastAsia="바탕체" w:hAnsi="Times New Roman"/>
          <w:kern w:val="0"/>
          <w:sz w:val="22"/>
        </w:rPr>
        <w:t>발생된</w:t>
      </w:r>
      <w:r>
        <w:rPr>
          <w:rFonts w:ascii="Times New Roman" w:eastAsia="Times New Roman" w:hAnsi="Times New Roman"/>
          <w:kern w:val="0"/>
          <w:sz w:val="22"/>
        </w:rPr>
        <w:t xml:space="preserve"> </w:t>
      </w:r>
      <w:r>
        <w:rPr>
          <w:rFonts w:ascii="Times New Roman" w:eastAsia="바탕체" w:hAnsi="Times New Roman"/>
          <w:kern w:val="0"/>
          <w:sz w:val="22"/>
        </w:rPr>
        <w:t>권리의</w:t>
      </w:r>
      <w:r>
        <w:rPr>
          <w:rFonts w:ascii="Times New Roman" w:eastAsia="Times New Roman" w:hAnsi="Times New Roman"/>
          <w:kern w:val="0"/>
          <w:sz w:val="22"/>
        </w:rPr>
        <w:t xml:space="preserve"> </w:t>
      </w:r>
      <w:r>
        <w:rPr>
          <w:rFonts w:ascii="Times New Roman" w:eastAsia="바탕체" w:hAnsi="Times New Roman"/>
          <w:kern w:val="0"/>
          <w:sz w:val="22"/>
        </w:rPr>
        <w:t>실행으로</w:t>
      </w:r>
      <w:r>
        <w:rPr>
          <w:rFonts w:ascii="Times New Roman" w:eastAsia="Times New Roman" w:hAnsi="Times New Roman"/>
          <w:kern w:val="0"/>
          <w:sz w:val="22"/>
        </w:rPr>
        <w:t xml:space="preserve"> </w:t>
      </w:r>
      <w:r>
        <w:rPr>
          <w:rFonts w:ascii="Times New Roman" w:eastAsia="바탕체" w:hAnsi="Times New Roman"/>
          <w:kern w:val="0"/>
          <w:sz w:val="22"/>
        </w:rPr>
        <w:t>인한</w:t>
      </w:r>
      <w:r>
        <w:rPr>
          <w:rFonts w:ascii="Times New Roman" w:eastAsia="Times New Roman" w:hAnsi="Times New Roman"/>
          <w:kern w:val="0"/>
          <w:sz w:val="22"/>
        </w:rPr>
        <w:t xml:space="preserve"> </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환가대금</w:t>
      </w:r>
      <w:r>
        <w:rPr>
          <w:rFonts w:ascii="Times New Roman" w:eastAsia="Times New Roman" w:hAnsi="Times New Roman"/>
          <w:kern w:val="0"/>
          <w:sz w:val="22"/>
        </w:rPr>
        <w:t xml:space="preserve"> </w:t>
      </w:r>
      <w:r>
        <w:rPr>
          <w:rFonts w:ascii="Times New Roman" w:eastAsia="바탕체" w:hAnsi="Times New Roman"/>
          <w:kern w:val="0"/>
          <w:sz w:val="22"/>
        </w:rPr>
        <w:t>중</w:t>
      </w:r>
      <w:r>
        <w:rPr>
          <w:rFonts w:ascii="Times New Roman" w:eastAsia="Times New Roman" w:hAnsi="Times New Roman"/>
          <w:kern w:val="0"/>
          <w:sz w:val="22"/>
        </w:rPr>
        <w:t xml:space="preserve"> </w:t>
      </w:r>
      <w:r>
        <w:rPr>
          <w:rFonts w:ascii="Times New Roman" w:eastAsia="바탕체" w:hAnsi="Times New Roman"/>
          <w:kern w:val="0"/>
          <w:sz w:val="22"/>
        </w:rPr>
        <w:t>잔여액을</w:t>
      </w:r>
      <w:r>
        <w:rPr>
          <w:rFonts w:ascii="Times New Roman" w:eastAsia="Times New Roman"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수령한</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23</w:t>
      </w:r>
      <w:r>
        <w:rPr>
          <w:rFonts w:ascii="Times New Roman" w:eastAsia="바탕체" w:hAnsi="Times New Roman"/>
          <w:kern w:val="0"/>
          <w:sz w:val="22"/>
        </w:rPr>
        <w:t>조의</w:t>
      </w:r>
      <w:r>
        <w:rPr>
          <w:rFonts w:ascii="Times New Roman" w:eastAsia="Times New Roman" w:hAnsi="Times New Roman"/>
          <w:kern w:val="0"/>
          <w:sz w:val="22"/>
        </w:rPr>
        <w:t xml:space="preserve"> </w:t>
      </w:r>
      <w:r>
        <w:rPr>
          <w:rFonts w:ascii="Times New Roman" w:eastAsia="바탕체" w:hAnsi="Times New Roman"/>
          <w:kern w:val="0"/>
          <w:sz w:val="22"/>
        </w:rPr>
        <w:t>처분대금</w:t>
      </w:r>
      <w:r>
        <w:rPr>
          <w:rFonts w:ascii="Times New Roman" w:eastAsia="Times New Roman" w:hAnsi="Times New Roman"/>
          <w:kern w:val="0"/>
          <w:sz w:val="22"/>
        </w:rPr>
        <w:t xml:space="preserve"> </w:t>
      </w:r>
      <w:r>
        <w:rPr>
          <w:rFonts w:ascii="Times New Roman" w:eastAsia="바탕체" w:hAnsi="Times New Roman"/>
          <w:kern w:val="0"/>
          <w:sz w:val="22"/>
        </w:rPr>
        <w:t>정산방법에</w:t>
      </w:r>
      <w:r>
        <w:rPr>
          <w:rFonts w:ascii="Times New Roman" w:eastAsia="Times New Roman" w:hAnsi="Times New Roman"/>
          <w:kern w:val="0"/>
          <w:sz w:val="22"/>
        </w:rPr>
        <w:t xml:space="preserve"> </w:t>
      </w:r>
      <w:r>
        <w:rPr>
          <w:rFonts w:ascii="Times New Roman" w:eastAsia="바탕체" w:hAnsi="Times New Roman"/>
          <w:kern w:val="0"/>
          <w:sz w:val="22"/>
        </w:rPr>
        <w:t>준하여</w:t>
      </w:r>
      <w:r>
        <w:rPr>
          <w:rFonts w:ascii="Times New Roman" w:eastAsia="Times New Roman" w:hAnsi="Times New Roman"/>
          <w:kern w:val="0"/>
          <w:sz w:val="22"/>
        </w:rPr>
        <w:t xml:space="preserve"> </w:t>
      </w:r>
      <w:r>
        <w:rPr>
          <w:rFonts w:ascii="Times New Roman" w:eastAsia="바탕체" w:hAnsi="Times New Roman"/>
          <w:kern w:val="0"/>
          <w:sz w:val="22"/>
        </w:rPr>
        <w:t>정산한다</w:t>
      </w:r>
      <w:r>
        <w:rPr>
          <w:rFonts w:ascii="Times New Roman" w:eastAsia="바탕체" w:hAnsi="Times New Roman"/>
          <w:kern w:val="0"/>
          <w:sz w:val="22"/>
        </w:rPr>
        <w:t>.</w:t>
      </w:r>
    </w:p>
    <w:p w14:paraId="1D2FE8A9"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51FD66FF" w14:textId="77777777" w:rsidR="00DE42D9" w:rsidRDefault="00930A79">
      <w:pPr>
        <w:snapToGrid w:val="0"/>
        <w:spacing w:after="0" w:line="360" w:lineRule="auto"/>
        <w:ind w:left="700" w:hanging="700"/>
        <w:textAlignment w:val="baseline"/>
      </w:pPr>
      <w:r>
        <w:rPr>
          <w:rFonts w:ascii="Times New Roman" w:eastAsia="바탕체" w:hAnsi="Times New Roman"/>
          <w:b/>
          <w:bCs/>
          <w:kern w:val="0"/>
          <w:sz w:val="22"/>
        </w:rPr>
        <w:t>제</w:t>
      </w:r>
      <w:r>
        <w:rPr>
          <w:rFonts w:ascii="Times New Roman" w:eastAsia="바탕체" w:hAnsi="Times New Roman"/>
          <w:b/>
          <w:bCs/>
          <w:kern w:val="0"/>
          <w:sz w:val="22"/>
        </w:rPr>
        <w:t>26</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신탁종료</w:t>
      </w:r>
      <w:r>
        <w:rPr>
          <w:rFonts w:ascii="Times New Roman" w:eastAsia="바탕체" w:hAnsi="Times New Roman"/>
          <w:b/>
          <w:bCs/>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신탁은</w:t>
      </w:r>
      <w:r>
        <w:rPr>
          <w:rFonts w:ascii="Times New Roman" w:eastAsia="Times New Roman" w:hAnsi="Times New Roman"/>
          <w:kern w:val="0"/>
          <w:sz w:val="22"/>
        </w:rPr>
        <w:t xml:space="preserve"> </w:t>
      </w:r>
      <w:r>
        <w:rPr>
          <w:rFonts w:ascii="Times New Roman" w:eastAsia="바탕체" w:hAnsi="Times New Roman"/>
          <w:kern w:val="0"/>
          <w:sz w:val="22"/>
        </w:rPr>
        <w:t>다음</w:t>
      </w:r>
      <w:r>
        <w:rPr>
          <w:rFonts w:ascii="Times New Roman" w:eastAsia="Times New Roman" w:hAnsi="Times New Roman"/>
          <w:kern w:val="0"/>
          <w:sz w:val="22"/>
        </w:rPr>
        <w:t xml:space="preserve"> </w:t>
      </w:r>
      <w:r>
        <w:rPr>
          <w:rFonts w:ascii="Times New Roman" w:eastAsia="바탕체" w:hAnsi="Times New Roman"/>
          <w:kern w:val="0"/>
          <w:sz w:val="22"/>
        </w:rPr>
        <w:t>각</w:t>
      </w:r>
      <w:r>
        <w:rPr>
          <w:rFonts w:ascii="Times New Roman" w:eastAsia="Times New Roman" w:hAnsi="Times New Roman"/>
          <w:kern w:val="0"/>
          <w:sz w:val="22"/>
        </w:rPr>
        <w:t xml:space="preserve"> </w:t>
      </w:r>
      <w:r>
        <w:rPr>
          <w:rFonts w:ascii="Times New Roman" w:eastAsia="바탕체" w:hAnsi="Times New Roman"/>
          <w:kern w:val="0"/>
          <w:sz w:val="22"/>
        </w:rPr>
        <w:t>호의</w:t>
      </w:r>
      <w:r>
        <w:rPr>
          <w:rFonts w:ascii="Times New Roman" w:eastAsia="Times New Roman" w:hAnsi="Times New Roman"/>
          <w:kern w:val="0"/>
          <w:sz w:val="22"/>
        </w:rPr>
        <w:t xml:space="preserve"> </w:t>
      </w:r>
      <w:r>
        <w:rPr>
          <w:rFonts w:ascii="Times New Roman" w:eastAsia="바탕체" w:hAnsi="Times New Roman"/>
          <w:kern w:val="0"/>
          <w:sz w:val="22"/>
        </w:rPr>
        <w:t>경우에</w:t>
      </w:r>
      <w:r>
        <w:rPr>
          <w:rFonts w:ascii="Times New Roman" w:eastAsia="Times New Roman" w:hAnsi="Times New Roman"/>
          <w:kern w:val="0"/>
          <w:sz w:val="22"/>
        </w:rPr>
        <w:t xml:space="preserve"> </w:t>
      </w:r>
      <w:r>
        <w:rPr>
          <w:rFonts w:ascii="Times New Roman" w:eastAsia="바탕체" w:hAnsi="Times New Roman"/>
          <w:kern w:val="0"/>
          <w:sz w:val="22"/>
        </w:rPr>
        <w:t>종료한다</w:t>
      </w:r>
      <w:r>
        <w:rPr>
          <w:rFonts w:ascii="Times New Roman" w:eastAsia="바탕체" w:hAnsi="Times New Roman"/>
          <w:kern w:val="0"/>
          <w:sz w:val="22"/>
        </w:rPr>
        <w:t>.</w:t>
      </w:r>
    </w:p>
    <w:p w14:paraId="0165290B" w14:textId="77777777" w:rsidR="00DE42D9" w:rsidRDefault="00930A79">
      <w:pPr>
        <w:snapToGrid w:val="0"/>
        <w:spacing w:after="0" w:line="360" w:lineRule="auto"/>
        <w:ind w:left="920" w:hanging="220"/>
        <w:jc w:val="left"/>
        <w:textAlignment w:val="baseline"/>
        <w:rPr>
          <w:rFonts w:ascii="Times New Roman" w:eastAsia="바탕체" w:hAnsi="Times New Roman"/>
          <w:kern w:val="0"/>
          <w:sz w:val="22"/>
        </w:rPr>
      </w:pPr>
      <w:r>
        <w:rPr>
          <w:rFonts w:ascii="Times New Roman" w:eastAsia="바탕체" w:hAnsi="Times New Roman"/>
          <w:kern w:val="0"/>
          <w:sz w:val="22"/>
        </w:rPr>
        <w:t xml:space="preserve">1. </w:t>
      </w:r>
      <w:r>
        <w:rPr>
          <w:rFonts w:ascii="Times New Roman" w:eastAsia="바탕체" w:hAnsi="Times New Roman"/>
          <w:kern w:val="0"/>
          <w:sz w:val="22"/>
        </w:rPr>
        <w:t>제</w:t>
      </w:r>
      <w:r>
        <w:rPr>
          <w:rFonts w:ascii="Times New Roman" w:eastAsia="바탕체" w:hAnsi="Times New Roman"/>
          <w:kern w:val="0"/>
          <w:sz w:val="22"/>
        </w:rPr>
        <w:t>25</w:t>
      </w:r>
      <w:r>
        <w:rPr>
          <w:rFonts w:ascii="Times New Roman" w:eastAsia="바탕체" w:hAnsi="Times New Roman"/>
          <w:kern w:val="0"/>
          <w:sz w:val="22"/>
        </w:rPr>
        <w:t>조에</w:t>
      </w:r>
      <w:r>
        <w:rPr>
          <w:rFonts w:ascii="Times New Roman" w:eastAsia="Times New Roman" w:hAnsi="Times New Roman"/>
          <w:kern w:val="0"/>
          <w:sz w:val="22"/>
        </w:rPr>
        <w:t xml:space="preserve"> </w:t>
      </w:r>
      <w:r>
        <w:rPr>
          <w:rFonts w:ascii="Times New Roman" w:eastAsia="바탕체" w:hAnsi="Times New Roman"/>
          <w:kern w:val="0"/>
          <w:sz w:val="22"/>
        </w:rPr>
        <w:t>의한</w:t>
      </w:r>
      <w:r>
        <w:rPr>
          <w:rFonts w:ascii="Times New Roman" w:eastAsia="Times New Roman" w:hAnsi="Times New Roman"/>
          <w:kern w:val="0"/>
          <w:sz w:val="22"/>
        </w:rPr>
        <w:t xml:space="preserve"> </w:t>
      </w:r>
      <w:r>
        <w:rPr>
          <w:rFonts w:ascii="Times New Roman" w:eastAsia="바탕체" w:hAnsi="Times New Roman"/>
          <w:kern w:val="0"/>
          <w:sz w:val="22"/>
        </w:rPr>
        <w:t>해지</w:t>
      </w:r>
    </w:p>
    <w:p w14:paraId="20E44DC2" w14:textId="77777777" w:rsidR="00DE42D9" w:rsidRDefault="00930A79">
      <w:pPr>
        <w:snapToGrid w:val="0"/>
        <w:spacing w:after="0" w:line="360" w:lineRule="auto"/>
        <w:ind w:left="920" w:hanging="220"/>
        <w:jc w:val="left"/>
        <w:textAlignment w:val="baseline"/>
        <w:rPr>
          <w:rFonts w:ascii="Times New Roman" w:eastAsia="바탕체" w:hAnsi="Times New Roman"/>
          <w:kern w:val="0"/>
          <w:sz w:val="22"/>
        </w:rPr>
      </w:pPr>
      <w:r>
        <w:rPr>
          <w:rFonts w:ascii="Times New Roman" w:eastAsia="바탕체" w:hAnsi="Times New Roman"/>
          <w:kern w:val="0"/>
          <w:sz w:val="22"/>
        </w:rPr>
        <w:t xml:space="preserve">2. </w:t>
      </w:r>
      <w:r>
        <w:rPr>
          <w:rFonts w:ascii="Times New Roman" w:eastAsia="바탕체" w:hAnsi="Times New Roman"/>
          <w:kern w:val="0"/>
          <w:sz w:val="22"/>
        </w:rPr>
        <w:t>신탁기간</w:t>
      </w:r>
      <w:r>
        <w:rPr>
          <w:rFonts w:ascii="Times New Roman" w:eastAsia="Times New Roman" w:hAnsi="Times New Roman"/>
          <w:kern w:val="0"/>
          <w:sz w:val="22"/>
        </w:rPr>
        <w:t xml:space="preserve"> </w:t>
      </w:r>
      <w:r>
        <w:rPr>
          <w:rFonts w:ascii="Times New Roman" w:eastAsia="바탕체" w:hAnsi="Times New Roman"/>
          <w:kern w:val="0"/>
          <w:sz w:val="22"/>
        </w:rPr>
        <w:t>종료</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위탁자와</w:t>
      </w:r>
      <w:r>
        <w:rPr>
          <w:rFonts w:ascii="Times New Roman" w:eastAsia="Times New Roman" w:hAnsi="Times New Roman"/>
          <w:kern w:val="0"/>
          <w:sz w:val="22"/>
        </w:rPr>
        <w:t xml:space="preserve"> </w:t>
      </w:r>
      <w:r>
        <w:rPr>
          <w:rFonts w:ascii="Times New Roman" w:eastAsia="바탕체" w:hAnsi="Times New Roman"/>
          <w:kern w:val="0"/>
          <w:sz w:val="22"/>
        </w:rPr>
        <w:t>우선수익자간에</w:t>
      </w:r>
      <w:r>
        <w:rPr>
          <w:rFonts w:ascii="Times New Roman" w:eastAsia="Times New Roman" w:hAnsi="Times New Roman"/>
          <w:kern w:val="0"/>
          <w:sz w:val="22"/>
        </w:rPr>
        <w:t xml:space="preserve"> </w:t>
      </w:r>
      <w:r>
        <w:rPr>
          <w:rFonts w:ascii="Times New Roman" w:eastAsia="바탕체" w:hAnsi="Times New Roman"/>
          <w:kern w:val="0"/>
          <w:sz w:val="22"/>
        </w:rPr>
        <w:t>거래관계의</w:t>
      </w:r>
      <w:r>
        <w:rPr>
          <w:rFonts w:ascii="Times New Roman" w:eastAsia="Times New Roman" w:hAnsi="Times New Roman"/>
          <w:kern w:val="0"/>
          <w:sz w:val="22"/>
        </w:rPr>
        <w:t xml:space="preserve"> </w:t>
      </w:r>
      <w:r>
        <w:rPr>
          <w:rFonts w:ascii="Times New Roman" w:eastAsia="바탕체" w:hAnsi="Times New Roman"/>
          <w:kern w:val="0"/>
          <w:sz w:val="22"/>
        </w:rPr>
        <w:t>종료에</w:t>
      </w:r>
      <w:r>
        <w:rPr>
          <w:rFonts w:ascii="Times New Roman" w:eastAsia="Times New Roman" w:hAnsi="Times New Roman"/>
          <w:kern w:val="0"/>
          <w:sz w:val="22"/>
        </w:rPr>
        <w:t xml:space="preserve"> </w:t>
      </w:r>
      <w:r>
        <w:rPr>
          <w:rFonts w:ascii="Times New Roman" w:eastAsia="바탕체" w:hAnsi="Times New Roman"/>
          <w:kern w:val="0"/>
          <w:sz w:val="22"/>
        </w:rPr>
        <w:t>따른</w:t>
      </w:r>
      <w:r>
        <w:rPr>
          <w:rFonts w:ascii="Times New Roman" w:eastAsia="Times New Roman" w:hAnsi="Times New Roman"/>
          <w:kern w:val="0"/>
          <w:sz w:val="22"/>
        </w:rPr>
        <w:t xml:space="preserve"> </w:t>
      </w:r>
      <w:r>
        <w:rPr>
          <w:rFonts w:ascii="Times New Roman" w:eastAsia="바탕체" w:hAnsi="Times New Roman"/>
          <w:kern w:val="0"/>
          <w:sz w:val="22"/>
        </w:rPr>
        <w:t>수익권</w:t>
      </w:r>
      <w:r>
        <w:rPr>
          <w:rFonts w:ascii="Times New Roman" w:eastAsia="Times New Roman" w:hAnsi="Times New Roman"/>
          <w:kern w:val="0"/>
          <w:sz w:val="22"/>
        </w:rPr>
        <w:t xml:space="preserve"> </w:t>
      </w:r>
      <w:r>
        <w:rPr>
          <w:rFonts w:ascii="Times New Roman" w:eastAsia="바탕체" w:hAnsi="Times New Roman"/>
          <w:kern w:val="0"/>
          <w:sz w:val="22"/>
        </w:rPr>
        <w:t>증서의</w:t>
      </w:r>
      <w:r>
        <w:rPr>
          <w:rFonts w:ascii="Times New Roman" w:eastAsia="Times New Roman" w:hAnsi="Times New Roman"/>
          <w:kern w:val="0"/>
          <w:sz w:val="22"/>
        </w:rPr>
        <w:t xml:space="preserve"> </w:t>
      </w:r>
      <w:r>
        <w:rPr>
          <w:rFonts w:ascii="Times New Roman" w:eastAsia="바탕체" w:hAnsi="Times New Roman"/>
          <w:kern w:val="0"/>
          <w:sz w:val="22"/>
        </w:rPr>
        <w:t>반환</w:t>
      </w:r>
    </w:p>
    <w:p w14:paraId="7187DF3F" w14:textId="77777777" w:rsidR="00DE42D9" w:rsidRDefault="00930A79">
      <w:pPr>
        <w:snapToGrid w:val="0"/>
        <w:spacing w:after="0" w:line="360" w:lineRule="auto"/>
        <w:ind w:left="920" w:hanging="220"/>
        <w:jc w:val="left"/>
        <w:textAlignment w:val="baseline"/>
        <w:rPr>
          <w:rFonts w:ascii="Times New Roman" w:eastAsia="바탕체" w:hAnsi="Times New Roman"/>
          <w:kern w:val="0"/>
          <w:sz w:val="22"/>
        </w:rPr>
      </w:pPr>
      <w:r>
        <w:rPr>
          <w:rFonts w:ascii="Times New Roman" w:eastAsia="바탕체" w:hAnsi="Times New Roman"/>
          <w:kern w:val="0"/>
          <w:sz w:val="22"/>
        </w:rPr>
        <w:t xml:space="preserve">3. </w:t>
      </w:r>
      <w:r>
        <w:rPr>
          <w:rFonts w:ascii="Times New Roman" w:eastAsia="바탕체" w:hAnsi="Times New Roman"/>
          <w:kern w:val="0"/>
          <w:sz w:val="22"/>
        </w:rPr>
        <w:t>제</w:t>
      </w:r>
      <w:r>
        <w:rPr>
          <w:rFonts w:ascii="Times New Roman" w:eastAsia="바탕체" w:hAnsi="Times New Roman"/>
          <w:kern w:val="0"/>
          <w:sz w:val="22"/>
        </w:rPr>
        <w:t>19</w:t>
      </w:r>
      <w:r>
        <w:rPr>
          <w:rFonts w:ascii="Times New Roman" w:eastAsia="바탕체" w:hAnsi="Times New Roman"/>
          <w:kern w:val="0"/>
          <w:sz w:val="22"/>
        </w:rPr>
        <w:t>조에</w:t>
      </w:r>
      <w:r>
        <w:rPr>
          <w:rFonts w:ascii="Times New Roman" w:eastAsia="Times New Roman" w:hAnsi="Times New Roman"/>
          <w:kern w:val="0"/>
          <w:sz w:val="22"/>
        </w:rPr>
        <w:t xml:space="preserve"> </w:t>
      </w:r>
      <w:r>
        <w:rPr>
          <w:rFonts w:ascii="Times New Roman" w:eastAsia="바탕체" w:hAnsi="Times New Roman"/>
          <w:kern w:val="0"/>
          <w:sz w:val="22"/>
        </w:rPr>
        <w:t>의한</w:t>
      </w:r>
      <w:r>
        <w:rPr>
          <w:rFonts w:ascii="Times New Roman" w:eastAsia="Times New Roman" w:hAnsi="Times New Roman"/>
          <w:kern w:val="0"/>
          <w:sz w:val="22"/>
        </w:rPr>
        <w:t xml:space="preserve"> </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처분으로</w:t>
      </w:r>
      <w:r>
        <w:rPr>
          <w:rFonts w:ascii="Times New Roman" w:eastAsia="Times New Roman" w:hAnsi="Times New Roman"/>
          <w:kern w:val="0"/>
          <w:sz w:val="22"/>
        </w:rPr>
        <w:t xml:space="preserve"> </w:t>
      </w:r>
      <w:r>
        <w:rPr>
          <w:rFonts w:ascii="Times New Roman" w:eastAsia="바탕체" w:hAnsi="Times New Roman"/>
          <w:kern w:val="0"/>
          <w:sz w:val="22"/>
        </w:rPr>
        <w:t>양수인에게</w:t>
      </w:r>
      <w:r>
        <w:rPr>
          <w:rFonts w:ascii="Times New Roman" w:eastAsia="Times New Roman" w:hAnsi="Times New Roman"/>
          <w:kern w:val="0"/>
          <w:sz w:val="22"/>
        </w:rPr>
        <w:t xml:space="preserve"> </w:t>
      </w:r>
      <w:r>
        <w:rPr>
          <w:rFonts w:ascii="Times New Roman" w:eastAsia="바탕체" w:hAnsi="Times New Roman"/>
          <w:kern w:val="0"/>
          <w:sz w:val="22"/>
        </w:rPr>
        <w:t>소유권</w:t>
      </w:r>
      <w:r>
        <w:rPr>
          <w:rFonts w:ascii="Times New Roman" w:eastAsia="Times New Roman" w:hAnsi="Times New Roman"/>
          <w:kern w:val="0"/>
          <w:sz w:val="22"/>
        </w:rPr>
        <w:t xml:space="preserve"> </w:t>
      </w:r>
      <w:r>
        <w:rPr>
          <w:rFonts w:ascii="Times New Roman" w:eastAsia="바탕체" w:hAnsi="Times New Roman"/>
          <w:kern w:val="0"/>
          <w:sz w:val="22"/>
        </w:rPr>
        <w:t>이전등기가</w:t>
      </w:r>
      <w:r>
        <w:rPr>
          <w:rFonts w:ascii="Times New Roman" w:eastAsia="Times New Roman" w:hAnsi="Times New Roman"/>
          <w:kern w:val="0"/>
          <w:sz w:val="22"/>
        </w:rPr>
        <w:t xml:space="preserve"> </w:t>
      </w:r>
      <w:r>
        <w:rPr>
          <w:rFonts w:ascii="Times New Roman" w:eastAsia="바탕체" w:hAnsi="Times New Roman"/>
          <w:kern w:val="0"/>
          <w:sz w:val="22"/>
        </w:rPr>
        <w:t>경료된</w:t>
      </w:r>
      <w:r>
        <w:rPr>
          <w:rFonts w:ascii="Times New Roman" w:eastAsia="Times New Roman" w:hAnsi="Times New Roman"/>
          <w:kern w:val="0"/>
          <w:sz w:val="22"/>
        </w:rPr>
        <w:t xml:space="preserve"> </w:t>
      </w:r>
      <w:r>
        <w:rPr>
          <w:rFonts w:ascii="Times New Roman" w:eastAsia="바탕체" w:hAnsi="Times New Roman"/>
          <w:kern w:val="0"/>
          <w:sz w:val="22"/>
        </w:rPr>
        <w:t>때</w:t>
      </w:r>
    </w:p>
    <w:p w14:paraId="048C5C14" w14:textId="77777777" w:rsidR="00DE42D9" w:rsidRDefault="00930A79">
      <w:pPr>
        <w:snapToGrid w:val="0"/>
        <w:spacing w:after="0" w:line="360" w:lineRule="auto"/>
        <w:ind w:left="920" w:hanging="220"/>
        <w:jc w:val="left"/>
        <w:textAlignment w:val="baseline"/>
        <w:rPr>
          <w:rFonts w:ascii="Times New Roman" w:eastAsia="바탕체" w:hAnsi="Times New Roman"/>
          <w:kern w:val="0"/>
          <w:sz w:val="22"/>
        </w:rPr>
      </w:pPr>
      <w:r>
        <w:rPr>
          <w:rFonts w:ascii="Times New Roman" w:eastAsia="바탕체" w:hAnsi="Times New Roman"/>
          <w:kern w:val="0"/>
          <w:sz w:val="22"/>
        </w:rPr>
        <w:t xml:space="preserve">4. </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멸실</w:t>
      </w:r>
      <w:r>
        <w:rPr>
          <w:rFonts w:ascii="Times New Roman" w:eastAsia="바탕체" w:hAnsi="Times New Roman"/>
          <w:kern w:val="0"/>
          <w:sz w:val="22"/>
        </w:rPr>
        <w:t xml:space="preserve">, </w:t>
      </w:r>
      <w:r>
        <w:rPr>
          <w:rFonts w:ascii="Times New Roman" w:eastAsia="바탕체" w:hAnsi="Times New Roman"/>
          <w:kern w:val="0"/>
          <w:sz w:val="22"/>
        </w:rPr>
        <w:t>권리의</w:t>
      </w:r>
      <w:r>
        <w:rPr>
          <w:rFonts w:ascii="Times New Roman" w:eastAsia="Times New Roman" w:hAnsi="Times New Roman"/>
          <w:kern w:val="0"/>
          <w:sz w:val="22"/>
        </w:rPr>
        <w:t xml:space="preserve"> </w:t>
      </w:r>
      <w:r>
        <w:rPr>
          <w:rFonts w:ascii="Times New Roman" w:eastAsia="바탕체" w:hAnsi="Times New Roman"/>
          <w:kern w:val="0"/>
          <w:sz w:val="22"/>
        </w:rPr>
        <w:t>하자</w:t>
      </w:r>
      <w:r>
        <w:rPr>
          <w:rFonts w:ascii="Times New Roman" w:eastAsia="Times New Roman" w:hAnsi="Times New Roman"/>
          <w:kern w:val="0"/>
          <w:sz w:val="22"/>
        </w:rPr>
        <w:t xml:space="preserve"> </w:t>
      </w:r>
      <w:r>
        <w:rPr>
          <w:rFonts w:ascii="Times New Roman" w:eastAsia="바탕체" w:hAnsi="Times New Roman"/>
          <w:kern w:val="0"/>
          <w:sz w:val="22"/>
        </w:rPr>
        <w:t>등의</w:t>
      </w:r>
      <w:r>
        <w:rPr>
          <w:rFonts w:ascii="Times New Roman" w:eastAsia="Times New Roman" w:hAnsi="Times New Roman"/>
          <w:kern w:val="0"/>
          <w:sz w:val="22"/>
        </w:rPr>
        <w:t xml:space="preserve"> </w:t>
      </w:r>
      <w:r>
        <w:rPr>
          <w:rFonts w:ascii="Times New Roman" w:eastAsia="바탕체" w:hAnsi="Times New Roman"/>
          <w:kern w:val="0"/>
          <w:sz w:val="22"/>
        </w:rPr>
        <w:t>사유로</w:t>
      </w:r>
      <w:r>
        <w:rPr>
          <w:rFonts w:ascii="Times New Roman" w:eastAsia="Times New Roman" w:hAnsi="Times New Roman"/>
          <w:kern w:val="0"/>
          <w:sz w:val="22"/>
        </w:rPr>
        <w:t xml:space="preserve"> </w:t>
      </w:r>
      <w:r>
        <w:rPr>
          <w:rFonts w:ascii="Times New Roman" w:eastAsia="바탕체" w:hAnsi="Times New Roman"/>
          <w:kern w:val="0"/>
          <w:sz w:val="22"/>
        </w:rPr>
        <w:t>신탁의</w:t>
      </w:r>
      <w:r>
        <w:rPr>
          <w:rFonts w:ascii="Times New Roman" w:eastAsia="Times New Roman" w:hAnsi="Times New Roman"/>
          <w:kern w:val="0"/>
          <w:sz w:val="22"/>
        </w:rPr>
        <w:t xml:space="preserve"> </w:t>
      </w:r>
      <w:r>
        <w:rPr>
          <w:rFonts w:ascii="Times New Roman" w:eastAsia="바탕체" w:hAnsi="Times New Roman"/>
          <w:kern w:val="0"/>
          <w:sz w:val="22"/>
        </w:rPr>
        <w:t>목적을</w:t>
      </w:r>
      <w:r>
        <w:rPr>
          <w:rFonts w:ascii="Times New Roman" w:eastAsia="Times New Roman" w:hAnsi="Times New Roman"/>
          <w:kern w:val="0"/>
          <w:sz w:val="22"/>
        </w:rPr>
        <w:t xml:space="preserve"> </w:t>
      </w:r>
      <w:r>
        <w:rPr>
          <w:rFonts w:ascii="Times New Roman" w:eastAsia="바탕체" w:hAnsi="Times New Roman"/>
          <w:kern w:val="0"/>
          <w:sz w:val="22"/>
        </w:rPr>
        <w:t>달성할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없는</w:t>
      </w:r>
      <w:r>
        <w:rPr>
          <w:rFonts w:ascii="Times New Roman" w:eastAsia="Times New Roman" w:hAnsi="Times New Roman"/>
          <w:kern w:val="0"/>
          <w:sz w:val="22"/>
        </w:rPr>
        <w:t xml:space="preserve"> </w:t>
      </w:r>
      <w:r>
        <w:rPr>
          <w:rFonts w:ascii="Times New Roman" w:eastAsia="바탕체" w:hAnsi="Times New Roman"/>
          <w:kern w:val="0"/>
          <w:sz w:val="22"/>
        </w:rPr>
        <w:t>경우</w:t>
      </w:r>
    </w:p>
    <w:p w14:paraId="17B52197"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신탁이</w:t>
      </w:r>
      <w:r>
        <w:rPr>
          <w:rFonts w:ascii="Times New Roman" w:eastAsia="Times New Roman" w:hAnsi="Times New Roman"/>
          <w:kern w:val="0"/>
          <w:sz w:val="22"/>
        </w:rPr>
        <w:t xml:space="preserve"> </w:t>
      </w:r>
      <w:r>
        <w:rPr>
          <w:rFonts w:ascii="Times New Roman" w:eastAsia="바탕체" w:hAnsi="Times New Roman"/>
          <w:kern w:val="0"/>
          <w:sz w:val="22"/>
        </w:rPr>
        <w:t>신탁기간</w:t>
      </w:r>
      <w:r>
        <w:rPr>
          <w:rFonts w:ascii="Times New Roman" w:eastAsia="Times New Roman" w:hAnsi="Times New Roman"/>
          <w:kern w:val="0"/>
          <w:sz w:val="22"/>
        </w:rPr>
        <w:t xml:space="preserve"> </w:t>
      </w:r>
      <w:r>
        <w:rPr>
          <w:rFonts w:ascii="Times New Roman" w:eastAsia="바탕체" w:hAnsi="Times New Roman"/>
          <w:kern w:val="0"/>
          <w:sz w:val="22"/>
        </w:rPr>
        <w:t>만료</w:t>
      </w:r>
      <w:r>
        <w:rPr>
          <w:rFonts w:ascii="Times New Roman" w:eastAsia="Times New Roman" w:hAnsi="Times New Roman"/>
          <w:kern w:val="0"/>
          <w:sz w:val="22"/>
        </w:rPr>
        <w:t xml:space="preserve"> </w:t>
      </w:r>
      <w:r>
        <w:rPr>
          <w:rFonts w:ascii="Times New Roman" w:eastAsia="바탕체" w:hAnsi="Times New Roman"/>
          <w:kern w:val="0"/>
          <w:sz w:val="22"/>
        </w:rPr>
        <w:t>시</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신탁해지로</w:t>
      </w:r>
      <w:r>
        <w:rPr>
          <w:rFonts w:ascii="Times New Roman" w:eastAsia="Times New Roman" w:hAnsi="Times New Roman"/>
          <w:kern w:val="0"/>
          <w:sz w:val="22"/>
        </w:rPr>
        <w:t xml:space="preserve"> </w:t>
      </w:r>
      <w:r>
        <w:rPr>
          <w:rFonts w:ascii="Times New Roman" w:eastAsia="바탕체" w:hAnsi="Times New Roman"/>
          <w:kern w:val="0"/>
          <w:sz w:val="22"/>
        </w:rPr>
        <w:t>신탁계약이</w:t>
      </w:r>
      <w:r>
        <w:rPr>
          <w:rFonts w:ascii="Times New Roman" w:eastAsia="Times New Roman" w:hAnsi="Times New Roman"/>
          <w:kern w:val="0"/>
          <w:sz w:val="22"/>
        </w:rPr>
        <w:t xml:space="preserve"> </w:t>
      </w:r>
      <w:r>
        <w:rPr>
          <w:rFonts w:ascii="Times New Roman" w:eastAsia="바탕체" w:hAnsi="Times New Roman"/>
          <w:kern w:val="0"/>
          <w:sz w:val="22"/>
        </w:rPr>
        <w:t>종료하는</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위탁자는</w:t>
      </w:r>
      <w:r>
        <w:rPr>
          <w:rFonts w:ascii="Times New Roman" w:eastAsia="Times New Roman" w:hAnsi="Times New Roman"/>
          <w:kern w:val="0"/>
          <w:sz w:val="22"/>
        </w:rPr>
        <w:t xml:space="preserve"> </w:t>
      </w:r>
      <w:r>
        <w:rPr>
          <w:rFonts w:ascii="Times New Roman" w:eastAsia="바탕체" w:hAnsi="Times New Roman"/>
          <w:kern w:val="0"/>
          <w:sz w:val="22"/>
        </w:rPr>
        <w:t>은행에게</w:t>
      </w:r>
      <w:r>
        <w:rPr>
          <w:rFonts w:ascii="Times New Roman" w:eastAsia="Times New Roman" w:hAnsi="Times New Roman"/>
          <w:kern w:val="0"/>
          <w:sz w:val="22"/>
        </w:rPr>
        <w:t xml:space="preserve"> </w:t>
      </w:r>
      <w:r>
        <w:rPr>
          <w:rFonts w:ascii="Times New Roman" w:eastAsia="바탕체" w:hAnsi="Times New Roman"/>
          <w:kern w:val="0"/>
          <w:sz w:val="22"/>
        </w:rPr>
        <w:t>수익권증서를</w:t>
      </w:r>
      <w:r>
        <w:rPr>
          <w:rFonts w:ascii="Times New Roman" w:eastAsia="Times New Roman" w:hAnsi="Times New Roman"/>
          <w:kern w:val="0"/>
          <w:sz w:val="22"/>
        </w:rPr>
        <w:t xml:space="preserve"> </w:t>
      </w:r>
      <w:r>
        <w:rPr>
          <w:rFonts w:ascii="Times New Roman" w:eastAsia="바탕체" w:hAnsi="Times New Roman"/>
          <w:kern w:val="0"/>
          <w:sz w:val="22"/>
        </w:rPr>
        <w:t>반환하고</w:t>
      </w:r>
      <w:r>
        <w:rPr>
          <w:rFonts w:ascii="Times New Roman" w:eastAsia="Times New Roman" w:hAnsi="Times New Roman"/>
          <w:kern w:val="0"/>
          <w:sz w:val="22"/>
        </w:rPr>
        <w:t xml:space="preserve"> </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위탁자에게</w:t>
      </w:r>
      <w:r>
        <w:rPr>
          <w:rFonts w:ascii="Times New Roman" w:eastAsia="Times New Roman" w:hAnsi="Times New Roman"/>
          <w:kern w:val="0"/>
          <w:sz w:val="22"/>
        </w:rPr>
        <w:t xml:space="preserve"> </w:t>
      </w:r>
      <w:r>
        <w:rPr>
          <w:rFonts w:ascii="Times New Roman" w:eastAsia="바탕체" w:hAnsi="Times New Roman"/>
          <w:kern w:val="0"/>
          <w:sz w:val="22"/>
        </w:rPr>
        <w:t>신탁부동산을</w:t>
      </w:r>
      <w:r>
        <w:rPr>
          <w:rFonts w:ascii="Times New Roman" w:eastAsia="Times New Roman" w:hAnsi="Times New Roman"/>
          <w:kern w:val="0"/>
          <w:sz w:val="22"/>
        </w:rPr>
        <w:t xml:space="preserve"> </w:t>
      </w:r>
      <w:r>
        <w:rPr>
          <w:rFonts w:ascii="Times New Roman" w:eastAsia="바탕체" w:hAnsi="Times New Roman"/>
          <w:kern w:val="0"/>
          <w:sz w:val="22"/>
        </w:rPr>
        <w:t>현상대로</w:t>
      </w:r>
      <w:r>
        <w:rPr>
          <w:rFonts w:ascii="Times New Roman" w:eastAsia="Times New Roman" w:hAnsi="Times New Roman"/>
          <w:kern w:val="0"/>
          <w:sz w:val="22"/>
        </w:rPr>
        <w:t xml:space="preserve"> </w:t>
      </w:r>
      <w:r>
        <w:rPr>
          <w:rFonts w:ascii="Times New Roman" w:eastAsia="바탕체" w:hAnsi="Times New Roman"/>
          <w:kern w:val="0"/>
          <w:sz w:val="22"/>
        </w:rPr>
        <w:t>인도한다</w:t>
      </w:r>
      <w:r>
        <w:rPr>
          <w:rFonts w:ascii="Times New Roman" w:eastAsia="바탕체" w:hAnsi="Times New Roman"/>
          <w:kern w:val="0"/>
          <w:sz w:val="22"/>
        </w:rPr>
        <w:t>.</w:t>
      </w:r>
    </w:p>
    <w:p w14:paraId="1AD66BC9"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③</w:t>
      </w:r>
      <w:r>
        <w:rPr>
          <w:rFonts w:ascii="Times New Roman" w:eastAsia="바탕체" w:hAnsi="Times New Roman"/>
          <w:kern w:val="0"/>
          <w:sz w:val="22"/>
        </w:rPr>
        <w:t>신탁계약이</w:t>
      </w:r>
      <w:r>
        <w:rPr>
          <w:rFonts w:ascii="Times New Roman" w:eastAsia="Times New Roman" w:hAnsi="Times New Roman"/>
          <w:kern w:val="0"/>
          <w:sz w:val="22"/>
        </w:rPr>
        <w:t xml:space="preserve"> </w:t>
      </w:r>
      <w:r>
        <w:rPr>
          <w:rFonts w:ascii="Times New Roman" w:eastAsia="바탕체" w:hAnsi="Times New Roman"/>
          <w:kern w:val="0"/>
          <w:sz w:val="22"/>
        </w:rPr>
        <w:t>종료되는</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최종계산에</w:t>
      </w:r>
      <w:r>
        <w:rPr>
          <w:rFonts w:ascii="Times New Roman" w:eastAsia="Times New Roman" w:hAnsi="Times New Roman"/>
          <w:kern w:val="0"/>
          <w:sz w:val="22"/>
        </w:rPr>
        <w:t xml:space="preserve"> </w:t>
      </w:r>
      <w:r>
        <w:rPr>
          <w:rFonts w:ascii="Times New Roman" w:eastAsia="바탕체" w:hAnsi="Times New Roman"/>
          <w:kern w:val="0"/>
          <w:sz w:val="22"/>
        </w:rPr>
        <w:t>관하여</w:t>
      </w:r>
      <w:r>
        <w:rPr>
          <w:rFonts w:ascii="Times New Roman" w:eastAsia="Times New Roman" w:hAnsi="Times New Roman"/>
          <w:kern w:val="0"/>
          <w:sz w:val="22"/>
        </w:rPr>
        <w:t xml:space="preserve"> </w:t>
      </w:r>
      <w:r>
        <w:rPr>
          <w:rFonts w:ascii="Times New Roman" w:eastAsia="바탕체" w:hAnsi="Times New Roman"/>
          <w:kern w:val="0"/>
          <w:sz w:val="22"/>
        </w:rPr>
        <w:t>수익자의</w:t>
      </w:r>
      <w:r>
        <w:rPr>
          <w:rFonts w:ascii="Times New Roman" w:eastAsia="Times New Roman" w:hAnsi="Times New Roman"/>
          <w:kern w:val="0"/>
          <w:sz w:val="22"/>
        </w:rPr>
        <w:t xml:space="preserve"> </w:t>
      </w:r>
      <w:r>
        <w:rPr>
          <w:rFonts w:ascii="Times New Roman" w:eastAsia="바탕체" w:hAnsi="Times New Roman"/>
          <w:kern w:val="0"/>
          <w:sz w:val="22"/>
        </w:rPr>
        <w:t>동의를</w:t>
      </w:r>
      <w:r>
        <w:rPr>
          <w:rFonts w:ascii="Times New Roman" w:eastAsia="Times New Roman" w:hAnsi="Times New Roman"/>
          <w:kern w:val="0"/>
          <w:sz w:val="22"/>
        </w:rPr>
        <w:t xml:space="preserve"> </w:t>
      </w:r>
      <w:r>
        <w:rPr>
          <w:rFonts w:ascii="Times New Roman" w:eastAsia="바탕체" w:hAnsi="Times New Roman"/>
          <w:kern w:val="0"/>
          <w:sz w:val="22"/>
        </w:rPr>
        <w:t>받도록</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r>
        <w:rPr>
          <w:rFonts w:ascii="Times New Roman" w:eastAsia="바탕체" w:hAnsi="Times New Roman"/>
          <w:kern w:val="0"/>
          <w:sz w:val="22"/>
        </w:rPr>
        <w:t>다만</w:t>
      </w:r>
      <w:r>
        <w:rPr>
          <w:rFonts w:ascii="Times New Roman" w:eastAsia="바탕체" w:hAnsi="Times New Roman"/>
          <w:kern w:val="0"/>
          <w:sz w:val="22"/>
        </w:rPr>
        <w:t xml:space="preserve">, </w:t>
      </w:r>
      <w:r>
        <w:rPr>
          <w:rFonts w:ascii="Times New Roman" w:eastAsia="바탕체" w:hAnsi="Times New Roman"/>
          <w:kern w:val="0"/>
          <w:sz w:val="22"/>
        </w:rPr>
        <w:t>수익자에게</w:t>
      </w:r>
      <w:r>
        <w:rPr>
          <w:rFonts w:ascii="Times New Roman" w:eastAsia="Times New Roman" w:hAnsi="Times New Roman"/>
          <w:kern w:val="0"/>
          <w:sz w:val="22"/>
        </w:rPr>
        <w:t xml:space="preserve"> </w:t>
      </w:r>
      <w:r>
        <w:rPr>
          <w:rFonts w:ascii="Times New Roman" w:eastAsia="바탕체" w:hAnsi="Times New Roman"/>
          <w:kern w:val="0"/>
          <w:sz w:val="22"/>
        </w:rPr>
        <w:t>이미</w:t>
      </w:r>
      <w:r>
        <w:rPr>
          <w:rFonts w:ascii="Times New Roman" w:eastAsia="Times New Roman" w:hAnsi="Times New Roman"/>
          <w:kern w:val="0"/>
          <w:sz w:val="22"/>
        </w:rPr>
        <w:t xml:space="preserve"> </w:t>
      </w:r>
      <w:r>
        <w:rPr>
          <w:rFonts w:ascii="Times New Roman" w:eastAsia="바탕체" w:hAnsi="Times New Roman"/>
          <w:kern w:val="0"/>
          <w:sz w:val="22"/>
        </w:rPr>
        <w:t>통보한</w:t>
      </w:r>
      <w:r>
        <w:rPr>
          <w:rFonts w:ascii="Times New Roman" w:eastAsia="Times New Roman" w:hAnsi="Times New Roman"/>
          <w:kern w:val="0"/>
          <w:sz w:val="22"/>
        </w:rPr>
        <w:t xml:space="preserve"> </w:t>
      </w:r>
      <w:r>
        <w:rPr>
          <w:rFonts w:ascii="Times New Roman" w:eastAsia="바탕체" w:hAnsi="Times New Roman"/>
          <w:kern w:val="0"/>
          <w:sz w:val="22"/>
        </w:rPr>
        <w:t>사항은</w:t>
      </w:r>
      <w:r>
        <w:rPr>
          <w:rFonts w:ascii="Times New Roman" w:eastAsia="Times New Roman" w:hAnsi="Times New Roman"/>
          <w:kern w:val="0"/>
          <w:sz w:val="22"/>
        </w:rPr>
        <w:t xml:space="preserve"> </w:t>
      </w:r>
      <w:r>
        <w:rPr>
          <w:rFonts w:ascii="Times New Roman" w:eastAsia="바탕체" w:hAnsi="Times New Roman"/>
          <w:kern w:val="0"/>
          <w:sz w:val="22"/>
        </w:rPr>
        <w:t>동의한</w:t>
      </w:r>
      <w:r>
        <w:rPr>
          <w:rFonts w:ascii="Times New Roman" w:eastAsia="Times New Roman" w:hAnsi="Times New Roman"/>
          <w:kern w:val="0"/>
          <w:sz w:val="22"/>
        </w:rPr>
        <w:t xml:space="preserve"> </w:t>
      </w:r>
      <w:r>
        <w:rPr>
          <w:rFonts w:ascii="Times New Roman" w:eastAsia="바탕체" w:hAnsi="Times New Roman"/>
          <w:kern w:val="0"/>
          <w:sz w:val="22"/>
        </w:rPr>
        <w:t>것으로</w:t>
      </w:r>
      <w:r>
        <w:rPr>
          <w:rFonts w:ascii="Times New Roman" w:eastAsia="Times New Roman" w:hAnsi="Times New Roman"/>
          <w:kern w:val="0"/>
          <w:sz w:val="22"/>
        </w:rPr>
        <w:t xml:space="preserve"> </w:t>
      </w:r>
      <w:r>
        <w:rPr>
          <w:rFonts w:ascii="Times New Roman" w:eastAsia="바탕체" w:hAnsi="Times New Roman"/>
          <w:kern w:val="0"/>
          <w:sz w:val="22"/>
        </w:rPr>
        <w:t>간주하고</w:t>
      </w:r>
      <w:r>
        <w:rPr>
          <w:rFonts w:ascii="Times New Roman" w:eastAsia="Times New Roman" w:hAnsi="Times New Roman"/>
          <w:kern w:val="0"/>
          <w:sz w:val="22"/>
        </w:rPr>
        <w:t xml:space="preserve"> </w:t>
      </w:r>
      <w:r>
        <w:rPr>
          <w:rFonts w:ascii="Times New Roman" w:eastAsia="바탕체" w:hAnsi="Times New Roman"/>
          <w:kern w:val="0"/>
          <w:sz w:val="22"/>
        </w:rPr>
        <w:t>최종계산서에서</w:t>
      </w:r>
      <w:r>
        <w:rPr>
          <w:rFonts w:ascii="Times New Roman" w:eastAsia="Times New Roman" w:hAnsi="Times New Roman"/>
          <w:kern w:val="0"/>
          <w:sz w:val="22"/>
        </w:rPr>
        <w:t xml:space="preserve"> </w:t>
      </w:r>
      <w:r>
        <w:rPr>
          <w:rFonts w:ascii="Times New Roman" w:eastAsia="바탕체" w:hAnsi="Times New Roman"/>
          <w:kern w:val="0"/>
          <w:sz w:val="22"/>
        </w:rPr>
        <w:t>이를</w:t>
      </w:r>
      <w:r>
        <w:rPr>
          <w:rFonts w:ascii="Times New Roman" w:eastAsia="Times New Roman" w:hAnsi="Times New Roman"/>
          <w:kern w:val="0"/>
          <w:sz w:val="22"/>
        </w:rPr>
        <w:t xml:space="preserve"> </w:t>
      </w:r>
      <w:r>
        <w:rPr>
          <w:rFonts w:ascii="Times New Roman" w:eastAsia="바탕체" w:hAnsi="Times New Roman"/>
          <w:kern w:val="0"/>
          <w:sz w:val="22"/>
        </w:rPr>
        <w:t>생략할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 xml:space="preserve">. </w:t>
      </w:r>
    </w:p>
    <w:p w14:paraId="2EF1ADE6"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④</w:t>
      </w:r>
      <w:r>
        <w:rPr>
          <w:rFonts w:ascii="Times New Roman" w:eastAsia="바탕체" w:hAnsi="Times New Roman"/>
          <w:kern w:val="0"/>
          <w:sz w:val="22"/>
        </w:rPr>
        <w:t>신탁부동산</w:t>
      </w:r>
      <w:r>
        <w:rPr>
          <w:rFonts w:ascii="Times New Roman" w:eastAsia="Times New Roman" w:hAnsi="Times New Roman"/>
          <w:kern w:val="0"/>
          <w:sz w:val="22"/>
        </w:rPr>
        <w:t xml:space="preserve"> </w:t>
      </w:r>
      <w:r>
        <w:rPr>
          <w:rFonts w:ascii="Times New Roman" w:eastAsia="바탕체" w:hAnsi="Times New Roman"/>
          <w:kern w:val="0"/>
          <w:sz w:val="22"/>
        </w:rPr>
        <w:t>처분으로</w:t>
      </w:r>
      <w:r>
        <w:rPr>
          <w:rFonts w:ascii="Times New Roman" w:eastAsia="Times New Roman" w:hAnsi="Times New Roman"/>
          <w:kern w:val="0"/>
          <w:sz w:val="22"/>
        </w:rPr>
        <w:t xml:space="preserve"> </w:t>
      </w:r>
      <w:r>
        <w:rPr>
          <w:rFonts w:ascii="Times New Roman" w:eastAsia="바탕체" w:hAnsi="Times New Roman"/>
          <w:kern w:val="0"/>
          <w:sz w:val="22"/>
        </w:rPr>
        <w:t>신탁계약이</w:t>
      </w:r>
      <w:r>
        <w:rPr>
          <w:rFonts w:ascii="Times New Roman" w:eastAsia="Times New Roman" w:hAnsi="Times New Roman"/>
          <w:kern w:val="0"/>
          <w:sz w:val="22"/>
        </w:rPr>
        <w:t xml:space="preserve"> </w:t>
      </w:r>
      <w:r>
        <w:rPr>
          <w:rFonts w:ascii="Times New Roman" w:eastAsia="바탕체" w:hAnsi="Times New Roman"/>
          <w:kern w:val="0"/>
          <w:sz w:val="22"/>
        </w:rPr>
        <w:t>종료하는</w:t>
      </w:r>
      <w:r>
        <w:rPr>
          <w:rFonts w:ascii="Times New Roman" w:eastAsia="Times New Roman" w:hAnsi="Times New Roman"/>
          <w:kern w:val="0"/>
          <w:sz w:val="22"/>
        </w:rPr>
        <w:t xml:space="preserve"> </w:t>
      </w:r>
      <w:r>
        <w:rPr>
          <w:rFonts w:ascii="Times New Roman" w:eastAsia="바탕체" w:hAnsi="Times New Roman"/>
          <w:kern w:val="0"/>
          <w:sz w:val="22"/>
        </w:rPr>
        <w:t>때에는</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3</w:t>
      </w:r>
      <w:r>
        <w:rPr>
          <w:rFonts w:ascii="Times New Roman" w:eastAsia="바탕체" w:hAnsi="Times New Roman"/>
          <w:kern w:val="0"/>
          <w:sz w:val="22"/>
        </w:rPr>
        <w:t>항</w:t>
      </w:r>
      <w:r>
        <w:rPr>
          <w:rFonts w:ascii="Times New Roman" w:eastAsia="Times New Roman" w:hAnsi="Times New Roman"/>
          <w:kern w:val="0"/>
          <w:sz w:val="22"/>
        </w:rPr>
        <w:t xml:space="preserve"> </w:t>
      </w:r>
      <w:r>
        <w:rPr>
          <w:rFonts w:ascii="Times New Roman" w:eastAsia="바탕체" w:hAnsi="Times New Roman"/>
          <w:kern w:val="0"/>
          <w:sz w:val="22"/>
        </w:rPr>
        <w:t>본문을</w:t>
      </w:r>
      <w:r>
        <w:rPr>
          <w:rFonts w:ascii="Times New Roman" w:eastAsia="Times New Roman" w:hAnsi="Times New Roman"/>
          <w:kern w:val="0"/>
          <w:sz w:val="22"/>
        </w:rPr>
        <w:t xml:space="preserve"> </w:t>
      </w:r>
      <w:r>
        <w:rPr>
          <w:rFonts w:ascii="Times New Roman" w:eastAsia="바탕체" w:hAnsi="Times New Roman"/>
          <w:kern w:val="0"/>
          <w:sz w:val="22"/>
        </w:rPr>
        <w:t>적용하지</w:t>
      </w:r>
      <w:r>
        <w:rPr>
          <w:rFonts w:ascii="Times New Roman" w:eastAsia="Times New Roman" w:hAnsi="Times New Roman"/>
          <w:kern w:val="0"/>
          <w:sz w:val="22"/>
        </w:rPr>
        <w:t xml:space="preserve"> </w:t>
      </w:r>
      <w:r>
        <w:rPr>
          <w:rFonts w:ascii="Times New Roman" w:eastAsia="바탕체" w:hAnsi="Times New Roman"/>
          <w:kern w:val="0"/>
          <w:sz w:val="22"/>
        </w:rPr>
        <w:t>않는다</w:t>
      </w:r>
      <w:r>
        <w:rPr>
          <w:rFonts w:ascii="Times New Roman" w:eastAsia="바탕체" w:hAnsi="Times New Roman"/>
          <w:kern w:val="0"/>
          <w:sz w:val="22"/>
        </w:rPr>
        <w:t>.</w:t>
      </w:r>
    </w:p>
    <w:p w14:paraId="08A92D05"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5D30D1D6" w14:textId="77777777" w:rsidR="00DE42D9" w:rsidRDefault="00930A79">
      <w:pPr>
        <w:snapToGrid w:val="0"/>
        <w:spacing w:after="0" w:line="360" w:lineRule="auto"/>
        <w:ind w:left="700" w:hanging="700"/>
        <w:textAlignment w:val="baseline"/>
      </w:pPr>
      <w:r>
        <w:rPr>
          <w:rFonts w:ascii="Times New Roman" w:eastAsia="바탕체" w:hAnsi="Times New Roman"/>
          <w:b/>
          <w:bCs/>
          <w:kern w:val="0"/>
          <w:sz w:val="22"/>
        </w:rPr>
        <w:t>제</w:t>
      </w:r>
      <w:r>
        <w:rPr>
          <w:rFonts w:ascii="Times New Roman" w:eastAsia="바탕체" w:hAnsi="Times New Roman"/>
          <w:b/>
          <w:bCs/>
          <w:kern w:val="0"/>
          <w:sz w:val="22"/>
        </w:rPr>
        <w:t>27</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인감신고</w:t>
      </w:r>
      <w:r>
        <w:rPr>
          <w:rFonts w:ascii="Times New Roman" w:eastAsia="바탕체" w:hAnsi="Times New Roman"/>
          <w:b/>
          <w:bCs/>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위탁자와</w:t>
      </w:r>
      <w:r>
        <w:rPr>
          <w:rFonts w:ascii="Times New Roman" w:eastAsia="Times New Roman" w:hAnsi="Times New Roman"/>
          <w:kern w:val="0"/>
          <w:sz w:val="22"/>
        </w:rPr>
        <w:t xml:space="preserve"> </w:t>
      </w:r>
      <w:r>
        <w:rPr>
          <w:rFonts w:ascii="Times New Roman" w:eastAsia="바탕체" w:hAnsi="Times New Roman"/>
          <w:kern w:val="0"/>
          <w:sz w:val="22"/>
        </w:rPr>
        <w:t>수익자는</w:t>
      </w:r>
      <w:r>
        <w:rPr>
          <w:rFonts w:ascii="Times New Roman" w:eastAsia="Times New Roman" w:hAnsi="Times New Roman"/>
          <w:kern w:val="0"/>
          <w:sz w:val="22"/>
        </w:rPr>
        <w:t xml:space="preserve"> </w:t>
      </w:r>
      <w:r>
        <w:rPr>
          <w:rFonts w:ascii="Times New Roman" w:eastAsia="바탕체" w:hAnsi="Times New Roman"/>
          <w:kern w:val="0"/>
          <w:sz w:val="22"/>
        </w:rPr>
        <w:t>본인</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대리인</w:t>
      </w:r>
      <w:r>
        <w:rPr>
          <w:rFonts w:ascii="Times New Roman" w:eastAsia="Times New Roman" w:hAnsi="Times New Roman"/>
          <w:kern w:val="0"/>
          <w:sz w:val="22"/>
        </w:rPr>
        <w:t xml:space="preserve"> </w:t>
      </w:r>
      <w:r>
        <w:rPr>
          <w:rFonts w:ascii="Times New Roman" w:eastAsia="바탕체" w:hAnsi="Times New Roman"/>
          <w:kern w:val="0"/>
          <w:sz w:val="22"/>
        </w:rPr>
        <w:t>기타</w:t>
      </w:r>
      <w:r>
        <w:rPr>
          <w:rFonts w:ascii="Times New Roman" w:eastAsia="Times New Roman" w:hAnsi="Times New Roman"/>
          <w:kern w:val="0"/>
          <w:sz w:val="22"/>
        </w:rPr>
        <w:t xml:space="preserve"> </w:t>
      </w:r>
      <w:r>
        <w:rPr>
          <w:rFonts w:ascii="Times New Roman" w:eastAsia="바탕체" w:hAnsi="Times New Roman"/>
          <w:kern w:val="0"/>
          <w:sz w:val="22"/>
        </w:rPr>
        <w:t>신탁관계인의</w:t>
      </w:r>
      <w:r>
        <w:rPr>
          <w:rFonts w:ascii="Times New Roman" w:eastAsia="Times New Roman" w:hAnsi="Times New Roman"/>
          <w:kern w:val="0"/>
          <w:sz w:val="22"/>
        </w:rPr>
        <w:t xml:space="preserve"> </w:t>
      </w:r>
      <w:r>
        <w:rPr>
          <w:rFonts w:ascii="Times New Roman" w:eastAsia="바탕체" w:hAnsi="Times New Roman"/>
          <w:kern w:val="0"/>
          <w:sz w:val="22"/>
        </w:rPr>
        <w:t>인감</w:t>
      </w:r>
      <w:r>
        <w:rPr>
          <w:rFonts w:ascii="Times New Roman" w:eastAsia="바탕체" w:hAnsi="Times New Roman"/>
          <w:kern w:val="0"/>
          <w:sz w:val="22"/>
        </w:rPr>
        <w:t>(</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서명감</w:t>
      </w:r>
      <w:r>
        <w:rPr>
          <w:rFonts w:ascii="Times New Roman" w:eastAsia="바탕체" w:hAnsi="Times New Roman"/>
          <w:kern w:val="0"/>
          <w:sz w:val="22"/>
        </w:rPr>
        <w:t>)</w:t>
      </w:r>
      <w:r>
        <w:rPr>
          <w:rFonts w:ascii="Times New Roman" w:eastAsia="바탕체" w:hAnsi="Times New Roman"/>
          <w:kern w:val="0"/>
          <w:sz w:val="22"/>
        </w:rPr>
        <w:t>을</w:t>
      </w:r>
      <w:r>
        <w:rPr>
          <w:rFonts w:ascii="Times New Roman" w:eastAsia="Times New Roman" w:hAnsi="Times New Roman"/>
          <w:kern w:val="0"/>
          <w:sz w:val="22"/>
        </w:rPr>
        <w:t xml:space="preserve"> </w:t>
      </w:r>
      <w:r>
        <w:rPr>
          <w:rFonts w:ascii="Times New Roman" w:eastAsia="바탕체" w:hAnsi="Times New Roman"/>
          <w:kern w:val="0"/>
          <w:sz w:val="22"/>
        </w:rPr>
        <w:t>미리</w:t>
      </w:r>
      <w:r>
        <w:rPr>
          <w:rFonts w:ascii="Times New Roman" w:eastAsia="Times New Roman" w:hAnsi="Times New Roman"/>
          <w:kern w:val="0"/>
          <w:sz w:val="22"/>
        </w:rPr>
        <w:t xml:space="preserve"> </w:t>
      </w:r>
      <w:r>
        <w:rPr>
          <w:rFonts w:ascii="Times New Roman" w:eastAsia="바탕체" w:hAnsi="Times New Roman"/>
          <w:kern w:val="0"/>
          <w:sz w:val="22"/>
        </w:rPr>
        <w:t>신고하여야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p>
    <w:p w14:paraId="34EEE159" w14:textId="77777777" w:rsidR="00DE42D9" w:rsidRDefault="00930A79">
      <w:pPr>
        <w:snapToGrid w:val="0"/>
        <w:spacing w:after="0" w:line="360" w:lineRule="auto"/>
        <w:ind w:left="697"/>
        <w:textAlignment w:val="baseline"/>
      </w:pPr>
      <w:r>
        <w:rPr>
          <w:rFonts w:ascii="바탕;Batang" w:eastAsia="바탕체" w:hAnsi="바탕;Batang" w:cs="바탕;Batang"/>
          <w:kern w:val="0"/>
          <w:sz w:val="22"/>
        </w:rPr>
        <w:t>②</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신탁에</w:t>
      </w:r>
      <w:r>
        <w:rPr>
          <w:rFonts w:ascii="Times New Roman" w:eastAsia="Times New Roman" w:hAnsi="Times New Roman"/>
          <w:kern w:val="0"/>
          <w:sz w:val="22"/>
        </w:rPr>
        <w:t xml:space="preserve"> </w:t>
      </w:r>
      <w:r>
        <w:rPr>
          <w:rFonts w:ascii="Times New Roman" w:eastAsia="바탕체" w:hAnsi="Times New Roman"/>
          <w:kern w:val="0"/>
          <w:sz w:val="22"/>
        </w:rPr>
        <w:t>관한</w:t>
      </w:r>
      <w:r>
        <w:rPr>
          <w:rFonts w:ascii="Times New Roman" w:eastAsia="Times New Roman" w:hAnsi="Times New Roman"/>
          <w:kern w:val="0"/>
          <w:sz w:val="22"/>
        </w:rPr>
        <w:t xml:space="preserve"> </w:t>
      </w:r>
      <w:r>
        <w:rPr>
          <w:rFonts w:ascii="Times New Roman" w:eastAsia="바탕체" w:hAnsi="Times New Roman"/>
          <w:kern w:val="0"/>
          <w:sz w:val="22"/>
        </w:rPr>
        <w:t>제반서류</w:t>
      </w:r>
      <w:r>
        <w:rPr>
          <w:rFonts w:ascii="Times New Roman" w:eastAsia="Times New Roman" w:hAnsi="Times New Roman"/>
          <w:kern w:val="0"/>
          <w:sz w:val="22"/>
        </w:rPr>
        <w:t xml:space="preserve"> </w:t>
      </w:r>
      <w:r>
        <w:rPr>
          <w:rFonts w:ascii="Times New Roman" w:eastAsia="바탕체" w:hAnsi="Times New Roman"/>
          <w:kern w:val="0"/>
          <w:sz w:val="22"/>
        </w:rPr>
        <w:t>등에</w:t>
      </w:r>
      <w:r>
        <w:rPr>
          <w:rFonts w:ascii="Times New Roman" w:eastAsia="Times New Roman" w:hAnsi="Times New Roman"/>
          <w:kern w:val="0"/>
          <w:sz w:val="22"/>
        </w:rPr>
        <w:t xml:space="preserve"> </w:t>
      </w:r>
      <w:r>
        <w:rPr>
          <w:rFonts w:ascii="Times New Roman" w:eastAsia="바탕체" w:hAnsi="Times New Roman"/>
          <w:kern w:val="0"/>
          <w:sz w:val="22"/>
        </w:rPr>
        <w:t>사용된</w:t>
      </w:r>
      <w:r>
        <w:rPr>
          <w:rFonts w:ascii="Times New Roman" w:eastAsia="Times New Roman" w:hAnsi="Times New Roman"/>
          <w:kern w:val="0"/>
          <w:sz w:val="22"/>
        </w:rPr>
        <w:t xml:space="preserve"> </w:t>
      </w:r>
      <w:r>
        <w:rPr>
          <w:rFonts w:ascii="Times New Roman" w:eastAsia="바탕체" w:hAnsi="Times New Roman"/>
          <w:kern w:val="0"/>
          <w:sz w:val="22"/>
        </w:rPr>
        <w:t>인감</w:t>
      </w:r>
      <w:r>
        <w:rPr>
          <w:rFonts w:ascii="Times New Roman" w:eastAsia="바탕체" w:hAnsi="Times New Roman"/>
          <w:kern w:val="0"/>
          <w:sz w:val="22"/>
        </w:rPr>
        <w:t>(</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서명감</w:t>
      </w:r>
      <w:r>
        <w:rPr>
          <w:rFonts w:ascii="Times New Roman" w:eastAsia="바탕체" w:hAnsi="Times New Roman"/>
          <w:kern w:val="0"/>
          <w:sz w:val="22"/>
        </w:rPr>
        <w:t>)</w:t>
      </w:r>
      <w:r>
        <w:rPr>
          <w:rFonts w:ascii="Times New Roman" w:eastAsia="바탕체" w:hAnsi="Times New Roman"/>
          <w:kern w:val="0"/>
          <w:sz w:val="22"/>
        </w:rPr>
        <w:t>과</w:t>
      </w:r>
      <w:r>
        <w:rPr>
          <w:rFonts w:ascii="Times New Roman" w:eastAsia="Times New Roman" w:hAnsi="Times New Roman"/>
          <w:kern w:val="0"/>
          <w:sz w:val="22"/>
        </w:rPr>
        <w:t xml:space="preserve"> </w:t>
      </w:r>
      <w:r>
        <w:rPr>
          <w:rFonts w:ascii="Times New Roman" w:eastAsia="바탕체" w:hAnsi="Times New Roman"/>
          <w:kern w:val="0"/>
          <w:sz w:val="22"/>
        </w:rPr>
        <w:t>기</w:t>
      </w:r>
      <w:r>
        <w:rPr>
          <w:rFonts w:ascii="Times New Roman" w:eastAsia="Times New Roman" w:hAnsi="Times New Roman"/>
          <w:kern w:val="0"/>
          <w:sz w:val="22"/>
        </w:rPr>
        <w:t xml:space="preserve"> </w:t>
      </w:r>
      <w:r>
        <w:rPr>
          <w:rFonts w:ascii="Times New Roman" w:eastAsia="바탕체" w:hAnsi="Times New Roman"/>
          <w:kern w:val="0"/>
          <w:sz w:val="22"/>
        </w:rPr>
        <w:t>제출한</w:t>
      </w:r>
      <w:r>
        <w:rPr>
          <w:rFonts w:ascii="Times New Roman" w:eastAsia="Times New Roman" w:hAnsi="Times New Roman"/>
          <w:kern w:val="0"/>
          <w:sz w:val="22"/>
        </w:rPr>
        <w:t xml:space="preserve"> </w:t>
      </w:r>
      <w:r>
        <w:rPr>
          <w:rFonts w:ascii="Times New Roman" w:eastAsia="바탕체" w:hAnsi="Times New Roman"/>
          <w:kern w:val="0"/>
          <w:sz w:val="22"/>
        </w:rPr>
        <w:t>인감</w:t>
      </w:r>
      <w:r>
        <w:rPr>
          <w:rFonts w:ascii="Times New Roman" w:eastAsia="바탕체" w:hAnsi="Times New Roman"/>
          <w:kern w:val="0"/>
          <w:sz w:val="22"/>
        </w:rPr>
        <w:t>(</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서명감</w:t>
      </w:r>
      <w:r>
        <w:rPr>
          <w:rFonts w:ascii="Times New Roman" w:eastAsia="바탕체" w:hAnsi="Times New Roman"/>
          <w:kern w:val="0"/>
          <w:sz w:val="22"/>
        </w:rPr>
        <w:t>)</w:t>
      </w:r>
      <w:r>
        <w:rPr>
          <w:rFonts w:ascii="Times New Roman" w:eastAsia="바탕체" w:hAnsi="Times New Roman"/>
          <w:kern w:val="0"/>
          <w:sz w:val="22"/>
        </w:rPr>
        <w:t>을</w:t>
      </w:r>
      <w:r>
        <w:rPr>
          <w:rFonts w:ascii="Times New Roman" w:eastAsia="Times New Roman" w:hAnsi="Times New Roman"/>
          <w:kern w:val="0"/>
          <w:sz w:val="22"/>
        </w:rPr>
        <w:t xml:space="preserve"> </w:t>
      </w:r>
      <w:r>
        <w:rPr>
          <w:rFonts w:ascii="Times New Roman" w:eastAsia="바탕체" w:hAnsi="Times New Roman"/>
          <w:kern w:val="0"/>
          <w:sz w:val="22"/>
        </w:rPr>
        <w:t>육안으로</w:t>
      </w:r>
      <w:r>
        <w:rPr>
          <w:rFonts w:ascii="Times New Roman" w:eastAsia="Times New Roman" w:hAnsi="Times New Roman"/>
          <w:kern w:val="0"/>
          <w:sz w:val="22"/>
        </w:rPr>
        <w:t xml:space="preserve"> </w:t>
      </w:r>
      <w:r>
        <w:rPr>
          <w:rFonts w:ascii="Times New Roman" w:eastAsia="바탕체" w:hAnsi="Times New Roman"/>
          <w:kern w:val="0"/>
          <w:sz w:val="22"/>
        </w:rPr>
        <w:t>주의</w:t>
      </w:r>
      <w:r>
        <w:rPr>
          <w:rFonts w:ascii="Times New Roman" w:eastAsia="Times New Roman" w:hAnsi="Times New Roman"/>
          <w:kern w:val="0"/>
          <w:sz w:val="22"/>
        </w:rPr>
        <w:t xml:space="preserve"> </w:t>
      </w:r>
      <w:r>
        <w:rPr>
          <w:rFonts w:ascii="Times New Roman" w:eastAsia="바탕체" w:hAnsi="Times New Roman"/>
          <w:kern w:val="0"/>
          <w:sz w:val="22"/>
        </w:rPr>
        <w:t>깊게</w:t>
      </w:r>
      <w:r>
        <w:rPr>
          <w:rFonts w:ascii="Times New Roman" w:eastAsia="Times New Roman" w:hAnsi="Times New Roman"/>
          <w:kern w:val="0"/>
          <w:sz w:val="22"/>
        </w:rPr>
        <w:t xml:space="preserve"> </w:t>
      </w:r>
      <w:r>
        <w:rPr>
          <w:rFonts w:ascii="Times New Roman" w:eastAsia="바탕체" w:hAnsi="Times New Roman"/>
          <w:kern w:val="0"/>
          <w:sz w:val="22"/>
        </w:rPr>
        <w:t>비교</w:t>
      </w:r>
      <w:r>
        <w:rPr>
          <w:rFonts w:ascii="MS Mincho" w:eastAsia="바탕체" w:hAnsi="MS Mincho" w:cs="MS Mincho"/>
          <w:kern w:val="0"/>
          <w:sz w:val="22"/>
        </w:rPr>
        <w:t>․</w:t>
      </w:r>
      <w:r>
        <w:rPr>
          <w:rFonts w:ascii="Times New Roman" w:eastAsia="바탕체" w:hAnsi="Times New Roman"/>
          <w:kern w:val="0"/>
          <w:sz w:val="22"/>
        </w:rPr>
        <w:t>대조하여</w:t>
      </w:r>
      <w:r>
        <w:rPr>
          <w:rFonts w:ascii="Times New Roman" w:eastAsia="Times New Roman" w:hAnsi="Times New Roman"/>
          <w:kern w:val="0"/>
          <w:sz w:val="22"/>
        </w:rPr>
        <w:t xml:space="preserve"> </w:t>
      </w:r>
      <w:r>
        <w:rPr>
          <w:rFonts w:ascii="Times New Roman" w:eastAsia="바탕체" w:hAnsi="Times New Roman"/>
          <w:kern w:val="0"/>
          <w:sz w:val="22"/>
        </w:rPr>
        <w:t>틀림이</w:t>
      </w:r>
      <w:r>
        <w:rPr>
          <w:rFonts w:ascii="Times New Roman" w:eastAsia="Times New Roman" w:hAnsi="Times New Roman"/>
          <w:kern w:val="0"/>
          <w:sz w:val="22"/>
        </w:rPr>
        <w:t xml:space="preserve"> </w:t>
      </w:r>
      <w:r>
        <w:rPr>
          <w:rFonts w:ascii="Times New Roman" w:eastAsia="바탕체" w:hAnsi="Times New Roman"/>
          <w:kern w:val="0"/>
          <w:sz w:val="22"/>
        </w:rPr>
        <w:t>없는</w:t>
      </w:r>
      <w:r>
        <w:rPr>
          <w:rFonts w:ascii="Times New Roman" w:eastAsia="Times New Roman" w:hAnsi="Times New Roman"/>
          <w:kern w:val="0"/>
          <w:sz w:val="22"/>
        </w:rPr>
        <w:t xml:space="preserve"> </w:t>
      </w:r>
      <w:r>
        <w:rPr>
          <w:rFonts w:ascii="Times New Roman" w:eastAsia="바탕체" w:hAnsi="Times New Roman"/>
          <w:kern w:val="0"/>
          <w:sz w:val="22"/>
        </w:rPr>
        <w:t>것으로</w:t>
      </w:r>
      <w:r>
        <w:rPr>
          <w:rFonts w:ascii="Times New Roman" w:eastAsia="Times New Roman" w:hAnsi="Times New Roman"/>
          <w:kern w:val="0"/>
          <w:sz w:val="22"/>
        </w:rPr>
        <w:t xml:space="preserve"> </w:t>
      </w:r>
      <w:r>
        <w:rPr>
          <w:rFonts w:ascii="Times New Roman" w:eastAsia="바탕체" w:hAnsi="Times New Roman"/>
          <w:kern w:val="0"/>
          <w:sz w:val="22"/>
        </w:rPr>
        <w:t>인정하여</w:t>
      </w:r>
      <w:r>
        <w:rPr>
          <w:rFonts w:ascii="Times New Roman" w:eastAsia="Times New Roman" w:hAnsi="Times New Roman"/>
          <w:kern w:val="0"/>
          <w:sz w:val="22"/>
        </w:rPr>
        <w:t xml:space="preserve"> </w:t>
      </w:r>
      <w:r>
        <w:rPr>
          <w:rFonts w:ascii="Times New Roman" w:eastAsia="바탕체" w:hAnsi="Times New Roman"/>
          <w:kern w:val="0"/>
          <w:sz w:val="22"/>
        </w:rPr>
        <w:t>신탁재산의</w:t>
      </w:r>
      <w:r>
        <w:rPr>
          <w:rFonts w:ascii="Times New Roman" w:eastAsia="Times New Roman" w:hAnsi="Times New Roman"/>
          <w:kern w:val="0"/>
          <w:sz w:val="22"/>
        </w:rPr>
        <w:t xml:space="preserve"> </w:t>
      </w:r>
      <w:r>
        <w:rPr>
          <w:rFonts w:ascii="Times New Roman" w:eastAsia="바탕체" w:hAnsi="Times New Roman"/>
          <w:kern w:val="0"/>
          <w:sz w:val="22"/>
        </w:rPr>
        <w:t>교부</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기타의</w:t>
      </w:r>
      <w:r>
        <w:rPr>
          <w:rFonts w:ascii="Times New Roman" w:eastAsia="Times New Roman" w:hAnsi="Times New Roman"/>
          <w:kern w:val="0"/>
          <w:sz w:val="22"/>
        </w:rPr>
        <w:t xml:space="preserve"> </w:t>
      </w:r>
      <w:r>
        <w:rPr>
          <w:rFonts w:ascii="Times New Roman" w:eastAsia="바탕체" w:hAnsi="Times New Roman"/>
          <w:kern w:val="0"/>
          <w:sz w:val="22"/>
        </w:rPr>
        <w:t>처리를</w:t>
      </w:r>
      <w:r>
        <w:rPr>
          <w:rFonts w:ascii="Times New Roman" w:eastAsia="Times New Roman" w:hAnsi="Times New Roman"/>
          <w:kern w:val="0"/>
          <w:sz w:val="22"/>
        </w:rPr>
        <w:t xml:space="preserve"> </w:t>
      </w:r>
      <w:r>
        <w:rPr>
          <w:rFonts w:ascii="Times New Roman" w:eastAsia="바탕체" w:hAnsi="Times New Roman"/>
          <w:kern w:val="0"/>
          <w:sz w:val="22"/>
        </w:rPr>
        <w:t>한</w:t>
      </w:r>
      <w:r>
        <w:rPr>
          <w:rFonts w:ascii="Times New Roman" w:eastAsia="Times New Roman" w:hAnsi="Times New Roman"/>
          <w:kern w:val="0"/>
          <w:sz w:val="22"/>
        </w:rPr>
        <w:t xml:space="preserve"> </w:t>
      </w:r>
      <w:r>
        <w:rPr>
          <w:rFonts w:ascii="Times New Roman" w:eastAsia="바탕체" w:hAnsi="Times New Roman"/>
          <w:kern w:val="0"/>
          <w:sz w:val="22"/>
        </w:rPr>
        <w:t>때에는</w:t>
      </w:r>
      <w:r>
        <w:rPr>
          <w:rFonts w:ascii="Times New Roman" w:eastAsia="Times New Roman" w:hAnsi="Times New Roman"/>
          <w:kern w:val="0"/>
          <w:sz w:val="22"/>
        </w:rPr>
        <w:t xml:space="preserve"> </w:t>
      </w:r>
      <w:r>
        <w:rPr>
          <w:rFonts w:ascii="Times New Roman" w:eastAsia="바탕체" w:hAnsi="Times New Roman"/>
          <w:kern w:val="0"/>
          <w:sz w:val="22"/>
        </w:rPr>
        <w:t>인감</w:t>
      </w:r>
      <w:r>
        <w:rPr>
          <w:rFonts w:ascii="Times New Roman" w:eastAsia="바탕체" w:hAnsi="Times New Roman"/>
          <w:kern w:val="0"/>
          <w:sz w:val="22"/>
        </w:rPr>
        <w:t>(</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서명감</w:t>
      </w:r>
      <w:r>
        <w:rPr>
          <w:rFonts w:ascii="Times New Roman" w:eastAsia="바탕체" w:hAnsi="Times New Roman"/>
          <w:kern w:val="0"/>
          <w:sz w:val="22"/>
        </w:rPr>
        <w:t>)</w:t>
      </w:r>
      <w:r>
        <w:rPr>
          <w:rFonts w:ascii="Times New Roman" w:eastAsia="바탕체" w:hAnsi="Times New Roman"/>
          <w:kern w:val="0"/>
          <w:sz w:val="22"/>
        </w:rPr>
        <w:t>의</w:t>
      </w:r>
      <w:r>
        <w:rPr>
          <w:rFonts w:ascii="Times New Roman" w:eastAsia="Times New Roman" w:hAnsi="Times New Roman"/>
          <w:kern w:val="0"/>
          <w:sz w:val="22"/>
        </w:rPr>
        <w:t xml:space="preserve"> </w:t>
      </w:r>
      <w:r>
        <w:rPr>
          <w:rFonts w:ascii="Times New Roman" w:eastAsia="바탕체" w:hAnsi="Times New Roman"/>
          <w:kern w:val="0"/>
          <w:sz w:val="22"/>
        </w:rPr>
        <w:t>위조</w:t>
      </w:r>
      <w:r>
        <w:rPr>
          <w:rFonts w:ascii="MS Mincho" w:eastAsia="바탕체" w:hAnsi="MS Mincho" w:cs="MS Mincho"/>
          <w:kern w:val="0"/>
          <w:sz w:val="22"/>
        </w:rPr>
        <w:t>․</w:t>
      </w:r>
      <w:r>
        <w:rPr>
          <w:rFonts w:ascii="Times New Roman" w:eastAsia="바탕체" w:hAnsi="Times New Roman"/>
          <w:kern w:val="0"/>
          <w:sz w:val="22"/>
        </w:rPr>
        <w:t>변조</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도용이나</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밖의</w:t>
      </w:r>
      <w:r>
        <w:rPr>
          <w:rFonts w:ascii="Times New Roman" w:eastAsia="Times New Roman" w:hAnsi="Times New Roman"/>
          <w:kern w:val="0"/>
          <w:sz w:val="22"/>
        </w:rPr>
        <w:t xml:space="preserve"> </w:t>
      </w:r>
      <w:r>
        <w:rPr>
          <w:rFonts w:ascii="Times New Roman" w:eastAsia="바탕체" w:hAnsi="Times New Roman"/>
          <w:kern w:val="0"/>
          <w:sz w:val="22"/>
        </w:rPr>
        <w:t>다른</w:t>
      </w:r>
      <w:r>
        <w:rPr>
          <w:rFonts w:ascii="Times New Roman" w:eastAsia="Times New Roman" w:hAnsi="Times New Roman"/>
          <w:kern w:val="0"/>
          <w:sz w:val="22"/>
        </w:rPr>
        <w:t xml:space="preserve"> </w:t>
      </w:r>
      <w:r>
        <w:rPr>
          <w:rFonts w:ascii="Times New Roman" w:eastAsia="바탕체" w:hAnsi="Times New Roman"/>
          <w:kern w:val="0"/>
          <w:sz w:val="22"/>
        </w:rPr>
        <w:t>사고로</w:t>
      </w:r>
      <w:r>
        <w:rPr>
          <w:rFonts w:ascii="Times New Roman" w:eastAsia="Times New Roman" w:hAnsi="Times New Roman"/>
          <w:kern w:val="0"/>
          <w:sz w:val="22"/>
        </w:rPr>
        <w:t xml:space="preserve"> </w:t>
      </w:r>
      <w:r>
        <w:rPr>
          <w:rFonts w:ascii="Times New Roman" w:eastAsia="바탕체" w:hAnsi="Times New Roman"/>
          <w:kern w:val="0"/>
          <w:sz w:val="22"/>
        </w:rPr>
        <w:t>인하여</w:t>
      </w:r>
      <w:r>
        <w:rPr>
          <w:rFonts w:ascii="Times New Roman" w:eastAsia="Times New Roman" w:hAnsi="Times New Roman"/>
          <w:kern w:val="0"/>
          <w:sz w:val="22"/>
        </w:rPr>
        <w:t xml:space="preserve"> </w:t>
      </w:r>
      <w:r>
        <w:rPr>
          <w:rFonts w:ascii="Times New Roman" w:eastAsia="바탕체" w:hAnsi="Times New Roman"/>
          <w:kern w:val="0"/>
          <w:sz w:val="22"/>
        </w:rPr>
        <w:t>발생한</w:t>
      </w:r>
      <w:r>
        <w:rPr>
          <w:rFonts w:ascii="Times New Roman" w:eastAsia="Times New Roman" w:hAnsi="Times New Roman"/>
          <w:kern w:val="0"/>
          <w:sz w:val="22"/>
        </w:rPr>
        <w:t xml:space="preserve"> </w:t>
      </w:r>
      <w:r>
        <w:rPr>
          <w:rFonts w:ascii="Times New Roman" w:eastAsia="바탕체" w:hAnsi="Times New Roman"/>
          <w:kern w:val="0"/>
          <w:sz w:val="22"/>
        </w:rPr>
        <w:t>손해에</w:t>
      </w:r>
      <w:r>
        <w:rPr>
          <w:rFonts w:ascii="Times New Roman" w:eastAsia="Times New Roman" w:hAnsi="Times New Roman"/>
          <w:kern w:val="0"/>
          <w:sz w:val="22"/>
        </w:rPr>
        <w:t xml:space="preserve"> </w:t>
      </w:r>
      <w:r>
        <w:rPr>
          <w:rFonts w:ascii="Times New Roman" w:eastAsia="바탕체" w:hAnsi="Times New Roman"/>
          <w:kern w:val="0"/>
          <w:sz w:val="22"/>
        </w:rPr>
        <w:t>대해서는</w:t>
      </w:r>
      <w:r>
        <w:rPr>
          <w:rFonts w:ascii="Times New Roman" w:eastAsia="Times New Roman" w:hAnsi="Times New Roman"/>
          <w:kern w:val="0"/>
          <w:sz w:val="22"/>
        </w:rPr>
        <w:t xml:space="preserve"> </w:t>
      </w:r>
      <w:r>
        <w:rPr>
          <w:rFonts w:ascii="Times New Roman" w:eastAsia="바탕체" w:hAnsi="Times New Roman"/>
          <w:kern w:val="0"/>
          <w:sz w:val="22"/>
        </w:rPr>
        <w:t>수탁자는</w:t>
      </w:r>
      <w:r>
        <w:rPr>
          <w:rFonts w:ascii="Times New Roman" w:eastAsia="Times New Roman" w:hAnsi="Times New Roman"/>
          <w:kern w:val="0"/>
          <w:sz w:val="22"/>
        </w:rPr>
        <w:t xml:space="preserve"> </w:t>
      </w:r>
      <w:r>
        <w:rPr>
          <w:rFonts w:ascii="Times New Roman" w:eastAsia="바탕체" w:hAnsi="Times New Roman"/>
          <w:kern w:val="0"/>
          <w:sz w:val="22"/>
        </w:rPr>
        <w:t>일체</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책임을</w:t>
      </w:r>
      <w:r>
        <w:rPr>
          <w:rFonts w:ascii="Times New Roman" w:eastAsia="Times New Roman" w:hAnsi="Times New Roman"/>
          <w:kern w:val="0"/>
          <w:sz w:val="22"/>
        </w:rPr>
        <w:t xml:space="preserve"> </w:t>
      </w:r>
      <w:r>
        <w:rPr>
          <w:rFonts w:ascii="Times New Roman" w:eastAsia="바탕체" w:hAnsi="Times New Roman"/>
          <w:kern w:val="0"/>
          <w:sz w:val="22"/>
        </w:rPr>
        <w:t>지지</w:t>
      </w:r>
      <w:r>
        <w:rPr>
          <w:rFonts w:ascii="Times New Roman" w:eastAsia="Times New Roman" w:hAnsi="Times New Roman"/>
          <w:kern w:val="0"/>
          <w:sz w:val="22"/>
        </w:rPr>
        <w:t xml:space="preserve"> </w:t>
      </w:r>
      <w:r>
        <w:rPr>
          <w:rFonts w:ascii="Times New Roman" w:eastAsia="바탕체" w:hAnsi="Times New Roman"/>
          <w:kern w:val="0"/>
          <w:sz w:val="22"/>
        </w:rPr>
        <w:t>아니한다</w:t>
      </w:r>
      <w:r>
        <w:rPr>
          <w:rFonts w:ascii="Times New Roman" w:eastAsia="바탕체" w:hAnsi="Times New Roman"/>
          <w:kern w:val="0"/>
          <w:sz w:val="22"/>
        </w:rPr>
        <w:t>.</w:t>
      </w:r>
    </w:p>
    <w:p w14:paraId="4B47EEAB"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219C0012" w14:textId="77777777" w:rsidR="00DE42D9" w:rsidRDefault="00930A79">
      <w:pPr>
        <w:snapToGrid w:val="0"/>
        <w:spacing w:after="0" w:line="360" w:lineRule="auto"/>
        <w:ind w:left="700" w:hanging="700"/>
        <w:textAlignment w:val="baseline"/>
      </w:pPr>
      <w:r>
        <w:rPr>
          <w:rFonts w:ascii="Times New Roman" w:eastAsia="바탕체" w:hAnsi="Times New Roman"/>
          <w:b/>
          <w:bCs/>
          <w:kern w:val="0"/>
          <w:sz w:val="22"/>
        </w:rPr>
        <w:t>제</w:t>
      </w:r>
      <w:r>
        <w:rPr>
          <w:rFonts w:ascii="Times New Roman" w:eastAsia="바탕체" w:hAnsi="Times New Roman"/>
          <w:b/>
          <w:bCs/>
          <w:kern w:val="0"/>
          <w:sz w:val="22"/>
        </w:rPr>
        <w:t>28</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신고사항</w:t>
      </w:r>
      <w:r>
        <w:rPr>
          <w:rFonts w:ascii="Times New Roman" w:eastAsia="바탕체" w:hAnsi="Times New Roman"/>
          <w:b/>
          <w:bCs/>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다음</w:t>
      </w:r>
      <w:r>
        <w:rPr>
          <w:rFonts w:ascii="Times New Roman" w:eastAsia="Times New Roman" w:hAnsi="Times New Roman"/>
          <w:kern w:val="0"/>
          <w:sz w:val="22"/>
        </w:rPr>
        <w:t xml:space="preserve"> </w:t>
      </w:r>
      <w:r>
        <w:rPr>
          <w:rFonts w:ascii="Times New Roman" w:eastAsia="바탕체" w:hAnsi="Times New Roman"/>
          <w:kern w:val="0"/>
          <w:sz w:val="22"/>
        </w:rPr>
        <w:t>각</w:t>
      </w:r>
      <w:r>
        <w:rPr>
          <w:rFonts w:ascii="Times New Roman" w:eastAsia="Times New Roman" w:hAnsi="Times New Roman"/>
          <w:kern w:val="0"/>
          <w:sz w:val="22"/>
        </w:rPr>
        <w:t xml:space="preserve"> </w:t>
      </w:r>
      <w:r>
        <w:rPr>
          <w:rFonts w:ascii="Times New Roman" w:eastAsia="바탕체" w:hAnsi="Times New Roman"/>
          <w:kern w:val="0"/>
          <w:sz w:val="22"/>
        </w:rPr>
        <w:t>호의</w:t>
      </w:r>
      <w:r>
        <w:rPr>
          <w:rFonts w:ascii="Times New Roman" w:eastAsia="Times New Roman" w:hAnsi="Times New Roman"/>
          <w:kern w:val="0"/>
          <w:sz w:val="22"/>
        </w:rPr>
        <w:t xml:space="preserve"> </w:t>
      </w:r>
      <w:r>
        <w:rPr>
          <w:rFonts w:ascii="Times New Roman" w:eastAsia="바탕체" w:hAnsi="Times New Roman"/>
          <w:kern w:val="0"/>
          <w:sz w:val="22"/>
        </w:rPr>
        <w:t>사유가</w:t>
      </w:r>
      <w:r>
        <w:rPr>
          <w:rFonts w:ascii="Times New Roman" w:eastAsia="Times New Roman" w:hAnsi="Times New Roman"/>
          <w:kern w:val="0"/>
          <w:sz w:val="22"/>
        </w:rPr>
        <w:t xml:space="preserve"> </w:t>
      </w:r>
      <w:r>
        <w:rPr>
          <w:rFonts w:ascii="Times New Roman" w:eastAsia="바탕체" w:hAnsi="Times New Roman"/>
          <w:kern w:val="0"/>
          <w:sz w:val="22"/>
        </w:rPr>
        <w:t>발생한</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r>
        <w:rPr>
          <w:rFonts w:ascii="Times New Roman" w:eastAsia="바탕체" w:hAnsi="Times New Roman"/>
          <w:kern w:val="0"/>
          <w:sz w:val="22"/>
        </w:rPr>
        <w:t>위탁자</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상속인은</w:t>
      </w:r>
      <w:r>
        <w:rPr>
          <w:rFonts w:ascii="Times New Roman" w:eastAsia="Times New Roman" w:hAnsi="Times New Roman"/>
          <w:kern w:val="0"/>
          <w:sz w:val="22"/>
        </w:rPr>
        <w:t xml:space="preserve"> </w:t>
      </w:r>
      <w:r>
        <w:rPr>
          <w:rFonts w:ascii="Times New Roman" w:eastAsia="바탕체" w:hAnsi="Times New Roman"/>
          <w:kern w:val="0"/>
          <w:sz w:val="22"/>
        </w:rPr>
        <w:t>지체</w:t>
      </w:r>
      <w:r>
        <w:rPr>
          <w:rFonts w:ascii="Times New Roman" w:eastAsia="Times New Roman" w:hAnsi="Times New Roman"/>
          <w:kern w:val="0"/>
          <w:sz w:val="22"/>
        </w:rPr>
        <w:t xml:space="preserve"> </w:t>
      </w:r>
      <w:r>
        <w:rPr>
          <w:rFonts w:ascii="Times New Roman" w:eastAsia="바탕체" w:hAnsi="Times New Roman"/>
          <w:kern w:val="0"/>
          <w:sz w:val="22"/>
        </w:rPr>
        <w:t>없이</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사실을</w:t>
      </w:r>
      <w:r>
        <w:rPr>
          <w:rFonts w:ascii="Times New Roman" w:eastAsia="Times New Roman" w:hAnsi="Times New Roman"/>
          <w:kern w:val="0"/>
          <w:sz w:val="22"/>
        </w:rPr>
        <w:t xml:space="preserve"> </w:t>
      </w:r>
      <w:r>
        <w:rPr>
          <w:rFonts w:ascii="Times New Roman" w:eastAsia="바탕체" w:hAnsi="Times New Roman"/>
          <w:kern w:val="0"/>
          <w:sz w:val="22"/>
        </w:rPr>
        <w:t>서면에</w:t>
      </w:r>
      <w:r>
        <w:rPr>
          <w:rFonts w:ascii="Times New Roman" w:eastAsia="Times New Roman" w:hAnsi="Times New Roman"/>
          <w:kern w:val="0"/>
          <w:sz w:val="22"/>
        </w:rPr>
        <w:t xml:space="preserve"> </w:t>
      </w:r>
      <w:r>
        <w:rPr>
          <w:rFonts w:ascii="Times New Roman" w:eastAsia="바탕체" w:hAnsi="Times New Roman"/>
          <w:kern w:val="0"/>
          <w:sz w:val="22"/>
        </w:rPr>
        <w:t>의하여</w:t>
      </w:r>
      <w:r>
        <w:rPr>
          <w:rFonts w:ascii="Times New Roman" w:eastAsia="Times New Roman" w:hAnsi="Times New Roman"/>
          <w:kern w:val="0"/>
          <w:sz w:val="22"/>
        </w:rPr>
        <w:t xml:space="preserve"> </w:t>
      </w:r>
      <w:r>
        <w:rPr>
          <w:rFonts w:ascii="Times New Roman" w:eastAsia="바탕체" w:hAnsi="Times New Roman"/>
          <w:kern w:val="0"/>
          <w:sz w:val="22"/>
        </w:rPr>
        <w:t>은행에게</w:t>
      </w:r>
      <w:r>
        <w:rPr>
          <w:rFonts w:ascii="Times New Roman" w:eastAsia="Times New Roman" w:hAnsi="Times New Roman"/>
          <w:kern w:val="0"/>
          <w:sz w:val="22"/>
        </w:rPr>
        <w:t xml:space="preserve"> </w:t>
      </w:r>
      <w:r>
        <w:rPr>
          <w:rFonts w:ascii="Times New Roman" w:eastAsia="바탕체" w:hAnsi="Times New Roman"/>
          <w:kern w:val="0"/>
          <w:sz w:val="22"/>
        </w:rPr>
        <w:t>신고하여야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78BB863B" w14:textId="77777777" w:rsidR="00DE42D9" w:rsidRDefault="00930A79">
      <w:pPr>
        <w:snapToGrid w:val="0"/>
        <w:spacing w:after="0" w:line="360" w:lineRule="auto"/>
        <w:ind w:left="820" w:hanging="220"/>
        <w:textAlignment w:val="baseline"/>
        <w:rPr>
          <w:rFonts w:ascii="Times New Roman" w:eastAsia="바탕체" w:hAnsi="Times New Roman"/>
          <w:kern w:val="0"/>
          <w:sz w:val="22"/>
        </w:rPr>
      </w:pPr>
      <w:r>
        <w:rPr>
          <w:rFonts w:ascii="Times New Roman" w:eastAsia="바탕체" w:hAnsi="Times New Roman"/>
          <w:kern w:val="0"/>
          <w:sz w:val="22"/>
        </w:rPr>
        <w:t xml:space="preserve">1. </w:t>
      </w:r>
      <w:r>
        <w:rPr>
          <w:rFonts w:ascii="Times New Roman" w:eastAsia="바탕체" w:hAnsi="Times New Roman"/>
          <w:kern w:val="0"/>
          <w:sz w:val="22"/>
        </w:rPr>
        <w:t>신탁계약서</w:t>
      </w:r>
      <w:r>
        <w:rPr>
          <w:rFonts w:ascii="Times New Roman" w:eastAsia="바탕체" w:hAnsi="Times New Roman"/>
          <w:kern w:val="0"/>
          <w:sz w:val="22"/>
        </w:rPr>
        <w:t xml:space="preserve">, </w:t>
      </w:r>
      <w:r>
        <w:rPr>
          <w:rFonts w:ascii="Times New Roman" w:eastAsia="바탕체" w:hAnsi="Times New Roman"/>
          <w:kern w:val="0"/>
          <w:sz w:val="22"/>
        </w:rPr>
        <w:t>수익권증서</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신고인감의</w:t>
      </w:r>
      <w:r>
        <w:rPr>
          <w:rFonts w:ascii="Times New Roman" w:eastAsia="Times New Roman" w:hAnsi="Times New Roman"/>
          <w:kern w:val="0"/>
          <w:sz w:val="22"/>
        </w:rPr>
        <w:t xml:space="preserve"> </w:t>
      </w:r>
      <w:r>
        <w:rPr>
          <w:rFonts w:ascii="Times New Roman" w:eastAsia="바탕체" w:hAnsi="Times New Roman"/>
          <w:kern w:val="0"/>
          <w:sz w:val="22"/>
        </w:rPr>
        <w:t>분실</w:t>
      </w:r>
    </w:p>
    <w:p w14:paraId="4D198184" w14:textId="77777777" w:rsidR="00DE42D9" w:rsidRDefault="00930A79">
      <w:pPr>
        <w:snapToGrid w:val="0"/>
        <w:spacing w:after="0" w:line="360" w:lineRule="auto"/>
        <w:ind w:left="820" w:hanging="220"/>
        <w:textAlignment w:val="baseline"/>
        <w:rPr>
          <w:rFonts w:ascii="Times New Roman" w:eastAsia="바탕체" w:hAnsi="Times New Roman"/>
          <w:kern w:val="0"/>
          <w:sz w:val="22"/>
        </w:rPr>
      </w:pPr>
      <w:r>
        <w:rPr>
          <w:rFonts w:ascii="Times New Roman" w:eastAsia="바탕체" w:hAnsi="Times New Roman"/>
          <w:kern w:val="0"/>
          <w:sz w:val="22"/>
        </w:rPr>
        <w:t xml:space="preserve">2. </w:t>
      </w:r>
      <w:r>
        <w:rPr>
          <w:rFonts w:ascii="Times New Roman" w:eastAsia="바탕체" w:hAnsi="Times New Roman"/>
          <w:kern w:val="0"/>
          <w:sz w:val="22"/>
        </w:rPr>
        <w:t>위탁자</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대리인</w:t>
      </w:r>
      <w:r>
        <w:rPr>
          <w:rFonts w:ascii="Times New Roman" w:eastAsia="Times New Roman" w:hAnsi="Times New Roman"/>
          <w:kern w:val="0"/>
          <w:sz w:val="22"/>
        </w:rPr>
        <w:t xml:space="preserve"> </w:t>
      </w:r>
      <w:r>
        <w:rPr>
          <w:rFonts w:ascii="Times New Roman" w:eastAsia="바탕체" w:hAnsi="Times New Roman"/>
          <w:kern w:val="0"/>
          <w:sz w:val="22"/>
        </w:rPr>
        <w:t>기타</w:t>
      </w:r>
      <w:r>
        <w:rPr>
          <w:rFonts w:ascii="Times New Roman" w:eastAsia="Times New Roman" w:hAnsi="Times New Roman"/>
          <w:kern w:val="0"/>
          <w:sz w:val="22"/>
        </w:rPr>
        <w:t xml:space="preserve"> </w:t>
      </w:r>
      <w:r>
        <w:rPr>
          <w:rFonts w:ascii="Times New Roman" w:eastAsia="바탕체" w:hAnsi="Times New Roman"/>
          <w:kern w:val="0"/>
          <w:sz w:val="22"/>
        </w:rPr>
        <w:t>신탁관계인의</w:t>
      </w:r>
      <w:r>
        <w:rPr>
          <w:rFonts w:ascii="Times New Roman" w:eastAsia="Times New Roman" w:hAnsi="Times New Roman"/>
          <w:kern w:val="0"/>
          <w:sz w:val="22"/>
        </w:rPr>
        <w:t xml:space="preserve"> </w:t>
      </w:r>
      <w:r>
        <w:rPr>
          <w:rFonts w:ascii="Times New Roman" w:eastAsia="바탕체" w:hAnsi="Times New Roman"/>
          <w:kern w:val="0"/>
          <w:sz w:val="22"/>
        </w:rPr>
        <w:t>사망</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주소</w:t>
      </w:r>
      <w:r>
        <w:rPr>
          <w:rFonts w:ascii="Times New Roman" w:eastAsia="바탕체" w:hAnsi="Times New Roman"/>
          <w:kern w:val="0"/>
          <w:sz w:val="22"/>
        </w:rPr>
        <w:t xml:space="preserve">, </w:t>
      </w:r>
      <w:r>
        <w:rPr>
          <w:rFonts w:ascii="Times New Roman" w:eastAsia="바탕체" w:hAnsi="Times New Roman"/>
          <w:kern w:val="0"/>
          <w:sz w:val="22"/>
        </w:rPr>
        <w:t>성명</w:t>
      </w:r>
      <w:r>
        <w:rPr>
          <w:rFonts w:ascii="Times New Roman" w:eastAsia="바탕체" w:hAnsi="Times New Roman"/>
          <w:kern w:val="0"/>
          <w:sz w:val="22"/>
        </w:rPr>
        <w:t xml:space="preserve">, </w:t>
      </w:r>
      <w:r>
        <w:rPr>
          <w:rFonts w:ascii="Times New Roman" w:eastAsia="바탕체" w:hAnsi="Times New Roman"/>
          <w:kern w:val="0"/>
          <w:sz w:val="22"/>
        </w:rPr>
        <w:t>행위능력</w:t>
      </w:r>
      <w:r>
        <w:rPr>
          <w:rFonts w:ascii="Times New Roman" w:eastAsia="Times New Roman" w:hAnsi="Times New Roman"/>
          <w:kern w:val="0"/>
          <w:sz w:val="22"/>
        </w:rPr>
        <w:t xml:space="preserve"> </w:t>
      </w:r>
      <w:r>
        <w:rPr>
          <w:rFonts w:ascii="Times New Roman" w:eastAsia="바탕체" w:hAnsi="Times New Roman"/>
          <w:kern w:val="0"/>
          <w:sz w:val="22"/>
        </w:rPr>
        <w:t>등의</w:t>
      </w:r>
      <w:r>
        <w:rPr>
          <w:rFonts w:ascii="Times New Roman" w:eastAsia="Times New Roman" w:hAnsi="Times New Roman"/>
          <w:kern w:val="0"/>
          <w:sz w:val="22"/>
        </w:rPr>
        <w:t xml:space="preserve"> </w:t>
      </w:r>
      <w:r>
        <w:rPr>
          <w:rFonts w:ascii="Times New Roman" w:eastAsia="바탕체" w:hAnsi="Times New Roman"/>
          <w:kern w:val="0"/>
          <w:sz w:val="22"/>
        </w:rPr>
        <w:t>변경</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신고인감의</w:t>
      </w:r>
      <w:r>
        <w:rPr>
          <w:rFonts w:ascii="Times New Roman" w:eastAsia="Times New Roman" w:hAnsi="Times New Roman"/>
          <w:kern w:val="0"/>
          <w:sz w:val="22"/>
        </w:rPr>
        <w:t xml:space="preserve"> </w:t>
      </w:r>
      <w:r>
        <w:rPr>
          <w:rFonts w:ascii="Times New Roman" w:eastAsia="바탕체" w:hAnsi="Times New Roman"/>
          <w:kern w:val="0"/>
          <w:sz w:val="22"/>
        </w:rPr>
        <w:t>변경</w:t>
      </w:r>
    </w:p>
    <w:p w14:paraId="668A76FF" w14:textId="77777777" w:rsidR="00DE42D9" w:rsidRDefault="00930A79">
      <w:pPr>
        <w:snapToGrid w:val="0"/>
        <w:spacing w:after="0" w:line="360" w:lineRule="auto"/>
        <w:ind w:left="820" w:hanging="220"/>
        <w:textAlignment w:val="baseline"/>
        <w:rPr>
          <w:rFonts w:ascii="Times New Roman" w:eastAsia="바탕체" w:hAnsi="Times New Roman"/>
          <w:kern w:val="0"/>
          <w:sz w:val="22"/>
        </w:rPr>
      </w:pPr>
      <w:r>
        <w:rPr>
          <w:rFonts w:ascii="Times New Roman" w:eastAsia="바탕체" w:hAnsi="Times New Roman"/>
          <w:kern w:val="0"/>
          <w:sz w:val="22"/>
        </w:rPr>
        <w:t xml:space="preserve">3. </w:t>
      </w:r>
      <w:r>
        <w:rPr>
          <w:rFonts w:ascii="Times New Roman" w:eastAsia="바탕체" w:hAnsi="Times New Roman"/>
          <w:kern w:val="0"/>
          <w:sz w:val="22"/>
        </w:rPr>
        <w:t>기타</w:t>
      </w:r>
      <w:r>
        <w:rPr>
          <w:rFonts w:ascii="Times New Roman" w:eastAsia="Times New Roman" w:hAnsi="Times New Roman"/>
          <w:kern w:val="0"/>
          <w:sz w:val="22"/>
        </w:rPr>
        <w:t xml:space="preserve"> </w:t>
      </w:r>
      <w:r>
        <w:rPr>
          <w:rFonts w:ascii="Times New Roman" w:eastAsia="바탕체" w:hAnsi="Times New Roman"/>
          <w:kern w:val="0"/>
          <w:sz w:val="22"/>
        </w:rPr>
        <w:t>신탁계약에</w:t>
      </w:r>
      <w:r>
        <w:rPr>
          <w:rFonts w:ascii="Times New Roman" w:eastAsia="Times New Roman" w:hAnsi="Times New Roman"/>
          <w:kern w:val="0"/>
          <w:sz w:val="22"/>
        </w:rPr>
        <w:t xml:space="preserve"> </w:t>
      </w:r>
      <w:r>
        <w:rPr>
          <w:rFonts w:ascii="Times New Roman" w:eastAsia="바탕체" w:hAnsi="Times New Roman"/>
          <w:kern w:val="0"/>
          <w:sz w:val="22"/>
        </w:rPr>
        <w:t>관하여</w:t>
      </w:r>
      <w:r>
        <w:rPr>
          <w:rFonts w:ascii="Times New Roman" w:eastAsia="Times New Roman" w:hAnsi="Times New Roman"/>
          <w:kern w:val="0"/>
          <w:sz w:val="22"/>
        </w:rPr>
        <w:t xml:space="preserve"> </w:t>
      </w:r>
      <w:r>
        <w:rPr>
          <w:rFonts w:ascii="Times New Roman" w:eastAsia="바탕체" w:hAnsi="Times New Roman"/>
          <w:kern w:val="0"/>
          <w:sz w:val="22"/>
        </w:rPr>
        <w:t>변경을</w:t>
      </w:r>
      <w:r>
        <w:rPr>
          <w:rFonts w:ascii="Times New Roman" w:eastAsia="Times New Roman" w:hAnsi="Times New Roman"/>
          <w:kern w:val="0"/>
          <w:sz w:val="22"/>
        </w:rPr>
        <w:t xml:space="preserve"> </w:t>
      </w:r>
      <w:r>
        <w:rPr>
          <w:rFonts w:ascii="Times New Roman" w:eastAsia="바탕체" w:hAnsi="Times New Roman"/>
          <w:kern w:val="0"/>
          <w:sz w:val="22"/>
        </w:rPr>
        <w:t>요하는</w:t>
      </w:r>
      <w:r>
        <w:rPr>
          <w:rFonts w:ascii="Times New Roman" w:eastAsia="Times New Roman" w:hAnsi="Times New Roman"/>
          <w:kern w:val="0"/>
          <w:sz w:val="22"/>
        </w:rPr>
        <w:t xml:space="preserve"> </w:t>
      </w:r>
      <w:r>
        <w:rPr>
          <w:rFonts w:ascii="Times New Roman" w:eastAsia="바탕체" w:hAnsi="Times New Roman"/>
          <w:kern w:val="0"/>
          <w:sz w:val="22"/>
        </w:rPr>
        <w:t>사항의</w:t>
      </w:r>
      <w:r>
        <w:rPr>
          <w:rFonts w:ascii="Times New Roman" w:eastAsia="Times New Roman" w:hAnsi="Times New Roman"/>
          <w:kern w:val="0"/>
          <w:sz w:val="22"/>
        </w:rPr>
        <w:t xml:space="preserve"> </w:t>
      </w:r>
      <w:r>
        <w:rPr>
          <w:rFonts w:ascii="Times New Roman" w:eastAsia="바탕체" w:hAnsi="Times New Roman"/>
          <w:kern w:val="0"/>
          <w:sz w:val="22"/>
        </w:rPr>
        <w:t>발생</w:t>
      </w:r>
    </w:p>
    <w:p w14:paraId="690410DE"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항의</w:t>
      </w:r>
      <w:r>
        <w:rPr>
          <w:rFonts w:ascii="Times New Roman" w:eastAsia="Times New Roman" w:hAnsi="Times New Roman"/>
          <w:kern w:val="0"/>
          <w:sz w:val="22"/>
        </w:rPr>
        <w:t xml:space="preserve"> </w:t>
      </w:r>
      <w:r>
        <w:rPr>
          <w:rFonts w:ascii="Times New Roman" w:eastAsia="바탕체" w:hAnsi="Times New Roman"/>
          <w:kern w:val="0"/>
          <w:sz w:val="22"/>
        </w:rPr>
        <w:t>신고가</w:t>
      </w:r>
      <w:r>
        <w:rPr>
          <w:rFonts w:ascii="Times New Roman" w:eastAsia="Times New Roman" w:hAnsi="Times New Roman"/>
          <w:kern w:val="0"/>
          <w:sz w:val="22"/>
        </w:rPr>
        <w:t xml:space="preserve"> </w:t>
      </w:r>
      <w:r>
        <w:rPr>
          <w:rFonts w:ascii="Times New Roman" w:eastAsia="바탕체" w:hAnsi="Times New Roman"/>
          <w:kern w:val="0"/>
          <w:sz w:val="22"/>
        </w:rPr>
        <w:t>지체됨으로써</w:t>
      </w:r>
      <w:r>
        <w:rPr>
          <w:rFonts w:ascii="Times New Roman" w:eastAsia="Times New Roman" w:hAnsi="Times New Roman"/>
          <w:kern w:val="0"/>
          <w:sz w:val="22"/>
        </w:rPr>
        <w:t xml:space="preserve"> </w:t>
      </w:r>
      <w:r>
        <w:rPr>
          <w:rFonts w:ascii="Times New Roman" w:eastAsia="바탕체" w:hAnsi="Times New Roman"/>
          <w:kern w:val="0"/>
          <w:sz w:val="22"/>
        </w:rPr>
        <w:t>발생한</w:t>
      </w:r>
      <w:r>
        <w:rPr>
          <w:rFonts w:ascii="Times New Roman" w:eastAsia="Times New Roman" w:hAnsi="Times New Roman"/>
          <w:kern w:val="0"/>
          <w:sz w:val="22"/>
        </w:rPr>
        <w:t xml:space="preserve"> </w:t>
      </w:r>
      <w:r>
        <w:rPr>
          <w:rFonts w:ascii="Times New Roman" w:eastAsia="바탕체" w:hAnsi="Times New Roman"/>
          <w:kern w:val="0"/>
          <w:sz w:val="22"/>
        </w:rPr>
        <w:t>손해에</w:t>
      </w:r>
      <w:r>
        <w:rPr>
          <w:rFonts w:ascii="Times New Roman" w:eastAsia="Times New Roman" w:hAnsi="Times New Roman"/>
          <w:kern w:val="0"/>
          <w:sz w:val="22"/>
        </w:rPr>
        <w:t xml:space="preserve"> </w:t>
      </w:r>
      <w:r>
        <w:rPr>
          <w:rFonts w:ascii="Times New Roman" w:eastAsia="바탕체" w:hAnsi="Times New Roman"/>
          <w:kern w:val="0"/>
          <w:sz w:val="22"/>
        </w:rPr>
        <w:t>대하여는</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책임을</w:t>
      </w:r>
      <w:r>
        <w:rPr>
          <w:rFonts w:ascii="Times New Roman" w:eastAsia="Times New Roman" w:hAnsi="Times New Roman"/>
          <w:kern w:val="0"/>
          <w:sz w:val="22"/>
        </w:rPr>
        <w:t xml:space="preserve"> </w:t>
      </w:r>
      <w:r>
        <w:rPr>
          <w:rFonts w:ascii="Times New Roman" w:eastAsia="바탕체" w:hAnsi="Times New Roman"/>
          <w:kern w:val="0"/>
          <w:sz w:val="22"/>
        </w:rPr>
        <w:t>지지</w:t>
      </w:r>
      <w:r>
        <w:rPr>
          <w:rFonts w:ascii="Times New Roman" w:eastAsia="Times New Roman" w:hAnsi="Times New Roman"/>
          <w:kern w:val="0"/>
          <w:sz w:val="22"/>
        </w:rPr>
        <w:t xml:space="preserve"> </w:t>
      </w:r>
      <w:r>
        <w:rPr>
          <w:rFonts w:ascii="Times New Roman" w:eastAsia="바탕체" w:hAnsi="Times New Roman"/>
          <w:kern w:val="0"/>
          <w:sz w:val="22"/>
        </w:rPr>
        <w:t>아니한다</w:t>
      </w:r>
      <w:r>
        <w:rPr>
          <w:rFonts w:ascii="Times New Roman" w:eastAsia="바탕체" w:hAnsi="Times New Roman"/>
          <w:kern w:val="0"/>
          <w:sz w:val="22"/>
        </w:rPr>
        <w:t>.</w:t>
      </w:r>
    </w:p>
    <w:p w14:paraId="5C07F4A1"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③</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항의</w:t>
      </w:r>
      <w:r>
        <w:rPr>
          <w:rFonts w:ascii="Times New Roman" w:eastAsia="Times New Roman" w:hAnsi="Times New Roman"/>
          <w:kern w:val="0"/>
          <w:sz w:val="22"/>
        </w:rPr>
        <w:t xml:space="preserve"> </w:t>
      </w:r>
      <w:r>
        <w:rPr>
          <w:rFonts w:ascii="Times New Roman" w:eastAsia="바탕체" w:hAnsi="Times New Roman"/>
          <w:kern w:val="0"/>
          <w:sz w:val="22"/>
        </w:rPr>
        <w:t>신고를</w:t>
      </w:r>
      <w:r>
        <w:rPr>
          <w:rFonts w:ascii="Times New Roman" w:eastAsia="Times New Roman" w:hAnsi="Times New Roman"/>
          <w:kern w:val="0"/>
          <w:sz w:val="22"/>
        </w:rPr>
        <w:t xml:space="preserve"> </w:t>
      </w:r>
      <w:r>
        <w:rPr>
          <w:rFonts w:ascii="Times New Roman" w:eastAsia="바탕체" w:hAnsi="Times New Roman"/>
          <w:kern w:val="0"/>
          <w:sz w:val="22"/>
        </w:rPr>
        <w:t>게을리하여</w:t>
      </w:r>
      <w:r>
        <w:rPr>
          <w:rFonts w:ascii="Times New Roman" w:eastAsia="Times New Roman" w:hAnsi="Times New Roman"/>
          <w:kern w:val="0"/>
          <w:sz w:val="22"/>
        </w:rPr>
        <w:t xml:space="preserve"> </w:t>
      </w:r>
      <w:r>
        <w:rPr>
          <w:rFonts w:ascii="Times New Roman" w:eastAsia="바탕체" w:hAnsi="Times New Roman"/>
          <w:kern w:val="0"/>
          <w:sz w:val="22"/>
        </w:rPr>
        <w:t>은행에게</w:t>
      </w:r>
      <w:r>
        <w:rPr>
          <w:rFonts w:ascii="Times New Roman" w:eastAsia="Times New Roman" w:hAnsi="Times New Roman"/>
          <w:kern w:val="0"/>
          <w:sz w:val="22"/>
        </w:rPr>
        <w:t xml:space="preserve"> </w:t>
      </w:r>
      <w:r>
        <w:rPr>
          <w:rFonts w:ascii="Times New Roman" w:eastAsia="바탕체" w:hAnsi="Times New Roman"/>
          <w:kern w:val="0"/>
          <w:sz w:val="22"/>
        </w:rPr>
        <w:t>손해가</w:t>
      </w:r>
      <w:r>
        <w:rPr>
          <w:rFonts w:ascii="Times New Roman" w:eastAsia="Times New Roman" w:hAnsi="Times New Roman"/>
          <w:kern w:val="0"/>
          <w:sz w:val="22"/>
        </w:rPr>
        <w:t xml:space="preserve"> </w:t>
      </w:r>
      <w:r>
        <w:rPr>
          <w:rFonts w:ascii="Times New Roman" w:eastAsia="바탕체" w:hAnsi="Times New Roman"/>
          <w:kern w:val="0"/>
          <w:sz w:val="22"/>
        </w:rPr>
        <w:t>발생한</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r>
        <w:rPr>
          <w:rFonts w:ascii="Times New Roman" w:eastAsia="바탕체" w:hAnsi="Times New Roman"/>
          <w:kern w:val="0"/>
          <w:sz w:val="22"/>
        </w:rPr>
        <w:t>위탁자는</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손해를</w:t>
      </w:r>
      <w:r>
        <w:rPr>
          <w:rFonts w:ascii="Times New Roman" w:eastAsia="Times New Roman" w:hAnsi="Times New Roman"/>
          <w:kern w:val="0"/>
          <w:sz w:val="22"/>
        </w:rPr>
        <w:t xml:space="preserve"> </w:t>
      </w:r>
      <w:r>
        <w:rPr>
          <w:rFonts w:ascii="Times New Roman" w:eastAsia="바탕체" w:hAnsi="Times New Roman"/>
          <w:kern w:val="0"/>
          <w:sz w:val="22"/>
        </w:rPr>
        <w:lastRenderedPageBreak/>
        <w:t>배상하여야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3840B87A"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25F2010E" w14:textId="77777777" w:rsidR="00DE42D9" w:rsidRDefault="00930A79">
      <w:pPr>
        <w:snapToGrid w:val="0"/>
        <w:spacing w:after="0" w:line="360" w:lineRule="auto"/>
        <w:ind w:left="700" w:hanging="700"/>
        <w:textAlignment w:val="baseline"/>
      </w:pPr>
      <w:r>
        <w:rPr>
          <w:rFonts w:ascii="Times New Roman" w:eastAsia="바탕체" w:hAnsi="Times New Roman"/>
          <w:b/>
          <w:bCs/>
          <w:kern w:val="0"/>
          <w:sz w:val="22"/>
        </w:rPr>
        <w:t>제</w:t>
      </w:r>
      <w:r>
        <w:rPr>
          <w:rFonts w:ascii="Times New Roman" w:eastAsia="바탕체" w:hAnsi="Times New Roman"/>
          <w:b/>
          <w:bCs/>
          <w:kern w:val="0"/>
          <w:sz w:val="22"/>
        </w:rPr>
        <w:t>29</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소송수행</w:t>
      </w:r>
      <w:r>
        <w:rPr>
          <w:rFonts w:ascii="Times New Roman" w:eastAsia="바탕체" w:hAnsi="Times New Roman"/>
          <w:b/>
          <w:bCs/>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신탁부동산과</w:t>
      </w:r>
      <w:r>
        <w:rPr>
          <w:rFonts w:ascii="Times New Roman" w:eastAsia="Times New Roman" w:hAnsi="Times New Roman"/>
          <w:kern w:val="0"/>
          <w:sz w:val="22"/>
        </w:rPr>
        <w:t xml:space="preserve"> </w:t>
      </w:r>
      <w:r>
        <w:rPr>
          <w:rFonts w:ascii="Times New Roman" w:eastAsia="바탕체" w:hAnsi="Times New Roman"/>
          <w:kern w:val="0"/>
          <w:sz w:val="22"/>
        </w:rPr>
        <w:t>관련하여</w:t>
      </w:r>
      <w:r>
        <w:rPr>
          <w:rFonts w:ascii="Times New Roman" w:eastAsia="Times New Roman" w:hAnsi="Times New Roman"/>
          <w:kern w:val="0"/>
          <w:sz w:val="22"/>
        </w:rPr>
        <w:t xml:space="preserve"> </w:t>
      </w:r>
      <w:r>
        <w:rPr>
          <w:rFonts w:ascii="Times New Roman" w:eastAsia="바탕체" w:hAnsi="Times New Roman"/>
          <w:kern w:val="0"/>
          <w:sz w:val="22"/>
        </w:rPr>
        <w:t>위탁자로부터</w:t>
      </w:r>
      <w:r>
        <w:rPr>
          <w:rFonts w:ascii="Times New Roman" w:eastAsia="Times New Roman" w:hAnsi="Times New Roman"/>
          <w:kern w:val="0"/>
          <w:sz w:val="22"/>
        </w:rPr>
        <w:t xml:space="preserve"> </w:t>
      </w:r>
      <w:r>
        <w:rPr>
          <w:rFonts w:ascii="Times New Roman" w:eastAsia="바탕체" w:hAnsi="Times New Roman"/>
          <w:kern w:val="0"/>
          <w:sz w:val="22"/>
        </w:rPr>
        <w:t>소송</w:t>
      </w:r>
      <w:r>
        <w:rPr>
          <w:rFonts w:ascii="Times New Roman" w:eastAsia="Times New Roman" w:hAnsi="Times New Roman"/>
          <w:kern w:val="0"/>
          <w:sz w:val="22"/>
        </w:rPr>
        <w:t xml:space="preserve"> </w:t>
      </w:r>
      <w:r>
        <w:rPr>
          <w:rFonts w:ascii="Times New Roman" w:eastAsia="바탕체" w:hAnsi="Times New Roman"/>
          <w:kern w:val="0"/>
          <w:sz w:val="22"/>
        </w:rPr>
        <w:t>수행요청이</w:t>
      </w:r>
      <w:r>
        <w:rPr>
          <w:rFonts w:ascii="Times New Roman" w:eastAsia="Times New Roman" w:hAnsi="Times New Roman"/>
          <w:kern w:val="0"/>
          <w:sz w:val="22"/>
        </w:rPr>
        <w:t xml:space="preserve"> </w:t>
      </w:r>
      <w:r>
        <w:rPr>
          <w:rFonts w:ascii="Times New Roman" w:eastAsia="바탕체" w:hAnsi="Times New Roman"/>
          <w:kern w:val="0"/>
          <w:sz w:val="22"/>
        </w:rPr>
        <w:t>있는</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r>
        <w:rPr>
          <w:rFonts w:ascii="Times New Roman" w:eastAsia="바탕체" w:hAnsi="Times New Roman"/>
          <w:kern w:val="0"/>
          <w:sz w:val="22"/>
        </w:rPr>
        <w:t>이에</w:t>
      </w:r>
      <w:r>
        <w:rPr>
          <w:rFonts w:ascii="Times New Roman" w:eastAsia="Times New Roman" w:hAnsi="Times New Roman"/>
          <w:kern w:val="0"/>
          <w:sz w:val="22"/>
        </w:rPr>
        <w:t xml:space="preserve"> </w:t>
      </w:r>
      <w:r>
        <w:rPr>
          <w:rFonts w:ascii="Times New Roman" w:eastAsia="바탕체" w:hAnsi="Times New Roman"/>
          <w:kern w:val="0"/>
          <w:sz w:val="22"/>
        </w:rPr>
        <w:t>따르거나</w:t>
      </w:r>
      <w:r>
        <w:rPr>
          <w:rFonts w:ascii="Times New Roman" w:eastAsia="Times New Roman" w:hAnsi="Times New Roman"/>
          <w:kern w:val="0"/>
          <w:sz w:val="22"/>
        </w:rPr>
        <w:t xml:space="preserve"> </w:t>
      </w:r>
      <w:r>
        <w:rPr>
          <w:rFonts w:ascii="Times New Roman" w:eastAsia="바탕체" w:hAnsi="Times New Roman"/>
          <w:kern w:val="0"/>
          <w:sz w:val="22"/>
        </w:rPr>
        <w:t>혹은</w:t>
      </w:r>
      <w:r>
        <w:rPr>
          <w:rFonts w:ascii="Times New Roman" w:eastAsia="Times New Roman" w:hAnsi="Times New Roman"/>
          <w:kern w:val="0"/>
          <w:sz w:val="22"/>
        </w:rPr>
        <w:t xml:space="preserve"> </w:t>
      </w:r>
      <w:r>
        <w:rPr>
          <w:rFonts w:ascii="Times New Roman" w:eastAsia="바탕체" w:hAnsi="Times New Roman"/>
          <w:kern w:val="0"/>
          <w:sz w:val="22"/>
        </w:rPr>
        <w:t>은행</w:t>
      </w:r>
      <w:r>
        <w:rPr>
          <w:rFonts w:ascii="Times New Roman" w:eastAsia="Times New Roman" w:hAnsi="Times New Roman"/>
          <w:kern w:val="0"/>
          <w:sz w:val="22"/>
        </w:rPr>
        <w:t xml:space="preserve"> </w:t>
      </w:r>
      <w:r>
        <w:rPr>
          <w:rFonts w:ascii="Times New Roman" w:eastAsia="바탕체" w:hAnsi="Times New Roman"/>
          <w:kern w:val="0"/>
          <w:sz w:val="22"/>
        </w:rPr>
        <w:t>스스로의</w:t>
      </w:r>
      <w:r>
        <w:rPr>
          <w:rFonts w:ascii="Times New Roman" w:eastAsia="Times New Roman" w:hAnsi="Times New Roman"/>
          <w:kern w:val="0"/>
          <w:sz w:val="22"/>
        </w:rPr>
        <w:t xml:space="preserve"> </w:t>
      </w:r>
      <w:r>
        <w:rPr>
          <w:rFonts w:ascii="Times New Roman" w:eastAsia="바탕체" w:hAnsi="Times New Roman"/>
          <w:kern w:val="0"/>
          <w:sz w:val="22"/>
        </w:rPr>
        <w:t>판단으로</w:t>
      </w:r>
      <w:r>
        <w:rPr>
          <w:rFonts w:ascii="Times New Roman" w:eastAsia="Times New Roman" w:hAnsi="Times New Roman"/>
          <w:kern w:val="0"/>
          <w:sz w:val="22"/>
        </w:rPr>
        <w:t xml:space="preserve"> </w:t>
      </w:r>
      <w:r>
        <w:rPr>
          <w:rFonts w:ascii="Times New Roman" w:eastAsia="바탕체" w:hAnsi="Times New Roman"/>
          <w:kern w:val="0"/>
          <w:sz w:val="22"/>
        </w:rPr>
        <w:t>소송수속을</w:t>
      </w:r>
      <w:r>
        <w:rPr>
          <w:rFonts w:ascii="Times New Roman" w:eastAsia="Times New Roman" w:hAnsi="Times New Roman"/>
          <w:kern w:val="0"/>
          <w:sz w:val="22"/>
        </w:rPr>
        <w:t xml:space="preserve"> </w:t>
      </w:r>
      <w:r>
        <w:rPr>
          <w:rFonts w:ascii="Times New Roman" w:eastAsia="바탕체" w:hAnsi="Times New Roman"/>
          <w:kern w:val="0"/>
          <w:sz w:val="22"/>
        </w:rPr>
        <w:t>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 xml:space="preserve">. </w:t>
      </w:r>
    </w:p>
    <w:p w14:paraId="501F3CAB"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항의</w:t>
      </w:r>
      <w:r>
        <w:rPr>
          <w:rFonts w:ascii="Times New Roman" w:eastAsia="Times New Roman" w:hAnsi="Times New Roman"/>
          <w:kern w:val="0"/>
          <w:sz w:val="22"/>
        </w:rPr>
        <w:t xml:space="preserve"> </w:t>
      </w:r>
      <w:r>
        <w:rPr>
          <w:rFonts w:ascii="Times New Roman" w:eastAsia="바탕체" w:hAnsi="Times New Roman"/>
          <w:kern w:val="0"/>
          <w:sz w:val="22"/>
        </w:rPr>
        <w:t>소송의</w:t>
      </w:r>
      <w:r>
        <w:rPr>
          <w:rFonts w:ascii="Times New Roman" w:eastAsia="Times New Roman" w:hAnsi="Times New Roman"/>
          <w:kern w:val="0"/>
          <w:sz w:val="22"/>
        </w:rPr>
        <w:t xml:space="preserve"> </w:t>
      </w:r>
      <w:r>
        <w:rPr>
          <w:rFonts w:ascii="Times New Roman" w:eastAsia="바탕체" w:hAnsi="Times New Roman"/>
          <w:kern w:val="0"/>
          <w:sz w:val="22"/>
        </w:rPr>
        <w:t>제기</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소송</w:t>
      </w:r>
      <w:r>
        <w:rPr>
          <w:rFonts w:ascii="Times New Roman" w:eastAsia="Times New Roman" w:hAnsi="Times New Roman"/>
          <w:kern w:val="0"/>
          <w:sz w:val="22"/>
        </w:rPr>
        <w:t xml:space="preserve"> </w:t>
      </w:r>
      <w:r>
        <w:rPr>
          <w:rFonts w:ascii="Times New Roman" w:eastAsia="바탕체" w:hAnsi="Times New Roman"/>
          <w:kern w:val="0"/>
          <w:sz w:val="22"/>
        </w:rPr>
        <w:t>진행에</w:t>
      </w:r>
      <w:r>
        <w:rPr>
          <w:rFonts w:ascii="Times New Roman" w:eastAsia="Times New Roman" w:hAnsi="Times New Roman"/>
          <w:kern w:val="0"/>
          <w:sz w:val="22"/>
        </w:rPr>
        <w:t xml:space="preserve"> </w:t>
      </w:r>
      <w:r>
        <w:rPr>
          <w:rFonts w:ascii="Times New Roman" w:eastAsia="바탕체" w:hAnsi="Times New Roman"/>
          <w:kern w:val="0"/>
          <w:sz w:val="22"/>
        </w:rPr>
        <w:t>따른</w:t>
      </w:r>
      <w:r>
        <w:rPr>
          <w:rFonts w:ascii="Times New Roman" w:eastAsia="Times New Roman" w:hAnsi="Times New Roman"/>
          <w:kern w:val="0"/>
          <w:sz w:val="22"/>
        </w:rPr>
        <w:t xml:space="preserve"> </w:t>
      </w:r>
      <w:r>
        <w:rPr>
          <w:rFonts w:ascii="Times New Roman" w:eastAsia="바탕체" w:hAnsi="Times New Roman"/>
          <w:kern w:val="0"/>
          <w:sz w:val="22"/>
        </w:rPr>
        <w:t>인지대</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변호사</w:t>
      </w:r>
      <w:r>
        <w:rPr>
          <w:rFonts w:ascii="Times New Roman" w:eastAsia="Times New Roman" w:hAnsi="Times New Roman"/>
          <w:kern w:val="0"/>
          <w:sz w:val="22"/>
        </w:rPr>
        <w:t xml:space="preserve"> </w:t>
      </w:r>
      <w:r>
        <w:rPr>
          <w:rFonts w:ascii="Times New Roman" w:eastAsia="바탕체" w:hAnsi="Times New Roman"/>
          <w:kern w:val="0"/>
          <w:sz w:val="22"/>
        </w:rPr>
        <w:t>보수</w:t>
      </w:r>
      <w:r>
        <w:rPr>
          <w:rFonts w:ascii="Times New Roman" w:eastAsia="Times New Roman" w:hAnsi="Times New Roman"/>
          <w:kern w:val="0"/>
          <w:sz w:val="22"/>
        </w:rPr>
        <w:t xml:space="preserve"> </w:t>
      </w:r>
      <w:r>
        <w:rPr>
          <w:rFonts w:ascii="Times New Roman" w:eastAsia="바탕체" w:hAnsi="Times New Roman"/>
          <w:kern w:val="0"/>
          <w:sz w:val="22"/>
        </w:rPr>
        <w:t>등</w:t>
      </w:r>
      <w:r>
        <w:rPr>
          <w:rFonts w:ascii="Times New Roman" w:eastAsia="Times New Roman" w:hAnsi="Times New Roman"/>
          <w:kern w:val="0"/>
          <w:sz w:val="22"/>
        </w:rPr>
        <w:t xml:space="preserve"> </w:t>
      </w:r>
      <w:r>
        <w:rPr>
          <w:rFonts w:ascii="Times New Roman" w:eastAsia="바탕체" w:hAnsi="Times New Roman"/>
          <w:kern w:val="0"/>
          <w:sz w:val="22"/>
        </w:rPr>
        <w:t>일체의</w:t>
      </w:r>
      <w:r>
        <w:rPr>
          <w:rFonts w:ascii="Times New Roman" w:eastAsia="Times New Roman" w:hAnsi="Times New Roman"/>
          <w:kern w:val="0"/>
          <w:sz w:val="22"/>
        </w:rPr>
        <w:t xml:space="preserve"> </w:t>
      </w:r>
      <w:r>
        <w:rPr>
          <w:rFonts w:ascii="Times New Roman" w:eastAsia="바탕체" w:hAnsi="Times New Roman"/>
          <w:kern w:val="0"/>
          <w:sz w:val="22"/>
        </w:rPr>
        <w:t>비용은</w:t>
      </w:r>
      <w:r>
        <w:rPr>
          <w:rFonts w:ascii="Times New Roman" w:eastAsia="Times New Roman" w:hAnsi="Times New Roman"/>
          <w:kern w:val="0"/>
          <w:sz w:val="22"/>
        </w:rPr>
        <w:t xml:space="preserve">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부담한다</w:t>
      </w:r>
      <w:r>
        <w:rPr>
          <w:rFonts w:ascii="Times New Roman" w:eastAsia="바탕체" w:hAnsi="Times New Roman"/>
          <w:kern w:val="0"/>
          <w:sz w:val="22"/>
        </w:rPr>
        <w:t>.</w:t>
      </w:r>
    </w:p>
    <w:p w14:paraId="59674A01"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6A8EF90E" w14:textId="77777777" w:rsidR="00DE42D9" w:rsidRDefault="00930A79">
      <w:pPr>
        <w:snapToGrid w:val="0"/>
        <w:spacing w:after="0" w:line="360" w:lineRule="auto"/>
        <w:ind w:left="700" w:hanging="700"/>
        <w:textAlignment w:val="baseline"/>
      </w:pPr>
      <w:r>
        <w:rPr>
          <w:rFonts w:ascii="Times New Roman" w:eastAsia="바탕체" w:hAnsi="Times New Roman"/>
          <w:b/>
          <w:bCs/>
          <w:kern w:val="0"/>
          <w:sz w:val="22"/>
        </w:rPr>
        <w:t>제</w:t>
      </w:r>
      <w:r>
        <w:rPr>
          <w:rFonts w:ascii="Times New Roman" w:eastAsia="바탕체" w:hAnsi="Times New Roman"/>
          <w:b/>
          <w:bCs/>
          <w:kern w:val="0"/>
          <w:sz w:val="22"/>
        </w:rPr>
        <w:t>30</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관할법원</w:t>
      </w:r>
      <w:r>
        <w:rPr>
          <w:rFonts w:ascii="Times New Roman" w:eastAsia="바탕체" w:hAnsi="Times New Roman"/>
          <w:b/>
          <w:bCs/>
          <w:kern w:val="0"/>
          <w:sz w:val="22"/>
        </w:rPr>
        <w:t xml:space="preserve">) </w:t>
      </w:r>
      <w:r>
        <w:rPr>
          <w:rFonts w:ascii="Times New Roman" w:eastAsia="바탕체" w:hAnsi="Times New Roman"/>
          <w:kern w:val="0"/>
          <w:sz w:val="22"/>
        </w:rPr>
        <w:t>위탁자</w:t>
      </w:r>
      <w:r>
        <w:rPr>
          <w:rFonts w:ascii="Times New Roman" w:eastAsia="바탕체" w:hAnsi="Times New Roman"/>
          <w:kern w:val="0"/>
          <w:sz w:val="22"/>
        </w:rPr>
        <w:t xml:space="preserve">, </w:t>
      </w:r>
      <w:r>
        <w:rPr>
          <w:rFonts w:ascii="Times New Roman" w:eastAsia="바탕체" w:hAnsi="Times New Roman"/>
          <w:kern w:val="0"/>
          <w:sz w:val="22"/>
        </w:rPr>
        <w:t>수익자</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spacing w:val="-8"/>
          <w:kern w:val="0"/>
          <w:sz w:val="22"/>
        </w:rPr>
        <w:t>은행이</w:t>
      </w:r>
      <w:r>
        <w:rPr>
          <w:rFonts w:ascii="Times New Roman" w:eastAsia="Times New Roman" w:hAnsi="Times New Roman"/>
          <w:spacing w:val="-8"/>
          <w:kern w:val="0"/>
          <w:sz w:val="22"/>
        </w:rPr>
        <w:t xml:space="preserve"> </w:t>
      </w:r>
      <w:r>
        <w:rPr>
          <w:rFonts w:ascii="Times New Roman" w:eastAsia="바탕체" w:hAnsi="Times New Roman"/>
          <w:spacing w:val="-8"/>
          <w:kern w:val="0"/>
          <w:sz w:val="22"/>
        </w:rPr>
        <w:t>이</w:t>
      </w:r>
      <w:r>
        <w:rPr>
          <w:rFonts w:ascii="Times New Roman" w:eastAsia="Times New Roman" w:hAnsi="Times New Roman"/>
          <w:spacing w:val="-8"/>
          <w:kern w:val="0"/>
          <w:sz w:val="22"/>
        </w:rPr>
        <w:t xml:space="preserve"> </w:t>
      </w:r>
      <w:r>
        <w:rPr>
          <w:rFonts w:ascii="Times New Roman" w:eastAsia="바탕체" w:hAnsi="Times New Roman"/>
          <w:spacing w:val="-8"/>
          <w:kern w:val="0"/>
          <w:sz w:val="22"/>
        </w:rPr>
        <w:t>신탁계약에</w:t>
      </w:r>
      <w:r>
        <w:rPr>
          <w:rFonts w:ascii="Times New Roman" w:eastAsia="Times New Roman" w:hAnsi="Times New Roman"/>
          <w:spacing w:val="-8"/>
          <w:kern w:val="0"/>
          <w:sz w:val="22"/>
        </w:rPr>
        <w:t xml:space="preserve"> </w:t>
      </w:r>
      <w:r>
        <w:rPr>
          <w:rFonts w:ascii="Times New Roman" w:eastAsia="바탕체" w:hAnsi="Times New Roman"/>
          <w:spacing w:val="-8"/>
          <w:kern w:val="0"/>
          <w:sz w:val="22"/>
        </w:rPr>
        <w:t>관하여</w:t>
      </w:r>
      <w:r>
        <w:rPr>
          <w:rFonts w:ascii="Times New Roman" w:eastAsia="Times New Roman" w:hAnsi="Times New Roman"/>
          <w:spacing w:val="-8"/>
          <w:kern w:val="0"/>
          <w:sz w:val="22"/>
        </w:rPr>
        <w:t xml:space="preserve"> </w:t>
      </w:r>
      <w:r>
        <w:rPr>
          <w:rFonts w:ascii="Times New Roman" w:eastAsia="바탕체" w:hAnsi="Times New Roman"/>
          <w:spacing w:val="-8"/>
          <w:kern w:val="0"/>
          <w:sz w:val="22"/>
        </w:rPr>
        <w:t>소송을</w:t>
      </w:r>
      <w:r>
        <w:rPr>
          <w:rFonts w:ascii="Times New Roman" w:eastAsia="Times New Roman" w:hAnsi="Times New Roman"/>
          <w:spacing w:val="-8"/>
          <w:kern w:val="0"/>
          <w:sz w:val="22"/>
        </w:rPr>
        <w:t xml:space="preserve"> </w:t>
      </w:r>
      <w:r>
        <w:rPr>
          <w:rFonts w:ascii="Times New Roman" w:eastAsia="바탕체" w:hAnsi="Times New Roman"/>
          <w:spacing w:val="-8"/>
          <w:kern w:val="0"/>
          <w:sz w:val="22"/>
        </w:rPr>
        <w:t>제</w:t>
      </w:r>
      <w:r>
        <w:rPr>
          <w:rFonts w:ascii="Times New Roman" w:eastAsia="바탕체" w:hAnsi="Times New Roman"/>
          <w:spacing w:val="-16"/>
          <w:kern w:val="0"/>
          <w:sz w:val="22"/>
        </w:rPr>
        <w:t>기</w:t>
      </w:r>
      <w:r>
        <w:rPr>
          <w:rFonts w:ascii="Times New Roman" w:eastAsia="바탕체" w:hAnsi="Times New Roman"/>
          <w:spacing w:val="-8"/>
          <w:kern w:val="0"/>
          <w:sz w:val="22"/>
        </w:rPr>
        <w:t>하</w:t>
      </w:r>
      <w:r>
        <w:rPr>
          <w:rFonts w:ascii="Times New Roman" w:eastAsia="바탕체" w:hAnsi="Times New Roman"/>
          <w:kern w:val="0"/>
          <w:sz w:val="22"/>
        </w:rPr>
        <w:t>는</w:t>
      </w:r>
      <w:r>
        <w:rPr>
          <w:rFonts w:ascii="Times New Roman" w:eastAsia="Times New Roman" w:hAnsi="Times New Roman"/>
          <w:kern w:val="0"/>
          <w:sz w:val="22"/>
        </w:rPr>
        <w:t xml:space="preserve"> </w:t>
      </w:r>
      <w:r>
        <w:rPr>
          <w:rFonts w:ascii="Times New Roman" w:eastAsia="바탕체" w:hAnsi="Times New Roman"/>
          <w:kern w:val="0"/>
          <w:sz w:val="22"/>
        </w:rPr>
        <w:t>때에는</w:t>
      </w:r>
      <w:r>
        <w:rPr>
          <w:rFonts w:ascii="Times New Roman" w:eastAsia="Times New Roman" w:hAnsi="Times New Roman"/>
          <w:kern w:val="0"/>
          <w:sz w:val="22"/>
        </w:rPr>
        <w:t xml:space="preserve"> </w:t>
      </w:r>
      <w:r>
        <w:rPr>
          <w:rFonts w:ascii="Times New Roman" w:eastAsia="바탕체" w:hAnsi="Times New Roman"/>
          <w:kern w:val="0"/>
          <w:sz w:val="22"/>
        </w:rPr>
        <w:t>서울중앙지방법원을</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심</w:t>
      </w:r>
      <w:r>
        <w:rPr>
          <w:rFonts w:ascii="Times New Roman" w:eastAsia="Times New Roman" w:hAnsi="Times New Roman"/>
          <w:kern w:val="0"/>
          <w:sz w:val="22"/>
        </w:rPr>
        <w:t xml:space="preserve"> </w:t>
      </w:r>
      <w:r>
        <w:rPr>
          <w:rFonts w:ascii="Times New Roman" w:eastAsia="바탕체" w:hAnsi="Times New Roman"/>
          <w:kern w:val="0"/>
          <w:sz w:val="22"/>
        </w:rPr>
        <w:t>관할법원으로</w:t>
      </w:r>
      <w:r>
        <w:rPr>
          <w:rFonts w:ascii="Times New Roman" w:eastAsia="Times New Roman" w:hAnsi="Times New Roman"/>
          <w:kern w:val="0"/>
          <w:sz w:val="22"/>
        </w:rPr>
        <w:t xml:space="preserve"> </w:t>
      </w:r>
      <w:r>
        <w:rPr>
          <w:rFonts w:ascii="Times New Roman" w:eastAsia="바탕체" w:hAnsi="Times New Roman"/>
          <w:kern w:val="0"/>
          <w:sz w:val="22"/>
        </w:rPr>
        <w:t>하여</w:t>
      </w:r>
      <w:r>
        <w:rPr>
          <w:rFonts w:ascii="Times New Roman" w:eastAsia="Times New Roman" w:hAnsi="Times New Roman"/>
          <w:kern w:val="0"/>
          <w:sz w:val="22"/>
        </w:rPr>
        <w:t xml:space="preserve"> </w:t>
      </w:r>
      <w:r>
        <w:rPr>
          <w:rFonts w:ascii="Times New Roman" w:eastAsia="바탕체" w:hAnsi="Times New Roman"/>
          <w:kern w:val="0"/>
          <w:sz w:val="22"/>
        </w:rPr>
        <w:t>해결한다</w:t>
      </w:r>
      <w:r>
        <w:rPr>
          <w:rFonts w:ascii="Times New Roman" w:eastAsia="바탕체" w:hAnsi="Times New Roman"/>
          <w:kern w:val="0"/>
          <w:sz w:val="22"/>
        </w:rPr>
        <w:t xml:space="preserve">. </w:t>
      </w:r>
      <w:r>
        <w:rPr>
          <w:rFonts w:ascii="Times New Roman" w:eastAsia="바탕체" w:hAnsi="Times New Roman"/>
          <w:kern w:val="0"/>
          <w:sz w:val="22"/>
        </w:rPr>
        <w:t>다만</w:t>
      </w:r>
      <w:r>
        <w:rPr>
          <w:rFonts w:ascii="Times New Roman" w:eastAsia="바탕체" w:hAnsi="Times New Roman"/>
          <w:kern w:val="0"/>
          <w:sz w:val="22"/>
        </w:rPr>
        <w:t>,</w:t>
      </w:r>
      <w:r>
        <w:rPr>
          <w:rFonts w:ascii="Times New Roman" w:eastAsia="바탕체" w:hAnsi="Times New Roman"/>
          <w:spacing w:val="8"/>
          <w:kern w:val="0"/>
          <w:sz w:val="22"/>
        </w:rPr>
        <w:t xml:space="preserve"> </w:t>
      </w:r>
      <w:r>
        <w:rPr>
          <w:rFonts w:ascii="Times New Roman" w:eastAsia="바탕체" w:hAnsi="Times New Roman"/>
          <w:kern w:val="0"/>
          <w:sz w:val="22"/>
        </w:rPr>
        <w:t>수익자가</w:t>
      </w:r>
      <w:r>
        <w:rPr>
          <w:rFonts w:ascii="Times New Roman" w:eastAsia="Times New Roman" w:hAnsi="Times New Roman"/>
          <w:kern w:val="0"/>
          <w:sz w:val="22"/>
        </w:rPr>
        <w:t xml:space="preserve"> </w:t>
      </w:r>
      <w:r>
        <w:rPr>
          <w:rFonts w:ascii="Times New Roman" w:eastAsia="바탕체" w:hAnsi="Times New Roman"/>
          <w:kern w:val="0"/>
          <w:sz w:val="22"/>
        </w:rPr>
        <w:t>소송을</w:t>
      </w:r>
      <w:r>
        <w:rPr>
          <w:rFonts w:ascii="Times New Roman" w:eastAsia="Times New Roman" w:hAnsi="Times New Roman"/>
          <w:kern w:val="0"/>
          <w:sz w:val="22"/>
        </w:rPr>
        <w:t xml:space="preserve"> </w:t>
      </w:r>
      <w:r>
        <w:rPr>
          <w:rFonts w:ascii="Times New Roman" w:eastAsia="바탕체" w:hAnsi="Times New Roman"/>
          <w:kern w:val="0"/>
          <w:sz w:val="22"/>
        </w:rPr>
        <w:t>제기하는</w:t>
      </w:r>
      <w:r>
        <w:rPr>
          <w:rFonts w:ascii="Times New Roman" w:eastAsia="Times New Roman" w:hAnsi="Times New Roman"/>
          <w:kern w:val="0"/>
          <w:sz w:val="22"/>
        </w:rPr>
        <w:t xml:space="preserve"> </w:t>
      </w:r>
      <w:r>
        <w:rPr>
          <w:rFonts w:ascii="Times New Roman" w:eastAsia="바탕체" w:hAnsi="Times New Roman"/>
          <w:kern w:val="0"/>
          <w:sz w:val="22"/>
        </w:rPr>
        <w:t>때에는</w:t>
      </w:r>
      <w:r>
        <w:rPr>
          <w:rFonts w:ascii="Times New Roman" w:eastAsia="Times New Roman" w:hAnsi="Times New Roman"/>
          <w:kern w:val="0"/>
          <w:sz w:val="22"/>
        </w:rPr>
        <w:t xml:space="preserve"> </w:t>
      </w:r>
      <w:r>
        <w:rPr>
          <w:rFonts w:ascii="Times New Roman" w:eastAsia="바탕체" w:hAnsi="Times New Roman"/>
          <w:kern w:val="0"/>
          <w:sz w:val="22"/>
        </w:rPr>
        <w:t>수익자의</w:t>
      </w:r>
      <w:r>
        <w:rPr>
          <w:rFonts w:ascii="Times New Roman" w:eastAsia="Times New Roman" w:hAnsi="Times New Roman"/>
          <w:kern w:val="0"/>
          <w:sz w:val="22"/>
        </w:rPr>
        <w:t xml:space="preserve"> </w:t>
      </w:r>
      <w:r>
        <w:rPr>
          <w:rFonts w:ascii="Times New Roman" w:eastAsia="바탕체" w:hAnsi="Times New Roman"/>
          <w:kern w:val="0"/>
          <w:sz w:val="22"/>
        </w:rPr>
        <w:t>선택에</w:t>
      </w:r>
      <w:r>
        <w:rPr>
          <w:rFonts w:ascii="Times New Roman" w:eastAsia="Times New Roman" w:hAnsi="Times New Roman"/>
          <w:kern w:val="0"/>
          <w:sz w:val="22"/>
        </w:rPr>
        <w:t xml:space="preserve"> </w:t>
      </w:r>
      <w:r>
        <w:rPr>
          <w:rFonts w:ascii="Times New Roman" w:eastAsia="바탕체" w:hAnsi="Times New Roman"/>
          <w:kern w:val="0"/>
          <w:sz w:val="22"/>
        </w:rPr>
        <w:t>따라</w:t>
      </w:r>
      <w:r>
        <w:rPr>
          <w:rFonts w:ascii="Times New Roman" w:eastAsia="Times New Roman" w:hAnsi="Times New Roman"/>
          <w:kern w:val="0"/>
          <w:sz w:val="22"/>
        </w:rPr>
        <w:t xml:space="preserve"> </w:t>
      </w:r>
      <w:r>
        <w:rPr>
          <w:rFonts w:ascii="Times New Roman" w:eastAsia="바탕체" w:hAnsi="Times New Roman"/>
          <w:kern w:val="0"/>
          <w:sz w:val="22"/>
        </w:rPr>
        <w:t>수익자의</w:t>
      </w:r>
      <w:r>
        <w:rPr>
          <w:rFonts w:ascii="Times New Roman" w:eastAsia="Times New Roman" w:hAnsi="Times New Roman"/>
          <w:kern w:val="0"/>
          <w:sz w:val="22"/>
        </w:rPr>
        <w:t xml:space="preserve"> </w:t>
      </w:r>
      <w:r>
        <w:rPr>
          <w:rFonts w:ascii="Times New Roman" w:eastAsia="바탕체" w:hAnsi="Times New Roman"/>
          <w:kern w:val="0"/>
          <w:sz w:val="22"/>
        </w:rPr>
        <w:t>주소지</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수익자가</w:t>
      </w:r>
      <w:r>
        <w:rPr>
          <w:rFonts w:ascii="Times New Roman" w:eastAsia="Times New Roman" w:hAnsi="Times New Roman"/>
          <w:kern w:val="0"/>
          <w:sz w:val="22"/>
        </w:rPr>
        <w:t xml:space="preserve"> </w:t>
      </w:r>
      <w:r>
        <w:rPr>
          <w:rFonts w:ascii="Times New Roman" w:eastAsia="바탕체" w:hAnsi="Times New Roman"/>
          <w:kern w:val="0"/>
          <w:sz w:val="22"/>
        </w:rPr>
        <w:t>거래하는</w:t>
      </w:r>
      <w:r>
        <w:rPr>
          <w:rFonts w:ascii="Times New Roman" w:eastAsia="Times New Roman" w:hAnsi="Times New Roman"/>
          <w:kern w:val="0"/>
          <w:sz w:val="22"/>
        </w:rPr>
        <w:t xml:space="preserve"> </w:t>
      </w:r>
      <w:r>
        <w:rPr>
          <w:rFonts w:ascii="Times New Roman" w:eastAsia="바탕체" w:hAnsi="Times New Roman"/>
          <w:kern w:val="0"/>
          <w:sz w:val="22"/>
        </w:rPr>
        <w:t>영업점</w:t>
      </w:r>
      <w:r>
        <w:rPr>
          <w:rFonts w:ascii="Times New Roman" w:eastAsia="Times New Roman" w:hAnsi="Times New Roman"/>
          <w:kern w:val="0"/>
          <w:sz w:val="22"/>
        </w:rPr>
        <w:t xml:space="preserve"> </w:t>
      </w:r>
      <w:r>
        <w:rPr>
          <w:rFonts w:ascii="Times New Roman" w:eastAsia="바탕체" w:hAnsi="Times New Roman"/>
          <w:kern w:val="0"/>
          <w:sz w:val="22"/>
        </w:rPr>
        <w:t>소재지를</w:t>
      </w:r>
      <w:r>
        <w:rPr>
          <w:rFonts w:ascii="Times New Roman" w:eastAsia="Times New Roman" w:hAnsi="Times New Roman"/>
          <w:kern w:val="0"/>
          <w:sz w:val="22"/>
        </w:rPr>
        <w:t xml:space="preserve"> </w:t>
      </w:r>
      <w:r>
        <w:rPr>
          <w:rFonts w:ascii="Times New Roman" w:eastAsia="바탕체" w:hAnsi="Times New Roman"/>
          <w:kern w:val="0"/>
          <w:sz w:val="22"/>
        </w:rPr>
        <w:t>관할하는</w:t>
      </w:r>
      <w:r>
        <w:rPr>
          <w:rFonts w:ascii="Times New Roman" w:eastAsia="Times New Roman" w:hAnsi="Times New Roman"/>
          <w:kern w:val="0"/>
          <w:sz w:val="22"/>
        </w:rPr>
        <w:t xml:space="preserve"> </w:t>
      </w:r>
      <w:r>
        <w:rPr>
          <w:rFonts w:ascii="Times New Roman" w:eastAsia="바탕체" w:hAnsi="Times New Roman"/>
          <w:kern w:val="0"/>
          <w:sz w:val="22"/>
        </w:rPr>
        <w:t>법원에</w:t>
      </w:r>
      <w:r>
        <w:rPr>
          <w:rFonts w:ascii="Times New Roman" w:eastAsia="Times New Roman" w:hAnsi="Times New Roman"/>
          <w:kern w:val="0"/>
          <w:sz w:val="22"/>
        </w:rPr>
        <w:t xml:space="preserve"> </w:t>
      </w:r>
      <w:r>
        <w:rPr>
          <w:rFonts w:ascii="Times New Roman" w:eastAsia="바탕체" w:hAnsi="Times New Roman"/>
          <w:kern w:val="0"/>
          <w:sz w:val="22"/>
        </w:rPr>
        <w:t>제기</w:t>
      </w:r>
      <w:r>
        <w:rPr>
          <w:rFonts w:ascii="Times New Roman" w:eastAsia="Times New Roman" w:hAnsi="Times New Roman"/>
          <w:kern w:val="0"/>
          <w:sz w:val="22"/>
        </w:rPr>
        <w:t xml:space="preserve"> </w:t>
      </w:r>
      <w:r>
        <w:rPr>
          <w:rFonts w:ascii="Times New Roman" w:eastAsia="바탕체" w:hAnsi="Times New Roman"/>
          <w:kern w:val="0"/>
          <w:sz w:val="22"/>
        </w:rPr>
        <w:t>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w:t>
      </w:r>
    </w:p>
    <w:p w14:paraId="09F56F1F"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27B4B45B" w14:textId="77777777" w:rsidR="00DE42D9" w:rsidRDefault="00930A79">
      <w:pPr>
        <w:snapToGrid w:val="0"/>
        <w:spacing w:after="0" w:line="360" w:lineRule="auto"/>
        <w:ind w:left="768" w:hanging="768"/>
        <w:textAlignment w:val="baseline"/>
      </w:pPr>
      <w:r>
        <w:rPr>
          <w:rFonts w:ascii="Times New Roman" w:eastAsia="바탕체" w:hAnsi="Times New Roman"/>
          <w:b/>
          <w:bCs/>
          <w:kern w:val="0"/>
          <w:sz w:val="22"/>
        </w:rPr>
        <w:t>제</w:t>
      </w:r>
      <w:r>
        <w:rPr>
          <w:rFonts w:ascii="Times New Roman" w:eastAsia="바탕체" w:hAnsi="Times New Roman"/>
          <w:b/>
          <w:bCs/>
          <w:kern w:val="0"/>
          <w:sz w:val="22"/>
        </w:rPr>
        <w:t>31</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준용</w:t>
      </w:r>
      <w:r>
        <w:rPr>
          <w:rFonts w:ascii="Times New Roman" w:eastAsia="바탕체" w:hAnsi="Times New Roman"/>
          <w:b/>
          <w:bCs/>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계약서에서</w:t>
      </w:r>
      <w:r>
        <w:rPr>
          <w:rFonts w:ascii="Times New Roman" w:eastAsia="Times New Roman" w:hAnsi="Times New Roman"/>
          <w:kern w:val="0"/>
          <w:sz w:val="22"/>
        </w:rPr>
        <w:t xml:space="preserve"> </w:t>
      </w:r>
      <w:r>
        <w:rPr>
          <w:rFonts w:ascii="Times New Roman" w:eastAsia="바탕체" w:hAnsi="Times New Roman"/>
          <w:kern w:val="0"/>
          <w:sz w:val="22"/>
        </w:rPr>
        <w:t>정하지</w:t>
      </w:r>
      <w:r>
        <w:rPr>
          <w:rFonts w:ascii="Times New Roman" w:eastAsia="Times New Roman" w:hAnsi="Times New Roman"/>
          <w:kern w:val="0"/>
          <w:sz w:val="22"/>
        </w:rPr>
        <w:t xml:space="preserve"> </w:t>
      </w:r>
      <w:r>
        <w:rPr>
          <w:rFonts w:ascii="Times New Roman" w:eastAsia="바탕체" w:hAnsi="Times New Roman"/>
          <w:kern w:val="0"/>
          <w:sz w:val="22"/>
        </w:rPr>
        <w:t>아니한</w:t>
      </w:r>
      <w:r>
        <w:rPr>
          <w:rFonts w:ascii="Times New Roman" w:eastAsia="Times New Roman" w:hAnsi="Times New Roman"/>
          <w:kern w:val="0"/>
          <w:sz w:val="22"/>
        </w:rPr>
        <w:t xml:space="preserve"> </w:t>
      </w:r>
      <w:r>
        <w:rPr>
          <w:rFonts w:ascii="Times New Roman" w:eastAsia="바탕체" w:hAnsi="Times New Roman"/>
          <w:kern w:val="0"/>
          <w:sz w:val="22"/>
        </w:rPr>
        <w:t>사항은</w:t>
      </w:r>
      <w:r>
        <w:rPr>
          <w:rFonts w:ascii="Times New Roman" w:eastAsia="Times New Roman" w:hAnsi="Times New Roman"/>
          <w:kern w:val="0"/>
          <w:sz w:val="22"/>
        </w:rPr>
        <w:t xml:space="preserve"> </w:t>
      </w:r>
      <w:r>
        <w:rPr>
          <w:rFonts w:ascii="Times New Roman" w:eastAsia="바탕체" w:hAnsi="Times New Roman"/>
          <w:kern w:val="0"/>
          <w:sz w:val="22"/>
        </w:rPr>
        <w:t>관계법령</w:t>
      </w:r>
      <w:r>
        <w:rPr>
          <w:rFonts w:ascii="Times New Roman" w:eastAsia="바탕체" w:hAnsi="Times New Roman"/>
          <w:kern w:val="0"/>
          <w:sz w:val="22"/>
        </w:rPr>
        <w:t xml:space="preserve">, </w:t>
      </w:r>
      <w:r>
        <w:rPr>
          <w:rFonts w:ascii="Times New Roman" w:eastAsia="바탕체" w:hAnsi="Times New Roman"/>
          <w:kern w:val="0"/>
          <w:sz w:val="22"/>
        </w:rPr>
        <w:t>추가계약서</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은행의</w:t>
      </w:r>
      <w:r>
        <w:rPr>
          <w:rFonts w:ascii="Times New Roman" w:eastAsia="Times New Roman" w:hAnsi="Times New Roman"/>
          <w:kern w:val="0"/>
          <w:sz w:val="22"/>
        </w:rPr>
        <w:t xml:space="preserve"> </w:t>
      </w:r>
      <w:r>
        <w:rPr>
          <w:rFonts w:ascii="Times New Roman" w:eastAsia="바탕체" w:hAnsi="Times New Roman"/>
          <w:kern w:val="0"/>
          <w:sz w:val="22"/>
        </w:rPr>
        <w:t>내규에</w:t>
      </w:r>
      <w:r>
        <w:rPr>
          <w:rFonts w:ascii="Times New Roman" w:eastAsia="Times New Roman" w:hAnsi="Times New Roman"/>
          <w:kern w:val="0"/>
          <w:sz w:val="22"/>
        </w:rPr>
        <w:t xml:space="preserve"> </w:t>
      </w:r>
      <w:r>
        <w:rPr>
          <w:rFonts w:ascii="Times New Roman" w:eastAsia="바탕체" w:hAnsi="Times New Roman"/>
          <w:kern w:val="0"/>
          <w:sz w:val="22"/>
        </w:rPr>
        <w:t>따라</w:t>
      </w:r>
      <w:r>
        <w:rPr>
          <w:rFonts w:ascii="Times New Roman" w:eastAsia="Times New Roman" w:hAnsi="Times New Roman"/>
          <w:kern w:val="0"/>
          <w:sz w:val="22"/>
        </w:rPr>
        <w:t xml:space="preserve"> </w:t>
      </w:r>
      <w:r>
        <w:rPr>
          <w:rFonts w:ascii="Times New Roman" w:eastAsia="바탕체" w:hAnsi="Times New Roman"/>
          <w:kern w:val="0"/>
          <w:sz w:val="22"/>
        </w:rPr>
        <w:t>처리하기로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p>
    <w:p w14:paraId="5A77D475"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421E7EB2" w14:textId="77777777" w:rsidR="00DE42D9" w:rsidRDefault="00930A79">
      <w:pPr>
        <w:snapToGrid w:val="0"/>
        <w:spacing w:after="0" w:line="360" w:lineRule="auto"/>
        <w:ind w:left="697" w:hanging="697"/>
        <w:textAlignment w:val="baseline"/>
      </w:pPr>
      <w:r>
        <w:rPr>
          <w:rFonts w:ascii="Times New Roman" w:eastAsia="바탕체" w:hAnsi="Times New Roman"/>
          <w:b/>
          <w:bCs/>
          <w:kern w:val="0"/>
          <w:sz w:val="22"/>
        </w:rPr>
        <w:t>제</w:t>
      </w:r>
      <w:r>
        <w:rPr>
          <w:rFonts w:ascii="Times New Roman" w:eastAsia="바탕체" w:hAnsi="Times New Roman"/>
          <w:b/>
          <w:bCs/>
          <w:kern w:val="0"/>
          <w:sz w:val="22"/>
        </w:rPr>
        <w:t>32</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추가계약</w:t>
      </w:r>
      <w:r>
        <w:rPr>
          <w:rFonts w:ascii="Times New Roman" w:eastAsia="바탕체" w:hAnsi="Times New Roman"/>
          <w:b/>
          <w:bCs/>
          <w:kern w:val="0"/>
          <w:sz w:val="22"/>
        </w:rPr>
        <w:t xml:space="preserve">) </w:t>
      </w:r>
      <w:r>
        <w:rPr>
          <w:rFonts w:ascii="Times New Roman" w:eastAsia="바탕체" w:hAnsi="Times New Roman"/>
          <w:kern w:val="0"/>
          <w:sz w:val="22"/>
        </w:rPr>
        <w:t>위탁자</w:t>
      </w:r>
      <w:r>
        <w:rPr>
          <w:rFonts w:ascii="Times New Roman" w:eastAsia="바탕체" w:hAnsi="Times New Roman"/>
          <w:kern w:val="0"/>
          <w:sz w:val="22"/>
        </w:rPr>
        <w:t xml:space="preserve">, </w:t>
      </w:r>
      <w:r>
        <w:rPr>
          <w:rFonts w:ascii="Times New Roman" w:eastAsia="바탕체" w:hAnsi="Times New Roman"/>
          <w:kern w:val="0"/>
          <w:sz w:val="22"/>
        </w:rPr>
        <w:t>수익자</w:t>
      </w:r>
      <w:r>
        <w:rPr>
          <w:rFonts w:ascii="Times New Roman" w:eastAsia="바탕체" w:hAnsi="Times New Roman"/>
          <w:kern w:val="0"/>
          <w:sz w:val="22"/>
        </w:rPr>
        <w:t xml:space="preserve">, </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신탁계약에</w:t>
      </w:r>
      <w:r>
        <w:rPr>
          <w:rFonts w:ascii="Times New Roman" w:eastAsia="Times New Roman" w:hAnsi="Times New Roman"/>
          <w:kern w:val="0"/>
          <w:sz w:val="22"/>
        </w:rPr>
        <w:t xml:space="preserve"> </w:t>
      </w:r>
      <w:r>
        <w:rPr>
          <w:rFonts w:ascii="Times New Roman" w:eastAsia="바탕체" w:hAnsi="Times New Roman"/>
          <w:kern w:val="0"/>
          <w:sz w:val="22"/>
        </w:rPr>
        <w:t>반하지</w:t>
      </w:r>
      <w:r>
        <w:rPr>
          <w:rFonts w:ascii="Times New Roman" w:eastAsia="Times New Roman" w:hAnsi="Times New Roman"/>
          <w:kern w:val="0"/>
          <w:sz w:val="22"/>
        </w:rPr>
        <w:t xml:space="preserve"> </w:t>
      </w:r>
      <w:r>
        <w:rPr>
          <w:rFonts w:ascii="Times New Roman" w:eastAsia="바탕체" w:hAnsi="Times New Roman"/>
          <w:kern w:val="0"/>
          <w:sz w:val="22"/>
        </w:rPr>
        <w:t>않는</w:t>
      </w:r>
      <w:r>
        <w:rPr>
          <w:rFonts w:ascii="Times New Roman" w:eastAsia="Times New Roman" w:hAnsi="Times New Roman"/>
          <w:kern w:val="0"/>
          <w:sz w:val="22"/>
        </w:rPr>
        <w:t xml:space="preserve"> </w:t>
      </w:r>
      <w:r>
        <w:rPr>
          <w:rFonts w:ascii="Times New Roman" w:eastAsia="바탕체" w:hAnsi="Times New Roman"/>
          <w:kern w:val="0"/>
          <w:sz w:val="22"/>
        </w:rPr>
        <w:t>범위</w:t>
      </w:r>
      <w:r>
        <w:rPr>
          <w:rFonts w:ascii="Times New Roman" w:eastAsia="Times New Roman" w:hAnsi="Times New Roman"/>
          <w:kern w:val="0"/>
          <w:sz w:val="22"/>
        </w:rPr>
        <w:t xml:space="preserve"> </w:t>
      </w:r>
      <w:r>
        <w:rPr>
          <w:rFonts w:ascii="Times New Roman" w:eastAsia="바탕체" w:hAnsi="Times New Roman"/>
          <w:kern w:val="0"/>
          <w:sz w:val="22"/>
        </w:rPr>
        <w:t>내에서</w:t>
      </w:r>
      <w:r>
        <w:rPr>
          <w:rFonts w:ascii="Times New Roman" w:eastAsia="Times New Roman"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신탁계약의</w:t>
      </w:r>
      <w:r>
        <w:rPr>
          <w:rFonts w:ascii="Times New Roman" w:eastAsia="Times New Roman" w:hAnsi="Times New Roman"/>
          <w:kern w:val="0"/>
          <w:sz w:val="22"/>
        </w:rPr>
        <w:t xml:space="preserve"> </w:t>
      </w:r>
      <w:r>
        <w:rPr>
          <w:rFonts w:ascii="Times New Roman" w:eastAsia="바탕체" w:hAnsi="Times New Roman"/>
          <w:kern w:val="0"/>
          <w:sz w:val="22"/>
        </w:rPr>
        <w:t>내용을</w:t>
      </w:r>
      <w:r>
        <w:rPr>
          <w:rFonts w:ascii="Times New Roman" w:eastAsia="Times New Roman" w:hAnsi="Times New Roman"/>
          <w:kern w:val="0"/>
          <w:sz w:val="22"/>
        </w:rPr>
        <w:t xml:space="preserve"> </w:t>
      </w:r>
      <w:r>
        <w:rPr>
          <w:rFonts w:ascii="Times New Roman" w:eastAsia="바탕체" w:hAnsi="Times New Roman"/>
          <w:kern w:val="0"/>
          <w:sz w:val="22"/>
        </w:rPr>
        <w:t>구체화하거나</w:t>
      </w:r>
      <w:r>
        <w:rPr>
          <w:rFonts w:ascii="Times New Roman" w:eastAsia="Times New Roman" w:hAnsi="Times New Roman"/>
          <w:kern w:val="0"/>
          <w:sz w:val="22"/>
        </w:rPr>
        <w:t xml:space="preserve"> </w:t>
      </w:r>
      <w:r>
        <w:rPr>
          <w:rFonts w:ascii="Times New Roman" w:eastAsia="바탕체" w:hAnsi="Times New Roman"/>
          <w:kern w:val="0"/>
          <w:sz w:val="22"/>
        </w:rPr>
        <w:t>당사자들의</w:t>
      </w:r>
      <w:r>
        <w:rPr>
          <w:rFonts w:ascii="Times New Roman" w:eastAsia="Times New Roman" w:hAnsi="Times New Roman"/>
          <w:kern w:val="0"/>
          <w:sz w:val="22"/>
        </w:rPr>
        <w:t xml:space="preserve"> </w:t>
      </w:r>
      <w:r>
        <w:rPr>
          <w:rFonts w:ascii="Times New Roman" w:eastAsia="바탕체" w:hAnsi="Times New Roman"/>
          <w:kern w:val="0"/>
          <w:sz w:val="22"/>
        </w:rPr>
        <w:t>권리</w:t>
      </w:r>
      <w:r>
        <w:rPr>
          <w:rFonts w:ascii="Times New Roman" w:eastAsia="바탕체" w:hAnsi="Times New Roman"/>
          <w:kern w:val="0"/>
          <w:sz w:val="22"/>
        </w:rPr>
        <w:t xml:space="preserve">, </w:t>
      </w:r>
      <w:r>
        <w:rPr>
          <w:rFonts w:ascii="Times New Roman" w:eastAsia="바탕체" w:hAnsi="Times New Roman"/>
          <w:kern w:val="0"/>
          <w:sz w:val="22"/>
        </w:rPr>
        <w:t>의무를</w:t>
      </w:r>
      <w:r>
        <w:rPr>
          <w:rFonts w:ascii="Times New Roman" w:eastAsia="Times New Roman" w:hAnsi="Times New Roman"/>
          <w:kern w:val="0"/>
          <w:sz w:val="22"/>
        </w:rPr>
        <w:t xml:space="preserve"> </w:t>
      </w:r>
      <w:r>
        <w:rPr>
          <w:rFonts w:ascii="Times New Roman" w:eastAsia="바탕체" w:hAnsi="Times New Roman"/>
          <w:kern w:val="0"/>
          <w:sz w:val="22"/>
        </w:rPr>
        <w:t>추가적으로</w:t>
      </w:r>
      <w:r>
        <w:rPr>
          <w:rFonts w:ascii="Times New Roman" w:eastAsia="Times New Roman" w:hAnsi="Times New Roman"/>
          <w:kern w:val="0"/>
          <w:sz w:val="22"/>
        </w:rPr>
        <w:t xml:space="preserve"> </w:t>
      </w:r>
      <w:r>
        <w:rPr>
          <w:rFonts w:ascii="Times New Roman" w:eastAsia="바탕체" w:hAnsi="Times New Roman"/>
          <w:kern w:val="0"/>
          <w:sz w:val="22"/>
        </w:rPr>
        <w:t>정하기</w:t>
      </w:r>
      <w:r>
        <w:rPr>
          <w:rFonts w:ascii="Times New Roman" w:eastAsia="Times New Roman" w:hAnsi="Times New Roman"/>
          <w:kern w:val="0"/>
          <w:sz w:val="22"/>
        </w:rPr>
        <w:t xml:space="preserve"> </w:t>
      </w:r>
      <w:r>
        <w:rPr>
          <w:rFonts w:ascii="Times New Roman" w:eastAsia="바탕체" w:hAnsi="Times New Roman"/>
          <w:kern w:val="0"/>
          <w:sz w:val="22"/>
        </w:rPr>
        <w:t>위한</w:t>
      </w:r>
      <w:r>
        <w:rPr>
          <w:rFonts w:ascii="Times New Roman" w:eastAsia="Times New Roman" w:hAnsi="Times New Roman"/>
          <w:kern w:val="0"/>
          <w:sz w:val="22"/>
        </w:rPr>
        <w:t xml:space="preserve"> </w:t>
      </w:r>
      <w:r>
        <w:rPr>
          <w:rFonts w:ascii="Times New Roman" w:eastAsia="바탕체" w:hAnsi="Times New Roman"/>
          <w:kern w:val="0"/>
          <w:sz w:val="22"/>
        </w:rPr>
        <w:t>계약을</w:t>
      </w:r>
      <w:r>
        <w:rPr>
          <w:rFonts w:ascii="Times New Roman" w:eastAsia="Times New Roman" w:hAnsi="Times New Roman"/>
          <w:kern w:val="0"/>
          <w:sz w:val="22"/>
        </w:rPr>
        <w:t xml:space="preserve"> </w:t>
      </w:r>
      <w:r>
        <w:rPr>
          <w:rFonts w:ascii="Times New Roman" w:eastAsia="바탕체" w:hAnsi="Times New Roman"/>
          <w:kern w:val="0"/>
          <w:sz w:val="22"/>
        </w:rPr>
        <w:t>체결할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 xml:space="preserve">. </w:t>
      </w:r>
      <w:r>
        <w:rPr>
          <w:rFonts w:ascii="Times New Roman" w:eastAsia="바탕체" w:hAnsi="Times New Roman"/>
          <w:kern w:val="0"/>
          <w:sz w:val="22"/>
        </w:rPr>
        <w:t>다만</w:t>
      </w:r>
      <w:r>
        <w:rPr>
          <w:rFonts w:ascii="Times New Roman" w:eastAsia="바탕체" w:hAnsi="Times New Roman"/>
          <w:kern w:val="0"/>
          <w:sz w:val="22"/>
        </w:rPr>
        <w:t xml:space="preserve">, </w:t>
      </w:r>
      <w:r>
        <w:rPr>
          <w:rFonts w:ascii="Times New Roman" w:eastAsia="바탕체" w:hAnsi="Times New Roman"/>
          <w:kern w:val="0"/>
          <w:sz w:val="22"/>
        </w:rPr>
        <w:t>별도</w:t>
      </w:r>
      <w:r>
        <w:rPr>
          <w:rFonts w:ascii="Times New Roman" w:eastAsia="Times New Roman" w:hAnsi="Times New Roman"/>
          <w:kern w:val="0"/>
          <w:sz w:val="22"/>
        </w:rPr>
        <w:t xml:space="preserve"> </w:t>
      </w:r>
      <w:r>
        <w:rPr>
          <w:rFonts w:ascii="Times New Roman" w:eastAsia="바탕체" w:hAnsi="Times New Roman"/>
          <w:kern w:val="0"/>
          <w:sz w:val="22"/>
        </w:rPr>
        <w:t>합의가</w:t>
      </w:r>
      <w:r>
        <w:rPr>
          <w:rFonts w:ascii="Times New Roman" w:eastAsia="Times New Roman" w:hAnsi="Times New Roman"/>
          <w:kern w:val="0"/>
          <w:sz w:val="22"/>
        </w:rPr>
        <w:t xml:space="preserve"> </w:t>
      </w:r>
      <w:r>
        <w:rPr>
          <w:rFonts w:ascii="Times New Roman" w:eastAsia="바탕체" w:hAnsi="Times New Roman"/>
          <w:kern w:val="0"/>
          <w:sz w:val="22"/>
        </w:rPr>
        <w:t>이루어지지</w:t>
      </w:r>
      <w:r>
        <w:rPr>
          <w:rFonts w:ascii="Times New Roman" w:eastAsia="Times New Roman" w:hAnsi="Times New Roman"/>
          <w:kern w:val="0"/>
          <w:sz w:val="22"/>
        </w:rPr>
        <w:t xml:space="preserve"> </w:t>
      </w:r>
      <w:r>
        <w:rPr>
          <w:rFonts w:ascii="Times New Roman" w:eastAsia="바탕체" w:hAnsi="Times New Roman"/>
          <w:kern w:val="0"/>
          <w:sz w:val="22"/>
        </w:rPr>
        <w:t>않는</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지명하는</w:t>
      </w:r>
      <w:r>
        <w:rPr>
          <w:rFonts w:ascii="Times New Roman" w:eastAsia="Times New Roman" w:hAnsi="Times New Roman"/>
          <w:kern w:val="0"/>
          <w:sz w:val="22"/>
        </w:rPr>
        <w:t xml:space="preserve"> </w:t>
      </w:r>
      <w:r>
        <w:rPr>
          <w:rFonts w:ascii="Times New Roman" w:eastAsia="바탕체" w:hAnsi="Times New Roman"/>
          <w:kern w:val="0"/>
          <w:sz w:val="22"/>
        </w:rPr>
        <w:t>변호사의</w:t>
      </w:r>
      <w:r>
        <w:rPr>
          <w:rFonts w:ascii="Times New Roman" w:eastAsia="Times New Roman" w:hAnsi="Times New Roman"/>
          <w:kern w:val="0"/>
          <w:sz w:val="22"/>
        </w:rPr>
        <w:t xml:space="preserve"> </w:t>
      </w:r>
      <w:r>
        <w:rPr>
          <w:rFonts w:ascii="Times New Roman" w:eastAsia="바탕체" w:hAnsi="Times New Roman"/>
          <w:kern w:val="0"/>
          <w:sz w:val="22"/>
        </w:rPr>
        <w:t>합리적인</w:t>
      </w:r>
      <w:r>
        <w:rPr>
          <w:rFonts w:ascii="Times New Roman" w:eastAsia="Times New Roman" w:hAnsi="Times New Roman"/>
          <w:kern w:val="0"/>
          <w:sz w:val="22"/>
        </w:rPr>
        <w:t xml:space="preserve"> </w:t>
      </w:r>
      <w:r>
        <w:rPr>
          <w:rFonts w:ascii="Times New Roman" w:eastAsia="바탕체" w:hAnsi="Times New Roman"/>
          <w:kern w:val="0"/>
          <w:sz w:val="22"/>
        </w:rPr>
        <w:t>의견에</w:t>
      </w:r>
      <w:r>
        <w:rPr>
          <w:rFonts w:ascii="Times New Roman" w:eastAsia="Times New Roman" w:hAnsi="Times New Roman"/>
          <w:kern w:val="0"/>
          <w:sz w:val="22"/>
        </w:rPr>
        <w:t xml:space="preserve"> </w:t>
      </w:r>
      <w:r>
        <w:rPr>
          <w:rFonts w:ascii="Times New Roman" w:eastAsia="바탕체" w:hAnsi="Times New Roman"/>
          <w:kern w:val="0"/>
          <w:sz w:val="22"/>
        </w:rPr>
        <w:t>따르기로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26EF459D" w14:textId="77777777" w:rsidR="00DE42D9" w:rsidRDefault="00DE42D9">
      <w:pPr>
        <w:snapToGrid w:val="0"/>
        <w:spacing w:after="0" w:line="360" w:lineRule="auto"/>
        <w:ind w:left="697" w:hanging="697"/>
        <w:textAlignment w:val="baseline"/>
        <w:rPr>
          <w:rFonts w:ascii="Times New Roman" w:eastAsia="바탕체" w:hAnsi="Times New Roman"/>
          <w:kern w:val="0"/>
          <w:sz w:val="22"/>
        </w:rPr>
      </w:pPr>
    </w:p>
    <w:p w14:paraId="444E4E6F" w14:textId="77777777" w:rsidR="00DE42D9" w:rsidRDefault="00930A79">
      <w:pPr>
        <w:snapToGrid w:val="0"/>
        <w:spacing w:after="0" w:line="360" w:lineRule="auto"/>
        <w:ind w:left="697" w:hanging="697"/>
        <w:textAlignment w:val="baseline"/>
        <w:rPr>
          <w:rFonts w:ascii="Times New Roman" w:eastAsia="바탕체" w:hAnsi="Times New Roman"/>
          <w:kern w:val="0"/>
          <w:sz w:val="22"/>
        </w:rPr>
      </w:pPr>
      <w:commentRangeStart w:id="24"/>
      <w:r/>
      <w:commentRangeStart w:id="9"/>
      <w:r/>
      <w:r>
        <w:rPr>
          <w:rFonts w:ascii="Times New Roman" w:eastAsia="바탕체" w:hAnsi="Times New Roman"/>
          <w:b/>
          <w:bCs/>
          <w:kern w:val="0"/>
          <w:sz w:val="22"/>
        </w:rPr>
        <w:t>제</w:t>
      </w:r>
      <w:r>
        <w:rPr>
          <w:rFonts w:ascii="Times New Roman" w:eastAsia="바탕체" w:hAnsi="Times New Roman"/>
          <w:b/>
          <w:bCs/>
          <w:kern w:val="0"/>
          <w:sz w:val="22"/>
        </w:rPr>
        <w:t>33</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계약서의</w:t>
      </w:r>
      <w:r>
        <w:rPr>
          <w:rFonts w:ascii="Times New Roman" w:eastAsia="Times New Roman" w:hAnsi="Times New Roman"/>
          <w:b/>
          <w:bCs/>
          <w:kern w:val="0"/>
          <w:sz w:val="22"/>
        </w:rPr>
        <w:t xml:space="preserve"> </w:t>
      </w:r>
      <w:r>
        <w:rPr>
          <w:rFonts w:ascii="Times New Roman" w:eastAsia="바탕체" w:hAnsi="Times New Roman"/>
          <w:b/>
          <w:bCs/>
          <w:kern w:val="0"/>
          <w:sz w:val="22"/>
        </w:rPr>
        <w:t>보관</w:t>
      </w:r>
      <w:r>
        <w:rPr>
          <w:rFonts w:ascii="Times New Roman" w:eastAsia="바탕체" w:hAnsi="Times New Roman"/>
          <w:b/>
          <w:bCs/>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신탁계약을</w:t>
      </w:r>
      <w:r>
        <w:rPr>
          <w:rFonts w:ascii="Times New Roman" w:eastAsia="Times New Roman" w:hAnsi="Times New Roman"/>
          <w:kern w:val="0"/>
          <w:sz w:val="22"/>
        </w:rPr>
        <w:t xml:space="preserve"> </w:t>
      </w:r>
      <w:r>
        <w:rPr>
          <w:rFonts w:ascii="Times New Roman" w:eastAsia="바탕체" w:hAnsi="Times New Roman"/>
          <w:kern w:val="0"/>
          <w:sz w:val="22"/>
        </w:rPr>
        <w:t>증명하기</w:t>
      </w:r>
      <w:r>
        <w:rPr>
          <w:rFonts w:ascii="Times New Roman" w:eastAsia="Times New Roman" w:hAnsi="Times New Roman"/>
          <w:kern w:val="0"/>
          <w:sz w:val="22"/>
        </w:rPr>
        <w:t xml:space="preserve"> </w:t>
      </w:r>
      <w:r>
        <w:rPr>
          <w:rFonts w:ascii="Times New Roman" w:eastAsia="바탕체" w:hAnsi="Times New Roman"/>
          <w:kern w:val="0"/>
          <w:sz w:val="22"/>
        </w:rPr>
        <w:t>위하여</w:t>
      </w:r>
      <w:r>
        <w:rPr>
          <w:rFonts w:ascii="Times New Roman" w:eastAsia="Times New Roman" w:hAnsi="Times New Roman"/>
          <w:kern w:val="0"/>
          <w:sz w:val="22"/>
        </w:rPr>
        <w:t xml:space="preserve"> </w:t>
      </w:r>
      <w:r>
        <w:rPr>
          <w:rFonts w:ascii="Times New Roman" w:eastAsia="바탕체" w:hAnsi="Times New Roman"/>
          <w:kern w:val="0"/>
          <w:sz w:val="22"/>
        </w:rPr>
        <w:t>신탁계약서</w:t>
      </w:r>
      <w:r>
        <w:rPr>
          <w:rFonts w:ascii="Times New Roman" w:eastAsia="Times New Roman" w:hAnsi="Times New Roman"/>
          <w:kern w:val="0"/>
          <w:sz w:val="22"/>
        </w:rPr>
        <w:t xml:space="preserve"> </w:t>
      </w:r>
      <w:del w:id="11221" w:author="코람코 상장리츠팀" w:date="2026-10-13T15:00:00Z">
        <w:r>
          <w:rPr>
            <w:rFonts w:ascii="Times New Roman" w:eastAsia="바탕체" w:hAnsi="Times New Roman"/>
            <w:kern w:val="0"/>
            <w:sz w:val="22"/>
          </w:rPr>
          <w:delText xml:space="preserve">1</w:delText>
        </w:r>
      </w:del>
      <w:del w:id="11222" w:author="코람코 상장리츠팀" w:date="2026-10-13T15:00:00Z">
        <w:r>
          <w:rPr>
            <w:rFonts w:ascii="Times New Roman" w:eastAsia="바탕체" w:hAnsi="Times New Roman"/>
            <w:kern w:val="0"/>
            <w:sz w:val="22"/>
          </w:rPr>
          <w:delText xml:space="preserve">부</w:delText>
        </w:r>
      </w:del>
      <w:ins w:id="11223" w:author="코람코 상장리츠팀" w:date="2026-10-13T15:00:00Z">
        <w:r>
          <w:rPr>
            <w:rFonts w:ascii="Times New Roman" w:eastAsia="바탕체" w:hAnsi="Times New Roman"/>
            <w:kern w:val="0"/>
            <w:sz w:val="22"/>
          </w:rPr>
          <w:t xml:space="preserve">2부</w:t>
        </w:r>
      </w:ins>
      <w:r>
        <w:rPr>
          <w:rFonts w:ascii="Times New Roman" w:eastAsia="바탕체" w:hAnsi="Times New Roman"/>
          <w:kern w:val="0"/>
          <w:sz w:val="22"/>
        </w:rPr>
        <w:t xml:space="preserve">를</w:t>
      </w:r>
      <w:r>
        <w:rPr>
          <w:rFonts w:ascii="Times New Roman" w:eastAsia="Times New Roman" w:hAnsi="Times New Roman"/>
          <w:kern w:val="0"/>
          <w:sz w:val="22"/>
        </w:rPr>
        <w:t xml:space="preserve"> </w:t>
      </w:r>
      <w:r>
        <w:rPr>
          <w:rFonts w:ascii="Times New Roman" w:eastAsia="바탕체" w:hAnsi="Times New Roman"/>
          <w:kern w:val="0"/>
          <w:sz w:val="22"/>
        </w:rPr>
        <w:t>작성하여</w:t>
      </w:r>
      <w:r>
        <w:rPr>
          <w:rFonts w:ascii="Times New Roman" w:eastAsia="Times New Roman" w:hAnsi="Times New Roman"/>
          <w:kern w:val="0"/>
          <w:sz w:val="22"/>
        </w:rPr>
        <w:t xml:space="preserve"> </w:t>
      </w:r>
      <w:del w:id="9001" w:author="코람코 상장리츠팀" w:date="2026-10-13T09:00:00Z">
        <w:r>
          <w:rPr>
            <w:rFonts w:ascii="Times New Roman" w:eastAsia="바탕체" w:hAnsi="Times New Roman"/>
            <w:kern w:val="0"/>
            <w:sz w:val="22"/>
          </w:rPr>
          <w:delText xml:space="preserve">각자</w:delText>
        </w:r>
      </w:del>
      <w:ins w:id="9002" w:author="코람코 상장리츠팀" w:date="2026-10-13T09:00:00Z">
        <w:r>
          <w:rPr>
            <w:rFonts w:ascii="Times New Roman" w:eastAsia="바탕체" w:hAnsi="Times New Roman"/>
            <w:kern w:val="0"/>
            <w:sz w:val="22"/>
          </w:rPr>
          <w:t xml:space="preserve">위탁자와 은행이 각각</w:t>
        </w:r>
      </w:ins>
      <w:r>
        <w:rPr>
          <w:rFonts w:ascii="Times New Roman" w:eastAsia="Times New Roman" w:hAnsi="Times New Roman"/>
          <w:kern w:val="0"/>
          <w:sz w:val="22"/>
        </w:rPr>
        <w:t xml:space="preserve"> </w:t>
      </w:r>
      <w:r>
        <w:rPr>
          <w:rFonts w:ascii="Times New Roman" w:eastAsia="바탕체" w:hAnsi="Times New Roman"/>
          <w:kern w:val="0"/>
          <w:sz w:val="22"/>
        </w:rPr>
        <w:t>서명</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기명날인하도록</w:t>
      </w:r>
      <w:r>
        <w:rPr>
          <w:rFonts w:ascii="Times New Roman" w:eastAsia="Times New Roman" w:hAnsi="Times New Roman"/>
          <w:kern w:val="0"/>
          <w:sz w:val="22"/>
        </w:rPr>
        <w:t xml:space="preserve"> </w:t>
      </w:r>
      <w:r>
        <w:rPr>
          <w:rFonts w:ascii="Times New Roman" w:eastAsia="바탕체" w:hAnsi="Times New Roman"/>
          <w:kern w:val="0"/>
          <w:sz w:val="22"/>
        </w:rPr>
        <w:t>한</w:t>
      </w:r>
      <w:r>
        <w:rPr>
          <w:rFonts w:ascii="Times New Roman" w:eastAsia="Times New Roman" w:hAnsi="Times New Roman"/>
          <w:kern w:val="0"/>
          <w:sz w:val="22"/>
        </w:rPr>
        <w:t xml:space="preserve"> </w:t>
      </w:r>
      <w:r>
        <w:rPr>
          <w:rFonts w:ascii="Times New Roman" w:eastAsia="바탕체" w:hAnsi="Times New Roman"/>
          <w:kern w:val="0"/>
          <w:sz w:val="22"/>
        </w:rPr>
        <w:t>후</w:t>
      </w:r>
      <w:r>
        <w:rPr>
          <w:rFonts w:ascii="Times New Roman" w:eastAsia="바탕체" w:hAnsi="Times New Roman"/>
          <w:kern w:val="0"/>
          <w:sz w:val="22"/>
        </w:rPr>
        <w:t xml:space="preserve">, </w:t>
      </w:r>
      <w:del w:id="11224" w:author="코람코 상장리츠팀" w:date="2026-10-13T15:00:00Z">
        <w:r>
          <w:rPr>
            <w:rFonts w:ascii="Times New Roman" w:eastAsia="바탕체" w:hAnsi="Times New Roman"/>
            <w:kern w:val="0"/>
            <w:sz w:val="22"/>
          </w:rPr>
          <w:delText xml:space="preserve">원본은</w:delText>
        </w:r>
      </w:del>
      <w:del w:id="11225" w:author="코람코 상장리츠팀" w:date="2026-10-13T15:00:00Z">
        <w:r>
          <w:rPr>
            <w:rFonts w:ascii="Times New Roman" w:eastAsia="Times New Roman" w:hAnsi="Times New Roman"/>
            <w:kern w:val="0"/>
            <w:sz w:val="22"/>
          </w:rPr>
          <w:delText xml:space="preserve"> </w:delText>
        </w:r>
      </w:del>
      <w:del w:id="11226" w:author="코람코 상장리츠팀" w:date="2026-10-13T15:00:00Z">
        <w:r>
          <w:rPr>
            <w:rFonts w:ascii="Times New Roman" w:eastAsia="바탕체" w:hAnsi="Times New Roman"/>
            <w:kern w:val="0"/>
            <w:sz w:val="22"/>
          </w:rPr>
          <w:delText xml:space="preserve">위탁자가</w:delText>
        </w:r>
      </w:del>
      <w:del w:id="11227" w:author="코람코 상장리츠팀" w:date="2026-10-13T15:00:00Z">
        <w:r>
          <w:rPr>
            <w:rFonts w:ascii="Times New Roman" w:eastAsia="Times New Roman" w:hAnsi="Times New Roman"/>
            <w:kern w:val="0"/>
            <w:sz w:val="22"/>
          </w:rPr>
          <w:delText xml:space="preserve"> </w:delText>
        </w:r>
      </w:del>
      <w:del w:id="11228" w:author="코람코 상장리츠팀" w:date="2026-10-13T15:00:00Z">
        <w:r>
          <w:rPr>
            <w:rFonts w:ascii="Times New Roman" w:eastAsia="바탕체" w:hAnsi="Times New Roman"/>
            <w:kern w:val="0"/>
            <w:sz w:val="22"/>
          </w:rPr>
          <w:delText xml:space="preserve">보관한다</w:delText>
        </w:r>
      </w:del>
      <w:del w:id="11229" w:author="코람코 상장리츠팀" w:date="2026-10-13T15:00:00Z">
        <w:r>
          <w:rPr>
            <w:rFonts w:ascii="Times New Roman" w:eastAsia="바탕체" w:hAnsi="Times New Roman"/>
            <w:kern w:val="0"/>
            <w:sz w:val="22"/>
          </w:rPr>
          <w:delText xml:space="preserve">.</w:delText>
        </w:r>
      </w:del>
      <w:ins w:id="11230" w:author="코람코 상장리츠팀" w:date="2026-10-13T15:00:00Z">
        <w:r>
          <w:rPr>
            <w:rFonts w:ascii="Times New Roman" w:eastAsia="바탕체" w:hAnsi="Times New Roman"/>
            <w:kern w:val="0"/>
            <w:sz w:val="22"/>
          </w:rPr>
          <w:t xml:space="preserve">원본은 위탁자 및 은행이 각각 1부씩 보관하기로 하며, 은행 보관용을 등기소에 제출하기로 한다.</w:t>
        </w:r>
      </w:ins>
      <w:r/>
      <w:commentRangeEnd w:id="9"/>
      <w:r>
        <w:rPr>
          <w:rStyle w:val="CommentReference"/>
        </w:rPr>
        <w:commentReference w:id="9"/>
      </w:r>
      <w:r/>
      <w:commentRangeEnd w:id="24"/>
      <w:r>
        <w:rPr>
          <w:rStyle w:val="CommentReference"/>
        </w:rPr>
        <w:commentReference w:id="24"/>
      </w:r>
    </w:p>
    <w:p w14:paraId="0B23CD39" w14:textId="77777777" w:rsidR="00DE42D9" w:rsidRDefault="00DE42D9">
      <w:pPr>
        <w:snapToGrid w:val="0"/>
        <w:spacing w:after="0" w:line="360" w:lineRule="auto"/>
        <w:ind w:left="697" w:hanging="697"/>
        <w:textAlignment w:val="baseline"/>
        <w:rPr>
          <w:rFonts w:ascii="Times New Roman" w:eastAsia="바탕체" w:hAnsi="Times New Roman"/>
          <w:kern w:val="0"/>
          <w:sz w:val="22"/>
        </w:rPr>
      </w:pPr>
    </w:p>
    <w:p w14:paraId="7784AF76" w14:textId="77777777" w:rsidR="00DE42D9" w:rsidRDefault="00DE42D9">
      <w:pPr>
        <w:snapToGrid w:val="0"/>
        <w:spacing w:after="0" w:line="360" w:lineRule="auto"/>
        <w:ind w:left="697" w:hanging="697"/>
        <w:textAlignment w:val="baseline"/>
        <w:rPr>
          <w:rFonts w:ascii="Times New Roman" w:eastAsia="바탕체" w:hAnsi="Times New Roman"/>
          <w:kern w:val="0"/>
          <w:sz w:val="22"/>
        </w:rPr>
      </w:pPr>
    </w:p>
    <w:p w14:paraId="384C4511" w14:textId="77777777" w:rsidR="00DE42D9" w:rsidRDefault="00DE42D9">
      <w:pPr>
        <w:snapToGrid w:val="0"/>
        <w:spacing w:after="0" w:line="360" w:lineRule="auto"/>
        <w:ind w:left="697" w:hanging="697"/>
        <w:textAlignment w:val="baseline"/>
        <w:rPr>
          <w:rFonts w:ascii="Times New Roman" w:eastAsia="바탕체" w:hAnsi="Times New Roman"/>
          <w:kern w:val="0"/>
          <w:sz w:val="22"/>
        </w:rPr>
      </w:pPr>
    </w:p>
    <w:p w14:paraId="6102791C" w14:textId="77777777" w:rsidR="00DE42D9" w:rsidRDefault="00930A79">
      <w:pPr>
        <w:snapToGrid w:val="0"/>
        <w:spacing w:after="0" w:line="360" w:lineRule="auto"/>
        <w:jc w:val="center"/>
        <w:textAlignment w:val="baseline"/>
        <w:rPr>
          <w:rFonts w:ascii="Times New Roman" w:eastAsia="바탕체" w:hAnsi="Times New Roman"/>
          <w:kern w:val="0"/>
          <w:sz w:val="22"/>
        </w:rPr>
      </w:pPr>
      <w:r>
        <w:rPr>
          <w:rFonts w:ascii="Times New Roman" w:eastAsia="바탕체" w:hAnsi="Times New Roman"/>
          <w:kern w:val="0"/>
          <w:sz w:val="22"/>
        </w:rPr>
        <w:t>2026</w:t>
      </w:r>
      <w:r>
        <w:rPr>
          <w:rFonts w:ascii="Times New Roman" w:eastAsia="바탕체" w:hAnsi="Times New Roman"/>
          <w:kern w:val="0"/>
          <w:sz w:val="22"/>
        </w:rPr>
        <w:t>년</w:t>
      </w:r>
      <w:r>
        <w:rPr>
          <w:rFonts w:ascii="Times New Roman" w:eastAsia="Times New Roman" w:hAnsi="Times New Roman"/>
          <w:kern w:val="0"/>
          <w:sz w:val="22"/>
        </w:rPr>
        <w:t xml:space="preserve"> </w:t>
      </w:r>
      <w:r>
        <w:rPr>
          <w:rFonts w:ascii="Times New Roman" w:eastAsia="바탕체" w:hAnsi="Times New Roman"/>
          <w:kern w:val="0"/>
          <w:sz w:val="22"/>
        </w:rPr>
        <w:t>[*]</w:t>
      </w:r>
      <w:r>
        <w:rPr>
          <w:rFonts w:ascii="Times New Roman" w:eastAsia="바탕체" w:hAnsi="Times New Roman"/>
          <w:kern w:val="0"/>
          <w:sz w:val="22"/>
        </w:rPr>
        <w:t>월</w:t>
      </w:r>
      <w:r>
        <w:rPr>
          <w:rFonts w:ascii="Times New Roman" w:eastAsia="Times New Roman" w:hAnsi="Times New Roman"/>
          <w:kern w:val="0"/>
          <w:sz w:val="22"/>
        </w:rPr>
        <w:t xml:space="preserve">  </w:t>
      </w:r>
      <w:r>
        <w:rPr>
          <w:rFonts w:ascii="Times New Roman" w:eastAsia="바탕체" w:hAnsi="Times New Roman"/>
          <w:kern w:val="0"/>
          <w:sz w:val="22"/>
        </w:rPr>
        <w:t>[*]</w:t>
      </w:r>
      <w:r>
        <w:rPr>
          <w:rFonts w:ascii="Times New Roman" w:eastAsia="바탕체" w:hAnsi="Times New Roman"/>
          <w:kern w:val="0"/>
          <w:sz w:val="22"/>
        </w:rPr>
        <w:t>일</w:t>
      </w:r>
    </w:p>
    <w:p w14:paraId="36ED2281" w14:textId="77777777" w:rsidR="00DE42D9" w:rsidRDefault="00DE42D9">
      <w:pPr>
        <w:snapToGrid w:val="0"/>
        <w:spacing w:after="0" w:line="360" w:lineRule="auto"/>
        <w:textAlignment w:val="baseline"/>
        <w:rPr>
          <w:rFonts w:ascii="Times New Roman" w:eastAsia="바탕체" w:hAnsi="Times New Roman"/>
          <w:b/>
          <w:bCs/>
          <w:kern w:val="0"/>
          <w:sz w:val="22"/>
        </w:rPr>
      </w:pPr>
    </w:p>
    <w:p w14:paraId="425187F4" w14:textId="77777777" w:rsidR="00DE42D9" w:rsidRDefault="00DE42D9">
      <w:pPr>
        <w:snapToGrid w:val="0"/>
        <w:spacing w:after="0" w:line="360" w:lineRule="auto"/>
        <w:textAlignment w:val="baseline"/>
        <w:rPr>
          <w:rFonts w:ascii="Times New Roman" w:eastAsia="바탕체" w:hAnsi="Times New Roman"/>
          <w:b/>
          <w:bCs/>
          <w:kern w:val="0"/>
          <w:sz w:val="22"/>
        </w:rPr>
      </w:pPr>
    </w:p>
    <w:p w14:paraId="4CD9745B" w14:textId="77777777" w:rsidR="00DE42D9" w:rsidRDefault="00DE42D9">
      <w:pPr>
        <w:snapToGrid w:val="0"/>
        <w:spacing w:after="0" w:line="360" w:lineRule="auto"/>
        <w:textAlignment w:val="baseline"/>
        <w:rPr>
          <w:rFonts w:ascii="Times New Roman" w:eastAsia="바탕체" w:hAnsi="Times New Roman"/>
          <w:b/>
          <w:bCs/>
          <w:kern w:val="0"/>
          <w:sz w:val="22"/>
        </w:rPr>
      </w:pPr>
    </w:p>
    <w:p w14:paraId="4D51A34B" w14:textId="77777777" w:rsidR="00DE42D9" w:rsidRDefault="00930A79">
      <w:pPr>
        <w:tabs>
          <w:tab w:val="left" w:pos="993"/>
        </w:tabs>
        <w:snapToGrid w:val="0"/>
        <w:spacing w:after="0" w:line="360" w:lineRule="auto"/>
        <w:textAlignment w:val="baseline"/>
        <w:rPr>
          <w:rFonts w:ascii="Times New Roman" w:eastAsia="바탕체" w:hAnsi="Times New Roman"/>
          <w:kern w:val="0"/>
          <w:sz w:val="22"/>
        </w:rPr>
      </w:pPr>
      <w:r>
        <w:rPr>
          <w:rFonts w:ascii="Times New Roman" w:eastAsia="바탕체" w:hAnsi="Times New Roman"/>
          <w:kern w:val="0"/>
          <w:sz w:val="22"/>
        </w:rPr>
        <w:t>별</w:t>
      </w:r>
      <w:r>
        <w:rPr>
          <w:rFonts w:ascii="Times New Roman" w:eastAsia="Times New Roman" w:hAnsi="Times New Roman"/>
          <w:kern w:val="0"/>
          <w:sz w:val="22"/>
        </w:rPr>
        <w:t xml:space="preserve"> </w:t>
      </w:r>
      <w:r>
        <w:rPr>
          <w:rFonts w:ascii="Times New Roman" w:eastAsia="바탕체" w:hAnsi="Times New Roman"/>
          <w:kern w:val="0"/>
          <w:sz w:val="22"/>
        </w:rPr>
        <w:t>첨</w:t>
      </w:r>
      <w:r>
        <w:rPr>
          <w:rFonts w:ascii="Times New Roman" w:eastAsia="Times New Roman" w:hAnsi="Times New Roman"/>
          <w:kern w:val="0"/>
          <w:sz w:val="22"/>
        </w:rPr>
        <w:t xml:space="preserve"> </w:t>
      </w:r>
      <w:r>
        <w:rPr>
          <w:rFonts w:ascii="Times New Roman" w:eastAsia="바탕체" w:hAnsi="Times New Roman"/>
          <w:kern w:val="0"/>
          <w:sz w:val="22"/>
        </w:rPr>
        <w:t>:</w:t>
      </w:r>
      <w:r>
        <w:rPr>
          <w:rFonts w:ascii="Times New Roman" w:eastAsia="바탕체" w:hAnsi="Times New Roman"/>
          <w:kern w:val="0"/>
          <w:sz w:val="22"/>
        </w:rPr>
        <w:tab/>
        <w:t xml:space="preserve">1. </w:t>
      </w:r>
      <w:r>
        <w:rPr>
          <w:rFonts w:ascii="Times New Roman" w:eastAsia="바탕체" w:hAnsi="Times New Roman"/>
          <w:kern w:val="0"/>
          <w:sz w:val="22"/>
        </w:rPr>
        <w:t>우선수익자들</w:t>
      </w:r>
      <w:r>
        <w:rPr>
          <w:rFonts w:ascii="Times New Roman" w:eastAsia="Times New Roman" w:hAnsi="Times New Roman"/>
          <w:kern w:val="0"/>
          <w:sz w:val="22"/>
        </w:rPr>
        <w:t xml:space="preserve"> </w:t>
      </w:r>
      <w:r>
        <w:rPr>
          <w:rFonts w:ascii="Times New Roman" w:eastAsia="바탕체" w:hAnsi="Times New Roman"/>
          <w:kern w:val="0"/>
          <w:sz w:val="22"/>
        </w:rPr>
        <w:t>목록</w:t>
      </w:r>
    </w:p>
    <w:p w14:paraId="4FF26516" w14:textId="77777777" w:rsidR="00DE42D9" w:rsidRDefault="00930A79">
      <w:pPr>
        <w:tabs>
          <w:tab w:val="left" w:pos="993"/>
        </w:tabs>
        <w:snapToGrid w:val="0"/>
        <w:spacing w:after="0" w:line="360" w:lineRule="auto"/>
        <w:textAlignment w:val="baseline"/>
        <w:rPr>
          <w:rFonts w:ascii="Times New Roman" w:eastAsia="바탕체" w:hAnsi="Times New Roman"/>
          <w:kern w:val="0"/>
          <w:sz w:val="22"/>
        </w:rPr>
      </w:pPr>
      <w:r>
        <w:rPr>
          <w:rFonts w:ascii="Times New Roman" w:eastAsia="바탕체" w:hAnsi="Times New Roman"/>
          <w:kern w:val="0"/>
          <w:sz w:val="22"/>
        </w:rPr>
        <w:t>별</w:t>
      </w:r>
      <w:r>
        <w:rPr>
          <w:rFonts w:ascii="Times New Roman" w:eastAsia="Times New Roman" w:hAnsi="Times New Roman"/>
          <w:kern w:val="0"/>
          <w:sz w:val="22"/>
        </w:rPr>
        <w:t xml:space="preserve"> </w:t>
      </w:r>
      <w:r>
        <w:rPr>
          <w:rFonts w:ascii="Times New Roman" w:eastAsia="바탕체" w:hAnsi="Times New Roman"/>
          <w:kern w:val="0"/>
          <w:sz w:val="22"/>
        </w:rPr>
        <w:t>지</w:t>
      </w:r>
      <w:r>
        <w:rPr>
          <w:rFonts w:ascii="Times New Roman" w:eastAsia="Times New Roman" w:hAnsi="Times New Roman"/>
          <w:kern w:val="0"/>
          <w:sz w:val="22"/>
        </w:rPr>
        <w:t xml:space="preserve"> </w:t>
      </w:r>
      <w:r>
        <w:rPr>
          <w:rFonts w:ascii="Times New Roman" w:eastAsia="바탕체" w:hAnsi="Times New Roman"/>
          <w:kern w:val="0"/>
          <w:sz w:val="22"/>
        </w:rPr>
        <w:t>:</w:t>
      </w:r>
      <w:r>
        <w:rPr>
          <w:rFonts w:ascii="Times New Roman" w:eastAsia="바탕체" w:hAnsi="Times New Roman"/>
          <w:kern w:val="0"/>
          <w:sz w:val="22"/>
        </w:rPr>
        <w:tab/>
        <w:t xml:space="preserve">1. </w:t>
      </w:r>
      <w:r>
        <w:rPr>
          <w:rFonts w:ascii="Times New Roman" w:eastAsia="바탕체" w:hAnsi="Times New Roman"/>
          <w:kern w:val="0"/>
          <w:sz w:val="22"/>
        </w:rPr>
        <w:t>신탁부동산</w:t>
      </w:r>
      <w:r>
        <w:rPr>
          <w:rFonts w:ascii="Times New Roman" w:eastAsia="Times New Roman" w:hAnsi="Times New Roman"/>
          <w:kern w:val="0"/>
          <w:sz w:val="22"/>
        </w:rPr>
        <w:t xml:space="preserve"> </w:t>
      </w:r>
      <w:r>
        <w:rPr>
          <w:rFonts w:ascii="Times New Roman" w:eastAsia="바탕체" w:hAnsi="Times New Roman"/>
          <w:kern w:val="0"/>
          <w:sz w:val="22"/>
        </w:rPr>
        <w:t>목록</w:t>
      </w:r>
    </w:p>
    <w:p w14:paraId="211CEBF7" w14:textId="77777777" w:rsidR="00DE42D9" w:rsidRDefault="00930A79">
      <w:pPr>
        <w:snapToGrid w:val="0"/>
        <w:spacing w:after="0" w:line="360" w:lineRule="auto"/>
        <w:ind w:left="280" w:firstLine="713"/>
        <w:textAlignment w:val="baseline"/>
        <w:rPr>
          <w:rFonts w:eastAsia="바탕체"/>
        </w:rPr>
      </w:pPr>
      <w:bookmarkStart w:id="0" w:name="1._부동산의_표시"/>
      <w:bookmarkEnd w:id="0"/>
      <w:r>
        <w:rPr>
          <w:rFonts w:ascii="Times New Roman" w:eastAsia="바탕체" w:hAnsi="Times New Roman"/>
          <w:kern w:val="0"/>
          <w:sz w:val="22"/>
        </w:rPr>
        <w:t xml:space="preserve">2. </w:t>
      </w:r>
      <w:r>
        <w:rPr>
          <w:rFonts w:ascii="Times New Roman" w:eastAsia="바탕체" w:hAnsi="Times New Roman"/>
          <w:kern w:val="0"/>
          <w:sz w:val="22"/>
        </w:rPr>
        <w:t>신탁계약의</w:t>
      </w:r>
      <w:r>
        <w:rPr>
          <w:rFonts w:ascii="Times New Roman" w:eastAsia="Times New Roman" w:hAnsi="Times New Roman"/>
          <w:kern w:val="0"/>
          <w:sz w:val="22"/>
        </w:rPr>
        <w:t xml:space="preserve"> </w:t>
      </w:r>
      <w:r>
        <w:rPr>
          <w:rFonts w:ascii="Times New Roman" w:eastAsia="바탕체" w:hAnsi="Times New Roman"/>
          <w:kern w:val="0"/>
          <w:sz w:val="22"/>
        </w:rPr>
        <w:t>내용</w:t>
      </w:r>
      <w:r>
        <w:rPr>
          <w:rFonts w:ascii="Times New Roman" w:eastAsia="Times New Roman" w:hAnsi="Times New Roman"/>
          <w:kern w:val="0"/>
          <w:sz w:val="22"/>
        </w:rPr>
        <w:t xml:space="preserve"> </w:t>
      </w:r>
    </w:p>
    <w:p w14:paraId="6D951694" w14:textId="77777777" w:rsidR="00DE42D9" w:rsidRDefault="00930A79">
      <w:pPr>
        <w:snapToGrid w:val="0"/>
        <w:spacing w:after="0" w:line="360" w:lineRule="auto"/>
        <w:ind w:left="280" w:firstLine="713"/>
        <w:textAlignment w:val="baseline"/>
        <w:rPr>
          <w:rFonts w:ascii="Times New Roman" w:eastAsia="바탕체" w:hAnsi="Times New Roman"/>
          <w:kern w:val="0"/>
          <w:sz w:val="22"/>
        </w:rPr>
      </w:pPr>
      <w:bookmarkStart w:id="1" w:name="2._계약의_내용"/>
      <w:bookmarkEnd w:id="1"/>
      <w:r>
        <w:rPr>
          <w:rFonts w:ascii="Times New Roman" w:eastAsia="바탕체" w:hAnsi="Times New Roman"/>
          <w:kern w:val="0"/>
          <w:sz w:val="22"/>
        </w:rPr>
        <w:t xml:space="preserve">3. </w:t>
      </w:r>
      <w:r>
        <w:rPr>
          <w:rFonts w:ascii="Times New Roman" w:eastAsia="바탕체" w:hAnsi="Times New Roman"/>
          <w:kern w:val="0"/>
          <w:sz w:val="22"/>
        </w:rPr>
        <w:t>신탁보수에</w:t>
      </w:r>
      <w:r>
        <w:rPr>
          <w:rFonts w:ascii="Times New Roman" w:eastAsia="Times New Roman" w:hAnsi="Times New Roman"/>
          <w:kern w:val="0"/>
          <w:sz w:val="22"/>
        </w:rPr>
        <w:t xml:space="preserve"> </w:t>
      </w:r>
      <w:r>
        <w:rPr>
          <w:rFonts w:ascii="Times New Roman" w:eastAsia="바탕체" w:hAnsi="Times New Roman"/>
          <w:kern w:val="0"/>
          <w:sz w:val="22"/>
        </w:rPr>
        <w:t>관한</w:t>
      </w:r>
      <w:r>
        <w:rPr>
          <w:rFonts w:ascii="Times New Roman" w:eastAsia="Times New Roman" w:hAnsi="Times New Roman"/>
          <w:kern w:val="0"/>
          <w:sz w:val="22"/>
        </w:rPr>
        <w:t xml:space="preserve"> </w:t>
      </w:r>
      <w:r>
        <w:rPr>
          <w:rFonts w:ascii="Times New Roman" w:eastAsia="바탕체" w:hAnsi="Times New Roman"/>
          <w:kern w:val="0"/>
          <w:sz w:val="22"/>
        </w:rPr>
        <w:t>약정</w:t>
      </w:r>
    </w:p>
    <w:p w14:paraId="0B902048" w14:textId="77777777" w:rsidR="00DE42D9" w:rsidRDefault="00930A79">
      <w:pPr>
        <w:snapToGrid w:val="0"/>
        <w:spacing w:after="0" w:line="360" w:lineRule="auto"/>
        <w:ind w:left="280" w:firstLine="713"/>
        <w:textAlignment w:val="baseline"/>
        <w:rPr>
          <w:rFonts w:ascii="Times New Roman" w:eastAsia="바탕체" w:hAnsi="Times New Roman"/>
          <w:bCs/>
          <w:kern w:val="0"/>
          <w:sz w:val="22"/>
        </w:rPr>
      </w:pPr>
      <w:r>
        <w:rPr>
          <w:rFonts w:ascii="Times New Roman" w:eastAsia="바탕체" w:hAnsi="Times New Roman"/>
          <w:bCs/>
          <w:kern w:val="0"/>
          <w:sz w:val="22"/>
        </w:rPr>
        <w:lastRenderedPageBreak/>
        <w:t xml:space="preserve">4. </w:t>
      </w:r>
      <w:r>
        <w:rPr>
          <w:rFonts w:ascii="Times New Roman" w:eastAsia="바탕체" w:hAnsi="Times New Roman"/>
          <w:bCs/>
          <w:kern w:val="0"/>
          <w:sz w:val="22"/>
        </w:rPr>
        <w:t>여신거래의</w:t>
      </w:r>
      <w:r>
        <w:rPr>
          <w:rFonts w:ascii="Times New Roman" w:eastAsia="Times New Roman" w:hAnsi="Times New Roman"/>
          <w:bCs/>
          <w:kern w:val="0"/>
          <w:sz w:val="22"/>
        </w:rPr>
        <w:t xml:space="preserve"> </w:t>
      </w:r>
      <w:r>
        <w:rPr>
          <w:rFonts w:ascii="Times New Roman" w:eastAsia="바탕체" w:hAnsi="Times New Roman"/>
          <w:bCs/>
          <w:kern w:val="0"/>
          <w:sz w:val="22"/>
        </w:rPr>
        <w:t>내용</w:t>
      </w:r>
      <w:r>
        <w:br w:type="page"/>
      </w:r>
    </w:p>
    <w:p w14:paraId="33332F04" w14:textId="77777777" w:rsidR="00DE42D9" w:rsidRDefault="00930A79">
      <w:pPr>
        <w:widowControl/>
        <w:autoSpaceDE/>
        <w:rPr>
          <w:rFonts w:ascii="Times New Roman" w:eastAsia="바탕체" w:hAnsi="Times New Roman"/>
          <w:b/>
          <w:kern w:val="0"/>
          <w:sz w:val="22"/>
        </w:rPr>
      </w:pPr>
      <w:r>
        <w:rPr>
          <w:rFonts w:ascii="Times New Roman" w:eastAsia="바탕체" w:hAnsi="Times New Roman"/>
          <w:b/>
          <w:kern w:val="0"/>
          <w:sz w:val="22"/>
        </w:rPr>
        <w:lastRenderedPageBreak/>
        <w:t>위</w:t>
      </w:r>
      <w:r>
        <w:rPr>
          <w:rFonts w:ascii="Times New Roman" w:eastAsia="Times New Roman" w:hAnsi="Times New Roman"/>
          <w:b/>
          <w:kern w:val="0"/>
          <w:sz w:val="22"/>
        </w:rPr>
        <w:t xml:space="preserve"> </w:t>
      </w:r>
      <w:r>
        <w:rPr>
          <w:rFonts w:ascii="Times New Roman" w:eastAsia="바탕체" w:hAnsi="Times New Roman"/>
          <w:b/>
          <w:kern w:val="0"/>
          <w:sz w:val="22"/>
        </w:rPr>
        <w:t>탁</w:t>
      </w:r>
      <w:r>
        <w:rPr>
          <w:rFonts w:ascii="Times New Roman" w:eastAsia="Times New Roman" w:hAnsi="Times New Roman"/>
          <w:b/>
          <w:kern w:val="0"/>
          <w:sz w:val="22"/>
        </w:rPr>
        <w:t xml:space="preserve"> </w:t>
      </w:r>
      <w:r>
        <w:rPr>
          <w:rFonts w:ascii="Times New Roman" w:eastAsia="바탕체" w:hAnsi="Times New Roman"/>
          <w:b/>
          <w:kern w:val="0"/>
          <w:sz w:val="22"/>
        </w:rPr>
        <w:t>자</w:t>
      </w:r>
      <w:r>
        <w:rPr>
          <w:rFonts w:ascii="Times New Roman" w:eastAsia="Times New Roman" w:hAnsi="Times New Roman"/>
          <w:b/>
          <w:kern w:val="0"/>
          <w:sz w:val="22"/>
        </w:rPr>
        <w:t xml:space="preserve"> </w:t>
      </w:r>
    </w:p>
    <w:p w14:paraId="4D9F8385" w14:textId="77777777" w:rsidR="00DE42D9" w:rsidRDefault="00930A79">
      <w:pPr>
        <w:snapToGrid w:val="0"/>
        <w:spacing w:after="0" w:line="480" w:lineRule="auto"/>
        <w:ind w:left="920" w:hanging="220"/>
        <w:textAlignment w:val="baseline"/>
        <w:rPr>
          <w:rFonts w:ascii="Times New Roman" w:eastAsia="바탕체" w:hAnsi="Times New Roman"/>
          <w:kern w:val="0"/>
          <w:sz w:val="22"/>
        </w:rPr>
      </w:pPr>
      <w:r>
        <w:rPr>
          <w:rFonts w:ascii="Times New Roman" w:eastAsia="바탕체" w:hAnsi="Times New Roman"/>
          <w:kern w:val="0"/>
          <w:sz w:val="22"/>
        </w:rPr>
        <w:t>주</w:t>
      </w:r>
      <w:r>
        <w:rPr>
          <w:rFonts w:ascii="Times New Roman" w:eastAsia="Times New Roman" w:hAnsi="Times New Roman"/>
          <w:kern w:val="0"/>
          <w:sz w:val="22"/>
        </w:rPr>
        <w:t xml:space="preserve">        </w:t>
      </w:r>
      <w:r>
        <w:rPr>
          <w:rFonts w:ascii="Times New Roman" w:eastAsia="바탕체" w:hAnsi="Times New Roman"/>
          <w:kern w:val="0"/>
          <w:sz w:val="22"/>
        </w:rPr>
        <w:t>소</w:t>
      </w:r>
      <w:r>
        <w:rPr>
          <w:rFonts w:ascii="Times New Roman" w:eastAsia="Times New Roman" w:hAnsi="Times New Roman"/>
          <w:kern w:val="0"/>
          <w:sz w:val="22"/>
        </w:rPr>
        <w:t xml:space="preserve"> </w:t>
      </w:r>
      <w:r>
        <w:rPr>
          <w:rFonts w:ascii="Times New Roman" w:eastAsia="바탕체" w:hAnsi="Times New Roman"/>
          <w:kern w:val="0"/>
          <w:sz w:val="22"/>
        </w:rPr>
        <w:t xml:space="preserve">:  </w:t>
      </w:r>
      <w:r>
        <w:rPr>
          <w:rFonts w:ascii="Times New Roman" w:eastAsia="바탕체" w:hAnsi="Times New Roman"/>
          <w:kern w:val="0"/>
          <w:sz w:val="22"/>
        </w:rPr>
        <w:t>서울특별시</w:t>
      </w:r>
      <w:r>
        <w:rPr>
          <w:rFonts w:ascii="Times New Roman" w:eastAsia="Times New Roman" w:hAnsi="Times New Roman"/>
          <w:kern w:val="0"/>
          <w:sz w:val="22"/>
        </w:rPr>
        <w:t xml:space="preserve"> </w:t>
      </w:r>
      <w:r>
        <w:rPr>
          <w:rFonts w:ascii="Times New Roman" w:eastAsia="바탕체" w:hAnsi="Times New Roman"/>
          <w:kern w:val="0"/>
          <w:sz w:val="22"/>
        </w:rPr>
        <w:t>강남구</w:t>
      </w:r>
      <w:r>
        <w:rPr>
          <w:rFonts w:ascii="Times New Roman" w:eastAsia="Times New Roman" w:hAnsi="Times New Roman"/>
          <w:kern w:val="0"/>
          <w:sz w:val="22"/>
        </w:rPr>
        <w:t xml:space="preserve"> </w:t>
      </w:r>
      <w:r>
        <w:rPr>
          <w:rFonts w:ascii="Times New Roman" w:eastAsia="바탕체" w:hAnsi="Times New Roman"/>
          <w:kern w:val="0"/>
          <w:sz w:val="22"/>
        </w:rPr>
        <w:t>삼성로</w:t>
      </w:r>
      <w:r>
        <w:rPr>
          <w:rFonts w:ascii="Times New Roman" w:eastAsia="Times New Roman" w:hAnsi="Times New Roman"/>
          <w:kern w:val="0"/>
          <w:sz w:val="22"/>
        </w:rPr>
        <w:t xml:space="preserve"> </w:t>
      </w:r>
      <w:r>
        <w:rPr>
          <w:rFonts w:ascii="Times New Roman" w:eastAsia="바탕체" w:hAnsi="Times New Roman"/>
          <w:kern w:val="0"/>
          <w:sz w:val="22"/>
        </w:rPr>
        <w:t>511 (</w:t>
      </w:r>
      <w:r>
        <w:rPr>
          <w:rFonts w:ascii="Times New Roman" w:eastAsia="바탕체" w:hAnsi="Times New Roman"/>
          <w:kern w:val="0"/>
          <w:sz w:val="22"/>
        </w:rPr>
        <w:t>삼성동</w:t>
      </w:r>
      <w:r>
        <w:rPr>
          <w:rFonts w:ascii="Times New Roman" w:eastAsia="바탕체" w:hAnsi="Times New Roman"/>
          <w:kern w:val="0"/>
          <w:sz w:val="22"/>
        </w:rPr>
        <w:t>)</w:t>
      </w:r>
    </w:p>
    <w:p w14:paraId="7B8561B3" w14:textId="77777777" w:rsidR="00DE42D9" w:rsidRDefault="00930A79">
      <w:pPr>
        <w:snapToGrid w:val="0"/>
        <w:spacing w:after="0" w:line="480" w:lineRule="auto"/>
        <w:ind w:left="920" w:hanging="220"/>
        <w:textAlignment w:val="baseline"/>
        <w:rPr>
          <w:rFonts w:ascii="Times New Roman" w:eastAsia="바탕체" w:hAnsi="Times New Roman"/>
          <w:kern w:val="0"/>
          <w:sz w:val="22"/>
        </w:rPr>
      </w:pPr>
      <w:r>
        <w:rPr>
          <w:rFonts w:ascii="Times New Roman" w:eastAsia="바탕체" w:hAnsi="Times New Roman"/>
          <w:kern w:val="0"/>
          <w:sz w:val="22"/>
        </w:rPr>
        <w:t>법인등록번호</w:t>
      </w:r>
      <w:r>
        <w:rPr>
          <w:rFonts w:ascii="Times New Roman" w:eastAsia="Times New Roman" w:hAnsi="Times New Roman"/>
          <w:kern w:val="0"/>
          <w:sz w:val="22"/>
        </w:rPr>
        <w:t xml:space="preserve"> </w:t>
      </w:r>
      <w:r>
        <w:rPr>
          <w:rFonts w:ascii="Times New Roman" w:eastAsia="바탕체" w:hAnsi="Times New Roman"/>
          <w:kern w:val="0"/>
          <w:sz w:val="22"/>
        </w:rPr>
        <w:t>:  110111-0969954</w:t>
      </w:r>
    </w:p>
    <w:p w14:paraId="47020ECE" w14:textId="77777777" w:rsidR="00DE42D9" w:rsidRDefault="00930A79">
      <w:pPr>
        <w:snapToGrid w:val="0"/>
        <w:spacing w:after="0" w:line="480" w:lineRule="auto"/>
        <w:ind w:left="920" w:hanging="220"/>
        <w:textAlignment w:val="baseline"/>
        <w:rPr>
          <w:rFonts w:ascii="Times New Roman" w:eastAsia="바탕체" w:hAnsi="Times New Roman"/>
          <w:kern w:val="0"/>
          <w:sz w:val="22"/>
        </w:rPr>
      </w:pPr>
      <w:r>
        <w:rPr>
          <w:rFonts w:ascii="Times New Roman" w:eastAsia="바탕체" w:hAnsi="Times New Roman"/>
          <w:kern w:val="0"/>
          <w:sz w:val="22"/>
        </w:rPr>
        <w:t>법</w:t>
      </w:r>
      <w:r>
        <w:rPr>
          <w:rFonts w:ascii="Times New Roman" w:eastAsia="Times New Roman" w:hAnsi="Times New Roman"/>
          <w:kern w:val="0"/>
          <w:sz w:val="22"/>
        </w:rPr>
        <w:t xml:space="preserve">   </w:t>
      </w:r>
      <w:r>
        <w:rPr>
          <w:rFonts w:ascii="Times New Roman" w:eastAsia="바탕체" w:hAnsi="Times New Roman"/>
          <w:kern w:val="0"/>
          <w:sz w:val="22"/>
        </w:rPr>
        <w:t>인</w:t>
      </w:r>
      <w:r>
        <w:rPr>
          <w:rFonts w:ascii="Times New Roman" w:eastAsia="Times New Roman" w:hAnsi="Times New Roman"/>
          <w:kern w:val="0"/>
          <w:sz w:val="22"/>
        </w:rPr>
        <w:t xml:space="preserve">   </w:t>
      </w:r>
      <w:r>
        <w:rPr>
          <w:rFonts w:ascii="Times New Roman" w:eastAsia="바탕체" w:hAnsi="Times New Roman"/>
          <w:kern w:val="0"/>
          <w:sz w:val="22"/>
        </w:rPr>
        <w:t>명</w:t>
      </w:r>
      <w:r>
        <w:rPr>
          <w:rFonts w:ascii="Times New Roman" w:eastAsia="Times New Roman" w:hAnsi="Times New Roman"/>
          <w:kern w:val="0"/>
          <w:sz w:val="22"/>
        </w:rPr>
        <w:t xml:space="preserve"> </w:t>
      </w:r>
      <w:r>
        <w:rPr>
          <w:rFonts w:ascii="Times New Roman" w:eastAsia="바탕체" w:hAnsi="Times New Roman"/>
          <w:kern w:val="0"/>
          <w:sz w:val="22"/>
        </w:rPr>
        <w:t xml:space="preserve">: </w:t>
      </w:r>
      <w:r>
        <w:rPr>
          <w:rFonts w:ascii="Times New Roman" w:eastAsia="바탕체" w:hAnsi="Times New Roman"/>
          <w:kern w:val="0"/>
          <w:sz w:val="22"/>
        </w:rPr>
        <w:t>주식회사</w:t>
      </w:r>
      <w:r>
        <w:rPr>
          <w:rFonts w:ascii="Times New Roman" w:eastAsia="Times New Roman" w:hAnsi="Times New Roman"/>
          <w:kern w:val="0"/>
          <w:sz w:val="22"/>
        </w:rPr>
        <w:t xml:space="preserve"> </w:t>
      </w:r>
      <w:r>
        <w:rPr>
          <w:rFonts w:ascii="Times New Roman" w:eastAsia="바탕체" w:hAnsi="Times New Roman"/>
          <w:color w:val="000000"/>
          <w:sz w:val="22"/>
        </w:rPr>
        <w:t>코람코라이프로지스위탁관리부동산투자회사</w:t>
      </w:r>
    </w:p>
    <w:p w14:paraId="34FEDB90" w14:textId="77777777" w:rsidR="00DE42D9" w:rsidRDefault="00930A79">
      <w:pPr>
        <w:snapToGrid w:val="0"/>
        <w:spacing w:after="0" w:line="480" w:lineRule="auto"/>
        <w:ind w:left="900" w:firstLine="1760"/>
        <w:textAlignment w:val="baseline"/>
        <w:rPr>
          <w:rFonts w:ascii="Times New Roman" w:eastAsia="바탕체" w:hAnsi="Times New Roman"/>
          <w:kern w:val="0"/>
          <w:sz w:val="22"/>
        </w:rPr>
      </w:pPr>
      <w:r>
        <w:rPr>
          <w:rFonts w:ascii="Times New Roman" w:eastAsia="바탕체" w:hAnsi="Times New Roman"/>
          <w:kern w:val="0"/>
          <w:sz w:val="22"/>
        </w:rPr>
        <w:t>대표이사</w:t>
      </w:r>
      <w:r>
        <w:rPr>
          <w:rFonts w:ascii="Times New Roman" w:eastAsia="Times New Roman" w:hAnsi="Times New Roman"/>
          <w:kern w:val="0"/>
          <w:sz w:val="22"/>
        </w:rPr>
        <w:t xml:space="preserve"> </w:t>
      </w:r>
      <w:r>
        <w:rPr>
          <w:rFonts w:ascii="Times New Roman" w:eastAsia="바탕체" w:hAnsi="Times New Roman"/>
          <w:kern w:val="0"/>
          <w:sz w:val="22"/>
        </w:rPr>
        <w:t>원</w:t>
      </w:r>
      <w:r>
        <w:rPr>
          <w:rFonts w:ascii="Times New Roman" w:eastAsia="Times New Roman" w:hAnsi="Times New Roman"/>
          <w:kern w:val="0"/>
          <w:sz w:val="22"/>
        </w:rPr>
        <w:t xml:space="preserve"> </w:t>
      </w:r>
      <w:r>
        <w:rPr>
          <w:rFonts w:ascii="Times New Roman" w:eastAsia="바탕체" w:hAnsi="Times New Roman"/>
          <w:kern w:val="0"/>
          <w:sz w:val="22"/>
        </w:rPr>
        <w:t>재</w:t>
      </w:r>
      <w:r>
        <w:rPr>
          <w:rFonts w:ascii="Times New Roman" w:eastAsia="Times New Roman"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w:t>
      </w:r>
      <w:r>
        <w:rPr>
          <w:rFonts w:ascii="Times New Roman" w:eastAsia="바탕체" w:hAnsi="Times New Roman"/>
          <w:kern w:val="0"/>
          <w:sz w:val="22"/>
        </w:rPr>
        <w:t>인</w:t>
      </w:r>
      <w:r>
        <w:rPr>
          <w:rFonts w:ascii="Times New Roman" w:eastAsia="바탕체" w:hAnsi="Times New Roman"/>
          <w:kern w:val="0"/>
          <w:sz w:val="22"/>
        </w:rPr>
        <w:t>)</w:t>
      </w:r>
    </w:p>
    <w:p w14:paraId="3039FE47" w14:textId="77777777" w:rsidR="00DE42D9" w:rsidRDefault="00DE42D9">
      <w:pPr>
        <w:snapToGrid w:val="0"/>
        <w:spacing w:after="0" w:line="360" w:lineRule="auto"/>
        <w:textAlignment w:val="baseline"/>
        <w:rPr>
          <w:rFonts w:ascii="Times New Roman" w:eastAsia="바탕체" w:hAnsi="Times New Roman"/>
          <w:kern w:val="0"/>
          <w:sz w:val="22"/>
        </w:rPr>
      </w:pPr>
    </w:p>
    <w:p w14:paraId="3BDCB0E7" w14:textId="77777777" w:rsidR="00DE42D9" w:rsidRDefault="00DE42D9">
      <w:pPr>
        <w:snapToGrid w:val="0"/>
        <w:spacing w:after="0" w:line="360" w:lineRule="auto"/>
        <w:textAlignment w:val="baseline"/>
        <w:rPr>
          <w:rFonts w:ascii="Times New Roman" w:eastAsia="바탕체" w:hAnsi="Times New Roman"/>
          <w:kern w:val="0"/>
          <w:sz w:val="22"/>
        </w:rPr>
      </w:pPr>
    </w:p>
    <w:p w14:paraId="1C7B4FDB" w14:textId="77777777" w:rsidR="00DE42D9" w:rsidRDefault="00DE42D9">
      <w:pPr>
        <w:snapToGrid w:val="0"/>
        <w:spacing w:after="0" w:line="360" w:lineRule="auto"/>
        <w:textAlignment w:val="baseline"/>
        <w:rPr>
          <w:rFonts w:ascii="Times New Roman" w:eastAsia="바탕체" w:hAnsi="Times New Roman"/>
          <w:kern w:val="0"/>
          <w:sz w:val="22"/>
        </w:rPr>
      </w:pPr>
    </w:p>
    <w:tbl>
      <w:tblPr>
        <w:tblW w:w="8957" w:type="dxa"/>
        <w:tblInd w:w="159" w:type="dxa"/>
        <w:tblLayout w:type="fixed"/>
        <w:tblCellMar>
          <w:top w:w="28" w:type="dxa"/>
          <w:left w:w="102" w:type="dxa"/>
          <w:bottom w:w="28" w:type="dxa"/>
          <w:right w:w="102" w:type="dxa"/>
        </w:tblCellMar>
        <w:tblLook w:val="04A0" w:firstRow="1" w:lastRow="0" w:firstColumn="1" w:lastColumn="0" w:noHBand="0" w:noVBand="1"/>
      </w:tblPr>
      <w:tblGrid>
        <w:gridCol w:w="8957"/>
      </w:tblGrid>
      <w:tr w:rsidR="00DE42D9" w14:paraId="18534B13" w14:textId="77777777">
        <w:trPr>
          <w:trHeight w:val="619"/>
        </w:trPr>
        <w:tc>
          <w:tcPr>
            <w:tcW w:w="8957" w:type="dxa"/>
            <w:vAlign w:val="center"/>
          </w:tcPr>
          <w:p w14:paraId="41B35867" w14:textId="77777777" w:rsidR="00DE42D9" w:rsidRDefault="00930A79">
            <w:pPr>
              <w:snapToGrid w:val="0"/>
              <w:spacing w:after="0" w:line="360" w:lineRule="auto"/>
              <w:textAlignment w:val="baseline"/>
              <w:rPr>
                <w:rFonts w:ascii="Times New Roman" w:eastAsia="바탕체" w:hAnsi="Times New Roman"/>
                <w:kern w:val="0"/>
                <w:sz w:val="22"/>
              </w:rPr>
            </w:pPr>
            <w:r>
              <w:rPr>
                <w:rFonts w:ascii="Times New Roman" w:eastAsia="바탕체" w:hAnsi="Times New Roman"/>
                <w:b/>
                <w:bCs/>
                <w:kern w:val="0"/>
                <w:sz w:val="22"/>
              </w:rPr>
              <w:t>본</w:t>
            </w:r>
            <w:r>
              <w:rPr>
                <w:rFonts w:ascii="Times New Roman" w:eastAsia="Times New Roman" w:hAnsi="Times New Roman"/>
                <w:b/>
                <w:bCs/>
                <w:kern w:val="0"/>
                <w:sz w:val="22"/>
              </w:rPr>
              <w:t xml:space="preserve"> </w:t>
            </w:r>
            <w:r>
              <w:rPr>
                <w:rFonts w:ascii="Times New Roman" w:eastAsia="바탕체" w:hAnsi="Times New Roman"/>
                <w:b/>
                <w:bCs/>
                <w:kern w:val="0"/>
                <w:sz w:val="22"/>
              </w:rPr>
              <w:t>신탁계약의</w:t>
            </w:r>
            <w:r>
              <w:rPr>
                <w:rFonts w:ascii="Times New Roman" w:eastAsia="Times New Roman" w:hAnsi="Times New Roman"/>
                <w:b/>
                <w:bCs/>
                <w:kern w:val="0"/>
                <w:sz w:val="22"/>
              </w:rPr>
              <w:t xml:space="preserve"> </w:t>
            </w:r>
            <w:r>
              <w:rPr>
                <w:rFonts w:ascii="Times New Roman" w:eastAsia="바탕체" w:hAnsi="Times New Roman"/>
                <w:b/>
                <w:bCs/>
                <w:kern w:val="0"/>
                <w:sz w:val="22"/>
              </w:rPr>
              <w:t>내용을</w:t>
            </w:r>
            <w:r>
              <w:rPr>
                <w:rFonts w:ascii="Times New Roman" w:eastAsia="Times New Roman" w:hAnsi="Times New Roman"/>
                <w:b/>
                <w:bCs/>
                <w:kern w:val="0"/>
                <w:sz w:val="22"/>
              </w:rPr>
              <w:t xml:space="preserve"> </w:t>
            </w:r>
            <w:r>
              <w:rPr>
                <w:rFonts w:ascii="Times New Roman" w:eastAsia="바탕체" w:hAnsi="Times New Roman"/>
                <w:b/>
                <w:bCs/>
                <w:kern w:val="0"/>
                <w:sz w:val="22"/>
              </w:rPr>
              <w:t>설명</w:t>
            </w:r>
            <w:r>
              <w:rPr>
                <w:rFonts w:ascii="Times New Roman" w:eastAsia="Times New Roman" w:hAnsi="Times New Roman"/>
                <w:b/>
                <w:bCs/>
                <w:kern w:val="0"/>
                <w:sz w:val="22"/>
              </w:rPr>
              <w:t xml:space="preserve"> </w:t>
            </w:r>
            <w:r>
              <w:rPr>
                <w:rFonts w:ascii="Times New Roman" w:eastAsia="바탕체" w:hAnsi="Times New Roman"/>
                <w:b/>
                <w:bCs/>
                <w:kern w:val="0"/>
                <w:sz w:val="22"/>
              </w:rPr>
              <w:t>들었으며</w:t>
            </w:r>
            <w:r>
              <w:rPr>
                <w:rFonts w:ascii="Times New Roman" w:eastAsia="바탕체" w:hAnsi="Times New Roman"/>
                <w:b/>
                <w:bCs/>
                <w:kern w:val="0"/>
                <w:sz w:val="22"/>
              </w:rPr>
              <w:t xml:space="preserve">, </w:t>
            </w:r>
            <w:r>
              <w:rPr>
                <w:rFonts w:ascii="Times New Roman" w:eastAsia="바탕체" w:hAnsi="Times New Roman"/>
                <w:b/>
                <w:bCs/>
                <w:kern w:val="0"/>
                <w:sz w:val="22"/>
              </w:rPr>
              <w:t>신탁내용을</w:t>
            </w:r>
            <w:r>
              <w:rPr>
                <w:rFonts w:ascii="Times New Roman" w:eastAsia="Times New Roman" w:hAnsi="Times New Roman"/>
                <w:b/>
                <w:bCs/>
                <w:kern w:val="0"/>
                <w:sz w:val="22"/>
              </w:rPr>
              <w:t xml:space="preserve"> </w:t>
            </w:r>
            <w:r>
              <w:rPr>
                <w:rFonts w:ascii="Times New Roman" w:eastAsia="바탕체" w:hAnsi="Times New Roman"/>
                <w:b/>
                <w:bCs/>
                <w:kern w:val="0"/>
                <w:sz w:val="22"/>
              </w:rPr>
              <w:t>이해하였음</w:t>
            </w:r>
          </w:p>
        </w:tc>
      </w:tr>
      <w:tr w:rsidR="00DE42D9" w14:paraId="4EA6B35F" w14:textId="77777777">
        <w:trPr>
          <w:trHeight w:val="619"/>
        </w:trPr>
        <w:tc>
          <w:tcPr>
            <w:tcW w:w="8957" w:type="dxa"/>
            <w:vAlign w:val="center"/>
          </w:tcPr>
          <w:p w14:paraId="4E73E1B5" w14:textId="77777777" w:rsidR="00DE42D9" w:rsidRDefault="00930A79">
            <w:pPr>
              <w:snapToGrid w:val="0"/>
              <w:spacing w:after="0" w:line="360" w:lineRule="auto"/>
              <w:textAlignment w:val="baseline"/>
              <w:rPr>
                <w:rFonts w:ascii="Times New Roman" w:eastAsia="바탕체" w:hAnsi="Times New Roman"/>
                <w:kern w:val="0"/>
                <w:sz w:val="22"/>
              </w:rPr>
            </w:pPr>
            <w:r>
              <w:rPr>
                <w:rFonts w:ascii="Times New Roman" w:eastAsia="바탕체" w:hAnsi="Times New Roman"/>
                <w:b/>
                <w:bCs/>
                <w:kern w:val="0"/>
                <w:sz w:val="22"/>
              </w:rPr>
              <w:t>본</w:t>
            </w:r>
            <w:r>
              <w:rPr>
                <w:rFonts w:ascii="Times New Roman" w:eastAsia="Times New Roman" w:hAnsi="Times New Roman"/>
                <w:b/>
                <w:bCs/>
                <w:kern w:val="0"/>
                <w:sz w:val="22"/>
              </w:rPr>
              <w:t xml:space="preserve"> </w:t>
            </w:r>
            <w:r>
              <w:rPr>
                <w:rFonts w:ascii="Times New Roman" w:eastAsia="바탕체" w:hAnsi="Times New Roman"/>
                <w:b/>
                <w:bCs/>
                <w:kern w:val="0"/>
                <w:sz w:val="22"/>
              </w:rPr>
              <w:t>신탁계약의</w:t>
            </w:r>
            <w:r>
              <w:rPr>
                <w:rFonts w:ascii="Times New Roman" w:eastAsia="Times New Roman" w:hAnsi="Times New Roman"/>
                <w:b/>
                <w:bCs/>
                <w:kern w:val="0"/>
                <w:sz w:val="22"/>
              </w:rPr>
              <w:t xml:space="preserve"> </w:t>
            </w:r>
            <w:r>
              <w:rPr>
                <w:rFonts w:ascii="Times New Roman" w:eastAsia="바탕체" w:hAnsi="Times New Roman"/>
                <w:b/>
                <w:bCs/>
                <w:kern w:val="0"/>
                <w:sz w:val="22"/>
              </w:rPr>
              <w:t>내용을</w:t>
            </w:r>
            <w:r>
              <w:rPr>
                <w:rFonts w:ascii="Times New Roman" w:eastAsia="Times New Roman" w:hAnsi="Times New Roman"/>
                <w:b/>
                <w:bCs/>
                <w:kern w:val="0"/>
                <w:sz w:val="22"/>
              </w:rPr>
              <w:t xml:space="preserve"> </w:t>
            </w:r>
            <w:r>
              <w:rPr>
                <w:rFonts w:ascii="Times New Roman" w:eastAsia="바탕체" w:hAnsi="Times New Roman"/>
                <w:b/>
                <w:bCs/>
                <w:kern w:val="0"/>
                <w:sz w:val="22"/>
              </w:rPr>
              <w:t xml:space="preserve">( </w:t>
            </w:r>
            <w:r>
              <w:rPr>
                <w:rFonts w:ascii="Times New Roman" w:eastAsia="바탕체" w:hAnsi="Times New Roman"/>
                <w:b/>
                <w:bCs/>
                <w:color w:val="A6A6A6"/>
                <w:kern w:val="0"/>
                <w:sz w:val="22"/>
              </w:rPr>
              <w:t>설명</w:t>
            </w:r>
            <w:r>
              <w:rPr>
                <w:rFonts w:ascii="Times New Roman" w:eastAsia="Times New Roman" w:hAnsi="Times New Roman"/>
                <w:b/>
                <w:bCs/>
                <w:color w:val="A6A6A6"/>
                <w:kern w:val="0"/>
                <w:sz w:val="22"/>
              </w:rPr>
              <w:t xml:space="preserve"> </w:t>
            </w:r>
            <w:r>
              <w:rPr>
                <w:rFonts w:ascii="Times New Roman" w:eastAsia="바탕체" w:hAnsi="Times New Roman"/>
                <w:b/>
                <w:bCs/>
                <w:color w:val="A6A6A6"/>
                <w:kern w:val="0"/>
                <w:sz w:val="22"/>
              </w:rPr>
              <w:t>들었으며</w:t>
            </w:r>
            <w:r>
              <w:rPr>
                <w:rFonts w:ascii="Times New Roman" w:eastAsia="Times New Roman" w:hAnsi="Times New Roman"/>
                <w:b/>
                <w:bCs/>
                <w:color w:val="A6A6A6"/>
                <w:kern w:val="0"/>
                <w:sz w:val="22"/>
              </w:rPr>
              <w:t xml:space="preserve"> </w:t>
            </w:r>
            <w:r>
              <w:rPr>
                <w:rFonts w:ascii="Times New Roman" w:eastAsia="바탕체" w:hAnsi="Times New Roman"/>
                <w:b/>
                <w:bCs/>
                <w:kern w:val="0"/>
                <w:sz w:val="22"/>
              </w:rPr>
              <w:t xml:space="preserve">), </w:t>
            </w:r>
            <w:r>
              <w:rPr>
                <w:rFonts w:ascii="Times New Roman" w:eastAsia="바탕체" w:hAnsi="Times New Roman"/>
                <w:b/>
                <w:bCs/>
                <w:kern w:val="0"/>
                <w:sz w:val="22"/>
              </w:rPr>
              <w:t>신탁내용을</w:t>
            </w:r>
            <w:r>
              <w:rPr>
                <w:rFonts w:ascii="Times New Roman" w:eastAsia="Times New Roman" w:hAnsi="Times New Roman"/>
                <w:b/>
                <w:bCs/>
                <w:kern w:val="0"/>
                <w:sz w:val="22"/>
              </w:rPr>
              <w:t xml:space="preserve"> </w:t>
            </w:r>
            <w:r>
              <w:rPr>
                <w:rFonts w:ascii="Times New Roman" w:eastAsia="바탕체" w:hAnsi="Times New Roman"/>
                <w:b/>
                <w:bCs/>
                <w:kern w:val="0"/>
                <w:sz w:val="22"/>
              </w:rPr>
              <w:t xml:space="preserve">( </w:t>
            </w:r>
            <w:r>
              <w:rPr>
                <w:rFonts w:ascii="Times New Roman" w:eastAsia="바탕체" w:hAnsi="Times New Roman"/>
                <w:b/>
                <w:bCs/>
                <w:color w:val="A6A6A6"/>
                <w:kern w:val="0"/>
                <w:sz w:val="22"/>
              </w:rPr>
              <w:t>이해하였음</w:t>
            </w:r>
            <w:r>
              <w:rPr>
                <w:rFonts w:ascii="Times New Roman" w:eastAsia="Times New Roman" w:hAnsi="Times New Roman"/>
                <w:b/>
                <w:bCs/>
                <w:color w:val="A6A6A6"/>
                <w:kern w:val="0"/>
                <w:sz w:val="22"/>
              </w:rPr>
              <w:t xml:space="preserve"> </w:t>
            </w:r>
            <w:r>
              <w:rPr>
                <w:rFonts w:ascii="Times New Roman" w:eastAsia="바탕체" w:hAnsi="Times New Roman"/>
                <w:b/>
                <w:bCs/>
                <w:kern w:val="0"/>
                <w:sz w:val="22"/>
              </w:rPr>
              <w:t>)</w:t>
            </w:r>
          </w:p>
        </w:tc>
      </w:tr>
      <w:tr w:rsidR="00DE42D9" w14:paraId="2F8C1400" w14:textId="77777777">
        <w:trPr>
          <w:trHeight w:val="619"/>
        </w:trPr>
        <w:tc>
          <w:tcPr>
            <w:tcW w:w="8957" w:type="dxa"/>
            <w:vAlign w:val="center"/>
          </w:tcPr>
          <w:p w14:paraId="6C3C1C73" w14:textId="77777777" w:rsidR="00DE42D9" w:rsidRDefault="00930A79">
            <w:pPr>
              <w:snapToGrid w:val="0"/>
              <w:spacing w:after="0" w:line="480" w:lineRule="auto"/>
              <w:ind w:left="920" w:hanging="220"/>
              <w:textAlignment w:val="baseline"/>
              <w:rPr>
                <w:rFonts w:ascii="Times New Roman" w:eastAsia="바탕체" w:hAnsi="Times New Roman"/>
                <w:kern w:val="0"/>
                <w:sz w:val="22"/>
              </w:rPr>
            </w:pPr>
            <w:r>
              <w:rPr>
                <w:rFonts w:ascii="Times New Roman" w:eastAsia="바탕체" w:hAnsi="Times New Roman"/>
                <w:b/>
                <w:bCs/>
                <w:kern w:val="0"/>
                <w:sz w:val="22"/>
              </w:rPr>
              <w:t>위탁자</w:t>
            </w:r>
            <w:r>
              <w:rPr>
                <w:rFonts w:ascii="Times New Roman" w:eastAsia="Times New Roman" w:hAnsi="Times New Roman"/>
                <w:b/>
                <w:bCs/>
                <w:kern w:val="0"/>
                <w:sz w:val="22"/>
              </w:rPr>
              <w:t xml:space="preserve"> </w:t>
            </w:r>
            <w:r>
              <w:rPr>
                <w:rFonts w:ascii="Times New Roman" w:eastAsia="바탕체" w:hAnsi="Times New Roman"/>
                <w:b/>
                <w:bCs/>
                <w:kern w:val="0"/>
                <w:sz w:val="22"/>
              </w:rPr>
              <w:t xml:space="preserve">: </w:t>
            </w:r>
            <w:r>
              <w:rPr>
                <w:rFonts w:ascii="Times New Roman" w:eastAsia="바탕체" w:hAnsi="Times New Roman"/>
                <w:b/>
                <w:bCs/>
                <w:kern w:val="0"/>
                <w:sz w:val="22"/>
              </w:rPr>
              <w:t>주식회사</w:t>
            </w:r>
            <w:r>
              <w:rPr>
                <w:rFonts w:ascii="Times New Roman" w:eastAsia="Times New Roman" w:hAnsi="Times New Roman"/>
                <w:b/>
                <w:bCs/>
                <w:kern w:val="0"/>
                <w:sz w:val="22"/>
              </w:rPr>
              <w:t xml:space="preserve"> </w:t>
            </w:r>
            <w:r>
              <w:rPr>
                <w:rFonts w:ascii="Times New Roman" w:eastAsia="바탕체" w:hAnsi="Times New Roman"/>
                <w:b/>
                <w:bCs/>
                <w:color w:val="000000"/>
                <w:sz w:val="22"/>
              </w:rPr>
              <w:t>코람코라이프로지스위탁관리부동산투자회사</w:t>
            </w:r>
          </w:p>
          <w:p w14:paraId="591C58EB" w14:textId="77777777" w:rsidR="00DE42D9" w:rsidRDefault="00930A79">
            <w:pPr>
              <w:snapToGrid w:val="0"/>
              <w:spacing w:after="0" w:line="360" w:lineRule="auto"/>
              <w:ind w:right="880"/>
              <w:jc w:val="right"/>
              <w:textAlignment w:val="baseline"/>
              <w:rPr>
                <w:rFonts w:ascii="Times New Roman" w:eastAsia="바탕체" w:hAnsi="Times New Roman"/>
                <w:kern w:val="0"/>
                <w:sz w:val="22"/>
              </w:rPr>
            </w:pPr>
            <w:r>
              <w:rPr>
                <w:rFonts w:ascii="Times New Roman" w:eastAsia="바탕체" w:hAnsi="Times New Roman"/>
                <w:kern w:val="0"/>
                <w:sz w:val="22"/>
              </w:rPr>
              <w:t>대표이사</w:t>
            </w:r>
            <w:r>
              <w:rPr>
                <w:rFonts w:ascii="Times New Roman" w:eastAsia="Times New Roman" w:hAnsi="Times New Roman"/>
                <w:kern w:val="0"/>
                <w:sz w:val="22"/>
              </w:rPr>
              <w:t xml:space="preserve">   </w:t>
            </w:r>
            <w:r>
              <w:rPr>
                <w:rFonts w:ascii="Times New Roman" w:eastAsia="바탕체" w:hAnsi="Times New Roman"/>
                <w:b/>
                <w:bCs/>
                <w:color w:val="A6A6A6"/>
                <w:kern w:val="0"/>
                <w:sz w:val="22"/>
              </w:rPr>
              <w:t>원</w:t>
            </w:r>
            <w:r>
              <w:rPr>
                <w:rFonts w:ascii="Times New Roman" w:eastAsia="Times New Roman" w:hAnsi="Times New Roman"/>
                <w:b/>
                <w:bCs/>
                <w:color w:val="A6A6A6"/>
                <w:kern w:val="0"/>
                <w:sz w:val="22"/>
              </w:rPr>
              <w:t xml:space="preserve"> </w:t>
            </w:r>
            <w:r>
              <w:rPr>
                <w:rFonts w:ascii="Times New Roman" w:eastAsia="바탕체" w:hAnsi="Times New Roman"/>
                <w:b/>
                <w:bCs/>
                <w:color w:val="A6A6A6"/>
                <w:kern w:val="0"/>
                <w:sz w:val="22"/>
              </w:rPr>
              <w:t>재</w:t>
            </w:r>
            <w:r>
              <w:rPr>
                <w:rFonts w:ascii="Times New Roman" w:eastAsia="Times New Roman" w:hAnsi="Times New Roman"/>
                <w:b/>
                <w:bCs/>
                <w:color w:val="A6A6A6"/>
                <w:kern w:val="0"/>
                <w:sz w:val="22"/>
              </w:rPr>
              <w:t xml:space="preserve"> </w:t>
            </w:r>
            <w:r>
              <w:rPr>
                <w:rFonts w:ascii="Times New Roman" w:eastAsia="바탕체" w:hAnsi="Times New Roman"/>
                <w:b/>
                <w:bCs/>
                <w:color w:val="A6A6A6"/>
                <w:kern w:val="0"/>
                <w:sz w:val="22"/>
              </w:rPr>
              <w:t>이</w:t>
            </w:r>
            <w:r>
              <w:rPr>
                <w:rFonts w:ascii="Times New Roman" w:eastAsia="Times New Roman" w:hAnsi="Times New Roman"/>
                <w:kern w:val="0"/>
                <w:sz w:val="22"/>
              </w:rPr>
              <w:t xml:space="preserve"> </w:t>
            </w:r>
            <w:r>
              <w:rPr>
                <w:rFonts w:ascii="Times New Roman" w:eastAsia="Times New Roman" w:hAnsi="Times New Roman"/>
                <w:b/>
                <w:bCs/>
                <w:kern w:val="0"/>
                <w:sz w:val="22"/>
              </w:rPr>
              <w:t xml:space="preserve"> </w:t>
            </w:r>
            <w:r>
              <w:rPr>
                <w:rFonts w:ascii="Times New Roman" w:eastAsia="바탕체" w:hAnsi="Times New Roman"/>
                <w:b/>
                <w:bCs/>
                <w:kern w:val="0"/>
                <w:sz w:val="22"/>
              </w:rPr>
              <w:t>(</w:t>
            </w:r>
            <w:r>
              <w:rPr>
                <w:rFonts w:ascii="Times New Roman" w:eastAsia="바탕체" w:hAnsi="Times New Roman"/>
                <w:b/>
                <w:bCs/>
                <w:kern w:val="0"/>
                <w:sz w:val="22"/>
              </w:rPr>
              <w:t>인</w:t>
            </w:r>
            <w:r>
              <w:rPr>
                <w:rFonts w:ascii="Times New Roman" w:eastAsia="바탕체" w:hAnsi="Times New Roman"/>
                <w:b/>
                <w:bCs/>
                <w:kern w:val="0"/>
                <w:sz w:val="22"/>
              </w:rPr>
              <w:t>)</w:t>
            </w:r>
          </w:p>
        </w:tc>
      </w:tr>
    </w:tbl>
    <w:p w14:paraId="2BE81BAB" w14:textId="77777777" w:rsidR="00DE42D9" w:rsidRDefault="00DE42D9">
      <w:pPr>
        <w:widowControl/>
        <w:autoSpaceDE/>
        <w:rPr>
          <w:rFonts w:ascii="Times New Roman" w:eastAsia="바탕체" w:hAnsi="Times New Roman"/>
          <w:kern w:val="0"/>
          <w:sz w:val="22"/>
        </w:rPr>
      </w:pPr>
    </w:p>
    <w:p w14:paraId="027A3688" w14:textId="77777777" w:rsidR="00DE42D9" w:rsidRDefault="00DE42D9">
      <w:pPr>
        <w:widowControl/>
        <w:autoSpaceDE/>
        <w:rPr>
          <w:rFonts w:ascii="Times New Roman" w:eastAsia="바탕체" w:hAnsi="Times New Roman"/>
          <w:kern w:val="0"/>
          <w:sz w:val="22"/>
        </w:rPr>
      </w:pPr>
    </w:p>
    <w:p w14:paraId="258AB6DB" w14:textId="77777777" w:rsidR="00DE42D9" w:rsidRDefault="00DE42D9">
      <w:pPr>
        <w:widowControl/>
        <w:autoSpaceDE/>
        <w:rPr>
          <w:rFonts w:ascii="Times New Roman" w:eastAsia="바탕체" w:hAnsi="Times New Roman"/>
          <w:kern w:val="0"/>
          <w:sz w:val="22"/>
        </w:rPr>
      </w:pPr>
    </w:p>
    <w:p w14:paraId="5595B2EC" w14:textId="77777777" w:rsidR="00DE42D9" w:rsidRDefault="00930A79">
      <w:pPr>
        <w:widowControl/>
        <w:autoSpaceDE/>
        <w:rPr>
          <w:rFonts w:ascii="Times New Roman" w:eastAsia="바탕체" w:hAnsi="Times New Roman"/>
          <w:kern w:val="0"/>
          <w:sz w:val="22"/>
        </w:rPr>
      </w:pPr>
      <w:r>
        <w:br w:type="page"/>
      </w:r>
    </w:p>
    <w:p w14:paraId="6AFDDD86" w14:textId="77777777" w:rsidR="00DE42D9" w:rsidRDefault="00930A79">
      <w:pPr>
        <w:snapToGrid w:val="0"/>
        <w:spacing w:after="0" w:line="360" w:lineRule="auto"/>
        <w:textAlignment w:val="baseline"/>
        <w:rPr>
          <w:rFonts w:ascii="Times New Roman" w:eastAsia="바탕체" w:hAnsi="Times New Roman"/>
          <w:b/>
          <w:kern w:val="0"/>
          <w:sz w:val="22"/>
        </w:rPr>
      </w:pPr>
      <w:r>
        <w:rPr>
          <w:rFonts w:ascii="Times New Roman" w:eastAsia="바탕체" w:hAnsi="Times New Roman"/>
          <w:b/>
          <w:kern w:val="0"/>
          <w:sz w:val="22"/>
        </w:rPr>
        <w:lastRenderedPageBreak/>
        <w:t>수</w:t>
      </w:r>
      <w:r>
        <w:rPr>
          <w:rFonts w:ascii="Times New Roman" w:eastAsia="Times New Roman" w:hAnsi="Times New Roman"/>
          <w:b/>
          <w:kern w:val="0"/>
          <w:sz w:val="22"/>
        </w:rPr>
        <w:t xml:space="preserve"> </w:t>
      </w:r>
      <w:r>
        <w:rPr>
          <w:rFonts w:ascii="Times New Roman" w:eastAsia="바탕체" w:hAnsi="Times New Roman"/>
          <w:b/>
          <w:kern w:val="0"/>
          <w:sz w:val="22"/>
        </w:rPr>
        <w:t>탁</w:t>
      </w:r>
      <w:r>
        <w:rPr>
          <w:rFonts w:ascii="Times New Roman" w:eastAsia="Times New Roman" w:hAnsi="Times New Roman"/>
          <w:b/>
          <w:kern w:val="0"/>
          <w:sz w:val="22"/>
        </w:rPr>
        <w:t xml:space="preserve"> </w:t>
      </w:r>
      <w:r>
        <w:rPr>
          <w:rFonts w:ascii="Times New Roman" w:eastAsia="바탕체" w:hAnsi="Times New Roman"/>
          <w:b/>
          <w:kern w:val="0"/>
          <w:sz w:val="22"/>
        </w:rPr>
        <w:t>자</w:t>
      </w:r>
      <w:r>
        <w:rPr>
          <w:rFonts w:ascii="Times New Roman" w:eastAsia="Times New Roman" w:hAnsi="Times New Roman"/>
          <w:b/>
          <w:kern w:val="0"/>
          <w:sz w:val="22"/>
        </w:rPr>
        <w:t xml:space="preserve"> </w:t>
      </w:r>
    </w:p>
    <w:p w14:paraId="28285D0F" w14:textId="77777777" w:rsidR="00DE42D9" w:rsidRDefault="00930A79">
      <w:pPr>
        <w:snapToGrid w:val="0"/>
        <w:spacing w:after="0" w:line="360" w:lineRule="auto"/>
        <w:ind w:left="920" w:hanging="220"/>
        <w:textAlignment w:val="baseline"/>
      </w:pPr>
      <w:r>
        <w:rPr>
          <w:rFonts w:ascii="Times New Roman" w:eastAsia="바탕체" w:hAnsi="Times New Roman"/>
          <w:kern w:val="0"/>
          <w:sz w:val="22"/>
        </w:rPr>
        <w:t>주</w:t>
      </w:r>
      <w:r>
        <w:rPr>
          <w:rFonts w:ascii="Times New Roman" w:eastAsia="Times New Roman" w:hAnsi="Times New Roman"/>
          <w:kern w:val="0"/>
          <w:sz w:val="22"/>
        </w:rPr>
        <w:t xml:space="preserve">        </w:t>
      </w:r>
      <w:r>
        <w:rPr>
          <w:rFonts w:ascii="Times New Roman" w:eastAsia="바탕체" w:hAnsi="Times New Roman"/>
          <w:kern w:val="0"/>
          <w:sz w:val="22"/>
        </w:rPr>
        <w:t>소</w:t>
      </w:r>
      <w:r>
        <w:rPr>
          <w:rFonts w:ascii="Times New Roman" w:eastAsia="Times New Roman" w:hAnsi="Times New Roman"/>
          <w:kern w:val="0"/>
          <w:sz w:val="22"/>
        </w:rPr>
        <w:t xml:space="preserve"> </w:t>
      </w:r>
      <w:r>
        <w:rPr>
          <w:rFonts w:ascii="Times New Roman" w:eastAsia="바탕체" w:hAnsi="Times New Roman"/>
          <w:kern w:val="0"/>
          <w:sz w:val="22"/>
        </w:rPr>
        <w:t xml:space="preserve">: </w:t>
      </w:r>
      <w:r>
        <w:rPr>
          <w:rFonts w:ascii="Times New Roman" w:eastAsia="바탕체" w:hAnsi="Times New Roman"/>
          <w:kern w:val="0"/>
          <w:sz w:val="22"/>
        </w:rPr>
        <w:t>서울특별시</w:t>
      </w:r>
      <w:r>
        <w:rPr>
          <w:rFonts w:ascii="Times New Roman" w:eastAsia="Times New Roman" w:hAnsi="Times New Roman"/>
          <w:kern w:val="0"/>
          <w:sz w:val="22"/>
        </w:rPr>
        <w:t xml:space="preserve"> </w:t>
      </w:r>
      <w:r>
        <w:rPr>
          <w:rFonts w:ascii="Times New Roman" w:eastAsia="바탕체" w:hAnsi="Times New Roman"/>
          <w:kern w:val="0"/>
          <w:sz w:val="22"/>
        </w:rPr>
        <w:t>중구</w:t>
      </w:r>
      <w:r>
        <w:rPr>
          <w:rFonts w:ascii="Times New Roman" w:eastAsia="Times New Roman" w:hAnsi="Times New Roman"/>
          <w:kern w:val="0"/>
          <w:sz w:val="22"/>
        </w:rPr>
        <w:t xml:space="preserve"> </w:t>
      </w:r>
      <w:r>
        <w:rPr>
          <w:rFonts w:ascii="Times New Roman" w:eastAsia="바탕체" w:hAnsi="Times New Roman"/>
          <w:kern w:val="0"/>
          <w:sz w:val="22"/>
        </w:rPr>
        <w:t>소공로</w:t>
      </w:r>
      <w:r>
        <w:rPr>
          <w:rFonts w:ascii="Times New Roman" w:eastAsia="Times New Roman" w:hAnsi="Times New Roman"/>
          <w:kern w:val="0"/>
          <w:sz w:val="22"/>
        </w:rPr>
        <w:t xml:space="preserve"> </w:t>
      </w:r>
      <w:r>
        <w:rPr>
          <w:rFonts w:ascii="Times New Roman" w:eastAsia="바탕체" w:hAnsi="Times New Roman"/>
          <w:kern w:val="0"/>
          <w:sz w:val="22"/>
        </w:rPr>
        <w:t>51(</w:t>
      </w:r>
      <w:r>
        <w:rPr>
          <w:rFonts w:ascii="Times New Roman" w:eastAsia="바탕체" w:hAnsi="Times New Roman"/>
          <w:kern w:val="0"/>
          <w:sz w:val="22"/>
        </w:rPr>
        <w:t>회현동</w:t>
      </w:r>
      <w:r>
        <w:rPr>
          <w:rFonts w:ascii="Times New Roman" w:eastAsia="바탕체" w:hAnsi="Times New Roman"/>
          <w:kern w:val="0"/>
          <w:sz w:val="22"/>
        </w:rPr>
        <w:t>1</w:t>
      </w:r>
      <w:r>
        <w:rPr>
          <w:rFonts w:ascii="Times New Roman" w:eastAsia="바탕체" w:hAnsi="Times New Roman"/>
          <w:kern w:val="0"/>
          <w:sz w:val="22"/>
        </w:rPr>
        <w:t>가</w:t>
      </w:r>
      <w:r>
        <w:rPr>
          <w:rFonts w:ascii="Times New Roman" w:eastAsia="바탕체" w:hAnsi="Times New Roman"/>
          <w:kern w:val="0"/>
          <w:sz w:val="22"/>
        </w:rPr>
        <w:t>)</w:t>
      </w:r>
    </w:p>
    <w:p w14:paraId="2F86DA33" w14:textId="77777777" w:rsidR="00DE42D9" w:rsidRDefault="00930A79">
      <w:pPr>
        <w:snapToGrid w:val="0"/>
        <w:spacing w:after="0" w:line="360" w:lineRule="auto"/>
        <w:ind w:left="920" w:hanging="220"/>
        <w:textAlignment w:val="baseline"/>
      </w:pPr>
      <w:r>
        <w:rPr>
          <w:rFonts w:ascii="Times New Roman" w:eastAsia="바탕체" w:hAnsi="Times New Roman"/>
          <w:kern w:val="0"/>
          <w:sz w:val="22"/>
        </w:rPr>
        <w:t>법인등록번호</w:t>
      </w:r>
      <w:r>
        <w:rPr>
          <w:rFonts w:ascii="Times New Roman" w:eastAsia="Times New Roman" w:hAnsi="Times New Roman"/>
          <w:kern w:val="0"/>
          <w:sz w:val="22"/>
        </w:rPr>
        <w:t xml:space="preserve"> </w:t>
      </w:r>
      <w:r>
        <w:rPr>
          <w:rFonts w:ascii="Times New Roman" w:eastAsia="바탕체" w:hAnsi="Times New Roman"/>
          <w:kern w:val="0"/>
          <w:sz w:val="22"/>
        </w:rPr>
        <w:t>: 110111-0023393</w:t>
      </w:r>
    </w:p>
    <w:p w14:paraId="636D9085" w14:textId="77777777" w:rsidR="00DE42D9" w:rsidRDefault="00930A79">
      <w:pPr>
        <w:snapToGrid w:val="0"/>
        <w:spacing w:after="0" w:line="360" w:lineRule="auto"/>
        <w:ind w:left="920" w:hanging="220"/>
        <w:textAlignment w:val="baseline"/>
        <w:rPr>
          <w:rFonts w:eastAsia="바탕체"/>
        </w:rPr>
      </w:pPr>
      <w:r>
        <w:rPr>
          <w:rFonts w:ascii="Times New Roman" w:eastAsia="바탕체" w:hAnsi="Times New Roman"/>
          <w:kern w:val="0"/>
          <w:sz w:val="22"/>
        </w:rPr>
        <w:t>법</w:t>
      </w:r>
      <w:r>
        <w:rPr>
          <w:rFonts w:ascii="Times New Roman" w:eastAsia="Times New Roman" w:hAnsi="Times New Roman"/>
          <w:kern w:val="0"/>
          <w:sz w:val="22"/>
        </w:rPr>
        <w:t xml:space="preserve">   </w:t>
      </w:r>
      <w:r>
        <w:rPr>
          <w:rFonts w:ascii="Times New Roman" w:eastAsia="바탕체" w:hAnsi="Times New Roman"/>
          <w:kern w:val="0"/>
          <w:sz w:val="22"/>
        </w:rPr>
        <w:t>인</w:t>
      </w:r>
      <w:r>
        <w:rPr>
          <w:rFonts w:ascii="Times New Roman" w:eastAsia="Times New Roman" w:hAnsi="Times New Roman"/>
          <w:kern w:val="0"/>
          <w:sz w:val="22"/>
        </w:rPr>
        <w:t xml:space="preserve">   </w:t>
      </w:r>
      <w:r>
        <w:rPr>
          <w:rFonts w:ascii="Times New Roman" w:eastAsia="바탕체" w:hAnsi="Times New Roman"/>
          <w:kern w:val="0"/>
          <w:sz w:val="22"/>
        </w:rPr>
        <w:t>명</w:t>
      </w:r>
      <w:r>
        <w:rPr>
          <w:rFonts w:ascii="Times New Roman" w:eastAsia="Times New Roman" w:hAnsi="Times New Roman"/>
          <w:kern w:val="0"/>
          <w:sz w:val="22"/>
        </w:rPr>
        <w:t xml:space="preserve"> </w:t>
      </w:r>
      <w:r>
        <w:rPr>
          <w:rFonts w:ascii="Times New Roman" w:eastAsia="바탕체" w:hAnsi="Times New Roman"/>
          <w:kern w:val="0"/>
          <w:sz w:val="22"/>
        </w:rPr>
        <w:t xml:space="preserve">: </w:t>
      </w:r>
      <w:r>
        <w:rPr>
          <w:rFonts w:ascii="Times New Roman" w:eastAsia="바탕체" w:hAnsi="Times New Roman"/>
          <w:kern w:val="0"/>
          <w:sz w:val="22"/>
        </w:rPr>
        <w:t>주식회사</w:t>
      </w:r>
      <w:r>
        <w:rPr>
          <w:rFonts w:ascii="Times New Roman" w:eastAsia="Times New Roman" w:hAnsi="Times New Roman"/>
          <w:kern w:val="0"/>
          <w:sz w:val="22"/>
        </w:rPr>
        <w:t xml:space="preserve"> </w:t>
      </w:r>
      <w:r>
        <w:rPr>
          <w:rFonts w:ascii="Times New Roman" w:eastAsia="바탕체" w:hAnsi="Times New Roman"/>
          <w:kern w:val="0"/>
          <w:sz w:val="22"/>
        </w:rPr>
        <w:t>우리은행</w:t>
      </w:r>
      <w:r>
        <w:rPr>
          <w:rFonts w:ascii="Times New Roman" w:eastAsia="Times New Roman" w:hAnsi="Times New Roman"/>
          <w:kern w:val="0"/>
          <w:sz w:val="22"/>
        </w:rPr>
        <w:t xml:space="preserve"> </w:t>
      </w:r>
    </w:p>
    <w:p w14:paraId="7D4E2EC8" w14:textId="77777777" w:rsidR="00DE42D9" w:rsidRDefault="00930A79">
      <w:pPr>
        <w:snapToGrid w:val="0"/>
        <w:spacing w:after="0" w:line="360" w:lineRule="auto"/>
        <w:ind w:left="2310"/>
        <w:textAlignment w:val="baseline"/>
        <w:rPr>
          <w:rFonts w:ascii="Times New Roman" w:eastAsia="바탕체" w:hAnsi="Times New Roman"/>
          <w:kern w:val="0"/>
          <w:sz w:val="22"/>
        </w:rPr>
      </w:pPr>
      <w:r>
        <w:rPr>
          <w:rFonts w:ascii="Times New Roman" w:eastAsia="바탕체" w:hAnsi="Times New Roman"/>
          <w:kern w:val="0"/>
          <w:sz w:val="22"/>
        </w:rPr>
        <w:t>대표이사</w:t>
      </w:r>
      <w:r>
        <w:rPr>
          <w:rFonts w:ascii="Times New Roman" w:eastAsia="Times New Roman" w:hAnsi="Times New Roman"/>
          <w:kern w:val="0"/>
          <w:sz w:val="22"/>
        </w:rPr>
        <w:t xml:space="preserve">  </w:t>
      </w:r>
      <w:r>
        <w:rPr>
          <w:rFonts w:ascii="Times New Roman" w:eastAsia="바탕체" w:hAnsi="Times New Roman"/>
          <w:kern w:val="0"/>
          <w:sz w:val="22"/>
        </w:rPr>
        <w:t>정</w:t>
      </w:r>
      <w:r>
        <w:rPr>
          <w:rFonts w:ascii="Times New Roman" w:eastAsia="Times New Roman" w:hAnsi="Times New Roman"/>
          <w:kern w:val="0"/>
          <w:sz w:val="22"/>
        </w:rPr>
        <w:t xml:space="preserve"> </w:t>
      </w:r>
      <w:r>
        <w:rPr>
          <w:rFonts w:ascii="Times New Roman" w:eastAsia="바탕체" w:hAnsi="Times New Roman"/>
          <w:kern w:val="0"/>
          <w:sz w:val="22"/>
        </w:rPr>
        <w:t>진</w:t>
      </w:r>
      <w:r>
        <w:rPr>
          <w:rFonts w:ascii="Times New Roman" w:eastAsia="Times New Roman" w:hAnsi="Times New Roman"/>
          <w:kern w:val="0"/>
          <w:sz w:val="22"/>
        </w:rPr>
        <w:t xml:space="preserve"> </w:t>
      </w:r>
      <w:r>
        <w:rPr>
          <w:rFonts w:ascii="Times New Roman" w:eastAsia="바탕체" w:hAnsi="Times New Roman"/>
          <w:kern w:val="0"/>
          <w:sz w:val="22"/>
        </w:rPr>
        <w:t>완</w:t>
      </w:r>
    </w:p>
    <w:p w14:paraId="3B65A126" w14:textId="77777777" w:rsidR="00DE42D9" w:rsidRDefault="00930A79">
      <w:pPr>
        <w:snapToGrid w:val="0"/>
        <w:spacing w:line="360" w:lineRule="auto"/>
        <w:ind w:firstLine="2640"/>
        <w:textAlignment w:val="baseline"/>
      </w:pPr>
      <w:r>
        <w:rPr>
          <w:rFonts w:ascii="Times New Roman" w:eastAsia="바탕체" w:hAnsi="Times New Roman"/>
          <w:kern w:val="0"/>
          <w:sz w:val="22"/>
        </w:rPr>
        <w:t>위</w:t>
      </w:r>
      <w:r>
        <w:rPr>
          <w:rFonts w:ascii="Times New Roman" w:eastAsia="Times New Roman" w:hAnsi="Times New Roman"/>
          <w:kern w:val="0"/>
          <w:sz w:val="22"/>
        </w:rPr>
        <w:t xml:space="preserve"> </w:t>
      </w:r>
      <w:r>
        <w:rPr>
          <w:rFonts w:ascii="Times New Roman" w:eastAsia="바탕체" w:hAnsi="Times New Roman"/>
          <w:kern w:val="0"/>
          <w:sz w:val="22"/>
        </w:rPr>
        <w:t>지배인</w:t>
      </w:r>
      <w:r>
        <w:rPr>
          <w:rFonts w:ascii="Times New Roman" w:eastAsia="Times New Roman" w:hAnsi="Times New Roman"/>
          <w:kern w:val="0"/>
          <w:sz w:val="22"/>
        </w:rPr>
        <w:t xml:space="preserve"> </w:t>
      </w:r>
      <w:r>
        <w:rPr>
          <w:rFonts w:ascii="Times New Roman" w:eastAsia="바탕체" w:hAnsi="Times New Roman"/>
          <w:kern w:val="0"/>
          <w:sz w:val="22"/>
        </w:rPr>
        <w:t>신탁부장</w:t>
      </w:r>
      <w:r>
        <w:rPr>
          <w:rFonts w:ascii="Times New Roman" w:eastAsia="Times New Roman" w:hAnsi="Times New Roman"/>
          <w:kern w:val="0"/>
          <w:sz w:val="22"/>
        </w:rPr>
        <w:t xml:space="preserve">  </w:t>
      </w:r>
      <w:r>
        <w:rPr>
          <w:rFonts w:ascii="Times New Roman" w:eastAsia="바탕체" w:hAnsi="Times New Roman"/>
          <w:kern w:val="0"/>
          <w:sz w:val="22"/>
        </w:rPr>
        <w:t>손</w:t>
      </w:r>
      <w:r>
        <w:rPr>
          <w:rFonts w:ascii="Times New Roman" w:eastAsia="Times New Roman" w:hAnsi="Times New Roman"/>
          <w:kern w:val="0"/>
          <w:sz w:val="22"/>
        </w:rPr>
        <w:t xml:space="preserve"> </w:t>
      </w:r>
      <w:r>
        <w:rPr>
          <w:rFonts w:ascii="Times New Roman" w:eastAsia="바탕체" w:hAnsi="Times New Roman"/>
          <w:kern w:val="0"/>
          <w:sz w:val="22"/>
        </w:rPr>
        <w:t>상</w:t>
      </w:r>
      <w:r>
        <w:rPr>
          <w:rFonts w:ascii="Times New Roman" w:eastAsia="Times New Roman" w:hAnsi="Times New Roman"/>
          <w:kern w:val="0"/>
          <w:sz w:val="22"/>
        </w:rPr>
        <w:t xml:space="preserve"> </w:t>
      </w:r>
      <w:r>
        <w:rPr>
          <w:rFonts w:ascii="Times New Roman" w:eastAsia="바탕체" w:hAnsi="Times New Roman"/>
          <w:kern w:val="0"/>
          <w:sz w:val="22"/>
        </w:rPr>
        <w:t>범</w:t>
      </w:r>
      <w:r>
        <w:rPr>
          <w:rFonts w:ascii="Times New Roman" w:eastAsia="Times New Roman" w:hAnsi="Times New Roman"/>
          <w:kern w:val="0"/>
          <w:sz w:val="22"/>
        </w:rPr>
        <w:t xml:space="preserve">  </w:t>
      </w:r>
      <w:r>
        <w:rPr>
          <w:rFonts w:ascii="Times New Roman" w:eastAsia="바탕체" w:hAnsi="Times New Roman"/>
          <w:kern w:val="0"/>
          <w:sz w:val="22"/>
        </w:rPr>
        <w:t>(</w:t>
      </w:r>
      <w:r>
        <w:rPr>
          <w:rFonts w:ascii="Times New Roman" w:eastAsia="바탕체" w:hAnsi="Times New Roman"/>
          <w:kern w:val="0"/>
          <w:sz w:val="22"/>
        </w:rPr>
        <w:t>인</w:t>
      </w:r>
      <w:r>
        <w:rPr>
          <w:rFonts w:ascii="Times New Roman" w:eastAsia="바탕체" w:hAnsi="Times New Roman"/>
          <w:kern w:val="0"/>
          <w:sz w:val="22"/>
        </w:rPr>
        <w:t>)</w:t>
      </w:r>
      <w:r>
        <w:br w:type="page"/>
      </w:r>
    </w:p>
    <w:p w14:paraId="44E3F743" w14:textId="77777777" w:rsidR="00DE42D9" w:rsidRDefault="00930A79">
      <w:pPr>
        <w:spacing w:after="0" w:line="360" w:lineRule="auto"/>
        <w:rPr>
          <w:rFonts w:ascii="Times New Roman" w:eastAsia="바탕체" w:hAnsi="Times New Roman"/>
          <w:b/>
          <w:kern w:val="0"/>
          <w:sz w:val="22"/>
          <w:del w:id="9015" w:author="코람코 상장리츠팀" w:date="2026-10-13T09:00:00Z"/>
        </w:rPr>
      </w:pPr>
      <w:commentRangeStart w:id="10"/>
      <w:r/>
      <w:del w:id="9003" w:author="코람코 상장리츠팀" w:date="2026-10-13T09:00:00Z">
        <w:r>
          <w:rPr>
            <w:rFonts w:ascii="Times New Roman" w:eastAsia="바탕체" w:hAnsi="Times New Roman"/>
            <w:b/>
            <w:kern w:val="0"/>
            <w:sz w:val="22"/>
          </w:rPr>
          <w:lastRenderedPageBreak/>
          <w:delText xml:space="preserve">제</w:delText>
        </w:r>
      </w:del>
      <w:del w:id="9004" w:author="코람코 상장리츠팀" w:date="2026-10-13T09:00:00Z">
        <w:r>
          <w:rPr>
            <w:rFonts w:ascii="Times New Roman" w:eastAsia="Times New Roman" w:hAnsi="Times New Roman"/>
            <w:b/>
            <w:kern w:val="0"/>
            <w:sz w:val="22"/>
          </w:rPr>
          <w:delText xml:space="preserve"> </w:delText>
        </w:r>
      </w:del>
      <w:del w:id="9005" w:author="코람코 상장리츠팀" w:date="2026-10-13T09:00:00Z">
        <w:r>
          <w:rPr>
            <w:rFonts w:ascii="Times New Roman" w:eastAsia="바탕체" w:hAnsi="Times New Roman"/>
            <w:b/>
            <w:kern w:val="0"/>
            <w:sz w:val="22"/>
          </w:rPr>
          <w:delText xml:space="preserve">1 </w:delText>
        </w:r>
      </w:del>
      <w:del w:id="9006" w:author="코람코 상장리츠팀" w:date="2026-10-13T09:00:00Z">
        <w:r>
          <w:rPr>
            <w:rFonts w:ascii="Times New Roman" w:eastAsia="바탕체" w:hAnsi="Times New Roman"/>
            <w:b/>
            <w:kern w:val="0"/>
            <w:sz w:val="22"/>
          </w:rPr>
          <w:delText xml:space="preserve">순</w:delText>
        </w:r>
      </w:del>
      <w:del w:id="9007" w:author="코람코 상장리츠팀" w:date="2026-10-13T09:00:00Z">
        <w:r>
          <w:rPr>
            <w:rFonts w:ascii="Times New Roman" w:eastAsia="Times New Roman" w:hAnsi="Times New Roman"/>
            <w:b/>
            <w:kern w:val="0"/>
            <w:sz w:val="22"/>
          </w:rPr>
          <w:delText xml:space="preserve"> </w:delText>
        </w:r>
      </w:del>
      <w:del w:id="9008" w:author="코람코 상장리츠팀" w:date="2026-10-13T09:00:00Z">
        <w:r>
          <w:rPr>
            <w:rFonts w:ascii="Times New Roman" w:eastAsia="바탕체" w:hAnsi="Times New Roman"/>
            <w:b/>
            <w:kern w:val="0"/>
            <w:sz w:val="22"/>
          </w:rPr>
          <w:delText xml:space="preserve">위</w:delText>
        </w:r>
      </w:del>
      <w:del w:id="9009" w:author="코람코 상장리츠팀" w:date="2026-10-13T09:00:00Z">
        <w:r>
          <w:rPr>
            <w:rFonts w:ascii="Times New Roman" w:eastAsia="Times New Roman" w:hAnsi="Times New Roman"/>
            <w:b/>
            <w:kern w:val="0"/>
            <w:sz w:val="22"/>
          </w:rPr>
          <w:delText xml:space="preserve">     </w:delText>
        </w:r>
      </w:del>
      <w:del w:id="9010" w:author="코람코 상장리츠팀" w:date="2026-10-13T09:00:00Z">
        <w:r>
          <w:rPr>
            <w:rFonts w:ascii="Times New Roman" w:eastAsia="바탕체" w:hAnsi="Times New Roman"/>
            <w:kern w:val="0"/>
            <w:sz w:val="22"/>
          </w:rPr>
          <w:delText xml:space="preserve">법인등록번호</w:delText>
        </w:r>
      </w:del>
      <w:del w:id="9011" w:author="코람코 상장리츠팀" w:date="2026-10-13T09:00:00Z">
        <w:r>
          <w:rPr>
            <w:rFonts w:ascii="Times New Roman" w:eastAsia="Times New Roman" w:hAnsi="Times New Roman"/>
            <w:kern w:val="0"/>
            <w:sz w:val="22"/>
          </w:rPr>
          <w:delText xml:space="preserve"> </w:delText>
        </w:r>
      </w:del>
      <w:del w:id="9012" w:author="코람코 상장리츠팀" w:date="2026-10-13T09:00:00Z">
        <w:r>
          <w:rPr>
            <w:rFonts w:ascii="Times New Roman" w:eastAsia="바탕체" w:hAnsi="Times New Roman"/>
            <w:kern w:val="0"/>
            <w:sz w:val="22"/>
          </w:rPr>
          <w:delText xml:space="preserve">:</w:delText>
        </w:r>
      </w:del>
      <w:del w:id="9013" w:author="코람코 상장리츠팀" w:date="2026-10-13T09:00:00Z">
        <w:r>
          <w:delText xml:space="preserve"> </w:delText>
        </w:r>
      </w:del>
      <w:del w:id="9014" w:author="코람코 상장리츠팀" w:date="2026-10-13T09:00:00Z">
        <w:r>
          <w:rPr>
            <w:rFonts w:ascii="Times New Roman" w:eastAsia="바탕체" w:hAnsi="Times New Roman"/>
            <w:kern w:val="0"/>
            <w:sz w:val="22"/>
          </w:rPr>
          <w:delText xml:space="preserve">[*]</w:delText>
        </w:r>
      </w:del>
      <w:r/>
      <w:commentRangeEnd w:id="10"/>
      <w:r>
        <w:rPr>
          <w:rStyle w:val="CommentReference"/>
        </w:rPr>
        <w:commentReference w:id="10"/>
      </w:r>
    </w:p>
    <w:p w14:paraId="7891919D" w14:textId="77777777" w:rsidR="00DE42D9" w:rsidRDefault="00930A79">
      <w:pPr>
        <w:snapToGrid w:val="0"/>
        <w:spacing w:after="0" w:line="360" w:lineRule="auto"/>
        <w:textAlignment w:val="baseline"/>
        <w:rPr>
          <w:rFonts w:ascii="Times New Roman" w:eastAsia="바탕체" w:hAnsi="Times New Roman"/>
          <w:kern w:val="0"/>
          <w:sz w:val="22"/>
          <w:del w:id="9023" w:author="코람코 상장리츠팀" w:date="2026-10-13T09:00:00Z"/>
        </w:rPr>
      </w:pPr>
      <w:del w:id="9016" w:author="코람코 상장리츠팀" w:date="2026-10-13T09:00:00Z">
        <w:r>
          <w:rPr>
            <w:rFonts w:ascii="Times New Roman" w:eastAsia="바탕체" w:hAnsi="Times New Roman"/>
            <w:b/>
            <w:kern w:val="0"/>
            <w:sz w:val="22"/>
          </w:rPr>
          <w:delText xml:space="preserve">우선수익자</w:delText>
        </w:r>
      </w:del>
      <w:del w:id="9017" w:author="코람코 상장리츠팀" w:date="2026-10-13T09:00:00Z">
        <w:r>
          <w:rPr>
            <w:rFonts w:ascii="Times New Roman" w:eastAsia="Times New Roman" w:hAnsi="Times New Roman"/>
            <w:kern w:val="0"/>
            <w:sz w:val="22"/>
          </w:rPr>
          <w:delText xml:space="preserve">     </w:delText>
        </w:r>
      </w:del>
      <w:del w:id="9018" w:author="코람코 상장리츠팀" w:date="2026-10-13T09:00:00Z">
        <w:r>
          <w:rPr>
            <w:rFonts w:ascii="Times New Roman" w:eastAsia="바탕체" w:hAnsi="Times New Roman"/>
            <w:kern w:val="0"/>
            <w:sz w:val="22"/>
          </w:rPr>
          <w:delText xml:space="preserve">주</w:delText>
        </w:r>
      </w:del>
      <w:del w:id="9019" w:author="코람코 상장리츠팀" w:date="2026-10-13T09:00:00Z">
        <w:r>
          <w:rPr>
            <w:rFonts w:ascii="Times New Roman" w:eastAsia="Times New Roman" w:hAnsi="Times New Roman"/>
            <w:kern w:val="0"/>
            <w:sz w:val="22"/>
          </w:rPr>
          <w:delText xml:space="preserve">        </w:delText>
        </w:r>
      </w:del>
      <w:del w:id="9020" w:author="코람코 상장리츠팀" w:date="2026-10-13T09:00:00Z">
        <w:r>
          <w:rPr>
            <w:rFonts w:ascii="Times New Roman" w:eastAsia="바탕체" w:hAnsi="Times New Roman"/>
            <w:kern w:val="0"/>
            <w:sz w:val="22"/>
          </w:rPr>
          <w:delText xml:space="preserve">소</w:delText>
        </w:r>
      </w:del>
      <w:del w:id="9021" w:author="코람코 상장리츠팀" w:date="2026-10-13T09:00:00Z">
        <w:r>
          <w:rPr>
            <w:rFonts w:ascii="Times New Roman" w:eastAsia="Times New Roman" w:hAnsi="Times New Roman"/>
            <w:kern w:val="0"/>
            <w:sz w:val="22"/>
          </w:rPr>
          <w:delText xml:space="preserve"> </w:delText>
        </w:r>
      </w:del>
      <w:del w:id="9022" w:author="코람코 상장리츠팀" w:date="2026-10-13T09:00:00Z">
        <w:r>
          <w:rPr>
            <w:rFonts w:ascii="Times New Roman" w:eastAsia="바탕체" w:hAnsi="Times New Roman"/>
            <w:kern w:val="0"/>
            <w:sz w:val="22"/>
          </w:rPr>
          <w:delText xml:space="preserve">: [*]</w:delText>
        </w:r>
      </w:del>
    </w:p>
    <w:p w14:paraId="038C30CB" w14:textId="77777777" w:rsidR="00DE42D9" w:rsidRDefault="00930A79">
      <w:pPr>
        <w:snapToGrid w:val="0"/>
        <w:spacing w:after="0" w:line="360" w:lineRule="auto"/>
        <w:ind w:firstLine="1701"/>
        <w:textAlignment w:val="baseline"/>
        <w:rPr>
          <w:rFonts w:ascii="Times New Roman" w:eastAsia="바탕체" w:hAnsi="Times New Roman"/>
          <w:kern w:val="0"/>
          <w:sz w:val="22"/>
          <w:del w:id="9034" w:author="코람코 상장리츠팀" w:date="2026-10-13T09:00:00Z"/>
        </w:rPr>
      </w:pPr>
      <w:del w:id="9024" w:author="코람코 상장리츠팀" w:date="2026-10-13T09:00:00Z">
        <w:r>
          <w:rPr>
            <w:rFonts w:ascii="Times New Roman" w:eastAsia="바탕체" w:hAnsi="Times New Roman"/>
            <w:kern w:val="0"/>
            <w:sz w:val="22"/>
          </w:rPr>
          <w:delText xml:space="preserve">법</w:delText>
        </w:r>
      </w:del>
      <w:del w:id="9025" w:author="코람코 상장리츠팀" w:date="2026-10-13T09:00:00Z">
        <w:r>
          <w:rPr>
            <w:rFonts w:ascii="Times New Roman" w:eastAsia="Times New Roman" w:hAnsi="Times New Roman"/>
            <w:kern w:val="0"/>
            <w:sz w:val="22"/>
          </w:rPr>
          <w:delText xml:space="preserve">   </w:delText>
        </w:r>
      </w:del>
      <w:del w:id="9026" w:author="코람코 상장리츠팀" w:date="2026-10-13T09:00:00Z">
        <w:r>
          <w:rPr>
            <w:rFonts w:ascii="Times New Roman" w:eastAsia="바탕체" w:hAnsi="Times New Roman"/>
            <w:kern w:val="0"/>
            <w:sz w:val="22"/>
          </w:rPr>
          <w:delText xml:space="preserve">인</w:delText>
        </w:r>
      </w:del>
      <w:del w:id="9027" w:author="코람코 상장리츠팀" w:date="2026-10-13T09:00:00Z">
        <w:r>
          <w:rPr>
            <w:rFonts w:ascii="Times New Roman" w:eastAsia="Times New Roman" w:hAnsi="Times New Roman"/>
            <w:kern w:val="0"/>
            <w:sz w:val="22"/>
          </w:rPr>
          <w:delText xml:space="preserve">   </w:delText>
        </w:r>
      </w:del>
      <w:del w:id="9028" w:author="코람코 상장리츠팀" w:date="2026-10-13T09:00:00Z">
        <w:r>
          <w:rPr>
            <w:rFonts w:ascii="Times New Roman" w:eastAsia="바탕체" w:hAnsi="Times New Roman"/>
            <w:kern w:val="0"/>
            <w:sz w:val="22"/>
          </w:rPr>
          <w:delText xml:space="preserve">명</w:delText>
        </w:r>
      </w:del>
      <w:del w:id="9029" w:author="코람코 상장리츠팀" w:date="2026-10-13T09:00:00Z">
        <w:r>
          <w:rPr>
            <w:rFonts w:ascii="Times New Roman" w:eastAsia="Times New Roman" w:hAnsi="Times New Roman"/>
            <w:kern w:val="0"/>
            <w:sz w:val="22"/>
          </w:rPr>
          <w:delText xml:space="preserve"> </w:delText>
        </w:r>
      </w:del>
      <w:del w:id="9030" w:author="코람코 상장리츠팀" w:date="2026-10-13T09:00:00Z">
        <w:r>
          <w:rPr>
            <w:rFonts w:ascii="Times New Roman" w:eastAsia="바탕체" w:hAnsi="Times New Roman"/>
            <w:kern w:val="0"/>
            <w:sz w:val="22"/>
          </w:rPr>
          <w:delText xml:space="preserve">: </w:delText>
        </w:r>
      </w:del>
      <w:del w:id="9031" w:author="코람코 상장리츠팀" w:date="2026-10-13T09:00:00Z">
        <w:r>
          <w:rPr>
            <w:rFonts w:ascii="Times New Roman" w:eastAsia="바탕체" w:hAnsi="Times New Roman"/>
            <w:kern w:val="0"/>
            <w:sz w:val="22"/>
          </w:rPr>
          <w:delText xml:space="preserve">쿠팡</w:delText>
        </w:r>
      </w:del>
      <w:del w:id="9032" w:author="코람코 상장리츠팀" w:date="2026-10-13T09:00:00Z">
        <w:r>
          <w:rPr>
            <w:rFonts w:ascii="Times New Roman" w:eastAsia="바탕체" w:hAnsi="Times New Roman"/>
            <w:kern w:val="0"/>
            <w:sz w:val="22"/>
          </w:rPr>
          <w:delText xml:space="preserve"> </w:delText>
        </w:r>
      </w:del>
      <w:del w:id="9033" w:author="코람코 상장리츠팀" w:date="2026-10-13T09:00:00Z">
        <w:r>
          <w:rPr>
            <w:rFonts w:ascii="Times New Roman" w:eastAsia="바탕체" w:hAnsi="Times New Roman"/>
            <w:kern w:val="0"/>
            <w:sz w:val="22"/>
          </w:rPr>
          <w:delText xml:space="preserve">주식회사</w:delText>
        </w:r>
      </w:del>
    </w:p>
    <w:p w14:paraId="34389FDB" w14:textId="77777777" w:rsidR="00DE42D9" w:rsidRDefault="00930A79">
      <w:pPr>
        <w:snapToGrid w:val="0"/>
        <w:spacing w:after="0" w:line="360" w:lineRule="auto"/>
        <w:ind w:firstLine="3461"/>
        <w:textAlignment w:val="baseline"/>
        <w:rPr>
          <w:rFonts w:ascii="Times New Roman" w:eastAsia="바탕체" w:hAnsi="Times New Roman"/>
          <w:kern w:val="0"/>
          <w:sz w:val="22"/>
          <w:del w:id="9040" w:author="코람코 상장리츠팀" w:date="2026-10-13T09:00:00Z"/>
        </w:rPr>
      </w:pPr>
      <w:del w:id="9035" w:author="코람코 상장리츠팀" w:date="2026-10-13T09:00:00Z">
        <w:r>
          <w:rPr>
            <w:rFonts w:ascii="Times New Roman" w:eastAsia="바탕체" w:hAnsi="Times New Roman"/>
            <w:kern w:val="0"/>
            <w:sz w:val="22"/>
          </w:rPr>
          <w:delText xml:space="preserve">대표이사</w:delText>
        </w:r>
      </w:del>
      <w:del w:id="9036" w:author="코람코 상장리츠팀" w:date="2026-10-13T09:00:00Z">
        <w:r>
          <w:rPr>
            <w:rFonts w:ascii="Times New Roman" w:eastAsia="Times New Roman" w:hAnsi="Times New Roman"/>
            <w:kern w:val="0"/>
            <w:sz w:val="22"/>
          </w:rPr>
          <w:delText xml:space="preserve"> </w:delText>
        </w:r>
      </w:del>
      <w:del w:id="9037" w:author="코람코 상장리츠팀" w:date="2026-10-13T09:00:00Z">
        <w:r>
          <w:rPr>
            <w:rFonts w:ascii="Times New Roman" w:eastAsia="바탕체" w:hAnsi="Times New Roman"/>
            <w:kern w:val="0"/>
            <w:sz w:val="22"/>
          </w:rPr>
          <w:delText xml:space="preserve">[*]  (</w:delText>
        </w:r>
      </w:del>
      <w:del w:id="9038" w:author="코람코 상장리츠팀" w:date="2026-10-13T09:00:00Z">
        <w:r>
          <w:rPr>
            <w:rFonts w:ascii="Times New Roman" w:eastAsia="바탕체" w:hAnsi="Times New Roman"/>
            <w:kern w:val="0"/>
            <w:sz w:val="22"/>
          </w:rPr>
          <w:delText xml:space="preserve">인</w:delText>
        </w:r>
      </w:del>
      <w:del w:id="9039" w:author="코람코 상장리츠팀" w:date="2026-10-13T09:00:00Z">
        <w:r>
          <w:rPr>
            <w:rFonts w:ascii="Times New Roman" w:eastAsia="바탕체" w:hAnsi="Times New Roman"/>
            <w:kern w:val="0"/>
            <w:sz w:val="22"/>
          </w:rPr>
          <w:delText xml:space="preserve">)</w:delText>
        </w:r>
      </w:del>
    </w:p>
    <w:p w14:paraId="7B5972AA" w14:textId="77777777" w:rsidR="00DE42D9" w:rsidRDefault="00DE42D9">
      <w:pPr>
        <w:widowControl/>
        <w:autoSpaceDE/>
        <w:rPr>
          <w:rFonts w:ascii="Times New Roman" w:eastAsia="바탕체" w:hAnsi="Times New Roman"/>
          <w:kern w:val="0"/>
          <w:sz w:val="22"/>
          <w:del w:id="9041" w:author="코람코 상장리츠팀" w:date="2026-10-13T09:00:00Z"/>
        </w:rPr>
      </w:pPr>
    </w:p>
    <w:p w14:paraId="3190E95B" w14:textId="77777777" w:rsidR="00DE42D9" w:rsidRDefault="00930A79">
      <w:pPr>
        <w:widowControl/>
        <w:autoSpaceDE/>
        <w:rPr>
          <w:rFonts w:ascii="Times New Roman" w:eastAsia="바탕체" w:hAnsi="Times New Roman"/>
          <w:kern w:val="0"/>
          <w:sz w:val="22"/>
          <w:del w:id="9043" w:author="코람코 상장리츠팀" w:date="2026-10-13T09:00:00Z"/>
        </w:rPr>
      </w:pPr>
      <w:del w:id="9042" w:author="코람코 상장리츠팀" w:date="2026-10-13T09:00:00Z">
        <w:r>
          <w:br w:type="page"/>
        </w:r>
      </w:del>
    </w:p>
    <w:p w14:paraId="1F551CCE" w14:textId="77777777" w:rsidR="00DE42D9" w:rsidRDefault="00930A79">
      <w:pPr>
        <w:spacing w:after="0" w:line="360" w:lineRule="auto"/>
        <w:rPr>
          <w:rFonts w:ascii="Times New Roman" w:eastAsia="바탕체" w:hAnsi="Times New Roman"/>
          <w:b/>
          <w:kern w:val="0"/>
          <w:sz w:val="22"/>
          <w:del w:id="9066" w:author="코람코 상장리츠팀" w:date="2026-10-13T09:00:00Z"/>
        </w:rPr>
      </w:pPr>
      <w:del w:id="9044" w:author="코람코 상장리츠팀" w:date="2026-10-13T09:00:00Z">
        <w:r>
          <w:rPr>
            <w:rFonts w:ascii="Times New Roman" w:eastAsia="바탕체" w:hAnsi="Times New Roman"/>
            <w:b/>
            <w:kern w:val="0"/>
            <w:sz w:val="22"/>
          </w:rPr>
          <w:lastRenderedPageBreak/>
          <w:delText xml:space="preserve">(</w:delText>
        </w:r>
      </w:del>
      <w:del w:id="9045" w:author="코람코 상장리츠팀" w:date="2026-10-13T09:00:00Z">
        <w:r>
          <w:rPr>
            <w:rFonts w:ascii="Times New Roman" w:eastAsia="바탕체" w:hAnsi="Times New Roman"/>
            <w:b/>
            <w:kern w:val="0"/>
            <w:sz w:val="22"/>
          </w:rPr>
          <w:delText xml:space="preserve">공동</w:delText>
        </w:r>
      </w:del>
      <w:del w:id="9046" w:author="코람코 상장리츠팀" w:date="2026-10-13T09:00:00Z">
        <w:r>
          <w:rPr>
            <w:rFonts w:ascii="Times New Roman" w:eastAsia="바탕체" w:hAnsi="Times New Roman"/>
            <w:b/>
            <w:kern w:val="0"/>
            <w:sz w:val="22"/>
          </w:rPr>
          <w:delText xml:space="preserve">) </w:delText>
        </w:r>
      </w:del>
      <w:del w:id="9047" w:author="코람코 상장리츠팀" w:date="2026-10-13T09:00:00Z">
        <w:r>
          <w:rPr>
            <w:rFonts w:ascii="Times New Roman" w:eastAsia="바탕체" w:hAnsi="Times New Roman"/>
            <w:b/>
            <w:kern w:val="0"/>
            <w:sz w:val="22"/>
          </w:rPr>
          <w:delText xml:space="preserve">제</w:delText>
        </w:r>
      </w:del>
      <w:del w:id="9048" w:author="코람코 상장리츠팀" w:date="2026-10-13T09:00:00Z">
        <w:r>
          <w:rPr>
            <w:rFonts w:ascii="Times New Roman" w:eastAsia="바탕체" w:hAnsi="Times New Roman"/>
            <w:b/>
            <w:kern w:val="0"/>
            <w:sz w:val="22"/>
          </w:rPr>
          <w:delText xml:space="preserve"> 2 </w:delText>
        </w:r>
      </w:del>
      <w:del w:id="9049" w:author="코람코 상장리츠팀" w:date="2026-10-13T09:00:00Z">
        <w:r>
          <w:rPr>
            <w:rFonts w:ascii="Times New Roman" w:eastAsia="바탕체" w:hAnsi="Times New Roman"/>
            <w:b/>
            <w:kern w:val="0"/>
            <w:sz w:val="22"/>
          </w:rPr>
          <w:delText xml:space="preserve">순</w:delText>
        </w:r>
      </w:del>
      <w:del w:id="9050" w:author="코람코 상장리츠팀" w:date="2026-10-13T09:00:00Z">
        <w:r>
          <w:rPr>
            <w:rFonts w:ascii="Times New Roman" w:eastAsia="바탕체" w:hAnsi="Times New Roman"/>
            <w:b/>
            <w:kern w:val="0"/>
            <w:sz w:val="22"/>
          </w:rPr>
          <w:delText xml:space="preserve"> </w:delText>
        </w:r>
      </w:del>
      <w:del w:id="9051" w:author="코람코 상장리츠팀" w:date="2026-10-13T09:00:00Z">
        <w:r>
          <w:rPr>
            <w:rFonts w:ascii="Times New Roman" w:eastAsia="바탕체" w:hAnsi="Times New Roman"/>
            <w:b/>
            <w:kern w:val="0"/>
            <w:sz w:val="22"/>
          </w:rPr>
          <w:delText xml:space="preserve">위</w:delText>
        </w:r>
      </w:del>
      <w:del w:id="9052" w:author="코람코 상장리츠팀" w:date="2026-10-13T09:00:00Z">
        <w:r>
          <w:rPr>
            <w:rFonts w:ascii="Times New Roman" w:eastAsia="바탕체" w:hAnsi="Times New Roman"/>
            <w:b/>
            <w:kern w:val="0"/>
            <w:sz w:val="22"/>
          </w:rPr>
          <w:delText xml:space="preserve"> </w:delText>
        </w:r>
      </w:del>
      <w:del w:id="9053" w:author="코람코 상장리츠팀" w:date="2026-10-13T09:00:00Z">
        <w:r>
          <w:rPr>
            <w:rFonts w:ascii="Times New Roman" w:eastAsia="바탕체" w:hAnsi="Times New Roman"/>
            <w:b/>
            <w:kern w:val="0"/>
            <w:sz w:val="22"/>
          </w:rPr>
          <w:delText xml:space="preserve">및</w:delText>
        </w:r>
      </w:del>
      <w:del w:id="9054" w:author="코람코 상장리츠팀" w:date="2026-10-13T09:00:00Z">
        <w:r>
          <w:rPr>
            <w:rFonts w:ascii="Times New Roman" w:eastAsia="바탕체" w:hAnsi="Times New Roman"/>
            <w:b/>
            <w:kern w:val="0"/>
            <w:sz w:val="22"/>
          </w:rPr>
          <w:delText xml:space="preserve"> (</w:delText>
        </w:r>
      </w:del>
      <w:del w:id="9055" w:author="코람코 상장리츠팀" w:date="2026-10-13T09:00:00Z">
        <w:r>
          <w:rPr>
            <w:rFonts w:ascii="Times New Roman" w:eastAsia="바탕체" w:hAnsi="Times New Roman"/>
            <w:b/>
            <w:kern w:val="0"/>
            <w:sz w:val="22"/>
          </w:rPr>
          <w:delText xml:space="preserve">공동</w:delText>
        </w:r>
      </w:del>
      <w:del w:id="9056" w:author="코람코 상장리츠팀" w:date="2026-10-13T09:00:00Z">
        <w:r>
          <w:rPr>
            <w:rFonts w:ascii="Times New Roman" w:eastAsia="바탕체" w:hAnsi="Times New Roman"/>
            <w:b/>
            <w:kern w:val="0"/>
            <w:sz w:val="22"/>
          </w:rPr>
          <w:delText xml:space="preserve">) </w:delText>
        </w:r>
      </w:del>
      <w:del w:id="9057" w:author="코람코 상장리츠팀" w:date="2026-10-13T09:00:00Z">
        <w:r>
          <w:rPr>
            <w:rFonts w:ascii="Times New Roman" w:eastAsia="바탕체" w:hAnsi="Times New Roman"/>
            <w:b/>
            <w:kern w:val="0"/>
            <w:sz w:val="22"/>
          </w:rPr>
          <w:delText xml:space="preserve">제</w:delText>
        </w:r>
      </w:del>
      <w:del w:id="9058" w:author="코람코 상장리츠팀" w:date="2026-10-13T09:00:00Z">
        <w:r>
          <w:rPr>
            <w:rFonts w:ascii="Times New Roman" w:eastAsia="바탕체" w:hAnsi="Times New Roman"/>
            <w:b/>
            <w:kern w:val="0"/>
            <w:sz w:val="22"/>
          </w:rPr>
          <w:delText xml:space="preserve"> 3 </w:delText>
        </w:r>
      </w:del>
      <w:del w:id="9059" w:author="코람코 상장리츠팀" w:date="2026-10-13T09:00:00Z">
        <w:r>
          <w:rPr>
            <w:rFonts w:ascii="Times New Roman" w:eastAsia="바탕체" w:hAnsi="Times New Roman"/>
            <w:b/>
            <w:kern w:val="0"/>
            <w:sz w:val="22"/>
          </w:rPr>
          <w:delText xml:space="preserve">순</w:delText>
        </w:r>
      </w:del>
      <w:del w:id="9060" w:author="코람코 상장리츠팀" w:date="2026-10-13T09:00:00Z">
        <w:r>
          <w:rPr>
            <w:rFonts w:ascii="Times New Roman" w:eastAsia="바탕체" w:hAnsi="Times New Roman"/>
            <w:b/>
            <w:kern w:val="0"/>
            <w:sz w:val="22"/>
          </w:rPr>
          <w:delText xml:space="preserve"> </w:delText>
        </w:r>
      </w:del>
      <w:del w:id="9061" w:author="코람코 상장리츠팀" w:date="2026-10-13T09:00:00Z">
        <w:r>
          <w:rPr>
            <w:rFonts w:ascii="Times New Roman" w:eastAsia="바탕체" w:hAnsi="Times New Roman"/>
            <w:b/>
            <w:kern w:val="0"/>
            <w:sz w:val="22"/>
          </w:rPr>
          <w:delText xml:space="preserve">위</w:delText>
        </w:r>
      </w:del>
      <w:del w:id="9062" w:author="코람코 상장리츠팀" w:date="2026-10-13T09:00:00Z">
        <w:r>
          <w:rPr>
            <w:rFonts w:ascii="Times New Roman" w:eastAsia="Times New Roman" w:hAnsi="Times New Roman"/>
            <w:b/>
            <w:kern w:val="0"/>
            <w:sz w:val="22"/>
          </w:rPr>
          <w:delText xml:space="preserve">     </w:delText>
        </w:r>
      </w:del>
      <w:del w:id="9063" w:author="코람코 상장리츠팀" w:date="2026-10-13T09:00:00Z">
        <w:r>
          <w:rPr>
            <w:rFonts w:ascii="Times New Roman" w:eastAsia="바탕체" w:hAnsi="Times New Roman"/>
            <w:kern w:val="0"/>
            <w:sz w:val="22"/>
          </w:rPr>
          <w:delText xml:space="preserve">법인등록번호</w:delText>
        </w:r>
      </w:del>
      <w:del w:id="9064" w:author="코람코 상장리츠팀" w:date="2026-10-13T09:00:00Z">
        <w:r>
          <w:rPr>
            <w:rFonts w:ascii="Times New Roman" w:eastAsia="Times New Roman" w:hAnsi="Times New Roman"/>
            <w:kern w:val="0"/>
            <w:sz w:val="22"/>
          </w:rPr>
          <w:delText xml:space="preserve"> </w:delText>
        </w:r>
      </w:del>
      <w:del w:id="9065" w:author="코람코 상장리츠팀" w:date="2026-10-13T09:00:00Z">
        <w:r>
          <w:rPr>
            <w:rFonts w:ascii="Times New Roman" w:eastAsia="바탕체" w:hAnsi="Times New Roman"/>
            <w:kern w:val="0"/>
            <w:sz w:val="22"/>
          </w:rPr>
          <w:delText xml:space="preserve">: [*]</w:delText>
        </w:r>
      </w:del>
    </w:p>
    <w:p w14:paraId="1F3ECF06" w14:textId="77777777" w:rsidR="00DE42D9" w:rsidRDefault="00930A79">
      <w:pPr>
        <w:snapToGrid w:val="0"/>
        <w:spacing w:after="0" w:line="360" w:lineRule="auto"/>
        <w:textAlignment w:val="baseline"/>
        <w:rPr>
          <w:rFonts w:ascii="Times New Roman" w:eastAsia="바탕체" w:hAnsi="Times New Roman"/>
          <w:kern w:val="0"/>
          <w:sz w:val="22"/>
          <w:del w:id="9074" w:author="코람코 상장리츠팀" w:date="2026-10-13T09:00:00Z"/>
        </w:rPr>
      </w:pPr>
      <w:del w:id="9067" w:author="코람코 상장리츠팀" w:date="2026-10-13T09:00:00Z">
        <w:r>
          <w:rPr>
            <w:rFonts w:ascii="Times New Roman" w:eastAsia="바탕체" w:hAnsi="Times New Roman"/>
            <w:b/>
            <w:kern w:val="0"/>
            <w:sz w:val="22"/>
          </w:rPr>
          <w:delText xml:space="preserve">우선수익자</w:delText>
        </w:r>
      </w:del>
      <w:del w:id="9068" w:author="코람코 상장리츠팀" w:date="2026-10-13T09:00:00Z">
        <w:r>
          <w:rPr>
            <w:rFonts w:ascii="Times New Roman" w:eastAsia="Times New Roman" w:hAnsi="Times New Roman"/>
            <w:b/>
            <w:kern w:val="0"/>
            <w:sz w:val="22"/>
          </w:rPr>
          <w:delText xml:space="preserve">     </w:delText>
        </w:r>
      </w:del>
      <w:del w:id="9069" w:author="코람코 상장리츠팀" w:date="2026-10-13T09:00:00Z">
        <w:r>
          <w:rPr>
            <w:rFonts w:ascii="Times New Roman" w:eastAsia="바탕체" w:hAnsi="Times New Roman"/>
            <w:kern w:val="0"/>
            <w:sz w:val="22"/>
          </w:rPr>
          <w:delText xml:space="preserve">주</w:delText>
        </w:r>
      </w:del>
      <w:del w:id="9070" w:author="코람코 상장리츠팀" w:date="2026-10-13T09:00:00Z">
        <w:r>
          <w:rPr>
            <w:rFonts w:ascii="Times New Roman" w:eastAsia="Times New Roman" w:hAnsi="Times New Roman"/>
            <w:kern w:val="0"/>
            <w:sz w:val="22"/>
          </w:rPr>
          <w:delText xml:space="preserve">        </w:delText>
        </w:r>
      </w:del>
      <w:del w:id="9071" w:author="코람코 상장리츠팀" w:date="2026-10-13T09:00:00Z">
        <w:r>
          <w:rPr>
            <w:rFonts w:ascii="Times New Roman" w:eastAsia="바탕체" w:hAnsi="Times New Roman"/>
            <w:kern w:val="0"/>
            <w:sz w:val="22"/>
          </w:rPr>
          <w:delText xml:space="preserve">소</w:delText>
        </w:r>
      </w:del>
      <w:del w:id="9072" w:author="코람코 상장리츠팀" w:date="2026-10-13T09:00:00Z">
        <w:r>
          <w:rPr>
            <w:rFonts w:ascii="Times New Roman" w:eastAsia="Times New Roman" w:hAnsi="Times New Roman"/>
            <w:kern w:val="0"/>
            <w:sz w:val="22"/>
          </w:rPr>
          <w:delText xml:space="preserve"> </w:delText>
        </w:r>
      </w:del>
      <w:del w:id="9073" w:author="코람코 상장리츠팀" w:date="2026-10-13T09:00:00Z">
        <w:r>
          <w:rPr>
            <w:rFonts w:ascii="Times New Roman" w:eastAsia="바탕체" w:hAnsi="Times New Roman"/>
            <w:kern w:val="0"/>
            <w:sz w:val="22"/>
          </w:rPr>
          <w:delText xml:space="preserve">: [*] </w:delText>
        </w:r>
      </w:del>
    </w:p>
    <w:p w14:paraId="4798D7E5" w14:textId="77777777" w:rsidR="00DE42D9" w:rsidRDefault="00930A79">
      <w:pPr>
        <w:snapToGrid w:val="0"/>
        <w:spacing w:after="0" w:line="360" w:lineRule="auto"/>
        <w:ind w:left="800" w:firstLine="800"/>
        <w:textAlignment w:val="baseline"/>
        <w:rPr>
          <w:rFonts w:ascii="Times New Roman" w:eastAsia="바탕체" w:hAnsi="Times New Roman"/>
          <w:kern w:val="0"/>
          <w:sz w:val="22"/>
          <w:del w:id="9082" w:author="코람코 상장리츠팀" w:date="2026-10-13T09:00:00Z"/>
        </w:rPr>
      </w:pPr>
      <w:del w:id="9075" w:author="코람코 상장리츠팀" w:date="2026-10-13T09:00:00Z">
        <w:r>
          <w:rPr>
            <w:rFonts w:ascii="Times New Roman" w:eastAsia="바탕체" w:hAnsi="Times New Roman"/>
            <w:kern w:val="0"/>
            <w:sz w:val="22"/>
          </w:rPr>
          <w:delText xml:space="preserve">법</w:delText>
        </w:r>
      </w:del>
      <w:del w:id="9076" w:author="코람코 상장리츠팀" w:date="2026-10-13T09:00:00Z">
        <w:r>
          <w:rPr>
            <w:rFonts w:ascii="Times New Roman" w:eastAsia="Times New Roman" w:hAnsi="Times New Roman"/>
            <w:kern w:val="0"/>
            <w:sz w:val="22"/>
          </w:rPr>
          <w:delText xml:space="preserve">   </w:delText>
        </w:r>
      </w:del>
      <w:del w:id="9077" w:author="코람코 상장리츠팀" w:date="2026-10-13T09:00:00Z">
        <w:r>
          <w:rPr>
            <w:rFonts w:ascii="Times New Roman" w:eastAsia="바탕체" w:hAnsi="Times New Roman"/>
            <w:kern w:val="0"/>
            <w:sz w:val="22"/>
          </w:rPr>
          <w:delText xml:space="preserve">인</w:delText>
        </w:r>
      </w:del>
      <w:del w:id="9078" w:author="코람코 상장리츠팀" w:date="2026-10-13T09:00:00Z">
        <w:r>
          <w:rPr>
            <w:rFonts w:ascii="Times New Roman" w:eastAsia="Times New Roman" w:hAnsi="Times New Roman"/>
            <w:kern w:val="0"/>
            <w:sz w:val="22"/>
          </w:rPr>
          <w:delText xml:space="preserve">   </w:delText>
        </w:r>
      </w:del>
      <w:del w:id="9079" w:author="코람코 상장리츠팀" w:date="2026-10-13T09:00:00Z">
        <w:r>
          <w:rPr>
            <w:rFonts w:ascii="Times New Roman" w:eastAsia="바탕체" w:hAnsi="Times New Roman"/>
            <w:kern w:val="0"/>
            <w:sz w:val="22"/>
          </w:rPr>
          <w:delText xml:space="preserve">명</w:delText>
        </w:r>
      </w:del>
      <w:del w:id="9080" w:author="코람코 상장리츠팀" w:date="2026-10-13T09:00:00Z">
        <w:r>
          <w:rPr>
            <w:rFonts w:ascii="Times New Roman" w:eastAsia="Times New Roman" w:hAnsi="Times New Roman"/>
            <w:kern w:val="0"/>
            <w:sz w:val="22"/>
          </w:rPr>
          <w:delText xml:space="preserve"> </w:delText>
        </w:r>
      </w:del>
      <w:del w:id="9081" w:author="코람코 상장리츠팀" w:date="2026-10-13T09:00:00Z">
        <w:r>
          <w:rPr>
            <w:rFonts w:ascii="Times New Roman" w:eastAsia="바탕체" w:hAnsi="Times New Roman"/>
            <w:kern w:val="0"/>
            <w:sz w:val="22"/>
          </w:rPr>
          <w:delText xml:space="preserve">: [*]</w:delText>
        </w:r>
      </w:del>
    </w:p>
    <w:p w14:paraId="4D9F474E" w14:textId="77777777" w:rsidR="00DE42D9" w:rsidRDefault="00930A79">
      <w:pPr>
        <w:snapToGrid w:val="0"/>
        <w:spacing w:after="0" w:line="360" w:lineRule="auto"/>
        <w:ind w:firstLine="3461"/>
        <w:textAlignment w:val="baseline"/>
        <w:rPr>
          <w:rFonts w:ascii="Times New Roman" w:eastAsia="바탕체" w:hAnsi="Times New Roman"/>
          <w:kern w:val="0"/>
          <w:sz w:val="22"/>
          <w:del w:id="9088" w:author="코람코 상장리츠팀" w:date="2026-10-13T09:00:00Z"/>
        </w:rPr>
      </w:pPr>
      <w:del w:id="9083" w:author="코람코 상장리츠팀" w:date="2026-10-13T09:00:00Z">
        <w:r>
          <w:rPr>
            <w:rFonts w:ascii="Times New Roman" w:eastAsia="바탕체" w:hAnsi="Times New Roman"/>
            <w:kern w:val="0"/>
            <w:sz w:val="22"/>
          </w:rPr>
          <w:delText xml:space="preserve">대표이사</w:delText>
        </w:r>
      </w:del>
      <w:del w:id="9084" w:author="코람코 상장리츠팀" w:date="2026-10-13T09:00:00Z">
        <w:r>
          <w:rPr>
            <w:rFonts w:ascii="Times New Roman" w:eastAsia="Times New Roman" w:hAnsi="Times New Roman"/>
            <w:kern w:val="0"/>
            <w:sz w:val="22"/>
          </w:rPr>
          <w:delText xml:space="preserve"> </w:delText>
        </w:r>
      </w:del>
      <w:del w:id="9085" w:author="코람코 상장리츠팀" w:date="2026-10-13T09:00:00Z">
        <w:r>
          <w:rPr>
            <w:rFonts w:ascii="Times New Roman" w:eastAsia="바탕체" w:hAnsi="Times New Roman"/>
            <w:kern w:val="0"/>
            <w:sz w:val="22"/>
          </w:rPr>
          <w:delText xml:space="preserve">[*] (</w:delText>
        </w:r>
      </w:del>
      <w:del w:id="9086" w:author="코람코 상장리츠팀" w:date="2026-10-13T09:00:00Z">
        <w:r>
          <w:rPr>
            <w:rFonts w:ascii="Times New Roman" w:eastAsia="바탕체" w:hAnsi="Times New Roman"/>
            <w:kern w:val="0"/>
            <w:sz w:val="22"/>
          </w:rPr>
          <w:delText xml:space="preserve">인</w:delText>
        </w:r>
      </w:del>
      <w:del w:id="9087" w:author="코람코 상장리츠팀" w:date="2026-10-13T09:00:00Z">
        <w:r>
          <w:rPr>
            <w:rFonts w:ascii="Times New Roman" w:eastAsia="바탕체" w:hAnsi="Times New Roman"/>
            <w:kern w:val="0"/>
            <w:sz w:val="22"/>
          </w:rPr>
          <w:delText xml:space="preserve">)</w:delText>
        </w:r>
      </w:del>
    </w:p>
    <w:p w14:paraId="727F5060" w14:textId="77777777" w:rsidR="00DE42D9" w:rsidRDefault="00DE42D9">
      <w:pPr>
        <w:snapToGrid w:val="0"/>
        <w:spacing w:after="0" w:line="360" w:lineRule="auto"/>
        <w:textAlignment w:val="baseline"/>
        <w:rPr>
          <w:rFonts w:ascii="Times New Roman" w:eastAsia="바탕체" w:hAnsi="Times New Roman"/>
          <w:kern w:val="0"/>
          <w:sz w:val="22"/>
        </w:rPr>
      </w:pPr>
    </w:p>
    <w:p w14:paraId="193B794D" w14:textId="77777777" w:rsidR="00DE42D9" w:rsidRDefault="00DE42D9">
      <w:pPr>
        <w:snapToGrid w:val="0"/>
        <w:spacing w:after="0" w:line="360" w:lineRule="auto"/>
        <w:textAlignment w:val="baseline"/>
        <w:rPr>
          <w:rFonts w:ascii="Times New Roman" w:eastAsia="바탕체" w:hAnsi="Times New Roman"/>
          <w:kern w:val="0"/>
          <w:sz w:val="22"/>
        </w:rPr>
      </w:pPr>
    </w:p>
    <w:p w14:paraId="19A92D5B" w14:textId="77777777" w:rsidR="00DE42D9" w:rsidRDefault="00930A79">
      <w:pPr>
        <w:snapToGrid w:val="0"/>
        <w:spacing w:after="0" w:line="360" w:lineRule="auto"/>
        <w:textAlignment w:val="baseline"/>
        <w:rPr>
          <w:rFonts w:ascii="Times New Roman" w:eastAsia="바탕체" w:hAnsi="Times New Roman"/>
          <w:kern w:val="0"/>
          <w:sz w:val="22"/>
        </w:rPr>
      </w:pPr>
      <w:r>
        <w:br w:type="page"/>
      </w:r>
    </w:p>
    <w:p w14:paraId="0A3DC03F" w14:textId="77777777" w:rsidR="00DE42D9" w:rsidRDefault="00930A79">
      <w:pPr>
        <w:snapToGrid w:val="0"/>
        <w:spacing w:after="0" w:line="360" w:lineRule="auto"/>
        <w:textAlignment w:val="baseline"/>
        <w:rPr>
          <w:rFonts w:ascii="Times New Roman" w:hAnsi="Times New Roman"/>
          <w:b/>
          <w:color w:val="000000"/>
          <w:spacing w:val="6"/>
          <w:kern w:val="0"/>
          <w:sz w:val="22"/>
          <w:szCs w:val="20"/>
        </w:rPr>
      </w:pPr>
      <w:r>
        <w:rPr>
          <w:rFonts w:ascii="Times New Roman" w:eastAsia="바탕체" w:hAnsi="Times New Roman"/>
          <w:kern w:val="0"/>
          <w:sz w:val="22"/>
        </w:rPr>
        <w:lastRenderedPageBreak/>
        <w:t>별첨</w:t>
      </w:r>
      <w:r>
        <w:rPr>
          <w:rFonts w:ascii="Times New Roman" w:eastAsia="Times New Roman" w:hAnsi="Times New Roman"/>
          <w:kern w:val="0"/>
          <w:sz w:val="22"/>
        </w:rPr>
        <w:t xml:space="preserve"> </w:t>
      </w:r>
      <w:r>
        <w:rPr>
          <w:rFonts w:ascii="Times New Roman" w:eastAsia="바탕체" w:hAnsi="Times New Roman"/>
          <w:kern w:val="0"/>
          <w:sz w:val="22"/>
        </w:rPr>
        <w:t>1.</w:t>
      </w:r>
    </w:p>
    <w:p w14:paraId="7E04EF99" w14:textId="77777777" w:rsidR="00DE42D9" w:rsidRDefault="00DE42D9">
      <w:pPr>
        <w:spacing w:line="200" w:lineRule="exact"/>
        <w:jc w:val="center"/>
        <w:rPr>
          <w:rFonts w:ascii="Times New Roman" w:eastAsia="바탕체" w:hAnsi="Times New Roman"/>
          <w:b/>
          <w:color w:val="000000"/>
          <w:spacing w:val="6"/>
          <w:kern w:val="0"/>
          <w:sz w:val="22"/>
          <w:szCs w:val="20"/>
        </w:rPr>
      </w:pPr>
    </w:p>
    <w:p w14:paraId="1E68C20F" w14:textId="77777777" w:rsidR="00DE42D9" w:rsidRDefault="00930A79">
      <w:pPr>
        <w:snapToGrid w:val="0"/>
        <w:spacing w:after="0" w:line="360" w:lineRule="auto"/>
        <w:ind w:left="700" w:hanging="700"/>
        <w:jc w:val="center"/>
        <w:textAlignment w:val="baseline"/>
      </w:pPr>
      <w:r>
        <w:rPr>
          <w:rFonts w:ascii="Times New Roman" w:eastAsia="바탕체" w:hAnsi="Times New Roman"/>
          <w:b/>
          <w:bCs/>
          <w:kern w:val="0"/>
          <w:sz w:val="30"/>
          <w:szCs w:val="30"/>
          <w:u w:val="single" w:color="000000"/>
        </w:rPr>
        <w:t>우선수익자들</w:t>
      </w:r>
      <w:r>
        <w:rPr>
          <w:rFonts w:ascii="Times New Roman" w:eastAsia="Times New Roman" w:hAnsi="Times New Roman"/>
          <w:b/>
          <w:bCs/>
          <w:kern w:val="0"/>
          <w:sz w:val="30"/>
          <w:szCs w:val="30"/>
          <w:u w:val="single" w:color="000000"/>
        </w:rPr>
        <w:t xml:space="preserve"> </w:t>
      </w:r>
      <w:r>
        <w:rPr>
          <w:rFonts w:ascii="Times New Roman" w:eastAsia="바탕체" w:hAnsi="Times New Roman"/>
          <w:b/>
          <w:bCs/>
          <w:kern w:val="0"/>
          <w:sz w:val="30"/>
          <w:szCs w:val="30"/>
          <w:u w:val="single" w:color="000000"/>
        </w:rPr>
        <w:t>목록</w:t>
      </w:r>
    </w:p>
    <w:p w14:paraId="33E98E7E" w14:textId="77777777" w:rsidR="00DE42D9" w:rsidRDefault="00DE42D9">
      <w:pPr>
        <w:spacing w:line="200" w:lineRule="exact"/>
        <w:rPr>
          <w:rFonts w:ascii="Times New Roman" w:eastAsia="바탕체" w:hAnsi="Times New Roman"/>
          <w:b/>
          <w:bCs/>
          <w:kern w:val="0"/>
          <w:sz w:val="16"/>
          <w:szCs w:val="16"/>
          <w:u w:val="single" w:color="000000"/>
        </w:rPr>
      </w:pPr>
    </w:p>
    <w:tbl>
      <w:tblPr>
        <w:tblW w:w="9016" w:type="dxa"/>
        <w:tblLayout w:type="fixed"/>
        <w:tblLook w:val="04A0" w:firstRow="1" w:lastRow="0" w:firstColumn="1" w:lastColumn="0" w:noHBand="0" w:noVBand="1"/>
      </w:tblPr>
      <w:tblGrid>
        <w:gridCol w:w="4508"/>
        <w:gridCol w:w="4508"/>
      </w:tblGrid>
      <w:tr w:rsidR="00DE42D9" w14:paraId="5FB8DF11" w14:textId="77777777">
        <w:trPr>
          <w:trHeight w:val="446"/>
        </w:trPr>
        <w:tc>
          <w:tcPr>
            <w:tcW w:w="450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20C57D5" w14:textId="77777777" w:rsidR="00DE42D9" w:rsidRDefault="00930A79">
            <w:pPr>
              <w:spacing w:after="0" w:line="240" w:lineRule="auto"/>
              <w:jc w:val="center"/>
              <w:rPr>
                <w:rFonts w:ascii="Times New Roman" w:eastAsia="바탕체" w:hAnsi="Times New Roman"/>
                <w:b/>
                <w:sz w:val="22"/>
              </w:rPr>
            </w:pPr>
            <w:r>
              <w:rPr>
                <w:rFonts w:ascii="Times New Roman" w:eastAsia="바탕체" w:hAnsi="Times New Roman"/>
                <w:b/>
                <w:sz w:val="22"/>
              </w:rPr>
              <w:t>1</w:t>
            </w:r>
            <w:r>
              <w:rPr>
                <w:rFonts w:ascii="Times New Roman" w:eastAsia="바탕체" w:hAnsi="Times New Roman"/>
                <w:b/>
                <w:sz w:val="22"/>
              </w:rPr>
              <w:t>순위우선수익자</w:t>
            </w:r>
          </w:p>
        </w:tc>
        <w:tc>
          <w:tcPr>
            <w:tcW w:w="450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E925AF9" w14:textId="77777777" w:rsidR="00DE42D9" w:rsidRDefault="00930A79">
            <w:pPr>
              <w:spacing w:after="0" w:line="240" w:lineRule="auto"/>
              <w:jc w:val="center"/>
              <w:rPr>
                <w:rFonts w:ascii="Times New Roman" w:eastAsia="바탕체" w:hAnsi="Times New Roman"/>
                <w:b/>
                <w:sz w:val="22"/>
              </w:rPr>
            </w:pPr>
            <w:r>
              <w:rPr>
                <w:rFonts w:ascii="Times New Roman" w:eastAsia="바탕체" w:hAnsi="Times New Roman"/>
                <w:b/>
                <w:sz w:val="22"/>
              </w:rPr>
              <w:t>(</w:t>
            </w:r>
            <w:r>
              <w:rPr>
                <w:rFonts w:ascii="Times New Roman" w:eastAsia="바탕체" w:hAnsi="Times New Roman"/>
                <w:b/>
                <w:sz w:val="22"/>
              </w:rPr>
              <w:t>공동</w:t>
            </w:r>
            <w:r>
              <w:rPr>
                <w:rFonts w:ascii="Times New Roman" w:eastAsia="바탕체" w:hAnsi="Times New Roman"/>
                <w:b/>
                <w:sz w:val="22"/>
              </w:rPr>
              <w:t>)2</w:t>
            </w:r>
            <w:r>
              <w:rPr>
                <w:rFonts w:ascii="Times New Roman" w:eastAsia="바탕체" w:hAnsi="Times New Roman"/>
                <w:b/>
                <w:sz w:val="22"/>
              </w:rPr>
              <w:t>순위우선수익자</w:t>
            </w:r>
            <w:r>
              <w:rPr>
                <w:rFonts w:ascii="Times New Roman" w:eastAsia="바탕체" w:hAnsi="Times New Roman"/>
                <w:b/>
                <w:sz w:val="22"/>
              </w:rPr>
              <w:t>(Tranche A)</w:t>
            </w:r>
          </w:p>
        </w:tc>
      </w:tr>
      <w:tr w:rsidR="00DE42D9" w14:paraId="3D908096" w14:textId="77777777">
        <w:tc>
          <w:tcPr>
            <w:tcW w:w="4508" w:type="dxa"/>
            <w:tcBorders>
              <w:top w:val="single" w:sz="4" w:space="0" w:color="000000"/>
              <w:left w:val="single" w:sz="4" w:space="0" w:color="000000"/>
              <w:bottom w:val="single" w:sz="4" w:space="0" w:color="000000"/>
              <w:right w:val="single" w:sz="4" w:space="0" w:color="000000"/>
            </w:tcBorders>
            <w:vAlign w:val="center"/>
          </w:tcPr>
          <w:p w14:paraId="52527C7F" w14:textId="77777777" w:rsidR="00DE42D9" w:rsidRDefault="00930A79">
            <w:pPr>
              <w:pStyle w:val="a8"/>
              <w:snapToGrid w:val="0"/>
              <w:spacing w:after="0" w:line="360" w:lineRule="auto"/>
              <w:ind w:left="0"/>
              <w:rPr>
                <w:rFonts w:ascii="Times New Roman" w:eastAsia="바탕체" w:hAnsi="Times New Roman"/>
                <w:b/>
                <w:color w:val="000000"/>
                <w:sz w:val="22"/>
                <w:szCs w:val="16"/>
              </w:rPr>
            </w:pPr>
            <w:r>
              <w:rPr>
                <w:rFonts w:ascii="Times New Roman" w:eastAsia="바탕체" w:hAnsi="Times New Roman"/>
                <w:b/>
                <w:color w:val="000000"/>
                <w:sz w:val="22"/>
                <w:szCs w:val="16"/>
              </w:rPr>
              <w:t>쿠팡</w:t>
            </w:r>
            <w:r>
              <w:rPr>
                <w:rFonts w:ascii="Times New Roman" w:eastAsia="바탕체" w:hAnsi="Times New Roman"/>
                <w:b/>
                <w:color w:val="000000"/>
                <w:sz w:val="22"/>
                <w:szCs w:val="16"/>
              </w:rPr>
              <w:t xml:space="preserve"> </w:t>
            </w:r>
            <w:r>
              <w:rPr>
                <w:rFonts w:ascii="Times New Roman" w:eastAsia="바탕체" w:hAnsi="Times New Roman"/>
                <w:b/>
                <w:color w:val="000000"/>
                <w:sz w:val="22"/>
                <w:szCs w:val="16"/>
              </w:rPr>
              <w:t>주식회사</w:t>
            </w:r>
            <w:r>
              <w:rPr>
                <w:rFonts w:ascii="Times New Roman" w:eastAsia="바탕체" w:hAnsi="Times New Roman"/>
                <w:b/>
                <w:color w:val="000000"/>
                <w:sz w:val="22"/>
                <w:szCs w:val="16"/>
              </w:rPr>
              <w:t xml:space="preserve"> (</w:t>
            </w:r>
            <w:r>
              <w:rPr>
                <w:rFonts w:ascii="Times New Roman" w:eastAsia="바탕체" w:hAnsi="Times New Roman"/>
                <w:b/>
                <w:color w:val="000000"/>
                <w:sz w:val="22"/>
                <w:szCs w:val="16"/>
              </w:rPr>
              <w:t>우선수익권</w:t>
            </w:r>
            <w:r>
              <w:rPr>
                <w:rFonts w:ascii="Times New Roman" w:eastAsia="바탕체" w:hAnsi="Times New Roman"/>
                <w:b/>
                <w:color w:val="000000"/>
                <w:sz w:val="22"/>
                <w:szCs w:val="16"/>
              </w:rPr>
              <w:t xml:space="preserve"> </w:t>
            </w:r>
            <w:r>
              <w:rPr>
                <w:rFonts w:ascii="Times New Roman" w:eastAsia="바탕체" w:hAnsi="Times New Roman"/>
                <w:b/>
                <w:color w:val="000000"/>
                <w:sz w:val="22"/>
                <w:szCs w:val="16"/>
              </w:rPr>
              <w:t>금</w:t>
            </w:r>
            <w:r>
              <w:rPr>
                <w:rFonts w:ascii="Times New Roman" w:eastAsia="바탕체" w:hAnsi="Times New Roman"/>
                <w:b/>
                <w:color w:val="000000"/>
                <w:sz w:val="22"/>
                <w:szCs w:val="16"/>
              </w:rPr>
              <w:t>2,132,586,000</w:t>
            </w:r>
            <w:r>
              <w:rPr>
                <w:rFonts w:ascii="Times New Roman" w:eastAsia="바탕체" w:hAnsi="Times New Roman"/>
                <w:b/>
                <w:color w:val="000000"/>
                <w:sz w:val="22"/>
                <w:szCs w:val="16"/>
              </w:rPr>
              <w:t>원</w:t>
            </w:r>
            <w:r>
              <w:rPr>
                <w:rFonts w:ascii="Times New Roman" w:eastAsia="바탕체" w:hAnsi="Times New Roman"/>
                <w:b/>
                <w:color w:val="000000"/>
                <w:sz w:val="22"/>
                <w:szCs w:val="16"/>
              </w:rPr>
              <w:t>)</w:t>
            </w:r>
          </w:p>
        </w:tc>
        <w:tc>
          <w:tcPr>
            <w:tcW w:w="4508" w:type="dxa"/>
            <w:tcBorders>
              <w:top w:val="single" w:sz="4" w:space="0" w:color="000000"/>
              <w:left w:val="single" w:sz="4" w:space="0" w:color="000000"/>
              <w:bottom w:val="single" w:sz="4" w:space="0" w:color="000000"/>
              <w:right w:val="single" w:sz="4" w:space="0" w:color="000000"/>
            </w:tcBorders>
          </w:tcPr>
          <w:p w14:paraId="417EEE80" w14:textId="77777777" w:rsidR="00DE42D9" w:rsidRDefault="00930A79">
            <w:pPr>
              <w:snapToGrid w:val="0"/>
              <w:spacing w:after="0" w:line="360" w:lineRule="auto"/>
              <w:rPr>
                <w:rFonts w:ascii="Times New Roman" w:eastAsia="바탕체" w:hAnsi="Times New Roman"/>
                <w:b/>
                <w:color w:val="000000"/>
                <w:sz w:val="22"/>
              </w:rPr>
            </w:pPr>
            <w:r>
              <w:rPr>
                <w:rFonts w:ascii="Times New Roman" w:eastAsia="바탕체" w:hAnsi="Times New Roman"/>
                <w:b/>
                <w:color w:val="000000"/>
                <w:sz w:val="22"/>
              </w:rPr>
              <w:t>주식회사</w:t>
            </w:r>
            <w:r>
              <w:rPr>
                <w:rFonts w:ascii="Times New Roman" w:eastAsia="바탕체" w:hAnsi="Times New Roman"/>
                <w:b/>
                <w:color w:val="000000"/>
                <w:sz w:val="22"/>
              </w:rPr>
              <w:t xml:space="preserve"> </w:t>
            </w:r>
            <w:r>
              <w:rPr>
                <w:rFonts w:ascii="Times New Roman" w:eastAsia="바탕체" w:hAnsi="Times New Roman"/>
                <w:b/>
                <w:color w:val="000000"/>
                <w:sz w:val="22"/>
              </w:rPr>
              <w:t>우리은행</w:t>
            </w:r>
            <w:r>
              <w:rPr>
                <w:rFonts w:ascii="Times New Roman" w:eastAsia="바탕체" w:hAnsi="Times New Roman"/>
                <w:b/>
                <w:color w:val="000000"/>
                <w:sz w:val="22"/>
              </w:rPr>
              <w:t xml:space="preserve"> </w:t>
            </w:r>
            <w:del w:id="9501" w:author="코람코 상장리츠팀" w:date="2026-10-13T15:00:00Z">
              <w:r>
                <w:rPr>
                  <w:rFonts w:ascii="Times New Roman" w:eastAsia="바탕체" w:hAnsi="Times New Roman"/>
                  <w:b/>
                  <w:color w:val="000000"/>
                  <w:sz w:val="22"/>
                </w:rPr>
                <w:delText xml:space="preserve">외</w:delText>
              </w:r>
            </w:del>
            <w:del w:id="9502" w:author="코람코 상장리츠팀" w:date="2026-10-13T15:00:00Z">
              <w:r>
                <w:rPr>
                  <w:rFonts w:ascii="Times New Roman" w:eastAsia="바탕체" w:hAnsi="Times New Roman"/>
                  <w:b/>
                  <w:color w:val="000000"/>
                  <w:sz w:val="22"/>
                </w:rPr>
                <w:delText xml:space="preserve"> Tranche A </w:delText>
              </w:r>
            </w:del>
            <w:del w:id="9503" w:author="코람코 상장리츠팀" w:date="2026-10-13T15:00:00Z">
              <w:r>
                <w:rPr>
                  <w:rFonts w:ascii="Times New Roman" w:eastAsia="바탕체" w:hAnsi="Times New Roman"/>
                  <w:b/>
                  <w:color w:val="000000"/>
                  <w:sz w:val="22"/>
                </w:rPr>
                <w:delText xml:space="preserve">대주</w:delText>
              </w:r>
            </w:del>
            <w:del w:id="9504" w:author="코람코 상장리츠팀" w:date="2026-10-13T15:00:00Z">
              <w:r>
                <w:rPr>
                  <w:rFonts w:ascii="Times New Roman" w:eastAsia="바탕체" w:hAnsi="Times New Roman"/>
                  <w:b/>
                  <w:color w:val="000000"/>
                  <w:sz w:val="22"/>
                </w:rPr>
                <w:delText xml:space="preserve"> [</w:delText>
              </w:r>
            </w:del>
            <w:del w:id="9505" w:author="코람코 상장리츠팀" w:date="2026-10-13T15:00:00Z">
              <w:r>
                <w:rPr>
                  <w:rFonts w:ascii="Times New Roman" w:eastAsia="바탕체" w:hAnsi="Times New Roman"/>
                  <w:b/>
                  <w:color w:val="000000"/>
                  <w:sz w:val="22"/>
                </w:rPr>
                <w:delText xml:space="preserve">확정</w:delText>
              </w:r>
            </w:del>
            <w:del w:id="9506" w:author="코람코 상장리츠팀" w:date="2026-10-13T15:00:00Z">
              <w:r>
                <w:rPr>
                  <w:rFonts w:ascii="Times New Roman" w:eastAsia="바탕체" w:hAnsi="Times New Roman"/>
                  <w:b/>
                  <w:color w:val="000000"/>
                  <w:sz w:val="22"/>
                </w:rPr>
                <w:delText xml:space="preserve"> </w:delText>
              </w:r>
            </w:del>
            <w:del w:id="9507" w:author="코람코 상장리츠팀" w:date="2026-10-13T15:00:00Z">
              <w:r>
                <w:rPr>
                  <w:rFonts w:ascii="Times New Roman" w:eastAsia="바탕체" w:hAnsi="Times New Roman"/>
                  <w:b/>
                  <w:color w:val="000000"/>
                  <w:sz w:val="22"/>
                </w:rPr>
                <w:delText xml:space="preserve">시</w:delText>
              </w:r>
            </w:del>
            <w:del w:id="9508" w:author="코람코 상장리츠팀" w:date="2026-10-13T15:00:00Z">
              <w:r>
                <w:rPr>
                  <w:rFonts w:ascii="Times New Roman" w:eastAsia="바탕체" w:hAnsi="Times New Roman"/>
                  <w:b/>
                  <w:color w:val="000000"/>
                  <w:sz w:val="22"/>
                </w:rPr>
                <w:delText xml:space="preserve"> </w:delText>
              </w:r>
            </w:del>
            <w:del w:id="9509" w:author="코람코 상장리츠팀" w:date="2026-10-13T15:00:00Z">
              <w:r>
                <w:rPr>
                  <w:rFonts w:ascii="Times New Roman" w:eastAsia="바탕체" w:hAnsi="Times New Roman"/>
                  <w:b/>
                  <w:color w:val="000000"/>
                  <w:sz w:val="22"/>
                </w:rPr>
                <w:delText xml:space="preserve">기재</w:delText>
              </w:r>
            </w:del>
            <w:del w:id="9510" w:author="코람코 상장리츠팀" w:date="2026-10-13T15:00:00Z">
              <w:r>
                <w:rPr>
                  <w:rFonts w:ascii="Times New Roman" w:eastAsia="바탕체" w:hAnsi="Times New Roman"/>
                  <w:b/>
                  <w:color w:val="000000"/>
                  <w:sz w:val="22"/>
                </w:rPr>
                <w:delText xml:space="preserve">]</w:delText>
              </w:r>
            </w:del>
            <w:ins w:id="9511" w:author="코람코 상장리츠팀" w:date="2026-10-13T15:00:00Z">
              <w:r>
                <w:rPr>
                  <w:rFonts w:ascii="Times New Roman" w:eastAsia="바탕체" w:hAnsi="Times New Roman"/>
                  <w:b/>
                  <w:color w:val="000000"/>
                  <w:sz w:val="22"/>
                </w:rPr>
                <w:t xml:space="preserve">외 21개사</w:t>
              </w:r>
            </w:ins>
            <w:r>
              <w:rPr>
                <w:rFonts w:ascii="Times New Roman" w:eastAsia="바탕체" w:hAnsi="Times New Roman"/>
                <w:b/>
                <w:color w:val="000000"/>
                <w:sz w:val="22"/>
              </w:rPr>
              <w:t xml:space="preserve"> (</w:t>
            </w:r>
            <w:r>
              <w:rPr>
                <w:rFonts w:ascii="Times New Roman" w:eastAsia="바탕체" w:hAnsi="Times New Roman"/>
                <w:b/>
                <w:color w:val="000000"/>
                <w:sz w:val="22"/>
              </w:rPr>
              <w:t>우선수익권</w:t>
            </w:r>
            <w:r>
              <w:rPr>
                <w:rFonts w:ascii="Times New Roman" w:eastAsia="바탕체" w:hAnsi="Times New Roman"/>
                <w:b/>
                <w:color w:val="000000"/>
                <w:sz w:val="22"/>
              </w:rPr>
              <w:t xml:space="preserve"> </w:t>
            </w:r>
            <w:r>
              <w:rPr>
                <w:rFonts w:ascii="Times New Roman" w:eastAsia="바탕체" w:hAnsi="Times New Roman"/>
                <w:b/>
                <w:color w:val="000000"/>
                <w:sz w:val="22"/>
              </w:rPr>
              <w:t>합계</w:t>
            </w:r>
            <w:r>
              <w:rPr>
                <w:rFonts w:ascii="Times New Roman" w:eastAsia="바탕체" w:hAnsi="Times New Roman"/>
                <w:b/>
                <w:color w:val="000000"/>
                <w:sz w:val="22"/>
              </w:rPr>
              <w:t xml:space="preserve"> </w:t>
            </w:r>
            <w:r>
              <w:rPr>
                <w:rFonts w:ascii="Times New Roman" w:eastAsia="바탕체" w:hAnsi="Times New Roman"/>
                <w:b/>
                <w:color w:val="000000"/>
                <w:sz w:val="22"/>
              </w:rPr>
              <w:t>금</w:t>
            </w:r>
            <w:r>
              <w:rPr>
                <w:rFonts w:ascii="Times New Roman" w:eastAsia="바탕체" w:hAnsi="Times New Roman"/>
                <w:b/>
                <w:color w:val="000000"/>
                <w:sz w:val="22"/>
              </w:rPr>
              <w:t>192,000,000,000</w:t>
            </w:r>
            <w:r>
              <w:rPr>
                <w:rFonts w:ascii="Times New Roman" w:eastAsia="바탕체" w:hAnsi="Times New Roman"/>
                <w:b/>
                <w:color w:val="000000"/>
                <w:sz w:val="22"/>
              </w:rPr>
              <w:t>원</w:t>
            </w:r>
            <w:r>
              <w:rPr>
                <w:rFonts w:ascii="Times New Roman" w:eastAsia="바탕체" w:hAnsi="Times New Roman"/>
                <w:b/>
                <w:color w:val="000000"/>
                <w:sz w:val="22"/>
              </w:rPr>
              <w:t xml:space="preserve">, </w:t>
            </w:r>
            <w:r>
              <w:rPr>
                <w:rFonts w:ascii="Times New Roman" w:eastAsia="바탕체" w:hAnsi="Times New Roman"/>
                <w:b/>
                <w:color w:val="000000"/>
                <w:sz w:val="22"/>
              </w:rPr>
              <w:t>대출약정금의</w:t>
            </w:r>
            <w:r>
              <w:rPr>
                <w:rFonts w:ascii="Times New Roman" w:eastAsia="바탕체" w:hAnsi="Times New Roman"/>
                <w:b/>
                <w:color w:val="000000"/>
                <w:sz w:val="22"/>
              </w:rPr>
              <w:t xml:space="preserve"> 120%)</w:t>
            </w:r>
          </w:p>
        </w:tc>
      </w:tr>
      <w:tr w:rsidR="00DE42D9" w14:paraId="055A1176" w14:textId="77777777">
        <w:trPr>
          <w:trHeight w:val="446"/>
        </w:trPr>
        <w:tc>
          <w:tcPr>
            <w:tcW w:w="450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BA1DD65" w14:textId="77777777" w:rsidR="00DE42D9" w:rsidRDefault="00930A79">
            <w:pPr>
              <w:spacing w:after="0" w:line="240" w:lineRule="auto"/>
              <w:jc w:val="center"/>
              <w:rPr>
                <w:rFonts w:ascii="Times New Roman" w:eastAsia="바탕체" w:hAnsi="Times New Roman"/>
                <w:b/>
                <w:sz w:val="22"/>
              </w:rPr>
            </w:pPr>
            <w:r>
              <w:rPr>
                <w:rFonts w:ascii="Times New Roman" w:eastAsia="바탕체" w:hAnsi="Times New Roman"/>
                <w:b/>
                <w:sz w:val="22"/>
              </w:rPr>
              <w:t>(</w:t>
            </w:r>
            <w:r>
              <w:rPr>
                <w:rFonts w:ascii="Times New Roman" w:eastAsia="바탕체" w:hAnsi="Times New Roman"/>
                <w:b/>
                <w:sz w:val="22"/>
              </w:rPr>
              <w:t>공동</w:t>
            </w:r>
            <w:r>
              <w:rPr>
                <w:rFonts w:ascii="Times New Roman" w:eastAsia="바탕체" w:hAnsi="Times New Roman"/>
                <w:b/>
                <w:sz w:val="22"/>
              </w:rPr>
              <w:t>)3</w:t>
            </w:r>
            <w:r>
              <w:rPr>
                <w:rFonts w:ascii="Times New Roman" w:eastAsia="바탕체" w:hAnsi="Times New Roman"/>
                <w:b/>
                <w:sz w:val="22"/>
              </w:rPr>
              <w:t>순위우선수익자</w:t>
            </w:r>
            <w:r>
              <w:rPr>
                <w:rFonts w:ascii="Times New Roman" w:eastAsia="바탕체" w:hAnsi="Times New Roman"/>
                <w:b/>
                <w:sz w:val="22"/>
              </w:rPr>
              <w:t>(Tranche B)</w:t>
            </w:r>
          </w:p>
        </w:tc>
        <w:tc>
          <w:tcPr>
            <w:tcW w:w="450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BB762E7" w14:textId="77777777" w:rsidR="00DE42D9" w:rsidRDefault="00DE42D9">
            <w:pPr>
              <w:spacing w:after="0" w:line="240" w:lineRule="auto"/>
              <w:jc w:val="center"/>
              <w:rPr>
                <w:rFonts w:ascii="Times New Roman" w:eastAsia="바탕체" w:hAnsi="Times New Roman"/>
                <w:b/>
                <w:sz w:val="22"/>
              </w:rPr>
            </w:pPr>
          </w:p>
        </w:tc>
      </w:tr>
      <w:tr w:rsidR="00DE42D9" w14:paraId="17523BE0" w14:textId="77777777">
        <w:tc>
          <w:tcPr>
            <w:tcW w:w="4508" w:type="dxa"/>
            <w:tcBorders>
              <w:top w:val="single" w:sz="4" w:space="0" w:color="000000"/>
              <w:left w:val="single" w:sz="4" w:space="0" w:color="000000"/>
              <w:bottom w:val="single" w:sz="4" w:space="0" w:color="000000"/>
              <w:right w:val="single" w:sz="4" w:space="0" w:color="000000"/>
            </w:tcBorders>
            <w:vAlign w:val="center"/>
          </w:tcPr>
          <w:p w14:paraId="6B5C91AA" w14:textId="77777777" w:rsidR="00DE42D9" w:rsidRDefault="00930A79">
            <w:pPr>
              <w:pStyle w:val="a8"/>
              <w:snapToGrid w:val="0"/>
              <w:spacing w:after="0" w:line="360" w:lineRule="auto"/>
              <w:ind w:left="0"/>
              <w:rPr>
                <w:rFonts w:ascii="Times New Roman" w:eastAsia="바탕체" w:hAnsi="Times New Roman"/>
                <w:b/>
                <w:color w:val="000000"/>
                <w:sz w:val="22"/>
                <w:szCs w:val="16"/>
              </w:rPr>
            </w:pPr>
            <w:r>
              <w:rPr>
                <w:rFonts w:ascii="Times New Roman" w:eastAsia="바탕체" w:hAnsi="Times New Roman"/>
                <w:b/>
                <w:color w:val="000000"/>
                <w:sz w:val="22"/>
                <w:szCs w:val="16"/>
              </w:rPr>
              <w:t>키움캐피탈</w:t>
            </w:r>
            <w:r>
              <w:rPr>
                <w:rFonts w:ascii="Times New Roman" w:eastAsia="바탕체" w:hAnsi="Times New Roman"/>
                <w:b/>
                <w:color w:val="000000"/>
                <w:sz w:val="22"/>
                <w:szCs w:val="16"/>
              </w:rPr>
              <w:t xml:space="preserve"> </w:t>
            </w:r>
            <w:r>
              <w:rPr>
                <w:rFonts w:ascii="Times New Roman" w:eastAsia="바탕체" w:hAnsi="Times New Roman"/>
                <w:b/>
                <w:color w:val="000000"/>
                <w:sz w:val="22"/>
                <w:szCs w:val="16"/>
              </w:rPr>
              <w:t>주식회사</w:t>
            </w:r>
            <w:r>
              <w:rPr>
                <w:rFonts w:ascii="Times New Roman" w:eastAsia="바탕체" w:hAnsi="Times New Roman"/>
                <w:b/>
                <w:color w:val="000000"/>
                <w:sz w:val="22"/>
                <w:szCs w:val="16"/>
              </w:rPr>
              <w:t xml:space="preserve"> (</w:t>
            </w:r>
            <w:r>
              <w:rPr>
                <w:rFonts w:ascii="Times New Roman" w:eastAsia="바탕체" w:hAnsi="Times New Roman"/>
                <w:b/>
                <w:color w:val="000000"/>
                <w:sz w:val="22"/>
                <w:szCs w:val="16"/>
              </w:rPr>
              <w:t>금</w:t>
            </w:r>
            <w:r>
              <w:rPr>
                <w:rFonts w:ascii="Times New Roman" w:eastAsia="바탕체" w:hAnsi="Times New Roman"/>
                <w:b/>
                <w:color w:val="000000"/>
                <w:sz w:val="22"/>
                <w:szCs w:val="16"/>
              </w:rPr>
              <w:t>24,000,000,000</w:t>
            </w:r>
            <w:r>
              <w:rPr>
                <w:rFonts w:ascii="Times New Roman" w:eastAsia="바탕체" w:hAnsi="Times New Roman"/>
                <w:b/>
                <w:color w:val="000000"/>
                <w:sz w:val="22"/>
                <w:szCs w:val="16"/>
              </w:rPr>
              <w:t>원</w:t>
            </w:r>
            <w:r>
              <w:rPr>
                <w:rFonts w:ascii="Times New Roman" w:eastAsia="바탕체" w:hAnsi="Times New Roman"/>
                <w:b/>
                <w:color w:val="000000"/>
                <w:sz w:val="22"/>
                <w:szCs w:val="16"/>
              </w:rPr>
              <w:t>)</w:t>
            </w:r>
          </w:p>
          <w:p w14:paraId="594D10A1" w14:textId="77777777" w:rsidR="00DE42D9" w:rsidRDefault="00930A79">
            <w:pPr>
              <w:pStyle w:val="a8"/>
              <w:snapToGrid w:val="0"/>
              <w:spacing w:after="0" w:line="360" w:lineRule="auto"/>
              <w:ind w:left="0"/>
              <w:rPr>
                <w:rFonts w:ascii="Times New Roman" w:eastAsia="바탕체" w:hAnsi="Times New Roman"/>
                <w:b/>
                <w:color w:val="000000"/>
                <w:sz w:val="22"/>
                <w:szCs w:val="16"/>
              </w:rPr>
            </w:pPr>
            <w:r>
              <w:rPr>
                <w:rFonts w:ascii="Times New Roman" w:eastAsia="바탕체" w:hAnsi="Times New Roman"/>
                <w:b/>
                <w:color w:val="000000"/>
                <w:sz w:val="22"/>
                <w:szCs w:val="16"/>
              </w:rPr>
              <w:t>엠지캐피탈</w:t>
            </w:r>
            <w:r>
              <w:rPr>
                <w:rFonts w:ascii="Times New Roman" w:eastAsia="바탕체" w:hAnsi="Times New Roman"/>
                <w:b/>
                <w:color w:val="000000"/>
                <w:sz w:val="22"/>
                <w:szCs w:val="16"/>
              </w:rPr>
              <w:t xml:space="preserve"> </w:t>
            </w:r>
            <w:r>
              <w:rPr>
                <w:rFonts w:ascii="Times New Roman" w:eastAsia="바탕체" w:hAnsi="Times New Roman"/>
                <w:b/>
                <w:color w:val="000000"/>
                <w:sz w:val="22"/>
                <w:szCs w:val="16"/>
              </w:rPr>
              <w:t>주식회사</w:t>
            </w:r>
            <w:r>
              <w:rPr>
                <w:rFonts w:ascii="Times New Roman" w:eastAsia="바탕체" w:hAnsi="Times New Roman"/>
                <w:b/>
                <w:color w:val="000000"/>
                <w:sz w:val="22"/>
                <w:szCs w:val="16"/>
              </w:rPr>
              <w:t xml:space="preserve"> (</w:t>
            </w:r>
            <w:r>
              <w:rPr>
                <w:rFonts w:ascii="Times New Roman" w:eastAsia="바탕체" w:hAnsi="Times New Roman"/>
                <w:b/>
                <w:color w:val="000000"/>
                <w:sz w:val="22"/>
                <w:szCs w:val="16"/>
              </w:rPr>
              <w:t>금</w:t>
            </w:r>
            <w:r>
              <w:rPr>
                <w:rFonts w:ascii="Times New Roman" w:eastAsia="바탕체" w:hAnsi="Times New Roman"/>
                <w:b/>
                <w:color w:val="000000"/>
                <w:sz w:val="22"/>
                <w:szCs w:val="16"/>
              </w:rPr>
              <w:t>12,000,000,000</w:t>
            </w:r>
            <w:r>
              <w:rPr>
                <w:rFonts w:ascii="Times New Roman" w:eastAsia="바탕체" w:hAnsi="Times New Roman"/>
                <w:b/>
                <w:color w:val="000000"/>
                <w:sz w:val="22"/>
                <w:szCs w:val="16"/>
              </w:rPr>
              <w:t>원</w:t>
            </w:r>
            <w:r>
              <w:rPr>
                <w:rFonts w:ascii="Times New Roman" w:eastAsia="바탕체" w:hAnsi="Times New Roman"/>
                <w:b/>
                <w:color w:val="000000"/>
                <w:sz w:val="22"/>
                <w:szCs w:val="16"/>
              </w:rPr>
              <w:t>)</w:t>
            </w:r>
          </w:p>
          <w:p w14:paraId="7C83E3A6" w14:textId="77777777" w:rsidR="00DE42D9" w:rsidRDefault="00930A79">
            <w:pPr>
              <w:pStyle w:val="a8"/>
              <w:snapToGrid w:val="0"/>
              <w:spacing w:after="0" w:line="360" w:lineRule="auto"/>
              <w:ind w:left="0"/>
              <w:rPr>
                <w:rFonts w:ascii="Times New Roman" w:eastAsia="바탕체" w:hAnsi="Times New Roman"/>
                <w:b/>
                <w:color w:val="000000"/>
                <w:sz w:val="22"/>
                <w:szCs w:val="16"/>
              </w:rPr>
            </w:pPr>
            <w:del w:id="9512" w:author="코람코 상장리츠팀" w:date="2026-10-13T15:00:00Z">
              <w:r>
                <w:rPr>
                  <w:rFonts w:ascii="Times New Roman" w:eastAsia="바탕체" w:hAnsi="Times New Roman"/>
                  <w:b/>
                  <w:color w:val="000000"/>
                  <w:sz w:val="22"/>
                  <w:szCs w:val="16"/>
                </w:rPr>
                <w:delText xml:space="preserve">DB</w:delText>
              </w:r>
            </w:del>
            <w:del w:id="9513" w:author="코람코 상장리츠팀" w:date="2026-10-13T15:00:00Z">
              <w:r>
                <w:rPr>
                  <w:rFonts w:ascii="Times New Roman" w:eastAsia="바탕체" w:hAnsi="Times New Roman"/>
                  <w:b/>
                  <w:color w:val="000000"/>
                  <w:sz w:val="22"/>
                  <w:szCs w:val="16"/>
                </w:rPr>
                <w:delText xml:space="preserve">저축은행</w:delText>
              </w:r>
            </w:del>
            <w:del w:id="9514" w:author="코람코 상장리츠팀" w:date="2026-10-13T15:00:00Z">
              <w:r>
                <w:rPr>
                  <w:rFonts w:ascii="Times New Roman" w:eastAsia="바탕체" w:hAnsi="Times New Roman"/>
                  <w:b/>
                  <w:color w:val="000000"/>
                  <w:sz w:val="22"/>
                  <w:szCs w:val="16"/>
                </w:rPr>
                <w:delText xml:space="preserve"> [</w:delText>
              </w:r>
            </w:del>
            <w:del w:id="9515" w:author="코람코 상장리츠팀" w:date="2026-10-13T15:00:00Z">
              <w:r>
                <w:rPr>
                  <w:rFonts w:ascii="Times New Roman" w:eastAsia="바탕체" w:hAnsi="Times New Roman"/>
                  <w:b/>
                  <w:color w:val="000000"/>
                  <w:sz w:val="22"/>
                  <w:szCs w:val="16"/>
                </w:rPr>
                <w:delText xml:space="preserve">정식</w:delText>
              </w:r>
            </w:del>
            <w:del w:id="9516" w:author="코람코 상장리츠팀" w:date="2026-10-13T15:00:00Z">
              <w:r>
                <w:rPr>
                  <w:rFonts w:ascii="Times New Roman" w:eastAsia="바탕체" w:hAnsi="Times New Roman"/>
                  <w:b/>
                  <w:color w:val="000000"/>
                  <w:sz w:val="22"/>
                  <w:szCs w:val="16"/>
                </w:rPr>
                <w:delText xml:space="preserve"> </w:delText>
              </w:r>
            </w:del>
            <w:del w:id="9517" w:author="코람코 상장리츠팀" w:date="2026-10-13T15:00:00Z">
              <w:r>
                <w:rPr>
                  <w:rFonts w:ascii="Times New Roman" w:eastAsia="바탕체" w:hAnsi="Times New Roman"/>
                  <w:b/>
                  <w:color w:val="000000"/>
                  <w:sz w:val="22"/>
                  <w:szCs w:val="16"/>
                </w:rPr>
                <w:delText xml:space="preserve">상호</w:delText>
              </w:r>
            </w:del>
            <w:del w:id="9518" w:author="코람코 상장리츠팀" w:date="2026-10-13T15:00:00Z">
              <w:r>
                <w:rPr>
                  <w:rFonts w:ascii="Times New Roman" w:eastAsia="바탕체" w:hAnsi="Times New Roman"/>
                  <w:b/>
                  <w:color w:val="000000"/>
                  <w:sz w:val="22"/>
                  <w:szCs w:val="16"/>
                </w:rPr>
                <w:delText xml:space="preserve"> </w:delText>
              </w:r>
            </w:del>
            <w:del w:id="9519" w:author="코람코 상장리츠팀" w:date="2026-10-13T15:00:00Z">
              <w:r>
                <w:rPr>
                  <w:rFonts w:ascii="Times New Roman" w:eastAsia="바탕체" w:hAnsi="Times New Roman"/>
                  <w:b/>
                  <w:color w:val="000000"/>
                  <w:sz w:val="22"/>
                  <w:szCs w:val="16"/>
                </w:rPr>
                <w:delText xml:space="preserve">확인</w:delText>
              </w:r>
            </w:del>
            <w:del w:id="9520" w:author="코람코 상장리츠팀" w:date="2026-10-13T15:00:00Z">
              <w:r>
                <w:rPr>
                  <w:rFonts w:ascii="Times New Roman" w:eastAsia="바탕체" w:hAnsi="Times New Roman"/>
                  <w:b/>
                  <w:color w:val="000000"/>
                  <w:sz w:val="22"/>
                  <w:szCs w:val="16"/>
                </w:rPr>
                <w:delText xml:space="preserve"> </w:delText>
              </w:r>
            </w:del>
            <w:del w:id="9521" w:author="코람코 상장리츠팀" w:date="2026-10-13T15:00:00Z">
              <w:r>
                <w:rPr>
                  <w:rFonts w:ascii="Times New Roman" w:eastAsia="바탕체" w:hAnsi="Times New Roman"/>
                  <w:b/>
                  <w:color w:val="000000"/>
                  <w:sz w:val="22"/>
                  <w:szCs w:val="16"/>
                </w:rPr>
                <w:delText xml:space="preserve">필요</w:delText>
              </w:r>
            </w:del>
            <w:del w:id="9522" w:author="코람코 상장리츠팀" w:date="2026-10-13T15:00:00Z">
              <w:r>
                <w:rPr>
                  <w:rFonts w:ascii="Times New Roman" w:eastAsia="바탕체" w:hAnsi="Times New Roman"/>
                  <w:b/>
                  <w:color w:val="000000"/>
                  <w:sz w:val="22"/>
                  <w:szCs w:val="16"/>
                </w:rPr>
                <w:delText xml:space="preserve">]</w:delText>
              </w:r>
            </w:del>
            <w:ins w:id="9523" w:author="코람코 상장리츠팀" w:date="2026-10-13T15:00:00Z">
              <w:r>
                <w:rPr>
                  <w:rFonts w:ascii="Times New Roman" w:eastAsia="바탕체" w:hAnsi="Times New Roman"/>
                  <w:b/>
                  <w:color w:val="000000"/>
                  <w:sz w:val="22"/>
                  <w:szCs w:val="16"/>
                </w:rPr>
                <w:t xml:space="preserve">주식회사 디비저축은행</w:t>
              </w:r>
            </w:ins>
            <w:r>
              <w:rPr>
                <w:rFonts w:ascii="Times New Roman" w:eastAsia="바탕체" w:hAnsi="Times New Roman"/>
                <w:b/>
                <w:color w:val="000000"/>
                <w:sz w:val="22"/>
                <w:szCs w:val="16"/>
              </w:rPr>
              <w:t xml:space="preserve"> (</w:t>
            </w:r>
            <w:r>
              <w:rPr>
                <w:rFonts w:ascii="Times New Roman" w:eastAsia="바탕체" w:hAnsi="Times New Roman"/>
                <w:b/>
                <w:color w:val="000000"/>
                <w:sz w:val="22"/>
                <w:szCs w:val="16"/>
              </w:rPr>
              <w:t>금</w:t>
            </w:r>
            <w:r>
              <w:rPr>
                <w:rFonts w:ascii="Times New Roman" w:eastAsia="바탕체" w:hAnsi="Times New Roman"/>
                <w:b/>
                <w:color w:val="000000"/>
                <w:sz w:val="22"/>
                <w:szCs w:val="16"/>
              </w:rPr>
              <w:t>9,600,000,000</w:t>
            </w:r>
            <w:r>
              <w:rPr>
                <w:rFonts w:ascii="Times New Roman" w:eastAsia="바탕체" w:hAnsi="Times New Roman"/>
                <w:b/>
                <w:color w:val="000000"/>
                <w:sz w:val="22"/>
                <w:szCs w:val="16"/>
              </w:rPr>
              <w:t>원</w:t>
            </w:r>
            <w:r>
              <w:rPr>
                <w:rFonts w:ascii="Times New Roman" w:eastAsia="바탕체" w:hAnsi="Times New Roman"/>
                <w:b/>
                <w:color w:val="000000"/>
                <w:sz w:val="22"/>
                <w:szCs w:val="16"/>
              </w:rPr>
              <w:t>)</w:t>
            </w:r>
          </w:p>
        </w:tc>
        <w:tc>
          <w:tcPr>
            <w:tcW w:w="4508" w:type="dxa"/>
            <w:tcBorders>
              <w:top w:val="single" w:sz="4" w:space="0" w:color="000000"/>
              <w:left w:val="single" w:sz="4" w:space="0" w:color="000000"/>
              <w:bottom w:val="single" w:sz="4" w:space="0" w:color="000000"/>
              <w:right w:val="single" w:sz="4" w:space="0" w:color="000000"/>
            </w:tcBorders>
          </w:tcPr>
          <w:p w14:paraId="6AC15E79" w14:textId="77777777" w:rsidR="00DE42D9" w:rsidRDefault="00930A79">
            <w:pPr>
              <w:snapToGrid w:val="0"/>
              <w:spacing w:after="0" w:line="360" w:lineRule="auto"/>
              <w:rPr>
                <w:rFonts w:ascii="Times New Roman" w:eastAsia="바탕체" w:hAnsi="Times New Roman"/>
                <w:b/>
                <w:color w:val="000000"/>
                <w:sz w:val="22"/>
              </w:rPr>
            </w:pPr>
            <w:r>
              <w:rPr>
                <w:rFonts w:ascii="Times New Roman" w:eastAsia="바탕체" w:hAnsi="Times New Roman"/>
                <w:b/>
                <w:color w:val="000000"/>
                <w:sz w:val="22"/>
              </w:rPr>
              <w:t>(</w:t>
            </w:r>
            <w:r>
              <w:rPr>
                <w:rFonts w:ascii="Times New Roman" w:eastAsia="바탕체" w:hAnsi="Times New Roman"/>
                <w:b/>
                <w:color w:val="000000"/>
                <w:sz w:val="22"/>
              </w:rPr>
              <w:t>각</w:t>
            </w:r>
            <w:r>
              <w:rPr>
                <w:rFonts w:ascii="Times New Roman" w:eastAsia="바탕체" w:hAnsi="Times New Roman"/>
                <w:b/>
                <w:color w:val="000000"/>
                <w:sz w:val="22"/>
              </w:rPr>
              <w:t xml:space="preserve"> </w:t>
            </w:r>
            <w:r>
              <w:rPr>
                <w:rFonts w:ascii="Times New Roman" w:eastAsia="바탕체" w:hAnsi="Times New Roman"/>
                <w:b/>
                <w:color w:val="000000"/>
                <w:sz w:val="22"/>
              </w:rPr>
              <w:t>대출약정금의</w:t>
            </w:r>
            <w:r>
              <w:rPr>
                <w:rFonts w:ascii="Times New Roman" w:eastAsia="바탕체" w:hAnsi="Times New Roman"/>
                <w:b/>
                <w:color w:val="000000"/>
                <w:sz w:val="22"/>
              </w:rPr>
              <w:t xml:space="preserve"> 120%, </w:t>
            </w:r>
            <w:r>
              <w:rPr>
                <w:rFonts w:ascii="Times New Roman" w:eastAsia="바탕체" w:hAnsi="Times New Roman"/>
                <w:b/>
                <w:color w:val="000000"/>
                <w:sz w:val="22"/>
              </w:rPr>
              <w:t>합계</w:t>
            </w:r>
            <w:r>
              <w:rPr>
                <w:rFonts w:ascii="Times New Roman" w:eastAsia="바탕체" w:hAnsi="Times New Roman"/>
                <w:b/>
                <w:color w:val="000000"/>
                <w:sz w:val="22"/>
              </w:rPr>
              <w:t xml:space="preserve"> </w:t>
            </w:r>
            <w:r>
              <w:rPr>
                <w:rFonts w:ascii="Times New Roman" w:eastAsia="바탕체" w:hAnsi="Times New Roman"/>
                <w:b/>
                <w:color w:val="000000"/>
                <w:sz w:val="22"/>
              </w:rPr>
              <w:t>금</w:t>
            </w:r>
            <w:r>
              <w:rPr>
                <w:rFonts w:ascii="Times New Roman" w:eastAsia="바탕체" w:hAnsi="Times New Roman"/>
                <w:b/>
                <w:color w:val="000000"/>
                <w:sz w:val="22"/>
              </w:rPr>
              <w:t>45,600,000,000</w:t>
            </w:r>
            <w:r>
              <w:rPr>
                <w:rFonts w:ascii="Times New Roman" w:eastAsia="바탕체" w:hAnsi="Times New Roman"/>
                <w:b/>
                <w:color w:val="000000"/>
                <w:sz w:val="22"/>
              </w:rPr>
              <w:t>원</w:t>
            </w:r>
            <w:r>
              <w:rPr>
                <w:rFonts w:ascii="Times New Roman" w:eastAsia="바탕체" w:hAnsi="Times New Roman"/>
                <w:b/>
                <w:color w:val="000000"/>
                <w:sz w:val="22"/>
              </w:rPr>
              <w:t>)</w:t>
            </w:r>
          </w:p>
        </w:tc>
      </w:tr>
    </w:tbl>
    <w:p>
      <w:pPr>
        <w:snapToGrid w:val="0"/>
        <w:spacing w:after="0" w:line="360" w:lineRule="auto"/>
        <w:rPr>
          <w:ins w:id="9524" w:author="코람코 상장리츠팀" w:date="2026-10-13T15:00:00Z"/>
          <w:rFonts w:ascii="Times New Roman" w:hAnsi="Times New Roman" w:cs="Times New Roman" w:eastAsia="바탕체"/>
          <w:b/>
          <w:bCs/>
          <w:color w:val="000000"/>
          <w:kern w:val="0"/>
          <w:sz w:val="22"/>
          <w:szCs w:val="22"/>
        </w:rPr>
      </w:pPr>
      <w:commentRangeStart w:id="19"/>
      <w:r/>
      <w:ins w:id="9525" w:author="코람코 상장리츠팀" w:date="2026-10-13T15:00:00Z">
        <w:r>
          <w:rPr>
            <w:rFonts w:ascii="Times New Roman" w:hAnsi="Times New Roman" w:cs="Times New Roman" w:eastAsia="바탕체"/>
            <w:b/>
            <w:bCs/>
            <w:color w:val="000000"/>
            <w:kern w:val="0"/>
            <w:sz w:val="22"/>
            <w:szCs w:val="22"/>
          </w:rPr>
          <w:t xml:space="preserve">※ 우선수익자별 세부 내역</w:t>
        </w:r>
      </w:ins>
      <w:r/>
      <w:commentRangeEnd w:id="19"/>
      <w:r>
        <w:rPr>
          <w:rStyle w:val="CommentReference"/>
        </w:rPr>
        <w:commentReference w:id="19"/>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57" w:type="dxa"/>
          <w:bottom w:w="28" w:type="dxa"/>
          <w:right w:w="57" w:type="dxa"/>
        </w:tblCellMar>
      </w:tblPr>
      <w:tblGrid>
        <w:gridCol w:w="1100"/>
        <w:gridCol w:w="500"/>
        <w:gridCol w:w="2726"/>
        <w:gridCol w:w="1500"/>
        <w:gridCol w:w="1600"/>
        <w:gridCol w:w="1600"/>
      </w:tblGrid>
      <w:tr>
        <w:trPr>
          <w:tblHeader/>
          <w:cantSplit/>
          <w:ins w:id="9526" w:author="코람코 상장리츠팀" w:date="2026-10-13T15:00:00Z"/>
        </w:trPr>
        <w:tc>
          <w:tcPr>
            <w:tcW w:w="1100" w:type="dxa"/>
            <w:shd w:val="clear" w:color="auto" w:fill="F2F2F2"/>
            <w:vAlign w:val="center"/>
          </w:tcPr>
          <w:p>
            <w:pPr>
              <w:snapToGrid w:val="0"/>
              <w:spacing w:after="0" w:line="240" w:lineRule="auto"/>
              <w:jc w:val="center"/>
              <w:rPr>
                <w:ins w:id="9527" w:author="코람코 상장리츠팀" w:date="2026-10-13T15:00:00Z"/>
                <w:rFonts w:ascii="Times New Roman" w:hAnsi="Times New Roman" w:cs="Times New Roman" w:eastAsia="바탕체"/>
                <w:b/>
                <w:bCs/>
                <w:color w:val="000000"/>
                <w:kern w:val="0"/>
                <w:sz w:val="18"/>
                <w:szCs w:val="18"/>
              </w:rPr>
            </w:pPr>
            <w:ins w:id="9528" w:author="코람코 상장리츠팀" w:date="2026-10-13T15:00:00Z">
              <w:r>
                <w:rPr>
                  <w:rFonts w:ascii="Times New Roman" w:hAnsi="Times New Roman" w:cs="Times New Roman" w:eastAsia="바탕체"/>
                  <w:b/>
                  <w:bCs/>
                  <w:color w:val="000000"/>
                  <w:kern w:val="0"/>
                  <w:sz w:val="18"/>
                  <w:szCs w:val="18"/>
                </w:rPr>
                <w:t xml:space="preserve">순위</w:t>
              </w:r>
            </w:ins>
          </w:p>
        </w:tc>
        <w:tc>
          <w:tcPr>
            <w:tcW w:w="500" w:type="dxa"/>
            <w:shd w:val="clear" w:color="auto" w:fill="F2F2F2"/>
            <w:vAlign w:val="center"/>
          </w:tcPr>
          <w:p>
            <w:pPr>
              <w:snapToGrid w:val="0"/>
              <w:spacing w:after="0" w:line="240" w:lineRule="auto"/>
              <w:jc w:val="center"/>
              <w:rPr>
                <w:ins w:id="9529" w:author="코람코 상장리츠팀" w:date="2026-10-13T15:00:00Z"/>
                <w:rFonts w:ascii="Times New Roman" w:hAnsi="Times New Roman" w:cs="Times New Roman" w:eastAsia="바탕체"/>
                <w:b/>
                <w:bCs/>
                <w:color w:val="000000"/>
                <w:kern w:val="0"/>
                <w:sz w:val="18"/>
                <w:szCs w:val="18"/>
              </w:rPr>
            </w:pPr>
            <w:ins w:id="9530" w:author="코람코 상장리츠팀" w:date="2026-10-13T15:00:00Z">
              <w:r>
                <w:rPr>
                  <w:rFonts w:ascii="Times New Roman" w:hAnsi="Times New Roman" w:cs="Times New Roman" w:eastAsia="바탕체"/>
                  <w:b/>
                  <w:bCs/>
                  <w:color w:val="000000"/>
                  <w:kern w:val="0"/>
                  <w:sz w:val="18"/>
                  <w:szCs w:val="18"/>
                </w:rPr>
                <w:t xml:space="preserve">연번</w:t>
              </w:r>
            </w:ins>
          </w:p>
        </w:tc>
        <w:tc>
          <w:tcPr>
            <w:tcW w:w="2726" w:type="dxa"/>
            <w:shd w:val="clear" w:color="auto" w:fill="F2F2F2"/>
            <w:vAlign w:val="center"/>
          </w:tcPr>
          <w:p>
            <w:pPr>
              <w:snapToGrid w:val="0"/>
              <w:spacing w:after="0" w:line="240" w:lineRule="auto"/>
              <w:jc w:val="center"/>
              <w:rPr>
                <w:ins w:id="9531" w:author="코람코 상장리츠팀" w:date="2026-10-13T15:00:00Z"/>
                <w:rFonts w:ascii="Times New Roman" w:hAnsi="Times New Roman" w:cs="Times New Roman" w:eastAsia="바탕체"/>
                <w:b/>
                <w:bCs/>
                <w:color w:val="000000"/>
                <w:kern w:val="0"/>
                <w:sz w:val="18"/>
                <w:szCs w:val="18"/>
              </w:rPr>
            </w:pPr>
            <w:ins w:id="9532" w:author="코람코 상장리츠팀" w:date="2026-10-13T15:00:00Z">
              <w:r>
                <w:rPr>
                  <w:rFonts w:ascii="Times New Roman" w:hAnsi="Times New Roman" w:cs="Times New Roman" w:eastAsia="바탕체"/>
                  <w:b/>
                  <w:bCs/>
                  <w:color w:val="000000"/>
                  <w:kern w:val="0"/>
                  <w:sz w:val="18"/>
                  <w:szCs w:val="18"/>
                </w:rPr>
                <w:t xml:space="preserve">우선수익자(상호)</w:t>
              </w:r>
            </w:ins>
          </w:p>
        </w:tc>
        <w:tc>
          <w:tcPr>
            <w:tcW w:w="1500" w:type="dxa"/>
            <w:shd w:val="clear" w:color="auto" w:fill="F2F2F2"/>
            <w:vAlign w:val="center"/>
          </w:tcPr>
          <w:p>
            <w:pPr>
              <w:snapToGrid w:val="0"/>
              <w:spacing w:after="0" w:line="240" w:lineRule="auto"/>
              <w:jc w:val="center"/>
              <w:rPr>
                <w:ins w:id="9533" w:author="코람코 상장리츠팀" w:date="2026-10-13T15:00:00Z"/>
                <w:rFonts w:ascii="Times New Roman" w:hAnsi="Times New Roman" w:cs="Times New Roman" w:eastAsia="바탕체"/>
                <w:b/>
                <w:bCs/>
                <w:color w:val="000000"/>
                <w:kern w:val="0"/>
                <w:sz w:val="18"/>
                <w:szCs w:val="18"/>
              </w:rPr>
            </w:pPr>
            <w:ins w:id="9534" w:author="코람코 상장리츠팀" w:date="2026-10-13T15:00:00Z">
              <w:r>
                <w:rPr>
                  <w:rFonts w:ascii="Times New Roman" w:hAnsi="Times New Roman" w:cs="Times New Roman" w:eastAsia="바탕체"/>
                  <w:b/>
                  <w:bCs/>
                  <w:color w:val="000000"/>
                  <w:kern w:val="0"/>
                  <w:sz w:val="18"/>
                  <w:szCs w:val="18"/>
                </w:rPr>
                <w:t xml:space="preserve">법인등록번호</w:t>
              </w:r>
            </w:ins>
          </w:p>
        </w:tc>
        <w:tc>
          <w:tcPr>
            <w:tcW w:w="1600" w:type="dxa"/>
            <w:shd w:val="clear" w:color="auto" w:fill="F2F2F2"/>
            <w:vAlign w:val="center"/>
          </w:tcPr>
          <w:p>
            <w:pPr>
              <w:snapToGrid w:val="0"/>
              <w:spacing w:after="0" w:line="240" w:lineRule="auto"/>
              <w:jc w:val="center"/>
              <w:rPr>
                <w:ins w:id="9535" w:author="코람코 상장리츠팀" w:date="2026-10-13T15:00:00Z"/>
                <w:rFonts w:ascii="Times New Roman" w:hAnsi="Times New Roman" w:cs="Times New Roman" w:eastAsia="바탕체"/>
                <w:b/>
                <w:bCs/>
                <w:color w:val="000000"/>
                <w:kern w:val="0"/>
                <w:sz w:val="18"/>
                <w:szCs w:val="18"/>
              </w:rPr>
            </w:pPr>
            <w:ins w:id="9536" w:author="코람코 상장리츠팀" w:date="2026-10-13T15:00:00Z">
              <w:r>
                <w:rPr>
                  <w:rFonts w:ascii="Times New Roman" w:hAnsi="Times New Roman" w:cs="Times New Roman" w:eastAsia="바탕체"/>
                  <w:b/>
                  <w:bCs/>
                  <w:color w:val="000000"/>
                  <w:kern w:val="0"/>
                  <w:sz w:val="18"/>
                  <w:szCs w:val="18"/>
                </w:rPr>
                <w:t xml:space="preserve">대출약정금 등(원)</w:t>
              </w:r>
            </w:ins>
          </w:p>
        </w:tc>
        <w:tc>
          <w:tcPr>
            <w:tcW w:w="1600" w:type="dxa"/>
            <w:shd w:val="clear" w:color="auto" w:fill="F2F2F2"/>
            <w:vAlign w:val="center"/>
          </w:tcPr>
          <w:p>
            <w:pPr>
              <w:snapToGrid w:val="0"/>
              <w:spacing w:after="0" w:line="240" w:lineRule="auto"/>
              <w:jc w:val="center"/>
              <w:rPr>
                <w:ins w:id="9537" w:author="코람코 상장리츠팀" w:date="2026-10-13T15:00:00Z"/>
                <w:rFonts w:ascii="Times New Roman" w:hAnsi="Times New Roman" w:cs="Times New Roman" w:eastAsia="바탕체"/>
                <w:b/>
                <w:bCs/>
                <w:color w:val="000000"/>
                <w:kern w:val="0"/>
                <w:sz w:val="18"/>
                <w:szCs w:val="18"/>
              </w:rPr>
            </w:pPr>
            <w:ins w:id="9538" w:author="코람코 상장리츠팀" w:date="2026-10-13T15:00:00Z">
              <w:r>
                <w:rPr>
                  <w:rFonts w:ascii="Times New Roman" w:hAnsi="Times New Roman" w:cs="Times New Roman" w:eastAsia="바탕체"/>
                  <w:b/>
                  <w:bCs/>
                  <w:color w:val="000000"/>
                  <w:kern w:val="0"/>
                  <w:sz w:val="18"/>
                  <w:szCs w:val="18"/>
                </w:rPr>
                <w:t xml:space="preserve">우선수익한도금액(원)</w:t>
              </w:r>
            </w:ins>
          </w:p>
        </w:tc>
      </w:tr>
      <w:tr>
        <w:trPr>
          <w:cantSplit/>
          <w:ins w:id="9539" w:author="코람코 상장리츠팀" w:date="2026-10-13T15:00:00Z"/>
        </w:trPr>
        <w:tc>
          <w:tcPr>
            <w:tcW w:w="1100" w:type="dxa"/>
            <w:vAlign w:val="center"/>
          </w:tcPr>
          <w:p>
            <w:pPr>
              <w:snapToGrid w:val="0"/>
              <w:spacing w:after="0" w:line="240" w:lineRule="auto"/>
              <w:jc w:val="center"/>
              <w:rPr>
                <w:ins w:id="9540" w:author="코람코 상장리츠팀" w:date="2026-10-13T15:00:00Z"/>
                <w:rFonts w:ascii="Times New Roman" w:hAnsi="Times New Roman" w:cs="Times New Roman" w:eastAsia="바탕체"/>
                <w:color w:val="000000"/>
                <w:kern w:val="0"/>
                <w:sz w:val="18"/>
                <w:szCs w:val="18"/>
              </w:rPr>
            </w:pPr>
            <w:ins w:id="9541" w:author="코람코 상장리츠팀" w:date="2026-10-13T15:00:00Z">
              <w:r>
                <w:rPr>
                  <w:rFonts w:ascii="Times New Roman" w:hAnsi="Times New Roman" w:cs="Times New Roman" w:eastAsia="바탕체"/>
                  <w:color w:val="000000"/>
                  <w:kern w:val="0"/>
                  <w:sz w:val="18"/>
                  <w:szCs w:val="18"/>
                </w:rPr>
                <w:t xml:space="preserve">제1순위</w:t>
              </w:r>
            </w:ins>
          </w:p>
        </w:tc>
        <w:tc>
          <w:tcPr>
            <w:tcW w:w="500" w:type="dxa"/>
            <w:vAlign w:val="center"/>
          </w:tcPr>
          <w:p>
            <w:pPr>
              <w:snapToGrid w:val="0"/>
              <w:spacing w:after="0" w:line="240" w:lineRule="auto"/>
              <w:jc w:val="center"/>
              <w:rPr>
                <w:ins w:id="9542" w:author="코람코 상장리츠팀" w:date="2026-10-13T15:00:00Z"/>
                <w:rFonts w:ascii="Times New Roman" w:hAnsi="Times New Roman" w:cs="Times New Roman" w:eastAsia="바탕체"/>
                <w:color w:val="000000"/>
                <w:kern w:val="0"/>
                <w:sz w:val="18"/>
                <w:szCs w:val="18"/>
              </w:rPr>
            </w:pPr>
            <w:ins w:id="9543" w:author="코람코 상장리츠팀" w:date="2026-10-13T15:00:00Z">
              <w:r>
                <w:rPr>
                  <w:rFonts w:ascii="Times New Roman" w:hAnsi="Times New Roman" w:cs="Times New Roman" w:eastAsia="바탕체"/>
                  <w:color w:val="000000"/>
                  <w:kern w:val="0"/>
                  <w:sz w:val="18"/>
                  <w:szCs w:val="18"/>
                </w:rPr>
                <w:t xml:space="preserve">1</w:t>
              </w:r>
            </w:ins>
          </w:p>
        </w:tc>
        <w:tc>
          <w:tcPr>
            <w:tcW w:w="2726" w:type="dxa"/>
            <w:vAlign w:val="center"/>
          </w:tcPr>
          <w:p>
            <w:pPr>
              <w:snapToGrid w:val="0"/>
              <w:spacing w:after="0" w:line="240" w:lineRule="auto"/>
              <w:jc w:val="left"/>
              <w:rPr>
                <w:ins w:id="9544" w:author="코람코 상장리츠팀" w:date="2026-10-13T15:00:00Z"/>
                <w:rFonts w:ascii="Times New Roman" w:hAnsi="Times New Roman" w:cs="Times New Roman" w:eastAsia="바탕체"/>
                <w:color w:val="000000"/>
                <w:kern w:val="0"/>
                <w:sz w:val="18"/>
                <w:szCs w:val="18"/>
              </w:rPr>
            </w:pPr>
            <w:ins w:id="9545" w:author="코람코 상장리츠팀" w:date="2026-10-13T15:00:00Z">
              <w:r>
                <w:rPr>
                  <w:rFonts w:ascii="Times New Roman" w:hAnsi="Times New Roman" w:cs="Times New Roman" w:eastAsia="바탕체"/>
                  <w:color w:val="000000"/>
                  <w:kern w:val="0"/>
                  <w:sz w:val="18"/>
                  <w:szCs w:val="18"/>
                </w:rPr>
                <w:t xml:space="preserve">쿠팡 주식회사</w:t>
              </w:r>
            </w:ins>
          </w:p>
        </w:tc>
        <w:tc>
          <w:tcPr>
            <w:tcW w:w="1500" w:type="dxa"/>
            <w:vAlign w:val="center"/>
          </w:tcPr>
          <w:p>
            <w:pPr>
              <w:snapToGrid w:val="0"/>
              <w:spacing w:after="0" w:line="240" w:lineRule="auto"/>
              <w:jc w:val="center"/>
              <w:rPr>
                <w:ins w:id="9546" w:author="코람코 상장리츠팀" w:date="2026-10-13T15:00:00Z"/>
                <w:rFonts w:ascii="Times New Roman" w:hAnsi="Times New Roman" w:cs="Times New Roman" w:eastAsia="바탕체"/>
                <w:color w:val="000000"/>
                <w:kern w:val="0"/>
                <w:sz w:val="18"/>
                <w:szCs w:val="18"/>
              </w:rPr>
            </w:pPr>
            <w:ins w:id="9547" w:author="코람코 상장리츠팀" w:date="2026-10-13T15:00:00Z">
              <w:r>
                <w:rPr>
                  <w:rFonts w:ascii="Times New Roman" w:hAnsi="Times New Roman" w:cs="Times New Roman" w:eastAsia="바탕체"/>
                  <w:color w:val="000000"/>
                  <w:kern w:val="0"/>
                  <w:sz w:val="18"/>
                  <w:szCs w:val="18"/>
                </w:rPr>
                <w:t xml:space="preserve">[*]</w:t>
              </w:r>
            </w:ins>
          </w:p>
        </w:tc>
        <w:tc>
          <w:tcPr>
            <w:tcW w:w="1600" w:type="dxa"/>
            <w:vAlign w:val="center"/>
          </w:tcPr>
          <w:p>
            <w:pPr>
              <w:snapToGrid w:val="0"/>
              <w:spacing w:after="0" w:line="240" w:lineRule="auto"/>
              <w:jc w:val="right"/>
              <w:rPr>
                <w:ins w:id="9548" w:author="코람코 상장리츠팀" w:date="2026-10-13T15:00:00Z"/>
                <w:rFonts w:ascii="Times New Roman" w:hAnsi="Times New Roman" w:cs="Times New Roman" w:eastAsia="바탕체"/>
                <w:color w:val="000000"/>
                <w:kern w:val="0"/>
                <w:sz w:val="18"/>
                <w:szCs w:val="18"/>
              </w:rPr>
            </w:pPr>
            <w:ins w:id="9549" w:author="코람코 상장리츠팀" w:date="2026-10-13T15:00:00Z">
              <w:r>
                <w:rPr>
                  <w:rFonts w:ascii="Times New Roman" w:hAnsi="Times New Roman" w:cs="Times New Roman" w:eastAsia="바탕체"/>
                  <w:color w:val="000000"/>
                  <w:kern w:val="0"/>
                  <w:sz w:val="18"/>
                  <w:szCs w:val="18"/>
                </w:rPr>
                <w:t xml:space="preserve">2,132,586,000</w:t>
              </w:r>
            </w:ins>
          </w:p>
          <w:p>
            <w:pPr>
              <w:snapToGrid w:val="0"/>
              <w:spacing w:after="0" w:line="240" w:lineRule="auto"/>
              <w:jc w:val="right"/>
              <w:rPr>
                <w:ins w:id="9550" w:author="코람코 상장리츠팀" w:date="2026-10-13T15:00:00Z"/>
                <w:rFonts w:ascii="Times New Roman" w:hAnsi="Times New Roman" w:cs="Times New Roman" w:eastAsia="바탕체"/>
                <w:color w:val="000000"/>
                <w:kern w:val="0"/>
                <w:sz w:val="18"/>
                <w:szCs w:val="18"/>
              </w:rPr>
            </w:pPr>
            <w:ins w:id="9551" w:author="코람코 상장리츠팀" w:date="2026-10-13T15:00:00Z">
              <w:r>
                <w:rPr>
                  <w:rFonts w:ascii="Times New Roman" w:hAnsi="Times New Roman" w:cs="Times New Roman" w:eastAsia="바탕체"/>
                  <w:color w:val="000000"/>
                  <w:kern w:val="0"/>
                  <w:sz w:val="18"/>
                  <w:szCs w:val="18"/>
                </w:rPr>
                <w:t xml:space="preserve">(임대차보증금)</w:t>
              </w:r>
            </w:ins>
          </w:p>
        </w:tc>
        <w:tc>
          <w:tcPr>
            <w:tcW w:w="1600" w:type="dxa"/>
            <w:vAlign w:val="center"/>
          </w:tcPr>
          <w:p>
            <w:pPr>
              <w:snapToGrid w:val="0"/>
              <w:spacing w:after="0" w:line="240" w:lineRule="auto"/>
              <w:jc w:val="right"/>
              <w:rPr>
                <w:ins w:id="9552" w:author="코람코 상장리츠팀" w:date="2026-10-13T15:00:00Z"/>
                <w:rFonts w:ascii="Times New Roman" w:hAnsi="Times New Roman" w:cs="Times New Roman" w:eastAsia="바탕체"/>
                <w:color w:val="000000"/>
                <w:kern w:val="0"/>
                <w:sz w:val="18"/>
                <w:szCs w:val="18"/>
              </w:rPr>
            </w:pPr>
            <w:ins w:id="9553" w:author="코람코 상장리츠팀" w:date="2026-10-13T15:00:00Z">
              <w:r>
                <w:rPr>
                  <w:rFonts w:ascii="Times New Roman" w:hAnsi="Times New Roman" w:cs="Times New Roman" w:eastAsia="바탕체"/>
                  <w:color w:val="000000"/>
                  <w:kern w:val="0"/>
                  <w:sz w:val="18"/>
                  <w:szCs w:val="18"/>
                </w:rPr>
                <w:t xml:space="preserve">2,132,586,000</w:t>
              </w:r>
            </w:ins>
          </w:p>
        </w:tc>
      </w:tr>
      <w:tr>
        <w:trPr>
          <w:cantSplit/>
          <w:ins w:id="9554" w:author="코람코 상장리츠팀" w:date="2026-10-13T15:00:00Z"/>
        </w:trPr>
        <w:tc>
          <w:tcPr>
            <w:tcW w:w="1100" w:type="dxa"/>
            <w:vMerge w:val="restart"/>
            <w:vAlign w:val="center"/>
          </w:tcPr>
          <w:p>
            <w:pPr>
              <w:snapToGrid w:val="0"/>
              <w:spacing w:after="0" w:line="240" w:lineRule="auto"/>
              <w:jc w:val="center"/>
              <w:rPr>
                <w:ins w:id="9555" w:author="코람코 상장리츠팀" w:date="2026-10-13T15:00:00Z"/>
                <w:rFonts w:ascii="Times New Roman" w:hAnsi="Times New Roman" w:cs="Times New Roman" w:eastAsia="바탕체"/>
                <w:color w:val="000000"/>
                <w:kern w:val="0"/>
                <w:sz w:val="18"/>
                <w:szCs w:val="18"/>
              </w:rPr>
            </w:pPr>
            <w:ins w:id="9556" w:author="코람코 상장리츠팀" w:date="2026-10-13T15:00:00Z">
              <w:r>
                <w:rPr>
                  <w:rFonts w:ascii="Times New Roman" w:hAnsi="Times New Roman" w:cs="Times New Roman" w:eastAsia="바탕체"/>
                  <w:color w:val="000000"/>
                  <w:kern w:val="0"/>
                  <w:sz w:val="18"/>
                  <w:szCs w:val="18"/>
                </w:rPr>
                <w:t xml:space="preserve">(공동)</w:t>
              </w:r>
            </w:ins>
          </w:p>
          <w:p>
            <w:pPr>
              <w:snapToGrid w:val="0"/>
              <w:spacing w:after="0" w:line="240" w:lineRule="auto"/>
              <w:jc w:val="center"/>
              <w:rPr>
                <w:ins w:id="9557" w:author="코람코 상장리츠팀" w:date="2026-10-13T15:00:00Z"/>
                <w:rFonts w:ascii="Times New Roman" w:hAnsi="Times New Roman" w:cs="Times New Roman" w:eastAsia="바탕체"/>
                <w:color w:val="000000"/>
                <w:kern w:val="0"/>
                <w:sz w:val="18"/>
                <w:szCs w:val="18"/>
              </w:rPr>
            </w:pPr>
            <w:ins w:id="9558" w:author="코람코 상장리츠팀" w:date="2026-10-13T15:00:00Z">
              <w:r>
                <w:rPr>
                  <w:rFonts w:ascii="Times New Roman" w:hAnsi="Times New Roman" w:cs="Times New Roman" w:eastAsia="바탕체"/>
                  <w:color w:val="000000"/>
                  <w:kern w:val="0"/>
                  <w:sz w:val="18"/>
                  <w:szCs w:val="18"/>
                </w:rPr>
                <w:t xml:space="preserve">제2순위</w:t>
              </w:r>
            </w:ins>
          </w:p>
          <w:p>
            <w:pPr>
              <w:snapToGrid w:val="0"/>
              <w:spacing w:after="0" w:line="240" w:lineRule="auto"/>
              <w:jc w:val="center"/>
              <w:rPr>
                <w:ins w:id="9559" w:author="코람코 상장리츠팀" w:date="2026-10-13T15:00:00Z"/>
                <w:rFonts w:ascii="Times New Roman" w:hAnsi="Times New Roman" w:cs="Times New Roman" w:eastAsia="바탕체"/>
                <w:color w:val="000000"/>
                <w:kern w:val="0"/>
                <w:sz w:val="18"/>
                <w:szCs w:val="18"/>
              </w:rPr>
            </w:pPr>
            <w:ins w:id="9560" w:author="코람코 상장리츠팀" w:date="2026-10-13T15:00:00Z">
              <w:r>
                <w:rPr>
                  <w:rFonts w:ascii="Times New Roman" w:hAnsi="Times New Roman" w:cs="Times New Roman" w:eastAsia="바탕체"/>
                  <w:color w:val="000000"/>
                  <w:kern w:val="0"/>
                  <w:sz w:val="18"/>
                  <w:szCs w:val="18"/>
                </w:rPr>
                <w:t xml:space="preserve">(Tranche A)</w:t>
              </w:r>
            </w:ins>
          </w:p>
        </w:tc>
        <w:tc>
          <w:tcPr>
            <w:tcW w:w="500" w:type="dxa"/>
            <w:vAlign w:val="center"/>
          </w:tcPr>
          <w:p>
            <w:pPr>
              <w:snapToGrid w:val="0"/>
              <w:spacing w:after="0" w:line="240" w:lineRule="auto"/>
              <w:jc w:val="center"/>
              <w:rPr>
                <w:ins w:id="9561" w:author="코람코 상장리츠팀" w:date="2026-10-13T15:00:00Z"/>
                <w:rFonts w:ascii="Times New Roman" w:hAnsi="Times New Roman" w:cs="Times New Roman" w:eastAsia="바탕체"/>
                <w:color w:val="000000"/>
                <w:kern w:val="0"/>
                <w:sz w:val="18"/>
                <w:szCs w:val="18"/>
              </w:rPr>
            </w:pPr>
            <w:ins w:id="9562" w:author="코람코 상장리츠팀" w:date="2026-10-13T15:00:00Z">
              <w:r>
                <w:rPr>
                  <w:rFonts w:ascii="Times New Roman" w:hAnsi="Times New Roman" w:cs="Times New Roman" w:eastAsia="바탕체"/>
                  <w:color w:val="000000"/>
                  <w:kern w:val="0"/>
                  <w:sz w:val="18"/>
                  <w:szCs w:val="18"/>
                </w:rPr>
                <w:t xml:space="preserve">1</w:t>
              </w:r>
            </w:ins>
          </w:p>
        </w:tc>
        <w:tc>
          <w:tcPr>
            <w:tcW w:w="2726" w:type="dxa"/>
            <w:vAlign w:val="center"/>
          </w:tcPr>
          <w:p>
            <w:pPr>
              <w:snapToGrid w:val="0"/>
              <w:spacing w:after="0" w:line="240" w:lineRule="auto"/>
              <w:jc w:val="left"/>
              <w:rPr>
                <w:ins w:id="9563" w:author="코람코 상장리츠팀" w:date="2026-10-13T15:00:00Z"/>
                <w:rFonts w:ascii="Times New Roman" w:hAnsi="Times New Roman" w:cs="Times New Roman" w:eastAsia="바탕체"/>
                <w:color w:val="000000"/>
                <w:kern w:val="0"/>
                <w:sz w:val="18"/>
                <w:szCs w:val="18"/>
              </w:rPr>
            </w:pPr>
            <w:ins w:id="9564" w:author="코람코 상장리츠팀" w:date="2026-10-13T15:00:00Z">
              <w:r>
                <w:rPr>
                  <w:rFonts w:ascii="Times New Roman" w:hAnsi="Times New Roman" w:cs="Times New Roman" w:eastAsia="바탕체"/>
                  <w:color w:val="000000"/>
                  <w:kern w:val="0"/>
                  <w:sz w:val="18"/>
                  <w:szCs w:val="18"/>
                </w:rPr>
                <w:t xml:space="preserve">주식회사 우리은행</w:t>
              </w:r>
            </w:ins>
          </w:p>
        </w:tc>
        <w:tc>
          <w:tcPr>
            <w:tcW w:w="1500" w:type="dxa"/>
            <w:vAlign w:val="center"/>
          </w:tcPr>
          <w:p>
            <w:pPr>
              <w:snapToGrid w:val="0"/>
              <w:spacing w:after="0" w:line="240" w:lineRule="auto"/>
              <w:jc w:val="center"/>
              <w:rPr>
                <w:ins w:id="9565" w:author="코람코 상장리츠팀" w:date="2026-10-13T15:00:00Z"/>
                <w:rFonts w:ascii="Times New Roman" w:hAnsi="Times New Roman" w:cs="Times New Roman" w:eastAsia="바탕체"/>
                <w:color w:val="000000"/>
                <w:kern w:val="0"/>
                <w:sz w:val="18"/>
                <w:szCs w:val="18"/>
              </w:rPr>
            </w:pPr>
            <w:ins w:id="9566" w:author="코람코 상장리츠팀" w:date="2026-10-13T15:00:00Z">
              <w:r>
                <w:rPr>
                  <w:rFonts w:ascii="Times New Roman" w:hAnsi="Times New Roman" w:cs="Times New Roman" w:eastAsia="바탕체"/>
                  <w:color w:val="000000"/>
                  <w:kern w:val="0"/>
                  <w:sz w:val="18"/>
                  <w:szCs w:val="18"/>
                </w:rPr>
                <w:t xml:space="preserve">110111-0023393</w:t>
              </w:r>
            </w:ins>
          </w:p>
        </w:tc>
        <w:tc>
          <w:tcPr>
            <w:tcW w:w="1600" w:type="dxa"/>
            <w:vAlign w:val="center"/>
          </w:tcPr>
          <w:p>
            <w:pPr>
              <w:snapToGrid w:val="0"/>
              <w:spacing w:after="0" w:line="240" w:lineRule="auto"/>
              <w:jc w:val="right"/>
              <w:rPr>
                <w:ins w:id="9567" w:author="코람코 상장리츠팀" w:date="2026-10-13T15:00:00Z"/>
                <w:rFonts w:ascii="Times New Roman" w:hAnsi="Times New Roman" w:cs="Times New Roman" w:eastAsia="바탕체"/>
                <w:color w:val="000000"/>
                <w:kern w:val="0"/>
                <w:sz w:val="18"/>
                <w:szCs w:val="18"/>
              </w:rPr>
            </w:pPr>
            <w:ins w:id="9568" w:author="코람코 상장리츠팀" w:date="2026-10-13T15:00:00Z">
              <w:r>
                <w:rPr>
                  <w:rFonts w:ascii="Times New Roman" w:hAnsi="Times New Roman" w:cs="Times New Roman" w:eastAsia="바탕체"/>
                  <w:color w:val="000000"/>
                  <w:kern w:val="0"/>
                  <w:sz w:val="18"/>
                  <w:szCs w:val="18"/>
                </w:rPr>
                <w:t xml:space="preserve">70,000,000,000</w:t>
              </w:r>
            </w:ins>
          </w:p>
        </w:tc>
        <w:tc>
          <w:tcPr>
            <w:tcW w:w="1600" w:type="dxa"/>
            <w:vAlign w:val="center"/>
          </w:tcPr>
          <w:p>
            <w:pPr>
              <w:snapToGrid w:val="0"/>
              <w:spacing w:after="0" w:line="240" w:lineRule="auto"/>
              <w:jc w:val="right"/>
              <w:rPr>
                <w:ins w:id="9569" w:author="코람코 상장리츠팀" w:date="2026-10-13T15:00:00Z"/>
                <w:rFonts w:ascii="Times New Roman" w:hAnsi="Times New Roman" w:cs="Times New Roman" w:eastAsia="바탕체"/>
                <w:color w:val="000000"/>
                <w:kern w:val="0"/>
                <w:sz w:val="18"/>
                <w:szCs w:val="18"/>
              </w:rPr>
            </w:pPr>
            <w:ins w:id="9570" w:author="코람코 상장리츠팀" w:date="2026-10-13T15:00:00Z">
              <w:r>
                <w:rPr>
                  <w:rFonts w:ascii="Times New Roman" w:hAnsi="Times New Roman" w:cs="Times New Roman" w:eastAsia="바탕체"/>
                  <w:color w:val="000000"/>
                  <w:kern w:val="0"/>
                  <w:sz w:val="18"/>
                  <w:szCs w:val="18"/>
                </w:rPr>
                <w:t xml:space="preserve">84,000,000,000</w:t>
              </w:r>
            </w:ins>
          </w:p>
        </w:tc>
      </w:tr>
      <w:tr>
        <w:trPr>
          <w:cantSplit/>
          <w:ins w:id="9571" w:author="코람코 상장리츠팀" w:date="2026-10-13T15:00:00Z"/>
        </w:trPr>
        <w:tc>
          <w:tcPr>
            <w:tcW w:w="1100" w:type="dxa"/>
            <w:vMerge/>
            <w:vAlign w:val="center"/>
          </w:tcPr>
          <w:p>
            <w:pPr>
              <w:snapToGrid w:val="0"/>
              <w:spacing w:after="0" w:line="240" w:lineRule="auto"/>
              <w:jc w:val="center"/>
              <w:rPr>
                <w:ins w:id="9572"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9573" w:author="코람코 상장리츠팀" w:date="2026-10-13T15:00:00Z"/>
                <w:rFonts w:ascii="Times New Roman" w:hAnsi="Times New Roman" w:cs="Times New Roman" w:eastAsia="바탕체"/>
                <w:color w:val="000000"/>
                <w:kern w:val="0"/>
                <w:sz w:val="18"/>
                <w:szCs w:val="18"/>
              </w:rPr>
            </w:pPr>
            <w:ins w:id="9574" w:author="코람코 상장리츠팀" w:date="2026-10-13T15:00:00Z">
              <w:r>
                <w:rPr>
                  <w:rFonts w:ascii="Times New Roman" w:hAnsi="Times New Roman" w:cs="Times New Roman" w:eastAsia="바탕체"/>
                  <w:color w:val="000000"/>
                  <w:kern w:val="0"/>
                  <w:sz w:val="18"/>
                  <w:szCs w:val="18"/>
                </w:rPr>
                <w:t xml:space="preserve">2</w:t>
              </w:r>
            </w:ins>
          </w:p>
        </w:tc>
        <w:tc>
          <w:tcPr>
            <w:tcW w:w="2726" w:type="dxa"/>
            <w:vAlign w:val="center"/>
          </w:tcPr>
          <w:p>
            <w:pPr>
              <w:snapToGrid w:val="0"/>
              <w:spacing w:after="0" w:line="240" w:lineRule="auto"/>
              <w:jc w:val="left"/>
              <w:rPr>
                <w:ins w:id="9575" w:author="코람코 상장리츠팀" w:date="2026-10-13T15:00:00Z"/>
                <w:rFonts w:ascii="Times New Roman" w:hAnsi="Times New Roman" w:cs="Times New Roman" w:eastAsia="바탕체"/>
                <w:color w:val="000000"/>
                <w:kern w:val="0"/>
                <w:sz w:val="18"/>
                <w:szCs w:val="18"/>
              </w:rPr>
            </w:pPr>
            <w:ins w:id="9576" w:author="코람코 상장리츠팀" w:date="2026-10-13T15:00:00Z">
              <w:r>
                <w:rPr>
                  <w:rFonts w:ascii="Times New Roman" w:hAnsi="Times New Roman" w:cs="Times New Roman" w:eastAsia="바탕체"/>
                  <w:color w:val="000000"/>
                  <w:kern w:val="0"/>
                  <w:sz w:val="18"/>
                  <w:szCs w:val="18"/>
                </w:rPr>
                <w:t xml:space="preserve">롯데캐피탈 주식회사</w:t>
              </w:r>
            </w:ins>
          </w:p>
        </w:tc>
        <w:tc>
          <w:tcPr>
            <w:tcW w:w="1500" w:type="dxa"/>
            <w:vAlign w:val="center"/>
          </w:tcPr>
          <w:p>
            <w:pPr>
              <w:snapToGrid w:val="0"/>
              <w:spacing w:after="0" w:line="240" w:lineRule="auto"/>
              <w:jc w:val="center"/>
              <w:rPr>
                <w:ins w:id="9577" w:author="코람코 상장리츠팀" w:date="2026-10-13T15:00:00Z"/>
                <w:rFonts w:ascii="Times New Roman" w:hAnsi="Times New Roman" w:cs="Times New Roman" w:eastAsia="바탕체"/>
                <w:color w:val="000000"/>
                <w:kern w:val="0"/>
                <w:sz w:val="18"/>
                <w:szCs w:val="18"/>
              </w:rPr>
            </w:pPr>
            <w:ins w:id="9578" w:author="코람코 상장리츠팀" w:date="2026-10-13T15:00:00Z">
              <w:r>
                <w:rPr>
                  <w:rFonts w:ascii="Times New Roman" w:hAnsi="Times New Roman" w:cs="Times New Roman" w:eastAsia="바탕체"/>
                  <w:color w:val="000000"/>
                  <w:kern w:val="0"/>
                  <w:sz w:val="18"/>
                  <w:szCs w:val="18"/>
                </w:rPr>
                <w:t xml:space="preserve">110111-1217416</w:t>
              </w:r>
            </w:ins>
          </w:p>
        </w:tc>
        <w:tc>
          <w:tcPr>
            <w:tcW w:w="1600" w:type="dxa"/>
            <w:vAlign w:val="center"/>
          </w:tcPr>
          <w:p>
            <w:pPr>
              <w:snapToGrid w:val="0"/>
              <w:spacing w:after="0" w:line="240" w:lineRule="auto"/>
              <w:jc w:val="right"/>
              <w:rPr>
                <w:ins w:id="9579" w:author="코람코 상장리츠팀" w:date="2026-10-13T15:00:00Z"/>
                <w:rFonts w:ascii="Times New Roman" w:hAnsi="Times New Roman" w:cs="Times New Roman" w:eastAsia="바탕체"/>
                <w:color w:val="000000"/>
                <w:kern w:val="0"/>
                <w:sz w:val="18"/>
                <w:szCs w:val="18"/>
              </w:rPr>
            </w:pPr>
            <w:ins w:id="9580" w:author="코람코 상장리츠팀" w:date="2026-10-13T15:00:00Z">
              <w:r>
                <w:rPr>
                  <w:rFonts w:ascii="Times New Roman" w:hAnsi="Times New Roman" w:cs="Times New Roman" w:eastAsia="바탕체"/>
                  <w:color w:val="000000"/>
                  <w:kern w:val="0"/>
                  <w:sz w:val="18"/>
                  <w:szCs w:val="18"/>
                </w:rPr>
                <w:t xml:space="preserve">30,000,000,000</w:t>
              </w:r>
            </w:ins>
          </w:p>
        </w:tc>
        <w:tc>
          <w:tcPr>
            <w:tcW w:w="1600" w:type="dxa"/>
            <w:vAlign w:val="center"/>
          </w:tcPr>
          <w:p>
            <w:pPr>
              <w:snapToGrid w:val="0"/>
              <w:spacing w:after="0" w:line="240" w:lineRule="auto"/>
              <w:jc w:val="right"/>
              <w:rPr>
                <w:ins w:id="9581" w:author="코람코 상장리츠팀" w:date="2026-10-13T15:00:00Z"/>
                <w:rFonts w:ascii="Times New Roman" w:hAnsi="Times New Roman" w:cs="Times New Roman" w:eastAsia="바탕체"/>
                <w:color w:val="000000"/>
                <w:kern w:val="0"/>
                <w:sz w:val="18"/>
                <w:szCs w:val="18"/>
              </w:rPr>
            </w:pPr>
            <w:ins w:id="9582" w:author="코람코 상장리츠팀" w:date="2026-10-13T15:00:00Z">
              <w:r>
                <w:rPr>
                  <w:rFonts w:ascii="Times New Roman" w:hAnsi="Times New Roman" w:cs="Times New Roman" w:eastAsia="바탕체"/>
                  <w:color w:val="000000"/>
                  <w:kern w:val="0"/>
                  <w:sz w:val="18"/>
                  <w:szCs w:val="18"/>
                </w:rPr>
                <w:t xml:space="preserve">36,000,000,000</w:t>
              </w:r>
            </w:ins>
          </w:p>
        </w:tc>
      </w:tr>
      <w:tr>
        <w:trPr>
          <w:cantSplit/>
          <w:ins w:id="9583" w:author="코람코 상장리츠팀" w:date="2026-10-13T15:00:00Z"/>
        </w:trPr>
        <w:tc>
          <w:tcPr>
            <w:tcW w:w="1100" w:type="dxa"/>
            <w:vMerge/>
            <w:vAlign w:val="center"/>
          </w:tcPr>
          <w:p>
            <w:pPr>
              <w:snapToGrid w:val="0"/>
              <w:spacing w:after="0" w:line="240" w:lineRule="auto"/>
              <w:jc w:val="center"/>
              <w:rPr>
                <w:ins w:id="9584"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9585" w:author="코람코 상장리츠팀" w:date="2026-10-13T15:00:00Z"/>
                <w:rFonts w:ascii="Times New Roman" w:hAnsi="Times New Roman" w:cs="Times New Roman" w:eastAsia="바탕체"/>
                <w:color w:val="000000"/>
                <w:kern w:val="0"/>
                <w:sz w:val="18"/>
                <w:szCs w:val="18"/>
              </w:rPr>
            </w:pPr>
            <w:ins w:id="9586" w:author="코람코 상장리츠팀" w:date="2026-10-13T15:00:00Z">
              <w:r>
                <w:rPr>
                  <w:rFonts w:ascii="Times New Roman" w:hAnsi="Times New Roman" w:cs="Times New Roman" w:eastAsia="바탕체"/>
                  <w:color w:val="000000"/>
                  <w:kern w:val="0"/>
                  <w:sz w:val="18"/>
                  <w:szCs w:val="18"/>
                </w:rPr>
                <w:t xml:space="preserve">3</w:t>
              </w:r>
            </w:ins>
          </w:p>
        </w:tc>
        <w:tc>
          <w:tcPr>
            <w:tcW w:w="2726" w:type="dxa"/>
            <w:vAlign w:val="center"/>
          </w:tcPr>
          <w:p>
            <w:pPr>
              <w:snapToGrid w:val="0"/>
              <w:spacing w:after="0" w:line="240" w:lineRule="auto"/>
              <w:jc w:val="left"/>
              <w:rPr>
                <w:ins w:id="9587" w:author="코람코 상장리츠팀" w:date="2026-10-13T15:00:00Z"/>
                <w:rFonts w:ascii="Times New Roman" w:hAnsi="Times New Roman" w:cs="Times New Roman" w:eastAsia="바탕체"/>
                <w:color w:val="000000"/>
                <w:kern w:val="0"/>
                <w:sz w:val="18"/>
                <w:szCs w:val="18"/>
              </w:rPr>
            </w:pPr>
            <w:ins w:id="9588" w:author="코람코 상장리츠팀" w:date="2026-10-13T15:00:00Z">
              <w:r>
                <w:rPr>
                  <w:rFonts w:ascii="Times New Roman" w:hAnsi="Times New Roman" w:cs="Times New Roman" w:eastAsia="바탕체"/>
                  <w:color w:val="000000"/>
                  <w:kern w:val="0"/>
                  <w:sz w:val="18"/>
                  <w:szCs w:val="18"/>
                </w:rPr>
                <w:t xml:space="preserve">주식회사 우리카드</w:t>
              </w:r>
            </w:ins>
          </w:p>
        </w:tc>
        <w:tc>
          <w:tcPr>
            <w:tcW w:w="1500" w:type="dxa"/>
            <w:vAlign w:val="center"/>
          </w:tcPr>
          <w:p>
            <w:pPr>
              <w:snapToGrid w:val="0"/>
              <w:spacing w:after="0" w:line="240" w:lineRule="auto"/>
              <w:jc w:val="center"/>
              <w:rPr>
                <w:ins w:id="9589" w:author="코람코 상장리츠팀" w:date="2026-10-13T15:00:00Z"/>
                <w:rFonts w:ascii="Times New Roman" w:hAnsi="Times New Roman" w:cs="Times New Roman" w:eastAsia="바탕체"/>
                <w:color w:val="000000"/>
                <w:kern w:val="0"/>
                <w:sz w:val="18"/>
                <w:szCs w:val="18"/>
              </w:rPr>
            </w:pPr>
            <w:ins w:id="9590" w:author="코람코 상장리츠팀" w:date="2026-10-13T15:00:00Z">
              <w:r>
                <w:rPr>
                  <w:rFonts w:ascii="Times New Roman" w:hAnsi="Times New Roman" w:cs="Times New Roman" w:eastAsia="바탕체"/>
                  <w:color w:val="000000"/>
                  <w:kern w:val="0"/>
                  <w:sz w:val="18"/>
                  <w:szCs w:val="18"/>
                </w:rPr>
                <w:t xml:space="preserve">[*]</w:t>
              </w:r>
            </w:ins>
          </w:p>
        </w:tc>
        <w:tc>
          <w:tcPr>
            <w:tcW w:w="1600" w:type="dxa"/>
            <w:vAlign w:val="center"/>
          </w:tcPr>
          <w:p>
            <w:pPr>
              <w:snapToGrid w:val="0"/>
              <w:spacing w:after="0" w:line="240" w:lineRule="auto"/>
              <w:jc w:val="right"/>
              <w:rPr>
                <w:ins w:id="9591" w:author="코람코 상장리츠팀" w:date="2026-10-13T15:00:00Z"/>
                <w:rFonts w:ascii="Times New Roman" w:hAnsi="Times New Roman" w:cs="Times New Roman" w:eastAsia="바탕체"/>
                <w:color w:val="000000"/>
                <w:kern w:val="0"/>
                <w:sz w:val="18"/>
                <w:szCs w:val="18"/>
              </w:rPr>
            </w:pPr>
            <w:ins w:id="9592" w:author="코람코 상장리츠팀" w:date="2026-10-13T15:00:00Z">
              <w:r>
                <w:rPr>
                  <w:rFonts w:ascii="Times New Roman" w:hAnsi="Times New Roman" w:cs="Times New Roman" w:eastAsia="바탕체"/>
                  <w:color w:val="000000"/>
                  <w:kern w:val="0"/>
                  <w:sz w:val="18"/>
                  <w:szCs w:val="18"/>
                </w:rPr>
                <w:t xml:space="preserve">10,000,000,000</w:t>
              </w:r>
            </w:ins>
          </w:p>
        </w:tc>
        <w:tc>
          <w:tcPr>
            <w:tcW w:w="1600" w:type="dxa"/>
            <w:vAlign w:val="center"/>
          </w:tcPr>
          <w:p>
            <w:pPr>
              <w:snapToGrid w:val="0"/>
              <w:spacing w:after="0" w:line="240" w:lineRule="auto"/>
              <w:jc w:val="right"/>
              <w:rPr>
                <w:ins w:id="9593" w:author="코람코 상장리츠팀" w:date="2026-10-13T15:00:00Z"/>
                <w:rFonts w:ascii="Times New Roman" w:hAnsi="Times New Roman" w:cs="Times New Roman" w:eastAsia="바탕체"/>
                <w:color w:val="000000"/>
                <w:kern w:val="0"/>
                <w:sz w:val="18"/>
                <w:szCs w:val="18"/>
              </w:rPr>
            </w:pPr>
            <w:ins w:id="9594" w:author="코람코 상장리츠팀" w:date="2026-10-13T15:00:00Z">
              <w:r>
                <w:rPr>
                  <w:rFonts w:ascii="Times New Roman" w:hAnsi="Times New Roman" w:cs="Times New Roman" w:eastAsia="바탕체"/>
                  <w:color w:val="000000"/>
                  <w:kern w:val="0"/>
                  <w:sz w:val="18"/>
                  <w:szCs w:val="18"/>
                </w:rPr>
                <w:t xml:space="preserve">12,000,000,000</w:t>
              </w:r>
            </w:ins>
          </w:p>
        </w:tc>
      </w:tr>
      <w:tr>
        <w:trPr>
          <w:cantSplit/>
          <w:ins w:id="9595" w:author="코람코 상장리츠팀" w:date="2026-10-13T15:00:00Z"/>
        </w:trPr>
        <w:tc>
          <w:tcPr>
            <w:tcW w:w="1100" w:type="dxa"/>
            <w:vMerge/>
            <w:vAlign w:val="center"/>
          </w:tcPr>
          <w:p>
            <w:pPr>
              <w:snapToGrid w:val="0"/>
              <w:spacing w:after="0" w:line="240" w:lineRule="auto"/>
              <w:jc w:val="center"/>
              <w:rPr>
                <w:ins w:id="9596"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9597" w:author="코람코 상장리츠팀" w:date="2026-10-13T15:00:00Z"/>
                <w:rFonts w:ascii="Times New Roman" w:hAnsi="Times New Roman" w:cs="Times New Roman" w:eastAsia="바탕체"/>
                <w:color w:val="000000"/>
                <w:kern w:val="0"/>
                <w:sz w:val="18"/>
                <w:szCs w:val="18"/>
              </w:rPr>
            </w:pPr>
            <w:ins w:id="9598" w:author="코람코 상장리츠팀" w:date="2026-10-13T15:00:00Z">
              <w:r>
                <w:rPr>
                  <w:rFonts w:ascii="Times New Roman" w:hAnsi="Times New Roman" w:cs="Times New Roman" w:eastAsia="바탕체"/>
                  <w:color w:val="000000"/>
                  <w:kern w:val="0"/>
                  <w:sz w:val="18"/>
                  <w:szCs w:val="18"/>
                </w:rPr>
                <w:t xml:space="preserve">4</w:t>
              </w:r>
            </w:ins>
          </w:p>
        </w:tc>
        <w:tc>
          <w:tcPr>
            <w:tcW w:w="2726" w:type="dxa"/>
            <w:vAlign w:val="center"/>
          </w:tcPr>
          <w:p>
            <w:pPr>
              <w:snapToGrid w:val="0"/>
              <w:spacing w:after="0" w:line="240" w:lineRule="auto"/>
              <w:jc w:val="left"/>
              <w:rPr>
                <w:ins w:id="9599" w:author="코람코 상장리츠팀" w:date="2026-10-13T15:00:00Z"/>
                <w:rFonts w:ascii="Times New Roman" w:hAnsi="Times New Roman" w:cs="Times New Roman" w:eastAsia="바탕체"/>
                <w:color w:val="000000"/>
                <w:kern w:val="0"/>
                <w:sz w:val="18"/>
                <w:szCs w:val="18"/>
              </w:rPr>
            </w:pPr>
            <w:ins w:id="9600" w:author="코람코 상장리츠팀" w:date="2026-10-13T15:00:00Z">
              <w:r>
                <w:rPr>
                  <w:rFonts w:ascii="Times New Roman" w:hAnsi="Times New Roman" w:cs="Times New Roman" w:eastAsia="바탕체"/>
                  <w:color w:val="000000"/>
                  <w:kern w:val="0"/>
                  <w:sz w:val="18"/>
                  <w:szCs w:val="18"/>
                </w:rPr>
                <w:t xml:space="preserve">수협은행</w:t>
              </w:r>
            </w:ins>
          </w:p>
        </w:tc>
        <w:tc>
          <w:tcPr>
            <w:tcW w:w="1500" w:type="dxa"/>
            <w:vAlign w:val="center"/>
          </w:tcPr>
          <w:p>
            <w:pPr>
              <w:snapToGrid w:val="0"/>
              <w:spacing w:after="0" w:line="240" w:lineRule="auto"/>
              <w:jc w:val="center"/>
              <w:rPr>
                <w:ins w:id="9601" w:author="코람코 상장리츠팀" w:date="2026-10-13T15:00:00Z"/>
                <w:rFonts w:ascii="Times New Roman" w:hAnsi="Times New Roman" w:cs="Times New Roman" w:eastAsia="바탕체"/>
                <w:color w:val="000000"/>
                <w:kern w:val="0"/>
                <w:sz w:val="18"/>
                <w:szCs w:val="18"/>
              </w:rPr>
            </w:pPr>
            <w:ins w:id="9602" w:author="코람코 상장리츠팀" w:date="2026-10-13T15:00:00Z">
              <w:r>
                <w:rPr>
                  <w:rFonts w:ascii="Times New Roman" w:hAnsi="Times New Roman" w:cs="Times New Roman" w:eastAsia="바탕체"/>
                  <w:color w:val="000000"/>
                  <w:kern w:val="0"/>
                  <w:sz w:val="18"/>
                  <w:szCs w:val="18"/>
                </w:rPr>
                <w:t xml:space="preserve">244235-0009895</w:t>
              </w:r>
            </w:ins>
          </w:p>
        </w:tc>
        <w:tc>
          <w:tcPr>
            <w:tcW w:w="1600" w:type="dxa"/>
            <w:vAlign w:val="center"/>
          </w:tcPr>
          <w:p>
            <w:pPr>
              <w:snapToGrid w:val="0"/>
              <w:spacing w:after="0" w:line="240" w:lineRule="auto"/>
              <w:jc w:val="right"/>
              <w:rPr>
                <w:ins w:id="9603" w:author="코람코 상장리츠팀" w:date="2026-10-13T15:00:00Z"/>
                <w:rFonts w:ascii="Times New Roman" w:hAnsi="Times New Roman" w:cs="Times New Roman" w:eastAsia="바탕체"/>
                <w:color w:val="000000"/>
                <w:kern w:val="0"/>
                <w:sz w:val="18"/>
                <w:szCs w:val="18"/>
              </w:rPr>
            </w:pPr>
            <w:ins w:id="9604" w:author="코람코 상장리츠팀" w:date="2026-10-13T15:00:00Z">
              <w:r>
                <w:rPr>
                  <w:rFonts w:ascii="Times New Roman" w:hAnsi="Times New Roman" w:cs="Times New Roman" w:eastAsia="바탕체"/>
                  <w:color w:val="000000"/>
                  <w:kern w:val="0"/>
                  <w:sz w:val="18"/>
                  <w:szCs w:val="18"/>
                </w:rPr>
                <w:t xml:space="preserve">10,000,000,000</w:t>
              </w:r>
            </w:ins>
          </w:p>
        </w:tc>
        <w:tc>
          <w:tcPr>
            <w:tcW w:w="1600" w:type="dxa"/>
            <w:vAlign w:val="center"/>
          </w:tcPr>
          <w:p>
            <w:pPr>
              <w:snapToGrid w:val="0"/>
              <w:spacing w:after="0" w:line="240" w:lineRule="auto"/>
              <w:jc w:val="right"/>
              <w:rPr>
                <w:ins w:id="9605" w:author="코람코 상장리츠팀" w:date="2026-10-13T15:00:00Z"/>
                <w:rFonts w:ascii="Times New Roman" w:hAnsi="Times New Roman" w:cs="Times New Roman" w:eastAsia="바탕체"/>
                <w:color w:val="000000"/>
                <w:kern w:val="0"/>
                <w:sz w:val="18"/>
                <w:szCs w:val="18"/>
              </w:rPr>
            </w:pPr>
            <w:ins w:id="9606" w:author="코람코 상장리츠팀" w:date="2026-10-13T15:00:00Z">
              <w:r>
                <w:rPr>
                  <w:rFonts w:ascii="Times New Roman" w:hAnsi="Times New Roman" w:cs="Times New Roman" w:eastAsia="바탕체"/>
                  <w:color w:val="000000"/>
                  <w:kern w:val="0"/>
                  <w:sz w:val="18"/>
                  <w:szCs w:val="18"/>
                </w:rPr>
                <w:t xml:space="preserve">12,000,000,000</w:t>
              </w:r>
            </w:ins>
          </w:p>
        </w:tc>
      </w:tr>
      <w:tr>
        <w:trPr>
          <w:cantSplit/>
          <w:ins w:id="9607" w:author="코람코 상장리츠팀" w:date="2026-10-13T15:00:00Z"/>
        </w:trPr>
        <w:tc>
          <w:tcPr>
            <w:tcW w:w="1100" w:type="dxa"/>
            <w:vMerge/>
            <w:vAlign w:val="center"/>
          </w:tcPr>
          <w:p>
            <w:pPr>
              <w:snapToGrid w:val="0"/>
              <w:spacing w:after="0" w:line="240" w:lineRule="auto"/>
              <w:jc w:val="center"/>
              <w:rPr>
                <w:ins w:id="9608"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9609" w:author="코람코 상장리츠팀" w:date="2026-10-13T15:00:00Z"/>
                <w:rFonts w:ascii="Times New Roman" w:hAnsi="Times New Roman" w:cs="Times New Roman" w:eastAsia="바탕체"/>
                <w:color w:val="000000"/>
                <w:kern w:val="0"/>
                <w:sz w:val="18"/>
                <w:szCs w:val="18"/>
              </w:rPr>
            </w:pPr>
            <w:ins w:id="9610" w:author="코람코 상장리츠팀" w:date="2026-10-13T15:00:00Z">
              <w:r>
                <w:rPr>
                  <w:rFonts w:ascii="Times New Roman" w:hAnsi="Times New Roman" w:cs="Times New Roman" w:eastAsia="바탕체"/>
                  <w:color w:val="000000"/>
                  <w:kern w:val="0"/>
                  <w:sz w:val="18"/>
                  <w:szCs w:val="18"/>
                </w:rPr>
                <w:t xml:space="preserve">5</w:t>
              </w:r>
            </w:ins>
          </w:p>
        </w:tc>
        <w:tc>
          <w:tcPr>
            <w:tcW w:w="2726" w:type="dxa"/>
            <w:vAlign w:val="center"/>
          </w:tcPr>
          <w:p>
            <w:pPr>
              <w:snapToGrid w:val="0"/>
              <w:spacing w:after="0" w:line="240" w:lineRule="auto"/>
              <w:jc w:val="left"/>
              <w:rPr>
                <w:ins w:id="9611" w:author="코람코 상장리츠팀" w:date="2026-10-13T15:00:00Z"/>
                <w:rFonts w:ascii="Times New Roman" w:hAnsi="Times New Roman" w:cs="Times New Roman" w:eastAsia="바탕체"/>
                <w:color w:val="000000"/>
                <w:kern w:val="0"/>
                <w:sz w:val="18"/>
                <w:szCs w:val="18"/>
              </w:rPr>
            </w:pPr>
            <w:ins w:id="9612" w:author="코람코 상장리츠팀" w:date="2026-10-13T15:00:00Z">
              <w:r>
                <w:rPr>
                  <w:rFonts w:ascii="Times New Roman" w:hAnsi="Times New Roman" w:cs="Times New Roman" w:eastAsia="바탕체"/>
                  <w:color w:val="000000"/>
                  <w:kern w:val="0"/>
                  <w:sz w:val="18"/>
                  <w:szCs w:val="18"/>
                </w:rPr>
                <w:t xml:space="preserve">주식회사 에스비아이저축은행</w:t>
              </w:r>
            </w:ins>
          </w:p>
        </w:tc>
        <w:tc>
          <w:tcPr>
            <w:tcW w:w="1500" w:type="dxa"/>
            <w:vAlign w:val="center"/>
          </w:tcPr>
          <w:p>
            <w:pPr>
              <w:snapToGrid w:val="0"/>
              <w:spacing w:after="0" w:line="240" w:lineRule="auto"/>
              <w:jc w:val="center"/>
              <w:rPr>
                <w:ins w:id="9613" w:author="코람코 상장리츠팀" w:date="2026-10-13T15:00:00Z"/>
                <w:rFonts w:ascii="Times New Roman" w:hAnsi="Times New Roman" w:cs="Times New Roman" w:eastAsia="바탕체"/>
                <w:color w:val="000000"/>
                <w:kern w:val="0"/>
                <w:sz w:val="18"/>
                <w:szCs w:val="18"/>
              </w:rPr>
            </w:pPr>
            <w:ins w:id="9614" w:author="코람코 상장리츠팀" w:date="2026-10-13T15:00:00Z">
              <w:r>
                <w:rPr>
                  <w:rFonts w:ascii="Times New Roman" w:hAnsi="Times New Roman" w:cs="Times New Roman" w:eastAsia="바탕체"/>
                  <w:color w:val="000000"/>
                  <w:kern w:val="0"/>
                  <w:sz w:val="18"/>
                  <w:szCs w:val="18"/>
                </w:rPr>
                <w:t xml:space="preserve">[*]</w:t>
              </w:r>
            </w:ins>
          </w:p>
        </w:tc>
        <w:tc>
          <w:tcPr>
            <w:tcW w:w="1600" w:type="dxa"/>
            <w:vAlign w:val="center"/>
          </w:tcPr>
          <w:p>
            <w:pPr>
              <w:snapToGrid w:val="0"/>
              <w:spacing w:after="0" w:line="240" w:lineRule="auto"/>
              <w:jc w:val="right"/>
              <w:rPr>
                <w:ins w:id="9615" w:author="코람코 상장리츠팀" w:date="2026-10-13T15:00:00Z"/>
                <w:rFonts w:ascii="Times New Roman" w:hAnsi="Times New Roman" w:cs="Times New Roman" w:eastAsia="바탕체"/>
                <w:color w:val="000000"/>
                <w:kern w:val="0"/>
                <w:sz w:val="18"/>
                <w:szCs w:val="18"/>
              </w:rPr>
            </w:pPr>
            <w:ins w:id="9616" w:author="코람코 상장리츠팀" w:date="2026-10-13T15:00:00Z">
              <w:r>
                <w:rPr>
                  <w:rFonts w:ascii="Times New Roman" w:hAnsi="Times New Roman" w:cs="Times New Roman" w:eastAsia="바탕체"/>
                  <w:color w:val="000000"/>
                  <w:kern w:val="0"/>
                  <w:sz w:val="18"/>
                  <w:szCs w:val="18"/>
                </w:rPr>
                <w:t xml:space="preserve">10,000,000,000</w:t>
              </w:r>
            </w:ins>
          </w:p>
        </w:tc>
        <w:tc>
          <w:tcPr>
            <w:tcW w:w="1600" w:type="dxa"/>
            <w:vAlign w:val="center"/>
          </w:tcPr>
          <w:p>
            <w:pPr>
              <w:snapToGrid w:val="0"/>
              <w:spacing w:after="0" w:line="240" w:lineRule="auto"/>
              <w:jc w:val="right"/>
              <w:rPr>
                <w:ins w:id="9617" w:author="코람코 상장리츠팀" w:date="2026-10-13T15:00:00Z"/>
                <w:rFonts w:ascii="Times New Roman" w:hAnsi="Times New Roman" w:cs="Times New Roman" w:eastAsia="바탕체"/>
                <w:color w:val="000000"/>
                <w:kern w:val="0"/>
                <w:sz w:val="18"/>
                <w:szCs w:val="18"/>
              </w:rPr>
            </w:pPr>
            <w:ins w:id="9618" w:author="코람코 상장리츠팀" w:date="2026-10-13T15:00:00Z">
              <w:r>
                <w:rPr>
                  <w:rFonts w:ascii="Times New Roman" w:hAnsi="Times New Roman" w:cs="Times New Roman" w:eastAsia="바탕체"/>
                  <w:color w:val="000000"/>
                  <w:kern w:val="0"/>
                  <w:sz w:val="18"/>
                  <w:szCs w:val="18"/>
                </w:rPr>
                <w:t xml:space="preserve">12,000,000,000</w:t>
              </w:r>
            </w:ins>
          </w:p>
        </w:tc>
      </w:tr>
      <w:tr>
        <w:trPr>
          <w:cantSplit/>
          <w:ins w:id="9619" w:author="코람코 상장리츠팀" w:date="2026-10-13T15:00:00Z"/>
        </w:trPr>
        <w:tc>
          <w:tcPr>
            <w:tcW w:w="1100" w:type="dxa"/>
            <w:vMerge/>
            <w:vAlign w:val="center"/>
          </w:tcPr>
          <w:p>
            <w:pPr>
              <w:snapToGrid w:val="0"/>
              <w:spacing w:after="0" w:line="240" w:lineRule="auto"/>
              <w:jc w:val="center"/>
              <w:rPr>
                <w:ins w:id="9620"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9621" w:author="코람코 상장리츠팀" w:date="2026-10-13T15:00:00Z"/>
                <w:rFonts w:ascii="Times New Roman" w:hAnsi="Times New Roman" w:cs="Times New Roman" w:eastAsia="바탕체"/>
                <w:color w:val="000000"/>
                <w:kern w:val="0"/>
                <w:sz w:val="18"/>
                <w:szCs w:val="18"/>
              </w:rPr>
            </w:pPr>
            <w:ins w:id="9622" w:author="코람코 상장리츠팀" w:date="2026-10-13T15:00:00Z">
              <w:r>
                <w:rPr>
                  <w:rFonts w:ascii="Times New Roman" w:hAnsi="Times New Roman" w:cs="Times New Roman" w:eastAsia="바탕체"/>
                  <w:color w:val="000000"/>
                  <w:kern w:val="0"/>
                  <w:sz w:val="18"/>
                  <w:szCs w:val="18"/>
                </w:rPr>
                <w:t xml:space="preserve">6</w:t>
              </w:r>
            </w:ins>
          </w:p>
        </w:tc>
        <w:tc>
          <w:tcPr>
            <w:tcW w:w="2726" w:type="dxa"/>
            <w:vAlign w:val="center"/>
          </w:tcPr>
          <w:p>
            <w:pPr>
              <w:snapToGrid w:val="0"/>
              <w:spacing w:after="0" w:line="240" w:lineRule="auto"/>
              <w:jc w:val="left"/>
              <w:rPr>
                <w:ins w:id="9623" w:author="코람코 상장리츠팀" w:date="2026-10-13T15:00:00Z"/>
                <w:rFonts w:ascii="Times New Roman" w:hAnsi="Times New Roman" w:cs="Times New Roman" w:eastAsia="바탕체"/>
                <w:color w:val="000000"/>
                <w:kern w:val="0"/>
                <w:sz w:val="18"/>
                <w:szCs w:val="18"/>
              </w:rPr>
            </w:pPr>
            <w:ins w:id="9624" w:author="코람코 상장리츠팀" w:date="2026-10-13T15:00:00Z">
              <w:r>
                <w:rPr>
                  <w:rFonts w:ascii="Times New Roman" w:hAnsi="Times New Roman" w:cs="Times New Roman" w:eastAsia="바탕체"/>
                  <w:color w:val="000000"/>
                  <w:kern w:val="0"/>
                  <w:sz w:val="18"/>
                  <w:szCs w:val="18"/>
                </w:rPr>
                <w:t xml:space="preserve">신용협동조합중앙회</w:t>
              </w:r>
            </w:ins>
          </w:p>
        </w:tc>
        <w:tc>
          <w:tcPr>
            <w:tcW w:w="1500" w:type="dxa"/>
            <w:vAlign w:val="center"/>
          </w:tcPr>
          <w:p>
            <w:pPr>
              <w:snapToGrid w:val="0"/>
              <w:spacing w:after="0" w:line="240" w:lineRule="auto"/>
              <w:jc w:val="center"/>
              <w:rPr>
                <w:ins w:id="9625" w:author="코람코 상장리츠팀" w:date="2026-10-13T15:00:00Z"/>
                <w:rFonts w:ascii="Times New Roman" w:hAnsi="Times New Roman" w:cs="Times New Roman" w:eastAsia="바탕체"/>
                <w:color w:val="000000"/>
                <w:kern w:val="0"/>
                <w:sz w:val="18"/>
                <w:szCs w:val="18"/>
              </w:rPr>
            </w:pPr>
            <w:ins w:id="9626" w:author="코람코 상장리츠팀" w:date="2026-10-13T15:00:00Z">
              <w:r>
                <w:rPr>
                  <w:rFonts w:ascii="Times New Roman" w:hAnsi="Times New Roman" w:cs="Times New Roman" w:eastAsia="바탕체"/>
                  <w:color w:val="000000"/>
                  <w:kern w:val="0"/>
                  <w:sz w:val="18"/>
                  <w:szCs w:val="18"/>
                </w:rPr>
                <w:t xml:space="preserve">115041-0000361</w:t>
              </w:r>
            </w:ins>
          </w:p>
        </w:tc>
        <w:tc>
          <w:tcPr>
            <w:tcW w:w="1600" w:type="dxa"/>
            <w:vAlign w:val="center"/>
          </w:tcPr>
          <w:p>
            <w:pPr>
              <w:snapToGrid w:val="0"/>
              <w:spacing w:after="0" w:line="240" w:lineRule="auto"/>
              <w:jc w:val="right"/>
              <w:rPr>
                <w:ins w:id="9627" w:author="코람코 상장리츠팀" w:date="2026-10-13T15:00:00Z"/>
                <w:rFonts w:ascii="Times New Roman" w:hAnsi="Times New Roman" w:cs="Times New Roman" w:eastAsia="바탕체"/>
                <w:color w:val="000000"/>
                <w:kern w:val="0"/>
                <w:sz w:val="18"/>
                <w:szCs w:val="18"/>
              </w:rPr>
            </w:pPr>
            <w:ins w:id="9628" w:author="코람코 상장리츠팀" w:date="2026-10-13T15:00:00Z">
              <w:r>
                <w:rPr>
                  <w:rFonts w:ascii="Times New Roman" w:hAnsi="Times New Roman" w:cs="Times New Roman" w:eastAsia="바탕체"/>
                  <w:color w:val="000000"/>
                  <w:kern w:val="0"/>
                  <w:sz w:val="18"/>
                  <w:szCs w:val="18"/>
                </w:rPr>
                <w:t xml:space="preserve">100,000,000</w:t>
              </w:r>
            </w:ins>
          </w:p>
        </w:tc>
        <w:tc>
          <w:tcPr>
            <w:tcW w:w="1600" w:type="dxa"/>
            <w:vAlign w:val="center"/>
          </w:tcPr>
          <w:p>
            <w:pPr>
              <w:snapToGrid w:val="0"/>
              <w:spacing w:after="0" w:line="240" w:lineRule="auto"/>
              <w:jc w:val="right"/>
              <w:rPr>
                <w:ins w:id="9629" w:author="코람코 상장리츠팀" w:date="2026-10-13T15:00:00Z"/>
                <w:rFonts w:ascii="Times New Roman" w:hAnsi="Times New Roman" w:cs="Times New Roman" w:eastAsia="바탕체"/>
                <w:color w:val="000000"/>
                <w:kern w:val="0"/>
                <w:sz w:val="18"/>
                <w:szCs w:val="18"/>
              </w:rPr>
            </w:pPr>
            <w:ins w:id="9630" w:author="코람코 상장리츠팀" w:date="2026-10-13T15:00:00Z">
              <w:r>
                <w:rPr>
                  <w:rFonts w:ascii="Times New Roman" w:hAnsi="Times New Roman" w:cs="Times New Roman" w:eastAsia="바탕체"/>
                  <w:color w:val="000000"/>
                  <w:kern w:val="0"/>
                  <w:sz w:val="18"/>
                  <w:szCs w:val="18"/>
                </w:rPr>
                <w:t xml:space="preserve">120,000,000</w:t>
              </w:r>
            </w:ins>
          </w:p>
        </w:tc>
      </w:tr>
      <w:tr>
        <w:trPr>
          <w:cantSplit/>
          <w:ins w:id="9631" w:author="코람코 상장리츠팀" w:date="2026-10-13T15:00:00Z"/>
        </w:trPr>
        <w:tc>
          <w:tcPr>
            <w:tcW w:w="1100" w:type="dxa"/>
            <w:vMerge/>
            <w:vAlign w:val="center"/>
          </w:tcPr>
          <w:p>
            <w:pPr>
              <w:snapToGrid w:val="0"/>
              <w:spacing w:after="0" w:line="240" w:lineRule="auto"/>
              <w:jc w:val="center"/>
              <w:rPr>
                <w:ins w:id="9632"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9633" w:author="코람코 상장리츠팀" w:date="2026-10-13T15:00:00Z"/>
                <w:rFonts w:ascii="Times New Roman" w:hAnsi="Times New Roman" w:cs="Times New Roman" w:eastAsia="바탕체"/>
                <w:color w:val="000000"/>
                <w:kern w:val="0"/>
                <w:sz w:val="18"/>
                <w:szCs w:val="18"/>
              </w:rPr>
            </w:pPr>
            <w:ins w:id="9634" w:author="코람코 상장리츠팀" w:date="2026-10-13T15:00:00Z">
              <w:r>
                <w:rPr>
                  <w:rFonts w:ascii="Times New Roman" w:hAnsi="Times New Roman" w:cs="Times New Roman" w:eastAsia="바탕체"/>
                  <w:color w:val="000000"/>
                  <w:kern w:val="0"/>
                  <w:sz w:val="18"/>
                  <w:szCs w:val="18"/>
                </w:rPr>
                <w:t xml:space="preserve">7</w:t>
              </w:r>
            </w:ins>
          </w:p>
        </w:tc>
        <w:tc>
          <w:tcPr>
            <w:tcW w:w="2726" w:type="dxa"/>
            <w:vAlign w:val="center"/>
          </w:tcPr>
          <w:p>
            <w:pPr>
              <w:snapToGrid w:val="0"/>
              <w:spacing w:after="0" w:line="240" w:lineRule="auto"/>
              <w:jc w:val="left"/>
              <w:rPr>
                <w:ins w:id="9635" w:author="코람코 상장리츠팀" w:date="2026-10-13T15:00:00Z"/>
                <w:rFonts w:ascii="Times New Roman" w:hAnsi="Times New Roman" w:cs="Times New Roman" w:eastAsia="바탕체"/>
                <w:color w:val="000000"/>
                <w:kern w:val="0"/>
                <w:sz w:val="18"/>
                <w:szCs w:val="18"/>
              </w:rPr>
            </w:pPr>
            <w:ins w:id="9636" w:author="코람코 상장리츠팀" w:date="2026-10-13T15:00:00Z">
              <w:r>
                <w:rPr>
                  <w:rFonts w:ascii="Times New Roman" w:hAnsi="Times New Roman" w:cs="Times New Roman" w:eastAsia="바탕체"/>
                  <w:color w:val="000000"/>
                  <w:kern w:val="0"/>
                  <w:sz w:val="18"/>
                  <w:szCs w:val="18"/>
                </w:rPr>
                <w:t xml:space="preserve">서로신용협동조합</w:t>
              </w:r>
            </w:ins>
          </w:p>
        </w:tc>
        <w:tc>
          <w:tcPr>
            <w:tcW w:w="1500" w:type="dxa"/>
            <w:vAlign w:val="center"/>
          </w:tcPr>
          <w:p>
            <w:pPr>
              <w:snapToGrid w:val="0"/>
              <w:spacing w:after="0" w:line="240" w:lineRule="auto"/>
              <w:jc w:val="center"/>
              <w:rPr>
                <w:ins w:id="9637" w:author="코람코 상장리츠팀" w:date="2026-10-13T15:00:00Z"/>
                <w:rFonts w:ascii="Times New Roman" w:hAnsi="Times New Roman" w:cs="Times New Roman" w:eastAsia="바탕체"/>
                <w:color w:val="000000"/>
                <w:kern w:val="0"/>
                <w:sz w:val="18"/>
                <w:szCs w:val="18"/>
              </w:rPr>
            </w:pPr>
            <w:ins w:id="9638" w:author="코람코 상장리츠팀" w:date="2026-10-13T15:00:00Z">
              <w:r>
                <w:rPr>
                  <w:rFonts w:ascii="Times New Roman" w:hAnsi="Times New Roman" w:cs="Times New Roman" w:eastAsia="바탕체"/>
                  <w:color w:val="000000"/>
                  <w:kern w:val="0"/>
                  <w:sz w:val="18"/>
                  <w:szCs w:val="18"/>
                </w:rPr>
                <w:t xml:space="preserve">124141-0000912</w:t>
              </w:r>
            </w:ins>
          </w:p>
        </w:tc>
        <w:tc>
          <w:tcPr>
            <w:tcW w:w="1600" w:type="dxa"/>
            <w:vAlign w:val="center"/>
          </w:tcPr>
          <w:p>
            <w:pPr>
              <w:snapToGrid w:val="0"/>
              <w:spacing w:after="0" w:line="240" w:lineRule="auto"/>
              <w:jc w:val="right"/>
              <w:rPr>
                <w:ins w:id="9639" w:author="코람코 상장리츠팀" w:date="2026-10-13T15:00:00Z"/>
                <w:rFonts w:ascii="Times New Roman" w:hAnsi="Times New Roman" w:cs="Times New Roman" w:eastAsia="바탕체"/>
                <w:color w:val="000000"/>
                <w:kern w:val="0"/>
                <w:sz w:val="18"/>
                <w:szCs w:val="18"/>
              </w:rPr>
            </w:pPr>
            <w:ins w:id="9640" w:author="코람코 상장리츠팀" w:date="2026-10-13T15:00:00Z">
              <w:r>
                <w:rPr>
                  <w:rFonts w:ascii="Times New Roman" w:hAnsi="Times New Roman" w:cs="Times New Roman" w:eastAsia="바탕체"/>
                  <w:color w:val="000000"/>
                  <w:kern w:val="0"/>
                  <w:sz w:val="18"/>
                  <w:szCs w:val="18"/>
                </w:rPr>
                <w:t xml:space="preserve">4,000,000,000</w:t>
              </w:r>
            </w:ins>
          </w:p>
        </w:tc>
        <w:tc>
          <w:tcPr>
            <w:tcW w:w="1600" w:type="dxa"/>
            <w:vAlign w:val="center"/>
          </w:tcPr>
          <w:p>
            <w:pPr>
              <w:snapToGrid w:val="0"/>
              <w:spacing w:after="0" w:line="240" w:lineRule="auto"/>
              <w:jc w:val="right"/>
              <w:rPr>
                <w:ins w:id="9641" w:author="코람코 상장리츠팀" w:date="2026-10-13T15:00:00Z"/>
                <w:rFonts w:ascii="Times New Roman" w:hAnsi="Times New Roman" w:cs="Times New Roman" w:eastAsia="바탕체"/>
                <w:color w:val="000000"/>
                <w:kern w:val="0"/>
                <w:sz w:val="18"/>
                <w:szCs w:val="18"/>
              </w:rPr>
            </w:pPr>
            <w:ins w:id="9642" w:author="코람코 상장리츠팀" w:date="2026-10-13T15:00:00Z">
              <w:r>
                <w:rPr>
                  <w:rFonts w:ascii="Times New Roman" w:hAnsi="Times New Roman" w:cs="Times New Roman" w:eastAsia="바탕체"/>
                  <w:color w:val="000000"/>
                  <w:kern w:val="0"/>
                  <w:sz w:val="18"/>
                  <w:szCs w:val="18"/>
                </w:rPr>
                <w:t xml:space="preserve">4,800,000,000</w:t>
              </w:r>
            </w:ins>
          </w:p>
        </w:tc>
      </w:tr>
      <w:tr>
        <w:trPr>
          <w:cantSplit/>
          <w:ins w:id="9643" w:author="코람코 상장리츠팀" w:date="2026-10-13T15:00:00Z"/>
        </w:trPr>
        <w:tc>
          <w:tcPr>
            <w:tcW w:w="1100" w:type="dxa"/>
            <w:vMerge/>
            <w:vAlign w:val="center"/>
          </w:tcPr>
          <w:p>
            <w:pPr>
              <w:snapToGrid w:val="0"/>
              <w:spacing w:after="0" w:line="240" w:lineRule="auto"/>
              <w:jc w:val="center"/>
              <w:rPr>
                <w:ins w:id="9644"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9645" w:author="코람코 상장리츠팀" w:date="2026-10-13T15:00:00Z"/>
                <w:rFonts w:ascii="Times New Roman" w:hAnsi="Times New Roman" w:cs="Times New Roman" w:eastAsia="바탕체"/>
                <w:color w:val="000000"/>
                <w:kern w:val="0"/>
                <w:sz w:val="18"/>
                <w:szCs w:val="18"/>
              </w:rPr>
            </w:pPr>
            <w:ins w:id="9646" w:author="코람코 상장리츠팀" w:date="2026-10-13T15:00:00Z">
              <w:r>
                <w:rPr>
                  <w:rFonts w:ascii="Times New Roman" w:hAnsi="Times New Roman" w:cs="Times New Roman" w:eastAsia="바탕체"/>
                  <w:color w:val="000000"/>
                  <w:kern w:val="0"/>
                  <w:sz w:val="18"/>
                  <w:szCs w:val="18"/>
                </w:rPr>
                <w:t xml:space="preserve">8</w:t>
              </w:r>
            </w:ins>
          </w:p>
        </w:tc>
        <w:tc>
          <w:tcPr>
            <w:tcW w:w="2726" w:type="dxa"/>
            <w:vAlign w:val="center"/>
          </w:tcPr>
          <w:p>
            <w:pPr>
              <w:snapToGrid w:val="0"/>
              <w:spacing w:after="0" w:line="240" w:lineRule="auto"/>
              <w:jc w:val="left"/>
              <w:rPr>
                <w:ins w:id="9647" w:author="코람코 상장리츠팀" w:date="2026-10-13T15:00:00Z"/>
                <w:rFonts w:ascii="Times New Roman" w:hAnsi="Times New Roman" w:cs="Times New Roman" w:eastAsia="바탕체"/>
                <w:color w:val="000000"/>
                <w:kern w:val="0"/>
                <w:sz w:val="18"/>
                <w:szCs w:val="18"/>
              </w:rPr>
            </w:pPr>
            <w:ins w:id="9648" w:author="코람코 상장리츠팀" w:date="2026-10-13T15:00:00Z">
              <w:r>
                <w:rPr>
                  <w:rFonts w:ascii="Times New Roman" w:hAnsi="Times New Roman" w:cs="Times New Roman" w:eastAsia="바탕체"/>
                  <w:color w:val="000000"/>
                  <w:kern w:val="0"/>
                  <w:sz w:val="18"/>
                  <w:szCs w:val="18"/>
                </w:rPr>
                <w:t xml:space="preserve">수지신용협동조합</w:t>
              </w:r>
            </w:ins>
          </w:p>
        </w:tc>
        <w:tc>
          <w:tcPr>
            <w:tcW w:w="1500" w:type="dxa"/>
            <w:vAlign w:val="center"/>
          </w:tcPr>
          <w:p>
            <w:pPr>
              <w:snapToGrid w:val="0"/>
              <w:spacing w:after="0" w:line="240" w:lineRule="auto"/>
              <w:jc w:val="center"/>
              <w:rPr>
                <w:ins w:id="9649" w:author="코람코 상장리츠팀" w:date="2026-10-13T15:00:00Z"/>
                <w:rFonts w:ascii="Times New Roman" w:hAnsi="Times New Roman" w:cs="Times New Roman" w:eastAsia="바탕체"/>
                <w:color w:val="000000"/>
                <w:kern w:val="0"/>
                <w:sz w:val="18"/>
                <w:szCs w:val="18"/>
              </w:rPr>
            </w:pPr>
            <w:ins w:id="9650" w:author="코람코 상장리츠팀" w:date="2026-10-13T15:00:00Z">
              <w:r>
                <w:rPr>
                  <w:rFonts w:ascii="Times New Roman" w:hAnsi="Times New Roman" w:cs="Times New Roman" w:eastAsia="바탕체"/>
                  <w:color w:val="000000"/>
                  <w:kern w:val="0"/>
                  <w:sz w:val="18"/>
                  <w:szCs w:val="18"/>
                </w:rPr>
                <w:t xml:space="preserve">134541-0000251</w:t>
              </w:r>
            </w:ins>
          </w:p>
        </w:tc>
        <w:tc>
          <w:tcPr>
            <w:tcW w:w="1600" w:type="dxa"/>
            <w:vAlign w:val="center"/>
          </w:tcPr>
          <w:p>
            <w:pPr>
              <w:snapToGrid w:val="0"/>
              <w:spacing w:after="0" w:line="240" w:lineRule="auto"/>
              <w:jc w:val="right"/>
              <w:rPr>
                <w:ins w:id="9651" w:author="코람코 상장리츠팀" w:date="2026-10-13T15:00:00Z"/>
                <w:rFonts w:ascii="Times New Roman" w:hAnsi="Times New Roman" w:cs="Times New Roman" w:eastAsia="바탕체"/>
                <w:color w:val="000000"/>
                <w:kern w:val="0"/>
                <w:sz w:val="18"/>
                <w:szCs w:val="18"/>
              </w:rPr>
            </w:pPr>
            <w:ins w:id="9652" w:author="코람코 상장리츠팀" w:date="2026-10-13T15:00:00Z">
              <w:r>
                <w:rPr>
                  <w:rFonts w:ascii="Times New Roman" w:hAnsi="Times New Roman" w:cs="Times New Roman" w:eastAsia="바탕체"/>
                  <w:color w:val="000000"/>
                  <w:kern w:val="0"/>
                  <w:sz w:val="18"/>
                  <w:szCs w:val="18"/>
                </w:rPr>
                <w:t xml:space="preserve">2,800,000,000</w:t>
              </w:r>
            </w:ins>
          </w:p>
        </w:tc>
        <w:tc>
          <w:tcPr>
            <w:tcW w:w="1600" w:type="dxa"/>
            <w:vAlign w:val="center"/>
          </w:tcPr>
          <w:p>
            <w:pPr>
              <w:snapToGrid w:val="0"/>
              <w:spacing w:after="0" w:line="240" w:lineRule="auto"/>
              <w:jc w:val="right"/>
              <w:rPr>
                <w:ins w:id="9653" w:author="코람코 상장리츠팀" w:date="2026-10-13T15:00:00Z"/>
                <w:rFonts w:ascii="Times New Roman" w:hAnsi="Times New Roman" w:cs="Times New Roman" w:eastAsia="바탕체"/>
                <w:color w:val="000000"/>
                <w:kern w:val="0"/>
                <w:sz w:val="18"/>
                <w:szCs w:val="18"/>
              </w:rPr>
            </w:pPr>
            <w:ins w:id="9654" w:author="코람코 상장리츠팀" w:date="2026-10-13T15:00:00Z">
              <w:r>
                <w:rPr>
                  <w:rFonts w:ascii="Times New Roman" w:hAnsi="Times New Roman" w:cs="Times New Roman" w:eastAsia="바탕체"/>
                  <w:color w:val="000000"/>
                  <w:kern w:val="0"/>
                  <w:sz w:val="18"/>
                  <w:szCs w:val="18"/>
                </w:rPr>
                <w:t xml:space="preserve">3,360,000,000</w:t>
              </w:r>
            </w:ins>
          </w:p>
        </w:tc>
      </w:tr>
      <w:tr>
        <w:trPr>
          <w:cantSplit/>
          <w:ins w:id="9655" w:author="코람코 상장리츠팀" w:date="2026-10-13T15:00:00Z"/>
        </w:trPr>
        <w:tc>
          <w:tcPr>
            <w:tcW w:w="1100" w:type="dxa"/>
            <w:vMerge/>
            <w:vAlign w:val="center"/>
          </w:tcPr>
          <w:p>
            <w:pPr>
              <w:snapToGrid w:val="0"/>
              <w:spacing w:after="0" w:line="240" w:lineRule="auto"/>
              <w:jc w:val="center"/>
              <w:rPr>
                <w:ins w:id="9656"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9657" w:author="코람코 상장리츠팀" w:date="2026-10-13T15:00:00Z"/>
                <w:rFonts w:ascii="Times New Roman" w:hAnsi="Times New Roman" w:cs="Times New Roman" w:eastAsia="바탕체"/>
                <w:color w:val="000000"/>
                <w:kern w:val="0"/>
                <w:sz w:val="18"/>
                <w:szCs w:val="18"/>
              </w:rPr>
            </w:pPr>
            <w:ins w:id="9658" w:author="코람코 상장리츠팀" w:date="2026-10-13T15:00:00Z">
              <w:r>
                <w:rPr>
                  <w:rFonts w:ascii="Times New Roman" w:hAnsi="Times New Roman" w:cs="Times New Roman" w:eastAsia="바탕체"/>
                  <w:color w:val="000000"/>
                  <w:kern w:val="0"/>
                  <w:sz w:val="18"/>
                  <w:szCs w:val="18"/>
                </w:rPr>
                <w:t xml:space="preserve">9</w:t>
              </w:r>
            </w:ins>
          </w:p>
        </w:tc>
        <w:tc>
          <w:tcPr>
            <w:tcW w:w="2726" w:type="dxa"/>
            <w:vAlign w:val="center"/>
          </w:tcPr>
          <w:p>
            <w:pPr>
              <w:snapToGrid w:val="0"/>
              <w:spacing w:after="0" w:line="240" w:lineRule="auto"/>
              <w:jc w:val="left"/>
              <w:rPr>
                <w:ins w:id="9659" w:author="코람코 상장리츠팀" w:date="2026-10-13T15:00:00Z"/>
                <w:rFonts w:ascii="Times New Roman" w:hAnsi="Times New Roman" w:cs="Times New Roman" w:eastAsia="바탕체"/>
                <w:color w:val="000000"/>
                <w:kern w:val="0"/>
                <w:sz w:val="18"/>
                <w:szCs w:val="18"/>
              </w:rPr>
            </w:pPr>
            <w:ins w:id="9660" w:author="코람코 상장리츠팀" w:date="2026-10-13T15:00:00Z">
              <w:r>
                <w:rPr>
                  <w:rFonts w:ascii="Times New Roman" w:hAnsi="Times New Roman" w:cs="Times New Roman" w:eastAsia="바탕체"/>
                  <w:color w:val="000000"/>
                  <w:kern w:val="0"/>
                  <w:sz w:val="18"/>
                  <w:szCs w:val="18"/>
                </w:rPr>
                <w:t xml:space="preserve">정선신용협동조합</w:t>
              </w:r>
            </w:ins>
          </w:p>
        </w:tc>
        <w:tc>
          <w:tcPr>
            <w:tcW w:w="1500" w:type="dxa"/>
            <w:vAlign w:val="center"/>
          </w:tcPr>
          <w:p>
            <w:pPr>
              <w:snapToGrid w:val="0"/>
              <w:spacing w:after="0" w:line="240" w:lineRule="auto"/>
              <w:jc w:val="center"/>
              <w:rPr>
                <w:ins w:id="9661" w:author="코람코 상장리츠팀" w:date="2026-10-13T15:00:00Z"/>
                <w:rFonts w:ascii="Times New Roman" w:hAnsi="Times New Roman" w:cs="Times New Roman" w:eastAsia="바탕체"/>
                <w:color w:val="000000"/>
                <w:kern w:val="0"/>
                <w:sz w:val="18"/>
                <w:szCs w:val="18"/>
              </w:rPr>
            </w:pPr>
            <w:ins w:id="9662" w:author="코람코 상장리츠팀" w:date="2026-10-13T15:00:00Z">
              <w:r>
                <w:rPr>
                  <w:rFonts w:ascii="Times New Roman" w:hAnsi="Times New Roman" w:cs="Times New Roman" w:eastAsia="바탕체"/>
                  <w:color w:val="000000"/>
                  <w:kern w:val="0"/>
                  <w:sz w:val="18"/>
                  <w:szCs w:val="18"/>
                </w:rPr>
                <w:t xml:space="preserve">144941-0000813</w:t>
              </w:r>
            </w:ins>
          </w:p>
        </w:tc>
        <w:tc>
          <w:tcPr>
            <w:tcW w:w="1600" w:type="dxa"/>
            <w:vAlign w:val="center"/>
          </w:tcPr>
          <w:p>
            <w:pPr>
              <w:snapToGrid w:val="0"/>
              <w:spacing w:after="0" w:line="240" w:lineRule="auto"/>
              <w:jc w:val="right"/>
              <w:rPr>
                <w:ins w:id="9663" w:author="코람코 상장리츠팀" w:date="2026-10-13T15:00:00Z"/>
                <w:rFonts w:ascii="Times New Roman" w:hAnsi="Times New Roman" w:cs="Times New Roman" w:eastAsia="바탕체"/>
                <w:color w:val="000000"/>
                <w:kern w:val="0"/>
                <w:sz w:val="18"/>
                <w:szCs w:val="18"/>
              </w:rPr>
            </w:pPr>
            <w:ins w:id="9664" w:author="코람코 상장리츠팀" w:date="2026-10-13T15:00:00Z">
              <w:r>
                <w:rPr>
                  <w:rFonts w:ascii="Times New Roman" w:hAnsi="Times New Roman" w:cs="Times New Roman" w:eastAsia="바탕체"/>
                  <w:color w:val="000000"/>
                  <w:kern w:val="0"/>
                  <w:sz w:val="18"/>
                  <w:szCs w:val="18"/>
                </w:rPr>
                <w:t xml:space="preserve">2,400,000,000</w:t>
              </w:r>
            </w:ins>
          </w:p>
        </w:tc>
        <w:tc>
          <w:tcPr>
            <w:tcW w:w="1600" w:type="dxa"/>
            <w:vAlign w:val="center"/>
          </w:tcPr>
          <w:p>
            <w:pPr>
              <w:snapToGrid w:val="0"/>
              <w:spacing w:after="0" w:line="240" w:lineRule="auto"/>
              <w:jc w:val="right"/>
              <w:rPr>
                <w:ins w:id="9665" w:author="코람코 상장리츠팀" w:date="2026-10-13T15:00:00Z"/>
                <w:rFonts w:ascii="Times New Roman" w:hAnsi="Times New Roman" w:cs="Times New Roman" w:eastAsia="바탕체"/>
                <w:color w:val="000000"/>
                <w:kern w:val="0"/>
                <w:sz w:val="18"/>
                <w:szCs w:val="18"/>
              </w:rPr>
            </w:pPr>
            <w:ins w:id="9666" w:author="코람코 상장리츠팀" w:date="2026-10-13T15:00:00Z">
              <w:r>
                <w:rPr>
                  <w:rFonts w:ascii="Times New Roman" w:hAnsi="Times New Roman" w:cs="Times New Roman" w:eastAsia="바탕체"/>
                  <w:color w:val="000000"/>
                  <w:kern w:val="0"/>
                  <w:sz w:val="18"/>
                  <w:szCs w:val="18"/>
                </w:rPr>
                <w:t xml:space="preserve">2,880,000,000</w:t>
              </w:r>
            </w:ins>
          </w:p>
        </w:tc>
      </w:tr>
      <w:tr>
        <w:trPr>
          <w:cantSplit/>
          <w:ins w:id="9667" w:author="코람코 상장리츠팀" w:date="2026-10-13T15:00:00Z"/>
        </w:trPr>
        <w:tc>
          <w:tcPr>
            <w:tcW w:w="1100" w:type="dxa"/>
            <w:vMerge/>
            <w:vAlign w:val="center"/>
          </w:tcPr>
          <w:p>
            <w:pPr>
              <w:snapToGrid w:val="0"/>
              <w:spacing w:after="0" w:line="240" w:lineRule="auto"/>
              <w:jc w:val="center"/>
              <w:rPr>
                <w:ins w:id="9668"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9669" w:author="코람코 상장리츠팀" w:date="2026-10-13T15:00:00Z"/>
                <w:rFonts w:ascii="Times New Roman" w:hAnsi="Times New Roman" w:cs="Times New Roman" w:eastAsia="바탕체"/>
                <w:color w:val="000000"/>
                <w:kern w:val="0"/>
                <w:sz w:val="18"/>
                <w:szCs w:val="18"/>
              </w:rPr>
            </w:pPr>
            <w:ins w:id="9670" w:author="코람코 상장리츠팀" w:date="2026-10-13T15:00:00Z">
              <w:r>
                <w:rPr>
                  <w:rFonts w:ascii="Times New Roman" w:hAnsi="Times New Roman" w:cs="Times New Roman" w:eastAsia="바탕체"/>
                  <w:color w:val="000000"/>
                  <w:kern w:val="0"/>
                  <w:sz w:val="18"/>
                  <w:szCs w:val="18"/>
                </w:rPr>
                <w:t xml:space="preserve">10</w:t>
              </w:r>
            </w:ins>
          </w:p>
        </w:tc>
        <w:tc>
          <w:tcPr>
            <w:tcW w:w="2726" w:type="dxa"/>
            <w:vAlign w:val="center"/>
          </w:tcPr>
          <w:p>
            <w:pPr>
              <w:snapToGrid w:val="0"/>
              <w:spacing w:after="0" w:line="240" w:lineRule="auto"/>
              <w:jc w:val="left"/>
              <w:rPr>
                <w:ins w:id="9671" w:author="코람코 상장리츠팀" w:date="2026-10-13T15:00:00Z"/>
                <w:rFonts w:ascii="Times New Roman" w:hAnsi="Times New Roman" w:cs="Times New Roman" w:eastAsia="바탕체"/>
                <w:color w:val="000000"/>
                <w:kern w:val="0"/>
                <w:sz w:val="18"/>
                <w:szCs w:val="18"/>
              </w:rPr>
            </w:pPr>
            <w:ins w:id="9672" w:author="코람코 상장리츠팀" w:date="2026-10-13T15:00:00Z">
              <w:r>
                <w:rPr>
                  <w:rFonts w:ascii="Times New Roman" w:hAnsi="Times New Roman" w:cs="Times New Roman" w:eastAsia="바탕체"/>
                  <w:color w:val="000000"/>
                  <w:kern w:val="0"/>
                  <w:sz w:val="18"/>
                  <w:szCs w:val="18"/>
                </w:rPr>
                <w:t xml:space="preserve">연희신용협동조합</w:t>
              </w:r>
            </w:ins>
          </w:p>
        </w:tc>
        <w:tc>
          <w:tcPr>
            <w:tcW w:w="1500" w:type="dxa"/>
            <w:vAlign w:val="center"/>
          </w:tcPr>
          <w:p>
            <w:pPr>
              <w:snapToGrid w:val="0"/>
              <w:spacing w:after="0" w:line="240" w:lineRule="auto"/>
              <w:jc w:val="center"/>
              <w:rPr>
                <w:ins w:id="9673" w:author="코람코 상장리츠팀" w:date="2026-10-13T15:00:00Z"/>
                <w:rFonts w:ascii="Times New Roman" w:hAnsi="Times New Roman" w:cs="Times New Roman" w:eastAsia="바탕체"/>
                <w:color w:val="000000"/>
                <w:kern w:val="0"/>
                <w:sz w:val="18"/>
                <w:szCs w:val="18"/>
              </w:rPr>
            </w:pPr>
            <w:ins w:id="9674" w:author="코람코 상장리츠팀" w:date="2026-10-13T15:00:00Z">
              <w:r>
                <w:rPr>
                  <w:rFonts w:ascii="Times New Roman" w:hAnsi="Times New Roman" w:cs="Times New Roman" w:eastAsia="바탕체"/>
                  <w:color w:val="000000"/>
                  <w:kern w:val="0"/>
                  <w:sz w:val="18"/>
                  <w:szCs w:val="18"/>
                </w:rPr>
                <w:t xml:space="preserve">114544-0000548</w:t>
              </w:r>
            </w:ins>
          </w:p>
        </w:tc>
        <w:tc>
          <w:tcPr>
            <w:tcW w:w="1600" w:type="dxa"/>
            <w:vAlign w:val="center"/>
          </w:tcPr>
          <w:p>
            <w:pPr>
              <w:snapToGrid w:val="0"/>
              <w:spacing w:after="0" w:line="240" w:lineRule="auto"/>
              <w:jc w:val="right"/>
              <w:rPr>
                <w:ins w:id="9675" w:author="코람코 상장리츠팀" w:date="2026-10-13T15:00:00Z"/>
                <w:rFonts w:ascii="Times New Roman" w:hAnsi="Times New Roman" w:cs="Times New Roman" w:eastAsia="바탕체"/>
                <w:color w:val="000000"/>
                <w:kern w:val="0"/>
                <w:sz w:val="18"/>
                <w:szCs w:val="18"/>
              </w:rPr>
            </w:pPr>
            <w:ins w:id="9676" w:author="코람코 상장리츠팀" w:date="2026-10-13T15:00:00Z">
              <w:r>
                <w:rPr>
                  <w:rFonts w:ascii="Times New Roman" w:hAnsi="Times New Roman" w:cs="Times New Roman" w:eastAsia="바탕체"/>
                  <w:color w:val="000000"/>
                  <w:kern w:val="0"/>
                  <w:sz w:val="18"/>
                  <w:szCs w:val="18"/>
                </w:rPr>
                <w:t xml:space="preserve">1,400,000,000</w:t>
              </w:r>
            </w:ins>
          </w:p>
        </w:tc>
        <w:tc>
          <w:tcPr>
            <w:tcW w:w="1600" w:type="dxa"/>
            <w:vAlign w:val="center"/>
          </w:tcPr>
          <w:p>
            <w:pPr>
              <w:snapToGrid w:val="0"/>
              <w:spacing w:after="0" w:line="240" w:lineRule="auto"/>
              <w:jc w:val="right"/>
              <w:rPr>
                <w:ins w:id="9677" w:author="코람코 상장리츠팀" w:date="2026-10-13T15:00:00Z"/>
                <w:rFonts w:ascii="Times New Roman" w:hAnsi="Times New Roman" w:cs="Times New Roman" w:eastAsia="바탕체"/>
                <w:color w:val="000000"/>
                <w:kern w:val="0"/>
                <w:sz w:val="18"/>
                <w:szCs w:val="18"/>
              </w:rPr>
            </w:pPr>
            <w:ins w:id="9678" w:author="코람코 상장리츠팀" w:date="2026-10-13T15:00:00Z">
              <w:r>
                <w:rPr>
                  <w:rFonts w:ascii="Times New Roman" w:hAnsi="Times New Roman" w:cs="Times New Roman" w:eastAsia="바탕체"/>
                  <w:color w:val="000000"/>
                  <w:kern w:val="0"/>
                  <w:sz w:val="18"/>
                  <w:szCs w:val="18"/>
                </w:rPr>
                <w:t xml:space="preserve">1,680,000,000</w:t>
              </w:r>
            </w:ins>
          </w:p>
        </w:tc>
      </w:tr>
      <w:tr>
        <w:trPr>
          <w:cantSplit/>
          <w:ins w:id="9679" w:author="코람코 상장리츠팀" w:date="2026-10-13T15:00:00Z"/>
        </w:trPr>
        <w:tc>
          <w:tcPr>
            <w:tcW w:w="1100" w:type="dxa"/>
            <w:vMerge/>
            <w:vAlign w:val="center"/>
          </w:tcPr>
          <w:p>
            <w:pPr>
              <w:snapToGrid w:val="0"/>
              <w:spacing w:after="0" w:line="240" w:lineRule="auto"/>
              <w:jc w:val="center"/>
              <w:rPr>
                <w:ins w:id="9680"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9681" w:author="코람코 상장리츠팀" w:date="2026-10-13T15:00:00Z"/>
                <w:rFonts w:ascii="Times New Roman" w:hAnsi="Times New Roman" w:cs="Times New Roman" w:eastAsia="바탕체"/>
                <w:color w:val="000000"/>
                <w:kern w:val="0"/>
                <w:sz w:val="18"/>
                <w:szCs w:val="18"/>
              </w:rPr>
            </w:pPr>
            <w:ins w:id="9682" w:author="코람코 상장리츠팀" w:date="2026-10-13T15:00:00Z">
              <w:r>
                <w:rPr>
                  <w:rFonts w:ascii="Times New Roman" w:hAnsi="Times New Roman" w:cs="Times New Roman" w:eastAsia="바탕체"/>
                  <w:color w:val="000000"/>
                  <w:kern w:val="0"/>
                  <w:sz w:val="18"/>
                  <w:szCs w:val="18"/>
                </w:rPr>
                <w:t xml:space="preserve">11</w:t>
              </w:r>
            </w:ins>
          </w:p>
        </w:tc>
        <w:tc>
          <w:tcPr>
            <w:tcW w:w="2726" w:type="dxa"/>
            <w:vAlign w:val="center"/>
          </w:tcPr>
          <w:p>
            <w:pPr>
              <w:snapToGrid w:val="0"/>
              <w:spacing w:after="0" w:line="240" w:lineRule="auto"/>
              <w:jc w:val="left"/>
              <w:rPr>
                <w:ins w:id="9683" w:author="코람코 상장리츠팀" w:date="2026-10-13T15:00:00Z"/>
                <w:rFonts w:ascii="Times New Roman" w:hAnsi="Times New Roman" w:cs="Times New Roman" w:eastAsia="바탕체"/>
                <w:color w:val="000000"/>
                <w:kern w:val="0"/>
                <w:sz w:val="18"/>
                <w:szCs w:val="18"/>
              </w:rPr>
            </w:pPr>
            <w:ins w:id="9684" w:author="코람코 상장리츠팀" w:date="2026-10-13T15:00:00Z">
              <w:r>
                <w:rPr>
                  <w:rFonts w:ascii="Times New Roman" w:hAnsi="Times New Roman" w:cs="Times New Roman" w:eastAsia="바탕체"/>
                  <w:color w:val="000000"/>
                  <w:kern w:val="0"/>
                  <w:sz w:val="18"/>
                  <w:szCs w:val="18"/>
                </w:rPr>
                <w:t xml:space="preserve">금모래신용협동조합</w:t>
              </w:r>
            </w:ins>
          </w:p>
        </w:tc>
        <w:tc>
          <w:tcPr>
            <w:tcW w:w="1500" w:type="dxa"/>
            <w:vAlign w:val="center"/>
          </w:tcPr>
          <w:p>
            <w:pPr>
              <w:snapToGrid w:val="0"/>
              <w:spacing w:after="0" w:line="240" w:lineRule="auto"/>
              <w:jc w:val="center"/>
              <w:rPr>
                <w:ins w:id="9685" w:author="코람코 상장리츠팀" w:date="2026-10-13T15:00:00Z"/>
                <w:rFonts w:ascii="Times New Roman" w:hAnsi="Times New Roman" w:cs="Times New Roman" w:eastAsia="바탕체"/>
                <w:color w:val="000000"/>
                <w:kern w:val="0"/>
                <w:sz w:val="18"/>
                <w:szCs w:val="18"/>
              </w:rPr>
            </w:pPr>
            <w:ins w:id="9686" w:author="코람코 상장리츠팀" w:date="2026-10-13T15:00:00Z">
              <w:r>
                <w:rPr>
                  <w:rFonts w:ascii="Times New Roman" w:hAnsi="Times New Roman" w:cs="Times New Roman" w:eastAsia="바탕체"/>
                  <w:color w:val="000000"/>
                  <w:kern w:val="0"/>
                  <w:sz w:val="18"/>
                  <w:szCs w:val="18"/>
                </w:rPr>
                <w:t xml:space="preserve">114541-0000205</w:t>
              </w:r>
            </w:ins>
          </w:p>
        </w:tc>
        <w:tc>
          <w:tcPr>
            <w:tcW w:w="1600" w:type="dxa"/>
            <w:vAlign w:val="center"/>
          </w:tcPr>
          <w:p>
            <w:pPr>
              <w:snapToGrid w:val="0"/>
              <w:spacing w:after="0" w:line="240" w:lineRule="auto"/>
              <w:jc w:val="right"/>
              <w:rPr>
                <w:ins w:id="9687" w:author="코람코 상장리츠팀" w:date="2026-10-13T15:00:00Z"/>
                <w:rFonts w:ascii="Times New Roman" w:hAnsi="Times New Roman" w:cs="Times New Roman" w:eastAsia="바탕체"/>
                <w:color w:val="000000"/>
                <w:kern w:val="0"/>
                <w:sz w:val="18"/>
                <w:szCs w:val="18"/>
              </w:rPr>
            </w:pPr>
            <w:ins w:id="9688" w:author="코람코 상장리츠팀" w:date="2026-10-13T15:00:00Z">
              <w:r>
                <w:rPr>
                  <w:rFonts w:ascii="Times New Roman" w:hAnsi="Times New Roman" w:cs="Times New Roman" w:eastAsia="바탕체"/>
                  <w:color w:val="000000"/>
                  <w:kern w:val="0"/>
                  <w:sz w:val="18"/>
                  <w:szCs w:val="18"/>
                </w:rPr>
                <w:t xml:space="preserve">1,800,000,000</w:t>
              </w:r>
            </w:ins>
          </w:p>
        </w:tc>
        <w:tc>
          <w:tcPr>
            <w:tcW w:w="1600" w:type="dxa"/>
            <w:vAlign w:val="center"/>
          </w:tcPr>
          <w:p>
            <w:pPr>
              <w:snapToGrid w:val="0"/>
              <w:spacing w:after="0" w:line="240" w:lineRule="auto"/>
              <w:jc w:val="right"/>
              <w:rPr>
                <w:ins w:id="9689" w:author="코람코 상장리츠팀" w:date="2026-10-13T15:00:00Z"/>
                <w:rFonts w:ascii="Times New Roman" w:hAnsi="Times New Roman" w:cs="Times New Roman" w:eastAsia="바탕체"/>
                <w:color w:val="000000"/>
                <w:kern w:val="0"/>
                <w:sz w:val="18"/>
                <w:szCs w:val="18"/>
              </w:rPr>
            </w:pPr>
            <w:ins w:id="9690" w:author="코람코 상장리츠팀" w:date="2026-10-13T15:00:00Z">
              <w:r>
                <w:rPr>
                  <w:rFonts w:ascii="Times New Roman" w:hAnsi="Times New Roman" w:cs="Times New Roman" w:eastAsia="바탕체"/>
                  <w:color w:val="000000"/>
                  <w:kern w:val="0"/>
                  <w:sz w:val="18"/>
                  <w:szCs w:val="18"/>
                </w:rPr>
                <w:t xml:space="preserve">2,160,000,000</w:t>
              </w:r>
            </w:ins>
          </w:p>
        </w:tc>
      </w:tr>
      <w:tr>
        <w:trPr>
          <w:cantSplit/>
          <w:ins w:id="9691" w:author="코람코 상장리츠팀" w:date="2026-10-13T15:00:00Z"/>
        </w:trPr>
        <w:tc>
          <w:tcPr>
            <w:tcW w:w="1100" w:type="dxa"/>
            <w:vMerge/>
            <w:vAlign w:val="center"/>
          </w:tcPr>
          <w:p>
            <w:pPr>
              <w:snapToGrid w:val="0"/>
              <w:spacing w:after="0" w:line="240" w:lineRule="auto"/>
              <w:jc w:val="center"/>
              <w:rPr>
                <w:ins w:id="9692"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9693" w:author="코람코 상장리츠팀" w:date="2026-10-13T15:00:00Z"/>
                <w:rFonts w:ascii="Times New Roman" w:hAnsi="Times New Roman" w:cs="Times New Roman" w:eastAsia="바탕체"/>
                <w:color w:val="000000"/>
                <w:kern w:val="0"/>
                <w:sz w:val="18"/>
                <w:szCs w:val="18"/>
              </w:rPr>
            </w:pPr>
            <w:ins w:id="9694" w:author="코람코 상장리츠팀" w:date="2026-10-13T15:00:00Z">
              <w:r>
                <w:rPr>
                  <w:rFonts w:ascii="Times New Roman" w:hAnsi="Times New Roman" w:cs="Times New Roman" w:eastAsia="바탕체"/>
                  <w:color w:val="000000"/>
                  <w:kern w:val="0"/>
                  <w:sz w:val="18"/>
                  <w:szCs w:val="18"/>
                </w:rPr>
                <w:t xml:space="preserve">12</w:t>
              </w:r>
            </w:ins>
          </w:p>
        </w:tc>
        <w:tc>
          <w:tcPr>
            <w:tcW w:w="2726" w:type="dxa"/>
            <w:vAlign w:val="center"/>
          </w:tcPr>
          <w:p>
            <w:pPr>
              <w:snapToGrid w:val="0"/>
              <w:spacing w:after="0" w:line="240" w:lineRule="auto"/>
              <w:jc w:val="left"/>
              <w:rPr>
                <w:ins w:id="9695" w:author="코람코 상장리츠팀" w:date="2026-10-13T15:00:00Z"/>
                <w:rFonts w:ascii="Times New Roman" w:hAnsi="Times New Roman" w:cs="Times New Roman" w:eastAsia="바탕체"/>
                <w:color w:val="000000"/>
                <w:kern w:val="0"/>
                <w:sz w:val="18"/>
                <w:szCs w:val="18"/>
              </w:rPr>
            </w:pPr>
            <w:ins w:id="9696" w:author="코람코 상장리츠팀" w:date="2026-10-13T15:00:00Z">
              <w:r>
                <w:rPr>
                  <w:rFonts w:ascii="Times New Roman" w:hAnsi="Times New Roman" w:cs="Times New Roman" w:eastAsia="바탕체"/>
                  <w:color w:val="000000"/>
                  <w:kern w:val="0"/>
                  <w:sz w:val="18"/>
                  <w:szCs w:val="18"/>
                </w:rPr>
                <w:t xml:space="preserve">남인천신용협동조합</w:t>
              </w:r>
            </w:ins>
          </w:p>
        </w:tc>
        <w:tc>
          <w:tcPr>
            <w:tcW w:w="1500" w:type="dxa"/>
            <w:vAlign w:val="center"/>
          </w:tcPr>
          <w:p>
            <w:pPr>
              <w:snapToGrid w:val="0"/>
              <w:spacing w:after="0" w:line="240" w:lineRule="auto"/>
              <w:jc w:val="center"/>
              <w:rPr>
                <w:ins w:id="9697" w:author="코람코 상장리츠팀" w:date="2026-10-13T15:00:00Z"/>
                <w:rFonts w:ascii="Times New Roman" w:hAnsi="Times New Roman" w:cs="Times New Roman" w:eastAsia="바탕체"/>
                <w:color w:val="000000"/>
                <w:kern w:val="0"/>
                <w:sz w:val="18"/>
                <w:szCs w:val="18"/>
              </w:rPr>
            </w:pPr>
            <w:ins w:id="9698" w:author="코람코 상장리츠팀" w:date="2026-10-13T15:00:00Z">
              <w:r>
                <w:rPr>
                  <w:rFonts w:ascii="Times New Roman" w:hAnsi="Times New Roman" w:cs="Times New Roman" w:eastAsia="바탕체"/>
                  <w:color w:val="000000"/>
                  <w:kern w:val="0"/>
                  <w:sz w:val="18"/>
                  <w:szCs w:val="18"/>
                </w:rPr>
                <w:t xml:space="preserve">124246-0000663</w:t>
              </w:r>
            </w:ins>
          </w:p>
        </w:tc>
        <w:tc>
          <w:tcPr>
            <w:tcW w:w="1600" w:type="dxa"/>
            <w:vAlign w:val="center"/>
          </w:tcPr>
          <w:p>
            <w:pPr>
              <w:snapToGrid w:val="0"/>
              <w:spacing w:after="0" w:line="240" w:lineRule="auto"/>
              <w:jc w:val="right"/>
              <w:rPr>
                <w:ins w:id="9699" w:author="코람코 상장리츠팀" w:date="2026-10-13T15:00:00Z"/>
                <w:rFonts w:ascii="Times New Roman" w:hAnsi="Times New Roman" w:cs="Times New Roman" w:eastAsia="바탕체"/>
                <w:color w:val="000000"/>
                <w:kern w:val="0"/>
                <w:sz w:val="18"/>
                <w:szCs w:val="18"/>
              </w:rPr>
            </w:pPr>
            <w:ins w:id="9700" w:author="코람코 상장리츠팀" w:date="2026-10-13T15:00:00Z">
              <w:r>
                <w:rPr>
                  <w:rFonts w:ascii="Times New Roman" w:hAnsi="Times New Roman" w:cs="Times New Roman" w:eastAsia="바탕체"/>
                  <w:color w:val="000000"/>
                  <w:kern w:val="0"/>
                  <w:sz w:val="18"/>
                  <w:szCs w:val="18"/>
                </w:rPr>
                <w:t xml:space="preserve">1,000,000,000</w:t>
              </w:r>
            </w:ins>
          </w:p>
        </w:tc>
        <w:tc>
          <w:tcPr>
            <w:tcW w:w="1600" w:type="dxa"/>
            <w:vAlign w:val="center"/>
          </w:tcPr>
          <w:p>
            <w:pPr>
              <w:snapToGrid w:val="0"/>
              <w:spacing w:after="0" w:line="240" w:lineRule="auto"/>
              <w:jc w:val="right"/>
              <w:rPr>
                <w:ins w:id="9701" w:author="코람코 상장리츠팀" w:date="2026-10-13T15:00:00Z"/>
                <w:rFonts w:ascii="Times New Roman" w:hAnsi="Times New Roman" w:cs="Times New Roman" w:eastAsia="바탕체"/>
                <w:color w:val="000000"/>
                <w:kern w:val="0"/>
                <w:sz w:val="18"/>
                <w:szCs w:val="18"/>
              </w:rPr>
            </w:pPr>
            <w:ins w:id="9702" w:author="코람코 상장리츠팀" w:date="2026-10-13T15:00:00Z">
              <w:r>
                <w:rPr>
                  <w:rFonts w:ascii="Times New Roman" w:hAnsi="Times New Roman" w:cs="Times New Roman" w:eastAsia="바탕체"/>
                  <w:color w:val="000000"/>
                  <w:kern w:val="0"/>
                  <w:sz w:val="18"/>
                  <w:szCs w:val="18"/>
                </w:rPr>
                <w:t xml:space="preserve">1,200,000,000</w:t>
              </w:r>
            </w:ins>
          </w:p>
        </w:tc>
      </w:tr>
      <w:tr>
        <w:trPr>
          <w:cantSplit/>
          <w:ins w:id="9703" w:author="코람코 상장리츠팀" w:date="2026-10-13T15:00:00Z"/>
        </w:trPr>
        <w:tc>
          <w:tcPr>
            <w:tcW w:w="1100" w:type="dxa"/>
            <w:vMerge/>
            <w:vAlign w:val="center"/>
          </w:tcPr>
          <w:p>
            <w:pPr>
              <w:snapToGrid w:val="0"/>
              <w:spacing w:after="0" w:line="240" w:lineRule="auto"/>
              <w:jc w:val="center"/>
              <w:rPr>
                <w:ins w:id="9704"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9705" w:author="코람코 상장리츠팀" w:date="2026-10-13T15:00:00Z"/>
                <w:rFonts w:ascii="Times New Roman" w:hAnsi="Times New Roman" w:cs="Times New Roman" w:eastAsia="바탕체"/>
                <w:color w:val="000000"/>
                <w:kern w:val="0"/>
                <w:sz w:val="18"/>
                <w:szCs w:val="18"/>
              </w:rPr>
            </w:pPr>
            <w:ins w:id="9706" w:author="코람코 상장리츠팀" w:date="2026-10-13T15:00:00Z">
              <w:r>
                <w:rPr>
                  <w:rFonts w:ascii="Times New Roman" w:hAnsi="Times New Roman" w:cs="Times New Roman" w:eastAsia="바탕체"/>
                  <w:color w:val="000000"/>
                  <w:kern w:val="0"/>
                  <w:sz w:val="18"/>
                  <w:szCs w:val="18"/>
                </w:rPr>
                <w:t xml:space="preserve">13</w:t>
              </w:r>
            </w:ins>
          </w:p>
        </w:tc>
        <w:tc>
          <w:tcPr>
            <w:tcW w:w="2726" w:type="dxa"/>
            <w:vAlign w:val="center"/>
          </w:tcPr>
          <w:p>
            <w:pPr>
              <w:snapToGrid w:val="0"/>
              <w:spacing w:after="0" w:line="240" w:lineRule="auto"/>
              <w:jc w:val="left"/>
              <w:rPr>
                <w:ins w:id="9707" w:author="코람코 상장리츠팀" w:date="2026-10-13T15:00:00Z"/>
                <w:rFonts w:ascii="Times New Roman" w:hAnsi="Times New Roman" w:cs="Times New Roman" w:eastAsia="바탕체"/>
                <w:color w:val="000000"/>
                <w:kern w:val="0"/>
                <w:sz w:val="18"/>
                <w:szCs w:val="18"/>
              </w:rPr>
            </w:pPr>
            <w:ins w:id="9708" w:author="코람코 상장리츠팀" w:date="2026-10-13T15:00:00Z">
              <w:r>
                <w:rPr>
                  <w:rFonts w:ascii="Times New Roman" w:hAnsi="Times New Roman" w:cs="Times New Roman" w:eastAsia="바탕체"/>
                  <w:color w:val="000000"/>
                  <w:kern w:val="0"/>
                  <w:sz w:val="18"/>
                  <w:szCs w:val="18"/>
                </w:rPr>
                <w:t xml:space="preserve">미호신용협동조합</w:t>
              </w:r>
            </w:ins>
          </w:p>
        </w:tc>
        <w:tc>
          <w:tcPr>
            <w:tcW w:w="1500" w:type="dxa"/>
            <w:vAlign w:val="center"/>
          </w:tcPr>
          <w:p>
            <w:pPr>
              <w:snapToGrid w:val="0"/>
              <w:spacing w:after="0" w:line="240" w:lineRule="auto"/>
              <w:jc w:val="center"/>
              <w:rPr>
                <w:ins w:id="9709" w:author="코람코 상장리츠팀" w:date="2026-10-13T15:00:00Z"/>
                <w:rFonts w:ascii="Times New Roman" w:hAnsi="Times New Roman" w:cs="Times New Roman" w:eastAsia="바탕체"/>
                <w:color w:val="000000"/>
                <w:kern w:val="0"/>
                <w:sz w:val="18"/>
                <w:szCs w:val="18"/>
              </w:rPr>
            </w:pPr>
            <w:ins w:id="9710" w:author="코람코 상장리츠팀" w:date="2026-10-13T15:00:00Z">
              <w:r>
                <w:rPr>
                  <w:rFonts w:ascii="Times New Roman" w:hAnsi="Times New Roman" w:cs="Times New Roman" w:eastAsia="바탕체"/>
                  <w:color w:val="000000"/>
                  <w:kern w:val="0"/>
                  <w:sz w:val="18"/>
                  <w:szCs w:val="18"/>
                </w:rPr>
                <w:t xml:space="preserve">150141-0004293</w:t>
              </w:r>
            </w:ins>
          </w:p>
        </w:tc>
        <w:tc>
          <w:tcPr>
            <w:tcW w:w="1600" w:type="dxa"/>
            <w:vAlign w:val="center"/>
          </w:tcPr>
          <w:p>
            <w:pPr>
              <w:snapToGrid w:val="0"/>
              <w:spacing w:after="0" w:line="240" w:lineRule="auto"/>
              <w:jc w:val="right"/>
              <w:rPr>
                <w:ins w:id="9711" w:author="코람코 상장리츠팀" w:date="2026-10-13T15:00:00Z"/>
                <w:rFonts w:ascii="Times New Roman" w:hAnsi="Times New Roman" w:cs="Times New Roman" w:eastAsia="바탕체"/>
                <w:color w:val="000000"/>
                <w:kern w:val="0"/>
                <w:sz w:val="18"/>
                <w:szCs w:val="18"/>
              </w:rPr>
            </w:pPr>
            <w:ins w:id="9712" w:author="코람코 상장리츠팀" w:date="2026-10-13T15:00:00Z">
              <w:r>
                <w:rPr>
                  <w:rFonts w:ascii="Times New Roman" w:hAnsi="Times New Roman" w:cs="Times New Roman" w:eastAsia="바탕체"/>
                  <w:color w:val="000000"/>
                  <w:kern w:val="0"/>
                  <w:sz w:val="18"/>
                  <w:szCs w:val="18"/>
                </w:rPr>
                <w:t xml:space="preserve">1,300,000,000</w:t>
              </w:r>
            </w:ins>
          </w:p>
        </w:tc>
        <w:tc>
          <w:tcPr>
            <w:tcW w:w="1600" w:type="dxa"/>
            <w:vAlign w:val="center"/>
          </w:tcPr>
          <w:p>
            <w:pPr>
              <w:snapToGrid w:val="0"/>
              <w:spacing w:after="0" w:line="240" w:lineRule="auto"/>
              <w:jc w:val="right"/>
              <w:rPr>
                <w:ins w:id="9713" w:author="코람코 상장리츠팀" w:date="2026-10-13T15:00:00Z"/>
                <w:rFonts w:ascii="Times New Roman" w:hAnsi="Times New Roman" w:cs="Times New Roman" w:eastAsia="바탕체"/>
                <w:color w:val="000000"/>
                <w:kern w:val="0"/>
                <w:sz w:val="18"/>
                <w:szCs w:val="18"/>
              </w:rPr>
            </w:pPr>
            <w:ins w:id="9714" w:author="코람코 상장리츠팀" w:date="2026-10-13T15:00:00Z">
              <w:r>
                <w:rPr>
                  <w:rFonts w:ascii="Times New Roman" w:hAnsi="Times New Roman" w:cs="Times New Roman" w:eastAsia="바탕체"/>
                  <w:color w:val="000000"/>
                  <w:kern w:val="0"/>
                  <w:sz w:val="18"/>
                  <w:szCs w:val="18"/>
                </w:rPr>
                <w:t xml:space="preserve">1,560,000,000</w:t>
              </w:r>
            </w:ins>
          </w:p>
        </w:tc>
      </w:tr>
      <w:tr>
        <w:trPr>
          <w:cantSplit/>
          <w:ins w:id="9715" w:author="코람코 상장리츠팀" w:date="2026-10-13T15:00:00Z"/>
        </w:trPr>
        <w:tc>
          <w:tcPr>
            <w:tcW w:w="1100" w:type="dxa"/>
            <w:vMerge/>
            <w:vAlign w:val="center"/>
          </w:tcPr>
          <w:p>
            <w:pPr>
              <w:snapToGrid w:val="0"/>
              <w:spacing w:after="0" w:line="240" w:lineRule="auto"/>
              <w:jc w:val="center"/>
              <w:rPr>
                <w:ins w:id="9716"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9717" w:author="코람코 상장리츠팀" w:date="2026-10-13T15:00:00Z"/>
                <w:rFonts w:ascii="Times New Roman" w:hAnsi="Times New Roman" w:cs="Times New Roman" w:eastAsia="바탕체"/>
                <w:color w:val="000000"/>
                <w:kern w:val="0"/>
                <w:sz w:val="18"/>
                <w:szCs w:val="18"/>
              </w:rPr>
            </w:pPr>
            <w:ins w:id="9718" w:author="코람코 상장리츠팀" w:date="2026-10-13T15:00:00Z">
              <w:r>
                <w:rPr>
                  <w:rFonts w:ascii="Times New Roman" w:hAnsi="Times New Roman" w:cs="Times New Roman" w:eastAsia="바탕체"/>
                  <w:color w:val="000000"/>
                  <w:kern w:val="0"/>
                  <w:sz w:val="18"/>
                  <w:szCs w:val="18"/>
                </w:rPr>
                <w:t xml:space="preserve">14</w:t>
              </w:r>
            </w:ins>
          </w:p>
        </w:tc>
        <w:tc>
          <w:tcPr>
            <w:tcW w:w="2726" w:type="dxa"/>
            <w:vAlign w:val="center"/>
          </w:tcPr>
          <w:p>
            <w:pPr>
              <w:snapToGrid w:val="0"/>
              <w:spacing w:after="0" w:line="240" w:lineRule="auto"/>
              <w:jc w:val="left"/>
              <w:rPr>
                <w:ins w:id="9719" w:author="코람코 상장리츠팀" w:date="2026-10-13T15:00:00Z"/>
                <w:rFonts w:ascii="Times New Roman" w:hAnsi="Times New Roman" w:cs="Times New Roman" w:eastAsia="바탕체"/>
                <w:color w:val="000000"/>
                <w:kern w:val="0"/>
                <w:sz w:val="18"/>
                <w:szCs w:val="18"/>
              </w:rPr>
            </w:pPr>
            <w:ins w:id="9720" w:author="코람코 상장리츠팀" w:date="2026-10-13T15:00:00Z">
              <w:r>
                <w:rPr>
                  <w:rFonts w:ascii="Times New Roman" w:hAnsi="Times New Roman" w:cs="Times New Roman" w:eastAsia="바탕체"/>
                  <w:color w:val="000000"/>
                  <w:kern w:val="0"/>
                  <w:sz w:val="18"/>
                  <w:szCs w:val="18"/>
                </w:rPr>
                <w:t xml:space="preserve">대구대서신용협동조합</w:t>
              </w:r>
            </w:ins>
          </w:p>
        </w:tc>
        <w:tc>
          <w:tcPr>
            <w:tcW w:w="1500" w:type="dxa"/>
            <w:vAlign w:val="center"/>
          </w:tcPr>
          <w:p>
            <w:pPr>
              <w:snapToGrid w:val="0"/>
              <w:spacing w:after="0" w:line="240" w:lineRule="auto"/>
              <w:jc w:val="center"/>
              <w:rPr>
                <w:ins w:id="9721" w:author="코람코 상장리츠팀" w:date="2026-10-13T15:00:00Z"/>
                <w:rFonts w:ascii="Times New Roman" w:hAnsi="Times New Roman" w:cs="Times New Roman" w:eastAsia="바탕체"/>
                <w:color w:val="000000"/>
                <w:kern w:val="0"/>
                <w:sz w:val="18"/>
                <w:szCs w:val="18"/>
              </w:rPr>
            </w:pPr>
            <w:ins w:id="9722" w:author="코람코 상장리츠팀" w:date="2026-10-13T15:00:00Z">
              <w:r>
                <w:rPr>
                  <w:rFonts w:ascii="Times New Roman" w:hAnsi="Times New Roman" w:cs="Times New Roman" w:eastAsia="바탕체"/>
                  <w:color w:val="000000"/>
                  <w:kern w:val="0"/>
                  <w:sz w:val="18"/>
                  <w:szCs w:val="18"/>
                </w:rPr>
                <w:t xml:space="preserve">174241-0001330</w:t>
              </w:r>
            </w:ins>
          </w:p>
        </w:tc>
        <w:tc>
          <w:tcPr>
            <w:tcW w:w="1600" w:type="dxa"/>
            <w:vAlign w:val="center"/>
          </w:tcPr>
          <w:p>
            <w:pPr>
              <w:snapToGrid w:val="0"/>
              <w:spacing w:after="0" w:line="240" w:lineRule="auto"/>
              <w:jc w:val="right"/>
              <w:rPr>
                <w:ins w:id="9723" w:author="코람코 상장리츠팀" w:date="2026-10-13T15:00:00Z"/>
                <w:rFonts w:ascii="Times New Roman" w:hAnsi="Times New Roman" w:cs="Times New Roman" w:eastAsia="바탕체"/>
                <w:color w:val="000000"/>
                <w:kern w:val="0"/>
                <w:sz w:val="18"/>
                <w:szCs w:val="18"/>
              </w:rPr>
            </w:pPr>
            <w:ins w:id="9724" w:author="코람코 상장리츠팀" w:date="2026-10-13T15:00:00Z">
              <w:r>
                <w:rPr>
                  <w:rFonts w:ascii="Times New Roman" w:hAnsi="Times New Roman" w:cs="Times New Roman" w:eastAsia="바탕체"/>
                  <w:color w:val="000000"/>
                  <w:kern w:val="0"/>
                  <w:sz w:val="18"/>
                  <w:szCs w:val="18"/>
                </w:rPr>
                <w:t xml:space="preserve">1,300,000,000</w:t>
              </w:r>
            </w:ins>
          </w:p>
        </w:tc>
        <w:tc>
          <w:tcPr>
            <w:tcW w:w="1600" w:type="dxa"/>
            <w:vAlign w:val="center"/>
          </w:tcPr>
          <w:p>
            <w:pPr>
              <w:snapToGrid w:val="0"/>
              <w:spacing w:after="0" w:line="240" w:lineRule="auto"/>
              <w:jc w:val="right"/>
              <w:rPr>
                <w:ins w:id="9725" w:author="코람코 상장리츠팀" w:date="2026-10-13T15:00:00Z"/>
                <w:rFonts w:ascii="Times New Roman" w:hAnsi="Times New Roman" w:cs="Times New Roman" w:eastAsia="바탕체"/>
                <w:color w:val="000000"/>
                <w:kern w:val="0"/>
                <w:sz w:val="18"/>
                <w:szCs w:val="18"/>
              </w:rPr>
            </w:pPr>
            <w:ins w:id="9726" w:author="코람코 상장리츠팀" w:date="2026-10-13T15:00:00Z">
              <w:r>
                <w:rPr>
                  <w:rFonts w:ascii="Times New Roman" w:hAnsi="Times New Roman" w:cs="Times New Roman" w:eastAsia="바탕체"/>
                  <w:color w:val="000000"/>
                  <w:kern w:val="0"/>
                  <w:sz w:val="18"/>
                  <w:szCs w:val="18"/>
                </w:rPr>
                <w:t xml:space="preserve">1,560,000,000</w:t>
              </w:r>
            </w:ins>
          </w:p>
        </w:tc>
      </w:tr>
      <w:tr>
        <w:trPr>
          <w:cantSplit/>
          <w:ins w:id="9727" w:author="코람코 상장리츠팀" w:date="2026-10-13T15:00:00Z"/>
        </w:trPr>
        <w:tc>
          <w:tcPr>
            <w:tcW w:w="1100" w:type="dxa"/>
            <w:vMerge/>
            <w:vAlign w:val="center"/>
          </w:tcPr>
          <w:p>
            <w:pPr>
              <w:snapToGrid w:val="0"/>
              <w:spacing w:after="0" w:line="240" w:lineRule="auto"/>
              <w:jc w:val="center"/>
              <w:rPr>
                <w:ins w:id="9728"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9729" w:author="코람코 상장리츠팀" w:date="2026-10-13T15:00:00Z"/>
                <w:rFonts w:ascii="Times New Roman" w:hAnsi="Times New Roman" w:cs="Times New Roman" w:eastAsia="바탕체"/>
                <w:color w:val="000000"/>
                <w:kern w:val="0"/>
                <w:sz w:val="18"/>
                <w:szCs w:val="18"/>
              </w:rPr>
            </w:pPr>
            <w:ins w:id="9730" w:author="코람코 상장리츠팀" w:date="2026-10-13T15:00:00Z">
              <w:r>
                <w:rPr>
                  <w:rFonts w:ascii="Times New Roman" w:hAnsi="Times New Roman" w:cs="Times New Roman" w:eastAsia="바탕체"/>
                  <w:color w:val="000000"/>
                  <w:kern w:val="0"/>
                  <w:sz w:val="18"/>
                  <w:szCs w:val="18"/>
                </w:rPr>
                <w:t xml:space="preserve">15</w:t>
              </w:r>
            </w:ins>
          </w:p>
        </w:tc>
        <w:tc>
          <w:tcPr>
            <w:tcW w:w="2726" w:type="dxa"/>
            <w:vAlign w:val="center"/>
          </w:tcPr>
          <w:p>
            <w:pPr>
              <w:snapToGrid w:val="0"/>
              <w:spacing w:after="0" w:line="240" w:lineRule="auto"/>
              <w:jc w:val="left"/>
              <w:rPr>
                <w:ins w:id="9731" w:author="코람코 상장리츠팀" w:date="2026-10-13T15:00:00Z"/>
                <w:rFonts w:ascii="Times New Roman" w:hAnsi="Times New Roman" w:cs="Times New Roman" w:eastAsia="바탕체"/>
                <w:color w:val="000000"/>
                <w:kern w:val="0"/>
                <w:sz w:val="18"/>
                <w:szCs w:val="18"/>
              </w:rPr>
            </w:pPr>
            <w:ins w:id="9732" w:author="코람코 상장리츠팀" w:date="2026-10-13T15:00:00Z">
              <w:r>
                <w:rPr>
                  <w:rFonts w:ascii="Times New Roman" w:hAnsi="Times New Roman" w:cs="Times New Roman" w:eastAsia="바탕체"/>
                  <w:color w:val="000000"/>
                  <w:kern w:val="0"/>
                  <w:sz w:val="18"/>
                  <w:szCs w:val="18"/>
                </w:rPr>
                <w:t xml:space="preserve">한빛신용협동조합</w:t>
              </w:r>
            </w:ins>
          </w:p>
        </w:tc>
        <w:tc>
          <w:tcPr>
            <w:tcW w:w="1500" w:type="dxa"/>
            <w:vAlign w:val="center"/>
          </w:tcPr>
          <w:p>
            <w:pPr>
              <w:snapToGrid w:val="0"/>
              <w:spacing w:after="0" w:line="240" w:lineRule="auto"/>
              <w:jc w:val="center"/>
              <w:rPr>
                <w:ins w:id="9733" w:author="코람코 상장리츠팀" w:date="2026-10-13T15:00:00Z"/>
                <w:rFonts w:ascii="Times New Roman" w:hAnsi="Times New Roman" w:cs="Times New Roman" w:eastAsia="바탕체"/>
                <w:color w:val="000000"/>
                <w:kern w:val="0"/>
                <w:sz w:val="18"/>
                <w:szCs w:val="18"/>
              </w:rPr>
            </w:pPr>
            <w:ins w:id="9734" w:author="코람코 상장리츠팀" w:date="2026-10-13T15:00:00Z">
              <w:r>
                <w:rPr>
                  <w:rFonts w:ascii="Times New Roman" w:hAnsi="Times New Roman" w:cs="Times New Roman" w:eastAsia="바탕체"/>
                  <w:color w:val="000000"/>
                  <w:kern w:val="0"/>
                  <w:sz w:val="18"/>
                  <w:szCs w:val="18"/>
                </w:rPr>
                <w:t xml:space="preserve">164141-0000724</w:t>
              </w:r>
            </w:ins>
          </w:p>
        </w:tc>
        <w:tc>
          <w:tcPr>
            <w:tcW w:w="1600" w:type="dxa"/>
            <w:vAlign w:val="center"/>
          </w:tcPr>
          <w:p>
            <w:pPr>
              <w:snapToGrid w:val="0"/>
              <w:spacing w:after="0" w:line="240" w:lineRule="auto"/>
              <w:jc w:val="right"/>
              <w:rPr>
                <w:ins w:id="9735" w:author="코람코 상장리츠팀" w:date="2026-10-13T15:00:00Z"/>
                <w:rFonts w:ascii="Times New Roman" w:hAnsi="Times New Roman" w:cs="Times New Roman" w:eastAsia="바탕체"/>
                <w:color w:val="000000"/>
                <w:kern w:val="0"/>
                <w:sz w:val="18"/>
                <w:szCs w:val="18"/>
              </w:rPr>
            </w:pPr>
            <w:ins w:id="9736" w:author="코람코 상장리츠팀" w:date="2026-10-13T15:00:00Z">
              <w:r>
                <w:rPr>
                  <w:rFonts w:ascii="Times New Roman" w:hAnsi="Times New Roman" w:cs="Times New Roman" w:eastAsia="바탕체"/>
                  <w:color w:val="000000"/>
                  <w:kern w:val="0"/>
                  <w:sz w:val="18"/>
                  <w:szCs w:val="18"/>
                </w:rPr>
                <w:t xml:space="preserve">1,700,000,000</w:t>
              </w:r>
            </w:ins>
          </w:p>
        </w:tc>
        <w:tc>
          <w:tcPr>
            <w:tcW w:w="1600" w:type="dxa"/>
            <w:vAlign w:val="center"/>
          </w:tcPr>
          <w:p>
            <w:pPr>
              <w:snapToGrid w:val="0"/>
              <w:spacing w:after="0" w:line="240" w:lineRule="auto"/>
              <w:jc w:val="right"/>
              <w:rPr>
                <w:ins w:id="9737" w:author="코람코 상장리츠팀" w:date="2026-10-13T15:00:00Z"/>
                <w:rFonts w:ascii="Times New Roman" w:hAnsi="Times New Roman" w:cs="Times New Roman" w:eastAsia="바탕체"/>
                <w:color w:val="000000"/>
                <w:kern w:val="0"/>
                <w:sz w:val="18"/>
                <w:szCs w:val="18"/>
              </w:rPr>
            </w:pPr>
            <w:ins w:id="9738" w:author="코람코 상장리츠팀" w:date="2026-10-13T15:00:00Z">
              <w:r>
                <w:rPr>
                  <w:rFonts w:ascii="Times New Roman" w:hAnsi="Times New Roman" w:cs="Times New Roman" w:eastAsia="바탕체"/>
                  <w:color w:val="000000"/>
                  <w:kern w:val="0"/>
                  <w:sz w:val="18"/>
                  <w:szCs w:val="18"/>
                </w:rPr>
                <w:t xml:space="preserve">2,040,000,000</w:t>
              </w:r>
            </w:ins>
          </w:p>
        </w:tc>
      </w:tr>
      <w:tr>
        <w:trPr>
          <w:cantSplit/>
          <w:ins w:id="9739" w:author="코람코 상장리츠팀" w:date="2026-10-13T15:00:00Z"/>
        </w:trPr>
        <w:tc>
          <w:tcPr>
            <w:tcW w:w="1100" w:type="dxa"/>
            <w:vMerge/>
            <w:vAlign w:val="center"/>
          </w:tcPr>
          <w:p>
            <w:pPr>
              <w:snapToGrid w:val="0"/>
              <w:spacing w:after="0" w:line="240" w:lineRule="auto"/>
              <w:jc w:val="center"/>
              <w:rPr>
                <w:ins w:id="9740"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9741" w:author="코람코 상장리츠팀" w:date="2026-10-13T15:00:00Z"/>
                <w:rFonts w:ascii="Times New Roman" w:hAnsi="Times New Roman" w:cs="Times New Roman" w:eastAsia="바탕체"/>
                <w:color w:val="000000"/>
                <w:kern w:val="0"/>
                <w:sz w:val="18"/>
                <w:szCs w:val="18"/>
              </w:rPr>
            </w:pPr>
            <w:ins w:id="9742" w:author="코람코 상장리츠팀" w:date="2026-10-13T15:00:00Z">
              <w:r>
                <w:rPr>
                  <w:rFonts w:ascii="Times New Roman" w:hAnsi="Times New Roman" w:cs="Times New Roman" w:eastAsia="바탕체"/>
                  <w:color w:val="000000"/>
                  <w:kern w:val="0"/>
                  <w:sz w:val="18"/>
                  <w:szCs w:val="18"/>
                </w:rPr>
                <w:t xml:space="preserve">16</w:t>
              </w:r>
            </w:ins>
          </w:p>
        </w:tc>
        <w:tc>
          <w:tcPr>
            <w:tcW w:w="2726" w:type="dxa"/>
            <w:vAlign w:val="center"/>
          </w:tcPr>
          <w:p>
            <w:pPr>
              <w:snapToGrid w:val="0"/>
              <w:spacing w:after="0" w:line="240" w:lineRule="auto"/>
              <w:jc w:val="left"/>
              <w:rPr>
                <w:ins w:id="9743" w:author="코람코 상장리츠팀" w:date="2026-10-13T15:00:00Z"/>
                <w:rFonts w:ascii="Times New Roman" w:hAnsi="Times New Roman" w:cs="Times New Roman" w:eastAsia="바탕체"/>
                <w:color w:val="000000"/>
                <w:kern w:val="0"/>
                <w:sz w:val="18"/>
                <w:szCs w:val="18"/>
              </w:rPr>
            </w:pPr>
            <w:ins w:id="9744" w:author="코람코 상장리츠팀" w:date="2026-10-13T15:00:00Z">
              <w:r>
                <w:rPr>
                  <w:rFonts w:ascii="Times New Roman" w:hAnsi="Times New Roman" w:cs="Times New Roman" w:eastAsia="바탕체"/>
                  <w:color w:val="000000"/>
                  <w:kern w:val="0"/>
                  <w:sz w:val="18"/>
                  <w:szCs w:val="18"/>
                </w:rPr>
                <w:t xml:space="preserve">양동행복신용협동조합</w:t>
              </w:r>
            </w:ins>
          </w:p>
        </w:tc>
        <w:tc>
          <w:tcPr>
            <w:tcW w:w="1500" w:type="dxa"/>
            <w:vAlign w:val="center"/>
          </w:tcPr>
          <w:p>
            <w:pPr>
              <w:snapToGrid w:val="0"/>
              <w:spacing w:after="0" w:line="240" w:lineRule="auto"/>
              <w:jc w:val="center"/>
              <w:rPr>
                <w:ins w:id="9745" w:author="코람코 상장리츠팀" w:date="2026-10-13T15:00:00Z"/>
                <w:rFonts w:ascii="Times New Roman" w:hAnsi="Times New Roman" w:cs="Times New Roman" w:eastAsia="바탕체"/>
                <w:color w:val="000000"/>
                <w:kern w:val="0"/>
                <w:sz w:val="18"/>
                <w:szCs w:val="18"/>
              </w:rPr>
            </w:pPr>
            <w:ins w:id="9746" w:author="코람코 상장리츠팀" w:date="2026-10-13T15:00:00Z">
              <w:r>
                <w:rPr>
                  <w:rFonts w:ascii="Times New Roman" w:hAnsi="Times New Roman" w:cs="Times New Roman" w:eastAsia="바탕체"/>
                  <w:color w:val="000000"/>
                  <w:kern w:val="0"/>
                  <w:sz w:val="18"/>
                  <w:szCs w:val="18"/>
                </w:rPr>
                <w:t xml:space="preserve">200141-0001719</w:t>
              </w:r>
            </w:ins>
          </w:p>
        </w:tc>
        <w:tc>
          <w:tcPr>
            <w:tcW w:w="1600" w:type="dxa"/>
            <w:vAlign w:val="center"/>
          </w:tcPr>
          <w:p>
            <w:pPr>
              <w:snapToGrid w:val="0"/>
              <w:spacing w:after="0" w:line="240" w:lineRule="auto"/>
              <w:jc w:val="right"/>
              <w:rPr>
                <w:ins w:id="9747" w:author="코람코 상장리츠팀" w:date="2026-10-13T15:00:00Z"/>
                <w:rFonts w:ascii="Times New Roman" w:hAnsi="Times New Roman" w:cs="Times New Roman" w:eastAsia="바탕체"/>
                <w:color w:val="000000"/>
                <w:kern w:val="0"/>
                <w:sz w:val="18"/>
                <w:szCs w:val="18"/>
              </w:rPr>
            </w:pPr>
            <w:ins w:id="9748" w:author="코람코 상장리츠팀" w:date="2026-10-13T15:00:00Z">
              <w:r>
                <w:rPr>
                  <w:rFonts w:ascii="Times New Roman" w:hAnsi="Times New Roman" w:cs="Times New Roman" w:eastAsia="바탕체"/>
                  <w:color w:val="000000"/>
                  <w:kern w:val="0"/>
                  <w:sz w:val="18"/>
                  <w:szCs w:val="18"/>
                </w:rPr>
                <w:t xml:space="preserve">1,900,000,000</w:t>
              </w:r>
            </w:ins>
          </w:p>
        </w:tc>
        <w:tc>
          <w:tcPr>
            <w:tcW w:w="1600" w:type="dxa"/>
            <w:vAlign w:val="center"/>
          </w:tcPr>
          <w:p>
            <w:pPr>
              <w:snapToGrid w:val="0"/>
              <w:spacing w:after="0" w:line="240" w:lineRule="auto"/>
              <w:jc w:val="right"/>
              <w:rPr>
                <w:ins w:id="9749" w:author="코람코 상장리츠팀" w:date="2026-10-13T15:00:00Z"/>
                <w:rFonts w:ascii="Times New Roman" w:hAnsi="Times New Roman" w:cs="Times New Roman" w:eastAsia="바탕체"/>
                <w:color w:val="000000"/>
                <w:kern w:val="0"/>
                <w:sz w:val="18"/>
                <w:szCs w:val="18"/>
              </w:rPr>
            </w:pPr>
            <w:ins w:id="9750" w:author="코람코 상장리츠팀" w:date="2026-10-13T15:00:00Z">
              <w:r>
                <w:rPr>
                  <w:rFonts w:ascii="Times New Roman" w:hAnsi="Times New Roman" w:cs="Times New Roman" w:eastAsia="바탕체"/>
                  <w:color w:val="000000"/>
                  <w:kern w:val="0"/>
                  <w:sz w:val="18"/>
                  <w:szCs w:val="18"/>
                </w:rPr>
                <w:t xml:space="preserve">2,280,000,000</w:t>
              </w:r>
            </w:ins>
          </w:p>
        </w:tc>
      </w:tr>
      <w:tr>
        <w:trPr>
          <w:cantSplit/>
          <w:ins w:id="9751" w:author="코람코 상장리츠팀" w:date="2026-10-13T15:00:00Z"/>
        </w:trPr>
        <w:tc>
          <w:tcPr>
            <w:tcW w:w="1100" w:type="dxa"/>
            <w:vMerge/>
            <w:vAlign w:val="center"/>
          </w:tcPr>
          <w:p>
            <w:pPr>
              <w:snapToGrid w:val="0"/>
              <w:spacing w:after="0" w:line="240" w:lineRule="auto"/>
              <w:jc w:val="center"/>
              <w:rPr>
                <w:ins w:id="9752"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9753" w:author="코람코 상장리츠팀" w:date="2026-10-13T15:00:00Z"/>
                <w:rFonts w:ascii="Times New Roman" w:hAnsi="Times New Roman" w:cs="Times New Roman" w:eastAsia="바탕체"/>
                <w:color w:val="000000"/>
                <w:kern w:val="0"/>
                <w:sz w:val="18"/>
                <w:szCs w:val="18"/>
              </w:rPr>
            </w:pPr>
            <w:ins w:id="9754" w:author="코람코 상장리츠팀" w:date="2026-10-13T15:00:00Z">
              <w:r>
                <w:rPr>
                  <w:rFonts w:ascii="Times New Roman" w:hAnsi="Times New Roman" w:cs="Times New Roman" w:eastAsia="바탕체"/>
                  <w:color w:val="000000"/>
                  <w:kern w:val="0"/>
                  <w:sz w:val="18"/>
                  <w:szCs w:val="18"/>
                </w:rPr>
                <w:t xml:space="preserve">17</w:t>
              </w:r>
            </w:ins>
          </w:p>
        </w:tc>
        <w:tc>
          <w:tcPr>
            <w:tcW w:w="2726" w:type="dxa"/>
            <w:vAlign w:val="center"/>
          </w:tcPr>
          <w:p>
            <w:pPr>
              <w:snapToGrid w:val="0"/>
              <w:spacing w:after="0" w:line="240" w:lineRule="auto"/>
              <w:jc w:val="left"/>
              <w:rPr>
                <w:ins w:id="9755" w:author="코람코 상장리츠팀" w:date="2026-10-13T15:00:00Z"/>
                <w:rFonts w:ascii="Times New Roman" w:hAnsi="Times New Roman" w:cs="Times New Roman" w:eastAsia="바탕체"/>
                <w:color w:val="000000"/>
                <w:kern w:val="0"/>
                <w:sz w:val="18"/>
                <w:szCs w:val="18"/>
              </w:rPr>
            </w:pPr>
            <w:ins w:id="9756" w:author="코람코 상장리츠팀" w:date="2026-10-13T15:00:00Z">
              <w:r>
                <w:rPr>
                  <w:rFonts w:ascii="Times New Roman" w:hAnsi="Times New Roman" w:cs="Times New Roman" w:eastAsia="바탕체"/>
                  <w:color w:val="000000"/>
                  <w:kern w:val="0"/>
                  <w:sz w:val="18"/>
                  <w:szCs w:val="18"/>
                </w:rPr>
                <w:t xml:space="preserve">서귀포동부신용협동조합</w:t>
              </w:r>
            </w:ins>
          </w:p>
        </w:tc>
        <w:tc>
          <w:tcPr>
            <w:tcW w:w="1500" w:type="dxa"/>
            <w:vAlign w:val="center"/>
          </w:tcPr>
          <w:p>
            <w:pPr>
              <w:snapToGrid w:val="0"/>
              <w:spacing w:after="0" w:line="240" w:lineRule="auto"/>
              <w:jc w:val="center"/>
              <w:rPr>
                <w:ins w:id="9757" w:author="코람코 상장리츠팀" w:date="2026-10-13T15:00:00Z"/>
                <w:rFonts w:ascii="Times New Roman" w:hAnsi="Times New Roman" w:cs="Times New Roman" w:eastAsia="바탕체"/>
                <w:color w:val="000000"/>
                <w:kern w:val="0"/>
                <w:sz w:val="18"/>
                <w:szCs w:val="18"/>
              </w:rPr>
            </w:pPr>
            <w:ins w:id="9758" w:author="코람코 상장리츠팀" w:date="2026-10-13T15:00:00Z">
              <w:r>
                <w:rPr>
                  <w:rFonts w:ascii="Times New Roman" w:hAnsi="Times New Roman" w:cs="Times New Roman" w:eastAsia="바탕체"/>
                  <w:color w:val="000000"/>
                  <w:kern w:val="0"/>
                  <w:sz w:val="18"/>
                  <w:szCs w:val="18"/>
                </w:rPr>
                <w:t xml:space="preserve">224141-0000854</w:t>
              </w:r>
            </w:ins>
          </w:p>
        </w:tc>
        <w:tc>
          <w:tcPr>
            <w:tcW w:w="1600" w:type="dxa"/>
            <w:vAlign w:val="center"/>
          </w:tcPr>
          <w:p>
            <w:pPr>
              <w:snapToGrid w:val="0"/>
              <w:spacing w:after="0" w:line="240" w:lineRule="auto"/>
              <w:jc w:val="right"/>
              <w:rPr>
                <w:ins w:id="9759" w:author="코람코 상장리츠팀" w:date="2026-10-13T15:00:00Z"/>
                <w:rFonts w:ascii="Times New Roman" w:hAnsi="Times New Roman" w:cs="Times New Roman" w:eastAsia="바탕체"/>
                <w:color w:val="000000"/>
                <w:kern w:val="0"/>
                <w:sz w:val="18"/>
                <w:szCs w:val="18"/>
              </w:rPr>
            </w:pPr>
            <w:ins w:id="9760" w:author="코람코 상장리츠팀" w:date="2026-10-13T15:00:00Z">
              <w:r>
                <w:rPr>
                  <w:rFonts w:ascii="Times New Roman" w:hAnsi="Times New Roman" w:cs="Times New Roman" w:eastAsia="바탕체"/>
                  <w:color w:val="000000"/>
                  <w:kern w:val="0"/>
                  <w:sz w:val="18"/>
                  <w:szCs w:val="18"/>
                </w:rPr>
                <w:t xml:space="preserve">1,200,000,000</w:t>
              </w:r>
            </w:ins>
          </w:p>
        </w:tc>
        <w:tc>
          <w:tcPr>
            <w:tcW w:w="1600" w:type="dxa"/>
            <w:vAlign w:val="center"/>
          </w:tcPr>
          <w:p>
            <w:pPr>
              <w:snapToGrid w:val="0"/>
              <w:spacing w:after="0" w:line="240" w:lineRule="auto"/>
              <w:jc w:val="right"/>
              <w:rPr>
                <w:ins w:id="9761" w:author="코람코 상장리츠팀" w:date="2026-10-13T15:00:00Z"/>
                <w:rFonts w:ascii="Times New Roman" w:hAnsi="Times New Roman" w:cs="Times New Roman" w:eastAsia="바탕체"/>
                <w:color w:val="000000"/>
                <w:kern w:val="0"/>
                <w:sz w:val="18"/>
                <w:szCs w:val="18"/>
              </w:rPr>
            </w:pPr>
            <w:ins w:id="9762" w:author="코람코 상장리츠팀" w:date="2026-10-13T15:00:00Z">
              <w:r>
                <w:rPr>
                  <w:rFonts w:ascii="Times New Roman" w:hAnsi="Times New Roman" w:cs="Times New Roman" w:eastAsia="바탕체"/>
                  <w:color w:val="000000"/>
                  <w:kern w:val="0"/>
                  <w:sz w:val="18"/>
                  <w:szCs w:val="18"/>
                </w:rPr>
                <w:t xml:space="preserve">1,440,000,000</w:t>
              </w:r>
            </w:ins>
          </w:p>
        </w:tc>
      </w:tr>
      <w:tr>
        <w:trPr>
          <w:cantSplit/>
          <w:ins w:id="9763" w:author="코람코 상장리츠팀" w:date="2026-10-13T15:00:00Z"/>
        </w:trPr>
        <w:tc>
          <w:tcPr>
            <w:tcW w:w="1100" w:type="dxa"/>
            <w:vMerge/>
            <w:vAlign w:val="center"/>
          </w:tcPr>
          <w:p>
            <w:pPr>
              <w:snapToGrid w:val="0"/>
              <w:spacing w:after="0" w:line="240" w:lineRule="auto"/>
              <w:jc w:val="center"/>
              <w:rPr>
                <w:ins w:id="9764"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9765" w:author="코람코 상장리츠팀" w:date="2026-10-13T15:00:00Z"/>
                <w:rFonts w:ascii="Times New Roman" w:hAnsi="Times New Roman" w:cs="Times New Roman" w:eastAsia="바탕체"/>
                <w:color w:val="000000"/>
                <w:kern w:val="0"/>
                <w:sz w:val="18"/>
                <w:szCs w:val="18"/>
              </w:rPr>
            </w:pPr>
            <w:ins w:id="9766" w:author="코람코 상장리츠팀" w:date="2026-10-13T15:00:00Z">
              <w:r>
                <w:rPr>
                  <w:rFonts w:ascii="Times New Roman" w:hAnsi="Times New Roman" w:cs="Times New Roman" w:eastAsia="바탕체"/>
                  <w:color w:val="000000"/>
                  <w:kern w:val="0"/>
                  <w:sz w:val="18"/>
                  <w:szCs w:val="18"/>
                </w:rPr>
                <w:t xml:space="preserve">18</w:t>
              </w:r>
            </w:ins>
          </w:p>
        </w:tc>
        <w:tc>
          <w:tcPr>
            <w:tcW w:w="2726" w:type="dxa"/>
            <w:vAlign w:val="center"/>
          </w:tcPr>
          <w:p>
            <w:pPr>
              <w:snapToGrid w:val="0"/>
              <w:spacing w:after="0" w:line="240" w:lineRule="auto"/>
              <w:jc w:val="left"/>
              <w:rPr>
                <w:ins w:id="9767" w:author="코람코 상장리츠팀" w:date="2026-10-13T15:00:00Z"/>
                <w:rFonts w:ascii="Times New Roman" w:hAnsi="Times New Roman" w:cs="Times New Roman" w:eastAsia="바탕체"/>
                <w:color w:val="000000"/>
                <w:kern w:val="0"/>
                <w:sz w:val="18"/>
                <w:szCs w:val="18"/>
              </w:rPr>
            </w:pPr>
            <w:ins w:id="9768" w:author="코람코 상장리츠팀" w:date="2026-10-13T15:00:00Z">
              <w:r>
                <w:rPr>
                  <w:rFonts w:ascii="Times New Roman" w:hAnsi="Times New Roman" w:cs="Times New Roman" w:eastAsia="바탕체"/>
                  <w:color w:val="000000"/>
                  <w:kern w:val="0"/>
                  <w:sz w:val="18"/>
                  <w:szCs w:val="18"/>
                </w:rPr>
                <w:t xml:space="preserve">광주어룡신용협동조합</w:t>
              </w:r>
            </w:ins>
          </w:p>
        </w:tc>
        <w:tc>
          <w:tcPr>
            <w:tcW w:w="1500" w:type="dxa"/>
            <w:vAlign w:val="center"/>
          </w:tcPr>
          <w:p>
            <w:pPr>
              <w:snapToGrid w:val="0"/>
              <w:spacing w:after="0" w:line="240" w:lineRule="auto"/>
              <w:jc w:val="center"/>
              <w:rPr>
                <w:ins w:id="9769" w:author="코람코 상장리츠팀" w:date="2026-10-13T15:00:00Z"/>
                <w:rFonts w:ascii="Times New Roman" w:hAnsi="Times New Roman" w:cs="Times New Roman" w:eastAsia="바탕체"/>
                <w:color w:val="000000"/>
                <w:kern w:val="0"/>
                <w:sz w:val="18"/>
                <w:szCs w:val="18"/>
              </w:rPr>
            </w:pPr>
            <w:ins w:id="9770" w:author="코람코 상장리츠팀" w:date="2026-10-13T15:00:00Z">
              <w:r>
                <w:rPr>
                  <w:rFonts w:ascii="Times New Roman" w:hAnsi="Times New Roman" w:cs="Times New Roman" w:eastAsia="바탕체"/>
                  <w:color w:val="000000"/>
                  <w:kern w:val="0"/>
                  <w:sz w:val="18"/>
                  <w:szCs w:val="18"/>
                </w:rPr>
                <w:t xml:space="preserve">204241-0000963</w:t>
              </w:r>
            </w:ins>
          </w:p>
        </w:tc>
        <w:tc>
          <w:tcPr>
            <w:tcW w:w="1600" w:type="dxa"/>
            <w:vAlign w:val="center"/>
          </w:tcPr>
          <w:p>
            <w:pPr>
              <w:snapToGrid w:val="0"/>
              <w:spacing w:after="0" w:line="240" w:lineRule="auto"/>
              <w:jc w:val="right"/>
              <w:rPr>
                <w:ins w:id="9771" w:author="코람코 상장리츠팀" w:date="2026-10-13T15:00:00Z"/>
                <w:rFonts w:ascii="Times New Roman" w:hAnsi="Times New Roman" w:cs="Times New Roman" w:eastAsia="바탕체"/>
                <w:color w:val="000000"/>
                <w:kern w:val="0"/>
                <w:sz w:val="18"/>
                <w:szCs w:val="18"/>
              </w:rPr>
            </w:pPr>
            <w:ins w:id="9772" w:author="코람코 상장리츠팀" w:date="2026-10-13T15:00:00Z">
              <w:r>
                <w:rPr>
                  <w:rFonts w:ascii="Times New Roman" w:hAnsi="Times New Roman" w:cs="Times New Roman" w:eastAsia="바탕체"/>
                  <w:color w:val="000000"/>
                  <w:kern w:val="0"/>
                  <w:sz w:val="18"/>
                  <w:szCs w:val="18"/>
                </w:rPr>
                <w:t xml:space="preserve">2,700,000,000</w:t>
              </w:r>
            </w:ins>
          </w:p>
        </w:tc>
        <w:tc>
          <w:tcPr>
            <w:tcW w:w="1600" w:type="dxa"/>
            <w:vAlign w:val="center"/>
          </w:tcPr>
          <w:p>
            <w:pPr>
              <w:snapToGrid w:val="0"/>
              <w:spacing w:after="0" w:line="240" w:lineRule="auto"/>
              <w:jc w:val="right"/>
              <w:rPr>
                <w:ins w:id="9773" w:author="코람코 상장리츠팀" w:date="2026-10-13T15:00:00Z"/>
                <w:rFonts w:ascii="Times New Roman" w:hAnsi="Times New Roman" w:cs="Times New Roman" w:eastAsia="바탕체"/>
                <w:color w:val="000000"/>
                <w:kern w:val="0"/>
                <w:sz w:val="18"/>
                <w:szCs w:val="18"/>
              </w:rPr>
            </w:pPr>
            <w:ins w:id="9774" w:author="코람코 상장리츠팀" w:date="2026-10-13T15:00:00Z">
              <w:r>
                <w:rPr>
                  <w:rFonts w:ascii="Times New Roman" w:hAnsi="Times New Roman" w:cs="Times New Roman" w:eastAsia="바탕체"/>
                  <w:color w:val="000000"/>
                  <w:kern w:val="0"/>
                  <w:sz w:val="18"/>
                  <w:szCs w:val="18"/>
                </w:rPr>
                <w:t xml:space="preserve">3,240,000,000</w:t>
              </w:r>
            </w:ins>
          </w:p>
        </w:tc>
      </w:tr>
      <w:tr>
        <w:trPr>
          <w:cantSplit/>
          <w:ins w:id="9775" w:author="코람코 상장리츠팀" w:date="2026-10-13T15:00:00Z"/>
        </w:trPr>
        <w:tc>
          <w:tcPr>
            <w:tcW w:w="1100" w:type="dxa"/>
            <w:vMerge/>
            <w:vAlign w:val="center"/>
          </w:tcPr>
          <w:p>
            <w:pPr>
              <w:snapToGrid w:val="0"/>
              <w:spacing w:after="0" w:line="240" w:lineRule="auto"/>
              <w:jc w:val="center"/>
              <w:rPr>
                <w:ins w:id="9776"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9777" w:author="코람코 상장리츠팀" w:date="2026-10-13T15:00:00Z"/>
                <w:rFonts w:ascii="Times New Roman" w:hAnsi="Times New Roman" w:cs="Times New Roman" w:eastAsia="바탕체"/>
                <w:color w:val="000000"/>
                <w:kern w:val="0"/>
                <w:sz w:val="18"/>
                <w:szCs w:val="18"/>
              </w:rPr>
            </w:pPr>
            <w:ins w:id="9778" w:author="코람코 상장리츠팀" w:date="2026-10-13T15:00:00Z">
              <w:r>
                <w:rPr>
                  <w:rFonts w:ascii="Times New Roman" w:hAnsi="Times New Roman" w:cs="Times New Roman" w:eastAsia="바탕체"/>
                  <w:color w:val="000000"/>
                  <w:kern w:val="0"/>
                  <w:sz w:val="18"/>
                  <w:szCs w:val="18"/>
                </w:rPr>
                <w:t xml:space="preserve">19</w:t>
              </w:r>
            </w:ins>
          </w:p>
        </w:tc>
        <w:tc>
          <w:tcPr>
            <w:tcW w:w="2726" w:type="dxa"/>
            <w:vAlign w:val="center"/>
          </w:tcPr>
          <w:p>
            <w:pPr>
              <w:snapToGrid w:val="0"/>
              <w:spacing w:after="0" w:line="240" w:lineRule="auto"/>
              <w:jc w:val="left"/>
              <w:rPr>
                <w:ins w:id="9779" w:author="코람코 상장리츠팀" w:date="2026-10-13T15:00:00Z"/>
                <w:rFonts w:ascii="Times New Roman" w:hAnsi="Times New Roman" w:cs="Times New Roman" w:eastAsia="바탕체"/>
                <w:color w:val="000000"/>
                <w:kern w:val="0"/>
                <w:sz w:val="18"/>
                <w:szCs w:val="18"/>
              </w:rPr>
            </w:pPr>
            <w:ins w:id="9780" w:author="코람코 상장리츠팀" w:date="2026-10-13T15:00:00Z">
              <w:r>
                <w:rPr>
                  <w:rFonts w:ascii="Times New Roman" w:hAnsi="Times New Roman" w:cs="Times New Roman" w:eastAsia="바탕체"/>
                  <w:color w:val="000000"/>
                  <w:kern w:val="0"/>
                  <w:sz w:val="18"/>
                  <w:szCs w:val="18"/>
                </w:rPr>
                <w:t xml:space="preserve">광주미래신용협동조합</w:t>
              </w:r>
            </w:ins>
          </w:p>
        </w:tc>
        <w:tc>
          <w:tcPr>
            <w:tcW w:w="1500" w:type="dxa"/>
            <w:vAlign w:val="center"/>
          </w:tcPr>
          <w:p>
            <w:pPr>
              <w:snapToGrid w:val="0"/>
              <w:spacing w:after="0" w:line="240" w:lineRule="auto"/>
              <w:jc w:val="center"/>
              <w:rPr>
                <w:ins w:id="9781" w:author="코람코 상장리츠팀" w:date="2026-10-13T15:00:00Z"/>
                <w:rFonts w:ascii="Times New Roman" w:hAnsi="Times New Roman" w:cs="Times New Roman" w:eastAsia="바탕체"/>
                <w:color w:val="000000"/>
                <w:kern w:val="0"/>
                <w:sz w:val="18"/>
                <w:szCs w:val="18"/>
              </w:rPr>
            </w:pPr>
            <w:ins w:id="9782" w:author="코람코 상장리츠팀" w:date="2026-10-13T15:00:00Z">
              <w:r>
                <w:rPr>
                  <w:rFonts w:ascii="Times New Roman" w:hAnsi="Times New Roman" w:cs="Times New Roman" w:eastAsia="바탕체"/>
                  <w:color w:val="000000"/>
                  <w:kern w:val="0"/>
                  <w:sz w:val="18"/>
                  <w:szCs w:val="18"/>
                </w:rPr>
                <w:t xml:space="preserve">206341-0000232</w:t>
              </w:r>
            </w:ins>
          </w:p>
        </w:tc>
        <w:tc>
          <w:tcPr>
            <w:tcW w:w="1600" w:type="dxa"/>
            <w:vAlign w:val="center"/>
          </w:tcPr>
          <w:p>
            <w:pPr>
              <w:snapToGrid w:val="0"/>
              <w:spacing w:after="0" w:line="240" w:lineRule="auto"/>
              <w:jc w:val="right"/>
              <w:rPr>
                <w:ins w:id="9783" w:author="코람코 상장리츠팀" w:date="2026-10-13T15:00:00Z"/>
                <w:rFonts w:ascii="Times New Roman" w:hAnsi="Times New Roman" w:cs="Times New Roman" w:eastAsia="바탕체"/>
                <w:color w:val="000000"/>
                <w:kern w:val="0"/>
                <w:sz w:val="18"/>
                <w:szCs w:val="18"/>
              </w:rPr>
            </w:pPr>
            <w:ins w:id="9784" w:author="코람코 상장리츠팀" w:date="2026-10-13T15:00:00Z">
              <w:r>
                <w:rPr>
                  <w:rFonts w:ascii="Times New Roman" w:hAnsi="Times New Roman" w:cs="Times New Roman" w:eastAsia="바탕체"/>
                  <w:color w:val="000000"/>
                  <w:kern w:val="0"/>
                  <w:sz w:val="18"/>
                  <w:szCs w:val="18"/>
                </w:rPr>
                <w:t xml:space="preserve">1,400,000,000</w:t>
              </w:r>
            </w:ins>
          </w:p>
        </w:tc>
        <w:tc>
          <w:tcPr>
            <w:tcW w:w="1600" w:type="dxa"/>
            <w:vAlign w:val="center"/>
          </w:tcPr>
          <w:p>
            <w:pPr>
              <w:snapToGrid w:val="0"/>
              <w:spacing w:after="0" w:line="240" w:lineRule="auto"/>
              <w:jc w:val="right"/>
              <w:rPr>
                <w:ins w:id="9785" w:author="코람코 상장리츠팀" w:date="2026-10-13T15:00:00Z"/>
                <w:rFonts w:ascii="Times New Roman" w:hAnsi="Times New Roman" w:cs="Times New Roman" w:eastAsia="바탕체"/>
                <w:color w:val="000000"/>
                <w:kern w:val="0"/>
                <w:sz w:val="18"/>
                <w:szCs w:val="18"/>
              </w:rPr>
            </w:pPr>
            <w:ins w:id="9786" w:author="코람코 상장리츠팀" w:date="2026-10-13T15:00:00Z">
              <w:r>
                <w:rPr>
                  <w:rFonts w:ascii="Times New Roman" w:hAnsi="Times New Roman" w:cs="Times New Roman" w:eastAsia="바탕체"/>
                  <w:color w:val="000000"/>
                  <w:kern w:val="0"/>
                  <w:sz w:val="18"/>
                  <w:szCs w:val="18"/>
                </w:rPr>
                <w:t xml:space="preserve">1,680,000,000</w:t>
              </w:r>
            </w:ins>
          </w:p>
        </w:tc>
      </w:tr>
      <w:tr>
        <w:trPr>
          <w:cantSplit/>
          <w:ins w:id="9787" w:author="코람코 상장리츠팀" w:date="2026-10-13T15:00:00Z"/>
        </w:trPr>
        <w:tc>
          <w:tcPr>
            <w:tcW w:w="1100" w:type="dxa"/>
            <w:vMerge/>
            <w:vAlign w:val="center"/>
          </w:tcPr>
          <w:p>
            <w:pPr>
              <w:snapToGrid w:val="0"/>
              <w:spacing w:after="0" w:line="240" w:lineRule="auto"/>
              <w:jc w:val="center"/>
              <w:rPr>
                <w:ins w:id="9788"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9789" w:author="코람코 상장리츠팀" w:date="2026-10-13T15:00:00Z"/>
                <w:rFonts w:ascii="Times New Roman" w:hAnsi="Times New Roman" w:cs="Times New Roman" w:eastAsia="바탕체"/>
                <w:color w:val="000000"/>
                <w:kern w:val="0"/>
                <w:sz w:val="18"/>
                <w:szCs w:val="18"/>
              </w:rPr>
            </w:pPr>
            <w:ins w:id="9790" w:author="코람코 상장리츠팀" w:date="2026-10-13T15:00:00Z">
              <w:r>
                <w:rPr>
                  <w:rFonts w:ascii="Times New Roman" w:hAnsi="Times New Roman" w:cs="Times New Roman" w:eastAsia="바탕체"/>
                  <w:color w:val="000000"/>
                  <w:kern w:val="0"/>
                  <w:sz w:val="18"/>
                  <w:szCs w:val="18"/>
                </w:rPr>
                <w:t xml:space="preserve">20</w:t>
              </w:r>
            </w:ins>
          </w:p>
        </w:tc>
        <w:tc>
          <w:tcPr>
            <w:tcW w:w="2726" w:type="dxa"/>
            <w:vAlign w:val="center"/>
          </w:tcPr>
          <w:p>
            <w:pPr>
              <w:snapToGrid w:val="0"/>
              <w:spacing w:after="0" w:line="240" w:lineRule="auto"/>
              <w:jc w:val="left"/>
              <w:rPr>
                <w:ins w:id="9791" w:author="코람코 상장리츠팀" w:date="2026-10-13T15:00:00Z"/>
                <w:rFonts w:ascii="Times New Roman" w:hAnsi="Times New Roman" w:cs="Times New Roman" w:eastAsia="바탕체"/>
                <w:color w:val="000000"/>
                <w:kern w:val="0"/>
                <w:sz w:val="18"/>
                <w:szCs w:val="18"/>
              </w:rPr>
            </w:pPr>
            <w:ins w:id="9792" w:author="코람코 상장리츠팀" w:date="2026-10-13T15:00:00Z">
              <w:r>
                <w:rPr>
                  <w:rFonts w:ascii="Times New Roman" w:hAnsi="Times New Roman" w:cs="Times New Roman" w:eastAsia="바탕체"/>
                  <w:color w:val="000000"/>
                  <w:kern w:val="0"/>
                  <w:sz w:val="18"/>
                  <w:szCs w:val="18"/>
                </w:rPr>
                <w:t xml:space="preserve">새안양신용협동조합</w:t>
              </w:r>
            </w:ins>
          </w:p>
        </w:tc>
        <w:tc>
          <w:tcPr>
            <w:tcW w:w="1500" w:type="dxa"/>
            <w:vAlign w:val="center"/>
          </w:tcPr>
          <w:p>
            <w:pPr>
              <w:snapToGrid w:val="0"/>
              <w:spacing w:after="0" w:line="240" w:lineRule="auto"/>
              <w:jc w:val="center"/>
              <w:rPr>
                <w:ins w:id="9793" w:author="코람코 상장리츠팀" w:date="2026-10-13T15:00:00Z"/>
                <w:rFonts w:ascii="Times New Roman" w:hAnsi="Times New Roman" w:cs="Times New Roman" w:eastAsia="바탕체"/>
                <w:color w:val="000000"/>
                <w:kern w:val="0"/>
                <w:sz w:val="18"/>
                <w:szCs w:val="18"/>
              </w:rPr>
            </w:pPr>
            <w:ins w:id="9794" w:author="코람코 상장리츠팀" w:date="2026-10-13T15:00:00Z">
              <w:r>
                <w:rPr>
                  <w:rFonts w:ascii="Times New Roman" w:hAnsi="Times New Roman" w:cs="Times New Roman" w:eastAsia="바탕체"/>
                  <w:color w:val="000000"/>
                  <w:kern w:val="0"/>
                  <w:sz w:val="18"/>
                  <w:szCs w:val="18"/>
                </w:rPr>
                <w:t xml:space="preserve">134141-0002411</w:t>
              </w:r>
            </w:ins>
          </w:p>
        </w:tc>
        <w:tc>
          <w:tcPr>
            <w:tcW w:w="1600" w:type="dxa"/>
            <w:vAlign w:val="center"/>
          </w:tcPr>
          <w:p>
            <w:pPr>
              <w:snapToGrid w:val="0"/>
              <w:spacing w:after="0" w:line="240" w:lineRule="auto"/>
              <w:jc w:val="right"/>
              <w:rPr>
                <w:ins w:id="9795" w:author="코람코 상장리츠팀" w:date="2026-10-13T15:00:00Z"/>
                <w:rFonts w:ascii="Times New Roman" w:hAnsi="Times New Roman" w:cs="Times New Roman" w:eastAsia="바탕체"/>
                <w:color w:val="000000"/>
                <w:kern w:val="0"/>
                <w:sz w:val="18"/>
                <w:szCs w:val="18"/>
              </w:rPr>
            </w:pPr>
            <w:ins w:id="9796" w:author="코람코 상장리츠팀" w:date="2026-10-13T15:00:00Z">
              <w:r>
                <w:rPr>
                  <w:rFonts w:ascii="Times New Roman" w:hAnsi="Times New Roman" w:cs="Times New Roman" w:eastAsia="바탕체"/>
                  <w:color w:val="000000"/>
                  <w:kern w:val="0"/>
                  <w:sz w:val="18"/>
                  <w:szCs w:val="18"/>
                </w:rPr>
                <w:t xml:space="preserve">4,000,000,000</w:t>
              </w:r>
            </w:ins>
          </w:p>
        </w:tc>
        <w:tc>
          <w:tcPr>
            <w:tcW w:w="1600" w:type="dxa"/>
            <w:vAlign w:val="center"/>
          </w:tcPr>
          <w:p>
            <w:pPr>
              <w:snapToGrid w:val="0"/>
              <w:spacing w:after="0" w:line="240" w:lineRule="auto"/>
              <w:jc w:val="right"/>
              <w:rPr>
                <w:ins w:id="9797" w:author="코람코 상장리츠팀" w:date="2026-10-13T15:00:00Z"/>
                <w:rFonts w:ascii="Times New Roman" w:hAnsi="Times New Roman" w:cs="Times New Roman" w:eastAsia="바탕체"/>
                <w:color w:val="000000"/>
                <w:kern w:val="0"/>
                <w:sz w:val="18"/>
                <w:szCs w:val="18"/>
              </w:rPr>
            </w:pPr>
            <w:ins w:id="9798" w:author="코람코 상장리츠팀" w:date="2026-10-13T15:00:00Z">
              <w:r>
                <w:rPr>
                  <w:rFonts w:ascii="Times New Roman" w:hAnsi="Times New Roman" w:cs="Times New Roman" w:eastAsia="바탕체"/>
                  <w:color w:val="000000"/>
                  <w:kern w:val="0"/>
                  <w:sz w:val="18"/>
                  <w:szCs w:val="18"/>
                </w:rPr>
                <w:t xml:space="preserve">4,800,000,000</w:t>
              </w:r>
            </w:ins>
          </w:p>
        </w:tc>
      </w:tr>
      <w:tr>
        <w:trPr>
          <w:cantSplit/>
          <w:ins w:id="9799" w:author="코람코 상장리츠팀" w:date="2026-10-13T15:00:00Z"/>
        </w:trPr>
        <w:tc>
          <w:tcPr>
            <w:tcW w:w="1100" w:type="dxa"/>
            <w:vMerge/>
            <w:vAlign w:val="center"/>
          </w:tcPr>
          <w:p>
            <w:pPr>
              <w:snapToGrid w:val="0"/>
              <w:spacing w:after="0" w:line="240" w:lineRule="auto"/>
              <w:jc w:val="center"/>
              <w:rPr>
                <w:ins w:id="9800"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9801" w:author="코람코 상장리츠팀" w:date="2026-10-13T15:00:00Z"/>
                <w:rFonts w:ascii="Times New Roman" w:hAnsi="Times New Roman" w:cs="Times New Roman" w:eastAsia="바탕체"/>
                <w:color w:val="000000"/>
                <w:kern w:val="0"/>
                <w:sz w:val="18"/>
                <w:szCs w:val="18"/>
              </w:rPr>
            </w:pPr>
            <w:ins w:id="9802" w:author="코람코 상장리츠팀" w:date="2026-10-13T15:00:00Z">
              <w:r>
                <w:rPr>
                  <w:rFonts w:ascii="Times New Roman" w:hAnsi="Times New Roman" w:cs="Times New Roman" w:eastAsia="바탕체"/>
                  <w:color w:val="000000"/>
                  <w:kern w:val="0"/>
                  <w:sz w:val="18"/>
                  <w:szCs w:val="18"/>
                </w:rPr>
                <w:t xml:space="preserve">21</w:t>
              </w:r>
            </w:ins>
          </w:p>
        </w:tc>
        <w:tc>
          <w:tcPr>
            <w:tcW w:w="2726" w:type="dxa"/>
            <w:vAlign w:val="center"/>
          </w:tcPr>
          <w:p>
            <w:pPr>
              <w:snapToGrid w:val="0"/>
              <w:spacing w:after="0" w:line="240" w:lineRule="auto"/>
              <w:jc w:val="left"/>
              <w:rPr>
                <w:ins w:id="9803" w:author="코람코 상장리츠팀" w:date="2026-10-13T15:00:00Z"/>
                <w:rFonts w:ascii="Times New Roman" w:hAnsi="Times New Roman" w:cs="Times New Roman" w:eastAsia="바탕체"/>
                <w:color w:val="000000"/>
                <w:kern w:val="0"/>
                <w:sz w:val="18"/>
                <w:szCs w:val="18"/>
              </w:rPr>
            </w:pPr>
            <w:ins w:id="9804" w:author="코람코 상장리츠팀" w:date="2026-10-13T15:00:00Z">
              <w:r>
                <w:rPr>
                  <w:rFonts w:ascii="Times New Roman" w:hAnsi="Times New Roman" w:cs="Times New Roman" w:eastAsia="바탕체"/>
                  <w:color w:val="000000"/>
                  <w:kern w:val="0"/>
                  <w:sz w:val="18"/>
                  <w:szCs w:val="18"/>
                </w:rPr>
                <w:t xml:space="preserve">남수원신용협동조합</w:t>
              </w:r>
            </w:ins>
          </w:p>
        </w:tc>
        <w:tc>
          <w:tcPr>
            <w:tcW w:w="1500" w:type="dxa"/>
            <w:vAlign w:val="center"/>
          </w:tcPr>
          <w:p>
            <w:pPr>
              <w:snapToGrid w:val="0"/>
              <w:spacing w:after="0" w:line="240" w:lineRule="auto"/>
              <w:jc w:val="center"/>
              <w:rPr>
                <w:ins w:id="9805" w:author="코람코 상장리츠팀" w:date="2026-10-13T15:00:00Z"/>
                <w:rFonts w:ascii="Times New Roman" w:hAnsi="Times New Roman" w:cs="Times New Roman" w:eastAsia="바탕체"/>
                <w:color w:val="000000"/>
                <w:kern w:val="0"/>
                <w:sz w:val="18"/>
                <w:szCs w:val="18"/>
              </w:rPr>
            </w:pPr>
            <w:ins w:id="9806" w:author="코람코 상장리츠팀" w:date="2026-10-13T15:00:00Z">
              <w:r>
                <w:rPr>
                  <w:rFonts w:ascii="Times New Roman" w:hAnsi="Times New Roman" w:cs="Times New Roman" w:eastAsia="바탕체"/>
                  <w:color w:val="000000"/>
                  <w:kern w:val="0"/>
                  <w:sz w:val="18"/>
                  <w:szCs w:val="18"/>
                </w:rPr>
                <w:t xml:space="preserve">130141-0000914</w:t>
              </w:r>
            </w:ins>
          </w:p>
        </w:tc>
        <w:tc>
          <w:tcPr>
            <w:tcW w:w="1600" w:type="dxa"/>
            <w:vAlign w:val="center"/>
          </w:tcPr>
          <w:p>
            <w:pPr>
              <w:snapToGrid w:val="0"/>
              <w:spacing w:after="0" w:line="240" w:lineRule="auto"/>
              <w:jc w:val="right"/>
              <w:rPr>
                <w:ins w:id="9807" w:author="코람코 상장리츠팀" w:date="2026-10-13T15:00:00Z"/>
                <w:rFonts w:ascii="Times New Roman" w:hAnsi="Times New Roman" w:cs="Times New Roman" w:eastAsia="바탕체"/>
                <w:color w:val="000000"/>
                <w:kern w:val="0"/>
                <w:sz w:val="18"/>
                <w:szCs w:val="18"/>
              </w:rPr>
            </w:pPr>
            <w:ins w:id="9808" w:author="코람코 상장리츠팀" w:date="2026-10-13T15:00:00Z">
              <w:r>
                <w:rPr>
                  <w:rFonts w:ascii="Times New Roman" w:hAnsi="Times New Roman" w:cs="Times New Roman" w:eastAsia="바탕체"/>
                  <w:color w:val="000000"/>
                  <w:kern w:val="0"/>
                  <w:sz w:val="18"/>
                  <w:szCs w:val="18"/>
                </w:rPr>
                <w:t xml:space="preserve">300,000,000</w:t>
              </w:r>
            </w:ins>
          </w:p>
        </w:tc>
        <w:tc>
          <w:tcPr>
            <w:tcW w:w="1600" w:type="dxa"/>
            <w:vAlign w:val="center"/>
          </w:tcPr>
          <w:p>
            <w:pPr>
              <w:snapToGrid w:val="0"/>
              <w:spacing w:after="0" w:line="240" w:lineRule="auto"/>
              <w:jc w:val="right"/>
              <w:rPr>
                <w:ins w:id="9809" w:author="코람코 상장리츠팀" w:date="2026-10-13T15:00:00Z"/>
                <w:rFonts w:ascii="Times New Roman" w:hAnsi="Times New Roman" w:cs="Times New Roman" w:eastAsia="바탕체"/>
                <w:color w:val="000000"/>
                <w:kern w:val="0"/>
                <w:sz w:val="18"/>
                <w:szCs w:val="18"/>
              </w:rPr>
            </w:pPr>
            <w:ins w:id="9810" w:author="코람코 상장리츠팀" w:date="2026-10-13T15:00:00Z">
              <w:r>
                <w:rPr>
                  <w:rFonts w:ascii="Times New Roman" w:hAnsi="Times New Roman" w:cs="Times New Roman" w:eastAsia="바탕체"/>
                  <w:color w:val="000000"/>
                  <w:kern w:val="0"/>
                  <w:sz w:val="18"/>
                  <w:szCs w:val="18"/>
                </w:rPr>
                <w:t xml:space="preserve">360,000,000</w:t>
              </w:r>
            </w:ins>
          </w:p>
        </w:tc>
      </w:tr>
      <w:tr>
        <w:trPr>
          <w:cantSplit/>
          <w:ins w:id="9811" w:author="코람코 상장리츠팀" w:date="2026-10-13T15:00:00Z"/>
        </w:trPr>
        <w:tc>
          <w:tcPr>
            <w:tcW w:w="1100" w:type="dxa"/>
            <w:vMerge/>
            <w:vAlign w:val="center"/>
          </w:tcPr>
          <w:p>
            <w:pPr>
              <w:snapToGrid w:val="0"/>
              <w:spacing w:after="0" w:line="240" w:lineRule="auto"/>
              <w:jc w:val="center"/>
              <w:rPr>
                <w:ins w:id="9812"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9813" w:author="코람코 상장리츠팀" w:date="2026-10-13T15:00:00Z"/>
                <w:rFonts w:ascii="Times New Roman" w:hAnsi="Times New Roman" w:cs="Times New Roman" w:eastAsia="바탕체"/>
                <w:color w:val="000000"/>
                <w:kern w:val="0"/>
                <w:sz w:val="18"/>
                <w:szCs w:val="18"/>
              </w:rPr>
            </w:pPr>
            <w:ins w:id="9814" w:author="코람코 상장리츠팀" w:date="2026-10-13T15:00:00Z">
              <w:r>
                <w:rPr>
                  <w:rFonts w:ascii="Times New Roman" w:hAnsi="Times New Roman" w:cs="Times New Roman" w:eastAsia="바탕체"/>
                  <w:color w:val="000000"/>
                  <w:kern w:val="0"/>
                  <w:sz w:val="18"/>
                  <w:szCs w:val="18"/>
                </w:rPr>
                <w:t xml:space="preserve">22</w:t>
              </w:r>
            </w:ins>
          </w:p>
        </w:tc>
        <w:tc>
          <w:tcPr>
            <w:tcW w:w="2726" w:type="dxa"/>
            <w:vAlign w:val="center"/>
          </w:tcPr>
          <w:p>
            <w:pPr>
              <w:snapToGrid w:val="0"/>
              <w:spacing w:after="0" w:line="240" w:lineRule="auto"/>
              <w:jc w:val="left"/>
              <w:rPr>
                <w:ins w:id="9815" w:author="코람코 상장리츠팀" w:date="2026-10-13T15:00:00Z"/>
                <w:rFonts w:ascii="Times New Roman" w:hAnsi="Times New Roman" w:cs="Times New Roman" w:eastAsia="바탕체"/>
                <w:color w:val="000000"/>
                <w:kern w:val="0"/>
                <w:sz w:val="18"/>
                <w:szCs w:val="18"/>
              </w:rPr>
            </w:pPr>
            <w:ins w:id="9816" w:author="코람코 상장리츠팀" w:date="2026-10-13T15:00:00Z">
              <w:r>
                <w:rPr>
                  <w:rFonts w:ascii="Times New Roman" w:hAnsi="Times New Roman" w:cs="Times New Roman" w:eastAsia="바탕체"/>
                  <w:color w:val="000000"/>
                  <w:kern w:val="0"/>
                  <w:sz w:val="18"/>
                  <w:szCs w:val="18"/>
                </w:rPr>
                <w:t xml:space="preserve">북인천신용협동조합</w:t>
              </w:r>
            </w:ins>
          </w:p>
        </w:tc>
        <w:tc>
          <w:tcPr>
            <w:tcW w:w="1500" w:type="dxa"/>
            <w:vAlign w:val="center"/>
          </w:tcPr>
          <w:p>
            <w:pPr>
              <w:snapToGrid w:val="0"/>
              <w:spacing w:after="0" w:line="240" w:lineRule="auto"/>
              <w:jc w:val="center"/>
              <w:rPr>
                <w:ins w:id="9817" w:author="코람코 상장리츠팀" w:date="2026-10-13T15:00:00Z"/>
                <w:rFonts w:ascii="Times New Roman" w:hAnsi="Times New Roman" w:cs="Times New Roman" w:eastAsia="바탕체"/>
                <w:color w:val="000000"/>
                <w:kern w:val="0"/>
                <w:sz w:val="18"/>
                <w:szCs w:val="18"/>
              </w:rPr>
            </w:pPr>
            <w:ins w:id="9818" w:author="코람코 상장리츠팀" w:date="2026-10-13T15:00:00Z">
              <w:r>
                <w:rPr>
                  <w:rFonts w:ascii="Times New Roman" w:hAnsi="Times New Roman" w:cs="Times New Roman" w:eastAsia="바탕체"/>
                  <w:color w:val="000000"/>
                  <w:kern w:val="0"/>
                  <w:sz w:val="18"/>
                  <w:szCs w:val="18"/>
                </w:rPr>
                <w:t xml:space="preserve">124241-0000076</w:t>
              </w:r>
            </w:ins>
          </w:p>
        </w:tc>
        <w:tc>
          <w:tcPr>
            <w:tcW w:w="1600" w:type="dxa"/>
            <w:vAlign w:val="center"/>
          </w:tcPr>
          <w:p>
            <w:pPr>
              <w:snapToGrid w:val="0"/>
              <w:spacing w:after="0" w:line="240" w:lineRule="auto"/>
              <w:jc w:val="right"/>
              <w:rPr>
                <w:ins w:id="9819" w:author="코람코 상장리츠팀" w:date="2026-10-13T15:00:00Z"/>
                <w:rFonts w:ascii="Times New Roman" w:hAnsi="Times New Roman" w:cs="Times New Roman" w:eastAsia="바탕체"/>
                <w:color w:val="000000"/>
                <w:kern w:val="0"/>
                <w:sz w:val="18"/>
                <w:szCs w:val="18"/>
              </w:rPr>
            </w:pPr>
            <w:ins w:id="9820" w:author="코람코 상장리츠팀" w:date="2026-10-13T15:00:00Z">
              <w:r>
                <w:rPr>
                  <w:rFonts w:ascii="Times New Roman" w:hAnsi="Times New Roman" w:cs="Times New Roman" w:eastAsia="바탕체"/>
                  <w:color w:val="000000"/>
                  <w:kern w:val="0"/>
                  <w:sz w:val="18"/>
                  <w:szCs w:val="18"/>
                </w:rPr>
                <w:t xml:space="preserve">700,000,000</w:t>
              </w:r>
            </w:ins>
          </w:p>
        </w:tc>
        <w:tc>
          <w:tcPr>
            <w:tcW w:w="1600" w:type="dxa"/>
            <w:vAlign w:val="center"/>
          </w:tcPr>
          <w:p>
            <w:pPr>
              <w:snapToGrid w:val="0"/>
              <w:spacing w:after="0" w:line="240" w:lineRule="auto"/>
              <w:jc w:val="right"/>
              <w:rPr>
                <w:ins w:id="9821" w:author="코람코 상장리츠팀" w:date="2026-10-13T15:00:00Z"/>
                <w:rFonts w:ascii="Times New Roman" w:hAnsi="Times New Roman" w:cs="Times New Roman" w:eastAsia="바탕체"/>
                <w:color w:val="000000"/>
                <w:kern w:val="0"/>
                <w:sz w:val="18"/>
                <w:szCs w:val="18"/>
              </w:rPr>
            </w:pPr>
            <w:ins w:id="9822" w:author="코람코 상장리츠팀" w:date="2026-10-13T15:00:00Z">
              <w:r>
                <w:rPr>
                  <w:rFonts w:ascii="Times New Roman" w:hAnsi="Times New Roman" w:cs="Times New Roman" w:eastAsia="바탕체"/>
                  <w:color w:val="000000"/>
                  <w:kern w:val="0"/>
                  <w:sz w:val="18"/>
                  <w:szCs w:val="18"/>
                </w:rPr>
                <w:t xml:space="preserve">840,000,000</w:t>
              </w:r>
            </w:ins>
          </w:p>
        </w:tc>
      </w:tr>
      <w:tr>
        <w:trPr>
          <w:cantSplit/>
          <w:ins w:id="9823" w:author="코람코 상장리츠팀" w:date="2026-10-13T15:00:00Z"/>
        </w:trPr>
        <w:tc>
          <w:tcPr>
            <w:tcW w:w="5826" w:type="dxa"/>
            <w:gridSpan w:val="4"/>
            <w:vAlign w:val="center"/>
          </w:tcPr>
          <w:p>
            <w:pPr>
              <w:snapToGrid w:val="0"/>
              <w:spacing w:after="0" w:line="240" w:lineRule="auto"/>
              <w:jc w:val="center"/>
              <w:rPr>
                <w:ins w:id="9824" w:author="코람코 상장리츠팀" w:date="2026-10-13T15:00:00Z"/>
                <w:rFonts w:ascii="Times New Roman" w:hAnsi="Times New Roman" w:cs="Times New Roman" w:eastAsia="바탕체"/>
                <w:b/>
                <w:bCs/>
                <w:color w:val="000000"/>
                <w:kern w:val="0"/>
                <w:sz w:val="18"/>
                <w:szCs w:val="18"/>
              </w:rPr>
            </w:pPr>
            <w:ins w:id="9825" w:author="코람코 상장리츠팀" w:date="2026-10-13T15:00:00Z">
              <w:r>
                <w:rPr>
                  <w:rFonts w:ascii="Times New Roman" w:hAnsi="Times New Roman" w:cs="Times New Roman" w:eastAsia="바탕체"/>
                  <w:b/>
                  <w:bCs/>
                  <w:color w:val="000000"/>
                  <w:kern w:val="0"/>
                  <w:sz w:val="18"/>
                  <w:szCs w:val="18"/>
                </w:rPr>
                <w:t xml:space="preserve">Tranche A 소계 (22개사)</w:t>
              </w:r>
            </w:ins>
          </w:p>
        </w:tc>
        <w:tc>
          <w:tcPr>
            <w:tcW w:w="1600" w:type="dxa"/>
            <w:vAlign w:val="center"/>
          </w:tcPr>
          <w:p>
            <w:pPr>
              <w:snapToGrid w:val="0"/>
              <w:spacing w:after="0" w:line="240" w:lineRule="auto"/>
              <w:jc w:val="right"/>
              <w:rPr>
                <w:ins w:id="9826" w:author="코람코 상장리츠팀" w:date="2026-10-13T15:00:00Z"/>
                <w:rFonts w:ascii="Times New Roman" w:hAnsi="Times New Roman" w:cs="Times New Roman" w:eastAsia="바탕체"/>
                <w:b/>
                <w:bCs/>
                <w:color w:val="000000"/>
                <w:kern w:val="0"/>
                <w:sz w:val="18"/>
                <w:szCs w:val="18"/>
              </w:rPr>
            </w:pPr>
            <w:ins w:id="9827" w:author="코람코 상장리츠팀" w:date="2026-10-13T15:00:00Z">
              <w:r>
                <w:rPr>
                  <w:rFonts w:ascii="Times New Roman" w:hAnsi="Times New Roman" w:cs="Times New Roman" w:eastAsia="바탕체"/>
                  <w:b/>
                  <w:bCs/>
                  <w:color w:val="000000"/>
                  <w:kern w:val="0"/>
                  <w:sz w:val="18"/>
                  <w:szCs w:val="18"/>
                </w:rPr>
                <w:t xml:space="preserve">160,000,000,000</w:t>
              </w:r>
            </w:ins>
          </w:p>
        </w:tc>
        <w:tc>
          <w:tcPr>
            <w:tcW w:w="1600" w:type="dxa"/>
            <w:vAlign w:val="center"/>
          </w:tcPr>
          <w:p>
            <w:pPr>
              <w:snapToGrid w:val="0"/>
              <w:spacing w:after="0" w:line="240" w:lineRule="auto"/>
              <w:jc w:val="right"/>
              <w:rPr>
                <w:ins w:id="9828" w:author="코람코 상장리츠팀" w:date="2026-10-13T15:00:00Z"/>
                <w:rFonts w:ascii="Times New Roman" w:hAnsi="Times New Roman" w:cs="Times New Roman" w:eastAsia="바탕체"/>
                <w:b/>
                <w:bCs/>
                <w:color w:val="000000"/>
                <w:kern w:val="0"/>
                <w:sz w:val="18"/>
                <w:szCs w:val="18"/>
              </w:rPr>
            </w:pPr>
            <w:ins w:id="9829" w:author="코람코 상장리츠팀" w:date="2026-10-13T15:00:00Z">
              <w:r>
                <w:rPr>
                  <w:rFonts w:ascii="Times New Roman" w:hAnsi="Times New Roman" w:cs="Times New Roman" w:eastAsia="바탕체"/>
                  <w:b/>
                  <w:bCs/>
                  <w:color w:val="000000"/>
                  <w:kern w:val="0"/>
                  <w:sz w:val="18"/>
                  <w:szCs w:val="18"/>
                </w:rPr>
                <w:t xml:space="preserve">192,000,000,000</w:t>
              </w:r>
            </w:ins>
          </w:p>
        </w:tc>
      </w:tr>
      <w:tr>
        <w:trPr>
          <w:cantSplit/>
          <w:ins w:id="9830" w:author="코람코 상장리츠팀" w:date="2026-10-13T15:00:00Z"/>
        </w:trPr>
        <w:tc>
          <w:tcPr>
            <w:tcW w:w="1100" w:type="dxa"/>
            <w:vMerge w:val="restart"/>
            <w:vAlign w:val="center"/>
          </w:tcPr>
          <w:p>
            <w:pPr>
              <w:snapToGrid w:val="0"/>
              <w:spacing w:after="0" w:line="240" w:lineRule="auto"/>
              <w:jc w:val="center"/>
              <w:rPr>
                <w:ins w:id="9831" w:author="코람코 상장리츠팀" w:date="2026-10-13T15:00:00Z"/>
                <w:rFonts w:ascii="Times New Roman" w:hAnsi="Times New Roman" w:cs="Times New Roman" w:eastAsia="바탕체"/>
                <w:color w:val="000000"/>
                <w:kern w:val="0"/>
                <w:sz w:val="18"/>
                <w:szCs w:val="18"/>
              </w:rPr>
            </w:pPr>
            <w:ins w:id="9832" w:author="코람코 상장리츠팀" w:date="2026-10-13T15:00:00Z">
              <w:r>
                <w:rPr>
                  <w:rFonts w:ascii="Times New Roman" w:hAnsi="Times New Roman" w:cs="Times New Roman" w:eastAsia="바탕체"/>
                  <w:color w:val="000000"/>
                  <w:kern w:val="0"/>
                  <w:sz w:val="18"/>
                  <w:szCs w:val="18"/>
                </w:rPr>
                <w:t xml:space="preserve">(공동)</w:t>
              </w:r>
            </w:ins>
          </w:p>
          <w:p>
            <w:pPr>
              <w:snapToGrid w:val="0"/>
              <w:spacing w:after="0" w:line="240" w:lineRule="auto"/>
              <w:jc w:val="center"/>
              <w:rPr>
                <w:ins w:id="9833" w:author="코람코 상장리츠팀" w:date="2026-10-13T15:00:00Z"/>
                <w:rFonts w:ascii="Times New Roman" w:hAnsi="Times New Roman" w:cs="Times New Roman" w:eastAsia="바탕체"/>
                <w:color w:val="000000"/>
                <w:kern w:val="0"/>
                <w:sz w:val="18"/>
                <w:szCs w:val="18"/>
              </w:rPr>
            </w:pPr>
            <w:ins w:id="9834" w:author="코람코 상장리츠팀" w:date="2026-10-13T15:00:00Z">
              <w:r>
                <w:rPr>
                  <w:rFonts w:ascii="Times New Roman" w:hAnsi="Times New Roman" w:cs="Times New Roman" w:eastAsia="바탕체"/>
                  <w:color w:val="000000"/>
                  <w:kern w:val="0"/>
                  <w:sz w:val="18"/>
                  <w:szCs w:val="18"/>
                </w:rPr>
                <w:t xml:space="preserve">제3순위</w:t>
              </w:r>
            </w:ins>
          </w:p>
          <w:p>
            <w:pPr>
              <w:snapToGrid w:val="0"/>
              <w:spacing w:after="0" w:line="240" w:lineRule="auto"/>
              <w:jc w:val="center"/>
              <w:rPr>
                <w:ins w:id="9835" w:author="코람코 상장리츠팀" w:date="2026-10-13T15:00:00Z"/>
                <w:rFonts w:ascii="Times New Roman" w:hAnsi="Times New Roman" w:cs="Times New Roman" w:eastAsia="바탕체"/>
                <w:color w:val="000000"/>
                <w:kern w:val="0"/>
                <w:sz w:val="18"/>
                <w:szCs w:val="18"/>
              </w:rPr>
            </w:pPr>
            <w:ins w:id="9836" w:author="코람코 상장리츠팀" w:date="2026-10-13T15:00:00Z">
              <w:r>
                <w:rPr>
                  <w:rFonts w:ascii="Times New Roman" w:hAnsi="Times New Roman" w:cs="Times New Roman" w:eastAsia="바탕체"/>
                  <w:color w:val="000000"/>
                  <w:kern w:val="0"/>
                  <w:sz w:val="18"/>
                  <w:szCs w:val="18"/>
                </w:rPr>
                <w:t xml:space="preserve">(Tranche B)</w:t>
              </w:r>
            </w:ins>
          </w:p>
        </w:tc>
        <w:tc>
          <w:tcPr>
            <w:tcW w:w="500" w:type="dxa"/>
            <w:vAlign w:val="center"/>
          </w:tcPr>
          <w:p>
            <w:pPr>
              <w:snapToGrid w:val="0"/>
              <w:spacing w:after="0" w:line="240" w:lineRule="auto"/>
              <w:jc w:val="center"/>
              <w:rPr>
                <w:ins w:id="9837" w:author="코람코 상장리츠팀" w:date="2026-10-13T15:00:00Z"/>
                <w:rFonts w:ascii="Times New Roman" w:hAnsi="Times New Roman" w:cs="Times New Roman" w:eastAsia="바탕체"/>
                <w:color w:val="000000"/>
                <w:kern w:val="0"/>
                <w:sz w:val="18"/>
                <w:szCs w:val="18"/>
              </w:rPr>
            </w:pPr>
            <w:ins w:id="9838" w:author="코람코 상장리츠팀" w:date="2026-10-13T15:00:00Z">
              <w:r>
                <w:rPr>
                  <w:rFonts w:ascii="Times New Roman" w:hAnsi="Times New Roman" w:cs="Times New Roman" w:eastAsia="바탕체"/>
                  <w:color w:val="000000"/>
                  <w:kern w:val="0"/>
                  <w:sz w:val="18"/>
                  <w:szCs w:val="18"/>
                </w:rPr>
                <w:t xml:space="preserve">1</w:t>
              </w:r>
            </w:ins>
          </w:p>
        </w:tc>
        <w:tc>
          <w:tcPr>
            <w:tcW w:w="2726" w:type="dxa"/>
            <w:vAlign w:val="center"/>
          </w:tcPr>
          <w:p>
            <w:pPr>
              <w:snapToGrid w:val="0"/>
              <w:spacing w:after="0" w:line="240" w:lineRule="auto"/>
              <w:jc w:val="left"/>
              <w:rPr>
                <w:ins w:id="9839" w:author="코람코 상장리츠팀" w:date="2026-10-13T15:00:00Z"/>
                <w:rFonts w:ascii="Times New Roman" w:hAnsi="Times New Roman" w:cs="Times New Roman" w:eastAsia="바탕체"/>
                <w:color w:val="000000"/>
                <w:kern w:val="0"/>
                <w:sz w:val="18"/>
                <w:szCs w:val="18"/>
              </w:rPr>
            </w:pPr>
            <w:ins w:id="9840" w:author="코람코 상장리츠팀" w:date="2026-10-13T15:00:00Z">
              <w:r>
                <w:rPr>
                  <w:rFonts w:ascii="Times New Roman" w:hAnsi="Times New Roman" w:cs="Times New Roman" w:eastAsia="바탕체"/>
                  <w:color w:val="000000"/>
                  <w:kern w:val="0"/>
                  <w:sz w:val="18"/>
                  <w:szCs w:val="18"/>
                </w:rPr>
                <w:t xml:space="preserve">키움캐피탈 주식회사</w:t>
              </w:r>
            </w:ins>
          </w:p>
        </w:tc>
        <w:tc>
          <w:tcPr>
            <w:tcW w:w="1500" w:type="dxa"/>
            <w:vAlign w:val="center"/>
          </w:tcPr>
          <w:p>
            <w:pPr>
              <w:snapToGrid w:val="0"/>
              <w:spacing w:after="0" w:line="240" w:lineRule="auto"/>
              <w:jc w:val="center"/>
              <w:rPr>
                <w:ins w:id="9841" w:author="코람코 상장리츠팀" w:date="2026-10-13T15:00:00Z"/>
                <w:rFonts w:ascii="Times New Roman" w:hAnsi="Times New Roman" w:cs="Times New Roman" w:eastAsia="바탕체"/>
                <w:color w:val="000000"/>
                <w:kern w:val="0"/>
                <w:sz w:val="18"/>
                <w:szCs w:val="18"/>
              </w:rPr>
            </w:pPr>
            <w:ins w:id="9842" w:author="코람코 상장리츠팀" w:date="2026-10-13T15:00:00Z">
              <w:r>
                <w:rPr>
                  <w:rFonts w:ascii="Times New Roman" w:hAnsi="Times New Roman" w:cs="Times New Roman" w:eastAsia="바탕체"/>
                  <w:color w:val="000000"/>
                  <w:kern w:val="0"/>
                  <w:sz w:val="18"/>
                  <w:szCs w:val="18"/>
                </w:rPr>
                <w:t xml:space="preserve">[*]</w:t>
              </w:r>
            </w:ins>
          </w:p>
        </w:tc>
        <w:tc>
          <w:tcPr>
            <w:tcW w:w="1600" w:type="dxa"/>
            <w:vAlign w:val="center"/>
          </w:tcPr>
          <w:p>
            <w:pPr>
              <w:snapToGrid w:val="0"/>
              <w:spacing w:after="0" w:line="240" w:lineRule="auto"/>
              <w:jc w:val="right"/>
              <w:rPr>
                <w:ins w:id="9843" w:author="코람코 상장리츠팀" w:date="2026-10-13T15:00:00Z"/>
                <w:rFonts w:ascii="Times New Roman" w:hAnsi="Times New Roman" w:cs="Times New Roman" w:eastAsia="바탕체"/>
                <w:color w:val="000000"/>
                <w:kern w:val="0"/>
                <w:sz w:val="18"/>
                <w:szCs w:val="18"/>
              </w:rPr>
            </w:pPr>
            <w:ins w:id="9844" w:author="코람코 상장리츠팀" w:date="2026-10-13T15:00:00Z">
              <w:r>
                <w:rPr>
                  <w:rFonts w:ascii="Times New Roman" w:hAnsi="Times New Roman" w:cs="Times New Roman" w:eastAsia="바탕체"/>
                  <w:color w:val="000000"/>
                  <w:kern w:val="0"/>
                  <w:sz w:val="18"/>
                  <w:szCs w:val="18"/>
                </w:rPr>
                <w:t xml:space="preserve">20,000,000,000</w:t>
              </w:r>
            </w:ins>
          </w:p>
        </w:tc>
        <w:tc>
          <w:tcPr>
            <w:tcW w:w="1600" w:type="dxa"/>
            <w:vAlign w:val="center"/>
          </w:tcPr>
          <w:p>
            <w:pPr>
              <w:snapToGrid w:val="0"/>
              <w:spacing w:after="0" w:line="240" w:lineRule="auto"/>
              <w:jc w:val="right"/>
              <w:rPr>
                <w:ins w:id="9845" w:author="코람코 상장리츠팀" w:date="2026-10-13T15:00:00Z"/>
                <w:rFonts w:ascii="Times New Roman" w:hAnsi="Times New Roman" w:cs="Times New Roman" w:eastAsia="바탕체"/>
                <w:color w:val="000000"/>
                <w:kern w:val="0"/>
                <w:sz w:val="18"/>
                <w:szCs w:val="18"/>
              </w:rPr>
            </w:pPr>
            <w:ins w:id="9846" w:author="코람코 상장리츠팀" w:date="2026-10-13T15:00:00Z">
              <w:r>
                <w:rPr>
                  <w:rFonts w:ascii="Times New Roman" w:hAnsi="Times New Roman" w:cs="Times New Roman" w:eastAsia="바탕체"/>
                  <w:color w:val="000000"/>
                  <w:kern w:val="0"/>
                  <w:sz w:val="18"/>
                  <w:szCs w:val="18"/>
                </w:rPr>
                <w:t xml:space="preserve">24,000,000,000</w:t>
              </w:r>
            </w:ins>
          </w:p>
        </w:tc>
      </w:tr>
      <w:tr>
        <w:trPr>
          <w:cantSplit/>
          <w:ins w:id="9847" w:author="코람코 상장리츠팀" w:date="2026-10-13T15:00:00Z"/>
        </w:trPr>
        <w:tc>
          <w:tcPr>
            <w:tcW w:w="1100" w:type="dxa"/>
            <w:vMerge/>
            <w:vAlign w:val="center"/>
          </w:tcPr>
          <w:p>
            <w:pPr>
              <w:snapToGrid w:val="0"/>
              <w:spacing w:after="0" w:line="240" w:lineRule="auto"/>
              <w:jc w:val="center"/>
              <w:rPr>
                <w:ins w:id="9848"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9849" w:author="코람코 상장리츠팀" w:date="2026-10-13T15:00:00Z"/>
                <w:rFonts w:ascii="Times New Roman" w:hAnsi="Times New Roman" w:cs="Times New Roman" w:eastAsia="바탕체"/>
                <w:color w:val="000000"/>
                <w:kern w:val="0"/>
                <w:sz w:val="18"/>
                <w:szCs w:val="18"/>
              </w:rPr>
            </w:pPr>
            <w:ins w:id="9850" w:author="코람코 상장리츠팀" w:date="2026-10-13T15:00:00Z">
              <w:r>
                <w:rPr>
                  <w:rFonts w:ascii="Times New Roman" w:hAnsi="Times New Roman" w:cs="Times New Roman" w:eastAsia="바탕체"/>
                  <w:color w:val="000000"/>
                  <w:kern w:val="0"/>
                  <w:sz w:val="18"/>
                  <w:szCs w:val="18"/>
                </w:rPr>
                <w:t xml:space="preserve">2</w:t>
              </w:r>
            </w:ins>
          </w:p>
        </w:tc>
        <w:tc>
          <w:tcPr>
            <w:tcW w:w="2726" w:type="dxa"/>
            <w:vAlign w:val="center"/>
          </w:tcPr>
          <w:p>
            <w:pPr>
              <w:snapToGrid w:val="0"/>
              <w:spacing w:after="0" w:line="240" w:lineRule="auto"/>
              <w:jc w:val="left"/>
              <w:rPr>
                <w:ins w:id="9851" w:author="코람코 상장리츠팀" w:date="2026-10-13T15:00:00Z"/>
                <w:rFonts w:ascii="Times New Roman" w:hAnsi="Times New Roman" w:cs="Times New Roman" w:eastAsia="바탕체"/>
                <w:color w:val="000000"/>
                <w:kern w:val="0"/>
                <w:sz w:val="18"/>
                <w:szCs w:val="18"/>
              </w:rPr>
            </w:pPr>
            <w:ins w:id="9852" w:author="코람코 상장리츠팀" w:date="2026-10-13T15:00:00Z">
              <w:r>
                <w:rPr>
                  <w:rFonts w:ascii="Times New Roman" w:hAnsi="Times New Roman" w:cs="Times New Roman" w:eastAsia="바탕체"/>
                  <w:color w:val="000000"/>
                  <w:kern w:val="0"/>
                  <w:sz w:val="18"/>
                  <w:szCs w:val="18"/>
                </w:rPr>
                <w:t xml:space="preserve">엠지캐피탈 주식회사</w:t>
              </w:r>
            </w:ins>
          </w:p>
        </w:tc>
        <w:tc>
          <w:tcPr>
            <w:tcW w:w="1500" w:type="dxa"/>
            <w:vAlign w:val="center"/>
          </w:tcPr>
          <w:p>
            <w:pPr>
              <w:snapToGrid w:val="0"/>
              <w:spacing w:after="0" w:line="240" w:lineRule="auto"/>
              <w:jc w:val="center"/>
              <w:rPr>
                <w:ins w:id="9853" w:author="코람코 상장리츠팀" w:date="2026-10-13T15:00:00Z"/>
                <w:rFonts w:ascii="Times New Roman" w:hAnsi="Times New Roman" w:cs="Times New Roman" w:eastAsia="바탕체"/>
                <w:color w:val="000000"/>
                <w:kern w:val="0"/>
                <w:sz w:val="18"/>
                <w:szCs w:val="18"/>
              </w:rPr>
            </w:pPr>
            <w:ins w:id="9854" w:author="코람코 상장리츠팀" w:date="2026-10-13T15:00:00Z">
              <w:r>
                <w:rPr>
                  <w:rFonts w:ascii="Times New Roman" w:hAnsi="Times New Roman" w:cs="Times New Roman" w:eastAsia="바탕체"/>
                  <w:color w:val="000000"/>
                  <w:kern w:val="0"/>
                  <w:sz w:val="18"/>
                  <w:szCs w:val="18"/>
                </w:rPr>
                <w:t xml:space="preserve">[*]</w:t>
              </w:r>
            </w:ins>
          </w:p>
        </w:tc>
        <w:tc>
          <w:tcPr>
            <w:tcW w:w="1600" w:type="dxa"/>
            <w:vAlign w:val="center"/>
          </w:tcPr>
          <w:p>
            <w:pPr>
              <w:snapToGrid w:val="0"/>
              <w:spacing w:after="0" w:line="240" w:lineRule="auto"/>
              <w:jc w:val="right"/>
              <w:rPr>
                <w:ins w:id="9855" w:author="코람코 상장리츠팀" w:date="2026-10-13T15:00:00Z"/>
                <w:rFonts w:ascii="Times New Roman" w:hAnsi="Times New Roman" w:cs="Times New Roman" w:eastAsia="바탕체"/>
                <w:color w:val="000000"/>
                <w:kern w:val="0"/>
                <w:sz w:val="18"/>
                <w:szCs w:val="18"/>
              </w:rPr>
            </w:pPr>
            <w:ins w:id="9856" w:author="코람코 상장리츠팀" w:date="2026-10-13T15:00:00Z">
              <w:r>
                <w:rPr>
                  <w:rFonts w:ascii="Times New Roman" w:hAnsi="Times New Roman" w:cs="Times New Roman" w:eastAsia="바탕체"/>
                  <w:color w:val="000000"/>
                  <w:kern w:val="0"/>
                  <w:sz w:val="18"/>
                  <w:szCs w:val="18"/>
                </w:rPr>
                <w:t xml:space="preserve">10,000,000,000</w:t>
              </w:r>
            </w:ins>
          </w:p>
        </w:tc>
        <w:tc>
          <w:tcPr>
            <w:tcW w:w="1600" w:type="dxa"/>
            <w:vAlign w:val="center"/>
          </w:tcPr>
          <w:p>
            <w:pPr>
              <w:snapToGrid w:val="0"/>
              <w:spacing w:after="0" w:line="240" w:lineRule="auto"/>
              <w:jc w:val="right"/>
              <w:rPr>
                <w:ins w:id="9857" w:author="코람코 상장리츠팀" w:date="2026-10-13T15:00:00Z"/>
                <w:rFonts w:ascii="Times New Roman" w:hAnsi="Times New Roman" w:cs="Times New Roman" w:eastAsia="바탕체"/>
                <w:color w:val="000000"/>
                <w:kern w:val="0"/>
                <w:sz w:val="18"/>
                <w:szCs w:val="18"/>
              </w:rPr>
            </w:pPr>
            <w:ins w:id="9858" w:author="코람코 상장리츠팀" w:date="2026-10-13T15:00:00Z">
              <w:r>
                <w:rPr>
                  <w:rFonts w:ascii="Times New Roman" w:hAnsi="Times New Roman" w:cs="Times New Roman" w:eastAsia="바탕체"/>
                  <w:color w:val="000000"/>
                  <w:kern w:val="0"/>
                  <w:sz w:val="18"/>
                  <w:szCs w:val="18"/>
                </w:rPr>
                <w:t xml:space="preserve">12,000,000,000</w:t>
              </w:r>
            </w:ins>
          </w:p>
        </w:tc>
      </w:tr>
      <w:tr>
        <w:trPr>
          <w:cantSplit/>
          <w:ins w:id="9859" w:author="코람코 상장리츠팀" w:date="2026-10-13T15:00:00Z"/>
        </w:trPr>
        <w:tc>
          <w:tcPr>
            <w:tcW w:w="1100" w:type="dxa"/>
            <w:vMerge/>
            <w:vAlign w:val="center"/>
          </w:tcPr>
          <w:p>
            <w:pPr>
              <w:snapToGrid w:val="0"/>
              <w:spacing w:after="0" w:line="240" w:lineRule="auto"/>
              <w:jc w:val="center"/>
              <w:rPr>
                <w:ins w:id="9860"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9861" w:author="코람코 상장리츠팀" w:date="2026-10-13T15:00:00Z"/>
                <w:rFonts w:ascii="Times New Roman" w:hAnsi="Times New Roman" w:cs="Times New Roman" w:eastAsia="바탕체"/>
                <w:color w:val="000000"/>
                <w:kern w:val="0"/>
                <w:sz w:val="18"/>
                <w:szCs w:val="18"/>
              </w:rPr>
            </w:pPr>
            <w:ins w:id="9862" w:author="코람코 상장리츠팀" w:date="2026-10-13T15:00:00Z">
              <w:r>
                <w:rPr>
                  <w:rFonts w:ascii="Times New Roman" w:hAnsi="Times New Roman" w:cs="Times New Roman" w:eastAsia="바탕체"/>
                  <w:color w:val="000000"/>
                  <w:kern w:val="0"/>
                  <w:sz w:val="18"/>
                  <w:szCs w:val="18"/>
                </w:rPr>
                <w:t xml:space="preserve">3</w:t>
              </w:r>
            </w:ins>
          </w:p>
        </w:tc>
        <w:tc>
          <w:tcPr>
            <w:tcW w:w="2726" w:type="dxa"/>
            <w:vAlign w:val="center"/>
          </w:tcPr>
          <w:p>
            <w:pPr>
              <w:snapToGrid w:val="0"/>
              <w:spacing w:after="0" w:line="240" w:lineRule="auto"/>
              <w:jc w:val="left"/>
              <w:rPr>
                <w:ins w:id="9863" w:author="코람코 상장리츠팀" w:date="2026-10-13T15:00:00Z"/>
                <w:rFonts w:ascii="Times New Roman" w:hAnsi="Times New Roman" w:cs="Times New Roman" w:eastAsia="바탕체"/>
                <w:color w:val="000000"/>
                <w:kern w:val="0"/>
                <w:sz w:val="18"/>
                <w:szCs w:val="18"/>
              </w:rPr>
            </w:pPr>
            <w:ins w:id="9864" w:author="코람코 상장리츠팀" w:date="2026-10-13T15:00:00Z">
              <w:r>
                <w:rPr>
                  <w:rFonts w:ascii="Times New Roman" w:hAnsi="Times New Roman" w:cs="Times New Roman" w:eastAsia="바탕체"/>
                  <w:color w:val="000000"/>
                  <w:kern w:val="0"/>
                  <w:sz w:val="18"/>
                  <w:szCs w:val="18"/>
                </w:rPr>
                <w:t xml:space="preserve">주식회사 디비저축은행</w:t>
              </w:r>
            </w:ins>
          </w:p>
        </w:tc>
        <w:tc>
          <w:tcPr>
            <w:tcW w:w="1500" w:type="dxa"/>
            <w:vAlign w:val="center"/>
          </w:tcPr>
          <w:p>
            <w:pPr>
              <w:snapToGrid w:val="0"/>
              <w:spacing w:after="0" w:line="240" w:lineRule="auto"/>
              <w:jc w:val="center"/>
              <w:rPr>
                <w:ins w:id="9865" w:author="코람코 상장리츠팀" w:date="2026-10-13T15:00:00Z"/>
                <w:rFonts w:ascii="Times New Roman" w:hAnsi="Times New Roman" w:cs="Times New Roman" w:eastAsia="바탕체"/>
                <w:color w:val="000000"/>
                <w:kern w:val="0"/>
                <w:sz w:val="18"/>
                <w:szCs w:val="18"/>
              </w:rPr>
            </w:pPr>
            <w:ins w:id="9866" w:author="코람코 상장리츠팀" w:date="2026-10-13T15:00:00Z">
              <w:r>
                <w:rPr>
                  <w:rFonts w:ascii="Times New Roman" w:hAnsi="Times New Roman" w:cs="Times New Roman" w:eastAsia="바탕체"/>
                  <w:color w:val="000000"/>
                  <w:kern w:val="0"/>
                  <w:sz w:val="18"/>
                  <w:szCs w:val="18"/>
                </w:rPr>
                <w:t xml:space="preserve">110111-0135627</w:t>
              </w:r>
            </w:ins>
          </w:p>
        </w:tc>
        <w:tc>
          <w:tcPr>
            <w:tcW w:w="1600" w:type="dxa"/>
            <w:vAlign w:val="center"/>
          </w:tcPr>
          <w:p>
            <w:pPr>
              <w:snapToGrid w:val="0"/>
              <w:spacing w:after="0" w:line="240" w:lineRule="auto"/>
              <w:jc w:val="right"/>
              <w:rPr>
                <w:ins w:id="9867" w:author="코람코 상장리츠팀" w:date="2026-10-13T15:00:00Z"/>
                <w:rFonts w:ascii="Times New Roman" w:hAnsi="Times New Roman" w:cs="Times New Roman" w:eastAsia="바탕체"/>
                <w:color w:val="000000"/>
                <w:kern w:val="0"/>
                <w:sz w:val="18"/>
                <w:szCs w:val="18"/>
              </w:rPr>
            </w:pPr>
            <w:ins w:id="9868" w:author="코람코 상장리츠팀" w:date="2026-10-13T15:00:00Z">
              <w:r>
                <w:rPr>
                  <w:rFonts w:ascii="Times New Roman" w:hAnsi="Times New Roman" w:cs="Times New Roman" w:eastAsia="바탕체"/>
                  <w:color w:val="000000"/>
                  <w:kern w:val="0"/>
                  <w:sz w:val="18"/>
                  <w:szCs w:val="18"/>
                </w:rPr>
                <w:t xml:space="preserve">8,000,000,000</w:t>
              </w:r>
            </w:ins>
          </w:p>
        </w:tc>
        <w:tc>
          <w:tcPr>
            <w:tcW w:w="1600" w:type="dxa"/>
            <w:vAlign w:val="center"/>
          </w:tcPr>
          <w:p>
            <w:pPr>
              <w:snapToGrid w:val="0"/>
              <w:spacing w:after="0" w:line="240" w:lineRule="auto"/>
              <w:jc w:val="right"/>
              <w:rPr>
                <w:ins w:id="9869" w:author="코람코 상장리츠팀" w:date="2026-10-13T15:00:00Z"/>
                <w:rFonts w:ascii="Times New Roman" w:hAnsi="Times New Roman" w:cs="Times New Roman" w:eastAsia="바탕체"/>
                <w:color w:val="000000"/>
                <w:kern w:val="0"/>
                <w:sz w:val="18"/>
                <w:szCs w:val="18"/>
              </w:rPr>
            </w:pPr>
            <w:ins w:id="9870" w:author="코람코 상장리츠팀" w:date="2026-10-13T15:00:00Z">
              <w:r>
                <w:rPr>
                  <w:rFonts w:ascii="Times New Roman" w:hAnsi="Times New Roman" w:cs="Times New Roman" w:eastAsia="바탕체"/>
                  <w:color w:val="000000"/>
                  <w:kern w:val="0"/>
                  <w:sz w:val="18"/>
                  <w:szCs w:val="18"/>
                </w:rPr>
                <w:t xml:space="preserve">9,600,000,000</w:t>
              </w:r>
            </w:ins>
          </w:p>
        </w:tc>
      </w:tr>
      <w:tr>
        <w:trPr>
          <w:cantSplit/>
          <w:ins w:id="9871" w:author="코람코 상장리츠팀" w:date="2026-10-13T15:00:00Z"/>
        </w:trPr>
        <w:tc>
          <w:tcPr>
            <w:tcW w:w="5826" w:type="dxa"/>
            <w:gridSpan w:val="4"/>
            <w:vAlign w:val="center"/>
          </w:tcPr>
          <w:p>
            <w:pPr>
              <w:snapToGrid w:val="0"/>
              <w:spacing w:after="0" w:line="240" w:lineRule="auto"/>
              <w:jc w:val="center"/>
              <w:rPr>
                <w:ins w:id="9872" w:author="코람코 상장리츠팀" w:date="2026-10-13T15:00:00Z"/>
                <w:rFonts w:ascii="Times New Roman" w:hAnsi="Times New Roman" w:cs="Times New Roman" w:eastAsia="바탕체"/>
                <w:b/>
                <w:bCs/>
                <w:color w:val="000000"/>
                <w:kern w:val="0"/>
                <w:sz w:val="18"/>
                <w:szCs w:val="18"/>
              </w:rPr>
            </w:pPr>
            <w:ins w:id="9873" w:author="코람코 상장리츠팀" w:date="2026-10-13T15:00:00Z">
              <w:r>
                <w:rPr>
                  <w:rFonts w:ascii="Times New Roman" w:hAnsi="Times New Roman" w:cs="Times New Roman" w:eastAsia="바탕체"/>
                  <w:b/>
                  <w:bCs/>
                  <w:color w:val="000000"/>
                  <w:kern w:val="0"/>
                  <w:sz w:val="18"/>
                  <w:szCs w:val="18"/>
                </w:rPr>
                <w:t xml:space="preserve">Tranche B 소계 (3개사)</w:t>
              </w:r>
            </w:ins>
          </w:p>
        </w:tc>
        <w:tc>
          <w:tcPr>
            <w:tcW w:w="1600" w:type="dxa"/>
            <w:vAlign w:val="center"/>
          </w:tcPr>
          <w:p>
            <w:pPr>
              <w:snapToGrid w:val="0"/>
              <w:spacing w:after="0" w:line="240" w:lineRule="auto"/>
              <w:jc w:val="right"/>
              <w:rPr>
                <w:ins w:id="9874" w:author="코람코 상장리츠팀" w:date="2026-10-13T15:00:00Z"/>
                <w:rFonts w:ascii="Times New Roman" w:hAnsi="Times New Roman" w:cs="Times New Roman" w:eastAsia="바탕체"/>
                <w:b/>
                <w:bCs/>
                <w:color w:val="000000"/>
                <w:kern w:val="0"/>
                <w:sz w:val="18"/>
                <w:szCs w:val="18"/>
              </w:rPr>
            </w:pPr>
            <w:ins w:id="9875" w:author="코람코 상장리츠팀" w:date="2026-10-13T15:00:00Z">
              <w:r>
                <w:rPr>
                  <w:rFonts w:ascii="Times New Roman" w:hAnsi="Times New Roman" w:cs="Times New Roman" w:eastAsia="바탕체"/>
                  <w:b/>
                  <w:bCs/>
                  <w:color w:val="000000"/>
                  <w:kern w:val="0"/>
                  <w:sz w:val="18"/>
                  <w:szCs w:val="18"/>
                </w:rPr>
                <w:t xml:space="preserve">38,000,000,000</w:t>
              </w:r>
            </w:ins>
          </w:p>
        </w:tc>
        <w:tc>
          <w:tcPr>
            <w:tcW w:w="1600" w:type="dxa"/>
            <w:vAlign w:val="center"/>
          </w:tcPr>
          <w:p>
            <w:pPr>
              <w:snapToGrid w:val="0"/>
              <w:spacing w:after="0" w:line="240" w:lineRule="auto"/>
              <w:jc w:val="right"/>
              <w:rPr>
                <w:ins w:id="9876" w:author="코람코 상장리츠팀" w:date="2026-10-13T15:00:00Z"/>
                <w:rFonts w:ascii="Times New Roman" w:hAnsi="Times New Roman" w:cs="Times New Roman" w:eastAsia="바탕체"/>
                <w:b/>
                <w:bCs/>
                <w:color w:val="000000"/>
                <w:kern w:val="0"/>
                <w:sz w:val="18"/>
                <w:szCs w:val="18"/>
              </w:rPr>
            </w:pPr>
            <w:ins w:id="9877" w:author="코람코 상장리츠팀" w:date="2026-10-13T15:00:00Z">
              <w:r>
                <w:rPr>
                  <w:rFonts w:ascii="Times New Roman" w:hAnsi="Times New Roman" w:cs="Times New Roman" w:eastAsia="바탕체"/>
                  <w:b/>
                  <w:bCs/>
                  <w:color w:val="000000"/>
                  <w:kern w:val="0"/>
                  <w:sz w:val="18"/>
                  <w:szCs w:val="18"/>
                </w:rPr>
                <w:t xml:space="preserve">45,600,000,000</w:t>
              </w:r>
            </w:ins>
          </w:p>
        </w:tc>
      </w:tr>
      <w:tr>
        <w:trPr>
          <w:cantSplit/>
          <w:ins w:id="9878" w:author="코람코 상장리츠팀" w:date="2026-10-13T15:00:00Z"/>
        </w:trPr>
        <w:tc>
          <w:tcPr>
            <w:tcW w:w="5826" w:type="dxa"/>
            <w:gridSpan w:val="4"/>
            <w:vAlign w:val="center"/>
          </w:tcPr>
          <w:p>
            <w:pPr>
              <w:snapToGrid w:val="0"/>
              <w:spacing w:after="0" w:line="240" w:lineRule="auto"/>
              <w:jc w:val="center"/>
              <w:rPr>
                <w:ins w:id="9879" w:author="코람코 상장리츠팀" w:date="2026-10-13T15:00:00Z"/>
                <w:rFonts w:ascii="Times New Roman" w:hAnsi="Times New Roman" w:cs="Times New Roman" w:eastAsia="바탕체"/>
                <w:b/>
                <w:bCs/>
                <w:color w:val="000000"/>
                <w:kern w:val="0"/>
                <w:sz w:val="18"/>
                <w:szCs w:val="18"/>
              </w:rPr>
            </w:pPr>
            <w:ins w:id="9880" w:author="코람코 상장리츠팀" w:date="2026-10-13T15:00:00Z">
              <w:r>
                <w:rPr>
                  <w:rFonts w:ascii="Times New Roman" w:hAnsi="Times New Roman" w:cs="Times New Roman" w:eastAsia="바탕체"/>
                  <w:b/>
                  <w:bCs/>
                  <w:color w:val="000000"/>
                  <w:kern w:val="0"/>
                  <w:sz w:val="18"/>
                  <w:szCs w:val="18"/>
                </w:rPr>
                <w:t xml:space="preserve">합   계</w:t>
              </w:r>
            </w:ins>
          </w:p>
        </w:tc>
        <w:tc>
          <w:tcPr>
            <w:tcW w:w="1600" w:type="dxa"/>
            <w:vAlign w:val="center"/>
          </w:tcPr>
          <w:p>
            <w:pPr>
              <w:snapToGrid w:val="0"/>
              <w:spacing w:after="0" w:line="240" w:lineRule="auto"/>
              <w:jc w:val="center"/>
              <w:rPr>
                <w:ins w:id="9881" w:author="코람코 상장리츠팀" w:date="2026-10-13T15:00:00Z"/>
                <w:rFonts w:ascii="Times New Roman" w:hAnsi="Times New Roman" w:cs="Times New Roman" w:eastAsia="바탕체"/>
                <w:color w:val="000000"/>
                <w:kern w:val="0"/>
                <w:sz w:val="18"/>
                <w:szCs w:val="18"/>
              </w:rPr>
            </w:pPr>
          </w:p>
        </w:tc>
        <w:tc>
          <w:tcPr>
            <w:tcW w:w="1600" w:type="dxa"/>
            <w:vAlign w:val="center"/>
          </w:tcPr>
          <w:p>
            <w:pPr>
              <w:snapToGrid w:val="0"/>
              <w:spacing w:after="0" w:line="240" w:lineRule="auto"/>
              <w:jc w:val="right"/>
              <w:rPr>
                <w:ins w:id="9882" w:author="코람코 상장리츠팀" w:date="2026-10-13T15:00:00Z"/>
                <w:rFonts w:ascii="Times New Roman" w:hAnsi="Times New Roman" w:cs="Times New Roman" w:eastAsia="바탕체"/>
                <w:b/>
                <w:bCs/>
                <w:color w:val="000000"/>
                <w:kern w:val="0"/>
                <w:sz w:val="18"/>
                <w:szCs w:val="18"/>
              </w:rPr>
            </w:pPr>
            <w:ins w:id="9883" w:author="코람코 상장리츠팀" w:date="2026-10-13T15:00:00Z">
              <w:r>
                <w:rPr>
                  <w:rFonts w:ascii="Times New Roman" w:hAnsi="Times New Roman" w:cs="Times New Roman" w:eastAsia="바탕체"/>
                  <w:b/>
                  <w:bCs/>
                  <w:color w:val="000000"/>
                  <w:kern w:val="0"/>
                  <w:sz w:val="18"/>
                  <w:szCs w:val="18"/>
                </w:rPr>
                <w:t xml:space="preserve">239,732,586,000</w:t>
              </w:r>
            </w:ins>
          </w:p>
        </w:tc>
      </w:tr>
    </w:tbl>
    <w:p w14:paraId="48CFB3C7" w14:textId="77777777" w:rsidR="00DE42D9" w:rsidRDefault="00930A79">
      <w:pPr>
        <w:snapToGrid w:val="0"/>
        <w:spacing w:after="0" w:line="360" w:lineRule="auto"/>
        <w:textAlignment w:val="baseline"/>
        <w:rPr>
          <w:rFonts w:ascii="Times New Roman" w:eastAsia="바탕체" w:hAnsi="Times New Roman"/>
          <w:kern w:val="0"/>
          <w:sz w:val="22"/>
        </w:rPr>
      </w:pPr>
      <w:r>
        <w:br w:type="page"/>
      </w:r>
    </w:p>
    <w:p w14:paraId="6330A3FF" w14:textId="77777777" w:rsidR="00DE42D9" w:rsidRDefault="00930A79">
      <w:pPr>
        <w:snapToGrid w:val="0"/>
        <w:spacing w:after="0" w:line="360" w:lineRule="auto"/>
        <w:textAlignment w:val="baseline"/>
        <w:rPr>
          <w:rFonts w:ascii="Times New Roman" w:eastAsia="바탕체" w:hAnsi="Times New Roman"/>
          <w:kern w:val="0"/>
          <w:sz w:val="22"/>
        </w:rPr>
      </w:pPr>
      <w:r>
        <w:rPr>
          <w:rFonts w:ascii="Times New Roman" w:eastAsia="바탕체" w:hAnsi="Times New Roman"/>
          <w:kern w:val="0"/>
          <w:sz w:val="22"/>
        </w:rPr>
        <w:lastRenderedPageBreak/>
        <w:t>【별지</w:t>
      </w:r>
      <w:r>
        <w:rPr>
          <w:rFonts w:ascii="Times New Roman" w:eastAsia="Times New Roman" w:hAnsi="Times New Roman"/>
          <w:kern w:val="0"/>
          <w:sz w:val="22"/>
        </w:rPr>
        <w:t xml:space="preserve"> </w:t>
      </w:r>
      <w:r>
        <w:rPr>
          <w:rFonts w:ascii="Times New Roman" w:eastAsia="바탕체" w:hAnsi="Times New Roman"/>
          <w:kern w:val="0"/>
          <w:sz w:val="22"/>
        </w:rPr>
        <w:t>1</w:t>
      </w:r>
      <w:r>
        <w:rPr>
          <w:rFonts w:ascii="Times New Roman" w:eastAsia="바탕체" w:hAnsi="Times New Roman"/>
          <w:kern w:val="0"/>
          <w:sz w:val="22"/>
        </w:rPr>
        <w:t>】</w:t>
      </w:r>
    </w:p>
    <w:p w14:paraId="5C104B25" w14:textId="77777777" w:rsidR="00DE42D9" w:rsidRDefault="00930A79">
      <w:pPr>
        <w:snapToGrid w:val="0"/>
        <w:spacing w:after="0" w:line="360" w:lineRule="auto"/>
        <w:ind w:left="700" w:hanging="700"/>
        <w:jc w:val="center"/>
        <w:textAlignment w:val="baseline"/>
        <w:rPr>
          <w:rFonts w:ascii="Times New Roman" w:eastAsia="바탕체" w:hAnsi="Times New Roman"/>
          <w:b/>
          <w:bCs/>
          <w:kern w:val="0"/>
          <w:sz w:val="30"/>
          <w:szCs w:val="30"/>
          <w:u w:val="single" w:color="000000"/>
        </w:rPr>
      </w:pPr>
      <w:r>
        <w:rPr>
          <w:rFonts w:ascii="Times New Roman" w:eastAsia="바탕체" w:hAnsi="Times New Roman"/>
          <w:b/>
          <w:bCs/>
          <w:kern w:val="0"/>
          <w:sz w:val="30"/>
          <w:szCs w:val="30"/>
          <w:u w:val="single" w:color="000000"/>
        </w:rPr>
        <w:t>신탁부동산</w:t>
      </w:r>
      <w:r>
        <w:rPr>
          <w:rFonts w:ascii="Times New Roman" w:eastAsia="Times New Roman" w:hAnsi="Times New Roman"/>
          <w:b/>
          <w:bCs/>
          <w:kern w:val="0"/>
          <w:sz w:val="30"/>
          <w:szCs w:val="30"/>
          <w:u w:val="single" w:color="000000"/>
        </w:rPr>
        <w:t xml:space="preserve"> </w:t>
      </w:r>
      <w:r>
        <w:rPr>
          <w:rFonts w:ascii="Times New Roman" w:eastAsia="바탕체" w:hAnsi="Times New Roman"/>
          <w:b/>
          <w:bCs/>
          <w:kern w:val="0"/>
          <w:sz w:val="30"/>
          <w:szCs w:val="30"/>
          <w:u w:val="single" w:color="000000"/>
        </w:rPr>
        <w:t>목록</w:t>
      </w:r>
    </w:p>
    <w:p w14:paraId="781FBEA7" w14:textId="77777777" w:rsidR="00DE42D9" w:rsidRDefault="00DE42D9">
      <w:pPr>
        <w:snapToGrid w:val="0"/>
        <w:spacing w:after="0" w:line="360" w:lineRule="auto"/>
        <w:ind w:left="400"/>
        <w:textAlignment w:val="baseline"/>
        <w:rPr>
          <w:rFonts w:ascii="Times New Roman" w:eastAsia="바탕체" w:hAnsi="Times New Roman"/>
          <w:b/>
          <w:bCs/>
          <w:kern w:val="0"/>
          <w:sz w:val="22"/>
          <w:szCs w:val="30"/>
          <w:u w:val="single" w:color="000000"/>
        </w:rPr>
      </w:pPr>
    </w:p>
    <w:p w14:paraId="74E2024D" w14:textId="77777777" w:rsidR="00DE42D9" w:rsidRDefault="00930A79">
      <w:pPr>
        <w:numPr>
          <w:ilvl w:val="0"/>
          <w:numId w:val="1"/>
        </w:numPr>
        <w:snapToGrid w:val="0"/>
        <w:spacing w:after="0" w:line="360" w:lineRule="auto"/>
        <w:textAlignment w:val="baseline"/>
        <w:rPr>
          <w:rFonts w:ascii="Times New Roman" w:eastAsia="바탕체" w:hAnsi="Times New Roman"/>
          <w:b/>
          <w:kern w:val="0"/>
          <w:sz w:val="22"/>
        </w:rPr>
      </w:pPr>
      <w:r>
        <w:rPr>
          <w:rFonts w:ascii="Times New Roman" w:eastAsia="바탕체" w:hAnsi="Times New Roman"/>
          <w:b/>
          <w:kern w:val="0"/>
          <w:sz w:val="22"/>
        </w:rPr>
        <w:t>본건</w:t>
      </w:r>
      <w:r>
        <w:rPr>
          <w:rFonts w:ascii="Times New Roman" w:eastAsia="Times New Roman" w:hAnsi="Times New Roman"/>
          <w:b/>
          <w:kern w:val="0"/>
          <w:sz w:val="22"/>
        </w:rPr>
        <w:t xml:space="preserve"> </w:t>
      </w:r>
      <w:r>
        <w:rPr>
          <w:rFonts w:ascii="Times New Roman" w:eastAsia="바탕체" w:hAnsi="Times New Roman"/>
          <w:b/>
          <w:kern w:val="0"/>
          <w:sz w:val="22"/>
        </w:rPr>
        <w:t>토지</w:t>
      </w:r>
    </w:p>
    <w:p w14:paraId="1D7F4B12" w14:textId="77777777" w:rsidR="00DE42D9" w:rsidRDefault="00930A79">
      <w:pPr>
        <w:snapToGrid w:val="0"/>
        <w:spacing w:after="0" w:line="360" w:lineRule="auto"/>
        <w:ind w:firstLine="220"/>
        <w:textAlignment w:val="baseline"/>
        <w:rPr>
          <w:rFonts w:ascii="Times New Roman" w:eastAsia="바탕체" w:hAnsi="Times New Roman"/>
          <w:bCs/>
          <w:kern w:val="0"/>
          <w:sz w:val="22"/>
        </w:rPr>
      </w:pPr>
      <w:r>
        <w:rPr>
          <w:rFonts w:ascii="Times New Roman" w:eastAsia="바탕체" w:hAnsi="Times New Roman"/>
          <w:bCs/>
          <w:kern w:val="0"/>
          <w:sz w:val="22"/>
        </w:rPr>
        <w:t>경기도</w:t>
      </w:r>
      <w:r>
        <w:rPr>
          <w:rFonts w:ascii="Times New Roman" w:eastAsia="Times New Roman" w:hAnsi="Times New Roman"/>
          <w:bCs/>
          <w:kern w:val="0"/>
          <w:sz w:val="22"/>
        </w:rPr>
        <w:t xml:space="preserve"> </w:t>
      </w:r>
      <w:r>
        <w:rPr>
          <w:rFonts w:ascii="Times New Roman" w:eastAsia="바탕체" w:hAnsi="Times New Roman"/>
          <w:bCs/>
          <w:kern w:val="0"/>
          <w:sz w:val="22"/>
        </w:rPr>
        <w:t>안양시</w:t>
      </w:r>
      <w:r>
        <w:rPr>
          <w:rFonts w:ascii="Times New Roman" w:eastAsia="Times New Roman" w:hAnsi="Times New Roman"/>
          <w:bCs/>
          <w:kern w:val="0"/>
          <w:sz w:val="22"/>
        </w:rPr>
        <w:t xml:space="preserve"> </w:t>
      </w:r>
      <w:r>
        <w:rPr>
          <w:rFonts w:ascii="Times New Roman" w:eastAsia="바탕체" w:hAnsi="Times New Roman"/>
          <w:bCs/>
          <w:kern w:val="0"/>
          <w:sz w:val="22"/>
        </w:rPr>
        <w:t>동안구</w:t>
      </w:r>
      <w:r>
        <w:rPr>
          <w:rFonts w:ascii="Times New Roman" w:eastAsia="Times New Roman" w:hAnsi="Times New Roman"/>
          <w:bCs/>
          <w:kern w:val="0"/>
          <w:sz w:val="22"/>
        </w:rPr>
        <w:t xml:space="preserve"> </w:t>
      </w:r>
      <w:r>
        <w:rPr>
          <w:rFonts w:ascii="Times New Roman" w:eastAsia="바탕체" w:hAnsi="Times New Roman"/>
          <w:bCs/>
          <w:kern w:val="0"/>
          <w:sz w:val="22"/>
        </w:rPr>
        <w:t>관양동</w:t>
      </w:r>
      <w:r>
        <w:rPr>
          <w:rFonts w:ascii="Times New Roman" w:eastAsia="Times New Roman" w:hAnsi="Times New Roman"/>
          <w:bCs/>
          <w:kern w:val="0"/>
          <w:sz w:val="22"/>
        </w:rPr>
        <w:t xml:space="preserve"> </w:t>
      </w:r>
      <w:r>
        <w:rPr>
          <w:rFonts w:ascii="Times New Roman" w:eastAsia="바탕체" w:hAnsi="Times New Roman"/>
          <w:bCs/>
          <w:kern w:val="0"/>
          <w:sz w:val="22"/>
        </w:rPr>
        <w:t xml:space="preserve">934 </w:t>
      </w:r>
      <w:r>
        <w:rPr>
          <w:rFonts w:ascii="Times New Roman" w:eastAsia="바탕체" w:hAnsi="Times New Roman"/>
          <w:bCs/>
          <w:kern w:val="0"/>
          <w:sz w:val="22"/>
        </w:rPr>
        <w:t>창고용지</w:t>
      </w:r>
      <w:r>
        <w:rPr>
          <w:rFonts w:ascii="Times New Roman" w:eastAsia="Times New Roman" w:hAnsi="Times New Roman"/>
          <w:bCs/>
          <w:kern w:val="0"/>
          <w:sz w:val="22"/>
        </w:rPr>
        <w:t xml:space="preserve"> </w:t>
      </w:r>
      <w:r>
        <w:rPr>
          <w:rFonts w:ascii="Times New Roman" w:eastAsia="바탕체" w:hAnsi="Times New Roman"/>
          <w:bCs/>
          <w:kern w:val="0"/>
          <w:sz w:val="22"/>
        </w:rPr>
        <w:t>13670.6</w:t>
      </w:r>
      <w:r>
        <w:rPr>
          <w:rFonts w:ascii="Times New Roman" w:eastAsia="바탕체" w:hAnsi="Times New Roman"/>
          <w:bCs/>
          <w:kern w:val="0"/>
          <w:sz w:val="22"/>
        </w:rPr>
        <w:t>㎡</w:t>
      </w:r>
    </w:p>
    <w:p w14:paraId="376FB833" w14:textId="77777777" w:rsidR="00DE42D9" w:rsidRDefault="00930A79">
      <w:pPr>
        <w:snapToGrid w:val="0"/>
        <w:spacing w:after="0" w:line="360" w:lineRule="auto"/>
        <w:ind w:firstLine="220"/>
        <w:textAlignment w:val="baseline"/>
        <w:rPr>
          <w:rFonts w:ascii="Times New Roman" w:eastAsia="바탕체" w:hAnsi="Times New Roman"/>
          <w:bCs/>
          <w:kern w:val="0"/>
          <w:sz w:val="22"/>
        </w:rPr>
      </w:pPr>
      <w:r>
        <w:rPr>
          <w:rFonts w:ascii="Times New Roman" w:eastAsia="바탕체" w:hAnsi="Times New Roman"/>
          <w:bCs/>
          <w:kern w:val="0"/>
          <w:sz w:val="22"/>
        </w:rPr>
        <w:t>경기도</w:t>
      </w:r>
      <w:r>
        <w:rPr>
          <w:rFonts w:ascii="Times New Roman" w:eastAsia="Times New Roman" w:hAnsi="Times New Roman"/>
          <w:bCs/>
          <w:kern w:val="0"/>
          <w:sz w:val="22"/>
        </w:rPr>
        <w:t xml:space="preserve"> </w:t>
      </w:r>
      <w:r>
        <w:rPr>
          <w:rFonts w:ascii="Times New Roman" w:eastAsia="바탕체" w:hAnsi="Times New Roman"/>
          <w:bCs/>
          <w:kern w:val="0"/>
          <w:sz w:val="22"/>
        </w:rPr>
        <w:t>안양시</w:t>
      </w:r>
      <w:r>
        <w:rPr>
          <w:rFonts w:ascii="Times New Roman" w:eastAsia="Times New Roman" w:hAnsi="Times New Roman"/>
          <w:bCs/>
          <w:kern w:val="0"/>
          <w:sz w:val="22"/>
        </w:rPr>
        <w:t xml:space="preserve"> </w:t>
      </w:r>
      <w:r>
        <w:rPr>
          <w:rFonts w:ascii="Times New Roman" w:eastAsia="바탕체" w:hAnsi="Times New Roman"/>
          <w:bCs/>
          <w:kern w:val="0"/>
          <w:sz w:val="22"/>
        </w:rPr>
        <w:t>동안구</w:t>
      </w:r>
      <w:r>
        <w:rPr>
          <w:rFonts w:ascii="Times New Roman" w:eastAsia="Times New Roman" w:hAnsi="Times New Roman"/>
          <w:bCs/>
          <w:kern w:val="0"/>
          <w:sz w:val="22"/>
        </w:rPr>
        <w:t xml:space="preserve"> </w:t>
      </w:r>
      <w:r>
        <w:rPr>
          <w:rFonts w:ascii="Times New Roman" w:eastAsia="바탕체" w:hAnsi="Times New Roman"/>
          <w:bCs/>
          <w:kern w:val="0"/>
          <w:sz w:val="22"/>
        </w:rPr>
        <w:t>관양동</w:t>
      </w:r>
      <w:r>
        <w:rPr>
          <w:rFonts w:ascii="Times New Roman" w:eastAsia="Times New Roman" w:hAnsi="Times New Roman"/>
          <w:bCs/>
          <w:kern w:val="0"/>
          <w:sz w:val="22"/>
        </w:rPr>
        <w:t xml:space="preserve"> </w:t>
      </w:r>
      <w:r>
        <w:rPr>
          <w:rFonts w:ascii="Times New Roman" w:eastAsia="바탕체" w:hAnsi="Times New Roman"/>
          <w:bCs/>
          <w:kern w:val="0"/>
          <w:sz w:val="22"/>
        </w:rPr>
        <w:t xml:space="preserve">934-1 </w:t>
      </w:r>
      <w:r>
        <w:rPr>
          <w:rFonts w:ascii="Times New Roman" w:eastAsia="바탕체" w:hAnsi="Times New Roman"/>
          <w:bCs/>
          <w:kern w:val="0"/>
          <w:sz w:val="22"/>
        </w:rPr>
        <w:t>창고용지</w:t>
      </w:r>
      <w:r>
        <w:rPr>
          <w:rFonts w:ascii="Times New Roman" w:eastAsia="Times New Roman" w:hAnsi="Times New Roman"/>
          <w:bCs/>
          <w:kern w:val="0"/>
          <w:sz w:val="22"/>
        </w:rPr>
        <w:t xml:space="preserve"> </w:t>
      </w:r>
      <w:r>
        <w:rPr>
          <w:rFonts w:ascii="Times New Roman" w:eastAsia="바탕체" w:hAnsi="Times New Roman"/>
          <w:bCs/>
          <w:kern w:val="0"/>
          <w:sz w:val="22"/>
        </w:rPr>
        <w:t>1348.9</w:t>
      </w:r>
      <w:r>
        <w:rPr>
          <w:rFonts w:ascii="Times New Roman" w:eastAsia="바탕체" w:hAnsi="Times New Roman"/>
          <w:bCs/>
          <w:kern w:val="0"/>
          <w:sz w:val="22"/>
        </w:rPr>
        <w:t>㎡</w:t>
      </w:r>
      <w:r>
        <w:rPr>
          <w:rFonts w:ascii="Times New Roman" w:eastAsia="Times New Roman" w:hAnsi="Times New Roman"/>
          <w:bCs/>
          <w:kern w:val="0"/>
          <w:sz w:val="22"/>
        </w:rPr>
        <w:t xml:space="preserve"> </w:t>
      </w:r>
    </w:p>
    <w:p w14:paraId="53FA3B04" w14:textId="77777777" w:rsidR="00DE42D9" w:rsidRDefault="00930A79">
      <w:pPr>
        <w:snapToGrid w:val="0"/>
        <w:spacing w:after="0" w:line="360" w:lineRule="auto"/>
        <w:ind w:firstLine="220"/>
        <w:textAlignment w:val="baseline"/>
        <w:rPr>
          <w:rFonts w:ascii="Times New Roman" w:eastAsia="바탕체" w:hAnsi="Times New Roman"/>
          <w:bCs/>
          <w:kern w:val="0"/>
          <w:sz w:val="22"/>
        </w:rPr>
      </w:pPr>
      <w:r>
        <w:rPr>
          <w:rFonts w:ascii="Times New Roman" w:eastAsia="바탕체" w:hAnsi="Times New Roman"/>
          <w:bCs/>
          <w:kern w:val="0"/>
          <w:sz w:val="22"/>
        </w:rPr>
        <w:t>경기도</w:t>
      </w:r>
      <w:r>
        <w:rPr>
          <w:rFonts w:ascii="Times New Roman" w:eastAsia="Times New Roman" w:hAnsi="Times New Roman"/>
          <w:bCs/>
          <w:kern w:val="0"/>
          <w:sz w:val="22"/>
        </w:rPr>
        <w:t xml:space="preserve"> </w:t>
      </w:r>
      <w:r>
        <w:rPr>
          <w:rFonts w:ascii="Times New Roman" w:eastAsia="바탕체" w:hAnsi="Times New Roman"/>
          <w:bCs/>
          <w:kern w:val="0"/>
          <w:sz w:val="22"/>
        </w:rPr>
        <w:t>안양시</w:t>
      </w:r>
      <w:r>
        <w:rPr>
          <w:rFonts w:ascii="Times New Roman" w:eastAsia="Times New Roman" w:hAnsi="Times New Roman"/>
          <w:bCs/>
          <w:kern w:val="0"/>
          <w:sz w:val="22"/>
        </w:rPr>
        <w:t xml:space="preserve"> </w:t>
      </w:r>
      <w:r>
        <w:rPr>
          <w:rFonts w:ascii="Times New Roman" w:eastAsia="바탕체" w:hAnsi="Times New Roman"/>
          <w:bCs/>
          <w:kern w:val="0"/>
          <w:sz w:val="22"/>
        </w:rPr>
        <w:t>동안구</w:t>
      </w:r>
      <w:r>
        <w:rPr>
          <w:rFonts w:ascii="Times New Roman" w:eastAsia="Times New Roman" w:hAnsi="Times New Roman"/>
          <w:bCs/>
          <w:kern w:val="0"/>
          <w:sz w:val="22"/>
        </w:rPr>
        <w:t xml:space="preserve"> </w:t>
      </w:r>
      <w:r>
        <w:rPr>
          <w:rFonts w:ascii="Times New Roman" w:eastAsia="바탕체" w:hAnsi="Times New Roman"/>
          <w:bCs/>
          <w:kern w:val="0"/>
          <w:sz w:val="22"/>
        </w:rPr>
        <w:t>관양동</w:t>
      </w:r>
      <w:r>
        <w:rPr>
          <w:rFonts w:ascii="Times New Roman" w:eastAsia="Times New Roman" w:hAnsi="Times New Roman"/>
          <w:bCs/>
          <w:kern w:val="0"/>
          <w:sz w:val="22"/>
        </w:rPr>
        <w:t xml:space="preserve"> </w:t>
      </w:r>
      <w:r>
        <w:rPr>
          <w:rFonts w:ascii="Times New Roman" w:eastAsia="바탕체" w:hAnsi="Times New Roman"/>
          <w:bCs/>
          <w:kern w:val="0"/>
          <w:sz w:val="22"/>
        </w:rPr>
        <w:t xml:space="preserve">912-2 </w:t>
      </w:r>
      <w:r>
        <w:rPr>
          <w:rFonts w:ascii="Times New Roman" w:eastAsia="바탕체" w:hAnsi="Times New Roman"/>
          <w:bCs/>
          <w:kern w:val="0"/>
          <w:sz w:val="22"/>
        </w:rPr>
        <w:t>창고용지</w:t>
      </w:r>
      <w:r>
        <w:rPr>
          <w:rFonts w:ascii="Times New Roman" w:eastAsia="Times New Roman" w:hAnsi="Times New Roman"/>
          <w:bCs/>
          <w:kern w:val="0"/>
          <w:sz w:val="22"/>
        </w:rPr>
        <w:t xml:space="preserve"> </w:t>
      </w:r>
      <w:r>
        <w:rPr>
          <w:rFonts w:ascii="Times New Roman" w:eastAsia="바탕체" w:hAnsi="Times New Roman"/>
          <w:bCs/>
          <w:kern w:val="0"/>
          <w:sz w:val="22"/>
        </w:rPr>
        <w:t>268.0</w:t>
      </w:r>
      <w:r>
        <w:rPr>
          <w:rFonts w:ascii="Times New Roman" w:eastAsia="바탕체" w:hAnsi="Times New Roman"/>
          <w:bCs/>
          <w:kern w:val="0"/>
          <w:sz w:val="22"/>
        </w:rPr>
        <w:t>㎡</w:t>
      </w:r>
    </w:p>
    <w:p w14:paraId="41B6F506" w14:textId="77777777" w:rsidR="00DE42D9" w:rsidRDefault="00DE42D9">
      <w:pPr>
        <w:snapToGrid w:val="0"/>
        <w:spacing w:after="0" w:line="360" w:lineRule="auto"/>
        <w:ind w:left="700" w:hanging="700"/>
        <w:textAlignment w:val="baseline"/>
        <w:rPr>
          <w:rFonts w:ascii="Times New Roman" w:eastAsia="바탕체" w:hAnsi="Times New Roman"/>
          <w:b/>
          <w:bCs/>
          <w:kern w:val="0"/>
          <w:sz w:val="22"/>
        </w:rPr>
      </w:pPr>
    </w:p>
    <w:p w14:paraId="22E2C897" w14:textId="77777777" w:rsidR="00DE42D9" w:rsidRDefault="00930A79">
      <w:pPr>
        <w:numPr>
          <w:ilvl w:val="0"/>
          <w:numId w:val="1"/>
        </w:numPr>
        <w:snapToGrid w:val="0"/>
        <w:spacing w:after="0" w:line="360" w:lineRule="auto"/>
        <w:textAlignment w:val="baseline"/>
        <w:rPr>
          <w:rFonts w:ascii="Times New Roman" w:eastAsia="바탕체" w:hAnsi="Times New Roman"/>
          <w:b/>
          <w:kern w:val="0"/>
          <w:sz w:val="22"/>
        </w:rPr>
      </w:pPr>
      <w:r>
        <w:rPr>
          <w:rFonts w:ascii="Times New Roman" w:eastAsia="바탕체" w:hAnsi="Times New Roman"/>
          <w:b/>
          <w:kern w:val="0"/>
          <w:sz w:val="22"/>
        </w:rPr>
        <w:t>본건</w:t>
      </w:r>
      <w:r>
        <w:rPr>
          <w:rFonts w:ascii="Times New Roman" w:eastAsia="Times New Roman" w:hAnsi="Times New Roman"/>
          <w:b/>
          <w:kern w:val="0"/>
          <w:sz w:val="22"/>
        </w:rPr>
        <w:t xml:space="preserve"> </w:t>
      </w:r>
      <w:r>
        <w:rPr>
          <w:rFonts w:ascii="Times New Roman" w:eastAsia="바탕체" w:hAnsi="Times New Roman"/>
          <w:b/>
          <w:kern w:val="0"/>
          <w:sz w:val="22"/>
        </w:rPr>
        <w:t>건물</w:t>
      </w:r>
    </w:p>
    <w:p w14:paraId="7136016C" w14:textId="77777777" w:rsidR="00DE42D9" w:rsidRDefault="00930A79">
      <w:pPr>
        <w:snapToGrid w:val="0"/>
        <w:spacing w:after="0" w:line="360" w:lineRule="auto"/>
        <w:ind w:left="400"/>
        <w:textAlignment w:val="baseline"/>
      </w:pPr>
      <w:r>
        <w:rPr>
          <w:rFonts w:ascii="Times New Roman" w:eastAsia="바탕체" w:hAnsi="Times New Roman"/>
          <w:kern w:val="0"/>
          <w:sz w:val="22"/>
        </w:rPr>
        <w:t>경기도</w:t>
      </w:r>
      <w:r>
        <w:rPr>
          <w:rFonts w:ascii="Times New Roman" w:eastAsia="Times New Roman" w:hAnsi="Times New Roman"/>
          <w:kern w:val="0"/>
          <w:sz w:val="22"/>
        </w:rPr>
        <w:t xml:space="preserve"> </w:t>
      </w:r>
      <w:r>
        <w:rPr>
          <w:rFonts w:ascii="Times New Roman" w:eastAsia="바탕체" w:hAnsi="Times New Roman"/>
          <w:kern w:val="0"/>
          <w:sz w:val="22"/>
        </w:rPr>
        <w:t>안양시</w:t>
      </w:r>
      <w:r>
        <w:rPr>
          <w:rFonts w:ascii="Times New Roman" w:eastAsia="Times New Roman" w:hAnsi="Times New Roman"/>
          <w:kern w:val="0"/>
          <w:sz w:val="22"/>
        </w:rPr>
        <w:t xml:space="preserve"> </w:t>
      </w:r>
      <w:r>
        <w:rPr>
          <w:rFonts w:ascii="Times New Roman" w:eastAsia="바탕체" w:hAnsi="Times New Roman"/>
          <w:kern w:val="0"/>
          <w:sz w:val="22"/>
        </w:rPr>
        <w:t>동안구</w:t>
      </w:r>
      <w:r>
        <w:rPr>
          <w:rFonts w:ascii="Times New Roman" w:eastAsia="Times New Roman" w:hAnsi="Times New Roman"/>
          <w:kern w:val="0"/>
          <w:sz w:val="22"/>
        </w:rPr>
        <w:t xml:space="preserve"> </w:t>
      </w:r>
      <w:r>
        <w:rPr>
          <w:rFonts w:ascii="Times New Roman" w:eastAsia="바탕체" w:hAnsi="Times New Roman"/>
          <w:kern w:val="0"/>
          <w:sz w:val="22"/>
        </w:rPr>
        <w:t>관양동</w:t>
      </w:r>
      <w:r>
        <w:rPr>
          <w:rFonts w:ascii="Times New Roman" w:eastAsia="Times New Roman" w:hAnsi="Times New Roman"/>
          <w:kern w:val="0"/>
          <w:sz w:val="22"/>
        </w:rPr>
        <w:t xml:space="preserve"> </w:t>
      </w:r>
      <w:r>
        <w:rPr>
          <w:rFonts w:ascii="Times New Roman" w:eastAsia="바탕체" w:hAnsi="Times New Roman"/>
          <w:kern w:val="0"/>
          <w:sz w:val="22"/>
        </w:rPr>
        <w:t xml:space="preserve">934, 912-2, 934-1 </w:t>
      </w:r>
      <w:r>
        <w:rPr>
          <w:rFonts w:ascii="Times New Roman" w:eastAsia="바탕체" w:hAnsi="Times New Roman"/>
          <w:kern w:val="0"/>
          <w:sz w:val="22"/>
        </w:rPr>
        <w:t>안양물류센터</w:t>
      </w:r>
    </w:p>
    <w:p w14:paraId="3FE191C2" w14:textId="77777777" w:rsidR="00DE42D9" w:rsidRDefault="00930A79">
      <w:pPr>
        <w:snapToGrid w:val="0"/>
        <w:spacing w:after="0" w:line="360" w:lineRule="auto"/>
        <w:ind w:left="400"/>
        <w:textAlignment w:val="baseline"/>
        <w:rPr>
          <w:rFonts w:ascii="Times New Roman" w:hAnsi="Times New Roman"/>
          <w:kern w:val="0"/>
          <w:sz w:val="22"/>
        </w:rPr>
      </w:pPr>
      <w:r>
        <w:rPr>
          <w:rFonts w:ascii="Times New Roman" w:eastAsia="바탕체" w:hAnsi="Times New Roman"/>
          <w:kern w:val="0"/>
          <w:sz w:val="22"/>
        </w:rPr>
        <w:t>[</w:t>
      </w:r>
      <w:r>
        <w:rPr>
          <w:rFonts w:ascii="Times New Roman" w:eastAsia="바탕체" w:hAnsi="Times New Roman"/>
          <w:kern w:val="0"/>
          <w:sz w:val="22"/>
        </w:rPr>
        <w:t>도로명주소</w:t>
      </w:r>
      <w:r>
        <w:rPr>
          <w:rFonts w:ascii="Times New Roman" w:eastAsia="바탕체" w:hAnsi="Times New Roman"/>
          <w:kern w:val="0"/>
          <w:sz w:val="22"/>
        </w:rPr>
        <w:t xml:space="preserve">] </w:t>
      </w:r>
      <w:r>
        <w:rPr>
          <w:rFonts w:ascii="Times New Roman" w:eastAsia="바탕체" w:hAnsi="Times New Roman"/>
          <w:kern w:val="0"/>
          <w:sz w:val="22"/>
        </w:rPr>
        <w:t>경기도</w:t>
      </w:r>
      <w:r>
        <w:rPr>
          <w:rFonts w:ascii="Times New Roman" w:eastAsia="Times New Roman" w:hAnsi="Times New Roman"/>
          <w:kern w:val="0"/>
          <w:sz w:val="22"/>
        </w:rPr>
        <w:t xml:space="preserve"> </w:t>
      </w:r>
      <w:r>
        <w:rPr>
          <w:rFonts w:ascii="Times New Roman" w:eastAsia="바탕체" w:hAnsi="Times New Roman"/>
          <w:kern w:val="0"/>
          <w:sz w:val="22"/>
        </w:rPr>
        <w:t>안양시</w:t>
      </w:r>
      <w:r>
        <w:rPr>
          <w:rFonts w:ascii="Times New Roman" w:eastAsia="Times New Roman" w:hAnsi="Times New Roman"/>
          <w:kern w:val="0"/>
          <w:sz w:val="22"/>
        </w:rPr>
        <w:t xml:space="preserve"> </w:t>
      </w:r>
      <w:r>
        <w:rPr>
          <w:rFonts w:ascii="Times New Roman" w:eastAsia="바탕체" w:hAnsi="Times New Roman"/>
          <w:kern w:val="0"/>
          <w:sz w:val="22"/>
        </w:rPr>
        <w:t>동안구</w:t>
      </w:r>
      <w:r>
        <w:rPr>
          <w:rFonts w:ascii="Times New Roman" w:eastAsia="Times New Roman" w:hAnsi="Times New Roman"/>
          <w:kern w:val="0"/>
          <w:sz w:val="22"/>
        </w:rPr>
        <w:t xml:space="preserve"> </w:t>
      </w:r>
      <w:r>
        <w:rPr>
          <w:rFonts w:ascii="Times New Roman" w:eastAsia="바탕체" w:hAnsi="Times New Roman"/>
          <w:kern w:val="0"/>
          <w:sz w:val="22"/>
        </w:rPr>
        <w:t>흥안대로</w:t>
      </w:r>
      <w:r>
        <w:rPr>
          <w:rFonts w:ascii="Times New Roman" w:eastAsia="바탕체" w:hAnsi="Times New Roman"/>
          <w:kern w:val="0"/>
          <w:sz w:val="22"/>
        </w:rPr>
        <w:t>439</w:t>
      </w:r>
      <w:r>
        <w:rPr>
          <w:rFonts w:ascii="Times New Roman" w:eastAsia="바탕체" w:hAnsi="Times New Roman"/>
          <w:kern w:val="0"/>
          <w:sz w:val="22"/>
        </w:rPr>
        <w:t>번길</w:t>
      </w:r>
      <w:r>
        <w:rPr>
          <w:rFonts w:ascii="Times New Roman" w:eastAsia="Times New Roman" w:hAnsi="Times New Roman"/>
          <w:kern w:val="0"/>
          <w:sz w:val="22"/>
        </w:rPr>
        <w:t xml:space="preserve"> </w:t>
      </w:r>
      <w:r>
        <w:rPr>
          <w:rFonts w:ascii="Times New Roman" w:eastAsia="바탕체" w:hAnsi="Times New Roman"/>
          <w:kern w:val="0"/>
          <w:sz w:val="22"/>
        </w:rPr>
        <w:t>30</w:t>
      </w:r>
    </w:p>
    <w:p w14:paraId="4BA18D54" w14:textId="77777777" w:rsidR="00DE42D9" w:rsidRDefault="00930A79">
      <w:pPr>
        <w:snapToGrid w:val="0"/>
        <w:spacing w:after="0" w:line="360" w:lineRule="auto"/>
        <w:ind w:left="400"/>
        <w:textAlignment w:val="baseline"/>
      </w:pPr>
      <w:r>
        <w:rPr>
          <w:rFonts w:ascii="Times New Roman" w:eastAsia="바탕체" w:hAnsi="Times New Roman"/>
          <w:kern w:val="0"/>
          <w:sz w:val="22"/>
        </w:rPr>
        <w:t>프리케스트콘크리트구조</w:t>
      </w:r>
      <w:r>
        <w:rPr>
          <w:rFonts w:ascii="Times New Roman" w:eastAsia="바탕체" w:hAnsi="Times New Roman"/>
          <w:kern w:val="0"/>
          <w:sz w:val="22"/>
        </w:rPr>
        <w:t>,</w:t>
      </w:r>
      <w:r>
        <w:rPr>
          <w:rFonts w:ascii="Times New Roman" w:eastAsia="바탕체" w:hAnsi="Times New Roman"/>
          <w:kern w:val="0"/>
          <w:sz w:val="22"/>
        </w:rPr>
        <w:t>철근콘크리트구조</w:t>
      </w:r>
      <w:r>
        <w:rPr>
          <w:rFonts w:ascii="Times New Roman" w:eastAsia="바탕체" w:hAnsi="Times New Roman"/>
          <w:kern w:val="0"/>
          <w:sz w:val="22"/>
        </w:rPr>
        <w:t>, (</w:t>
      </w:r>
      <w:r>
        <w:rPr>
          <w:rFonts w:ascii="Times New Roman" w:eastAsia="바탕체" w:hAnsi="Times New Roman"/>
          <w:kern w:val="0"/>
          <w:sz w:val="22"/>
        </w:rPr>
        <w:t>철근</w:t>
      </w:r>
      <w:r>
        <w:rPr>
          <w:rFonts w:ascii="Times New Roman" w:eastAsia="바탕체" w:hAnsi="Times New Roman"/>
          <w:kern w:val="0"/>
          <w:sz w:val="22"/>
        </w:rPr>
        <w:t>)</w:t>
      </w:r>
      <w:r>
        <w:rPr>
          <w:rFonts w:ascii="Times New Roman" w:eastAsia="바탕체" w:hAnsi="Times New Roman"/>
          <w:kern w:val="0"/>
          <w:sz w:val="22"/>
        </w:rPr>
        <w:t>콘크리트지붕</w:t>
      </w:r>
      <w:r>
        <w:rPr>
          <w:rFonts w:ascii="Times New Roman" w:eastAsia="Times New Roman" w:hAnsi="Times New Roman"/>
          <w:kern w:val="0"/>
          <w:sz w:val="22"/>
        </w:rPr>
        <w:t xml:space="preserve"> </w:t>
      </w:r>
      <w:r>
        <w:rPr>
          <w:rFonts w:ascii="Times New Roman" w:eastAsia="바탕체" w:hAnsi="Times New Roman"/>
          <w:kern w:val="0"/>
          <w:sz w:val="22"/>
        </w:rPr>
        <w:t>8</w:t>
      </w:r>
      <w:r>
        <w:rPr>
          <w:rFonts w:ascii="Times New Roman" w:eastAsia="바탕체" w:hAnsi="Times New Roman"/>
          <w:kern w:val="0"/>
          <w:sz w:val="22"/>
        </w:rPr>
        <w:t>층</w:t>
      </w:r>
      <w:r>
        <w:rPr>
          <w:rFonts w:ascii="Times New Roman" w:eastAsia="바탕체" w:hAnsi="Times New Roman"/>
          <w:kern w:val="0"/>
          <w:sz w:val="22"/>
        </w:rPr>
        <w:t xml:space="preserve">, </w:t>
      </w:r>
      <w:r>
        <w:rPr>
          <w:rFonts w:ascii="Times New Roman" w:eastAsia="바탕체" w:hAnsi="Times New Roman"/>
          <w:kern w:val="0"/>
          <w:sz w:val="22"/>
        </w:rPr>
        <w:t>창고시설</w:t>
      </w:r>
      <w:r>
        <w:rPr>
          <w:rFonts w:ascii="Times New Roman" w:eastAsia="바탕체" w:hAnsi="Times New Roman"/>
          <w:kern w:val="0"/>
          <w:sz w:val="22"/>
        </w:rPr>
        <w:t>,</w:t>
      </w:r>
    </w:p>
    <w:p w14:paraId="0FB79ECB" w14:textId="77777777" w:rsidR="00DE42D9" w:rsidRDefault="00930A79">
      <w:pPr>
        <w:snapToGrid w:val="0"/>
        <w:spacing w:after="0" w:line="360" w:lineRule="auto"/>
        <w:ind w:left="400"/>
        <w:textAlignment w:val="baseline"/>
      </w:pPr>
      <w:r>
        <w:rPr>
          <w:rFonts w:ascii="Times New Roman" w:eastAsia="바탕체" w:hAnsi="Times New Roman"/>
          <w:kern w:val="0"/>
          <w:sz w:val="22"/>
        </w:rPr>
        <w:t>제</w:t>
      </w:r>
      <w:r>
        <w:rPr>
          <w:rFonts w:ascii="Times New Roman" w:eastAsia="바탕체" w:hAnsi="Times New Roman"/>
          <w:kern w:val="0"/>
          <w:sz w:val="22"/>
        </w:rPr>
        <w:t>1,2</w:t>
      </w:r>
      <w:r>
        <w:rPr>
          <w:rFonts w:ascii="Times New Roman" w:eastAsia="바탕체" w:hAnsi="Times New Roman"/>
          <w:kern w:val="0"/>
          <w:sz w:val="22"/>
        </w:rPr>
        <w:t>종근린생활시설</w:t>
      </w:r>
    </w:p>
    <w:p w14:paraId="12538BF8" w14:textId="77777777" w:rsidR="00DE42D9" w:rsidRDefault="00930A79">
      <w:pPr>
        <w:snapToGrid w:val="0"/>
        <w:spacing w:after="0" w:line="360" w:lineRule="auto"/>
        <w:ind w:left="400"/>
        <w:textAlignment w:val="baseline"/>
      </w:pPr>
      <w:r>
        <w:rPr>
          <w:rFonts w:ascii="Times New Roman" w:eastAsia="바탕체" w:hAnsi="Times New Roman"/>
          <w:kern w:val="0"/>
          <w:sz w:val="22"/>
        </w:rPr>
        <w:t>지</w:t>
      </w:r>
      <w:r>
        <w:rPr>
          <w:rFonts w:ascii="Times New Roman" w:eastAsia="바탕체" w:hAnsi="Times New Roman"/>
          <w:kern w:val="0"/>
          <w:sz w:val="22"/>
        </w:rPr>
        <w:t>2</w:t>
      </w:r>
      <w:r>
        <w:rPr>
          <w:rFonts w:ascii="Times New Roman" w:eastAsia="바탕체" w:hAnsi="Times New Roman"/>
          <w:kern w:val="0"/>
          <w:sz w:val="22"/>
        </w:rPr>
        <w:t>층</w:t>
      </w:r>
      <w:r>
        <w:rPr>
          <w:rFonts w:ascii="Times New Roman" w:eastAsia="Times New Roman" w:hAnsi="Times New Roman"/>
          <w:kern w:val="0"/>
          <w:sz w:val="22"/>
        </w:rPr>
        <w:t xml:space="preserve"> </w:t>
      </w:r>
      <w:r>
        <w:rPr>
          <w:rFonts w:ascii="Times New Roman" w:eastAsia="바탕체" w:hAnsi="Times New Roman"/>
          <w:kern w:val="0"/>
          <w:sz w:val="22"/>
        </w:rPr>
        <w:t>12,425.68</w:t>
      </w:r>
      <w:r>
        <w:rPr>
          <w:rFonts w:ascii="Times New Roman" w:eastAsia="바탕체" w:hAnsi="Times New Roman"/>
          <w:kern w:val="0"/>
          <w:sz w:val="22"/>
        </w:rPr>
        <w:t>㎡</w:t>
      </w:r>
    </w:p>
    <w:p w14:paraId="2A2D61BE" w14:textId="77777777" w:rsidR="00DE42D9" w:rsidRDefault="00930A79">
      <w:pPr>
        <w:snapToGrid w:val="0"/>
        <w:spacing w:after="0" w:line="360" w:lineRule="auto"/>
        <w:ind w:left="400"/>
        <w:textAlignment w:val="baseline"/>
      </w:pPr>
      <w:r>
        <w:rPr>
          <w:rFonts w:ascii="Times New Roman" w:eastAsia="바탕체" w:hAnsi="Times New Roman"/>
          <w:kern w:val="0"/>
          <w:sz w:val="22"/>
        </w:rPr>
        <w:t>지</w:t>
      </w:r>
      <w:r>
        <w:rPr>
          <w:rFonts w:ascii="Times New Roman" w:eastAsia="바탕체" w:hAnsi="Times New Roman"/>
          <w:kern w:val="0"/>
          <w:sz w:val="22"/>
        </w:rPr>
        <w:t>1</w:t>
      </w:r>
      <w:r>
        <w:rPr>
          <w:rFonts w:ascii="Times New Roman" w:eastAsia="바탕체" w:hAnsi="Times New Roman"/>
          <w:kern w:val="0"/>
          <w:sz w:val="22"/>
        </w:rPr>
        <w:t>층</w:t>
      </w:r>
      <w:r>
        <w:rPr>
          <w:rFonts w:ascii="Times New Roman" w:eastAsia="Times New Roman" w:hAnsi="Times New Roman"/>
          <w:kern w:val="0"/>
          <w:sz w:val="22"/>
        </w:rPr>
        <w:t xml:space="preserve"> </w:t>
      </w:r>
      <w:r>
        <w:rPr>
          <w:rFonts w:ascii="Times New Roman" w:eastAsia="바탕체" w:hAnsi="Times New Roman"/>
          <w:kern w:val="0"/>
          <w:sz w:val="22"/>
        </w:rPr>
        <w:t>12,246.75</w:t>
      </w:r>
      <w:r>
        <w:rPr>
          <w:rFonts w:ascii="Times New Roman" w:eastAsia="바탕체" w:hAnsi="Times New Roman"/>
          <w:kern w:val="0"/>
          <w:sz w:val="22"/>
        </w:rPr>
        <w:t>㎡</w:t>
      </w:r>
    </w:p>
    <w:p w14:paraId="2A0B75CA" w14:textId="77777777" w:rsidR="00DE42D9" w:rsidRDefault="00930A79">
      <w:pPr>
        <w:snapToGrid w:val="0"/>
        <w:spacing w:after="0" w:line="360" w:lineRule="auto"/>
        <w:ind w:left="400"/>
        <w:textAlignment w:val="baseline"/>
        <w:rPr>
          <w:rFonts w:ascii="Times New Roman" w:hAnsi="Times New Roman"/>
          <w:kern w:val="0"/>
          <w:sz w:val="22"/>
        </w:rPr>
      </w:pPr>
      <w:r>
        <w:rPr>
          <w:rFonts w:ascii="Times New Roman" w:eastAsia="바탕체" w:hAnsi="Times New Roman"/>
          <w:kern w:val="0"/>
          <w:sz w:val="22"/>
        </w:rPr>
        <w:t>1</w:t>
      </w:r>
      <w:r>
        <w:rPr>
          <w:rFonts w:ascii="Times New Roman" w:eastAsia="바탕체" w:hAnsi="Times New Roman"/>
          <w:kern w:val="0"/>
          <w:sz w:val="22"/>
        </w:rPr>
        <w:t>층</w:t>
      </w:r>
      <w:r>
        <w:rPr>
          <w:rFonts w:ascii="Times New Roman" w:eastAsia="Times New Roman" w:hAnsi="Times New Roman"/>
          <w:kern w:val="0"/>
          <w:sz w:val="22"/>
        </w:rPr>
        <w:t xml:space="preserve"> </w:t>
      </w:r>
      <w:r>
        <w:rPr>
          <w:rFonts w:ascii="Times New Roman" w:eastAsia="바탕체" w:hAnsi="Times New Roman"/>
          <w:kern w:val="0"/>
          <w:sz w:val="22"/>
        </w:rPr>
        <w:t>7,519.71</w:t>
      </w:r>
      <w:r>
        <w:rPr>
          <w:rFonts w:ascii="Times New Roman" w:eastAsia="바탕체" w:hAnsi="Times New Roman"/>
          <w:kern w:val="0"/>
          <w:sz w:val="22"/>
        </w:rPr>
        <w:t>㎡</w:t>
      </w:r>
    </w:p>
    <w:p w14:paraId="14B28FF7" w14:textId="77777777" w:rsidR="00DE42D9" w:rsidRDefault="00930A79">
      <w:pPr>
        <w:snapToGrid w:val="0"/>
        <w:spacing w:after="0" w:line="360" w:lineRule="auto"/>
        <w:ind w:left="400"/>
        <w:textAlignment w:val="baseline"/>
        <w:rPr>
          <w:rFonts w:ascii="Times New Roman" w:hAnsi="Times New Roman"/>
          <w:kern w:val="0"/>
          <w:sz w:val="22"/>
        </w:rPr>
      </w:pPr>
      <w:r>
        <w:rPr>
          <w:rFonts w:ascii="Times New Roman" w:eastAsia="바탕체" w:hAnsi="Times New Roman"/>
          <w:kern w:val="0"/>
          <w:sz w:val="22"/>
        </w:rPr>
        <w:t>2</w:t>
      </w:r>
      <w:r>
        <w:rPr>
          <w:rFonts w:ascii="Times New Roman" w:eastAsia="바탕체" w:hAnsi="Times New Roman"/>
          <w:kern w:val="0"/>
          <w:sz w:val="22"/>
        </w:rPr>
        <w:t>층</w:t>
      </w:r>
      <w:r>
        <w:rPr>
          <w:rFonts w:ascii="Times New Roman" w:eastAsia="Times New Roman" w:hAnsi="Times New Roman"/>
          <w:kern w:val="0"/>
          <w:sz w:val="22"/>
        </w:rPr>
        <w:t xml:space="preserve"> </w:t>
      </w:r>
      <w:r>
        <w:rPr>
          <w:rFonts w:ascii="Times New Roman" w:eastAsia="바탕체" w:hAnsi="Times New Roman"/>
          <w:kern w:val="0"/>
          <w:sz w:val="22"/>
        </w:rPr>
        <w:t>10,213.68</w:t>
      </w:r>
      <w:r>
        <w:rPr>
          <w:rFonts w:ascii="Times New Roman" w:eastAsia="바탕체" w:hAnsi="Times New Roman"/>
          <w:kern w:val="0"/>
          <w:sz w:val="22"/>
        </w:rPr>
        <w:t>㎡</w:t>
      </w:r>
    </w:p>
    <w:p w14:paraId="2149B872" w14:textId="77777777" w:rsidR="00DE42D9" w:rsidRDefault="00930A79">
      <w:pPr>
        <w:snapToGrid w:val="0"/>
        <w:spacing w:after="0" w:line="360" w:lineRule="auto"/>
        <w:ind w:left="400"/>
        <w:textAlignment w:val="baseline"/>
        <w:rPr>
          <w:rFonts w:ascii="Times New Roman" w:hAnsi="Times New Roman"/>
          <w:kern w:val="0"/>
          <w:sz w:val="22"/>
        </w:rPr>
      </w:pPr>
      <w:r>
        <w:rPr>
          <w:rFonts w:ascii="Times New Roman" w:eastAsia="바탕체" w:hAnsi="Times New Roman"/>
          <w:kern w:val="0"/>
          <w:sz w:val="22"/>
        </w:rPr>
        <w:t>3</w:t>
      </w:r>
      <w:r>
        <w:rPr>
          <w:rFonts w:ascii="Times New Roman" w:eastAsia="바탕체" w:hAnsi="Times New Roman"/>
          <w:kern w:val="0"/>
          <w:sz w:val="22"/>
        </w:rPr>
        <w:t>층</w:t>
      </w:r>
      <w:r>
        <w:rPr>
          <w:rFonts w:ascii="Times New Roman" w:eastAsia="Times New Roman" w:hAnsi="Times New Roman"/>
          <w:kern w:val="0"/>
          <w:sz w:val="22"/>
        </w:rPr>
        <w:t xml:space="preserve"> </w:t>
      </w:r>
      <w:r>
        <w:rPr>
          <w:rFonts w:ascii="Times New Roman" w:eastAsia="바탕체" w:hAnsi="Times New Roman"/>
          <w:kern w:val="0"/>
          <w:sz w:val="22"/>
        </w:rPr>
        <w:t>10,213.68</w:t>
      </w:r>
      <w:r>
        <w:rPr>
          <w:rFonts w:ascii="Times New Roman" w:eastAsia="바탕체" w:hAnsi="Times New Roman"/>
          <w:kern w:val="0"/>
          <w:sz w:val="22"/>
        </w:rPr>
        <w:t>㎡</w:t>
      </w:r>
    </w:p>
    <w:p w14:paraId="2435AC5B" w14:textId="77777777" w:rsidR="00DE42D9" w:rsidRDefault="00930A79">
      <w:pPr>
        <w:snapToGrid w:val="0"/>
        <w:spacing w:after="0" w:line="360" w:lineRule="auto"/>
        <w:ind w:left="400"/>
        <w:textAlignment w:val="baseline"/>
        <w:rPr>
          <w:rFonts w:ascii="Times New Roman" w:hAnsi="Times New Roman"/>
          <w:kern w:val="0"/>
          <w:sz w:val="22"/>
        </w:rPr>
      </w:pPr>
      <w:r>
        <w:rPr>
          <w:rFonts w:ascii="Times New Roman" w:eastAsia="바탕체" w:hAnsi="Times New Roman"/>
          <w:kern w:val="0"/>
          <w:sz w:val="22"/>
        </w:rPr>
        <w:t>4</w:t>
      </w:r>
      <w:r>
        <w:rPr>
          <w:rFonts w:ascii="Times New Roman" w:eastAsia="바탕체" w:hAnsi="Times New Roman"/>
          <w:kern w:val="0"/>
          <w:sz w:val="22"/>
        </w:rPr>
        <w:t>층</w:t>
      </w:r>
      <w:r>
        <w:rPr>
          <w:rFonts w:ascii="Times New Roman" w:eastAsia="Times New Roman" w:hAnsi="Times New Roman"/>
          <w:kern w:val="0"/>
          <w:sz w:val="22"/>
        </w:rPr>
        <w:t xml:space="preserve"> </w:t>
      </w:r>
      <w:r>
        <w:rPr>
          <w:rFonts w:ascii="Times New Roman" w:eastAsia="바탕체" w:hAnsi="Times New Roman"/>
          <w:kern w:val="0"/>
          <w:sz w:val="22"/>
        </w:rPr>
        <w:t>10,213.68</w:t>
      </w:r>
      <w:r>
        <w:rPr>
          <w:rFonts w:ascii="Times New Roman" w:eastAsia="바탕체" w:hAnsi="Times New Roman"/>
          <w:kern w:val="0"/>
          <w:sz w:val="22"/>
        </w:rPr>
        <w:t>㎡</w:t>
      </w:r>
    </w:p>
    <w:p w14:paraId="3A21E8B7" w14:textId="77777777" w:rsidR="00DE42D9" w:rsidRDefault="00930A79">
      <w:pPr>
        <w:snapToGrid w:val="0"/>
        <w:spacing w:after="0" w:line="360" w:lineRule="auto"/>
        <w:ind w:left="400"/>
        <w:textAlignment w:val="baseline"/>
        <w:rPr>
          <w:rFonts w:ascii="Times New Roman" w:hAnsi="Times New Roman"/>
          <w:kern w:val="0"/>
          <w:sz w:val="22"/>
        </w:rPr>
      </w:pPr>
      <w:r>
        <w:rPr>
          <w:rFonts w:ascii="Times New Roman" w:eastAsia="바탕체" w:hAnsi="Times New Roman"/>
          <w:kern w:val="0"/>
          <w:sz w:val="22"/>
        </w:rPr>
        <w:t>5</w:t>
      </w:r>
      <w:r>
        <w:rPr>
          <w:rFonts w:ascii="Times New Roman" w:eastAsia="바탕체" w:hAnsi="Times New Roman"/>
          <w:kern w:val="0"/>
          <w:sz w:val="22"/>
        </w:rPr>
        <w:t>층</w:t>
      </w:r>
      <w:r>
        <w:rPr>
          <w:rFonts w:ascii="Times New Roman" w:eastAsia="Times New Roman" w:hAnsi="Times New Roman"/>
          <w:kern w:val="0"/>
          <w:sz w:val="22"/>
        </w:rPr>
        <w:t xml:space="preserve"> </w:t>
      </w:r>
      <w:r>
        <w:rPr>
          <w:rFonts w:ascii="Times New Roman" w:eastAsia="바탕체" w:hAnsi="Times New Roman"/>
          <w:kern w:val="0"/>
          <w:sz w:val="22"/>
        </w:rPr>
        <w:t>10,213.68</w:t>
      </w:r>
      <w:r>
        <w:rPr>
          <w:rFonts w:ascii="Times New Roman" w:eastAsia="바탕체" w:hAnsi="Times New Roman"/>
          <w:kern w:val="0"/>
          <w:sz w:val="22"/>
        </w:rPr>
        <w:t>㎡</w:t>
      </w:r>
    </w:p>
    <w:p w14:paraId="41E97D29" w14:textId="77777777" w:rsidR="00DE42D9" w:rsidRDefault="00930A79">
      <w:pPr>
        <w:snapToGrid w:val="0"/>
        <w:spacing w:after="0" w:line="360" w:lineRule="auto"/>
        <w:ind w:left="400"/>
        <w:textAlignment w:val="baseline"/>
        <w:rPr>
          <w:rFonts w:ascii="Times New Roman" w:hAnsi="Times New Roman"/>
          <w:kern w:val="0"/>
          <w:sz w:val="22"/>
        </w:rPr>
      </w:pPr>
      <w:r>
        <w:rPr>
          <w:rFonts w:ascii="Times New Roman" w:eastAsia="바탕체" w:hAnsi="Times New Roman"/>
          <w:kern w:val="0"/>
          <w:sz w:val="22"/>
        </w:rPr>
        <w:t>6</w:t>
      </w:r>
      <w:r>
        <w:rPr>
          <w:rFonts w:ascii="Times New Roman" w:eastAsia="바탕체" w:hAnsi="Times New Roman"/>
          <w:kern w:val="0"/>
          <w:sz w:val="22"/>
        </w:rPr>
        <w:t>층</w:t>
      </w:r>
      <w:r>
        <w:rPr>
          <w:rFonts w:ascii="Times New Roman" w:eastAsia="Times New Roman" w:hAnsi="Times New Roman"/>
          <w:kern w:val="0"/>
          <w:sz w:val="22"/>
        </w:rPr>
        <w:t xml:space="preserve"> </w:t>
      </w:r>
      <w:r>
        <w:rPr>
          <w:rFonts w:ascii="Times New Roman" w:eastAsia="바탕체" w:hAnsi="Times New Roman"/>
          <w:kern w:val="0"/>
          <w:sz w:val="22"/>
        </w:rPr>
        <w:t>10,213.76</w:t>
      </w:r>
      <w:r>
        <w:rPr>
          <w:rFonts w:ascii="Times New Roman" w:eastAsia="바탕체" w:hAnsi="Times New Roman"/>
          <w:kern w:val="0"/>
          <w:sz w:val="22"/>
        </w:rPr>
        <w:t>㎡</w:t>
      </w:r>
    </w:p>
    <w:p w14:paraId="35736F14" w14:textId="77777777" w:rsidR="00DE42D9" w:rsidRDefault="00930A79">
      <w:pPr>
        <w:snapToGrid w:val="0"/>
        <w:spacing w:after="0" w:line="360" w:lineRule="auto"/>
        <w:ind w:left="400"/>
        <w:textAlignment w:val="baseline"/>
        <w:rPr>
          <w:rFonts w:ascii="Times New Roman" w:hAnsi="Times New Roman"/>
          <w:kern w:val="0"/>
          <w:sz w:val="22"/>
        </w:rPr>
      </w:pPr>
      <w:r>
        <w:rPr>
          <w:rFonts w:ascii="Times New Roman" w:eastAsia="바탕체" w:hAnsi="Times New Roman"/>
          <w:kern w:val="0"/>
          <w:sz w:val="22"/>
        </w:rPr>
        <w:t>7</w:t>
      </w:r>
      <w:r>
        <w:rPr>
          <w:rFonts w:ascii="Times New Roman" w:eastAsia="바탕체" w:hAnsi="Times New Roman"/>
          <w:kern w:val="0"/>
          <w:sz w:val="22"/>
        </w:rPr>
        <w:t>층</w:t>
      </w:r>
      <w:r>
        <w:rPr>
          <w:rFonts w:ascii="Times New Roman" w:eastAsia="Times New Roman" w:hAnsi="Times New Roman"/>
          <w:kern w:val="0"/>
          <w:sz w:val="22"/>
        </w:rPr>
        <w:t xml:space="preserve"> </w:t>
      </w:r>
      <w:r>
        <w:rPr>
          <w:rFonts w:ascii="Times New Roman" w:eastAsia="바탕체" w:hAnsi="Times New Roman"/>
          <w:kern w:val="0"/>
          <w:sz w:val="22"/>
        </w:rPr>
        <w:t>8,116.25</w:t>
      </w:r>
      <w:r>
        <w:rPr>
          <w:rFonts w:ascii="Times New Roman" w:eastAsia="바탕체" w:hAnsi="Times New Roman"/>
          <w:kern w:val="0"/>
          <w:sz w:val="22"/>
        </w:rPr>
        <w:t>㎡</w:t>
      </w:r>
    </w:p>
    <w:p w14:paraId="28791C4C" w14:textId="77777777" w:rsidR="00DE42D9" w:rsidRDefault="00930A79">
      <w:pPr>
        <w:snapToGrid w:val="0"/>
        <w:spacing w:after="0" w:line="360" w:lineRule="auto"/>
        <w:ind w:left="400"/>
        <w:textAlignment w:val="baseline"/>
        <w:rPr>
          <w:rFonts w:ascii="Times New Roman" w:hAnsi="Times New Roman"/>
          <w:kern w:val="0"/>
          <w:sz w:val="22"/>
        </w:rPr>
      </w:pPr>
      <w:r>
        <w:rPr>
          <w:rFonts w:ascii="Times New Roman" w:eastAsia="바탕체" w:hAnsi="Times New Roman"/>
          <w:kern w:val="0"/>
          <w:sz w:val="22"/>
        </w:rPr>
        <w:t>8</w:t>
      </w:r>
      <w:r>
        <w:rPr>
          <w:rFonts w:ascii="Times New Roman" w:eastAsia="바탕체" w:hAnsi="Times New Roman"/>
          <w:kern w:val="0"/>
          <w:sz w:val="22"/>
        </w:rPr>
        <w:t>층</w:t>
      </w:r>
      <w:r>
        <w:rPr>
          <w:rFonts w:ascii="Times New Roman" w:eastAsia="Times New Roman" w:hAnsi="Times New Roman"/>
          <w:kern w:val="0"/>
          <w:sz w:val="22"/>
        </w:rPr>
        <w:t xml:space="preserve"> </w:t>
      </w:r>
      <w:r>
        <w:rPr>
          <w:rFonts w:ascii="Times New Roman" w:eastAsia="바탕체" w:hAnsi="Times New Roman"/>
          <w:kern w:val="0"/>
          <w:sz w:val="22"/>
        </w:rPr>
        <w:t>4,088.9</w:t>
      </w:r>
      <w:r>
        <w:rPr>
          <w:rFonts w:ascii="Times New Roman" w:eastAsia="바탕체" w:hAnsi="Times New Roman"/>
          <w:kern w:val="0"/>
          <w:sz w:val="22"/>
        </w:rPr>
        <w:t>㎡</w:t>
      </w:r>
    </w:p>
    <w:p w14:paraId="493F54C5" w14:textId="77777777" w:rsidR="00DE42D9" w:rsidRDefault="00930A79">
      <w:pPr>
        <w:snapToGrid w:val="0"/>
        <w:spacing w:after="0" w:line="360" w:lineRule="auto"/>
        <w:ind w:left="400"/>
        <w:textAlignment w:val="baseline"/>
      </w:pPr>
      <w:r>
        <w:rPr>
          <w:rFonts w:ascii="Times New Roman" w:eastAsia="바탕체" w:hAnsi="Times New Roman"/>
          <w:kern w:val="0"/>
          <w:sz w:val="22"/>
        </w:rPr>
        <w:t>옥탑</w:t>
      </w:r>
      <w:r>
        <w:rPr>
          <w:rFonts w:ascii="Times New Roman" w:eastAsia="바탕체" w:hAnsi="Times New Roman"/>
          <w:kern w:val="0"/>
          <w:sz w:val="22"/>
        </w:rPr>
        <w:t>1</w:t>
      </w:r>
      <w:r>
        <w:rPr>
          <w:rFonts w:ascii="Times New Roman" w:eastAsia="바탕체" w:hAnsi="Times New Roman"/>
          <w:kern w:val="0"/>
          <w:sz w:val="22"/>
        </w:rPr>
        <w:t>층</w:t>
      </w:r>
      <w:r>
        <w:rPr>
          <w:rFonts w:ascii="Times New Roman" w:eastAsia="Times New Roman" w:hAnsi="Times New Roman"/>
          <w:kern w:val="0"/>
          <w:sz w:val="22"/>
        </w:rPr>
        <w:t xml:space="preserve"> </w:t>
      </w:r>
      <w:r>
        <w:rPr>
          <w:rFonts w:ascii="Times New Roman" w:eastAsia="바탕체" w:hAnsi="Times New Roman"/>
          <w:kern w:val="0"/>
          <w:sz w:val="22"/>
        </w:rPr>
        <w:t>103.4</w:t>
      </w:r>
      <w:r>
        <w:rPr>
          <w:rFonts w:ascii="Times New Roman" w:eastAsia="바탕체" w:hAnsi="Times New Roman"/>
          <w:kern w:val="0"/>
          <w:sz w:val="22"/>
        </w:rPr>
        <w:t>㎡</w:t>
      </w:r>
      <w:r>
        <w:rPr>
          <w:rFonts w:ascii="Times New Roman" w:eastAsia="Times New Roman" w:hAnsi="Times New Roman"/>
          <w:kern w:val="0"/>
          <w:sz w:val="22"/>
        </w:rPr>
        <w:t xml:space="preserve"> </w:t>
      </w:r>
      <w:r>
        <w:rPr>
          <w:rFonts w:ascii="Times New Roman" w:eastAsia="바탕체" w:hAnsi="Times New Roman"/>
          <w:kern w:val="0"/>
          <w:sz w:val="22"/>
        </w:rPr>
        <w:t>(</w:t>
      </w:r>
      <w:r>
        <w:rPr>
          <w:rFonts w:ascii="Times New Roman" w:eastAsia="바탕체" w:hAnsi="Times New Roman"/>
          <w:kern w:val="0"/>
          <w:sz w:val="22"/>
        </w:rPr>
        <w:t>연면적제외</w:t>
      </w:r>
      <w:r>
        <w:rPr>
          <w:rFonts w:ascii="Times New Roman" w:eastAsia="바탕체" w:hAnsi="Times New Roman"/>
          <w:kern w:val="0"/>
          <w:sz w:val="22"/>
        </w:rPr>
        <w:t>)</w:t>
      </w:r>
    </w:p>
    <w:p w14:paraId="1DA3D625" w14:textId="77777777" w:rsidR="00DE42D9" w:rsidRDefault="00930A79">
      <w:pPr>
        <w:snapToGrid w:val="0"/>
        <w:spacing w:after="0" w:line="360" w:lineRule="auto"/>
        <w:ind w:left="400"/>
        <w:textAlignment w:val="baseline"/>
        <w:rPr>
          <w:rFonts w:ascii="Times New Roman" w:eastAsia="바탕체" w:hAnsi="Times New Roman"/>
          <w:kern w:val="0"/>
          <w:sz w:val="22"/>
        </w:rPr>
      </w:pPr>
      <w:r>
        <w:rPr>
          <w:rFonts w:ascii="Times New Roman" w:eastAsia="바탕체" w:hAnsi="Times New Roman"/>
          <w:kern w:val="0"/>
          <w:sz w:val="22"/>
        </w:rPr>
        <w:t>부속건물</w:t>
      </w:r>
    </w:p>
    <w:p w14:paraId="315B1558" w14:textId="77777777" w:rsidR="00DE42D9" w:rsidRDefault="00930A79">
      <w:pPr>
        <w:snapToGrid w:val="0"/>
        <w:spacing w:after="0" w:line="360" w:lineRule="auto"/>
        <w:ind w:left="400"/>
        <w:textAlignment w:val="baseline"/>
      </w:pPr>
      <w:r>
        <w:rPr>
          <w:rFonts w:ascii="Times New Roman" w:eastAsia="바탕체" w:hAnsi="Times New Roman"/>
          <w:kern w:val="0"/>
          <w:sz w:val="22"/>
        </w:rPr>
        <w:t>철근콘크리트구조</w:t>
      </w:r>
      <w:r>
        <w:rPr>
          <w:rFonts w:ascii="Times New Roman" w:eastAsia="Times New Roman" w:hAnsi="Times New Roman"/>
          <w:kern w:val="0"/>
          <w:sz w:val="22"/>
        </w:rPr>
        <w:t xml:space="preserve"> </w:t>
      </w:r>
      <w:r>
        <w:rPr>
          <w:rFonts w:ascii="Times New Roman" w:eastAsia="바탕체" w:hAnsi="Times New Roman"/>
          <w:kern w:val="0"/>
          <w:sz w:val="22"/>
        </w:rPr>
        <w:t>단층</w:t>
      </w:r>
    </w:p>
    <w:p w14:paraId="0E4EAAE3" w14:textId="77777777" w:rsidR="00DE42D9" w:rsidRDefault="00930A79">
      <w:pPr>
        <w:snapToGrid w:val="0"/>
        <w:spacing w:after="0" w:line="360" w:lineRule="auto"/>
        <w:ind w:left="400"/>
        <w:textAlignment w:val="baseline"/>
        <w:rPr>
          <w:rFonts w:ascii="Times New Roman" w:eastAsia="바탕체" w:hAnsi="Times New Roman"/>
          <w:kern w:val="0"/>
          <w:sz w:val="22"/>
        </w:rPr>
      </w:pPr>
      <w:r>
        <w:rPr>
          <w:rFonts w:ascii="Times New Roman" w:eastAsia="바탕체" w:hAnsi="Times New Roman"/>
          <w:kern w:val="0"/>
          <w:sz w:val="22"/>
        </w:rPr>
        <w:t>경비실</w:t>
      </w:r>
      <w:r>
        <w:rPr>
          <w:rFonts w:ascii="Times New Roman" w:eastAsia="Times New Roman" w:hAnsi="Times New Roman"/>
          <w:kern w:val="0"/>
          <w:sz w:val="22"/>
        </w:rPr>
        <w:t xml:space="preserve"> </w:t>
      </w:r>
      <w:r>
        <w:rPr>
          <w:rFonts w:ascii="Times New Roman" w:eastAsia="바탕체" w:hAnsi="Times New Roman"/>
          <w:kern w:val="0"/>
          <w:sz w:val="22"/>
        </w:rPr>
        <w:t>8.82</w:t>
      </w:r>
      <w:r>
        <w:rPr>
          <w:rFonts w:ascii="Times New Roman" w:eastAsia="바탕체" w:hAnsi="Times New Roman"/>
          <w:kern w:val="0"/>
          <w:sz w:val="22"/>
        </w:rPr>
        <w:t>㎡</w:t>
      </w:r>
      <w:r>
        <w:rPr>
          <w:rFonts w:ascii="Times New Roman" w:eastAsia="Times New Roman" w:hAnsi="Times New Roman"/>
          <w:kern w:val="0"/>
          <w:sz w:val="22"/>
        </w:rPr>
        <w:t xml:space="preserve"> </w:t>
      </w:r>
      <w:r>
        <w:br w:type="page"/>
      </w:r>
    </w:p>
    <w:p w14:paraId="7AFE78BD" w14:textId="77777777" w:rsidR="00DE42D9" w:rsidRDefault="00930A79">
      <w:pPr>
        <w:snapToGrid w:val="0"/>
        <w:spacing w:after="0" w:line="360" w:lineRule="auto"/>
        <w:ind w:left="400"/>
        <w:textAlignment w:val="baseline"/>
        <w:rPr>
          <w:rFonts w:ascii="Times New Roman" w:eastAsia="바탕체" w:hAnsi="Times New Roman"/>
          <w:kern w:val="0"/>
          <w:sz w:val="22"/>
        </w:rPr>
      </w:pPr>
      <w:r>
        <w:rPr>
          <w:rFonts w:ascii="Times New Roman" w:eastAsia="바탕체" w:hAnsi="Times New Roman"/>
          <w:kern w:val="0"/>
          <w:sz w:val="22"/>
        </w:rPr>
        <w:lastRenderedPageBreak/>
        <w:t>【별지</w:t>
      </w:r>
      <w:r>
        <w:rPr>
          <w:rFonts w:ascii="Times New Roman" w:eastAsia="Times New Roman" w:hAnsi="Times New Roman"/>
          <w:kern w:val="0"/>
          <w:sz w:val="22"/>
        </w:rPr>
        <w:t xml:space="preserve"> </w:t>
      </w:r>
      <w:r>
        <w:rPr>
          <w:rFonts w:ascii="Times New Roman" w:eastAsia="바탕체" w:hAnsi="Times New Roman"/>
          <w:kern w:val="0"/>
          <w:sz w:val="22"/>
        </w:rPr>
        <w:t>2</w:t>
      </w:r>
      <w:r>
        <w:rPr>
          <w:rFonts w:ascii="Times New Roman" w:eastAsia="바탕체" w:hAnsi="Times New Roman"/>
          <w:kern w:val="0"/>
          <w:sz w:val="22"/>
        </w:rPr>
        <w:t>】</w:t>
      </w:r>
    </w:p>
    <w:p w14:paraId="0F6AE64C" w14:textId="77777777" w:rsidR="00DE42D9" w:rsidRDefault="00930A79">
      <w:pPr>
        <w:snapToGrid w:val="0"/>
        <w:spacing w:after="0" w:line="360" w:lineRule="auto"/>
        <w:ind w:left="700" w:hanging="700"/>
        <w:jc w:val="center"/>
        <w:textAlignment w:val="baseline"/>
        <w:rPr>
          <w:rFonts w:ascii="Times New Roman" w:eastAsia="바탕체" w:hAnsi="Times New Roman"/>
          <w:b/>
          <w:bCs/>
          <w:kern w:val="0"/>
          <w:sz w:val="30"/>
          <w:szCs w:val="30"/>
        </w:rPr>
      </w:pPr>
      <w:r>
        <w:rPr>
          <w:rFonts w:ascii="Times New Roman" w:eastAsia="바탕체" w:hAnsi="Times New Roman"/>
          <w:b/>
          <w:bCs/>
          <w:kern w:val="0"/>
          <w:sz w:val="30"/>
          <w:szCs w:val="30"/>
          <w:u w:val="single" w:color="000000"/>
        </w:rPr>
        <w:t>신탁계약의</w:t>
      </w:r>
      <w:r>
        <w:rPr>
          <w:rFonts w:ascii="Times New Roman" w:eastAsia="Times New Roman" w:hAnsi="Times New Roman"/>
          <w:b/>
          <w:bCs/>
          <w:kern w:val="0"/>
          <w:sz w:val="30"/>
          <w:szCs w:val="30"/>
          <w:u w:val="single" w:color="000000"/>
        </w:rPr>
        <w:t xml:space="preserve"> </w:t>
      </w:r>
      <w:r>
        <w:rPr>
          <w:rFonts w:ascii="Times New Roman" w:eastAsia="바탕체" w:hAnsi="Times New Roman"/>
          <w:b/>
          <w:bCs/>
          <w:kern w:val="0"/>
          <w:sz w:val="30"/>
          <w:szCs w:val="30"/>
          <w:u w:val="single" w:color="000000"/>
        </w:rPr>
        <w:t>내용</w:t>
      </w:r>
    </w:p>
    <w:p w14:paraId="13119A00" w14:textId="77777777" w:rsidR="00DE42D9" w:rsidRDefault="00DE42D9">
      <w:pPr>
        <w:snapToGrid w:val="0"/>
        <w:spacing w:after="0" w:line="360" w:lineRule="auto"/>
        <w:ind w:left="700" w:hanging="700"/>
        <w:textAlignment w:val="baseline"/>
        <w:rPr>
          <w:rFonts w:ascii="Times New Roman" w:eastAsia="바탕체" w:hAnsi="Times New Roman"/>
          <w:b/>
          <w:bCs/>
          <w:kern w:val="0"/>
          <w:sz w:val="22"/>
          <w:szCs w:val="30"/>
        </w:rPr>
      </w:pPr>
    </w:p>
    <w:p w14:paraId="254DA1CE" w14:textId="77777777" w:rsidR="00DE42D9" w:rsidRDefault="00930A79">
      <w:pPr>
        <w:snapToGrid w:val="0"/>
        <w:spacing w:after="0" w:line="360" w:lineRule="auto"/>
        <w:ind w:left="700" w:hanging="700"/>
        <w:textAlignment w:val="baseline"/>
        <w:rPr>
          <w:rFonts w:ascii="Times New Roman" w:eastAsia="바탕체" w:hAnsi="Times New Roman"/>
          <w:kern w:val="0"/>
          <w:sz w:val="22"/>
        </w:rPr>
      </w:pPr>
      <w:r>
        <w:rPr>
          <w:rFonts w:ascii="Times New Roman" w:eastAsia="Times New Roman" w:hAnsi="Times New Roman"/>
          <w:kern w:val="0"/>
          <w:sz w:val="22"/>
        </w:rPr>
        <w:t xml:space="preserve"> </w:t>
      </w:r>
      <w:r>
        <w:rPr>
          <w:rFonts w:ascii="Times New Roman" w:eastAsia="바탕체" w:hAnsi="Times New Roman"/>
          <w:kern w:val="0"/>
          <w:sz w:val="22"/>
        </w:rPr>
        <w:t xml:space="preserve">1. </w:t>
      </w:r>
      <w:r>
        <w:rPr>
          <w:rFonts w:ascii="Times New Roman" w:eastAsia="바탕체" w:hAnsi="Times New Roman"/>
          <w:kern w:val="0"/>
          <w:sz w:val="22"/>
        </w:rPr>
        <w:t>신탁기간</w:t>
      </w:r>
      <w:r>
        <w:rPr>
          <w:rFonts w:ascii="Times New Roman" w:eastAsia="Times New Roman" w:hAnsi="Times New Roman"/>
          <w:kern w:val="0"/>
          <w:sz w:val="22"/>
        </w:rPr>
        <w:t xml:space="preserve"> </w:t>
      </w:r>
      <w:r>
        <w:rPr>
          <w:rFonts w:ascii="Times New Roman" w:eastAsia="바탕체" w:hAnsi="Times New Roman"/>
          <w:kern w:val="0"/>
          <w:sz w:val="22"/>
        </w:rPr>
        <w:t xml:space="preserve">: </w:t>
      </w:r>
      <w:r>
        <w:rPr>
          <w:rFonts w:ascii="Times New Roman" w:eastAsia="바탕체" w:hAnsi="Times New Roman"/>
          <w:kern w:val="0"/>
          <w:sz w:val="22"/>
          <w:highlight w:val="yellow"/>
        </w:rPr>
        <w:t>2026</w:t>
      </w:r>
      <w:r>
        <w:rPr>
          <w:rFonts w:ascii="Times New Roman" w:eastAsia="바탕체" w:hAnsi="Times New Roman"/>
          <w:kern w:val="0"/>
          <w:sz w:val="22"/>
          <w:highlight w:val="yellow"/>
        </w:rPr>
        <w:t>년</w:t>
      </w:r>
      <w:r>
        <w:rPr>
          <w:rFonts w:ascii="Times New Roman" w:eastAsia="Times New Roman" w:hAnsi="Times New Roman"/>
          <w:kern w:val="0"/>
          <w:sz w:val="22"/>
          <w:highlight w:val="yellow"/>
        </w:rPr>
        <w:t xml:space="preserve"> </w:t>
      </w:r>
      <w:r>
        <w:rPr>
          <w:rFonts w:ascii="Times New Roman" w:eastAsia="바탕체" w:hAnsi="Times New Roman"/>
          <w:kern w:val="0"/>
          <w:sz w:val="22"/>
          <w:highlight w:val="yellow"/>
        </w:rPr>
        <w:t>[  ]</w:t>
      </w:r>
      <w:r>
        <w:rPr>
          <w:rFonts w:ascii="Times New Roman" w:eastAsia="바탕체" w:hAnsi="Times New Roman"/>
          <w:kern w:val="0"/>
          <w:sz w:val="22"/>
          <w:highlight w:val="yellow"/>
        </w:rPr>
        <w:t>월</w:t>
      </w:r>
      <w:r>
        <w:rPr>
          <w:rFonts w:ascii="Times New Roman" w:eastAsia="Times New Roman" w:hAnsi="Times New Roman"/>
          <w:kern w:val="0"/>
          <w:sz w:val="22"/>
          <w:highlight w:val="yellow"/>
        </w:rPr>
        <w:t xml:space="preserve"> </w:t>
      </w:r>
      <w:r>
        <w:rPr>
          <w:rFonts w:ascii="Times New Roman" w:eastAsia="바탕체" w:hAnsi="Times New Roman"/>
          <w:kern w:val="0"/>
          <w:sz w:val="22"/>
          <w:highlight w:val="yellow"/>
        </w:rPr>
        <w:t>[  ]</w:t>
      </w:r>
      <w:r>
        <w:rPr>
          <w:rFonts w:ascii="Times New Roman" w:eastAsia="바탕체" w:hAnsi="Times New Roman"/>
          <w:kern w:val="0"/>
          <w:sz w:val="22"/>
          <w:highlight w:val="yellow"/>
        </w:rPr>
        <w:t>일부터</w:t>
      </w:r>
      <w:r>
        <w:rPr>
          <w:rFonts w:ascii="Times New Roman" w:eastAsia="Times New Roman" w:hAnsi="Times New Roman"/>
          <w:kern w:val="0"/>
          <w:sz w:val="22"/>
          <w:highlight w:val="yellow"/>
        </w:rPr>
        <w:t xml:space="preserve"> </w:t>
      </w:r>
      <w:r>
        <w:rPr>
          <w:rFonts w:ascii="Times New Roman" w:eastAsia="바탕체" w:hAnsi="Times New Roman"/>
          <w:kern w:val="0"/>
          <w:sz w:val="22"/>
          <w:highlight w:val="yellow"/>
        </w:rPr>
        <w:t>20[  ]</w:t>
      </w:r>
      <w:r>
        <w:rPr>
          <w:rFonts w:ascii="Times New Roman" w:eastAsia="바탕체" w:hAnsi="Times New Roman"/>
          <w:kern w:val="0"/>
          <w:sz w:val="22"/>
          <w:highlight w:val="yellow"/>
        </w:rPr>
        <w:t>년</w:t>
      </w:r>
      <w:r>
        <w:rPr>
          <w:rFonts w:ascii="Times New Roman" w:eastAsia="Times New Roman" w:hAnsi="Times New Roman"/>
          <w:kern w:val="0"/>
          <w:sz w:val="22"/>
          <w:highlight w:val="yellow"/>
        </w:rPr>
        <w:t xml:space="preserve"> </w:t>
      </w:r>
      <w:r>
        <w:rPr>
          <w:rFonts w:ascii="Times New Roman" w:eastAsia="바탕체" w:hAnsi="Times New Roman"/>
          <w:kern w:val="0"/>
          <w:sz w:val="22"/>
          <w:highlight w:val="yellow"/>
        </w:rPr>
        <w:t>[  ]</w:t>
      </w:r>
      <w:r>
        <w:rPr>
          <w:rFonts w:ascii="Times New Roman" w:eastAsia="바탕체" w:hAnsi="Times New Roman"/>
          <w:kern w:val="0"/>
          <w:sz w:val="22"/>
          <w:highlight w:val="yellow"/>
        </w:rPr>
        <w:t>월</w:t>
      </w:r>
      <w:r>
        <w:rPr>
          <w:rFonts w:ascii="Times New Roman" w:eastAsia="Times New Roman" w:hAnsi="Times New Roman"/>
          <w:kern w:val="0"/>
          <w:sz w:val="22"/>
          <w:highlight w:val="yellow"/>
        </w:rPr>
        <w:t xml:space="preserve"> </w:t>
      </w:r>
      <w:r>
        <w:rPr>
          <w:rFonts w:ascii="Times New Roman" w:eastAsia="바탕체" w:hAnsi="Times New Roman"/>
          <w:kern w:val="0"/>
          <w:sz w:val="22"/>
          <w:highlight w:val="yellow"/>
        </w:rPr>
        <w:t>[  ]</w:t>
      </w:r>
      <w:r>
        <w:rPr>
          <w:rFonts w:ascii="Times New Roman" w:eastAsia="바탕체" w:hAnsi="Times New Roman"/>
          <w:kern w:val="0"/>
          <w:sz w:val="22"/>
          <w:highlight w:val="yellow"/>
        </w:rPr>
        <w:t>일까지</w:t>
      </w:r>
    </w:p>
    <w:p w14:paraId="2E453155" w14:textId="77777777" w:rsidR="00DE42D9" w:rsidRDefault="00930A79">
      <w:pPr>
        <w:snapToGrid w:val="0"/>
        <w:spacing w:after="0" w:line="360" w:lineRule="auto"/>
        <w:ind w:left="700" w:hanging="700"/>
        <w:textAlignment w:val="baseline"/>
      </w:pPr>
      <w:r>
        <w:rPr>
          <w:rFonts w:ascii="Times New Roman" w:eastAsia="바탕체" w:hAnsi="Times New Roman"/>
          <w:kern w:val="0"/>
          <w:sz w:val="22"/>
        </w:rPr>
        <w:tab/>
      </w:r>
      <w:r>
        <w:rPr>
          <w:rFonts w:ascii="Times New Roman" w:eastAsia="바탕체" w:hAnsi="Times New Roman"/>
          <w:kern w:val="0"/>
          <w:sz w:val="22"/>
        </w:rPr>
        <w:tab/>
        <w:t>(</w:t>
      </w:r>
      <w:r>
        <w:rPr>
          <w:rFonts w:ascii="Times New Roman" w:eastAsia="바탕체" w:hAnsi="Times New Roman"/>
          <w:kern w:val="0"/>
          <w:sz w:val="22"/>
        </w:rPr>
        <w:t>「별지</w:t>
      </w:r>
      <w:r>
        <w:rPr>
          <w:rFonts w:ascii="Times New Roman" w:eastAsia="바탕체" w:hAnsi="Times New Roman"/>
          <w:kern w:val="0"/>
          <w:sz w:val="22"/>
        </w:rPr>
        <w:t>4</w:t>
      </w:r>
      <w:r>
        <w:rPr>
          <w:rFonts w:ascii="Times New Roman" w:eastAsia="바탕체" w:hAnsi="Times New Roman"/>
          <w:kern w:val="0"/>
          <w:sz w:val="22"/>
        </w:rPr>
        <w:t>」의</w:t>
      </w:r>
      <w:r>
        <w:rPr>
          <w:rFonts w:ascii="Times New Roman" w:eastAsia="Times New Roman" w:hAnsi="Times New Roman"/>
          <w:kern w:val="0"/>
          <w:sz w:val="22"/>
        </w:rPr>
        <w:t xml:space="preserve"> </w:t>
      </w:r>
      <w:r>
        <w:rPr>
          <w:rFonts w:ascii="Times New Roman" w:eastAsia="바탕체" w:hAnsi="Times New Roman"/>
          <w:kern w:val="0"/>
          <w:sz w:val="22"/>
        </w:rPr>
        <w:t>대출원리금</w:t>
      </w:r>
      <w:r>
        <w:rPr>
          <w:rFonts w:ascii="Times New Roman" w:eastAsia="바탕체" w:hAnsi="Times New Roman"/>
          <w:kern w:val="0"/>
          <w:sz w:val="22"/>
        </w:rPr>
        <w:t xml:space="preserve"> </w:t>
      </w:r>
      <w:r>
        <w:rPr>
          <w:rFonts w:ascii="Times New Roman" w:eastAsia="바탕체" w:hAnsi="Times New Roman"/>
          <w:kern w:val="0"/>
          <w:sz w:val="22"/>
        </w:rPr>
        <w:t>전액</w:t>
      </w:r>
      <w:r>
        <w:rPr>
          <w:rFonts w:ascii="Times New Roman" w:eastAsia="바탕체" w:hAnsi="Times New Roman"/>
          <w:kern w:val="0"/>
          <w:sz w:val="22"/>
        </w:rPr>
        <w:t xml:space="preserve"> </w:t>
      </w:r>
      <w:r>
        <w:rPr>
          <w:rFonts w:ascii="Times New Roman" w:eastAsia="바탕체" w:hAnsi="Times New Roman"/>
          <w:kern w:val="0"/>
          <w:sz w:val="22"/>
        </w:rPr>
        <w:t>상환일과</w:t>
      </w:r>
      <w:r>
        <w:rPr>
          <w:rFonts w:ascii="Times New Roman" w:eastAsia="바탕체"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순위</w:t>
      </w:r>
      <w:r>
        <w:rPr>
          <w:rFonts w:ascii="Times New Roman" w:eastAsia="바탕체" w:hAnsi="Times New Roman"/>
          <w:kern w:val="0"/>
          <w:sz w:val="22"/>
        </w:rPr>
        <w:t xml:space="preserve"> </w:t>
      </w:r>
      <w:r>
        <w:rPr>
          <w:rFonts w:ascii="Times New Roman" w:eastAsia="바탕체" w:hAnsi="Times New Roman"/>
          <w:kern w:val="0"/>
          <w:sz w:val="22"/>
        </w:rPr>
        <w:t>우선수익자의</w:t>
      </w:r>
      <w:r>
        <w:rPr>
          <w:rFonts w:ascii="Times New Roman" w:eastAsia="바탕체" w:hAnsi="Times New Roman"/>
          <w:kern w:val="0"/>
          <w:sz w:val="22"/>
        </w:rPr>
        <w:t xml:space="preserve"> </w:t>
      </w:r>
      <w:r>
        <w:rPr>
          <w:rFonts w:ascii="Times New Roman" w:eastAsia="바탕체" w:hAnsi="Times New Roman"/>
          <w:kern w:val="0"/>
          <w:sz w:val="22"/>
        </w:rPr>
        <w:t>피담보채권</w:t>
      </w:r>
      <w:r>
        <w:rPr>
          <w:rFonts w:ascii="Times New Roman" w:eastAsia="바탕체" w:hAnsi="Times New Roman"/>
          <w:kern w:val="0"/>
          <w:sz w:val="22"/>
        </w:rPr>
        <w:t>(</w:t>
      </w:r>
      <w:r>
        <w:rPr>
          <w:rFonts w:ascii="Times New Roman" w:eastAsia="바탕체" w:hAnsi="Times New Roman"/>
          <w:kern w:val="0"/>
          <w:sz w:val="22"/>
        </w:rPr>
        <w:t>임대차보증금</w:t>
      </w:r>
      <w:r>
        <w:rPr>
          <w:rFonts w:ascii="Times New Roman" w:eastAsia="바탕체" w:hAnsi="Times New Roman"/>
          <w:kern w:val="0"/>
          <w:sz w:val="22"/>
        </w:rPr>
        <w:t xml:space="preserve"> </w:t>
      </w:r>
      <w:r>
        <w:rPr>
          <w:rFonts w:ascii="Times New Roman" w:eastAsia="바탕체" w:hAnsi="Times New Roman"/>
          <w:kern w:val="0"/>
          <w:sz w:val="22"/>
        </w:rPr>
        <w:t>반환채권</w:t>
      </w:r>
      <w:r>
        <w:rPr>
          <w:rFonts w:ascii="Times New Roman" w:eastAsia="바탕체" w:hAnsi="Times New Roman"/>
          <w:kern w:val="0"/>
          <w:sz w:val="22"/>
        </w:rPr>
        <w:t xml:space="preserve">) </w:t>
      </w:r>
      <w:r>
        <w:rPr>
          <w:rFonts w:ascii="Times New Roman" w:eastAsia="바탕체" w:hAnsi="Times New Roman"/>
          <w:kern w:val="0"/>
          <w:sz w:val="22"/>
        </w:rPr>
        <w:t>소멸일</w:t>
      </w:r>
      <w:r>
        <w:rPr>
          <w:rFonts w:ascii="Times New Roman" w:eastAsia="바탕체" w:hAnsi="Times New Roman"/>
          <w:kern w:val="0"/>
          <w:sz w:val="22"/>
        </w:rPr>
        <w:t>(</w:t>
      </w:r>
      <w:r>
        <w:rPr>
          <w:rFonts w:ascii="Times New Roman" w:eastAsia="바탕체" w:hAnsi="Times New Roman"/>
          <w:kern w:val="0"/>
          <w:sz w:val="22"/>
        </w:rPr>
        <w:t>위탁자가</w:t>
      </w:r>
      <w:r>
        <w:rPr>
          <w:rFonts w:ascii="Times New Roman" w:eastAsia="바탕체"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순위</w:t>
      </w:r>
      <w:r>
        <w:rPr>
          <w:rFonts w:ascii="Times New Roman" w:eastAsia="바탕체" w:hAnsi="Times New Roman"/>
          <w:kern w:val="0"/>
          <w:sz w:val="22"/>
        </w:rPr>
        <w:t xml:space="preserve"> </w:t>
      </w:r>
      <w:r>
        <w:rPr>
          <w:rFonts w:ascii="Times New Roman" w:eastAsia="바탕체" w:hAnsi="Times New Roman"/>
          <w:kern w:val="0"/>
          <w:sz w:val="22"/>
        </w:rPr>
        <w:t>우선수익자에게</w:t>
      </w:r>
      <w:r>
        <w:rPr>
          <w:rFonts w:ascii="Times New Roman" w:eastAsia="바탕체" w:hAnsi="Times New Roman"/>
          <w:kern w:val="0"/>
          <w:sz w:val="22"/>
        </w:rPr>
        <w:t xml:space="preserve"> </w:t>
      </w:r>
      <w:r>
        <w:rPr>
          <w:rFonts w:ascii="Times New Roman" w:eastAsia="바탕체" w:hAnsi="Times New Roman"/>
          <w:kern w:val="0"/>
          <w:sz w:val="22"/>
        </w:rPr>
        <w:t>대체담보를</w:t>
      </w:r>
      <w:r>
        <w:rPr>
          <w:rFonts w:ascii="Times New Roman" w:eastAsia="바탕체" w:hAnsi="Times New Roman"/>
          <w:kern w:val="0"/>
          <w:sz w:val="22"/>
        </w:rPr>
        <w:t xml:space="preserve"> </w:t>
      </w:r>
      <w:r>
        <w:rPr>
          <w:rFonts w:ascii="Times New Roman" w:eastAsia="바탕체" w:hAnsi="Times New Roman"/>
          <w:kern w:val="0"/>
          <w:sz w:val="22"/>
        </w:rPr>
        <w:t>제공한</w:t>
      </w:r>
      <w:r>
        <w:rPr>
          <w:rFonts w:ascii="Times New Roman" w:eastAsia="바탕체" w:hAnsi="Times New Roman"/>
          <w:kern w:val="0"/>
          <w:sz w:val="22"/>
        </w:rPr>
        <w:t xml:space="preserve"> </w:t>
      </w:r>
      <w:r>
        <w:rPr>
          <w:rFonts w:ascii="Times New Roman" w:eastAsia="바탕체" w:hAnsi="Times New Roman"/>
          <w:kern w:val="0"/>
          <w:sz w:val="22"/>
        </w:rPr>
        <w:t>경우</w:t>
      </w:r>
      <w:r>
        <w:rPr>
          <w:rFonts w:ascii="Times New Roman" w:eastAsia="바탕체" w:hAnsi="Times New Roman"/>
          <w:kern w:val="0"/>
          <w:sz w:val="22"/>
        </w:rPr>
        <w:t xml:space="preserve"> </w:t>
      </w:r>
      <w:r>
        <w:rPr>
          <w:rFonts w:ascii="Times New Roman" w:eastAsia="바탕체" w:hAnsi="Times New Roman"/>
          <w:kern w:val="0"/>
          <w:sz w:val="22"/>
        </w:rPr>
        <w:t>그</w:t>
      </w:r>
      <w:r>
        <w:rPr>
          <w:rFonts w:ascii="Times New Roman" w:eastAsia="바탕체" w:hAnsi="Times New Roman"/>
          <w:kern w:val="0"/>
          <w:sz w:val="22"/>
        </w:rPr>
        <w:t xml:space="preserve"> </w:t>
      </w:r>
      <w:r>
        <w:rPr>
          <w:rFonts w:ascii="Times New Roman" w:eastAsia="바탕체" w:hAnsi="Times New Roman"/>
          <w:kern w:val="0"/>
          <w:sz w:val="22"/>
        </w:rPr>
        <w:t>제공일</w:t>
      </w:r>
      <w:r>
        <w:rPr>
          <w:rFonts w:ascii="Times New Roman" w:eastAsia="바탕체" w:hAnsi="Times New Roman"/>
          <w:kern w:val="0"/>
          <w:sz w:val="22"/>
        </w:rPr>
        <w:t xml:space="preserve">) </w:t>
      </w:r>
      <w:r>
        <w:rPr>
          <w:rFonts w:ascii="Times New Roman" w:eastAsia="바탕체" w:hAnsi="Times New Roman"/>
          <w:kern w:val="0"/>
          <w:sz w:val="22"/>
        </w:rPr>
        <w:t>중</w:t>
      </w:r>
      <w:r>
        <w:rPr>
          <w:rFonts w:ascii="Times New Roman" w:eastAsia="바탕체" w:hAnsi="Times New Roman"/>
          <w:kern w:val="0"/>
          <w:sz w:val="22"/>
        </w:rPr>
        <w:t xml:space="preserve"> </w:t>
      </w:r>
      <w:r>
        <w:rPr>
          <w:rFonts w:ascii="Times New Roman" w:eastAsia="바탕체" w:hAnsi="Times New Roman"/>
          <w:kern w:val="0"/>
          <w:sz w:val="22"/>
        </w:rPr>
        <w:t>늦은</w:t>
      </w:r>
      <w:r>
        <w:rPr>
          <w:rFonts w:ascii="Times New Roman" w:eastAsia="바탕체" w:hAnsi="Times New Roman"/>
          <w:kern w:val="0"/>
          <w:sz w:val="22"/>
        </w:rPr>
        <w:t xml:space="preserve"> </w:t>
      </w:r>
      <w:r>
        <w:rPr>
          <w:rFonts w:ascii="Times New Roman" w:eastAsia="바탕체" w:hAnsi="Times New Roman"/>
          <w:kern w:val="0"/>
          <w:sz w:val="22"/>
        </w:rPr>
        <w:t>날까지</w:t>
      </w:r>
      <w:r>
        <w:rPr>
          <w:rFonts w:ascii="Times New Roman" w:eastAsia="Times New Roman" w:hAnsi="Times New Roman"/>
          <w:kern w:val="0"/>
          <w:sz w:val="22"/>
        </w:rPr>
        <w:t xml:space="preserve"> </w:t>
      </w:r>
      <w:r>
        <w:rPr>
          <w:rFonts w:ascii="Times New Roman" w:eastAsia="바탕체" w:hAnsi="Times New Roman"/>
          <w:kern w:val="0"/>
          <w:sz w:val="22"/>
        </w:rPr>
        <w:t>자동</w:t>
      </w:r>
      <w:r>
        <w:rPr>
          <w:rFonts w:ascii="Times New Roman" w:eastAsia="Times New Roman" w:hAnsi="Times New Roman"/>
          <w:kern w:val="0"/>
          <w:sz w:val="22"/>
        </w:rPr>
        <w:t xml:space="preserve"> </w:t>
      </w:r>
      <w:r>
        <w:rPr>
          <w:rFonts w:ascii="Times New Roman" w:eastAsia="바탕체" w:hAnsi="Times New Roman"/>
          <w:kern w:val="0"/>
          <w:sz w:val="22"/>
        </w:rPr>
        <w:t>연장됨</w:t>
      </w:r>
      <w:r>
        <w:rPr>
          <w:rFonts w:ascii="Times New Roman" w:eastAsia="바탕체" w:hAnsi="Times New Roman"/>
          <w:kern w:val="0"/>
          <w:sz w:val="22"/>
        </w:rPr>
        <w:t>)</w:t>
      </w:r>
    </w:p>
    <w:p w14:paraId="2F824706"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33EB6D0C" w14:textId="77777777" w:rsidR="00DE42D9" w:rsidRDefault="00930A79">
      <w:pPr>
        <w:snapToGrid w:val="0"/>
        <w:spacing w:after="0" w:line="360" w:lineRule="auto"/>
        <w:ind w:left="700" w:hanging="700"/>
        <w:textAlignment w:val="baseline"/>
        <w:rPr>
          <w:rFonts w:ascii="Times New Roman" w:eastAsia="바탕체" w:hAnsi="Times New Roman"/>
          <w:kern w:val="0"/>
          <w:sz w:val="22"/>
        </w:rPr>
      </w:pPr>
      <w:r>
        <w:rPr>
          <w:rFonts w:ascii="Times New Roman" w:eastAsia="바탕체" w:hAnsi="Times New Roman"/>
          <w:kern w:val="0"/>
          <w:sz w:val="22"/>
        </w:rPr>
        <w:t xml:space="preserve"> 2. </w:t>
      </w:r>
      <w:r>
        <w:rPr>
          <w:rFonts w:ascii="Times New Roman" w:eastAsia="바탕체" w:hAnsi="Times New Roman"/>
          <w:kern w:val="0"/>
          <w:sz w:val="22"/>
        </w:rPr>
        <w:t>수</w:t>
      </w:r>
      <w:r>
        <w:rPr>
          <w:rFonts w:ascii="Times New Roman" w:eastAsia="바탕체" w:hAnsi="Times New Roman"/>
          <w:kern w:val="0"/>
          <w:sz w:val="22"/>
        </w:rPr>
        <w:t xml:space="preserve"> </w:t>
      </w:r>
      <w:r>
        <w:rPr>
          <w:rFonts w:ascii="Times New Roman" w:eastAsia="바탕체" w:hAnsi="Times New Roman"/>
          <w:kern w:val="0"/>
          <w:sz w:val="22"/>
        </w:rPr>
        <w:t>익</w:t>
      </w:r>
      <w:r>
        <w:rPr>
          <w:rFonts w:ascii="Times New Roman" w:eastAsia="바탕체" w:hAnsi="Times New Roman"/>
          <w:kern w:val="0"/>
          <w:sz w:val="22"/>
        </w:rPr>
        <w:t xml:space="preserve"> </w:t>
      </w:r>
      <w:r>
        <w:rPr>
          <w:rFonts w:ascii="Times New Roman" w:eastAsia="바탕체" w:hAnsi="Times New Roman"/>
          <w:kern w:val="0"/>
          <w:sz w:val="22"/>
        </w:rPr>
        <w:t>자</w:t>
      </w:r>
    </w:p>
    <w:tbl>
      <w:tblPr>
        <w:tblW w:w="8907" w:type="dxa"/>
        <w:tblInd w:w="528" w:type="dxa"/>
        <w:tblLayout w:type="fixed"/>
        <w:tblCellMar>
          <w:top w:w="28" w:type="dxa"/>
          <w:left w:w="102" w:type="dxa"/>
          <w:bottom w:w="28" w:type="dxa"/>
          <w:right w:w="102" w:type="dxa"/>
        </w:tblCellMar>
        <w:tblLook w:val="04A0" w:firstRow="1" w:lastRow="0" w:firstColumn="1" w:lastColumn="0" w:noHBand="0" w:noVBand="1"/>
      </w:tblPr>
      <w:tblGrid>
        <w:gridCol w:w="1307"/>
        <w:gridCol w:w="1652"/>
        <w:gridCol w:w="3114"/>
        <w:gridCol w:w="2834"/>
      </w:tblGrid>
      <w:tr w:rsidR="00DE42D9" w14:paraId="485F4D2F" w14:textId="77777777">
        <w:trPr>
          <w:trHeight w:val="244"/>
        </w:trPr>
        <w:tc>
          <w:tcPr>
            <w:tcW w:w="1307" w:type="dxa"/>
            <w:tcBorders>
              <w:top w:val="single" w:sz="2" w:space="0" w:color="000000"/>
              <w:left w:val="single" w:sz="2" w:space="0" w:color="000000"/>
              <w:bottom w:val="single" w:sz="2" w:space="0" w:color="000000"/>
              <w:right w:val="single" w:sz="2" w:space="0" w:color="000000"/>
            </w:tcBorders>
            <w:vAlign w:val="center"/>
          </w:tcPr>
          <w:p w14:paraId="69C34437" w14:textId="77777777" w:rsidR="00DE42D9" w:rsidRDefault="00930A79">
            <w:pPr>
              <w:snapToGrid w:val="0"/>
              <w:spacing w:after="0" w:line="240" w:lineRule="auto"/>
              <w:jc w:val="center"/>
              <w:textAlignment w:val="baseline"/>
            </w:pPr>
            <w:r>
              <w:rPr>
                <w:rFonts w:ascii="Times New Roman" w:eastAsia="바탕체" w:hAnsi="Times New Roman"/>
                <w:b/>
                <w:kern w:val="0"/>
                <w:sz w:val="22"/>
              </w:rPr>
              <w:t>구</w:t>
            </w:r>
            <w:r>
              <w:rPr>
                <w:rFonts w:ascii="Times New Roman" w:eastAsia="Times New Roman" w:hAnsi="Times New Roman"/>
                <w:b/>
                <w:kern w:val="0"/>
                <w:sz w:val="22"/>
              </w:rPr>
              <w:t xml:space="preserve"> </w:t>
            </w:r>
            <w:r>
              <w:rPr>
                <w:rFonts w:ascii="Times New Roman" w:eastAsia="바탕체" w:hAnsi="Times New Roman"/>
                <w:b/>
                <w:kern w:val="0"/>
                <w:sz w:val="22"/>
              </w:rPr>
              <w:t>분</w:t>
            </w:r>
          </w:p>
        </w:tc>
        <w:tc>
          <w:tcPr>
            <w:tcW w:w="4766" w:type="dxa"/>
            <w:gridSpan w:val="2"/>
            <w:tcBorders>
              <w:top w:val="single" w:sz="2" w:space="0" w:color="000000"/>
              <w:left w:val="single" w:sz="2" w:space="0" w:color="000000"/>
              <w:bottom w:val="single" w:sz="4" w:space="0" w:color="000000"/>
              <w:right w:val="single" w:sz="2" w:space="0" w:color="000000"/>
            </w:tcBorders>
            <w:vAlign w:val="center"/>
          </w:tcPr>
          <w:p w14:paraId="031CF08A" w14:textId="77777777" w:rsidR="00DE42D9" w:rsidRDefault="00930A79">
            <w:pPr>
              <w:snapToGrid w:val="0"/>
              <w:spacing w:after="0" w:line="240" w:lineRule="auto"/>
              <w:jc w:val="center"/>
              <w:textAlignment w:val="baseline"/>
              <w:rPr>
                <w:rFonts w:ascii="Times New Roman" w:hAnsi="Times New Roman"/>
                <w:b/>
                <w:kern w:val="0"/>
                <w:sz w:val="22"/>
              </w:rPr>
            </w:pPr>
            <w:r>
              <w:rPr>
                <w:rFonts w:ascii="Times New Roman" w:eastAsia="바탕체" w:hAnsi="Times New Roman"/>
                <w:b/>
                <w:kern w:val="0"/>
                <w:sz w:val="22"/>
              </w:rPr>
              <w:t>신탁원본</w:t>
            </w:r>
            <w:r>
              <w:rPr>
                <w:rFonts w:ascii="Times New Roman" w:eastAsia="Times New Roman" w:hAnsi="Times New Roman"/>
                <w:b/>
                <w:kern w:val="0"/>
                <w:sz w:val="22"/>
              </w:rPr>
              <w:t xml:space="preserve"> </w:t>
            </w:r>
            <w:r>
              <w:rPr>
                <w:rFonts w:ascii="Times New Roman" w:eastAsia="바탕체" w:hAnsi="Times New Roman"/>
                <w:b/>
                <w:kern w:val="0"/>
                <w:sz w:val="22"/>
              </w:rPr>
              <w:t>우선수익자</w:t>
            </w:r>
          </w:p>
        </w:tc>
        <w:tc>
          <w:tcPr>
            <w:tcW w:w="2834" w:type="dxa"/>
            <w:tcBorders>
              <w:top w:val="single" w:sz="2" w:space="0" w:color="000000"/>
              <w:left w:val="single" w:sz="2" w:space="0" w:color="000000"/>
              <w:bottom w:val="single" w:sz="4" w:space="0" w:color="000000"/>
              <w:right w:val="single" w:sz="2" w:space="0" w:color="000000"/>
            </w:tcBorders>
            <w:vAlign w:val="center"/>
          </w:tcPr>
          <w:p w14:paraId="08448998" w14:textId="77777777" w:rsidR="00DE42D9" w:rsidRDefault="00930A79">
            <w:pPr>
              <w:snapToGrid w:val="0"/>
              <w:spacing w:after="0" w:line="240" w:lineRule="auto"/>
              <w:jc w:val="center"/>
              <w:textAlignment w:val="baseline"/>
              <w:rPr>
                <w:rFonts w:ascii="Times New Roman" w:hAnsi="Times New Roman"/>
                <w:b/>
                <w:kern w:val="0"/>
                <w:sz w:val="22"/>
              </w:rPr>
            </w:pPr>
            <w:r>
              <w:rPr>
                <w:rFonts w:ascii="Times New Roman" w:eastAsia="바탕체" w:hAnsi="Times New Roman"/>
                <w:b/>
                <w:kern w:val="0"/>
                <w:sz w:val="22"/>
              </w:rPr>
              <w:t>수익권증서</w:t>
            </w:r>
            <w:r>
              <w:rPr>
                <w:rFonts w:ascii="Times New Roman" w:eastAsia="Times New Roman" w:hAnsi="Times New Roman"/>
                <w:b/>
                <w:kern w:val="0"/>
                <w:sz w:val="22"/>
              </w:rPr>
              <w:t xml:space="preserve"> </w:t>
            </w:r>
            <w:r>
              <w:rPr>
                <w:rFonts w:ascii="Times New Roman" w:eastAsia="바탕체" w:hAnsi="Times New Roman"/>
                <w:b/>
                <w:kern w:val="0"/>
                <w:sz w:val="22"/>
              </w:rPr>
              <w:t>발행금액</w:t>
            </w:r>
          </w:p>
        </w:tc>
      </w:tr>
      <w:tr w:rsidR="00DE42D9" w14:paraId="220B1F95" w14:textId="77777777">
        <w:trPr>
          <w:trHeight w:val="263"/>
        </w:trPr>
        <w:tc>
          <w:tcPr>
            <w:tcW w:w="1307" w:type="dxa"/>
            <w:vMerge w:val="restart"/>
            <w:tcBorders>
              <w:left w:val="single" w:sz="2" w:space="0" w:color="000000"/>
              <w:right w:val="single" w:sz="4" w:space="0" w:color="000000"/>
            </w:tcBorders>
            <w:tcMar>
              <w:top w:w="15" w:type="dxa"/>
              <w:left w:w="15" w:type="dxa"/>
              <w:bottom w:w="15" w:type="dxa"/>
              <w:right w:w="15" w:type="dxa"/>
            </w:tcMar>
            <w:vAlign w:val="center"/>
          </w:tcPr>
          <w:p w14:paraId="0B20E10E" w14:textId="77777777" w:rsidR="00DE42D9" w:rsidRDefault="00930A79">
            <w:pPr>
              <w:widowControl/>
              <w:autoSpaceDE/>
              <w:snapToGrid w:val="0"/>
              <w:spacing w:after="0" w:line="240" w:lineRule="auto"/>
              <w:jc w:val="center"/>
              <w:rPr>
                <w:rFonts w:ascii="Times New Roman" w:eastAsia="바탕체" w:hAnsi="Times New Roman"/>
                <w:color w:val="000000"/>
                <w:kern w:val="0"/>
                <w:sz w:val="22"/>
              </w:rPr>
            </w:pPr>
            <w:r>
              <w:rPr>
                <w:rFonts w:ascii="Times New Roman" w:eastAsia="바탕체" w:hAnsi="Times New Roman"/>
                <w:color w:val="000000"/>
                <w:kern w:val="0"/>
                <w:sz w:val="22"/>
              </w:rPr>
              <w:t>제</w:t>
            </w:r>
            <w:r>
              <w:rPr>
                <w:rFonts w:ascii="Times New Roman" w:eastAsia="바탕체" w:hAnsi="Times New Roman"/>
                <w:color w:val="000000"/>
                <w:kern w:val="0"/>
                <w:sz w:val="22"/>
              </w:rPr>
              <w:t>1</w:t>
            </w:r>
            <w:r>
              <w:rPr>
                <w:rFonts w:ascii="Times New Roman" w:eastAsia="바탕체" w:hAnsi="Times New Roman"/>
                <w:color w:val="000000"/>
                <w:kern w:val="0"/>
                <w:sz w:val="22"/>
              </w:rPr>
              <w:t>순위</w:t>
            </w:r>
          </w:p>
          <w:p w14:paraId="07668A3D" w14:textId="77777777" w:rsidR="00DE42D9" w:rsidRDefault="00930A79">
            <w:pPr>
              <w:snapToGrid w:val="0"/>
              <w:spacing w:after="0" w:line="240" w:lineRule="auto"/>
              <w:jc w:val="center"/>
              <w:rPr>
                <w:rFonts w:ascii="Times New Roman" w:eastAsia="바탕체" w:hAnsi="Times New Roman"/>
                <w:color w:val="000000"/>
                <w:kern w:val="0"/>
                <w:sz w:val="22"/>
              </w:rPr>
            </w:pPr>
            <w:r>
              <w:rPr>
                <w:rFonts w:ascii="Times New Roman" w:eastAsia="바탕체" w:hAnsi="Times New Roman"/>
                <w:color w:val="000000"/>
                <w:kern w:val="0"/>
                <w:sz w:val="22"/>
              </w:rPr>
              <w:t>우선수익자</w:t>
            </w:r>
          </w:p>
        </w:tc>
        <w:tc>
          <w:tcPr>
            <w:tcW w:w="1652" w:type="dxa"/>
            <w:tcBorders>
              <w:top w:val="single" w:sz="4" w:space="0" w:color="000000"/>
              <w:left w:val="single" w:sz="4" w:space="0" w:color="000000"/>
              <w:bottom w:val="dotted" w:sz="4" w:space="0" w:color="000000"/>
              <w:right w:val="single" w:sz="2" w:space="0" w:color="000000"/>
            </w:tcBorders>
            <w:tcMar>
              <w:top w:w="15" w:type="dxa"/>
              <w:left w:w="15" w:type="dxa"/>
              <w:bottom w:w="15" w:type="dxa"/>
              <w:right w:w="15" w:type="dxa"/>
            </w:tcMar>
            <w:vAlign w:val="center"/>
          </w:tcPr>
          <w:p w14:paraId="03D209D3" w14:textId="77777777" w:rsidR="00DE42D9" w:rsidRDefault="00930A79">
            <w:pPr>
              <w:snapToGrid w:val="0"/>
              <w:spacing w:after="0" w:line="240" w:lineRule="auto"/>
              <w:jc w:val="center"/>
              <w:textAlignment w:val="baseline"/>
              <w:rPr>
                <w:rFonts w:ascii="Times New Roman" w:hAnsi="Times New Roman"/>
                <w:kern w:val="0"/>
                <w:sz w:val="22"/>
              </w:rPr>
            </w:pPr>
            <w:r>
              <w:rPr>
                <w:rFonts w:ascii="Times New Roman" w:eastAsia="바탕체" w:hAnsi="Times New Roman"/>
                <w:kern w:val="0"/>
                <w:sz w:val="22"/>
              </w:rPr>
              <w:t>상</w:t>
            </w:r>
            <w:r>
              <w:rPr>
                <w:rFonts w:ascii="Times New Roman" w:eastAsia="Times New Roman" w:hAnsi="Times New Roman"/>
                <w:kern w:val="0"/>
                <w:sz w:val="22"/>
              </w:rPr>
              <w:t xml:space="preserve"> </w:t>
            </w:r>
            <w:r>
              <w:rPr>
                <w:rFonts w:ascii="Times New Roman" w:eastAsia="바탕체" w:hAnsi="Times New Roman"/>
                <w:kern w:val="0"/>
                <w:sz w:val="22"/>
              </w:rPr>
              <w:t>호</w:t>
            </w:r>
          </w:p>
        </w:tc>
        <w:tc>
          <w:tcPr>
            <w:tcW w:w="3114" w:type="dxa"/>
            <w:tcBorders>
              <w:top w:val="single" w:sz="4" w:space="0" w:color="000000"/>
              <w:left w:val="single" w:sz="2" w:space="0" w:color="000000"/>
              <w:bottom w:val="dotted" w:sz="4" w:space="0" w:color="000000"/>
              <w:right w:val="single" w:sz="2" w:space="0" w:color="000000"/>
            </w:tcBorders>
            <w:tcMar>
              <w:top w:w="15" w:type="dxa"/>
              <w:left w:w="15" w:type="dxa"/>
              <w:bottom w:w="15" w:type="dxa"/>
              <w:right w:w="15" w:type="dxa"/>
            </w:tcMar>
            <w:vAlign w:val="center"/>
          </w:tcPr>
          <w:p w14:paraId="2BCF97F4" w14:textId="77777777" w:rsidR="00DE42D9" w:rsidRDefault="00930A79">
            <w:pPr>
              <w:snapToGrid w:val="0"/>
              <w:spacing w:after="0" w:line="240" w:lineRule="auto"/>
              <w:jc w:val="center"/>
              <w:textAlignment w:val="baseline"/>
              <w:rPr>
                <w:rFonts w:ascii="Times New Roman" w:eastAsia="바탕체" w:hAnsi="Times New Roman"/>
                <w:kern w:val="0"/>
                <w:sz w:val="22"/>
              </w:rPr>
            </w:pPr>
            <w:r>
              <w:rPr>
                <w:rFonts w:ascii="Times New Roman" w:eastAsia="바탕체" w:hAnsi="Times New Roman"/>
                <w:kern w:val="0"/>
                <w:sz w:val="22"/>
              </w:rPr>
              <w:t>쿠팡</w:t>
            </w:r>
            <w:r>
              <w:rPr>
                <w:rFonts w:ascii="Times New Roman" w:eastAsia="바탕체" w:hAnsi="Times New Roman"/>
                <w:kern w:val="0"/>
                <w:sz w:val="22"/>
              </w:rPr>
              <w:t xml:space="preserve"> </w:t>
            </w:r>
            <w:r>
              <w:rPr>
                <w:rFonts w:ascii="Times New Roman" w:eastAsia="바탕체" w:hAnsi="Times New Roman"/>
                <w:kern w:val="0"/>
                <w:sz w:val="22"/>
              </w:rPr>
              <w:t>주식회사</w:t>
            </w:r>
          </w:p>
        </w:tc>
        <w:tc>
          <w:tcPr>
            <w:tcW w:w="2834" w:type="dxa"/>
            <w:vMerge w:val="restart"/>
            <w:tcBorders>
              <w:top w:val="single" w:sz="4" w:space="0" w:color="000000"/>
              <w:left w:val="single" w:sz="2" w:space="0" w:color="000000"/>
              <w:right w:val="single" w:sz="2" w:space="0" w:color="000000"/>
            </w:tcBorders>
            <w:tcMar>
              <w:top w:w="15" w:type="dxa"/>
              <w:left w:w="15" w:type="dxa"/>
              <w:bottom w:w="15" w:type="dxa"/>
              <w:right w:w="15" w:type="dxa"/>
            </w:tcMar>
            <w:vAlign w:val="center"/>
          </w:tcPr>
          <w:p w14:paraId="56053D3D" w14:textId="77777777" w:rsidR="00DE42D9" w:rsidRDefault="00930A7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color w:val="000000"/>
                <w:kern w:val="0"/>
                <w:sz w:val="22"/>
              </w:rPr>
              <w:t>금</w:t>
            </w:r>
            <w:r>
              <w:rPr>
                <w:rFonts w:ascii="Times New Roman" w:eastAsia="바탕체" w:hAnsi="Times New Roman"/>
                <w:color w:val="000000"/>
                <w:kern w:val="0"/>
                <w:sz w:val="22"/>
              </w:rPr>
              <w:t>2,132,586,000</w:t>
            </w:r>
            <w:r>
              <w:rPr>
                <w:rFonts w:ascii="Times New Roman" w:eastAsia="바탕체" w:hAnsi="Times New Roman"/>
                <w:color w:val="000000"/>
                <w:kern w:val="0"/>
                <w:sz w:val="22"/>
              </w:rPr>
              <w:t>원</w:t>
            </w:r>
          </w:p>
        </w:tc>
      </w:tr>
      <w:tr w:rsidR="00DE42D9" w14:paraId="14C73045" w14:textId="77777777">
        <w:trPr>
          <w:trHeight w:val="358"/>
        </w:trPr>
        <w:tc>
          <w:tcPr>
            <w:tcW w:w="1307" w:type="dxa"/>
            <w:vMerge/>
            <w:tcBorders>
              <w:left w:val="single" w:sz="2" w:space="0" w:color="000000"/>
              <w:right w:val="single" w:sz="4" w:space="0" w:color="000000"/>
            </w:tcBorders>
            <w:tcMar>
              <w:top w:w="15" w:type="dxa"/>
              <w:left w:w="15" w:type="dxa"/>
              <w:bottom w:w="15" w:type="dxa"/>
              <w:right w:w="15" w:type="dxa"/>
            </w:tcMar>
            <w:vAlign w:val="center"/>
          </w:tcPr>
          <w:p w14:paraId="1FC7697A" w14:textId="77777777" w:rsidR="00DE42D9" w:rsidRDefault="00DE42D9">
            <w:pPr>
              <w:snapToGrid w:val="0"/>
              <w:spacing w:after="0" w:line="240" w:lineRule="auto"/>
              <w:jc w:val="center"/>
              <w:rPr>
                <w:rFonts w:ascii="Times New Roman" w:eastAsia="바탕체" w:hAnsi="Times New Roman"/>
                <w:color w:val="000000"/>
                <w:kern w:val="0"/>
                <w:sz w:val="22"/>
              </w:rPr>
            </w:pPr>
          </w:p>
        </w:tc>
        <w:tc>
          <w:tcPr>
            <w:tcW w:w="1652" w:type="dxa"/>
            <w:tcBorders>
              <w:top w:val="dotted" w:sz="4" w:space="0" w:color="000000"/>
              <w:left w:val="single" w:sz="4" w:space="0" w:color="000000"/>
              <w:right w:val="single" w:sz="2" w:space="0" w:color="000000"/>
            </w:tcBorders>
            <w:tcMar>
              <w:top w:w="15" w:type="dxa"/>
              <w:left w:w="15" w:type="dxa"/>
              <w:bottom w:w="15" w:type="dxa"/>
              <w:right w:w="15" w:type="dxa"/>
            </w:tcMar>
            <w:vAlign w:val="center"/>
          </w:tcPr>
          <w:p w14:paraId="402638B3" w14:textId="77777777" w:rsidR="00DE42D9" w:rsidRDefault="00930A79">
            <w:pPr>
              <w:snapToGrid w:val="0"/>
              <w:spacing w:after="0" w:line="240" w:lineRule="auto"/>
              <w:jc w:val="center"/>
              <w:textAlignment w:val="baseline"/>
              <w:rPr>
                <w:rFonts w:ascii="Times New Roman" w:eastAsia="바탕체" w:hAnsi="Times New Roman"/>
                <w:kern w:val="0"/>
                <w:sz w:val="22"/>
              </w:rPr>
            </w:pPr>
            <w:r>
              <w:rPr>
                <w:rFonts w:ascii="Times New Roman" w:eastAsia="바탕체" w:hAnsi="Times New Roman"/>
                <w:kern w:val="0"/>
                <w:sz w:val="22"/>
              </w:rPr>
              <w:t>법인등록번호</w:t>
            </w:r>
          </w:p>
        </w:tc>
        <w:tc>
          <w:tcPr>
            <w:tcW w:w="3114" w:type="dxa"/>
            <w:tcBorders>
              <w:top w:val="dotted" w:sz="4" w:space="0" w:color="000000"/>
              <w:left w:val="single" w:sz="2" w:space="0" w:color="000000"/>
              <w:right w:val="single" w:sz="2" w:space="0" w:color="000000"/>
            </w:tcBorders>
            <w:tcMar>
              <w:top w:w="15" w:type="dxa"/>
              <w:left w:w="15" w:type="dxa"/>
              <w:bottom w:w="15" w:type="dxa"/>
              <w:right w:w="15" w:type="dxa"/>
            </w:tcMar>
            <w:vAlign w:val="center"/>
          </w:tcPr>
          <w:p w14:paraId="1559FA87" w14:textId="77777777" w:rsidR="00DE42D9" w:rsidRDefault="00DE42D9">
            <w:pPr>
              <w:snapToGrid w:val="0"/>
              <w:spacing w:after="0" w:line="240" w:lineRule="auto"/>
              <w:textAlignment w:val="baseline"/>
              <w:rPr>
                <w:rFonts w:ascii="Times New Roman" w:eastAsia="바탕체" w:hAnsi="Times New Roman"/>
                <w:kern w:val="0"/>
                <w:sz w:val="22"/>
              </w:rPr>
            </w:pPr>
          </w:p>
        </w:tc>
        <w:tc>
          <w:tcPr>
            <w:tcW w:w="2834" w:type="dxa"/>
            <w:vMerge/>
            <w:tcBorders>
              <w:top w:val="single" w:sz="4" w:space="0" w:color="000000"/>
              <w:left w:val="single" w:sz="2" w:space="0" w:color="000000"/>
              <w:right w:val="single" w:sz="2" w:space="0" w:color="000000"/>
            </w:tcBorders>
            <w:tcMar>
              <w:top w:w="15" w:type="dxa"/>
              <w:left w:w="15" w:type="dxa"/>
              <w:bottom w:w="15" w:type="dxa"/>
              <w:right w:w="15" w:type="dxa"/>
            </w:tcMar>
            <w:vAlign w:val="center"/>
          </w:tcPr>
          <w:p w14:paraId="37ECDC2B"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p>
        </w:tc>
      </w:tr>
      <w:tr w:rsidR="00DE42D9" w14:paraId="40DD4417" w14:textId="77777777">
        <w:trPr>
          <w:trHeight w:val="70"/>
        </w:trPr>
        <w:tc>
          <w:tcPr>
            <w:tcW w:w="1307" w:type="dxa"/>
            <w:vMerge w:val="restart"/>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14:paraId="389387F5" w14:textId="77777777" w:rsidR="00DE42D9" w:rsidRDefault="00930A79">
            <w:pPr>
              <w:snapToGrid w:val="0"/>
              <w:spacing w:after="0" w:line="240" w:lineRule="auto"/>
              <w:jc w:val="center"/>
              <w:rPr>
                <w:rFonts w:ascii="Times New Roman" w:eastAsia="바탕체" w:hAnsi="Times New Roman"/>
                <w:color w:val="000000"/>
                <w:kern w:val="0"/>
                <w:sz w:val="22"/>
              </w:rPr>
            </w:pPr>
            <w:r>
              <w:rPr>
                <w:rFonts w:ascii="Times New Roman" w:eastAsia="바탕체" w:hAnsi="Times New Roman"/>
                <w:color w:val="000000"/>
                <w:kern w:val="0"/>
                <w:sz w:val="22"/>
              </w:rPr>
              <w:t>(</w:t>
            </w:r>
            <w:r>
              <w:rPr>
                <w:rFonts w:ascii="Times New Roman" w:eastAsia="바탕체" w:hAnsi="Times New Roman"/>
                <w:color w:val="000000"/>
                <w:kern w:val="0"/>
                <w:sz w:val="22"/>
              </w:rPr>
              <w:t>공동</w:t>
            </w:r>
            <w:r>
              <w:rPr>
                <w:rFonts w:ascii="Times New Roman" w:eastAsia="바탕체" w:hAnsi="Times New Roman"/>
                <w:color w:val="000000"/>
                <w:kern w:val="0"/>
                <w:sz w:val="22"/>
              </w:rPr>
              <w:t xml:space="preserve">) </w:t>
            </w:r>
            <w:r>
              <w:rPr>
                <w:rFonts w:ascii="Times New Roman" w:eastAsia="바탕체" w:hAnsi="Times New Roman"/>
                <w:color w:val="000000"/>
                <w:kern w:val="0"/>
                <w:sz w:val="22"/>
              </w:rPr>
              <w:t>제</w:t>
            </w:r>
            <w:r>
              <w:rPr>
                <w:rFonts w:ascii="Times New Roman" w:eastAsia="바탕체" w:hAnsi="Times New Roman"/>
                <w:color w:val="000000"/>
                <w:kern w:val="0"/>
                <w:sz w:val="22"/>
              </w:rPr>
              <w:t>2</w:t>
            </w:r>
            <w:r>
              <w:rPr>
                <w:rFonts w:ascii="Times New Roman" w:eastAsia="바탕체" w:hAnsi="Times New Roman"/>
                <w:color w:val="000000"/>
                <w:kern w:val="0"/>
                <w:sz w:val="22"/>
              </w:rPr>
              <w:t>순위</w:t>
            </w:r>
            <w:r>
              <w:rPr>
                <w:rFonts w:ascii="Times New Roman" w:eastAsia="Times New Roman" w:hAnsi="Times New Roman"/>
                <w:color w:val="000000"/>
                <w:kern w:val="0"/>
                <w:sz w:val="22"/>
              </w:rPr>
              <w:t xml:space="preserve"> </w:t>
            </w:r>
          </w:p>
          <w:p w14:paraId="0ED38106" w14:textId="77777777" w:rsidR="00DE42D9" w:rsidRDefault="00930A79">
            <w:pPr>
              <w:snapToGrid w:val="0"/>
              <w:spacing w:after="0" w:line="240" w:lineRule="auto"/>
              <w:jc w:val="center"/>
              <w:rPr>
                <w:rFonts w:ascii="Times New Roman" w:eastAsia="바탕체" w:hAnsi="Times New Roman"/>
                <w:color w:val="000000"/>
                <w:kern w:val="0"/>
                <w:sz w:val="22"/>
              </w:rPr>
            </w:pPr>
            <w:r>
              <w:rPr>
                <w:rFonts w:ascii="Times New Roman" w:eastAsia="바탕체" w:hAnsi="Times New Roman"/>
                <w:color w:val="000000"/>
                <w:kern w:val="0"/>
                <w:sz w:val="22"/>
              </w:rPr>
              <w:t>우선수익자</w:t>
            </w:r>
          </w:p>
        </w:tc>
        <w:tc>
          <w:tcPr>
            <w:tcW w:w="1652" w:type="dxa"/>
            <w:tcBorders>
              <w:top w:val="single" w:sz="4" w:space="0" w:color="000000"/>
              <w:left w:val="single" w:sz="4" w:space="0" w:color="000000"/>
              <w:right w:val="single" w:sz="2" w:space="0" w:color="000000"/>
            </w:tcBorders>
            <w:tcMar>
              <w:top w:w="15" w:type="dxa"/>
              <w:left w:w="15" w:type="dxa"/>
              <w:bottom w:w="15" w:type="dxa"/>
              <w:right w:w="15" w:type="dxa"/>
            </w:tcMar>
            <w:vAlign w:val="center"/>
          </w:tcPr>
          <w:p w14:paraId="63096D70" w14:textId="77777777" w:rsidR="00DE42D9" w:rsidRDefault="00930A79">
            <w:pPr>
              <w:snapToGrid w:val="0"/>
              <w:spacing w:after="0" w:line="240" w:lineRule="auto"/>
              <w:jc w:val="center"/>
              <w:rPr>
                <w:rFonts w:ascii="Times New Roman" w:eastAsia="바탕체" w:hAnsi="Times New Roman"/>
                <w:kern w:val="0"/>
                <w:sz w:val="22"/>
              </w:rPr>
            </w:pPr>
            <w:r>
              <w:rPr>
                <w:rFonts w:ascii="Times New Roman" w:eastAsia="바탕체" w:hAnsi="Times New Roman"/>
                <w:color w:val="000000"/>
                <w:kern w:val="0"/>
                <w:sz w:val="22"/>
              </w:rPr>
              <w:t>상</w:t>
            </w:r>
            <w:r>
              <w:rPr>
                <w:rFonts w:ascii="Times New Roman" w:eastAsia="Times New Roman" w:hAnsi="Times New Roman"/>
                <w:color w:val="000000"/>
                <w:kern w:val="0"/>
                <w:sz w:val="22"/>
              </w:rPr>
              <w:t xml:space="preserve"> </w:t>
            </w:r>
            <w:r>
              <w:rPr>
                <w:rFonts w:ascii="Times New Roman" w:eastAsia="바탕체" w:hAnsi="Times New Roman"/>
                <w:color w:val="000000"/>
                <w:kern w:val="0"/>
                <w:sz w:val="22"/>
              </w:rPr>
              <w:t>호</w:t>
            </w:r>
          </w:p>
        </w:tc>
        <w:tc>
          <w:tcPr>
            <w:tcW w:w="3114" w:type="dxa"/>
            <w:tcBorders>
              <w:top w:val="single" w:sz="4" w:space="0" w:color="000000"/>
              <w:left w:val="single" w:sz="2" w:space="0" w:color="000000"/>
              <w:right w:val="single" w:sz="2" w:space="0" w:color="000000"/>
            </w:tcBorders>
            <w:tcMar>
              <w:top w:w="15" w:type="dxa"/>
              <w:left w:w="15" w:type="dxa"/>
              <w:bottom w:w="15" w:type="dxa"/>
              <w:right w:w="15" w:type="dxa"/>
            </w:tcMar>
            <w:vAlign w:val="center"/>
          </w:tcPr>
          <w:p w14:paraId="7BB84C9B" w14:textId="77777777" w:rsidR="00DE42D9" w:rsidRDefault="00930A79">
            <w:pPr>
              <w:snapToGrid w:val="0"/>
              <w:spacing w:after="0" w:line="240" w:lineRule="auto"/>
              <w:jc w:val="center"/>
              <w:textAlignment w:val="baseline"/>
              <w:rPr>
                <w:rFonts w:ascii="Times New Roman" w:eastAsia="바탕체" w:hAnsi="Times New Roman"/>
                <w:kern w:val="0"/>
                <w:sz w:val="22"/>
              </w:rPr>
            </w:pPr>
            <w:commentRangeStart w:id="20"/>
            <w:r/>
            <w:del w:id="9884" w:author="코람코 상장리츠팀" w:date="2026-10-13T15:00:00Z">
              <w:r>
                <w:rPr>
                  <w:rFonts w:ascii="Times New Roman" w:eastAsia="바탕체" w:hAnsi="Times New Roman"/>
                  <w:kern w:val="0"/>
                  <w:sz w:val="22"/>
                </w:rPr>
                <w:delText xml:space="preserve">주식회사</w:delText>
              </w:r>
            </w:del>
            <w:del w:id="9885" w:author="코람코 상장리츠팀" w:date="2026-10-13T15:00:00Z">
              <w:r>
                <w:rPr>
                  <w:rFonts w:ascii="Times New Roman" w:eastAsia="바탕체" w:hAnsi="Times New Roman"/>
                  <w:kern w:val="0"/>
                  <w:sz w:val="22"/>
                </w:rPr>
                <w:delText xml:space="preserve"> </w:delText>
              </w:r>
            </w:del>
            <w:del w:id="9886" w:author="코람코 상장리츠팀" w:date="2026-10-13T15:00:00Z">
              <w:r>
                <w:rPr>
                  <w:rFonts w:ascii="Times New Roman" w:eastAsia="바탕체" w:hAnsi="Times New Roman"/>
                  <w:kern w:val="0"/>
                  <w:sz w:val="22"/>
                </w:rPr>
                <w:delText xml:space="preserve">우리은행</w:delText>
              </w:r>
            </w:del>
            <w:del w:id="9887" w:author="코람코 상장리츠팀" w:date="2026-10-13T15:00:00Z">
              <w:r>
                <w:rPr>
                  <w:rFonts w:ascii="Times New Roman" w:eastAsia="바탕체" w:hAnsi="Times New Roman"/>
                  <w:kern w:val="0"/>
                  <w:sz w:val="22"/>
                </w:rPr>
                <w:delText xml:space="preserve"> [</w:delText>
              </w:r>
            </w:del>
            <w:del w:id="9888" w:author="코람코 상장리츠팀" w:date="2026-10-13T15:00:00Z">
              <w:r>
                <w:rPr>
                  <w:rFonts w:ascii="Times New Roman" w:eastAsia="바탕체" w:hAnsi="Times New Roman"/>
                  <w:kern w:val="0"/>
                  <w:sz w:val="22"/>
                </w:rPr>
                <w:delText xml:space="preserve">외</w:delText>
              </w:r>
            </w:del>
            <w:del w:id="9889" w:author="코람코 상장리츠팀" w:date="2026-10-13T15:00:00Z">
              <w:r>
                <w:rPr>
                  <w:rFonts w:ascii="Times New Roman" w:eastAsia="바탕체" w:hAnsi="Times New Roman"/>
                  <w:kern w:val="0"/>
                  <w:sz w:val="22"/>
                </w:rPr>
                <w:delText xml:space="preserve"> Tranche A </w:delText>
              </w:r>
            </w:del>
            <w:del w:id="9890" w:author="코람코 상장리츠팀" w:date="2026-10-13T15:00:00Z">
              <w:r>
                <w:rPr>
                  <w:rFonts w:ascii="Times New Roman" w:eastAsia="바탕체" w:hAnsi="Times New Roman"/>
                  <w:kern w:val="0"/>
                  <w:sz w:val="22"/>
                </w:rPr>
                <w:delText xml:space="preserve">대주</w:delText>
              </w:r>
            </w:del>
            <w:del w:id="9891" w:author="코람코 상장리츠팀" w:date="2026-10-13T15:00:00Z">
              <w:r>
                <w:rPr>
                  <w:rFonts w:ascii="Times New Roman" w:eastAsia="바탕체" w:hAnsi="Times New Roman"/>
                  <w:kern w:val="0"/>
                  <w:sz w:val="22"/>
                </w:rPr>
                <w:delText xml:space="preserve"> </w:delText>
              </w:r>
            </w:del>
            <w:del w:id="9892" w:author="코람코 상장리츠팀" w:date="2026-10-13T15:00:00Z">
              <w:r>
                <w:rPr>
                  <w:rFonts w:ascii="Times New Roman" w:eastAsia="바탕체" w:hAnsi="Times New Roman"/>
                  <w:kern w:val="0"/>
                  <w:sz w:val="22"/>
                </w:rPr>
                <w:delText xml:space="preserve">확정</w:delText>
              </w:r>
            </w:del>
            <w:del w:id="9893" w:author="코람코 상장리츠팀" w:date="2026-10-13T15:00:00Z">
              <w:r>
                <w:rPr>
                  <w:rFonts w:ascii="Times New Roman" w:eastAsia="바탕체" w:hAnsi="Times New Roman"/>
                  <w:kern w:val="0"/>
                  <w:sz w:val="22"/>
                </w:rPr>
                <w:delText xml:space="preserve"> </w:delText>
              </w:r>
            </w:del>
            <w:del w:id="9894" w:author="코람코 상장리츠팀" w:date="2026-10-13T15:00:00Z">
              <w:r>
                <w:rPr>
                  <w:rFonts w:ascii="Times New Roman" w:eastAsia="바탕체" w:hAnsi="Times New Roman"/>
                  <w:kern w:val="0"/>
                  <w:sz w:val="22"/>
                </w:rPr>
                <w:delText xml:space="preserve">시</w:delText>
              </w:r>
            </w:del>
            <w:del w:id="9895" w:author="코람코 상장리츠팀" w:date="2026-10-13T15:00:00Z">
              <w:r>
                <w:rPr>
                  <w:rFonts w:ascii="Times New Roman" w:eastAsia="바탕체" w:hAnsi="Times New Roman"/>
                  <w:kern w:val="0"/>
                  <w:sz w:val="22"/>
                </w:rPr>
                <w:delText xml:space="preserve"> </w:delText>
              </w:r>
            </w:del>
            <w:del w:id="9896" w:author="코람코 상장리츠팀" w:date="2026-10-13T15:00:00Z">
              <w:r>
                <w:rPr>
                  <w:rFonts w:ascii="Times New Roman" w:eastAsia="바탕체" w:hAnsi="Times New Roman"/>
                  <w:kern w:val="0"/>
                  <w:sz w:val="22"/>
                </w:rPr>
                <w:delText xml:space="preserve">기재</w:delText>
              </w:r>
            </w:del>
            <w:del w:id="9897" w:author="코람코 상장리츠팀" w:date="2026-10-13T15:00:00Z">
              <w:r>
                <w:rPr>
                  <w:rFonts w:ascii="Times New Roman" w:eastAsia="바탕체" w:hAnsi="Times New Roman"/>
                  <w:kern w:val="0"/>
                  <w:sz w:val="22"/>
                </w:rPr>
                <w:delText xml:space="preserve">]</w:delText>
              </w:r>
            </w:del>
            <w:ins w:id="9898" w:author="코람코 상장리츠팀" w:date="2026-10-13T15:00:00Z">
              <w:r>
                <w:rPr>
                  <w:rFonts w:ascii="Times New Roman" w:eastAsia="바탕체" w:hAnsi="Times New Roman"/>
                  <w:kern w:val="0"/>
                  <w:sz w:val="22"/>
                </w:rPr>
                <w:t xml:space="preserve">주식회사 우리은행</w:t>
              </w:r>
            </w:ins>
            <w:r/>
            <w:commentRangeEnd w:id="20"/>
            <w:r>
              <w:rPr>
                <w:rStyle w:val="CommentReference"/>
              </w:rPr>
              <w:commentReference w:id="20"/>
            </w:r>
          </w:p>
        </w:tc>
        <w:tc>
          <w:tcPr>
            <w:tcW w:w="2834" w:type="dxa"/>
            <w:vMerge w:val="restart"/>
            <w:tcBorders>
              <w:top w:val="single" w:sz="4" w:space="0" w:color="000000"/>
              <w:left w:val="single" w:sz="2" w:space="0" w:color="000000"/>
              <w:right w:val="single" w:sz="2" w:space="0" w:color="000000"/>
            </w:tcBorders>
            <w:tcMar>
              <w:top w:w="15" w:type="dxa"/>
              <w:left w:w="15" w:type="dxa"/>
              <w:bottom w:w="15" w:type="dxa"/>
              <w:right w:w="15" w:type="dxa"/>
            </w:tcMar>
            <w:vAlign w:val="center"/>
          </w:tcPr>
          <w:p w14:paraId="685FDE3A" w14:textId="77777777" w:rsidR="00DE42D9" w:rsidRDefault="00930A79">
            <w:pPr>
              <w:snapToGrid w:val="0"/>
              <w:spacing w:after="0" w:line="240" w:lineRule="auto"/>
              <w:jc w:val="center"/>
              <w:textAlignment w:val="baseline"/>
              <w:rPr>
                <w:rFonts w:ascii="Times New Roman" w:eastAsia="바탕체" w:hAnsi="Times New Roman"/>
                <w:color w:val="000000"/>
                <w:kern w:val="0"/>
                <w:sz w:val="22"/>
              </w:rPr>
            </w:pPr>
            <w:del w:id="9900" w:author="코람코 상장리츠팀" w:date="2026-10-13T15:00:00Z">
              <w:r>
                <w:rPr>
                  <w:rFonts w:ascii="Times New Roman" w:eastAsia="바탕체" w:hAnsi="Times New Roman"/>
                  <w:color w:val="000000"/>
                  <w:kern w:val="0"/>
                  <w:sz w:val="22"/>
                </w:rPr>
                <w:delText xml:space="preserve">[*] (</w:delText>
              </w:r>
            </w:del>
            <w:del w:id="9901" w:author="코람코 상장리츠팀" w:date="2026-10-13T15:00:00Z">
              <w:r>
                <w:rPr>
                  <w:rFonts w:ascii="Times New Roman" w:eastAsia="바탕체" w:hAnsi="Times New Roman"/>
                  <w:color w:val="000000"/>
                  <w:kern w:val="0"/>
                  <w:sz w:val="22"/>
                </w:rPr>
                <w:delText xml:space="preserve">대주별</w:delText>
              </w:r>
            </w:del>
            <w:del w:id="9902" w:author="코람코 상장리츠팀" w:date="2026-10-13T15:00:00Z">
              <w:r>
                <w:rPr>
                  <w:rFonts w:ascii="Times New Roman" w:eastAsia="바탕체" w:hAnsi="Times New Roman"/>
                  <w:color w:val="000000"/>
                  <w:kern w:val="0"/>
                  <w:sz w:val="22"/>
                </w:rPr>
                <w:delText xml:space="preserve"> </w:delText>
              </w:r>
            </w:del>
            <w:del w:id="9903" w:author="코람코 상장리츠팀" w:date="2026-10-13T15:00:00Z">
              <w:r>
                <w:rPr>
                  <w:rFonts w:ascii="Times New Roman" w:eastAsia="바탕체" w:hAnsi="Times New Roman"/>
                  <w:color w:val="000000"/>
                  <w:kern w:val="0"/>
                  <w:sz w:val="22"/>
                </w:rPr>
                <w:delText xml:space="preserve">대출약정금의</w:delText>
              </w:r>
            </w:del>
            <w:del w:id="9904" w:author="코람코 상장리츠팀" w:date="2026-10-13T15:00:00Z">
              <w:r>
                <w:rPr>
                  <w:rFonts w:ascii="Times New Roman" w:eastAsia="바탕체" w:hAnsi="Times New Roman"/>
                  <w:color w:val="000000"/>
                  <w:kern w:val="0"/>
                  <w:sz w:val="22"/>
                </w:rPr>
                <w:delText xml:space="preserve"> 120%, </w:delText>
              </w:r>
            </w:del>
            <w:del w:id="9905" w:author="코람코 상장리츠팀" w:date="2026-10-13T15:00:00Z">
              <w:r>
                <w:rPr>
                  <w:rFonts w:ascii="Times New Roman" w:eastAsia="바탕체" w:hAnsi="Times New Roman"/>
                  <w:color w:val="000000"/>
                  <w:kern w:val="0"/>
                  <w:sz w:val="22"/>
                </w:rPr>
                <w:delText xml:space="preserve">합계</w:delText>
              </w:r>
            </w:del>
            <w:del w:id="9906" w:author="코람코 상장리츠팀" w:date="2026-10-13T15:00:00Z">
              <w:r>
                <w:rPr>
                  <w:rFonts w:ascii="Times New Roman" w:eastAsia="바탕체" w:hAnsi="Times New Roman"/>
                  <w:color w:val="000000"/>
                  <w:kern w:val="0"/>
                  <w:sz w:val="22"/>
                </w:rPr>
                <w:delText xml:space="preserve"> </w:delText>
              </w:r>
            </w:del>
            <w:del w:id="9907" w:author="코람코 상장리츠팀" w:date="2026-10-13T15:00:00Z">
              <w:r>
                <w:rPr>
                  <w:rFonts w:ascii="Times New Roman" w:eastAsia="바탕체" w:hAnsi="Times New Roman"/>
                  <w:color w:val="000000"/>
                  <w:kern w:val="0"/>
                  <w:sz w:val="22"/>
                </w:rPr>
                <w:delText xml:space="preserve">금</w:delText>
              </w:r>
            </w:del>
            <w:del w:id="9908" w:author="코람코 상장리츠팀" w:date="2026-10-13T15:00:00Z">
              <w:r>
                <w:rPr>
                  <w:rFonts w:ascii="Times New Roman" w:eastAsia="바탕체" w:hAnsi="Times New Roman"/>
                  <w:color w:val="000000"/>
                  <w:kern w:val="0"/>
                  <w:sz w:val="22"/>
                </w:rPr>
                <w:delText xml:space="preserve">192,000,000,000</w:delText>
              </w:r>
            </w:del>
            <w:del w:id="9909" w:author="코람코 상장리츠팀" w:date="2026-10-13T15:00:00Z">
              <w:r>
                <w:rPr>
                  <w:rFonts w:ascii="Times New Roman" w:eastAsia="바탕체" w:hAnsi="Times New Roman"/>
                  <w:color w:val="000000"/>
                  <w:kern w:val="0"/>
                  <w:sz w:val="22"/>
                </w:rPr>
                <w:delText xml:space="preserve">원</w:delText>
              </w:r>
            </w:del>
            <w:del w:id="9910" w:author="코람코 상장리츠팀" w:date="2026-10-13T15:00:00Z">
              <w:r>
                <w:rPr>
                  <w:rFonts w:ascii="Times New Roman" w:eastAsia="바탕체" w:hAnsi="Times New Roman"/>
                  <w:color w:val="000000"/>
                  <w:kern w:val="0"/>
                  <w:sz w:val="22"/>
                </w:rPr>
                <w:delText xml:space="preserve">)</w:delText>
              </w:r>
            </w:del>
            <w:ins w:id="9911" w:author="코람코 상장리츠팀" w:date="2026-10-13T15:00:00Z">
              <w:r>
                <w:rPr>
                  <w:rFonts w:ascii="Times New Roman" w:eastAsia="바탕체" w:hAnsi="Times New Roman"/>
                  <w:kern w:val="0"/>
                  <w:sz w:val="22"/>
                </w:rPr>
                <w:t xml:space="preserve">금84,000,000,000원</w:t>
              </w:r>
            </w:ins>
          </w:p>
        </w:tc>
      </w:tr>
      <w:tr w:rsidR="00DE42D9" w14:paraId="27AE40D6" w14:textId="77777777">
        <w:trPr>
          <w:trHeight w:val="94"/>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14:paraId="038A0B37" w14:textId="77777777"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14:paraId="61DCDCD3" w14:textId="77777777" w:rsidR="00DE42D9" w:rsidRDefault="00930A79">
            <w:pPr>
              <w:snapToGrid w:val="0"/>
              <w:spacing w:after="0" w:line="240" w:lineRule="auto"/>
              <w:jc w:val="center"/>
              <w:rPr>
                <w:rFonts w:ascii="Times New Roman" w:eastAsia="바탕체" w:hAnsi="Times New Roman"/>
                <w:color w:val="000000"/>
                <w:kern w:val="0"/>
                <w:sz w:val="22"/>
              </w:rPr>
            </w:pPr>
            <w:r>
              <w:rPr>
                <w:rFonts w:ascii="Times New Roman" w:eastAsia="바탕체" w:hAnsi="Times New Roman"/>
                <w:color w:val="000000"/>
                <w:kern w:val="0"/>
                <w:sz w:val="22"/>
              </w:rPr>
              <w:t>법인등록번호</w:t>
            </w:r>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14:paraId="71106C0E"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ins w:id="9899" w:author="코람코 상장리츠팀" w:date="2026-10-13T15:00:00Z">
              <w:r>
                <w:rPr>
                  <w:rFonts w:ascii="Times New Roman" w:eastAsia="바탕체" w:hAnsi="Times New Roman"/>
                  <w:kern w:val="0"/>
                  <w:sz w:val="22"/>
                </w:rPr>
                <w:t xml:space="preserve">110111-0023393</w:t>
              </w:r>
            </w:ins>
          </w:p>
        </w:tc>
        <w:tc>
          <w:tcPr>
            <w:tcW w:w="2834" w:type="dxa"/>
            <w:vMerge/>
            <w:tcBorders>
              <w:top w:val="single" w:sz="4" w:space="0" w:color="000000"/>
              <w:left w:val="single" w:sz="2" w:space="0" w:color="000000"/>
              <w:right w:val="single" w:sz="2" w:space="0" w:color="000000"/>
            </w:tcBorders>
            <w:tcMar>
              <w:top w:w="15" w:type="dxa"/>
              <w:left w:w="15" w:type="dxa"/>
              <w:bottom w:w="15" w:type="dxa"/>
              <w:right w:w="15" w:type="dxa"/>
            </w:tcMar>
            <w:vAlign w:val="center"/>
          </w:tcPr>
          <w:p w14:paraId="1E0E5A63"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p>
        </w:tc>
      </w:tr>
      <w:tr w:rsidR="00DE42D9" w14:paraId="01E0C9F6" w14:textId="77777777">
        <w:trPr>
          <w:trHeight w:val="94"/>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14:paraId="62FA2669" w14:textId="77777777"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single" w:sz="4" w:space="0" w:color="000000"/>
              <w:left w:val="single" w:sz="4" w:space="0" w:color="000000"/>
              <w:bottom w:val="dotted" w:sz="4" w:space="0" w:color="000000"/>
              <w:right w:val="single" w:sz="2" w:space="0" w:color="000000"/>
            </w:tcBorders>
            <w:tcMar>
              <w:top w:w="15" w:type="dxa"/>
              <w:left w:w="15" w:type="dxa"/>
              <w:bottom w:w="15" w:type="dxa"/>
              <w:right w:w="15" w:type="dxa"/>
            </w:tcMar>
            <w:vAlign w:val="center"/>
          </w:tcPr>
          <w:p w14:paraId="31A06DBA" w14:textId="77777777" w:rsidR="00DE42D9" w:rsidRDefault="00930A79">
            <w:pPr>
              <w:snapToGrid w:val="0"/>
              <w:spacing w:after="0" w:line="240" w:lineRule="auto"/>
              <w:jc w:val="center"/>
              <w:rPr>
                <w:rFonts w:ascii="Times New Roman" w:hAnsi="Times New Roman"/>
                <w:color w:val="000000"/>
                <w:kern w:val="0"/>
                <w:sz w:val="22"/>
              </w:rPr>
            </w:pPr>
            <w:r>
              <w:rPr>
                <w:rFonts w:ascii="Times New Roman" w:eastAsia="바탕체" w:hAnsi="Times New Roman"/>
                <w:color w:val="000000"/>
                <w:kern w:val="0"/>
                <w:sz w:val="22"/>
              </w:rPr>
              <w:t>상</w:t>
            </w:r>
            <w:r>
              <w:rPr>
                <w:rFonts w:ascii="Times New Roman" w:eastAsia="Times New Roman" w:hAnsi="Times New Roman"/>
                <w:color w:val="000000"/>
                <w:kern w:val="0"/>
                <w:sz w:val="22"/>
              </w:rPr>
              <w:t xml:space="preserve"> </w:t>
            </w:r>
            <w:r>
              <w:rPr>
                <w:rFonts w:ascii="Times New Roman" w:eastAsia="바탕체" w:hAnsi="Times New Roman"/>
                <w:color w:val="000000"/>
                <w:kern w:val="0"/>
                <w:sz w:val="22"/>
              </w:rPr>
              <w:t>호</w:t>
            </w:r>
          </w:p>
        </w:tc>
        <w:tc>
          <w:tcPr>
            <w:tcW w:w="3114" w:type="dxa"/>
            <w:tcBorders>
              <w:top w:val="single" w:sz="4" w:space="0" w:color="000000"/>
              <w:left w:val="single" w:sz="2" w:space="0" w:color="000000"/>
              <w:bottom w:val="dotted" w:sz="4" w:space="0" w:color="000000"/>
              <w:right w:val="single" w:sz="2" w:space="0" w:color="000000"/>
            </w:tcBorders>
            <w:tcMar>
              <w:top w:w="15" w:type="dxa"/>
              <w:left w:w="15" w:type="dxa"/>
              <w:bottom w:w="15" w:type="dxa"/>
              <w:right w:w="15" w:type="dxa"/>
            </w:tcMar>
            <w:vAlign w:val="center"/>
          </w:tcPr>
          <w:p w14:paraId="729E3B67"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ins w:id="9912" w:author="코람코 상장리츠팀" w:date="2026-10-13T15:00:00Z">
              <w:r>
                <w:rPr>
                  <w:rFonts w:ascii="Times New Roman" w:eastAsia="바탕체" w:hAnsi="Times New Roman"/>
                  <w:kern w:val="0"/>
                  <w:sz w:val="22"/>
                </w:rPr>
                <w:t xml:space="preserve">롯데캐피탈 주식회사</w:t>
              </w:r>
            </w:ins>
          </w:p>
        </w:tc>
        <w:tc>
          <w:tcPr>
            <w:tcW w:w="2834" w:type="dxa"/>
            <w:vMerge w:val="restart"/>
            <w:tcBorders>
              <w:left w:val="single" w:sz="2" w:space="0" w:color="000000"/>
              <w:right w:val="single" w:sz="2" w:space="0" w:color="000000"/>
            </w:tcBorders>
            <w:tcMar>
              <w:top w:w="15" w:type="dxa"/>
              <w:left w:w="15" w:type="dxa"/>
              <w:bottom w:w="15" w:type="dxa"/>
              <w:right w:w="15" w:type="dxa"/>
            </w:tcMar>
            <w:vAlign w:val="center"/>
          </w:tcPr>
          <w:p w14:paraId="3B59DF85"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ins w:id="9914" w:author="코람코 상장리츠팀" w:date="2026-10-13T15:00:00Z">
              <w:r>
                <w:rPr>
                  <w:rFonts w:ascii="Times New Roman" w:eastAsia="바탕체" w:hAnsi="Times New Roman"/>
                  <w:kern w:val="0"/>
                  <w:sz w:val="22"/>
                </w:rPr>
                <w:t xml:space="preserve">금36,000,000,000원</w:t>
              </w:r>
            </w:ins>
          </w:p>
        </w:tc>
      </w:tr>
      <w:tr w:rsidR="00DE42D9" w14:paraId="24E636F8" w14:textId="77777777">
        <w:trPr>
          <w:trHeight w:val="94"/>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14:paraId="27B09146" w14:textId="77777777"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14:paraId="3BC1F908" w14:textId="77777777" w:rsidR="00DE42D9" w:rsidRDefault="00930A79">
            <w:pPr>
              <w:snapToGrid w:val="0"/>
              <w:spacing w:after="0" w:line="240" w:lineRule="auto"/>
              <w:jc w:val="center"/>
              <w:rPr>
                <w:rFonts w:ascii="Times New Roman" w:eastAsia="바탕체" w:hAnsi="Times New Roman"/>
                <w:color w:val="000000"/>
                <w:kern w:val="0"/>
                <w:sz w:val="22"/>
              </w:rPr>
            </w:pPr>
            <w:r>
              <w:rPr>
                <w:rFonts w:ascii="Times New Roman" w:eastAsia="바탕체" w:hAnsi="Times New Roman"/>
                <w:color w:val="000000"/>
                <w:kern w:val="0"/>
                <w:sz w:val="22"/>
              </w:rPr>
              <w:t>법인등록번호</w:t>
            </w:r>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14:paraId="1B7B8725"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ins w:id="9913" w:author="코람코 상장리츠팀" w:date="2026-10-13T15:00:00Z">
              <w:r>
                <w:rPr>
                  <w:rFonts w:ascii="Times New Roman" w:eastAsia="바탕체" w:hAnsi="Times New Roman"/>
                  <w:kern w:val="0"/>
                  <w:sz w:val="22"/>
                </w:rPr>
                <w:t xml:space="preserve">110111-1217416</w:t>
              </w:r>
            </w:ins>
          </w:p>
        </w:tc>
        <w:tc>
          <w:tcPr>
            <w:tcW w:w="2834" w:type="dxa"/>
            <w:vMerge/>
            <w:tcBorders>
              <w:left w:val="single" w:sz="2" w:space="0" w:color="000000"/>
              <w:right w:val="single" w:sz="2" w:space="0" w:color="000000"/>
            </w:tcBorders>
            <w:tcMar>
              <w:top w:w="15" w:type="dxa"/>
              <w:left w:w="15" w:type="dxa"/>
              <w:bottom w:w="15" w:type="dxa"/>
              <w:right w:w="15" w:type="dxa"/>
            </w:tcMar>
            <w:vAlign w:val="center"/>
          </w:tcPr>
          <w:p w14:paraId="6CFC44BF"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p>
        </w:tc>
      </w:tr>
      <w:tr w:rsidR="00DE42D9" w14:paraId="51A53D0E" w14:textId="77777777">
        <w:trPr>
          <w:trHeight w:val="94"/>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14:paraId="2ED78B02" w14:textId="77777777"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single" w:sz="4" w:space="0" w:color="000000"/>
              <w:left w:val="single" w:sz="4" w:space="0" w:color="000000"/>
              <w:bottom w:val="dotted" w:sz="4" w:space="0" w:color="000000"/>
              <w:right w:val="single" w:sz="2" w:space="0" w:color="000000"/>
            </w:tcBorders>
            <w:tcMar>
              <w:top w:w="15" w:type="dxa"/>
              <w:left w:w="15" w:type="dxa"/>
              <w:bottom w:w="15" w:type="dxa"/>
              <w:right w:w="15" w:type="dxa"/>
            </w:tcMar>
            <w:vAlign w:val="center"/>
          </w:tcPr>
          <w:p w14:paraId="1DFC8712" w14:textId="77777777" w:rsidR="00DE42D9" w:rsidRDefault="00930A79">
            <w:pPr>
              <w:snapToGrid w:val="0"/>
              <w:spacing w:after="0" w:line="240" w:lineRule="auto"/>
              <w:jc w:val="center"/>
              <w:rPr>
                <w:rFonts w:ascii="Times New Roman" w:hAnsi="Times New Roman"/>
                <w:color w:val="000000"/>
                <w:kern w:val="0"/>
                <w:sz w:val="22"/>
              </w:rPr>
            </w:pPr>
            <w:r>
              <w:rPr>
                <w:rFonts w:ascii="Times New Roman" w:eastAsia="바탕체" w:hAnsi="Times New Roman"/>
                <w:color w:val="000000"/>
                <w:kern w:val="0"/>
                <w:sz w:val="22"/>
              </w:rPr>
              <w:t>상</w:t>
            </w:r>
            <w:r>
              <w:rPr>
                <w:rFonts w:ascii="Times New Roman" w:eastAsia="Times New Roman" w:hAnsi="Times New Roman"/>
                <w:color w:val="000000"/>
                <w:kern w:val="0"/>
                <w:sz w:val="22"/>
              </w:rPr>
              <w:t xml:space="preserve"> </w:t>
            </w:r>
            <w:r>
              <w:rPr>
                <w:rFonts w:ascii="Times New Roman" w:eastAsia="바탕체" w:hAnsi="Times New Roman"/>
                <w:color w:val="000000"/>
                <w:kern w:val="0"/>
                <w:sz w:val="22"/>
              </w:rPr>
              <w:t>호</w:t>
            </w:r>
          </w:p>
        </w:tc>
        <w:tc>
          <w:tcPr>
            <w:tcW w:w="3114" w:type="dxa"/>
            <w:tcBorders>
              <w:top w:val="single" w:sz="4" w:space="0" w:color="000000"/>
              <w:left w:val="single" w:sz="2" w:space="0" w:color="000000"/>
              <w:bottom w:val="dotted" w:sz="4" w:space="0" w:color="000000"/>
              <w:right w:val="single" w:sz="2" w:space="0" w:color="000000"/>
            </w:tcBorders>
            <w:tcMar>
              <w:top w:w="15" w:type="dxa"/>
              <w:left w:w="15" w:type="dxa"/>
              <w:bottom w:w="15" w:type="dxa"/>
              <w:right w:w="15" w:type="dxa"/>
            </w:tcMar>
            <w:vAlign w:val="center"/>
          </w:tcPr>
          <w:p w14:paraId="7BD691FB"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ins w:id="9915" w:author="코람코 상장리츠팀" w:date="2026-10-13T15:00:00Z">
              <w:r>
                <w:rPr>
                  <w:rFonts w:ascii="Times New Roman" w:eastAsia="바탕체" w:hAnsi="Times New Roman"/>
                  <w:kern w:val="0"/>
                  <w:sz w:val="22"/>
                </w:rPr>
                <w:t xml:space="preserve">주식회사 우리카드</w:t>
              </w:r>
            </w:ins>
          </w:p>
        </w:tc>
        <w:tc>
          <w:tcPr>
            <w:tcW w:w="2834" w:type="dxa"/>
            <w:vMerge w:val="restart"/>
            <w:tcBorders>
              <w:left w:val="single" w:sz="2" w:space="0" w:color="000000"/>
              <w:right w:val="single" w:sz="2" w:space="0" w:color="000000"/>
            </w:tcBorders>
            <w:tcMar>
              <w:top w:w="15" w:type="dxa"/>
              <w:left w:w="15" w:type="dxa"/>
              <w:bottom w:w="15" w:type="dxa"/>
              <w:right w:w="15" w:type="dxa"/>
            </w:tcMar>
            <w:vAlign w:val="center"/>
          </w:tcPr>
          <w:p w14:paraId="71AB3F38"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ins w:id="9917" w:author="코람코 상장리츠팀" w:date="2026-10-13T15:00:00Z">
              <w:r>
                <w:rPr>
                  <w:rFonts w:ascii="Times New Roman" w:eastAsia="바탕체" w:hAnsi="Times New Roman"/>
                  <w:kern w:val="0"/>
                  <w:sz w:val="22"/>
                </w:rPr>
                <w:t xml:space="preserve">금12,000,000,000원</w:t>
              </w:r>
            </w:ins>
          </w:p>
        </w:tc>
      </w:tr>
      <w:tr w:rsidR="00DE42D9" w14:paraId="6FC64214" w14:textId="77777777">
        <w:trPr>
          <w:trHeight w:val="94"/>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14:paraId="4B2429B6" w14:textId="77777777"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14:paraId="45610CF9" w14:textId="77777777" w:rsidR="00DE42D9" w:rsidRDefault="00930A79">
            <w:pPr>
              <w:snapToGrid w:val="0"/>
              <w:spacing w:after="0" w:line="240" w:lineRule="auto"/>
              <w:jc w:val="center"/>
              <w:rPr>
                <w:rFonts w:ascii="Times New Roman" w:eastAsia="바탕체" w:hAnsi="Times New Roman"/>
                <w:color w:val="000000"/>
                <w:kern w:val="0"/>
                <w:sz w:val="22"/>
              </w:rPr>
            </w:pPr>
            <w:r>
              <w:rPr>
                <w:rFonts w:ascii="Times New Roman" w:eastAsia="바탕체" w:hAnsi="Times New Roman"/>
                <w:color w:val="000000"/>
                <w:kern w:val="0"/>
                <w:sz w:val="22"/>
              </w:rPr>
              <w:t>법인등록번호</w:t>
            </w:r>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14:paraId="373B8ED7"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ins w:id="9916" w:author="코람코 상장리츠팀" w:date="2026-10-13T15:00:00Z">
              <w:r>
                <w:rPr>
                  <w:rFonts w:ascii="Times New Roman" w:eastAsia="바탕체" w:hAnsi="Times New Roman"/>
                  <w:kern w:val="0"/>
                  <w:sz w:val="22"/>
                </w:rPr>
                <w:t xml:space="preserve">[*]</w:t>
              </w:r>
            </w:ins>
          </w:p>
        </w:tc>
        <w:tc>
          <w:tcPr>
            <w:tcW w:w="2834" w:type="dxa"/>
            <w:vMerge/>
            <w:tcBorders>
              <w:left w:val="single" w:sz="2" w:space="0" w:color="000000"/>
              <w:right w:val="single" w:sz="2" w:space="0" w:color="000000"/>
            </w:tcBorders>
            <w:tcMar>
              <w:top w:w="15" w:type="dxa"/>
              <w:left w:w="15" w:type="dxa"/>
              <w:bottom w:w="15" w:type="dxa"/>
              <w:right w:w="15" w:type="dxa"/>
            </w:tcMar>
            <w:vAlign w:val="center"/>
          </w:tcPr>
          <w:p w14:paraId="02E3948B"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p>
        </w:tc>
      </w:tr>
      <w:tr w:rsidR="00DE42D9" w14:paraId="770F2553" w14:textId="77777777">
        <w:trPr>
          <w:trHeight w:val="94"/>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14:paraId="23E1F234" w14:textId="77777777"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single" w:sz="4" w:space="0" w:color="000000"/>
              <w:left w:val="single" w:sz="4" w:space="0" w:color="000000"/>
              <w:bottom w:val="dotted" w:sz="4" w:space="0" w:color="000000"/>
              <w:right w:val="single" w:sz="2" w:space="0" w:color="000000"/>
            </w:tcBorders>
            <w:tcMar>
              <w:top w:w="15" w:type="dxa"/>
              <w:left w:w="15" w:type="dxa"/>
              <w:bottom w:w="15" w:type="dxa"/>
              <w:right w:w="15" w:type="dxa"/>
            </w:tcMar>
            <w:vAlign w:val="center"/>
          </w:tcPr>
          <w:p w14:paraId="2E1585E4" w14:textId="77777777" w:rsidR="00DE42D9" w:rsidRDefault="00930A79">
            <w:pPr>
              <w:snapToGrid w:val="0"/>
              <w:spacing w:after="0" w:line="240" w:lineRule="auto"/>
              <w:jc w:val="center"/>
              <w:rPr>
                <w:rFonts w:ascii="Times New Roman" w:hAnsi="Times New Roman"/>
                <w:color w:val="000000"/>
                <w:kern w:val="0"/>
                <w:sz w:val="22"/>
              </w:rPr>
            </w:pPr>
            <w:r>
              <w:rPr>
                <w:rFonts w:ascii="Times New Roman" w:eastAsia="바탕체" w:hAnsi="Times New Roman"/>
                <w:color w:val="000000"/>
                <w:kern w:val="0"/>
                <w:sz w:val="22"/>
              </w:rPr>
              <w:t>상</w:t>
            </w:r>
            <w:r>
              <w:rPr>
                <w:rFonts w:ascii="Times New Roman" w:eastAsia="Times New Roman" w:hAnsi="Times New Roman"/>
                <w:color w:val="000000"/>
                <w:kern w:val="0"/>
                <w:sz w:val="22"/>
              </w:rPr>
              <w:t xml:space="preserve"> </w:t>
            </w:r>
            <w:r>
              <w:rPr>
                <w:rFonts w:ascii="Times New Roman" w:eastAsia="바탕체" w:hAnsi="Times New Roman"/>
                <w:color w:val="000000"/>
                <w:kern w:val="0"/>
                <w:sz w:val="22"/>
              </w:rPr>
              <w:t>호</w:t>
            </w:r>
          </w:p>
        </w:tc>
        <w:tc>
          <w:tcPr>
            <w:tcW w:w="3114" w:type="dxa"/>
            <w:tcBorders>
              <w:top w:val="single" w:sz="4" w:space="0" w:color="000000"/>
              <w:left w:val="single" w:sz="2" w:space="0" w:color="000000"/>
              <w:bottom w:val="dotted" w:sz="4" w:space="0" w:color="000000"/>
              <w:right w:val="single" w:sz="2" w:space="0" w:color="000000"/>
            </w:tcBorders>
            <w:tcMar>
              <w:top w:w="15" w:type="dxa"/>
              <w:left w:w="15" w:type="dxa"/>
              <w:bottom w:w="15" w:type="dxa"/>
              <w:right w:w="15" w:type="dxa"/>
            </w:tcMar>
            <w:vAlign w:val="center"/>
          </w:tcPr>
          <w:p w14:paraId="0ABE3CDF"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ins w:id="9918" w:author="코람코 상장리츠팀" w:date="2026-10-13T15:00:00Z">
              <w:r>
                <w:rPr>
                  <w:rFonts w:ascii="Times New Roman" w:eastAsia="바탕체" w:hAnsi="Times New Roman"/>
                  <w:kern w:val="0"/>
                  <w:sz w:val="22"/>
                </w:rPr>
                <w:t xml:space="preserve">수협은행</w:t>
              </w:r>
            </w:ins>
          </w:p>
        </w:tc>
        <w:tc>
          <w:tcPr>
            <w:tcW w:w="2834" w:type="dxa"/>
            <w:vMerge w:val="restart"/>
            <w:tcBorders>
              <w:left w:val="single" w:sz="2" w:space="0" w:color="000000"/>
              <w:right w:val="single" w:sz="2" w:space="0" w:color="000000"/>
            </w:tcBorders>
            <w:tcMar>
              <w:top w:w="15" w:type="dxa"/>
              <w:left w:w="15" w:type="dxa"/>
              <w:bottom w:w="15" w:type="dxa"/>
              <w:right w:w="15" w:type="dxa"/>
            </w:tcMar>
            <w:vAlign w:val="center"/>
          </w:tcPr>
          <w:p w14:paraId="3F31DD9A"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ins w:id="9920" w:author="코람코 상장리츠팀" w:date="2026-10-13T15:00:00Z">
              <w:r>
                <w:rPr>
                  <w:rFonts w:ascii="Times New Roman" w:eastAsia="바탕체" w:hAnsi="Times New Roman"/>
                  <w:kern w:val="0"/>
                  <w:sz w:val="22"/>
                </w:rPr>
                <w:t xml:space="preserve">금12,000,000,000원</w:t>
              </w:r>
            </w:ins>
          </w:p>
        </w:tc>
      </w:tr>
      <w:tr w:rsidR="00DE42D9" w14:paraId="2684B417" w14:textId="77777777">
        <w:trPr>
          <w:trHeight w:val="94"/>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14:paraId="1B17CCD4" w14:textId="77777777"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14:paraId="7B19953D" w14:textId="77777777" w:rsidR="00DE42D9" w:rsidRDefault="00930A79">
            <w:pPr>
              <w:snapToGrid w:val="0"/>
              <w:spacing w:after="0" w:line="240" w:lineRule="auto"/>
              <w:jc w:val="center"/>
              <w:rPr>
                <w:rFonts w:ascii="Times New Roman" w:eastAsia="바탕체" w:hAnsi="Times New Roman"/>
                <w:color w:val="000000"/>
                <w:kern w:val="0"/>
                <w:sz w:val="22"/>
              </w:rPr>
            </w:pPr>
            <w:r>
              <w:rPr>
                <w:rFonts w:ascii="Times New Roman" w:eastAsia="바탕체" w:hAnsi="Times New Roman"/>
                <w:color w:val="000000"/>
                <w:kern w:val="0"/>
                <w:sz w:val="22"/>
              </w:rPr>
              <w:t>법인등록번호</w:t>
            </w:r>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14:paraId="1F7F3628"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ins w:id="9919" w:author="코람코 상장리츠팀" w:date="2026-10-13T15:00:00Z">
              <w:r>
                <w:rPr>
                  <w:rFonts w:ascii="Times New Roman" w:eastAsia="바탕체" w:hAnsi="Times New Roman"/>
                  <w:kern w:val="0"/>
                  <w:sz w:val="22"/>
                </w:rPr>
                <w:t xml:space="preserve">244235-0009895</w:t>
              </w:r>
            </w:ins>
          </w:p>
        </w:tc>
        <w:tc>
          <w:tcPr>
            <w:tcW w:w="2834" w:type="dxa"/>
            <w:vMerge/>
            <w:tcBorders>
              <w:left w:val="single" w:sz="2" w:space="0" w:color="000000"/>
              <w:right w:val="single" w:sz="2" w:space="0" w:color="000000"/>
            </w:tcBorders>
            <w:tcMar>
              <w:top w:w="15" w:type="dxa"/>
              <w:left w:w="15" w:type="dxa"/>
              <w:bottom w:w="15" w:type="dxa"/>
              <w:right w:w="15" w:type="dxa"/>
            </w:tcMar>
            <w:vAlign w:val="center"/>
          </w:tcPr>
          <w:p w14:paraId="6E4D4CB5"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p>
        </w:tc>
      </w:tr>
      <w:tr w:rsidR="00DE42D9" w14:paraId="511C2062" w14:textId="77777777">
        <w:trPr>
          <w:trHeight w:val="94"/>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14:paraId="4BFDA568" w14:textId="77777777"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single" w:sz="4" w:space="0" w:color="000000"/>
              <w:left w:val="single" w:sz="4" w:space="0" w:color="000000"/>
              <w:bottom w:val="dotted" w:sz="4" w:space="0" w:color="000000"/>
              <w:right w:val="single" w:sz="2" w:space="0" w:color="000000"/>
            </w:tcBorders>
            <w:tcMar>
              <w:top w:w="15" w:type="dxa"/>
              <w:left w:w="15" w:type="dxa"/>
              <w:bottom w:w="15" w:type="dxa"/>
              <w:right w:w="15" w:type="dxa"/>
            </w:tcMar>
            <w:vAlign w:val="center"/>
          </w:tcPr>
          <w:p w14:paraId="5CBF5275" w14:textId="77777777" w:rsidR="00DE42D9" w:rsidRDefault="00930A79">
            <w:pPr>
              <w:snapToGrid w:val="0"/>
              <w:spacing w:after="0" w:line="240" w:lineRule="auto"/>
              <w:jc w:val="center"/>
              <w:rPr>
                <w:rFonts w:ascii="Times New Roman" w:hAnsi="Times New Roman"/>
                <w:color w:val="000000"/>
                <w:kern w:val="0"/>
                <w:sz w:val="22"/>
              </w:rPr>
            </w:pPr>
            <w:r>
              <w:rPr>
                <w:rFonts w:ascii="Times New Roman" w:eastAsia="바탕체" w:hAnsi="Times New Roman"/>
                <w:color w:val="000000"/>
                <w:kern w:val="0"/>
                <w:sz w:val="22"/>
              </w:rPr>
              <w:t>상</w:t>
            </w:r>
            <w:r>
              <w:rPr>
                <w:rFonts w:ascii="Times New Roman" w:eastAsia="Times New Roman" w:hAnsi="Times New Roman"/>
                <w:color w:val="000000"/>
                <w:kern w:val="0"/>
                <w:sz w:val="22"/>
              </w:rPr>
              <w:t xml:space="preserve"> </w:t>
            </w:r>
            <w:r>
              <w:rPr>
                <w:rFonts w:ascii="Times New Roman" w:eastAsia="바탕체" w:hAnsi="Times New Roman"/>
                <w:color w:val="000000"/>
                <w:kern w:val="0"/>
                <w:sz w:val="22"/>
              </w:rPr>
              <w:t>호</w:t>
            </w:r>
          </w:p>
        </w:tc>
        <w:tc>
          <w:tcPr>
            <w:tcW w:w="3114" w:type="dxa"/>
            <w:tcBorders>
              <w:top w:val="single" w:sz="4" w:space="0" w:color="000000"/>
              <w:left w:val="single" w:sz="2" w:space="0" w:color="000000"/>
              <w:bottom w:val="dotted" w:sz="4" w:space="0" w:color="000000"/>
              <w:right w:val="single" w:sz="2" w:space="0" w:color="000000"/>
            </w:tcBorders>
            <w:tcMar>
              <w:top w:w="15" w:type="dxa"/>
              <w:left w:w="15" w:type="dxa"/>
              <w:bottom w:w="15" w:type="dxa"/>
              <w:right w:w="15" w:type="dxa"/>
            </w:tcMar>
            <w:vAlign w:val="center"/>
          </w:tcPr>
          <w:p w14:paraId="32CB3DE1"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ins w:id="9921" w:author="코람코 상장리츠팀" w:date="2026-10-13T15:00:00Z">
              <w:r>
                <w:rPr>
                  <w:rFonts w:ascii="Times New Roman" w:eastAsia="바탕체" w:hAnsi="Times New Roman"/>
                  <w:kern w:val="0"/>
                  <w:sz w:val="22"/>
                </w:rPr>
                <w:t xml:space="preserve">주식회사 에스비아이저축은행</w:t>
              </w:r>
            </w:ins>
          </w:p>
        </w:tc>
        <w:tc>
          <w:tcPr>
            <w:tcW w:w="2834" w:type="dxa"/>
            <w:vMerge w:val="restart"/>
            <w:tcBorders>
              <w:left w:val="single" w:sz="2" w:space="0" w:color="000000"/>
              <w:right w:val="single" w:sz="2" w:space="0" w:color="000000"/>
            </w:tcBorders>
            <w:tcMar>
              <w:top w:w="15" w:type="dxa"/>
              <w:left w:w="15" w:type="dxa"/>
              <w:bottom w:w="15" w:type="dxa"/>
              <w:right w:w="15" w:type="dxa"/>
            </w:tcMar>
            <w:vAlign w:val="center"/>
          </w:tcPr>
          <w:p w14:paraId="3A119F61"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ins w:id="9923" w:author="코람코 상장리츠팀" w:date="2026-10-13T15:00:00Z">
              <w:r>
                <w:rPr>
                  <w:rFonts w:ascii="Times New Roman" w:eastAsia="바탕체" w:hAnsi="Times New Roman"/>
                  <w:kern w:val="0"/>
                  <w:sz w:val="22"/>
                </w:rPr>
                <w:t xml:space="preserve">금12,000,000,000원</w:t>
              </w:r>
            </w:ins>
          </w:p>
        </w:tc>
      </w:tr>
      <w:tr w:rsidR="00DE42D9" w14:paraId="179E08A2" w14:textId="77777777">
        <w:trPr>
          <w:trHeight w:val="55"/>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14:paraId="3F1328C4" w14:textId="77777777"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14:paraId="5D0FC6E3" w14:textId="77777777" w:rsidR="00DE42D9" w:rsidRDefault="00930A79">
            <w:pPr>
              <w:snapToGrid w:val="0"/>
              <w:spacing w:after="0" w:line="240" w:lineRule="auto"/>
              <w:jc w:val="center"/>
              <w:rPr>
                <w:rFonts w:ascii="Times New Roman" w:eastAsia="바탕체" w:hAnsi="Times New Roman"/>
                <w:color w:val="000000"/>
                <w:kern w:val="0"/>
                <w:sz w:val="22"/>
              </w:rPr>
            </w:pPr>
            <w:r>
              <w:rPr>
                <w:rFonts w:ascii="Times New Roman" w:eastAsia="바탕체" w:hAnsi="Times New Roman"/>
                <w:color w:val="000000"/>
                <w:kern w:val="0"/>
                <w:sz w:val="22"/>
              </w:rPr>
              <w:t>법인등록번호</w:t>
            </w:r>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14:paraId="414DCA95"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ins w:id="9922" w:author="코람코 상장리츠팀" w:date="2026-10-13T15:00:00Z">
              <w:r>
                <w:rPr>
                  <w:rFonts w:ascii="Times New Roman" w:eastAsia="바탕체" w:hAnsi="Times New Roman"/>
                  <w:kern w:val="0"/>
                  <w:sz w:val="22"/>
                </w:rPr>
                <w:t xml:space="preserve">[*]</w:t>
              </w:r>
            </w:ins>
          </w:p>
        </w:tc>
        <w:tc>
          <w:tcPr>
            <w:tcW w:w="2834" w:type="dxa"/>
            <w:vMerge/>
            <w:tcBorders>
              <w:left w:val="single" w:sz="2" w:space="0" w:color="000000"/>
              <w:right w:val="single" w:sz="2" w:space="0" w:color="000000"/>
            </w:tcBorders>
            <w:tcMar>
              <w:top w:w="15" w:type="dxa"/>
              <w:left w:w="15" w:type="dxa"/>
              <w:bottom w:w="15" w:type="dxa"/>
              <w:right w:w="15" w:type="dxa"/>
            </w:tcMar>
            <w:vAlign w:val="center"/>
          </w:tcPr>
          <w:p w14:paraId="606180FB"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p>
        </w:tc>
      </w:tr>
      <w:tr w:rsidR="00DE42D9">
        <w:trPr>
          <w:trHeight w:val="94"/>
          <w:ins w:id="9924" w:author="코람코 상장리츠팀" w:date="2026-10-13T15:00:00Z"/>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ins w:id="9925" w:author="코람코 상장리츠팀" w:date="2026-10-13T15:00:00Z"/>
                <w:rFonts w:ascii="Times New Roman" w:eastAsia="바탕체" w:hAnsi="Times New Roman"/>
                <w:color w:val="000000"/>
                <w:kern w:val="0"/>
                <w:sz w:val="22"/>
              </w:rPr>
            </w:pPr>
          </w:p>
        </w:tc>
        <w:tc>
          <w:tcPr>
            <w:tcW w:w="1652" w:type="dxa"/>
            <w:tcBorders>
              <w:top w:val="single" w:sz="4" w:space="0" w:color="000000"/>
              <w:left w:val="single" w:sz="4" w:space="0" w:color="000000"/>
              <w:bottom w:val="dotted"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ins w:id="9926" w:author="코람코 상장리츠팀" w:date="2026-10-13T15:00:00Z"/>
                <w:rFonts w:ascii="Times New Roman" w:hAnsi="Times New Roman"/>
                <w:color w:val="000000"/>
                <w:kern w:val="0"/>
                <w:sz w:val="22"/>
              </w:rPr>
            </w:pPr>
            <w:ins w:id="9927" w:author="코람코 상장리츠팀" w:date="2026-10-13T15:00:00Z">
              <w:r>
                <w:rPr>
                  <w:rFonts w:ascii="Times New Roman" w:eastAsia="바탕체" w:hAnsi="Times New Roman"/>
                  <w:kern w:val="0"/>
                  <w:sz w:val="22"/>
                </w:rPr>
                <w:t xml:space="preserve">상 호</w:t>
              </w:r>
            </w:ins>
          </w:p>
        </w:tc>
        <w:tc>
          <w:tcPr>
            <w:tcW w:w="3114" w:type="dxa"/>
            <w:tcBorders>
              <w:top w:val="single" w:sz="4" w:space="0" w:color="000000"/>
              <w:left w:val="single" w:sz="2" w:space="0" w:color="000000"/>
              <w:bottom w:val="dotted"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9928" w:author="코람코 상장리츠팀" w:date="2026-10-13T15:00:00Z"/>
                <w:rFonts w:ascii="Times New Roman" w:eastAsia="바탕체" w:hAnsi="Times New Roman"/>
                <w:color w:val="000000"/>
                <w:kern w:val="0"/>
                <w:sz w:val="22"/>
              </w:rPr>
            </w:pPr>
            <w:ins w:id="9929" w:author="코람코 상장리츠팀" w:date="2026-10-13T15:00:00Z">
              <w:r>
                <w:rPr>
                  <w:rFonts w:ascii="Times New Roman" w:eastAsia="바탕체" w:hAnsi="Times New Roman"/>
                  <w:kern w:val="0"/>
                  <w:sz w:val="22"/>
                </w:rPr>
                <w:t xml:space="preserve">신용협동조합중앙회</w:t>
              </w:r>
            </w:ins>
          </w:p>
        </w:tc>
        <w:tc>
          <w:tcPr>
            <w:tcW w:w="2834" w:type="dxa"/>
            <w:vMerge w:val="restart"/>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9930" w:author="코람코 상장리츠팀" w:date="2026-10-13T15:00:00Z"/>
                <w:rFonts w:ascii="Times New Roman" w:eastAsia="바탕체" w:hAnsi="Times New Roman"/>
                <w:color w:val="000000"/>
                <w:kern w:val="0"/>
                <w:sz w:val="22"/>
              </w:rPr>
            </w:pPr>
            <w:ins w:id="9931" w:author="코람코 상장리츠팀" w:date="2026-10-13T15:00:00Z">
              <w:r>
                <w:rPr>
                  <w:rFonts w:ascii="Times New Roman" w:eastAsia="바탕체" w:hAnsi="Times New Roman"/>
                  <w:kern w:val="0"/>
                  <w:sz w:val="22"/>
                </w:rPr>
                <w:t xml:space="preserve">금120,000,000원</w:t>
              </w:r>
            </w:ins>
          </w:p>
        </w:tc>
      </w:tr>
      <w:tr w:rsidR="00DE42D9">
        <w:trPr>
          <w:trHeight w:val="55"/>
          <w:ins w:id="9932" w:author="코람코 상장리츠팀" w:date="2026-10-13T15:00:00Z"/>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ins w:id="9933" w:author="코람코 상장리츠팀" w:date="2026-10-13T15:00:00Z"/>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ins w:id="9934" w:author="코람코 상장리츠팀" w:date="2026-10-13T15:00:00Z"/>
                <w:rFonts w:ascii="Times New Roman" w:eastAsia="바탕체" w:hAnsi="Times New Roman"/>
                <w:color w:val="000000"/>
                <w:kern w:val="0"/>
                <w:sz w:val="22"/>
              </w:rPr>
            </w:pPr>
            <w:ins w:id="9935" w:author="코람코 상장리츠팀" w:date="2026-10-13T15:00:00Z">
              <w:r>
                <w:rPr>
                  <w:rFonts w:ascii="Times New Roman" w:eastAsia="바탕체" w:hAnsi="Times New Roman"/>
                  <w:kern w:val="0"/>
                  <w:sz w:val="22"/>
                </w:rPr>
                <w:t xml:space="preserve">법인등록번호</w:t>
              </w:r>
            </w:ins>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9936" w:author="코람코 상장리츠팀" w:date="2026-10-13T15:00:00Z"/>
                <w:rFonts w:ascii="Times New Roman" w:eastAsia="바탕체" w:hAnsi="Times New Roman"/>
                <w:color w:val="000000"/>
                <w:kern w:val="0"/>
                <w:sz w:val="22"/>
              </w:rPr>
            </w:pPr>
            <w:ins w:id="9937" w:author="코람코 상장리츠팀" w:date="2026-10-13T15:00:00Z">
              <w:r>
                <w:rPr>
                  <w:rFonts w:ascii="Times New Roman" w:eastAsia="바탕체" w:hAnsi="Times New Roman"/>
                  <w:kern w:val="0"/>
                  <w:sz w:val="22"/>
                </w:rPr>
                <w:t xml:space="preserve">115041-0000361</w:t>
              </w:r>
            </w:ins>
          </w:p>
        </w:tc>
        <w:tc>
          <w:tcPr>
            <w:tcW w:w="2834" w:type="dxa"/>
            <w:vMerge/>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9938" w:author="코람코 상장리츠팀" w:date="2026-10-13T15:00:00Z"/>
                <w:rFonts w:ascii="Times New Roman" w:eastAsia="바탕체" w:hAnsi="Times New Roman"/>
                <w:color w:val="000000"/>
                <w:kern w:val="0"/>
                <w:sz w:val="22"/>
              </w:rPr>
            </w:pPr>
          </w:p>
        </w:tc>
      </w:tr>
      <w:tr w:rsidR="00DE42D9">
        <w:trPr>
          <w:trHeight w:val="94"/>
          <w:ins w:id="9939" w:author="코람코 상장리츠팀" w:date="2026-10-13T15:00:00Z"/>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ins w:id="9940" w:author="코람코 상장리츠팀" w:date="2026-10-13T15:00:00Z"/>
                <w:rFonts w:ascii="Times New Roman" w:eastAsia="바탕체" w:hAnsi="Times New Roman"/>
                <w:color w:val="000000"/>
                <w:kern w:val="0"/>
                <w:sz w:val="22"/>
              </w:rPr>
            </w:pPr>
          </w:p>
        </w:tc>
        <w:tc>
          <w:tcPr>
            <w:tcW w:w="1652" w:type="dxa"/>
            <w:tcBorders>
              <w:top w:val="single" w:sz="4" w:space="0" w:color="000000"/>
              <w:left w:val="single" w:sz="4" w:space="0" w:color="000000"/>
              <w:bottom w:val="dotted"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ins w:id="9941" w:author="코람코 상장리츠팀" w:date="2026-10-13T15:00:00Z"/>
                <w:rFonts w:ascii="Times New Roman" w:hAnsi="Times New Roman"/>
                <w:color w:val="000000"/>
                <w:kern w:val="0"/>
                <w:sz w:val="22"/>
              </w:rPr>
            </w:pPr>
            <w:ins w:id="9942" w:author="코람코 상장리츠팀" w:date="2026-10-13T15:00:00Z">
              <w:r>
                <w:rPr>
                  <w:rFonts w:ascii="Times New Roman" w:eastAsia="바탕체" w:hAnsi="Times New Roman"/>
                  <w:kern w:val="0"/>
                  <w:sz w:val="22"/>
                </w:rPr>
                <w:t xml:space="preserve">상 호</w:t>
              </w:r>
            </w:ins>
          </w:p>
        </w:tc>
        <w:tc>
          <w:tcPr>
            <w:tcW w:w="3114" w:type="dxa"/>
            <w:tcBorders>
              <w:top w:val="single" w:sz="4" w:space="0" w:color="000000"/>
              <w:left w:val="single" w:sz="2" w:space="0" w:color="000000"/>
              <w:bottom w:val="dotted"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9943" w:author="코람코 상장리츠팀" w:date="2026-10-13T15:00:00Z"/>
                <w:rFonts w:ascii="Times New Roman" w:eastAsia="바탕체" w:hAnsi="Times New Roman"/>
                <w:color w:val="000000"/>
                <w:kern w:val="0"/>
                <w:sz w:val="22"/>
              </w:rPr>
            </w:pPr>
            <w:ins w:id="9944" w:author="코람코 상장리츠팀" w:date="2026-10-13T15:00:00Z">
              <w:r>
                <w:rPr>
                  <w:rFonts w:ascii="Times New Roman" w:eastAsia="바탕체" w:hAnsi="Times New Roman"/>
                  <w:kern w:val="0"/>
                  <w:sz w:val="22"/>
                </w:rPr>
                <w:t xml:space="preserve">서로신용협동조합</w:t>
              </w:r>
            </w:ins>
          </w:p>
        </w:tc>
        <w:tc>
          <w:tcPr>
            <w:tcW w:w="2834" w:type="dxa"/>
            <w:vMerge w:val="restart"/>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9945" w:author="코람코 상장리츠팀" w:date="2026-10-13T15:00:00Z"/>
                <w:rFonts w:ascii="Times New Roman" w:eastAsia="바탕체" w:hAnsi="Times New Roman"/>
                <w:color w:val="000000"/>
                <w:kern w:val="0"/>
                <w:sz w:val="22"/>
              </w:rPr>
            </w:pPr>
            <w:ins w:id="9946" w:author="코람코 상장리츠팀" w:date="2026-10-13T15:00:00Z">
              <w:r>
                <w:rPr>
                  <w:rFonts w:ascii="Times New Roman" w:eastAsia="바탕체" w:hAnsi="Times New Roman"/>
                  <w:kern w:val="0"/>
                  <w:sz w:val="22"/>
                </w:rPr>
                <w:t xml:space="preserve">금4,800,000,000원</w:t>
              </w:r>
            </w:ins>
          </w:p>
        </w:tc>
      </w:tr>
      <w:tr w:rsidR="00DE42D9">
        <w:trPr>
          <w:trHeight w:val="55"/>
          <w:ins w:id="9947" w:author="코람코 상장리츠팀" w:date="2026-10-13T15:00:00Z"/>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ins w:id="9948" w:author="코람코 상장리츠팀" w:date="2026-10-13T15:00:00Z"/>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ins w:id="9949" w:author="코람코 상장리츠팀" w:date="2026-10-13T15:00:00Z"/>
                <w:rFonts w:ascii="Times New Roman" w:eastAsia="바탕체" w:hAnsi="Times New Roman"/>
                <w:color w:val="000000"/>
                <w:kern w:val="0"/>
                <w:sz w:val="22"/>
              </w:rPr>
            </w:pPr>
            <w:ins w:id="9950" w:author="코람코 상장리츠팀" w:date="2026-10-13T15:00:00Z">
              <w:r>
                <w:rPr>
                  <w:rFonts w:ascii="Times New Roman" w:eastAsia="바탕체" w:hAnsi="Times New Roman"/>
                  <w:kern w:val="0"/>
                  <w:sz w:val="22"/>
                </w:rPr>
                <w:t xml:space="preserve">법인등록번호</w:t>
              </w:r>
            </w:ins>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9951" w:author="코람코 상장리츠팀" w:date="2026-10-13T15:00:00Z"/>
                <w:rFonts w:ascii="Times New Roman" w:eastAsia="바탕체" w:hAnsi="Times New Roman"/>
                <w:color w:val="000000"/>
                <w:kern w:val="0"/>
                <w:sz w:val="22"/>
              </w:rPr>
            </w:pPr>
            <w:ins w:id="9952" w:author="코람코 상장리츠팀" w:date="2026-10-13T15:00:00Z">
              <w:r>
                <w:rPr>
                  <w:rFonts w:ascii="Times New Roman" w:eastAsia="바탕체" w:hAnsi="Times New Roman"/>
                  <w:kern w:val="0"/>
                  <w:sz w:val="22"/>
                </w:rPr>
                <w:t xml:space="preserve">124141-0000912</w:t>
              </w:r>
            </w:ins>
          </w:p>
        </w:tc>
        <w:tc>
          <w:tcPr>
            <w:tcW w:w="2834" w:type="dxa"/>
            <w:vMerge/>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9953" w:author="코람코 상장리츠팀" w:date="2026-10-13T15:00:00Z"/>
                <w:rFonts w:ascii="Times New Roman" w:eastAsia="바탕체" w:hAnsi="Times New Roman"/>
                <w:color w:val="000000"/>
                <w:kern w:val="0"/>
                <w:sz w:val="22"/>
              </w:rPr>
            </w:pPr>
          </w:p>
        </w:tc>
      </w:tr>
      <w:tr w:rsidR="00DE42D9">
        <w:trPr>
          <w:trHeight w:val="94"/>
          <w:ins w:id="9954" w:author="코람코 상장리츠팀" w:date="2026-10-13T15:00:00Z"/>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ins w:id="9955" w:author="코람코 상장리츠팀" w:date="2026-10-13T15:00:00Z"/>
                <w:rFonts w:ascii="Times New Roman" w:eastAsia="바탕체" w:hAnsi="Times New Roman"/>
                <w:color w:val="000000"/>
                <w:kern w:val="0"/>
                <w:sz w:val="22"/>
              </w:rPr>
            </w:pPr>
          </w:p>
        </w:tc>
        <w:tc>
          <w:tcPr>
            <w:tcW w:w="1652" w:type="dxa"/>
            <w:tcBorders>
              <w:top w:val="single" w:sz="4" w:space="0" w:color="000000"/>
              <w:left w:val="single" w:sz="4" w:space="0" w:color="000000"/>
              <w:bottom w:val="dotted"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ins w:id="9956" w:author="코람코 상장리츠팀" w:date="2026-10-13T15:00:00Z"/>
                <w:rFonts w:ascii="Times New Roman" w:hAnsi="Times New Roman"/>
                <w:color w:val="000000"/>
                <w:kern w:val="0"/>
                <w:sz w:val="22"/>
              </w:rPr>
            </w:pPr>
            <w:ins w:id="9957" w:author="코람코 상장리츠팀" w:date="2026-10-13T15:00:00Z">
              <w:r>
                <w:rPr>
                  <w:rFonts w:ascii="Times New Roman" w:eastAsia="바탕체" w:hAnsi="Times New Roman"/>
                  <w:kern w:val="0"/>
                  <w:sz w:val="22"/>
                </w:rPr>
                <w:t xml:space="preserve">상 호</w:t>
              </w:r>
            </w:ins>
          </w:p>
        </w:tc>
        <w:tc>
          <w:tcPr>
            <w:tcW w:w="3114" w:type="dxa"/>
            <w:tcBorders>
              <w:top w:val="single" w:sz="4" w:space="0" w:color="000000"/>
              <w:left w:val="single" w:sz="2" w:space="0" w:color="000000"/>
              <w:bottom w:val="dotted"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9958" w:author="코람코 상장리츠팀" w:date="2026-10-13T15:00:00Z"/>
                <w:rFonts w:ascii="Times New Roman" w:eastAsia="바탕체" w:hAnsi="Times New Roman"/>
                <w:color w:val="000000"/>
                <w:kern w:val="0"/>
                <w:sz w:val="22"/>
              </w:rPr>
            </w:pPr>
            <w:ins w:id="9959" w:author="코람코 상장리츠팀" w:date="2026-10-13T15:00:00Z">
              <w:r>
                <w:rPr>
                  <w:rFonts w:ascii="Times New Roman" w:eastAsia="바탕체" w:hAnsi="Times New Roman"/>
                  <w:kern w:val="0"/>
                  <w:sz w:val="22"/>
                </w:rPr>
                <w:t xml:space="preserve">수지신용협동조합</w:t>
              </w:r>
            </w:ins>
          </w:p>
        </w:tc>
        <w:tc>
          <w:tcPr>
            <w:tcW w:w="2834" w:type="dxa"/>
            <w:vMerge w:val="restart"/>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9960" w:author="코람코 상장리츠팀" w:date="2026-10-13T15:00:00Z"/>
                <w:rFonts w:ascii="Times New Roman" w:eastAsia="바탕체" w:hAnsi="Times New Roman"/>
                <w:color w:val="000000"/>
                <w:kern w:val="0"/>
                <w:sz w:val="22"/>
              </w:rPr>
            </w:pPr>
            <w:ins w:id="9961" w:author="코람코 상장리츠팀" w:date="2026-10-13T15:00:00Z">
              <w:r>
                <w:rPr>
                  <w:rFonts w:ascii="Times New Roman" w:eastAsia="바탕체" w:hAnsi="Times New Roman"/>
                  <w:kern w:val="0"/>
                  <w:sz w:val="22"/>
                </w:rPr>
                <w:t xml:space="preserve">금3,360,000,000원</w:t>
              </w:r>
            </w:ins>
          </w:p>
        </w:tc>
      </w:tr>
      <w:tr w:rsidR="00DE42D9">
        <w:trPr>
          <w:trHeight w:val="55"/>
          <w:ins w:id="9962" w:author="코람코 상장리츠팀" w:date="2026-10-13T15:00:00Z"/>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ins w:id="9963" w:author="코람코 상장리츠팀" w:date="2026-10-13T15:00:00Z"/>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ins w:id="9964" w:author="코람코 상장리츠팀" w:date="2026-10-13T15:00:00Z"/>
                <w:rFonts w:ascii="Times New Roman" w:eastAsia="바탕체" w:hAnsi="Times New Roman"/>
                <w:color w:val="000000"/>
                <w:kern w:val="0"/>
                <w:sz w:val="22"/>
              </w:rPr>
            </w:pPr>
            <w:ins w:id="9965" w:author="코람코 상장리츠팀" w:date="2026-10-13T15:00:00Z">
              <w:r>
                <w:rPr>
                  <w:rFonts w:ascii="Times New Roman" w:eastAsia="바탕체" w:hAnsi="Times New Roman"/>
                  <w:kern w:val="0"/>
                  <w:sz w:val="22"/>
                </w:rPr>
                <w:t xml:space="preserve">법인등록번호</w:t>
              </w:r>
            </w:ins>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9966" w:author="코람코 상장리츠팀" w:date="2026-10-13T15:00:00Z"/>
                <w:rFonts w:ascii="Times New Roman" w:eastAsia="바탕체" w:hAnsi="Times New Roman"/>
                <w:color w:val="000000"/>
                <w:kern w:val="0"/>
                <w:sz w:val="22"/>
              </w:rPr>
            </w:pPr>
            <w:ins w:id="9967" w:author="코람코 상장리츠팀" w:date="2026-10-13T15:00:00Z">
              <w:r>
                <w:rPr>
                  <w:rFonts w:ascii="Times New Roman" w:eastAsia="바탕체" w:hAnsi="Times New Roman"/>
                  <w:kern w:val="0"/>
                  <w:sz w:val="22"/>
                </w:rPr>
                <w:t xml:space="preserve">134541-0000251</w:t>
              </w:r>
            </w:ins>
          </w:p>
        </w:tc>
        <w:tc>
          <w:tcPr>
            <w:tcW w:w="2834" w:type="dxa"/>
            <w:vMerge/>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9968" w:author="코람코 상장리츠팀" w:date="2026-10-13T15:00:00Z"/>
                <w:rFonts w:ascii="Times New Roman" w:eastAsia="바탕체" w:hAnsi="Times New Roman"/>
                <w:color w:val="000000"/>
                <w:kern w:val="0"/>
                <w:sz w:val="22"/>
              </w:rPr>
            </w:pPr>
          </w:p>
        </w:tc>
      </w:tr>
      <w:tr w:rsidR="00DE42D9">
        <w:trPr>
          <w:trHeight w:val="94"/>
          <w:ins w:id="9969" w:author="코람코 상장리츠팀" w:date="2026-10-13T15:00:00Z"/>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ins w:id="9970" w:author="코람코 상장리츠팀" w:date="2026-10-13T15:00:00Z"/>
                <w:rFonts w:ascii="Times New Roman" w:eastAsia="바탕체" w:hAnsi="Times New Roman"/>
                <w:color w:val="000000"/>
                <w:kern w:val="0"/>
                <w:sz w:val="22"/>
              </w:rPr>
            </w:pPr>
          </w:p>
        </w:tc>
        <w:tc>
          <w:tcPr>
            <w:tcW w:w="1652" w:type="dxa"/>
            <w:tcBorders>
              <w:top w:val="single" w:sz="4" w:space="0" w:color="000000"/>
              <w:left w:val="single" w:sz="4" w:space="0" w:color="000000"/>
              <w:bottom w:val="dotted"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ins w:id="9971" w:author="코람코 상장리츠팀" w:date="2026-10-13T15:00:00Z"/>
                <w:rFonts w:ascii="Times New Roman" w:hAnsi="Times New Roman"/>
                <w:color w:val="000000"/>
                <w:kern w:val="0"/>
                <w:sz w:val="22"/>
              </w:rPr>
            </w:pPr>
            <w:ins w:id="9972" w:author="코람코 상장리츠팀" w:date="2026-10-13T15:00:00Z">
              <w:r>
                <w:rPr>
                  <w:rFonts w:ascii="Times New Roman" w:eastAsia="바탕체" w:hAnsi="Times New Roman"/>
                  <w:kern w:val="0"/>
                  <w:sz w:val="22"/>
                </w:rPr>
                <w:t xml:space="preserve">상 호</w:t>
              </w:r>
            </w:ins>
          </w:p>
        </w:tc>
        <w:tc>
          <w:tcPr>
            <w:tcW w:w="3114" w:type="dxa"/>
            <w:tcBorders>
              <w:top w:val="single" w:sz="4" w:space="0" w:color="000000"/>
              <w:left w:val="single" w:sz="2" w:space="0" w:color="000000"/>
              <w:bottom w:val="dotted"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9973" w:author="코람코 상장리츠팀" w:date="2026-10-13T15:00:00Z"/>
                <w:rFonts w:ascii="Times New Roman" w:eastAsia="바탕체" w:hAnsi="Times New Roman"/>
                <w:color w:val="000000"/>
                <w:kern w:val="0"/>
                <w:sz w:val="22"/>
              </w:rPr>
            </w:pPr>
            <w:ins w:id="9974" w:author="코람코 상장리츠팀" w:date="2026-10-13T15:00:00Z">
              <w:r>
                <w:rPr>
                  <w:rFonts w:ascii="Times New Roman" w:eastAsia="바탕체" w:hAnsi="Times New Roman"/>
                  <w:kern w:val="0"/>
                  <w:sz w:val="22"/>
                </w:rPr>
                <w:t xml:space="preserve">정선신용협동조합</w:t>
              </w:r>
            </w:ins>
          </w:p>
        </w:tc>
        <w:tc>
          <w:tcPr>
            <w:tcW w:w="2834" w:type="dxa"/>
            <w:vMerge w:val="restart"/>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9975" w:author="코람코 상장리츠팀" w:date="2026-10-13T15:00:00Z"/>
                <w:rFonts w:ascii="Times New Roman" w:eastAsia="바탕체" w:hAnsi="Times New Roman"/>
                <w:color w:val="000000"/>
                <w:kern w:val="0"/>
                <w:sz w:val="22"/>
              </w:rPr>
            </w:pPr>
            <w:ins w:id="9976" w:author="코람코 상장리츠팀" w:date="2026-10-13T15:00:00Z">
              <w:r>
                <w:rPr>
                  <w:rFonts w:ascii="Times New Roman" w:eastAsia="바탕체" w:hAnsi="Times New Roman"/>
                  <w:kern w:val="0"/>
                  <w:sz w:val="22"/>
                </w:rPr>
                <w:t xml:space="preserve">금2,880,000,000원</w:t>
              </w:r>
            </w:ins>
          </w:p>
        </w:tc>
      </w:tr>
      <w:tr w:rsidR="00DE42D9">
        <w:trPr>
          <w:trHeight w:val="55"/>
          <w:ins w:id="9977" w:author="코람코 상장리츠팀" w:date="2026-10-13T15:00:00Z"/>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ins w:id="9978" w:author="코람코 상장리츠팀" w:date="2026-10-13T15:00:00Z"/>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ins w:id="9979" w:author="코람코 상장리츠팀" w:date="2026-10-13T15:00:00Z"/>
                <w:rFonts w:ascii="Times New Roman" w:eastAsia="바탕체" w:hAnsi="Times New Roman"/>
                <w:color w:val="000000"/>
                <w:kern w:val="0"/>
                <w:sz w:val="22"/>
              </w:rPr>
            </w:pPr>
            <w:ins w:id="9980" w:author="코람코 상장리츠팀" w:date="2026-10-13T15:00:00Z">
              <w:r>
                <w:rPr>
                  <w:rFonts w:ascii="Times New Roman" w:eastAsia="바탕체" w:hAnsi="Times New Roman"/>
                  <w:kern w:val="0"/>
                  <w:sz w:val="22"/>
                </w:rPr>
                <w:t xml:space="preserve">법인등록번호</w:t>
              </w:r>
            </w:ins>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9981" w:author="코람코 상장리츠팀" w:date="2026-10-13T15:00:00Z"/>
                <w:rFonts w:ascii="Times New Roman" w:eastAsia="바탕체" w:hAnsi="Times New Roman"/>
                <w:color w:val="000000"/>
                <w:kern w:val="0"/>
                <w:sz w:val="22"/>
              </w:rPr>
            </w:pPr>
            <w:ins w:id="9982" w:author="코람코 상장리츠팀" w:date="2026-10-13T15:00:00Z">
              <w:r>
                <w:rPr>
                  <w:rFonts w:ascii="Times New Roman" w:eastAsia="바탕체" w:hAnsi="Times New Roman"/>
                  <w:kern w:val="0"/>
                  <w:sz w:val="22"/>
                </w:rPr>
                <w:t xml:space="preserve">144941-0000813</w:t>
              </w:r>
            </w:ins>
          </w:p>
        </w:tc>
        <w:tc>
          <w:tcPr>
            <w:tcW w:w="2834" w:type="dxa"/>
            <w:vMerge/>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9983" w:author="코람코 상장리츠팀" w:date="2026-10-13T15:00:00Z"/>
                <w:rFonts w:ascii="Times New Roman" w:eastAsia="바탕체" w:hAnsi="Times New Roman"/>
                <w:color w:val="000000"/>
                <w:kern w:val="0"/>
                <w:sz w:val="22"/>
              </w:rPr>
            </w:pPr>
          </w:p>
        </w:tc>
      </w:tr>
      <w:tr w:rsidR="00DE42D9">
        <w:trPr>
          <w:trHeight w:val="94"/>
          <w:ins w:id="9984" w:author="코람코 상장리츠팀" w:date="2026-10-13T15:00:00Z"/>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ins w:id="9985" w:author="코람코 상장리츠팀" w:date="2026-10-13T15:00:00Z"/>
                <w:rFonts w:ascii="Times New Roman" w:eastAsia="바탕체" w:hAnsi="Times New Roman"/>
                <w:color w:val="000000"/>
                <w:kern w:val="0"/>
                <w:sz w:val="22"/>
              </w:rPr>
            </w:pPr>
          </w:p>
        </w:tc>
        <w:tc>
          <w:tcPr>
            <w:tcW w:w="1652" w:type="dxa"/>
            <w:tcBorders>
              <w:top w:val="single" w:sz="4" w:space="0" w:color="000000"/>
              <w:left w:val="single" w:sz="4" w:space="0" w:color="000000"/>
              <w:bottom w:val="dotted"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ins w:id="9986" w:author="코람코 상장리츠팀" w:date="2026-10-13T15:00:00Z"/>
                <w:rFonts w:ascii="Times New Roman" w:hAnsi="Times New Roman"/>
                <w:color w:val="000000"/>
                <w:kern w:val="0"/>
                <w:sz w:val="22"/>
              </w:rPr>
            </w:pPr>
            <w:ins w:id="9987" w:author="코람코 상장리츠팀" w:date="2026-10-13T15:00:00Z">
              <w:r>
                <w:rPr>
                  <w:rFonts w:ascii="Times New Roman" w:eastAsia="바탕체" w:hAnsi="Times New Roman"/>
                  <w:kern w:val="0"/>
                  <w:sz w:val="22"/>
                </w:rPr>
                <w:t xml:space="preserve">상 호</w:t>
              </w:r>
            </w:ins>
          </w:p>
        </w:tc>
        <w:tc>
          <w:tcPr>
            <w:tcW w:w="3114" w:type="dxa"/>
            <w:tcBorders>
              <w:top w:val="single" w:sz="4" w:space="0" w:color="000000"/>
              <w:left w:val="single" w:sz="2" w:space="0" w:color="000000"/>
              <w:bottom w:val="dotted"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9988" w:author="코람코 상장리츠팀" w:date="2026-10-13T15:00:00Z"/>
                <w:rFonts w:ascii="Times New Roman" w:eastAsia="바탕체" w:hAnsi="Times New Roman"/>
                <w:color w:val="000000"/>
                <w:kern w:val="0"/>
                <w:sz w:val="22"/>
              </w:rPr>
            </w:pPr>
            <w:ins w:id="9989" w:author="코람코 상장리츠팀" w:date="2026-10-13T15:00:00Z">
              <w:r>
                <w:rPr>
                  <w:rFonts w:ascii="Times New Roman" w:eastAsia="바탕체" w:hAnsi="Times New Roman"/>
                  <w:kern w:val="0"/>
                  <w:sz w:val="22"/>
                </w:rPr>
                <w:t xml:space="preserve">연희신용협동조합</w:t>
              </w:r>
            </w:ins>
          </w:p>
        </w:tc>
        <w:tc>
          <w:tcPr>
            <w:tcW w:w="2834" w:type="dxa"/>
            <w:vMerge w:val="restart"/>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9990" w:author="코람코 상장리츠팀" w:date="2026-10-13T15:00:00Z"/>
                <w:rFonts w:ascii="Times New Roman" w:eastAsia="바탕체" w:hAnsi="Times New Roman"/>
                <w:color w:val="000000"/>
                <w:kern w:val="0"/>
                <w:sz w:val="22"/>
              </w:rPr>
            </w:pPr>
            <w:ins w:id="9991" w:author="코람코 상장리츠팀" w:date="2026-10-13T15:00:00Z">
              <w:r>
                <w:rPr>
                  <w:rFonts w:ascii="Times New Roman" w:eastAsia="바탕체" w:hAnsi="Times New Roman"/>
                  <w:kern w:val="0"/>
                  <w:sz w:val="22"/>
                </w:rPr>
                <w:t xml:space="preserve">금1,680,000,000원</w:t>
              </w:r>
            </w:ins>
          </w:p>
        </w:tc>
      </w:tr>
      <w:tr w:rsidR="00DE42D9">
        <w:trPr>
          <w:trHeight w:val="55"/>
          <w:ins w:id="9992" w:author="코람코 상장리츠팀" w:date="2026-10-13T15:00:00Z"/>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ins w:id="9993" w:author="코람코 상장리츠팀" w:date="2026-10-13T15:00:00Z"/>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ins w:id="9994" w:author="코람코 상장리츠팀" w:date="2026-10-13T15:00:00Z"/>
                <w:rFonts w:ascii="Times New Roman" w:eastAsia="바탕체" w:hAnsi="Times New Roman"/>
                <w:color w:val="000000"/>
                <w:kern w:val="0"/>
                <w:sz w:val="22"/>
              </w:rPr>
            </w:pPr>
            <w:ins w:id="9995" w:author="코람코 상장리츠팀" w:date="2026-10-13T15:00:00Z">
              <w:r>
                <w:rPr>
                  <w:rFonts w:ascii="Times New Roman" w:eastAsia="바탕체" w:hAnsi="Times New Roman"/>
                  <w:kern w:val="0"/>
                  <w:sz w:val="22"/>
                </w:rPr>
                <w:t xml:space="preserve">법인등록번호</w:t>
              </w:r>
            </w:ins>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9996" w:author="코람코 상장리츠팀" w:date="2026-10-13T15:00:00Z"/>
                <w:rFonts w:ascii="Times New Roman" w:eastAsia="바탕체" w:hAnsi="Times New Roman"/>
                <w:color w:val="000000"/>
                <w:kern w:val="0"/>
                <w:sz w:val="22"/>
              </w:rPr>
            </w:pPr>
            <w:ins w:id="9997" w:author="코람코 상장리츠팀" w:date="2026-10-13T15:00:00Z">
              <w:r>
                <w:rPr>
                  <w:rFonts w:ascii="Times New Roman" w:eastAsia="바탕체" w:hAnsi="Times New Roman"/>
                  <w:kern w:val="0"/>
                  <w:sz w:val="22"/>
                </w:rPr>
                <w:t xml:space="preserve">114544-0000548</w:t>
              </w:r>
            </w:ins>
          </w:p>
        </w:tc>
        <w:tc>
          <w:tcPr>
            <w:tcW w:w="2834" w:type="dxa"/>
            <w:vMerge/>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9998" w:author="코람코 상장리츠팀" w:date="2026-10-13T15:00:00Z"/>
                <w:rFonts w:ascii="Times New Roman" w:eastAsia="바탕체" w:hAnsi="Times New Roman"/>
                <w:color w:val="000000"/>
                <w:kern w:val="0"/>
                <w:sz w:val="22"/>
              </w:rPr>
            </w:pPr>
          </w:p>
        </w:tc>
      </w:tr>
      <w:tr w:rsidR="00DE42D9">
        <w:trPr>
          <w:trHeight w:val="94"/>
          <w:ins w:id="9999" w:author="코람코 상장리츠팀" w:date="2026-10-13T15:00:00Z"/>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ins w:id="10000" w:author="코람코 상장리츠팀" w:date="2026-10-13T15:00:00Z"/>
                <w:rFonts w:ascii="Times New Roman" w:eastAsia="바탕체" w:hAnsi="Times New Roman"/>
                <w:color w:val="000000"/>
                <w:kern w:val="0"/>
                <w:sz w:val="22"/>
              </w:rPr>
            </w:pPr>
          </w:p>
        </w:tc>
        <w:tc>
          <w:tcPr>
            <w:tcW w:w="1652" w:type="dxa"/>
            <w:tcBorders>
              <w:top w:val="single" w:sz="4" w:space="0" w:color="000000"/>
              <w:left w:val="single" w:sz="4" w:space="0" w:color="000000"/>
              <w:bottom w:val="dotted"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ins w:id="10001" w:author="코람코 상장리츠팀" w:date="2026-10-13T15:00:00Z"/>
                <w:rFonts w:ascii="Times New Roman" w:hAnsi="Times New Roman"/>
                <w:color w:val="000000"/>
                <w:kern w:val="0"/>
                <w:sz w:val="22"/>
              </w:rPr>
            </w:pPr>
            <w:ins w:id="10002" w:author="코람코 상장리츠팀" w:date="2026-10-13T15:00:00Z">
              <w:r>
                <w:rPr>
                  <w:rFonts w:ascii="Times New Roman" w:eastAsia="바탕체" w:hAnsi="Times New Roman"/>
                  <w:kern w:val="0"/>
                  <w:sz w:val="22"/>
                </w:rPr>
                <w:t xml:space="preserve">상 호</w:t>
              </w:r>
            </w:ins>
          </w:p>
        </w:tc>
        <w:tc>
          <w:tcPr>
            <w:tcW w:w="3114" w:type="dxa"/>
            <w:tcBorders>
              <w:top w:val="single" w:sz="4" w:space="0" w:color="000000"/>
              <w:left w:val="single" w:sz="2" w:space="0" w:color="000000"/>
              <w:bottom w:val="dotted"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10003" w:author="코람코 상장리츠팀" w:date="2026-10-13T15:00:00Z"/>
                <w:rFonts w:ascii="Times New Roman" w:eastAsia="바탕체" w:hAnsi="Times New Roman"/>
                <w:color w:val="000000"/>
                <w:kern w:val="0"/>
                <w:sz w:val="22"/>
              </w:rPr>
            </w:pPr>
            <w:ins w:id="10004" w:author="코람코 상장리츠팀" w:date="2026-10-13T15:00:00Z">
              <w:r>
                <w:rPr>
                  <w:rFonts w:ascii="Times New Roman" w:eastAsia="바탕체" w:hAnsi="Times New Roman"/>
                  <w:kern w:val="0"/>
                  <w:sz w:val="22"/>
                </w:rPr>
                <w:t xml:space="preserve">금모래신용협동조합</w:t>
              </w:r>
            </w:ins>
          </w:p>
        </w:tc>
        <w:tc>
          <w:tcPr>
            <w:tcW w:w="2834" w:type="dxa"/>
            <w:vMerge w:val="restart"/>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10005" w:author="코람코 상장리츠팀" w:date="2026-10-13T15:00:00Z"/>
                <w:rFonts w:ascii="Times New Roman" w:eastAsia="바탕체" w:hAnsi="Times New Roman"/>
                <w:color w:val="000000"/>
                <w:kern w:val="0"/>
                <w:sz w:val="22"/>
              </w:rPr>
            </w:pPr>
            <w:ins w:id="10006" w:author="코람코 상장리츠팀" w:date="2026-10-13T15:00:00Z">
              <w:r>
                <w:rPr>
                  <w:rFonts w:ascii="Times New Roman" w:eastAsia="바탕체" w:hAnsi="Times New Roman"/>
                  <w:kern w:val="0"/>
                  <w:sz w:val="22"/>
                </w:rPr>
                <w:t xml:space="preserve">금2,160,000,000원</w:t>
              </w:r>
            </w:ins>
          </w:p>
        </w:tc>
      </w:tr>
      <w:tr w:rsidR="00DE42D9">
        <w:trPr>
          <w:trHeight w:val="55"/>
          <w:ins w:id="10007" w:author="코람코 상장리츠팀" w:date="2026-10-13T15:00:00Z"/>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ins w:id="10008" w:author="코람코 상장리츠팀" w:date="2026-10-13T15:00:00Z"/>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ins w:id="10009" w:author="코람코 상장리츠팀" w:date="2026-10-13T15:00:00Z"/>
                <w:rFonts w:ascii="Times New Roman" w:eastAsia="바탕체" w:hAnsi="Times New Roman"/>
                <w:color w:val="000000"/>
                <w:kern w:val="0"/>
                <w:sz w:val="22"/>
              </w:rPr>
            </w:pPr>
            <w:ins w:id="10010" w:author="코람코 상장리츠팀" w:date="2026-10-13T15:00:00Z">
              <w:r>
                <w:rPr>
                  <w:rFonts w:ascii="Times New Roman" w:eastAsia="바탕체" w:hAnsi="Times New Roman"/>
                  <w:kern w:val="0"/>
                  <w:sz w:val="22"/>
                </w:rPr>
                <w:t xml:space="preserve">법인등록번호</w:t>
              </w:r>
            </w:ins>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10011" w:author="코람코 상장리츠팀" w:date="2026-10-13T15:00:00Z"/>
                <w:rFonts w:ascii="Times New Roman" w:eastAsia="바탕체" w:hAnsi="Times New Roman"/>
                <w:color w:val="000000"/>
                <w:kern w:val="0"/>
                <w:sz w:val="22"/>
              </w:rPr>
            </w:pPr>
            <w:ins w:id="10012" w:author="코람코 상장리츠팀" w:date="2026-10-13T15:00:00Z">
              <w:r>
                <w:rPr>
                  <w:rFonts w:ascii="Times New Roman" w:eastAsia="바탕체" w:hAnsi="Times New Roman"/>
                  <w:kern w:val="0"/>
                  <w:sz w:val="22"/>
                </w:rPr>
                <w:t xml:space="preserve">114541-0000205</w:t>
              </w:r>
            </w:ins>
          </w:p>
        </w:tc>
        <w:tc>
          <w:tcPr>
            <w:tcW w:w="2834" w:type="dxa"/>
            <w:vMerge/>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10013" w:author="코람코 상장리츠팀" w:date="2026-10-13T15:00:00Z"/>
                <w:rFonts w:ascii="Times New Roman" w:eastAsia="바탕체" w:hAnsi="Times New Roman"/>
                <w:color w:val="000000"/>
                <w:kern w:val="0"/>
                <w:sz w:val="22"/>
              </w:rPr>
            </w:pPr>
          </w:p>
        </w:tc>
      </w:tr>
      <w:tr w:rsidR="00DE42D9">
        <w:trPr>
          <w:trHeight w:val="94"/>
          <w:ins w:id="10014" w:author="코람코 상장리츠팀" w:date="2026-10-13T15:00:00Z"/>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ins w:id="10015" w:author="코람코 상장리츠팀" w:date="2026-10-13T15:00:00Z"/>
                <w:rFonts w:ascii="Times New Roman" w:eastAsia="바탕체" w:hAnsi="Times New Roman"/>
                <w:color w:val="000000"/>
                <w:kern w:val="0"/>
                <w:sz w:val="22"/>
              </w:rPr>
            </w:pPr>
          </w:p>
        </w:tc>
        <w:tc>
          <w:tcPr>
            <w:tcW w:w="1652" w:type="dxa"/>
            <w:tcBorders>
              <w:top w:val="single" w:sz="4" w:space="0" w:color="000000"/>
              <w:left w:val="single" w:sz="4" w:space="0" w:color="000000"/>
              <w:bottom w:val="dotted"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ins w:id="10016" w:author="코람코 상장리츠팀" w:date="2026-10-13T15:00:00Z"/>
                <w:rFonts w:ascii="Times New Roman" w:hAnsi="Times New Roman"/>
                <w:color w:val="000000"/>
                <w:kern w:val="0"/>
                <w:sz w:val="22"/>
              </w:rPr>
            </w:pPr>
            <w:ins w:id="10017" w:author="코람코 상장리츠팀" w:date="2026-10-13T15:00:00Z">
              <w:r>
                <w:rPr>
                  <w:rFonts w:ascii="Times New Roman" w:eastAsia="바탕체" w:hAnsi="Times New Roman"/>
                  <w:kern w:val="0"/>
                  <w:sz w:val="22"/>
                </w:rPr>
                <w:t xml:space="preserve">상 호</w:t>
              </w:r>
            </w:ins>
          </w:p>
        </w:tc>
        <w:tc>
          <w:tcPr>
            <w:tcW w:w="3114" w:type="dxa"/>
            <w:tcBorders>
              <w:top w:val="single" w:sz="4" w:space="0" w:color="000000"/>
              <w:left w:val="single" w:sz="2" w:space="0" w:color="000000"/>
              <w:bottom w:val="dotted"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10018" w:author="코람코 상장리츠팀" w:date="2026-10-13T15:00:00Z"/>
                <w:rFonts w:ascii="Times New Roman" w:eastAsia="바탕체" w:hAnsi="Times New Roman"/>
                <w:color w:val="000000"/>
                <w:kern w:val="0"/>
                <w:sz w:val="22"/>
              </w:rPr>
            </w:pPr>
            <w:ins w:id="10019" w:author="코람코 상장리츠팀" w:date="2026-10-13T15:00:00Z">
              <w:r>
                <w:rPr>
                  <w:rFonts w:ascii="Times New Roman" w:eastAsia="바탕체" w:hAnsi="Times New Roman"/>
                  <w:kern w:val="0"/>
                  <w:sz w:val="22"/>
                </w:rPr>
                <w:t xml:space="preserve">남인천신용협동조합</w:t>
              </w:r>
            </w:ins>
          </w:p>
        </w:tc>
        <w:tc>
          <w:tcPr>
            <w:tcW w:w="2834" w:type="dxa"/>
            <w:vMerge w:val="restart"/>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10020" w:author="코람코 상장리츠팀" w:date="2026-10-13T15:00:00Z"/>
                <w:rFonts w:ascii="Times New Roman" w:eastAsia="바탕체" w:hAnsi="Times New Roman"/>
                <w:color w:val="000000"/>
                <w:kern w:val="0"/>
                <w:sz w:val="22"/>
              </w:rPr>
            </w:pPr>
            <w:ins w:id="10021" w:author="코람코 상장리츠팀" w:date="2026-10-13T15:00:00Z">
              <w:r>
                <w:rPr>
                  <w:rFonts w:ascii="Times New Roman" w:eastAsia="바탕체" w:hAnsi="Times New Roman"/>
                  <w:kern w:val="0"/>
                  <w:sz w:val="22"/>
                </w:rPr>
                <w:t xml:space="preserve">금1,200,000,000원</w:t>
              </w:r>
            </w:ins>
          </w:p>
        </w:tc>
      </w:tr>
      <w:tr w:rsidR="00DE42D9">
        <w:trPr>
          <w:trHeight w:val="55"/>
          <w:ins w:id="10022" w:author="코람코 상장리츠팀" w:date="2026-10-13T15:00:00Z"/>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ins w:id="10023" w:author="코람코 상장리츠팀" w:date="2026-10-13T15:00:00Z"/>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ins w:id="10024" w:author="코람코 상장리츠팀" w:date="2026-10-13T15:00:00Z"/>
                <w:rFonts w:ascii="Times New Roman" w:eastAsia="바탕체" w:hAnsi="Times New Roman"/>
                <w:color w:val="000000"/>
                <w:kern w:val="0"/>
                <w:sz w:val="22"/>
              </w:rPr>
            </w:pPr>
            <w:ins w:id="10025" w:author="코람코 상장리츠팀" w:date="2026-10-13T15:00:00Z">
              <w:r>
                <w:rPr>
                  <w:rFonts w:ascii="Times New Roman" w:eastAsia="바탕체" w:hAnsi="Times New Roman"/>
                  <w:kern w:val="0"/>
                  <w:sz w:val="22"/>
                </w:rPr>
                <w:t xml:space="preserve">법인등록번호</w:t>
              </w:r>
            </w:ins>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10026" w:author="코람코 상장리츠팀" w:date="2026-10-13T15:00:00Z"/>
                <w:rFonts w:ascii="Times New Roman" w:eastAsia="바탕체" w:hAnsi="Times New Roman"/>
                <w:color w:val="000000"/>
                <w:kern w:val="0"/>
                <w:sz w:val="22"/>
              </w:rPr>
            </w:pPr>
            <w:ins w:id="10027" w:author="코람코 상장리츠팀" w:date="2026-10-13T15:00:00Z">
              <w:r>
                <w:rPr>
                  <w:rFonts w:ascii="Times New Roman" w:eastAsia="바탕체" w:hAnsi="Times New Roman"/>
                  <w:kern w:val="0"/>
                  <w:sz w:val="22"/>
                </w:rPr>
                <w:t xml:space="preserve">124246-0000663</w:t>
              </w:r>
            </w:ins>
          </w:p>
        </w:tc>
        <w:tc>
          <w:tcPr>
            <w:tcW w:w="2834" w:type="dxa"/>
            <w:vMerge/>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10028" w:author="코람코 상장리츠팀" w:date="2026-10-13T15:00:00Z"/>
                <w:rFonts w:ascii="Times New Roman" w:eastAsia="바탕체" w:hAnsi="Times New Roman"/>
                <w:color w:val="000000"/>
                <w:kern w:val="0"/>
                <w:sz w:val="22"/>
              </w:rPr>
            </w:pPr>
          </w:p>
        </w:tc>
      </w:tr>
      <w:tr w:rsidR="00DE42D9">
        <w:trPr>
          <w:trHeight w:val="94"/>
          <w:ins w:id="10029" w:author="코람코 상장리츠팀" w:date="2026-10-13T15:00:00Z"/>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ins w:id="10030" w:author="코람코 상장리츠팀" w:date="2026-10-13T15:00:00Z"/>
                <w:rFonts w:ascii="Times New Roman" w:eastAsia="바탕체" w:hAnsi="Times New Roman"/>
                <w:color w:val="000000"/>
                <w:kern w:val="0"/>
                <w:sz w:val="22"/>
              </w:rPr>
            </w:pPr>
          </w:p>
        </w:tc>
        <w:tc>
          <w:tcPr>
            <w:tcW w:w="1652" w:type="dxa"/>
            <w:tcBorders>
              <w:top w:val="single" w:sz="4" w:space="0" w:color="000000"/>
              <w:left w:val="single" w:sz="4" w:space="0" w:color="000000"/>
              <w:bottom w:val="dotted"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ins w:id="10031" w:author="코람코 상장리츠팀" w:date="2026-10-13T15:00:00Z"/>
                <w:rFonts w:ascii="Times New Roman" w:hAnsi="Times New Roman"/>
                <w:color w:val="000000"/>
                <w:kern w:val="0"/>
                <w:sz w:val="22"/>
              </w:rPr>
            </w:pPr>
            <w:ins w:id="10032" w:author="코람코 상장리츠팀" w:date="2026-10-13T15:00:00Z">
              <w:r>
                <w:rPr>
                  <w:rFonts w:ascii="Times New Roman" w:eastAsia="바탕체" w:hAnsi="Times New Roman"/>
                  <w:kern w:val="0"/>
                  <w:sz w:val="22"/>
                </w:rPr>
                <w:t xml:space="preserve">상 호</w:t>
              </w:r>
            </w:ins>
          </w:p>
        </w:tc>
        <w:tc>
          <w:tcPr>
            <w:tcW w:w="3114" w:type="dxa"/>
            <w:tcBorders>
              <w:top w:val="single" w:sz="4" w:space="0" w:color="000000"/>
              <w:left w:val="single" w:sz="2" w:space="0" w:color="000000"/>
              <w:bottom w:val="dotted"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10033" w:author="코람코 상장리츠팀" w:date="2026-10-13T15:00:00Z"/>
                <w:rFonts w:ascii="Times New Roman" w:eastAsia="바탕체" w:hAnsi="Times New Roman"/>
                <w:color w:val="000000"/>
                <w:kern w:val="0"/>
                <w:sz w:val="22"/>
              </w:rPr>
            </w:pPr>
            <w:ins w:id="10034" w:author="코람코 상장리츠팀" w:date="2026-10-13T15:00:00Z">
              <w:r>
                <w:rPr>
                  <w:rFonts w:ascii="Times New Roman" w:eastAsia="바탕체" w:hAnsi="Times New Roman"/>
                  <w:kern w:val="0"/>
                  <w:sz w:val="22"/>
                </w:rPr>
                <w:t xml:space="preserve">미호신용협동조합</w:t>
              </w:r>
            </w:ins>
          </w:p>
        </w:tc>
        <w:tc>
          <w:tcPr>
            <w:tcW w:w="2834" w:type="dxa"/>
            <w:vMerge w:val="restart"/>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10035" w:author="코람코 상장리츠팀" w:date="2026-10-13T15:00:00Z"/>
                <w:rFonts w:ascii="Times New Roman" w:eastAsia="바탕체" w:hAnsi="Times New Roman"/>
                <w:color w:val="000000"/>
                <w:kern w:val="0"/>
                <w:sz w:val="22"/>
              </w:rPr>
            </w:pPr>
            <w:ins w:id="10036" w:author="코람코 상장리츠팀" w:date="2026-10-13T15:00:00Z">
              <w:r>
                <w:rPr>
                  <w:rFonts w:ascii="Times New Roman" w:eastAsia="바탕체" w:hAnsi="Times New Roman"/>
                  <w:kern w:val="0"/>
                  <w:sz w:val="22"/>
                </w:rPr>
                <w:t xml:space="preserve">금1,560,000,000원</w:t>
              </w:r>
            </w:ins>
          </w:p>
        </w:tc>
      </w:tr>
      <w:tr w:rsidR="00DE42D9">
        <w:trPr>
          <w:trHeight w:val="55"/>
          <w:ins w:id="10037" w:author="코람코 상장리츠팀" w:date="2026-10-13T15:00:00Z"/>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ins w:id="10038" w:author="코람코 상장리츠팀" w:date="2026-10-13T15:00:00Z"/>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ins w:id="10039" w:author="코람코 상장리츠팀" w:date="2026-10-13T15:00:00Z"/>
                <w:rFonts w:ascii="Times New Roman" w:eastAsia="바탕체" w:hAnsi="Times New Roman"/>
                <w:color w:val="000000"/>
                <w:kern w:val="0"/>
                <w:sz w:val="22"/>
              </w:rPr>
            </w:pPr>
            <w:ins w:id="10040" w:author="코람코 상장리츠팀" w:date="2026-10-13T15:00:00Z">
              <w:r>
                <w:rPr>
                  <w:rFonts w:ascii="Times New Roman" w:eastAsia="바탕체" w:hAnsi="Times New Roman"/>
                  <w:kern w:val="0"/>
                  <w:sz w:val="22"/>
                </w:rPr>
                <w:t xml:space="preserve">법인등록번호</w:t>
              </w:r>
            </w:ins>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10041" w:author="코람코 상장리츠팀" w:date="2026-10-13T15:00:00Z"/>
                <w:rFonts w:ascii="Times New Roman" w:eastAsia="바탕체" w:hAnsi="Times New Roman"/>
                <w:color w:val="000000"/>
                <w:kern w:val="0"/>
                <w:sz w:val="22"/>
              </w:rPr>
            </w:pPr>
            <w:ins w:id="10042" w:author="코람코 상장리츠팀" w:date="2026-10-13T15:00:00Z">
              <w:r>
                <w:rPr>
                  <w:rFonts w:ascii="Times New Roman" w:eastAsia="바탕체" w:hAnsi="Times New Roman"/>
                  <w:kern w:val="0"/>
                  <w:sz w:val="22"/>
                </w:rPr>
                <w:t xml:space="preserve">150141-0004293</w:t>
              </w:r>
            </w:ins>
          </w:p>
        </w:tc>
        <w:tc>
          <w:tcPr>
            <w:tcW w:w="2834" w:type="dxa"/>
            <w:vMerge/>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10043" w:author="코람코 상장리츠팀" w:date="2026-10-13T15:00:00Z"/>
                <w:rFonts w:ascii="Times New Roman" w:eastAsia="바탕체" w:hAnsi="Times New Roman"/>
                <w:color w:val="000000"/>
                <w:kern w:val="0"/>
                <w:sz w:val="22"/>
              </w:rPr>
            </w:pPr>
          </w:p>
        </w:tc>
      </w:tr>
      <w:tr w:rsidR="00DE42D9">
        <w:trPr>
          <w:trHeight w:val="94"/>
          <w:ins w:id="10044" w:author="코람코 상장리츠팀" w:date="2026-10-13T15:00:00Z"/>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ins w:id="10045" w:author="코람코 상장리츠팀" w:date="2026-10-13T15:00:00Z"/>
                <w:rFonts w:ascii="Times New Roman" w:eastAsia="바탕체" w:hAnsi="Times New Roman"/>
                <w:color w:val="000000"/>
                <w:kern w:val="0"/>
                <w:sz w:val="22"/>
              </w:rPr>
            </w:pPr>
          </w:p>
        </w:tc>
        <w:tc>
          <w:tcPr>
            <w:tcW w:w="1652" w:type="dxa"/>
            <w:tcBorders>
              <w:top w:val="single" w:sz="4" w:space="0" w:color="000000"/>
              <w:left w:val="single" w:sz="4" w:space="0" w:color="000000"/>
              <w:bottom w:val="dotted"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ins w:id="10046" w:author="코람코 상장리츠팀" w:date="2026-10-13T15:00:00Z"/>
                <w:rFonts w:ascii="Times New Roman" w:hAnsi="Times New Roman"/>
                <w:color w:val="000000"/>
                <w:kern w:val="0"/>
                <w:sz w:val="22"/>
              </w:rPr>
            </w:pPr>
            <w:ins w:id="10047" w:author="코람코 상장리츠팀" w:date="2026-10-13T15:00:00Z">
              <w:r>
                <w:rPr>
                  <w:rFonts w:ascii="Times New Roman" w:eastAsia="바탕체" w:hAnsi="Times New Roman"/>
                  <w:kern w:val="0"/>
                  <w:sz w:val="22"/>
                </w:rPr>
                <w:t xml:space="preserve">상 호</w:t>
              </w:r>
            </w:ins>
          </w:p>
        </w:tc>
        <w:tc>
          <w:tcPr>
            <w:tcW w:w="3114" w:type="dxa"/>
            <w:tcBorders>
              <w:top w:val="single" w:sz="4" w:space="0" w:color="000000"/>
              <w:left w:val="single" w:sz="2" w:space="0" w:color="000000"/>
              <w:bottom w:val="dotted"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10048" w:author="코람코 상장리츠팀" w:date="2026-10-13T15:00:00Z"/>
                <w:rFonts w:ascii="Times New Roman" w:eastAsia="바탕체" w:hAnsi="Times New Roman"/>
                <w:color w:val="000000"/>
                <w:kern w:val="0"/>
                <w:sz w:val="22"/>
              </w:rPr>
            </w:pPr>
            <w:ins w:id="10049" w:author="코람코 상장리츠팀" w:date="2026-10-13T15:00:00Z">
              <w:r>
                <w:rPr>
                  <w:rFonts w:ascii="Times New Roman" w:eastAsia="바탕체" w:hAnsi="Times New Roman"/>
                  <w:kern w:val="0"/>
                  <w:sz w:val="22"/>
                </w:rPr>
                <w:t xml:space="preserve">대구대서신용협동조합</w:t>
              </w:r>
            </w:ins>
          </w:p>
        </w:tc>
        <w:tc>
          <w:tcPr>
            <w:tcW w:w="2834" w:type="dxa"/>
            <w:vMerge w:val="restart"/>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10050" w:author="코람코 상장리츠팀" w:date="2026-10-13T15:00:00Z"/>
                <w:rFonts w:ascii="Times New Roman" w:eastAsia="바탕체" w:hAnsi="Times New Roman"/>
                <w:color w:val="000000"/>
                <w:kern w:val="0"/>
                <w:sz w:val="22"/>
              </w:rPr>
            </w:pPr>
            <w:ins w:id="10051" w:author="코람코 상장리츠팀" w:date="2026-10-13T15:00:00Z">
              <w:r>
                <w:rPr>
                  <w:rFonts w:ascii="Times New Roman" w:eastAsia="바탕체" w:hAnsi="Times New Roman"/>
                  <w:kern w:val="0"/>
                  <w:sz w:val="22"/>
                </w:rPr>
                <w:t xml:space="preserve">금1,560,000,000원</w:t>
              </w:r>
            </w:ins>
          </w:p>
        </w:tc>
      </w:tr>
      <w:tr w:rsidR="00DE42D9">
        <w:trPr>
          <w:trHeight w:val="55"/>
          <w:ins w:id="10052" w:author="코람코 상장리츠팀" w:date="2026-10-13T15:00:00Z"/>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ins w:id="10053" w:author="코람코 상장리츠팀" w:date="2026-10-13T15:00:00Z"/>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ins w:id="10054" w:author="코람코 상장리츠팀" w:date="2026-10-13T15:00:00Z"/>
                <w:rFonts w:ascii="Times New Roman" w:eastAsia="바탕체" w:hAnsi="Times New Roman"/>
                <w:color w:val="000000"/>
                <w:kern w:val="0"/>
                <w:sz w:val="22"/>
              </w:rPr>
            </w:pPr>
            <w:ins w:id="10055" w:author="코람코 상장리츠팀" w:date="2026-10-13T15:00:00Z">
              <w:r>
                <w:rPr>
                  <w:rFonts w:ascii="Times New Roman" w:eastAsia="바탕체" w:hAnsi="Times New Roman"/>
                  <w:kern w:val="0"/>
                  <w:sz w:val="22"/>
                </w:rPr>
                <w:t xml:space="preserve">법인등록번호</w:t>
              </w:r>
            </w:ins>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10056" w:author="코람코 상장리츠팀" w:date="2026-10-13T15:00:00Z"/>
                <w:rFonts w:ascii="Times New Roman" w:eastAsia="바탕체" w:hAnsi="Times New Roman"/>
                <w:color w:val="000000"/>
                <w:kern w:val="0"/>
                <w:sz w:val="22"/>
              </w:rPr>
            </w:pPr>
            <w:ins w:id="10057" w:author="코람코 상장리츠팀" w:date="2026-10-13T15:00:00Z">
              <w:r>
                <w:rPr>
                  <w:rFonts w:ascii="Times New Roman" w:eastAsia="바탕체" w:hAnsi="Times New Roman"/>
                  <w:kern w:val="0"/>
                  <w:sz w:val="22"/>
                </w:rPr>
                <w:t xml:space="preserve">174241-0001330</w:t>
              </w:r>
            </w:ins>
          </w:p>
        </w:tc>
        <w:tc>
          <w:tcPr>
            <w:tcW w:w="2834" w:type="dxa"/>
            <w:vMerge/>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10058" w:author="코람코 상장리츠팀" w:date="2026-10-13T15:00:00Z"/>
                <w:rFonts w:ascii="Times New Roman" w:eastAsia="바탕체" w:hAnsi="Times New Roman"/>
                <w:color w:val="000000"/>
                <w:kern w:val="0"/>
                <w:sz w:val="22"/>
              </w:rPr>
            </w:pPr>
          </w:p>
        </w:tc>
      </w:tr>
      <w:tr w:rsidR="00DE42D9">
        <w:trPr>
          <w:trHeight w:val="94"/>
          <w:ins w:id="10059" w:author="코람코 상장리츠팀" w:date="2026-10-13T15:00:00Z"/>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ins w:id="10060" w:author="코람코 상장리츠팀" w:date="2026-10-13T15:00:00Z"/>
                <w:rFonts w:ascii="Times New Roman" w:eastAsia="바탕체" w:hAnsi="Times New Roman"/>
                <w:color w:val="000000"/>
                <w:kern w:val="0"/>
                <w:sz w:val="22"/>
              </w:rPr>
            </w:pPr>
          </w:p>
        </w:tc>
        <w:tc>
          <w:tcPr>
            <w:tcW w:w="1652" w:type="dxa"/>
            <w:tcBorders>
              <w:top w:val="single" w:sz="4" w:space="0" w:color="000000"/>
              <w:left w:val="single" w:sz="4" w:space="0" w:color="000000"/>
              <w:bottom w:val="dotted"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ins w:id="10061" w:author="코람코 상장리츠팀" w:date="2026-10-13T15:00:00Z"/>
                <w:rFonts w:ascii="Times New Roman" w:hAnsi="Times New Roman"/>
                <w:color w:val="000000"/>
                <w:kern w:val="0"/>
                <w:sz w:val="22"/>
              </w:rPr>
            </w:pPr>
            <w:ins w:id="10062" w:author="코람코 상장리츠팀" w:date="2026-10-13T15:00:00Z">
              <w:r>
                <w:rPr>
                  <w:rFonts w:ascii="Times New Roman" w:eastAsia="바탕체" w:hAnsi="Times New Roman"/>
                  <w:kern w:val="0"/>
                  <w:sz w:val="22"/>
                </w:rPr>
                <w:t xml:space="preserve">상 호</w:t>
              </w:r>
            </w:ins>
          </w:p>
        </w:tc>
        <w:tc>
          <w:tcPr>
            <w:tcW w:w="3114" w:type="dxa"/>
            <w:tcBorders>
              <w:top w:val="single" w:sz="4" w:space="0" w:color="000000"/>
              <w:left w:val="single" w:sz="2" w:space="0" w:color="000000"/>
              <w:bottom w:val="dotted"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10063" w:author="코람코 상장리츠팀" w:date="2026-10-13T15:00:00Z"/>
                <w:rFonts w:ascii="Times New Roman" w:eastAsia="바탕체" w:hAnsi="Times New Roman"/>
                <w:color w:val="000000"/>
                <w:kern w:val="0"/>
                <w:sz w:val="22"/>
              </w:rPr>
            </w:pPr>
            <w:ins w:id="10064" w:author="코람코 상장리츠팀" w:date="2026-10-13T15:00:00Z">
              <w:r>
                <w:rPr>
                  <w:rFonts w:ascii="Times New Roman" w:eastAsia="바탕체" w:hAnsi="Times New Roman"/>
                  <w:kern w:val="0"/>
                  <w:sz w:val="22"/>
                </w:rPr>
                <w:t xml:space="preserve">한빛신용협동조합</w:t>
              </w:r>
            </w:ins>
          </w:p>
        </w:tc>
        <w:tc>
          <w:tcPr>
            <w:tcW w:w="2834" w:type="dxa"/>
            <w:vMerge w:val="restart"/>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10065" w:author="코람코 상장리츠팀" w:date="2026-10-13T15:00:00Z"/>
                <w:rFonts w:ascii="Times New Roman" w:eastAsia="바탕체" w:hAnsi="Times New Roman"/>
                <w:color w:val="000000"/>
                <w:kern w:val="0"/>
                <w:sz w:val="22"/>
              </w:rPr>
            </w:pPr>
            <w:ins w:id="10066" w:author="코람코 상장리츠팀" w:date="2026-10-13T15:00:00Z">
              <w:r>
                <w:rPr>
                  <w:rFonts w:ascii="Times New Roman" w:eastAsia="바탕체" w:hAnsi="Times New Roman"/>
                  <w:kern w:val="0"/>
                  <w:sz w:val="22"/>
                </w:rPr>
                <w:t xml:space="preserve">금2,040,000,000원</w:t>
              </w:r>
            </w:ins>
          </w:p>
        </w:tc>
      </w:tr>
      <w:tr w:rsidR="00DE42D9">
        <w:trPr>
          <w:trHeight w:val="55"/>
          <w:ins w:id="10067" w:author="코람코 상장리츠팀" w:date="2026-10-13T15:00:00Z"/>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ins w:id="10068" w:author="코람코 상장리츠팀" w:date="2026-10-13T15:00:00Z"/>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ins w:id="10069" w:author="코람코 상장리츠팀" w:date="2026-10-13T15:00:00Z"/>
                <w:rFonts w:ascii="Times New Roman" w:eastAsia="바탕체" w:hAnsi="Times New Roman"/>
                <w:color w:val="000000"/>
                <w:kern w:val="0"/>
                <w:sz w:val="22"/>
              </w:rPr>
            </w:pPr>
            <w:ins w:id="10070" w:author="코람코 상장리츠팀" w:date="2026-10-13T15:00:00Z">
              <w:r>
                <w:rPr>
                  <w:rFonts w:ascii="Times New Roman" w:eastAsia="바탕체" w:hAnsi="Times New Roman"/>
                  <w:kern w:val="0"/>
                  <w:sz w:val="22"/>
                </w:rPr>
                <w:t xml:space="preserve">법인등록번호</w:t>
              </w:r>
            </w:ins>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10071" w:author="코람코 상장리츠팀" w:date="2026-10-13T15:00:00Z"/>
                <w:rFonts w:ascii="Times New Roman" w:eastAsia="바탕체" w:hAnsi="Times New Roman"/>
                <w:color w:val="000000"/>
                <w:kern w:val="0"/>
                <w:sz w:val="22"/>
              </w:rPr>
            </w:pPr>
            <w:ins w:id="10072" w:author="코람코 상장리츠팀" w:date="2026-10-13T15:00:00Z">
              <w:r>
                <w:rPr>
                  <w:rFonts w:ascii="Times New Roman" w:eastAsia="바탕체" w:hAnsi="Times New Roman"/>
                  <w:kern w:val="0"/>
                  <w:sz w:val="22"/>
                </w:rPr>
                <w:t xml:space="preserve">164141-0000724</w:t>
              </w:r>
            </w:ins>
          </w:p>
        </w:tc>
        <w:tc>
          <w:tcPr>
            <w:tcW w:w="2834" w:type="dxa"/>
            <w:vMerge/>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10073" w:author="코람코 상장리츠팀" w:date="2026-10-13T15:00:00Z"/>
                <w:rFonts w:ascii="Times New Roman" w:eastAsia="바탕체" w:hAnsi="Times New Roman"/>
                <w:color w:val="000000"/>
                <w:kern w:val="0"/>
                <w:sz w:val="22"/>
              </w:rPr>
            </w:pPr>
          </w:p>
        </w:tc>
      </w:tr>
      <w:tr w:rsidR="00DE42D9">
        <w:trPr>
          <w:trHeight w:val="94"/>
          <w:ins w:id="10074" w:author="코람코 상장리츠팀" w:date="2026-10-13T15:00:00Z"/>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ins w:id="10075" w:author="코람코 상장리츠팀" w:date="2026-10-13T15:00:00Z"/>
                <w:rFonts w:ascii="Times New Roman" w:eastAsia="바탕체" w:hAnsi="Times New Roman"/>
                <w:color w:val="000000"/>
                <w:kern w:val="0"/>
                <w:sz w:val="22"/>
              </w:rPr>
            </w:pPr>
          </w:p>
        </w:tc>
        <w:tc>
          <w:tcPr>
            <w:tcW w:w="1652" w:type="dxa"/>
            <w:tcBorders>
              <w:top w:val="single" w:sz="4" w:space="0" w:color="000000"/>
              <w:left w:val="single" w:sz="4" w:space="0" w:color="000000"/>
              <w:bottom w:val="dotted"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ins w:id="10076" w:author="코람코 상장리츠팀" w:date="2026-10-13T15:00:00Z"/>
                <w:rFonts w:ascii="Times New Roman" w:hAnsi="Times New Roman"/>
                <w:color w:val="000000"/>
                <w:kern w:val="0"/>
                <w:sz w:val="22"/>
              </w:rPr>
            </w:pPr>
            <w:ins w:id="10077" w:author="코람코 상장리츠팀" w:date="2026-10-13T15:00:00Z">
              <w:r>
                <w:rPr>
                  <w:rFonts w:ascii="Times New Roman" w:eastAsia="바탕체" w:hAnsi="Times New Roman"/>
                  <w:kern w:val="0"/>
                  <w:sz w:val="22"/>
                </w:rPr>
                <w:t xml:space="preserve">상 호</w:t>
              </w:r>
            </w:ins>
          </w:p>
        </w:tc>
        <w:tc>
          <w:tcPr>
            <w:tcW w:w="3114" w:type="dxa"/>
            <w:tcBorders>
              <w:top w:val="single" w:sz="4" w:space="0" w:color="000000"/>
              <w:left w:val="single" w:sz="2" w:space="0" w:color="000000"/>
              <w:bottom w:val="dotted"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10078" w:author="코람코 상장리츠팀" w:date="2026-10-13T15:00:00Z"/>
                <w:rFonts w:ascii="Times New Roman" w:eastAsia="바탕체" w:hAnsi="Times New Roman"/>
                <w:color w:val="000000"/>
                <w:kern w:val="0"/>
                <w:sz w:val="22"/>
              </w:rPr>
            </w:pPr>
            <w:ins w:id="10079" w:author="코람코 상장리츠팀" w:date="2026-10-13T15:00:00Z">
              <w:r>
                <w:rPr>
                  <w:rFonts w:ascii="Times New Roman" w:eastAsia="바탕체" w:hAnsi="Times New Roman"/>
                  <w:kern w:val="0"/>
                  <w:sz w:val="22"/>
                </w:rPr>
                <w:t xml:space="preserve">양동행복신용협동조합</w:t>
              </w:r>
            </w:ins>
          </w:p>
        </w:tc>
        <w:tc>
          <w:tcPr>
            <w:tcW w:w="2834" w:type="dxa"/>
            <w:vMerge w:val="restart"/>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10080" w:author="코람코 상장리츠팀" w:date="2026-10-13T15:00:00Z"/>
                <w:rFonts w:ascii="Times New Roman" w:eastAsia="바탕체" w:hAnsi="Times New Roman"/>
                <w:color w:val="000000"/>
                <w:kern w:val="0"/>
                <w:sz w:val="22"/>
              </w:rPr>
            </w:pPr>
            <w:ins w:id="10081" w:author="코람코 상장리츠팀" w:date="2026-10-13T15:00:00Z">
              <w:r>
                <w:rPr>
                  <w:rFonts w:ascii="Times New Roman" w:eastAsia="바탕체" w:hAnsi="Times New Roman"/>
                  <w:kern w:val="0"/>
                  <w:sz w:val="22"/>
                </w:rPr>
                <w:t xml:space="preserve">금2,280,000,000원</w:t>
              </w:r>
            </w:ins>
          </w:p>
        </w:tc>
      </w:tr>
      <w:tr w:rsidR="00DE42D9">
        <w:trPr>
          <w:trHeight w:val="55"/>
          <w:ins w:id="10082" w:author="코람코 상장리츠팀" w:date="2026-10-13T15:00:00Z"/>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ins w:id="10083" w:author="코람코 상장리츠팀" w:date="2026-10-13T15:00:00Z"/>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ins w:id="10084" w:author="코람코 상장리츠팀" w:date="2026-10-13T15:00:00Z"/>
                <w:rFonts w:ascii="Times New Roman" w:eastAsia="바탕체" w:hAnsi="Times New Roman"/>
                <w:color w:val="000000"/>
                <w:kern w:val="0"/>
                <w:sz w:val="22"/>
              </w:rPr>
            </w:pPr>
            <w:ins w:id="10085" w:author="코람코 상장리츠팀" w:date="2026-10-13T15:00:00Z">
              <w:r>
                <w:rPr>
                  <w:rFonts w:ascii="Times New Roman" w:eastAsia="바탕체" w:hAnsi="Times New Roman"/>
                  <w:kern w:val="0"/>
                  <w:sz w:val="22"/>
                </w:rPr>
                <w:t xml:space="preserve">법인등록번호</w:t>
              </w:r>
            </w:ins>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10086" w:author="코람코 상장리츠팀" w:date="2026-10-13T15:00:00Z"/>
                <w:rFonts w:ascii="Times New Roman" w:eastAsia="바탕체" w:hAnsi="Times New Roman"/>
                <w:color w:val="000000"/>
                <w:kern w:val="0"/>
                <w:sz w:val="22"/>
              </w:rPr>
            </w:pPr>
            <w:ins w:id="10087" w:author="코람코 상장리츠팀" w:date="2026-10-13T15:00:00Z">
              <w:r>
                <w:rPr>
                  <w:rFonts w:ascii="Times New Roman" w:eastAsia="바탕체" w:hAnsi="Times New Roman"/>
                  <w:kern w:val="0"/>
                  <w:sz w:val="22"/>
                </w:rPr>
                <w:t xml:space="preserve">200141-0001719</w:t>
              </w:r>
            </w:ins>
          </w:p>
        </w:tc>
        <w:tc>
          <w:tcPr>
            <w:tcW w:w="2834" w:type="dxa"/>
            <w:vMerge/>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10088" w:author="코람코 상장리츠팀" w:date="2026-10-13T15:00:00Z"/>
                <w:rFonts w:ascii="Times New Roman" w:eastAsia="바탕체" w:hAnsi="Times New Roman"/>
                <w:color w:val="000000"/>
                <w:kern w:val="0"/>
                <w:sz w:val="22"/>
              </w:rPr>
            </w:pPr>
          </w:p>
        </w:tc>
      </w:tr>
      <w:tr w:rsidR="00DE42D9">
        <w:trPr>
          <w:trHeight w:val="94"/>
          <w:ins w:id="10089" w:author="코람코 상장리츠팀" w:date="2026-10-13T15:00:00Z"/>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ins w:id="10090" w:author="코람코 상장리츠팀" w:date="2026-10-13T15:00:00Z"/>
                <w:rFonts w:ascii="Times New Roman" w:eastAsia="바탕체" w:hAnsi="Times New Roman"/>
                <w:color w:val="000000"/>
                <w:kern w:val="0"/>
                <w:sz w:val="22"/>
              </w:rPr>
            </w:pPr>
          </w:p>
        </w:tc>
        <w:tc>
          <w:tcPr>
            <w:tcW w:w="1652" w:type="dxa"/>
            <w:tcBorders>
              <w:top w:val="single" w:sz="4" w:space="0" w:color="000000"/>
              <w:left w:val="single" w:sz="4" w:space="0" w:color="000000"/>
              <w:bottom w:val="dotted"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ins w:id="10091" w:author="코람코 상장리츠팀" w:date="2026-10-13T15:00:00Z"/>
                <w:rFonts w:ascii="Times New Roman" w:hAnsi="Times New Roman"/>
                <w:color w:val="000000"/>
                <w:kern w:val="0"/>
                <w:sz w:val="22"/>
              </w:rPr>
            </w:pPr>
            <w:ins w:id="10092" w:author="코람코 상장리츠팀" w:date="2026-10-13T15:00:00Z">
              <w:r>
                <w:rPr>
                  <w:rFonts w:ascii="Times New Roman" w:eastAsia="바탕체" w:hAnsi="Times New Roman"/>
                  <w:kern w:val="0"/>
                  <w:sz w:val="22"/>
                </w:rPr>
                <w:t xml:space="preserve">상 호</w:t>
              </w:r>
            </w:ins>
          </w:p>
        </w:tc>
        <w:tc>
          <w:tcPr>
            <w:tcW w:w="3114" w:type="dxa"/>
            <w:tcBorders>
              <w:top w:val="single" w:sz="4" w:space="0" w:color="000000"/>
              <w:left w:val="single" w:sz="2" w:space="0" w:color="000000"/>
              <w:bottom w:val="dotted"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10093" w:author="코람코 상장리츠팀" w:date="2026-10-13T15:00:00Z"/>
                <w:rFonts w:ascii="Times New Roman" w:eastAsia="바탕체" w:hAnsi="Times New Roman"/>
                <w:color w:val="000000"/>
                <w:kern w:val="0"/>
                <w:sz w:val="22"/>
              </w:rPr>
            </w:pPr>
            <w:ins w:id="10094" w:author="코람코 상장리츠팀" w:date="2026-10-13T15:00:00Z">
              <w:r>
                <w:rPr>
                  <w:rFonts w:ascii="Times New Roman" w:eastAsia="바탕체" w:hAnsi="Times New Roman"/>
                  <w:kern w:val="0"/>
                  <w:sz w:val="22"/>
                </w:rPr>
                <w:t xml:space="preserve">서귀포동부신용협동조합</w:t>
              </w:r>
            </w:ins>
          </w:p>
        </w:tc>
        <w:tc>
          <w:tcPr>
            <w:tcW w:w="2834" w:type="dxa"/>
            <w:vMerge w:val="restart"/>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10095" w:author="코람코 상장리츠팀" w:date="2026-10-13T15:00:00Z"/>
                <w:rFonts w:ascii="Times New Roman" w:eastAsia="바탕체" w:hAnsi="Times New Roman"/>
                <w:color w:val="000000"/>
                <w:kern w:val="0"/>
                <w:sz w:val="22"/>
              </w:rPr>
            </w:pPr>
            <w:ins w:id="10096" w:author="코람코 상장리츠팀" w:date="2026-10-13T15:00:00Z">
              <w:r>
                <w:rPr>
                  <w:rFonts w:ascii="Times New Roman" w:eastAsia="바탕체" w:hAnsi="Times New Roman"/>
                  <w:kern w:val="0"/>
                  <w:sz w:val="22"/>
                </w:rPr>
                <w:t xml:space="preserve">금1,440,000,000원</w:t>
              </w:r>
            </w:ins>
          </w:p>
        </w:tc>
      </w:tr>
      <w:tr w:rsidR="00DE42D9">
        <w:trPr>
          <w:trHeight w:val="55"/>
          <w:ins w:id="10097" w:author="코람코 상장리츠팀" w:date="2026-10-13T15:00:00Z"/>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ins w:id="10098" w:author="코람코 상장리츠팀" w:date="2026-10-13T15:00:00Z"/>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ins w:id="10099" w:author="코람코 상장리츠팀" w:date="2026-10-13T15:00:00Z"/>
                <w:rFonts w:ascii="Times New Roman" w:eastAsia="바탕체" w:hAnsi="Times New Roman"/>
                <w:color w:val="000000"/>
                <w:kern w:val="0"/>
                <w:sz w:val="22"/>
              </w:rPr>
            </w:pPr>
            <w:ins w:id="10100" w:author="코람코 상장리츠팀" w:date="2026-10-13T15:00:00Z">
              <w:r>
                <w:rPr>
                  <w:rFonts w:ascii="Times New Roman" w:eastAsia="바탕체" w:hAnsi="Times New Roman"/>
                  <w:kern w:val="0"/>
                  <w:sz w:val="22"/>
                </w:rPr>
                <w:t xml:space="preserve">법인등록번호</w:t>
              </w:r>
            </w:ins>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10101" w:author="코람코 상장리츠팀" w:date="2026-10-13T15:00:00Z"/>
                <w:rFonts w:ascii="Times New Roman" w:eastAsia="바탕체" w:hAnsi="Times New Roman"/>
                <w:color w:val="000000"/>
                <w:kern w:val="0"/>
                <w:sz w:val="22"/>
              </w:rPr>
            </w:pPr>
            <w:ins w:id="10102" w:author="코람코 상장리츠팀" w:date="2026-10-13T15:00:00Z">
              <w:r>
                <w:rPr>
                  <w:rFonts w:ascii="Times New Roman" w:eastAsia="바탕체" w:hAnsi="Times New Roman"/>
                  <w:kern w:val="0"/>
                  <w:sz w:val="22"/>
                </w:rPr>
                <w:t xml:space="preserve">224141-0000854</w:t>
              </w:r>
            </w:ins>
          </w:p>
        </w:tc>
        <w:tc>
          <w:tcPr>
            <w:tcW w:w="2834" w:type="dxa"/>
            <w:vMerge/>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10103" w:author="코람코 상장리츠팀" w:date="2026-10-13T15:00:00Z"/>
                <w:rFonts w:ascii="Times New Roman" w:eastAsia="바탕체" w:hAnsi="Times New Roman"/>
                <w:color w:val="000000"/>
                <w:kern w:val="0"/>
                <w:sz w:val="22"/>
              </w:rPr>
            </w:pPr>
          </w:p>
        </w:tc>
      </w:tr>
      <w:tr w:rsidR="00DE42D9">
        <w:trPr>
          <w:trHeight w:val="94"/>
          <w:ins w:id="10104" w:author="코람코 상장리츠팀" w:date="2026-10-13T15:00:00Z"/>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ins w:id="10105" w:author="코람코 상장리츠팀" w:date="2026-10-13T15:00:00Z"/>
                <w:rFonts w:ascii="Times New Roman" w:eastAsia="바탕체" w:hAnsi="Times New Roman"/>
                <w:color w:val="000000"/>
                <w:kern w:val="0"/>
                <w:sz w:val="22"/>
              </w:rPr>
            </w:pPr>
          </w:p>
        </w:tc>
        <w:tc>
          <w:tcPr>
            <w:tcW w:w="1652" w:type="dxa"/>
            <w:tcBorders>
              <w:top w:val="single" w:sz="4" w:space="0" w:color="000000"/>
              <w:left w:val="single" w:sz="4" w:space="0" w:color="000000"/>
              <w:bottom w:val="dotted"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ins w:id="10106" w:author="코람코 상장리츠팀" w:date="2026-10-13T15:00:00Z"/>
                <w:rFonts w:ascii="Times New Roman" w:hAnsi="Times New Roman"/>
                <w:color w:val="000000"/>
                <w:kern w:val="0"/>
                <w:sz w:val="22"/>
              </w:rPr>
            </w:pPr>
            <w:ins w:id="10107" w:author="코람코 상장리츠팀" w:date="2026-10-13T15:00:00Z">
              <w:r>
                <w:rPr>
                  <w:rFonts w:ascii="Times New Roman" w:eastAsia="바탕체" w:hAnsi="Times New Roman"/>
                  <w:kern w:val="0"/>
                  <w:sz w:val="22"/>
                </w:rPr>
                <w:t xml:space="preserve">상 호</w:t>
              </w:r>
            </w:ins>
          </w:p>
        </w:tc>
        <w:tc>
          <w:tcPr>
            <w:tcW w:w="3114" w:type="dxa"/>
            <w:tcBorders>
              <w:top w:val="single" w:sz="4" w:space="0" w:color="000000"/>
              <w:left w:val="single" w:sz="2" w:space="0" w:color="000000"/>
              <w:bottom w:val="dotted"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10108" w:author="코람코 상장리츠팀" w:date="2026-10-13T15:00:00Z"/>
                <w:rFonts w:ascii="Times New Roman" w:eastAsia="바탕체" w:hAnsi="Times New Roman"/>
                <w:color w:val="000000"/>
                <w:kern w:val="0"/>
                <w:sz w:val="22"/>
              </w:rPr>
            </w:pPr>
            <w:ins w:id="10109" w:author="코람코 상장리츠팀" w:date="2026-10-13T15:00:00Z">
              <w:r>
                <w:rPr>
                  <w:rFonts w:ascii="Times New Roman" w:eastAsia="바탕체" w:hAnsi="Times New Roman"/>
                  <w:kern w:val="0"/>
                  <w:sz w:val="22"/>
                </w:rPr>
                <w:t xml:space="preserve">광주어룡신용협동조합</w:t>
              </w:r>
            </w:ins>
          </w:p>
        </w:tc>
        <w:tc>
          <w:tcPr>
            <w:tcW w:w="2834" w:type="dxa"/>
            <w:vMerge w:val="restart"/>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10110" w:author="코람코 상장리츠팀" w:date="2026-10-13T15:00:00Z"/>
                <w:rFonts w:ascii="Times New Roman" w:eastAsia="바탕체" w:hAnsi="Times New Roman"/>
                <w:color w:val="000000"/>
                <w:kern w:val="0"/>
                <w:sz w:val="22"/>
              </w:rPr>
            </w:pPr>
            <w:ins w:id="10111" w:author="코람코 상장리츠팀" w:date="2026-10-13T15:00:00Z">
              <w:r>
                <w:rPr>
                  <w:rFonts w:ascii="Times New Roman" w:eastAsia="바탕체" w:hAnsi="Times New Roman"/>
                  <w:kern w:val="0"/>
                  <w:sz w:val="22"/>
                </w:rPr>
                <w:t xml:space="preserve">금3,240,000,000원</w:t>
              </w:r>
            </w:ins>
          </w:p>
        </w:tc>
      </w:tr>
      <w:tr w:rsidR="00DE42D9">
        <w:trPr>
          <w:trHeight w:val="55"/>
          <w:ins w:id="10112" w:author="코람코 상장리츠팀" w:date="2026-10-13T15:00:00Z"/>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ins w:id="10113" w:author="코람코 상장리츠팀" w:date="2026-10-13T15:00:00Z"/>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ins w:id="10114" w:author="코람코 상장리츠팀" w:date="2026-10-13T15:00:00Z"/>
                <w:rFonts w:ascii="Times New Roman" w:eastAsia="바탕체" w:hAnsi="Times New Roman"/>
                <w:color w:val="000000"/>
                <w:kern w:val="0"/>
                <w:sz w:val="22"/>
              </w:rPr>
            </w:pPr>
            <w:ins w:id="10115" w:author="코람코 상장리츠팀" w:date="2026-10-13T15:00:00Z">
              <w:r>
                <w:rPr>
                  <w:rFonts w:ascii="Times New Roman" w:eastAsia="바탕체" w:hAnsi="Times New Roman"/>
                  <w:kern w:val="0"/>
                  <w:sz w:val="22"/>
                </w:rPr>
                <w:t xml:space="preserve">법인등록번호</w:t>
              </w:r>
            </w:ins>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10116" w:author="코람코 상장리츠팀" w:date="2026-10-13T15:00:00Z"/>
                <w:rFonts w:ascii="Times New Roman" w:eastAsia="바탕체" w:hAnsi="Times New Roman"/>
                <w:color w:val="000000"/>
                <w:kern w:val="0"/>
                <w:sz w:val="22"/>
              </w:rPr>
            </w:pPr>
            <w:ins w:id="10117" w:author="코람코 상장리츠팀" w:date="2026-10-13T15:00:00Z">
              <w:r>
                <w:rPr>
                  <w:rFonts w:ascii="Times New Roman" w:eastAsia="바탕체" w:hAnsi="Times New Roman"/>
                  <w:kern w:val="0"/>
                  <w:sz w:val="22"/>
                </w:rPr>
                <w:t xml:space="preserve">204241-0000963</w:t>
              </w:r>
            </w:ins>
          </w:p>
        </w:tc>
        <w:tc>
          <w:tcPr>
            <w:tcW w:w="2834" w:type="dxa"/>
            <w:vMerge/>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10118" w:author="코람코 상장리츠팀" w:date="2026-10-13T15:00:00Z"/>
                <w:rFonts w:ascii="Times New Roman" w:eastAsia="바탕체" w:hAnsi="Times New Roman"/>
                <w:color w:val="000000"/>
                <w:kern w:val="0"/>
                <w:sz w:val="22"/>
              </w:rPr>
            </w:pPr>
          </w:p>
        </w:tc>
      </w:tr>
      <w:tr w:rsidR="00DE42D9">
        <w:trPr>
          <w:trHeight w:val="94"/>
          <w:ins w:id="10119" w:author="코람코 상장리츠팀" w:date="2026-10-13T15:00:00Z"/>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ins w:id="10120" w:author="코람코 상장리츠팀" w:date="2026-10-13T15:00:00Z"/>
                <w:rFonts w:ascii="Times New Roman" w:eastAsia="바탕체" w:hAnsi="Times New Roman"/>
                <w:color w:val="000000"/>
                <w:kern w:val="0"/>
                <w:sz w:val="22"/>
              </w:rPr>
            </w:pPr>
          </w:p>
        </w:tc>
        <w:tc>
          <w:tcPr>
            <w:tcW w:w="1652" w:type="dxa"/>
            <w:tcBorders>
              <w:top w:val="single" w:sz="4" w:space="0" w:color="000000"/>
              <w:left w:val="single" w:sz="4" w:space="0" w:color="000000"/>
              <w:bottom w:val="dotted"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ins w:id="10121" w:author="코람코 상장리츠팀" w:date="2026-10-13T15:00:00Z"/>
                <w:rFonts w:ascii="Times New Roman" w:hAnsi="Times New Roman"/>
                <w:color w:val="000000"/>
                <w:kern w:val="0"/>
                <w:sz w:val="22"/>
              </w:rPr>
            </w:pPr>
            <w:ins w:id="10122" w:author="코람코 상장리츠팀" w:date="2026-10-13T15:00:00Z">
              <w:r>
                <w:rPr>
                  <w:rFonts w:ascii="Times New Roman" w:eastAsia="바탕체" w:hAnsi="Times New Roman"/>
                  <w:kern w:val="0"/>
                  <w:sz w:val="22"/>
                </w:rPr>
                <w:t xml:space="preserve">상 호</w:t>
              </w:r>
            </w:ins>
          </w:p>
        </w:tc>
        <w:tc>
          <w:tcPr>
            <w:tcW w:w="3114" w:type="dxa"/>
            <w:tcBorders>
              <w:top w:val="single" w:sz="4" w:space="0" w:color="000000"/>
              <w:left w:val="single" w:sz="2" w:space="0" w:color="000000"/>
              <w:bottom w:val="dotted"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10123" w:author="코람코 상장리츠팀" w:date="2026-10-13T15:00:00Z"/>
                <w:rFonts w:ascii="Times New Roman" w:eastAsia="바탕체" w:hAnsi="Times New Roman"/>
                <w:color w:val="000000"/>
                <w:kern w:val="0"/>
                <w:sz w:val="22"/>
              </w:rPr>
            </w:pPr>
            <w:ins w:id="10124" w:author="코람코 상장리츠팀" w:date="2026-10-13T15:00:00Z">
              <w:r>
                <w:rPr>
                  <w:rFonts w:ascii="Times New Roman" w:eastAsia="바탕체" w:hAnsi="Times New Roman"/>
                  <w:kern w:val="0"/>
                  <w:sz w:val="22"/>
                </w:rPr>
                <w:t xml:space="preserve">광주미래신용협동조합</w:t>
              </w:r>
            </w:ins>
          </w:p>
        </w:tc>
        <w:tc>
          <w:tcPr>
            <w:tcW w:w="2834" w:type="dxa"/>
            <w:vMerge w:val="restart"/>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10125" w:author="코람코 상장리츠팀" w:date="2026-10-13T15:00:00Z"/>
                <w:rFonts w:ascii="Times New Roman" w:eastAsia="바탕체" w:hAnsi="Times New Roman"/>
                <w:color w:val="000000"/>
                <w:kern w:val="0"/>
                <w:sz w:val="22"/>
              </w:rPr>
            </w:pPr>
            <w:ins w:id="10126" w:author="코람코 상장리츠팀" w:date="2026-10-13T15:00:00Z">
              <w:r>
                <w:rPr>
                  <w:rFonts w:ascii="Times New Roman" w:eastAsia="바탕체" w:hAnsi="Times New Roman"/>
                  <w:kern w:val="0"/>
                  <w:sz w:val="22"/>
                </w:rPr>
                <w:t xml:space="preserve">금1,680,000,000원</w:t>
              </w:r>
            </w:ins>
          </w:p>
        </w:tc>
      </w:tr>
      <w:tr w:rsidR="00DE42D9">
        <w:trPr>
          <w:trHeight w:val="55"/>
          <w:ins w:id="10127" w:author="코람코 상장리츠팀" w:date="2026-10-13T15:00:00Z"/>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ins w:id="10128" w:author="코람코 상장리츠팀" w:date="2026-10-13T15:00:00Z"/>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ins w:id="10129" w:author="코람코 상장리츠팀" w:date="2026-10-13T15:00:00Z"/>
                <w:rFonts w:ascii="Times New Roman" w:eastAsia="바탕체" w:hAnsi="Times New Roman"/>
                <w:color w:val="000000"/>
                <w:kern w:val="0"/>
                <w:sz w:val="22"/>
              </w:rPr>
            </w:pPr>
            <w:ins w:id="10130" w:author="코람코 상장리츠팀" w:date="2026-10-13T15:00:00Z">
              <w:r>
                <w:rPr>
                  <w:rFonts w:ascii="Times New Roman" w:eastAsia="바탕체" w:hAnsi="Times New Roman"/>
                  <w:kern w:val="0"/>
                  <w:sz w:val="22"/>
                </w:rPr>
                <w:t xml:space="preserve">법인등록번호</w:t>
              </w:r>
            </w:ins>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10131" w:author="코람코 상장리츠팀" w:date="2026-10-13T15:00:00Z"/>
                <w:rFonts w:ascii="Times New Roman" w:eastAsia="바탕체" w:hAnsi="Times New Roman"/>
                <w:color w:val="000000"/>
                <w:kern w:val="0"/>
                <w:sz w:val="22"/>
              </w:rPr>
            </w:pPr>
            <w:ins w:id="10132" w:author="코람코 상장리츠팀" w:date="2026-10-13T15:00:00Z">
              <w:r>
                <w:rPr>
                  <w:rFonts w:ascii="Times New Roman" w:eastAsia="바탕체" w:hAnsi="Times New Roman"/>
                  <w:kern w:val="0"/>
                  <w:sz w:val="22"/>
                </w:rPr>
                <w:t xml:space="preserve">206341-0000232</w:t>
              </w:r>
            </w:ins>
          </w:p>
        </w:tc>
        <w:tc>
          <w:tcPr>
            <w:tcW w:w="2834" w:type="dxa"/>
            <w:vMerge/>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10133" w:author="코람코 상장리츠팀" w:date="2026-10-13T15:00:00Z"/>
                <w:rFonts w:ascii="Times New Roman" w:eastAsia="바탕체" w:hAnsi="Times New Roman"/>
                <w:color w:val="000000"/>
                <w:kern w:val="0"/>
                <w:sz w:val="22"/>
              </w:rPr>
            </w:pPr>
          </w:p>
        </w:tc>
      </w:tr>
      <w:tr w:rsidR="00DE42D9">
        <w:trPr>
          <w:trHeight w:val="94"/>
          <w:ins w:id="10134" w:author="코람코 상장리츠팀" w:date="2026-10-13T15:00:00Z"/>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ins w:id="10135" w:author="코람코 상장리츠팀" w:date="2026-10-13T15:00:00Z"/>
                <w:rFonts w:ascii="Times New Roman" w:eastAsia="바탕체" w:hAnsi="Times New Roman"/>
                <w:color w:val="000000"/>
                <w:kern w:val="0"/>
                <w:sz w:val="22"/>
              </w:rPr>
            </w:pPr>
          </w:p>
        </w:tc>
        <w:tc>
          <w:tcPr>
            <w:tcW w:w="1652" w:type="dxa"/>
            <w:tcBorders>
              <w:top w:val="single" w:sz="4" w:space="0" w:color="000000"/>
              <w:left w:val="single" w:sz="4" w:space="0" w:color="000000"/>
              <w:bottom w:val="dotted"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ins w:id="10136" w:author="코람코 상장리츠팀" w:date="2026-10-13T15:00:00Z"/>
                <w:rFonts w:ascii="Times New Roman" w:hAnsi="Times New Roman"/>
                <w:color w:val="000000"/>
                <w:kern w:val="0"/>
                <w:sz w:val="22"/>
              </w:rPr>
            </w:pPr>
            <w:ins w:id="10137" w:author="코람코 상장리츠팀" w:date="2026-10-13T15:00:00Z">
              <w:r>
                <w:rPr>
                  <w:rFonts w:ascii="Times New Roman" w:eastAsia="바탕체" w:hAnsi="Times New Roman"/>
                  <w:kern w:val="0"/>
                  <w:sz w:val="22"/>
                </w:rPr>
                <w:t xml:space="preserve">상 호</w:t>
              </w:r>
            </w:ins>
          </w:p>
        </w:tc>
        <w:tc>
          <w:tcPr>
            <w:tcW w:w="3114" w:type="dxa"/>
            <w:tcBorders>
              <w:top w:val="single" w:sz="4" w:space="0" w:color="000000"/>
              <w:left w:val="single" w:sz="2" w:space="0" w:color="000000"/>
              <w:bottom w:val="dotted"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10138" w:author="코람코 상장리츠팀" w:date="2026-10-13T15:00:00Z"/>
                <w:rFonts w:ascii="Times New Roman" w:eastAsia="바탕체" w:hAnsi="Times New Roman"/>
                <w:color w:val="000000"/>
                <w:kern w:val="0"/>
                <w:sz w:val="22"/>
              </w:rPr>
            </w:pPr>
            <w:ins w:id="10139" w:author="코람코 상장리츠팀" w:date="2026-10-13T15:00:00Z">
              <w:r>
                <w:rPr>
                  <w:rFonts w:ascii="Times New Roman" w:eastAsia="바탕체" w:hAnsi="Times New Roman"/>
                  <w:kern w:val="0"/>
                  <w:sz w:val="22"/>
                </w:rPr>
                <w:t xml:space="preserve">새안양신용협동조합</w:t>
              </w:r>
            </w:ins>
          </w:p>
        </w:tc>
        <w:tc>
          <w:tcPr>
            <w:tcW w:w="2834" w:type="dxa"/>
            <w:vMerge w:val="restart"/>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10140" w:author="코람코 상장리츠팀" w:date="2026-10-13T15:00:00Z"/>
                <w:rFonts w:ascii="Times New Roman" w:eastAsia="바탕체" w:hAnsi="Times New Roman"/>
                <w:color w:val="000000"/>
                <w:kern w:val="0"/>
                <w:sz w:val="22"/>
              </w:rPr>
            </w:pPr>
            <w:ins w:id="10141" w:author="코람코 상장리츠팀" w:date="2026-10-13T15:00:00Z">
              <w:r>
                <w:rPr>
                  <w:rFonts w:ascii="Times New Roman" w:eastAsia="바탕체" w:hAnsi="Times New Roman"/>
                  <w:kern w:val="0"/>
                  <w:sz w:val="22"/>
                </w:rPr>
                <w:t xml:space="preserve">금4,800,000,000원</w:t>
              </w:r>
            </w:ins>
          </w:p>
        </w:tc>
      </w:tr>
      <w:tr w:rsidR="00DE42D9">
        <w:trPr>
          <w:trHeight w:val="55"/>
          <w:ins w:id="10142" w:author="코람코 상장리츠팀" w:date="2026-10-13T15:00:00Z"/>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ins w:id="10143" w:author="코람코 상장리츠팀" w:date="2026-10-13T15:00:00Z"/>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ins w:id="10144" w:author="코람코 상장리츠팀" w:date="2026-10-13T15:00:00Z"/>
                <w:rFonts w:ascii="Times New Roman" w:eastAsia="바탕체" w:hAnsi="Times New Roman"/>
                <w:color w:val="000000"/>
                <w:kern w:val="0"/>
                <w:sz w:val="22"/>
              </w:rPr>
            </w:pPr>
            <w:ins w:id="10145" w:author="코람코 상장리츠팀" w:date="2026-10-13T15:00:00Z">
              <w:r>
                <w:rPr>
                  <w:rFonts w:ascii="Times New Roman" w:eastAsia="바탕체" w:hAnsi="Times New Roman"/>
                  <w:kern w:val="0"/>
                  <w:sz w:val="22"/>
                </w:rPr>
                <w:t xml:space="preserve">법인등록번호</w:t>
              </w:r>
            </w:ins>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10146" w:author="코람코 상장리츠팀" w:date="2026-10-13T15:00:00Z"/>
                <w:rFonts w:ascii="Times New Roman" w:eastAsia="바탕체" w:hAnsi="Times New Roman"/>
                <w:color w:val="000000"/>
                <w:kern w:val="0"/>
                <w:sz w:val="22"/>
              </w:rPr>
            </w:pPr>
            <w:ins w:id="10147" w:author="코람코 상장리츠팀" w:date="2026-10-13T15:00:00Z">
              <w:r>
                <w:rPr>
                  <w:rFonts w:ascii="Times New Roman" w:eastAsia="바탕체" w:hAnsi="Times New Roman"/>
                  <w:kern w:val="0"/>
                  <w:sz w:val="22"/>
                </w:rPr>
                <w:t xml:space="preserve">134141-0002411</w:t>
              </w:r>
            </w:ins>
          </w:p>
        </w:tc>
        <w:tc>
          <w:tcPr>
            <w:tcW w:w="2834" w:type="dxa"/>
            <w:vMerge/>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10148" w:author="코람코 상장리츠팀" w:date="2026-10-13T15:00:00Z"/>
                <w:rFonts w:ascii="Times New Roman" w:eastAsia="바탕체" w:hAnsi="Times New Roman"/>
                <w:color w:val="000000"/>
                <w:kern w:val="0"/>
                <w:sz w:val="22"/>
              </w:rPr>
            </w:pPr>
          </w:p>
        </w:tc>
      </w:tr>
      <w:tr w:rsidR="00DE42D9">
        <w:trPr>
          <w:trHeight w:val="94"/>
          <w:ins w:id="10149" w:author="코람코 상장리츠팀" w:date="2026-10-13T15:00:00Z"/>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ins w:id="10150" w:author="코람코 상장리츠팀" w:date="2026-10-13T15:00:00Z"/>
                <w:rFonts w:ascii="Times New Roman" w:eastAsia="바탕체" w:hAnsi="Times New Roman"/>
                <w:color w:val="000000"/>
                <w:kern w:val="0"/>
                <w:sz w:val="22"/>
              </w:rPr>
            </w:pPr>
          </w:p>
        </w:tc>
        <w:tc>
          <w:tcPr>
            <w:tcW w:w="1652" w:type="dxa"/>
            <w:tcBorders>
              <w:top w:val="single" w:sz="4" w:space="0" w:color="000000"/>
              <w:left w:val="single" w:sz="4" w:space="0" w:color="000000"/>
              <w:bottom w:val="dotted"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ins w:id="10151" w:author="코람코 상장리츠팀" w:date="2026-10-13T15:00:00Z"/>
                <w:rFonts w:ascii="Times New Roman" w:hAnsi="Times New Roman"/>
                <w:color w:val="000000"/>
                <w:kern w:val="0"/>
                <w:sz w:val="22"/>
              </w:rPr>
            </w:pPr>
            <w:ins w:id="10152" w:author="코람코 상장리츠팀" w:date="2026-10-13T15:00:00Z">
              <w:r>
                <w:rPr>
                  <w:rFonts w:ascii="Times New Roman" w:eastAsia="바탕체" w:hAnsi="Times New Roman"/>
                  <w:kern w:val="0"/>
                  <w:sz w:val="22"/>
                </w:rPr>
                <w:t xml:space="preserve">상 호</w:t>
              </w:r>
            </w:ins>
          </w:p>
        </w:tc>
        <w:tc>
          <w:tcPr>
            <w:tcW w:w="3114" w:type="dxa"/>
            <w:tcBorders>
              <w:top w:val="single" w:sz="4" w:space="0" w:color="000000"/>
              <w:left w:val="single" w:sz="2" w:space="0" w:color="000000"/>
              <w:bottom w:val="dotted"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10153" w:author="코람코 상장리츠팀" w:date="2026-10-13T15:00:00Z"/>
                <w:rFonts w:ascii="Times New Roman" w:eastAsia="바탕체" w:hAnsi="Times New Roman"/>
                <w:color w:val="000000"/>
                <w:kern w:val="0"/>
                <w:sz w:val="22"/>
              </w:rPr>
            </w:pPr>
            <w:ins w:id="10154" w:author="코람코 상장리츠팀" w:date="2026-10-13T15:00:00Z">
              <w:r>
                <w:rPr>
                  <w:rFonts w:ascii="Times New Roman" w:eastAsia="바탕체" w:hAnsi="Times New Roman"/>
                  <w:kern w:val="0"/>
                  <w:sz w:val="22"/>
                </w:rPr>
                <w:t xml:space="preserve">남수원신용협동조합</w:t>
              </w:r>
            </w:ins>
          </w:p>
        </w:tc>
        <w:tc>
          <w:tcPr>
            <w:tcW w:w="2834" w:type="dxa"/>
            <w:vMerge w:val="restart"/>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10155" w:author="코람코 상장리츠팀" w:date="2026-10-13T15:00:00Z"/>
                <w:rFonts w:ascii="Times New Roman" w:eastAsia="바탕체" w:hAnsi="Times New Roman"/>
                <w:color w:val="000000"/>
                <w:kern w:val="0"/>
                <w:sz w:val="22"/>
              </w:rPr>
            </w:pPr>
            <w:ins w:id="10156" w:author="코람코 상장리츠팀" w:date="2026-10-13T15:00:00Z">
              <w:r>
                <w:rPr>
                  <w:rFonts w:ascii="Times New Roman" w:eastAsia="바탕체" w:hAnsi="Times New Roman"/>
                  <w:kern w:val="0"/>
                  <w:sz w:val="22"/>
                </w:rPr>
                <w:t xml:space="preserve">금360,000,000원</w:t>
              </w:r>
            </w:ins>
          </w:p>
        </w:tc>
      </w:tr>
      <w:tr w:rsidR="00DE42D9">
        <w:trPr>
          <w:trHeight w:val="55"/>
          <w:ins w:id="10157" w:author="코람코 상장리츠팀" w:date="2026-10-13T15:00:00Z"/>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ins w:id="10158" w:author="코람코 상장리츠팀" w:date="2026-10-13T15:00:00Z"/>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ins w:id="10159" w:author="코람코 상장리츠팀" w:date="2026-10-13T15:00:00Z"/>
                <w:rFonts w:ascii="Times New Roman" w:eastAsia="바탕체" w:hAnsi="Times New Roman"/>
                <w:color w:val="000000"/>
                <w:kern w:val="0"/>
                <w:sz w:val="22"/>
              </w:rPr>
            </w:pPr>
            <w:ins w:id="10160" w:author="코람코 상장리츠팀" w:date="2026-10-13T15:00:00Z">
              <w:r>
                <w:rPr>
                  <w:rFonts w:ascii="Times New Roman" w:eastAsia="바탕체" w:hAnsi="Times New Roman"/>
                  <w:kern w:val="0"/>
                  <w:sz w:val="22"/>
                </w:rPr>
                <w:t xml:space="preserve">법인등록번호</w:t>
              </w:r>
            </w:ins>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10161" w:author="코람코 상장리츠팀" w:date="2026-10-13T15:00:00Z"/>
                <w:rFonts w:ascii="Times New Roman" w:eastAsia="바탕체" w:hAnsi="Times New Roman"/>
                <w:color w:val="000000"/>
                <w:kern w:val="0"/>
                <w:sz w:val="22"/>
              </w:rPr>
            </w:pPr>
            <w:ins w:id="10162" w:author="코람코 상장리츠팀" w:date="2026-10-13T15:00:00Z">
              <w:r>
                <w:rPr>
                  <w:rFonts w:ascii="Times New Roman" w:eastAsia="바탕체" w:hAnsi="Times New Roman"/>
                  <w:kern w:val="0"/>
                  <w:sz w:val="22"/>
                </w:rPr>
                <w:t xml:space="preserve">130141-0000914</w:t>
              </w:r>
            </w:ins>
          </w:p>
        </w:tc>
        <w:tc>
          <w:tcPr>
            <w:tcW w:w="2834" w:type="dxa"/>
            <w:vMerge/>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10163" w:author="코람코 상장리츠팀" w:date="2026-10-13T15:00:00Z"/>
                <w:rFonts w:ascii="Times New Roman" w:eastAsia="바탕체" w:hAnsi="Times New Roman"/>
                <w:color w:val="000000"/>
                <w:kern w:val="0"/>
                <w:sz w:val="22"/>
              </w:rPr>
            </w:pPr>
          </w:p>
        </w:tc>
      </w:tr>
      <w:tr w:rsidR="00DE42D9">
        <w:trPr>
          <w:trHeight w:val="94"/>
          <w:ins w:id="10164" w:author="코람코 상장리츠팀" w:date="2026-10-13T15:00:00Z"/>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ins w:id="10165" w:author="코람코 상장리츠팀" w:date="2026-10-13T15:00:00Z"/>
                <w:rFonts w:ascii="Times New Roman" w:eastAsia="바탕체" w:hAnsi="Times New Roman"/>
                <w:color w:val="000000"/>
                <w:kern w:val="0"/>
                <w:sz w:val="22"/>
              </w:rPr>
            </w:pPr>
          </w:p>
        </w:tc>
        <w:tc>
          <w:tcPr>
            <w:tcW w:w="1652" w:type="dxa"/>
            <w:tcBorders>
              <w:top w:val="single" w:sz="4" w:space="0" w:color="000000"/>
              <w:left w:val="single" w:sz="4" w:space="0" w:color="000000"/>
              <w:bottom w:val="dotted"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ins w:id="10166" w:author="코람코 상장리츠팀" w:date="2026-10-13T15:00:00Z"/>
                <w:rFonts w:ascii="Times New Roman" w:hAnsi="Times New Roman"/>
                <w:color w:val="000000"/>
                <w:kern w:val="0"/>
                <w:sz w:val="22"/>
              </w:rPr>
            </w:pPr>
            <w:ins w:id="10167" w:author="코람코 상장리츠팀" w:date="2026-10-13T15:00:00Z">
              <w:r>
                <w:rPr>
                  <w:rFonts w:ascii="Times New Roman" w:eastAsia="바탕체" w:hAnsi="Times New Roman"/>
                  <w:kern w:val="0"/>
                  <w:sz w:val="22"/>
                </w:rPr>
                <w:t xml:space="preserve">상 호</w:t>
              </w:r>
            </w:ins>
          </w:p>
        </w:tc>
        <w:tc>
          <w:tcPr>
            <w:tcW w:w="3114" w:type="dxa"/>
            <w:tcBorders>
              <w:top w:val="single" w:sz="4" w:space="0" w:color="000000"/>
              <w:left w:val="single" w:sz="2" w:space="0" w:color="000000"/>
              <w:bottom w:val="dotted"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10168" w:author="코람코 상장리츠팀" w:date="2026-10-13T15:00:00Z"/>
                <w:rFonts w:ascii="Times New Roman" w:eastAsia="바탕체" w:hAnsi="Times New Roman"/>
                <w:color w:val="000000"/>
                <w:kern w:val="0"/>
                <w:sz w:val="22"/>
              </w:rPr>
            </w:pPr>
            <w:ins w:id="10169" w:author="코람코 상장리츠팀" w:date="2026-10-13T15:00:00Z">
              <w:r>
                <w:rPr>
                  <w:rFonts w:ascii="Times New Roman" w:eastAsia="바탕체" w:hAnsi="Times New Roman"/>
                  <w:kern w:val="0"/>
                  <w:sz w:val="22"/>
                </w:rPr>
                <w:t xml:space="preserve">북인천신용협동조합</w:t>
              </w:r>
            </w:ins>
          </w:p>
        </w:tc>
        <w:tc>
          <w:tcPr>
            <w:tcW w:w="2834" w:type="dxa"/>
            <w:vMerge w:val="restart"/>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10170" w:author="코람코 상장리츠팀" w:date="2026-10-13T15:00:00Z"/>
                <w:rFonts w:ascii="Times New Roman" w:eastAsia="바탕체" w:hAnsi="Times New Roman"/>
                <w:color w:val="000000"/>
                <w:kern w:val="0"/>
                <w:sz w:val="22"/>
              </w:rPr>
            </w:pPr>
            <w:ins w:id="10171" w:author="코람코 상장리츠팀" w:date="2026-10-13T15:00:00Z">
              <w:r>
                <w:rPr>
                  <w:rFonts w:ascii="Times New Roman" w:eastAsia="바탕체" w:hAnsi="Times New Roman"/>
                  <w:kern w:val="0"/>
                  <w:sz w:val="22"/>
                </w:rPr>
                <w:t xml:space="preserve">금840,000,000원</w:t>
              </w:r>
            </w:ins>
          </w:p>
        </w:tc>
      </w:tr>
      <w:tr w:rsidR="00DE42D9">
        <w:trPr>
          <w:trHeight w:val="55"/>
          <w:ins w:id="10172" w:author="코람코 상장리츠팀" w:date="2026-10-13T15:00:00Z"/>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ins w:id="10173" w:author="코람코 상장리츠팀" w:date="2026-10-13T15:00:00Z"/>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ins w:id="10174" w:author="코람코 상장리츠팀" w:date="2026-10-13T15:00:00Z"/>
                <w:rFonts w:ascii="Times New Roman" w:eastAsia="바탕체" w:hAnsi="Times New Roman"/>
                <w:color w:val="000000"/>
                <w:kern w:val="0"/>
                <w:sz w:val="22"/>
              </w:rPr>
            </w:pPr>
            <w:ins w:id="10175" w:author="코람코 상장리츠팀" w:date="2026-10-13T15:00:00Z">
              <w:r>
                <w:rPr>
                  <w:rFonts w:ascii="Times New Roman" w:eastAsia="바탕체" w:hAnsi="Times New Roman"/>
                  <w:kern w:val="0"/>
                  <w:sz w:val="22"/>
                </w:rPr>
                <w:t xml:space="preserve">법인등록번호</w:t>
              </w:r>
            </w:ins>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10176" w:author="코람코 상장리츠팀" w:date="2026-10-13T15:00:00Z"/>
                <w:rFonts w:ascii="Times New Roman" w:eastAsia="바탕체" w:hAnsi="Times New Roman"/>
                <w:color w:val="000000"/>
                <w:kern w:val="0"/>
                <w:sz w:val="22"/>
              </w:rPr>
            </w:pPr>
            <w:ins w:id="10177" w:author="코람코 상장리츠팀" w:date="2026-10-13T15:00:00Z">
              <w:r>
                <w:rPr>
                  <w:rFonts w:ascii="Times New Roman" w:eastAsia="바탕체" w:hAnsi="Times New Roman"/>
                  <w:kern w:val="0"/>
                  <w:sz w:val="22"/>
                </w:rPr>
                <w:t xml:space="preserve">124241-0000076</w:t>
              </w:r>
            </w:ins>
          </w:p>
        </w:tc>
        <w:tc>
          <w:tcPr>
            <w:tcW w:w="2834" w:type="dxa"/>
            <w:vMerge/>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10178" w:author="코람코 상장리츠팀" w:date="2026-10-13T15:00:00Z"/>
                <w:rFonts w:ascii="Times New Roman" w:eastAsia="바탕체" w:hAnsi="Times New Roman"/>
                <w:color w:val="000000"/>
                <w:kern w:val="0"/>
                <w:sz w:val="22"/>
              </w:rPr>
            </w:pPr>
          </w:p>
        </w:tc>
      </w:tr>
      <w:tr w:rsidR="00DE42D9" w14:paraId="6D1F6C21" w14:textId="77777777">
        <w:trPr>
          <w:trHeight w:val="70"/>
        </w:trPr>
        <w:tc>
          <w:tcPr>
            <w:tcW w:w="1307" w:type="dxa"/>
            <w:vMerge w:val="restart"/>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14:paraId="24BDF476" w14:textId="77777777" w:rsidR="00DE42D9" w:rsidRDefault="00930A79">
            <w:pPr>
              <w:snapToGrid w:val="0"/>
              <w:spacing w:after="0" w:line="240" w:lineRule="auto"/>
              <w:jc w:val="center"/>
              <w:rPr>
                <w:rFonts w:ascii="Times New Roman" w:eastAsia="바탕체" w:hAnsi="Times New Roman"/>
                <w:color w:val="000000"/>
                <w:kern w:val="0"/>
                <w:sz w:val="22"/>
              </w:rPr>
            </w:pPr>
            <w:r>
              <w:rPr>
                <w:rFonts w:ascii="Times New Roman" w:eastAsia="Times New Roman" w:hAnsi="Times New Roman"/>
                <w:color w:val="000000"/>
                <w:kern w:val="0"/>
                <w:sz w:val="22"/>
              </w:rPr>
              <w:t>(공동) 제3순위</w:t>
            </w:r>
          </w:p>
          <w:p w14:paraId="265822E4" w14:textId="77777777" w:rsidR="00DE42D9" w:rsidRDefault="00930A79">
            <w:pPr>
              <w:snapToGrid w:val="0"/>
              <w:spacing w:after="0" w:line="240" w:lineRule="auto"/>
              <w:jc w:val="center"/>
              <w:rPr>
                <w:rFonts w:ascii="Times New Roman" w:eastAsia="바탕체" w:hAnsi="Times New Roman"/>
                <w:color w:val="000000"/>
                <w:kern w:val="0"/>
                <w:sz w:val="22"/>
              </w:rPr>
            </w:pPr>
            <w:r>
              <w:rPr>
                <w:rFonts w:ascii="Times New Roman" w:eastAsia="Times New Roman" w:hAnsi="Times New Roman"/>
                <w:color w:val="000000"/>
                <w:kern w:val="0"/>
                <w:sz w:val="22"/>
              </w:rPr>
              <w:t>우선수익자(Tranche B)</w:t>
            </w:r>
          </w:p>
        </w:tc>
        <w:tc>
          <w:tcPr>
            <w:tcW w:w="1652" w:type="dxa"/>
            <w:tcBorders>
              <w:top w:val="single" w:sz="4" w:space="0" w:color="000000"/>
              <w:left w:val="single" w:sz="4" w:space="0" w:color="000000"/>
              <w:right w:val="single" w:sz="2" w:space="0" w:color="000000"/>
            </w:tcBorders>
            <w:tcMar>
              <w:top w:w="15" w:type="dxa"/>
              <w:left w:w="15" w:type="dxa"/>
              <w:bottom w:w="15" w:type="dxa"/>
              <w:right w:w="15" w:type="dxa"/>
            </w:tcMar>
            <w:vAlign w:val="center"/>
          </w:tcPr>
          <w:p w14:paraId="1E3F5E5F" w14:textId="77777777" w:rsidR="00DE42D9" w:rsidRDefault="00930A79">
            <w:pPr>
              <w:snapToGrid w:val="0"/>
              <w:spacing w:after="0" w:line="240" w:lineRule="auto"/>
              <w:jc w:val="center"/>
              <w:rPr>
                <w:rFonts w:ascii="Times New Roman" w:eastAsia="바탕체" w:hAnsi="Times New Roman"/>
                <w:kern w:val="0"/>
                <w:sz w:val="22"/>
              </w:rPr>
            </w:pPr>
            <w:r>
              <w:rPr>
                <w:rFonts w:ascii="Times New Roman" w:eastAsia="바탕체" w:hAnsi="Times New Roman"/>
                <w:color w:val="000000"/>
                <w:kern w:val="0"/>
                <w:sz w:val="22"/>
              </w:rPr>
              <w:t>상</w:t>
            </w:r>
            <w:r>
              <w:rPr>
                <w:rFonts w:ascii="Times New Roman" w:eastAsia="바탕체" w:hAnsi="Times New Roman"/>
                <w:color w:val="000000"/>
                <w:kern w:val="0"/>
                <w:sz w:val="22"/>
              </w:rPr>
              <w:t xml:space="preserve"> </w:t>
            </w:r>
            <w:r>
              <w:rPr>
                <w:rFonts w:ascii="Times New Roman" w:eastAsia="바탕체" w:hAnsi="Times New Roman"/>
                <w:color w:val="000000"/>
                <w:kern w:val="0"/>
                <w:sz w:val="22"/>
              </w:rPr>
              <w:t>호</w:t>
            </w:r>
          </w:p>
        </w:tc>
        <w:tc>
          <w:tcPr>
            <w:tcW w:w="3114" w:type="dxa"/>
            <w:tcBorders>
              <w:top w:val="single" w:sz="4" w:space="0" w:color="000000"/>
              <w:left w:val="single" w:sz="2" w:space="0" w:color="000000"/>
              <w:right w:val="single" w:sz="2" w:space="0" w:color="000000"/>
            </w:tcBorders>
            <w:tcMar>
              <w:top w:w="15" w:type="dxa"/>
              <w:left w:w="15" w:type="dxa"/>
              <w:bottom w:w="15" w:type="dxa"/>
              <w:right w:w="15" w:type="dxa"/>
            </w:tcMar>
            <w:vAlign w:val="center"/>
          </w:tcPr>
          <w:p w14:paraId="00141851" w14:textId="77777777" w:rsidR="00DE42D9" w:rsidRDefault="00930A79">
            <w:pPr>
              <w:snapToGrid w:val="0"/>
              <w:spacing w:after="0" w:line="240" w:lineRule="auto"/>
              <w:jc w:val="center"/>
              <w:textAlignment w:val="baseline"/>
              <w:rPr>
                <w:rFonts w:ascii="Times New Roman" w:eastAsia="바탕체" w:hAnsi="Times New Roman"/>
                <w:kern w:val="0"/>
                <w:sz w:val="22"/>
              </w:rPr>
            </w:pPr>
            <w:r>
              <w:rPr>
                <w:rFonts w:ascii="Times New Roman" w:eastAsia="바탕체" w:hAnsi="Times New Roman"/>
                <w:kern w:val="0"/>
                <w:sz w:val="22"/>
              </w:rPr>
              <w:t>키움캐피탈</w:t>
            </w:r>
            <w:r>
              <w:rPr>
                <w:rFonts w:ascii="Times New Roman" w:eastAsia="바탕체" w:hAnsi="Times New Roman"/>
                <w:kern w:val="0"/>
                <w:sz w:val="22"/>
              </w:rPr>
              <w:t xml:space="preserve"> </w:t>
            </w:r>
            <w:r>
              <w:rPr>
                <w:rFonts w:ascii="Times New Roman" w:eastAsia="바탕체" w:hAnsi="Times New Roman"/>
                <w:kern w:val="0"/>
                <w:sz w:val="22"/>
              </w:rPr>
              <w:t>주식회사</w:t>
            </w:r>
          </w:p>
        </w:tc>
        <w:tc>
          <w:tcPr>
            <w:tcW w:w="2834" w:type="dxa"/>
            <w:vMerge w:val="restart"/>
            <w:tcBorders>
              <w:top w:val="single" w:sz="4" w:space="0" w:color="000000"/>
              <w:left w:val="single" w:sz="2" w:space="0" w:color="000000"/>
              <w:right w:val="single" w:sz="2" w:space="0" w:color="000000"/>
            </w:tcBorders>
            <w:tcMar>
              <w:top w:w="15" w:type="dxa"/>
              <w:left w:w="15" w:type="dxa"/>
              <w:bottom w:w="15" w:type="dxa"/>
              <w:right w:w="15" w:type="dxa"/>
            </w:tcMar>
            <w:vAlign w:val="center"/>
          </w:tcPr>
          <w:p w14:paraId="1DF57893" w14:textId="77777777" w:rsidR="00DE42D9" w:rsidRDefault="00930A7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color w:val="000000"/>
                <w:kern w:val="0"/>
                <w:sz w:val="22"/>
              </w:rPr>
              <w:t>금</w:t>
            </w:r>
            <w:r>
              <w:rPr>
                <w:rFonts w:ascii="Times New Roman" w:eastAsia="바탕체" w:hAnsi="Times New Roman"/>
                <w:color w:val="000000"/>
                <w:kern w:val="0"/>
                <w:sz w:val="22"/>
              </w:rPr>
              <w:t>24,000,000,000</w:t>
            </w:r>
            <w:r>
              <w:rPr>
                <w:rFonts w:ascii="Times New Roman" w:eastAsia="바탕체" w:hAnsi="Times New Roman"/>
                <w:color w:val="000000"/>
                <w:kern w:val="0"/>
                <w:sz w:val="22"/>
              </w:rPr>
              <w:t>원</w:t>
            </w:r>
          </w:p>
        </w:tc>
      </w:tr>
      <w:tr w:rsidR="00DE42D9" w14:paraId="626A6C22" w14:textId="77777777">
        <w:trPr>
          <w:trHeight w:val="94"/>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14:paraId="69841576" w14:textId="77777777"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14:paraId="0B384A3B" w14:textId="77777777" w:rsidR="00DE42D9" w:rsidRDefault="00930A79">
            <w:pPr>
              <w:snapToGrid w:val="0"/>
              <w:spacing w:after="0" w:line="240" w:lineRule="auto"/>
              <w:jc w:val="center"/>
              <w:rPr>
                <w:rFonts w:ascii="Times New Roman" w:eastAsia="바탕체" w:hAnsi="Times New Roman"/>
                <w:color w:val="000000"/>
                <w:kern w:val="0"/>
                <w:sz w:val="22"/>
              </w:rPr>
            </w:pPr>
            <w:r>
              <w:rPr>
                <w:rFonts w:ascii="Times New Roman" w:eastAsia="바탕체" w:hAnsi="Times New Roman"/>
                <w:color w:val="000000"/>
                <w:kern w:val="0"/>
                <w:sz w:val="22"/>
              </w:rPr>
              <w:t>법인등록번호</w:t>
            </w:r>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14:paraId="09845E4D" w14:textId="77777777" w:rsidR="00DE42D9" w:rsidRDefault="00930A7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color w:val="000000"/>
                <w:kern w:val="0"/>
                <w:sz w:val="22"/>
              </w:rPr>
              <w:t>[*]</w:t>
            </w:r>
          </w:p>
        </w:tc>
        <w:tc>
          <w:tcPr>
            <w:tcW w:w="2834" w:type="dxa"/>
            <w:vMerge/>
            <w:tcBorders>
              <w:top w:val="single" w:sz="4" w:space="0" w:color="000000"/>
              <w:left w:val="single" w:sz="2" w:space="0" w:color="000000"/>
              <w:right w:val="single" w:sz="2" w:space="0" w:color="000000"/>
            </w:tcBorders>
            <w:tcMar>
              <w:top w:w="15" w:type="dxa"/>
              <w:left w:w="15" w:type="dxa"/>
              <w:bottom w:w="15" w:type="dxa"/>
              <w:right w:w="15" w:type="dxa"/>
            </w:tcMar>
            <w:vAlign w:val="center"/>
          </w:tcPr>
          <w:p w14:paraId="36227189"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p>
        </w:tc>
      </w:tr>
      <w:tr w:rsidR="00DE42D9" w14:paraId="17F84BAB" w14:textId="77777777">
        <w:trPr>
          <w:trHeight w:val="94"/>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14:paraId="27C34C9D" w14:textId="77777777"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single" w:sz="4" w:space="0" w:color="000000"/>
              <w:left w:val="single" w:sz="4" w:space="0" w:color="000000"/>
              <w:bottom w:val="dotted" w:sz="4" w:space="0" w:color="000000"/>
              <w:right w:val="single" w:sz="2" w:space="0" w:color="000000"/>
            </w:tcBorders>
            <w:tcMar>
              <w:top w:w="15" w:type="dxa"/>
              <w:left w:w="15" w:type="dxa"/>
              <w:bottom w:w="15" w:type="dxa"/>
              <w:right w:w="15" w:type="dxa"/>
            </w:tcMar>
            <w:vAlign w:val="center"/>
          </w:tcPr>
          <w:p w14:paraId="0A5EEAF8" w14:textId="77777777" w:rsidR="00DE42D9" w:rsidRDefault="00930A79">
            <w:pPr>
              <w:snapToGrid w:val="0"/>
              <w:spacing w:after="0" w:line="240" w:lineRule="auto"/>
              <w:jc w:val="center"/>
              <w:rPr>
                <w:rFonts w:ascii="Times New Roman" w:hAnsi="Times New Roman"/>
                <w:color w:val="000000"/>
                <w:kern w:val="0"/>
                <w:sz w:val="22"/>
              </w:rPr>
            </w:pPr>
            <w:r>
              <w:rPr>
                <w:rFonts w:ascii="Times New Roman" w:eastAsia="바탕체" w:hAnsi="Times New Roman"/>
                <w:color w:val="000000"/>
                <w:kern w:val="0"/>
                <w:sz w:val="22"/>
              </w:rPr>
              <w:t>상</w:t>
            </w:r>
            <w:r>
              <w:rPr>
                <w:rFonts w:ascii="Times New Roman" w:eastAsia="바탕체" w:hAnsi="Times New Roman"/>
                <w:color w:val="000000"/>
                <w:kern w:val="0"/>
                <w:sz w:val="22"/>
              </w:rPr>
              <w:t xml:space="preserve"> </w:t>
            </w:r>
            <w:r>
              <w:rPr>
                <w:rFonts w:ascii="Times New Roman" w:eastAsia="바탕체" w:hAnsi="Times New Roman"/>
                <w:color w:val="000000"/>
                <w:kern w:val="0"/>
                <w:sz w:val="22"/>
              </w:rPr>
              <w:t>호</w:t>
            </w:r>
          </w:p>
        </w:tc>
        <w:tc>
          <w:tcPr>
            <w:tcW w:w="3114" w:type="dxa"/>
            <w:tcBorders>
              <w:top w:val="single" w:sz="4" w:space="0" w:color="000000"/>
              <w:left w:val="single" w:sz="2" w:space="0" w:color="000000"/>
              <w:bottom w:val="dotted" w:sz="4" w:space="0" w:color="000000"/>
              <w:right w:val="single" w:sz="2" w:space="0" w:color="000000"/>
            </w:tcBorders>
            <w:tcMar>
              <w:top w:w="15" w:type="dxa"/>
              <w:left w:w="15" w:type="dxa"/>
              <w:bottom w:w="15" w:type="dxa"/>
              <w:right w:w="15" w:type="dxa"/>
            </w:tcMar>
            <w:vAlign w:val="center"/>
          </w:tcPr>
          <w:p w14:paraId="7668EDF4" w14:textId="77777777" w:rsidR="00DE42D9" w:rsidRDefault="00930A7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color w:val="000000"/>
                <w:kern w:val="0"/>
                <w:sz w:val="22"/>
              </w:rPr>
              <w:t>엠지캐피탈</w:t>
            </w:r>
            <w:r>
              <w:rPr>
                <w:rFonts w:ascii="Times New Roman" w:eastAsia="바탕체" w:hAnsi="Times New Roman"/>
                <w:color w:val="000000"/>
                <w:kern w:val="0"/>
                <w:sz w:val="22"/>
              </w:rPr>
              <w:t xml:space="preserve"> </w:t>
            </w:r>
            <w:r>
              <w:rPr>
                <w:rFonts w:ascii="Times New Roman" w:eastAsia="바탕체" w:hAnsi="Times New Roman"/>
                <w:color w:val="000000"/>
                <w:kern w:val="0"/>
                <w:sz w:val="22"/>
              </w:rPr>
              <w:t>주식회사</w:t>
            </w:r>
          </w:p>
        </w:tc>
        <w:tc>
          <w:tcPr>
            <w:tcW w:w="2834" w:type="dxa"/>
            <w:vMerge w:val="restart"/>
            <w:tcBorders>
              <w:left w:val="single" w:sz="2" w:space="0" w:color="000000"/>
              <w:right w:val="single" w:sz="2" w:space="0" w:color="000000"/>
            </w:tcBorders>
            <w:tcMar>
              <w:top w:w="15" w:type="dxa"/>
              <w:left w:w="15" w:type="dxa"/>
              <w:bottom w:w="15" w:type="dxa"/>
              <w:right w:w="15" w:type="dxa"/>
            </w:tcMar>
            <w:vAlign w:val="center"/>
          </w:tcPr>
          <w:p w14:paraId="327D9CE2" w14:textId="77777777" w:rsidR="00DE42D9" w:rsidRDefault="00930A7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color w:val="000000"/>
                <w:kern w:val="0"/>
                <w:sz w:val="22"/>
              </w:rPr>
              <w:t>금</w:t>
            </w:r>
            <w:r>
              <w:rPr>
                <w:rFonts w:ascii="Times New Roman" w:eastAsia="바탕체" w:hAnsi="Times New Roman"/>
                <w:color w:val="000000"/>
                <w:kern w:val="0"/>
                <w:sz w:val="22"/>
              </w:rPr>
              <w:t>12,000,000,000</w:t>
            </w:r>
            <w:r>
              <w:rPr>
                <w:rFonts w:ascii="Times New Roman" w:eastAsia="바탕체" w:hAnsi="Times New Roman"/>
                <w:color w:val="000000"/>
                <w:kern w:val="0"/>
                <w:sz w:val="22"/>
              </w:rPr>
              <w:t>원</w:t>
            </w:r>
          </w:p>
        </w:tc>
      </w:tr>
      <w:tr w:rsidR="00DE42D9" w14:paraId="7516C96E" w14:textId="77777777">
        <w:trPr>
          <w:trHeight w:val="94"/>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14:paraId="2B7B9020" w14:textId="77777777"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14:paraId="3E54ED86" w14:textId="77777777" w:rsidR="00DE42D9" w:rsidRDefault="00930A79">
            <w:pPr>
              <w:snapToGrid w:val="0"/>
              <w:spacing w:after="0" w:line="240" w:lineRule="auto"/>
              <w:jc w:val="center"/>
              <w:rPr>
                <w:rFonts w:ascii="Times New Roman" w:eastAsia="바탕체" w:hAnsi="Times New Roman"/>
                <w:color w:val="000000"/>
                <w:kern w:val="0"/>
                <w:sz w:val="22"/>
              </w:rPr>
            </w:pPr>
            <w:r>
              <w:rPr>
                <w:rFonts w:ascii="Times New Roman" w:eastAsia="바탕체" w:hAnsi="Times New Roman"/>
                <w:color w:val="000000"/>
                <w:kern w:val="0"/>
                <w:sz w:val="22"/>
              </w:rPr>
              <w:t>법인등록번호</w:t>
            </w:r>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14:paraId="5B28F59C" w14:textId="77777777" w:rsidR="00DE42D9" w:rsidRDefault="00930A7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color w:val="000000"/>
                <w:kern w:val="0"/>
                <w:sz w:val="22"/>
              </w:rPr>
              <w:t>[*]</w:t>
            </w:r>
          </w:p>
        </w:tc>
        <w:tc>
          <w:tcPr>
            <w:tcW w:w="2834" w:type="dxa"/>
            <w:vMerge/>
            <w:tcBorders>
              <w:top w:val="single" w:sz="4" w:space="0" w:color="000000"/>
              <w:left w:val="single" w:sz="2" w:space="0" w:color="000000"/>
              <w:right w:val="single" w:sz="2" w:space="0" w:color="000000"/>
            </w:tcBorders>
            <w:tcMar>
              <w:top w:w="15" w:type="dxa"/>
              <w:left w:w="15" w:type="dxa"/>
              <w:bottom w:w="15" w:type="dxa"/>
              <w:right w:w="15" w:type="dxa"/>
            </w:tcMar>
            <w:vAlign w:val="center"/>
          </w:tcPr>
          <w:p w14:paraId="4D6349E6"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p>
        </w:tc>
      </w:tr>
      <w:tr w:rsidR="00DE42D9" w14:paraId="7CC9B5E5" w14:textId="77777777">
        <w:trPr>
          <w:trHeight w:val="94"/>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14:paraId="063A68BE" w14:textId="77777777"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single" w:sz="4" w:space="0" w:color="000000"/>
              <w:left w:val="single" w:sz="4" w:space="0" w:color="000000"/>
              <w:bottom w:val="dotted" w:sz="4" w:space="0" w:color="000000"/>
              <w:right w:val="single" w:sz="2" w:space="0" w:color="000000"/>
            </w:tcBorders>
            <w:tcMar>
              <w:top w:w="15" w:type="dxa"/>
              <w:left w:w="15" w:type="dxa"/>
              <w:bottom w:w="15" w:type="dxa"/>
              <w:right w:w="15" w:type="dxa"/>
            </w:tcMar>
            <w:vAlign w:val="center"/>
          </w:tcPr>
          <w:p w14:paraId="09D0E42B" w14:textId="77777777" w:rsidR="00DE42D9" w:rsidRDefault="00930A79">
            <w:pPr>
              <w:snapToGrid w:val="0"/>
              <w:spacing w:after="0" w:line="240" w:lineRule="auto"/>
              <w:jc w:val="center"/>
              <w:rPr>
                <w:rFonts w:ascii="Times New Roman" w:hAnsi="Times New Roman"/>
                <w:color w:val="000000"/>
                <w:kern w:val="0"/>
                <w:sz w:val="22"/>
              </w:rPr>
            </w:pPr>
            <w:r>
              <w:rPr>
                <w:rFonts w:ascii="Times New Roman" w:eastAsia="바탕체" w:hAnsi="Times New Roman"/>
                <w:color w:val="000000"/>
                <w:kern w:val="0"/>
                <w:sz w:val="22"/>
              </w:rPr>
              <w:t>상</w:t>
            </w:r>
            <w:r>
              <w:rPr>
                <w:rFonts w:ascii="Times New Roman" w:eastAsia="바탕체" w:hAnsi="Times New Roman"/>
                <w:color w:val="000000"/>
                <w:kern w:val="0"/>
                <w:sz w:val="22"/>
              </w:rPr>
              <w:t xml:space="preserve"> </w:t>
            </w:r>
            <w:r>
              <w:rPr>
                <w:rFonts w:ascii="Times New Roman" w:eastAsia="바탕체" w:hAnsi="Times New Roman"/>
                <w:color w:val="000000"/>
                <w:kern w:val="0"/>
                <w:sz w:val="22"/>
              </w:rPr>
              <w:t>호</w:t>
            </w:r>
          </w:p>
        </w:tc>
        <w:tc>
          <w:tcPr>
            <w:tcW w:w="3114" w:type="dxa"/>
            <w:tcBorders>
              <w:top w:val="single" w:sz="4" w:space="0" w:color="000000"/>
              <w:left w:val="single" w:sz="2" w:space="0" w:color="000000"/>
              <w:bottom w:val="dotted" w:sz="4" w:space="0" w:color="000000"/>
              <w:right w:val="single" w:sz="2" w:space="0" w:color="000000"/>
            </w:tcBorders>
            <w:tcMar>
              <w:top w:w="15" w:type="dxa"/>
              <w:left w:w="15" w:type="dxa"/>
              <w:bottom w:w="15" w:type="dxa"/>
              <w:right w:w="15" w:type="dxa"/>
            </w:tcMar>
            <w:vAlign w:val="center"/>
          </w:tcPr>
          <w:p w14:paraId="2DCE005E" w14:textId="77777777" w:rsidR="00DE42D9" w:rsidRDefault="00930A79">
            <w:pPr>
              <w:snapToGrid w:val="0"/>
              <w:spacing w:after="0" w:line="240" w:lineRule="auto"/>
              <w:jc w:val="center"/>
              <w:textAlignment w:val="baseline"/>
              <w:rPr>
                <w:rFonts w:ascii="Times New Roman" w:eastAsia="바탕체" w:hAnsi="Times New Roman"/>
                <w:color w:val="000000"/>
                <w:kern w:val="0"/>
                <w:sz w:val="22"/>
              </w:rPr>
            </w:pPr>
            <w:del w:id="10179" w:author="코람코 상장리츠팀" w:date="2026-10-13T15:00:00Z">
              <w:r>
                <w:rPr>
                  <w:rFonts w:ascii="Times New Roman" w:eastAsia="바탕체" w:hAnsi="Times New Roman"/>
                  <w:color w:val="000000"/>
                  <w:kern w:val="0"/>
                  <w:sz w:val="22"/>
                </w:rPr>
                <w:delText xml:space="preserve">DB</w:delText>
              </w:r>
            </w:del>
            <w:del w:id="10180" w:author="코람코 상장리츠팀" w:date="2026-10-13T15:00:00Z">
              <w:r>
                <w:rPr>
                  <w:rFonts w:ascii="Times New Roman" w:eastAsia="바탕체" w:hAnsi="Times New Roman"/>
                  <w:color w:val="000000"/>
                  <w:kern w:val="0"/>
                  <w:sz w:val="22"/>
                </w:rPr>
                <w:delText xml:space="preserve">저축은행</w:delText>
              </w:r>
            </w:del>
            <w:del w:id="10181" w:author="코람코 상장리츠팀" w:date="2026-10-13T15:00:00Z">
              <w:r>
                <w:rPr>
                  <w:rFonts w:ascii="Times New Roman" w:eastAsia="바탕체" w:hAnsi="Times New Roman"/>
                  <w:color w:val="000000"/>
                  <w:kern w:val="0"/>
                  <w:sz w:val="22"/>
                </w:rPr>
                <w:delText xml:space="preserve"> [</w:delText>
              </w:r>
            </w:del>
            <w:del w:id="10182" w:author="코람코 상장리츠팀" w:date="2026-10-13T15:00:00Z">
              <w:r>
                <w:rPr>
                  <w:rFonts w:ascii="Times New Roman" w:eastAsia="바탕체" w:hAnsi="Times New Roman"/>
                  <w:color w:val="000000"/>
                  <w:kern w:val="0"/>
                  <w:sz w:val="22"/>
                </w:rPr>
                <w:delText xml:space="preserve">정식</w:delText>
              </w:r>
            </w:del>
            <w:del w:id="10183" w:author="코람코 상장리츠팀" w:date="2026-10-13T15:00:00Z">
              <w:r>
                <w:rPr>
                  <w:rFonts w:ascii="Times New Roman" w:eastAsia="바탕체" w:hAnsi="Times New Roman"/>
                  <w:color w:val="000000"/>
                  <w:kern w:val="0"/>
                  <w:sz w:val="22"/>
                </w:rPr>
                <w:delText xml:space="preserve"> </w:delText>
              </w:r>
            </w:del>
            <w:del w:id="10184" w:author="코람코 상장리츠팀" w:date="2026-10-13T15:00:00Z">
              <w:r>
                <w:rPr>
                  <w:rFonts w:ascii="Times New Roman" w:eastAsia="바탕체" w:hAnsi="Times New Roman"/>
                  <w:color w:val="000000"/>
                  <w:kern w:val="0"/>
                  <w:sz w:val="22"/>
                </w:rPr>
                <w:delText xml:space="preserve">상호</w:delText>
              </w:r>
            </w:del>
            <w:del w:id="10185" w:author="코람코 상장리츠팀" w:date="2026-10-13T15:00:00Z">
              <w:r>
                <w:rPr>
                  <w:rFonts w:ascii="Times New Roman" w:eastAsia="바탕체" w:hAnsi="Times New Roman"/>
                  <w:color w:val="000000"/>
                  <w:kern w:val="0"/>
                  <w:sz w:val="22"/>
                </w:rPr>
                <w:delText xml:space="preserve"> </w:delText>
              </w:r>
            </w:del>
            <w:del w:id="10186" w:author="코람코 상장리츠팀" w:date="2026-10-13T15:00:00Z">
              <w:r>
                <w:rPr>
                  <w:rFonts w:ascii="Times New Roman" w:eastAsia="바탕체" w:hAnsi="Times New Roman"/>
                  <w:color w:val="000000"/>
                  <w:kern w:val="0"/>
                  <w:sz w:val="22"/>
                </w:rPr>
                <w:delText xml:space="preserve">확인</w:delText>
              </w:r>
            </w:del>
            <w:del w:id="10187" w:author="코람코 상장리츠팀" w:date="2026-10-13T15:00:00Z">
              <w:r>
                <w:rPr>
                  <w:rFonts w:ascii="Times New Roman" w:eastAsia="바탕체" w:hAnsi="Times New Roman"/>
                  <w:color w:val="000000"/>
                  <w:kern w:val="0"/>
                  <w:sz w:val="22"/>
                </w:rPr>
                <w:delText xml:space="preserve"> </w:delText>
              </w:r>
            </w:del>
            <w:del w:id="10188" w:author="코람코 상장리츠팀" w:date="2026-10-13T15:00:00Z">
              <w:r>
                <w:rPr>
                  <w:rFonts w:ascii="Times New Roman" w:eastAsia="바탕체" w:hAnsi="Times New Roman"/>
                  <w:color w:val="000000"/>
                  <w:kern w:val="0"/>
                  <w:sz w:val="22"/>
                </w:rPr>
                <w:delText xml:space="preserve">필요</w:delText>
              </w:r>
            </w:del>
            <w:del w:id="10189" w:author="코람코 상장리츠팀" w:date="2026-10-13T15:00:00Z">
              <w:r>
                <w:rPr>
                  <w:rFonts w:ascii="Times New Roman" w:eastAsia="바탕체" w:hAnsi="Times New Roman"/>
                  <w:color w:val="000000"/>
                  <w:kern w:val="0"/>
                  <w:sz w:val="22"/>
                </w:rPr>
                <w:delText xml:space="preserve">]</w:delText>
              </w:r>
            </w:del>
            <w:ins w:id="10190" w:author="코람코 상장리츠팀" w:date="2026-10-13T15:00:00Z">
              <w:r>
                <w:rPr>
                  <w:rFonts w:ascii="Times New Roman" w:eastAsia="바탕체" w:hAnsi="Times New Roman"/>
                  <w:color w:val="000000"/>
                  <w:kern w:val="0"/>
                  <w:sz w:val="22"/>
                </w:rPr>
                <w:t xml:space="preserve">주식회사 디비저축은행</w:t>
              </w:r>
            </w:ins>
          </w:p>
        </w:tc>
        <w:tc>
          <w:tcPr>
            <w:tcW w:w="2834" w:type="dxa"/>
            <w:vMerge w:val="restart"/>
            <w:tcBorders>
              <w:left w:val="single" w:sz="2" w:space="0" w:color="000000"/>
              <w:right w:val="single" w:sz="2" w:space="0" w:color="000000"/>
            </w:tcBorders>
            <w:tcMar>
              <w:top w:w="15" w:type="dxa"/>
              <w:left w:w="15" w:type="dxa"/>
              <w:bottom w:w="15" w:type="dxa"/>
              <w:right w:w="15" w:type="dxa"/>
            </w:tcMar>
            <w:vAlign w:val="center"/>
          </w:tcPr>
          <w:p w14:paraId="52F0D935" w14:textId="77777777" w:rsidR="00DE42D9" w:rsidRDefault="00930A7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color w:val="000000"/>
                <w:kern w:val="0"/>
                <w:sz w:val="22"/>
              </w:rPr>
              <w:t>금</w:t>
            </w:r>
            <w:r>
              <w:rPr>
                <w:rFonts w:ascii="Times New Roman" w:eastAsia="바탕체" w:hAnsi="Times New Roman"/>
                <w:color w:val="000000"/>
                <w:kern w:val="0"/>
                <w:sz w:val="22"/>
              </w:rPr>
              <w:t>9,600,000,000</w:t>
            </w:r>
            <w:r>
              <w:rPr>
                <w:rFonts w:ascii="Times New Roman" w:eastAsia="바탕체" w:hAnsi="Times New Roman"/>
                <w:color w:val="000000"/>
                <w:kern w:val="0"/>
                <w:sz w:val="22"/>
              </w:rPr>
              <w:t>원</w:t>
            </w:r>
          </w:p>
        </w:tc>
      </w:tr>
      <w:tr w:rsidR="00DE42D9" w14:paraId="2D712934" w14:textId="77777777">
        <w:trPr>
          <w:trHeight w:val="94"/>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14:paraId="615404C1" w14:textId="77777777"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14:paraId="6F4755F9" w14:textId="77777777" w:rsidR="00DE42D9" w:rsidRDefault="00930A79">
            <w:pPr>
              <w:snapToGrid w:val="0"/>
              <w:spacing w:after="0" w:line="240" w:lineRule="auto"/>
              <w:jc w:val="center"/>
              <w:rPr>
                <w:rFonts w:ascii="Times New Roman" w:eastAsia="바탕체" w:hAnsi="Times New Roman"/>
                <w:color w:val="000000"/>
                <w:kern w:val="0"/>
                <w:sz w:val="22"/>
              </w:rPr>
            </w:pPr>
            <w:r>
              <w:rPr>
                <w:rFonts w:ascii="Times New Roman" w:eastAsia="바탕체" w:hAnsi="Times New Roman"/>
                <w:color w:val="000000"/>
                <w:kern w:val="0"/>
                <w:sz w:val="22"/>
              </w:rPr>
              <w:t>법인등록번호</w:t>
            </w:r>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14:paraId="1EBA26F2" w14:textId="77777777" w:rsidR="00DE42D9" w:rsidRDefault="00930A79">
            <w:pPr>
              <w:snapToGrid w:val="0"/>
              <w:spacing w:after="0" w:line="240" w:lineRule="auto"/>
              <w:jc w:val="center"/>
              <w:textAlignment w:val="baseline"/>
              <w:rPr>
                <w:rFonts w:ascii="Times New Roman" w:eastAsia="바탕체" w:hAnsi="Times New Roman"/>
                <w:color w:val="000000"/>
                <w:kern w:val="0"/>
                <w:sz w:val="22"/>
              </w:rPr>
            </w:pPr>
            <w:del w:id="10191" w:author="코람코 상장리츠팀" w:date="2026-10-13T15:00:00Z">
              <w:r>
                <w:rPr>
                  <w:rFonts w:ascii="Times New Roman" w:eastAsia="바탕체" w:hAnsi="Times New Roman"/>
                  <w:color w:val="000000"/>
                  <w:kern w:val="0"/>
                  <w:sz w:val="22"/>
                </w:rPr>
                <w:delText xml:space="preserve">[*]</w:delText>
              </w:r>
            </w:del>
            <w:ins w:id="10192" w:author="코람코 상장리츠팀" w:date="2026-10-13T15:00:00Z">
              <w:r>
                <w:rPr>
                  <w:rFonts w:ascii="Times New Roman" w:eastAsia="바탕체" w:hAnsi="Times New Roman"/>
                  <w:kern w:val="0"/>
                  <w:sz w:val="22"/>
                </w:rPr>
                <w:t xml:space="preserve">110111-0135627</w:t>
              </w:r>
            </w:ins>
          </w:p>
        </w:tc>
        <w:tc>
          <w:tcPr>
            <w:tcW w:w="2834" w:type="dxa"/>
            <w:vMerge/>
            <w:tcBorders>
              <w:top w:val="single" w:sz="4" w:space="0" w:color="000000"/>
              <w:left w:val="single" w:sz="2" w:space="0" w:color="000000"/>
              <w:right w:val="single" w:sz="2" w:space="0" w:color="000000"/>
            </w:tcBorders>
            <w:tcMar>
              <w:top w:w="15" w:type="dxa"/>
              <w:left w:w="15" w:type="dxa"/>
              <w:bottom w:w="15" w:type="dxa"/>
              <w:right w:w="15" w:type="dxa"/>
            </w:tcMar>
            <w:vAlign w:val="center"/>
          </w:tcPr>
          <w:p w14:paraId="6674E48F"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p>
        </w:tc>
      </w:tr>
    </w:tbl>
    <w:p w14:paraId="69466EE7" w14:textId="77777777" w:rsidR="00DE42D9" w:rsidRDefault="00DE42D9">
      <w:pPr>
        <w:snapToGrid w:val="0"/>
        <w:spacing w:after="0" w:line="240" w:lineRule="auto"/>
        <w:ind w:left="700" w:hanging="700"/>
        <w:textAlignment w:val="baseline"/>
        <w:rPr>
          <w:rFonts w:ascii="Times New Roman" w:eastAsia="바탕체" w:hAnsi="Times New Roman"/>
          <w:kern w:val="0"/>
          <w:sz w:val="22"/>
        </w:rPr>
      </w:pPr>
    </w:p>
    <w:tbl>
      <w:tblPr>
        <w:tblW w:w="8930" w:type="dxa"/>
        <w:tblInd w:w="528" w:type="dxa"/>
        <w:tblLayout w:type="fixed"/>
        <w:tblCellMar>
          <w:top w:w="28" w:type="dxa"/>
          <w:left w:w="102" w:type="dxa"/>
          <w:bottom w:w="28" w:type="dxa"/>
          <w:right w:w="102" w:type="dxa"/>
        </w:tblCellMar>
        <w:tblLook w:val="04A0" w:firstRow="1" w:lastRow="0" w:firstColumn="1" w:lastColumn="0" w:noHBand="0" w:noVBand="1"/>
      </w:tblPr>
      <w:tblGrid>
        <w:gridCol w:w="1842"/>
        <w:gridCol w:w="6096"/>
        <w:gridCol w:w="992"/>
      </w:tblGrid>
      <w:tr w:rsidR="00DE42D9" w14:paraId="2C90DBAA" w14:textId="77777777">
        <w:trPr>
          <w:trHeight w:val="336"/>
        </w:trPr>
        <w:tc>
          <w:tcPr>
            <w:tcW w:w="7938" w:type="dxa"/>
            <w:gridSpan w:val="2"/>
            <w:tcBorders>
              <w:top w:val="single" w:sz="2" w:space="0" w:color="000000"/>
              <w:left w:val="single" w:sz="2" w:space="0" w:color="000000"/>
              <w:bottom w:val="single" w:sz="4" w:space="0" w:color="000000"/>
              <w:right w:val="single" w:sz="2" w:space="0" w:color="000000"/>
            </w:tcBorders>
            <w:vAlign w:val="center"/>
          </w:tcPr>
          <w:p w14:paraId="4E198AE7" w14:textId="77777777" w:rsidR="00DE42D9" w:rsidRDefault="00930A79">
            <w:pPr>
              <w:snapToGrid w:val="0"/>
              <w:spacing w:after="0" w:line="240" w:lineRule="auto"/>
              <w:jc w:val="center"/>
              <w:textAlignment w:val="baseline"/>
              <w:rPr>
                <w:rFonts w:ascii="굴림;Gulim" w:eastAsia="굴림;Gulim" w:hAnsi="굴림;Gulim" w:cs="굴림;Gulim"/>
                <w:color w:val="000000"/>
                <w:kern w:val="0"/>
                <w:sz w:val="22"/>
              </w:rPr>
            </w:pPr>
            <w:r>
              <w:rPr>
                <w:rFonts w:ascii="Times New Roman" w:eastAsia="바탕체" w:hAnsi="Times New Roman"/>
                <w:kern w:val="0"/>
                <w:sz w:val="22"/>
              </w:rPr>
              <w:t>신탁원본</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신탁이익</w:t>
            </w:r>
            <w:r>
              <w:rPr>
                <w:rFonts w:ascii="Times New Roman" w:eastAsia="Times New Roman" w:hAnsi="Times New Roman"/>
                <w:kern w:val="0"/>
                <w:sz w:val="22"/>
              </w:rPr>
              <w:t xml:space="preserve"> </w:t>
            </w:r>
            <w:r>
              <w:rPr>
                <w:rFonts w:ascii="Times New Roman" w:eastAsia="바탕체" w:hAnsi="Times New Roman"/>
                <w:kern w:val="0"/>
                <w:sz w:val="22"/>
              </w:rPr>
              <w:t>수익자</w:t>
            </w:r>
          </w:p>
        </w:tc>
        <w:tc>
          <w:tcPr>
            <w:tcW w:w="992" w:type="dxa"/>
            <w:tcBorders>
              <w:top w:val="single" w:sz="2" w:space="0" w:color="000000"/>
              <w:left w:val="single" w:sz="2" w:space="0" w:color="000000"/>
              <w:bottom w:val="single" w:sz="4" w:space="0" w:color="000000"/>
              <w:right w:val="single" w:sz="2" w:space="0" w:color="000000"/>
            </w:tcBorders>
            <w:vAlign w:val="center"/>
          </w:tcPr>
          <w:p w14:paraId="44F2AAD7" w14:textId="77777777" w:rsidR="00DE42D9" w:rsidRDefault="00930A79">
            <w:pPr>
              <w:snapToGrid w:val="0"/>
              <w:spacing w:after="0" w:line="240" w:lineRule="auto"/>
              <w:jc w:val="center"/>
              <w:textAlignment w:val="baseline"/>
              <w:rPr>
                <w:rFonts w:ascii="굴림;Gulim" w:eastAsia="굴림;Gulim" w:hAnsi="굴림;Gulim" w:cs="굴림;Gulim"/>
                <w:color w:val="000000"/>
                <w:kern w:val="0"/>
                <w:sz w:val="24"/>
              </w:rPr>
            </w:pPr>
            <w:r>
              <w:rPr>
                <w:rFonts w:ascii="Times New Roman" w:eastAsia="바탕체" w:hAnsi="Times New Roman"/>
                <w:kern w:val="0"/>
                <w:sz w:val="22"/>
              </w:rPr>
              <w:t>비</w:t>
            </w:r>
            <w:r>
              <w:rPr>
                <w:rFonts w:ascii="Times New Roman" w:eastAsia="Times New Roman" w:hAnsi="Times New Roman"/>
                <w:kern w:val="0"/>
                <w:sz w:val="22"/>
              </w:rPr>
              <w:t xml:space="preserve"> </w:t>
            </w:r>
            <w:r>
              <w:rPr>
                <w:rFonts w:ascii="Times New Roman" w:eastAsia="바탕체" w:hAnsi="Times New Roman"/>
                <w:kern w:val="0"/>
                <w:sz w:val="22"/>
              </w:rPr>
              <w:t>고</w:t>
            </w:r>
          </w:p>
        </w:tc>
      </w:tr>
      <w:tr w:rsidR="00DE42D9" w14:paraId="19CE5C5A" w14:textId="77777777">
        <w:trPr>
          <w:trHeight w:val="336"/>
        </w:trPr>
        <w:tc>
          <w:tcPr>
            <w:tcW w:w="1842" w:type="dxa"/>
            <w:tcBorders>
              <w:top w:val="single" w:sz="4" w:space="0" w:color="000000"/>
              <w:left w:val="single" w:sz="2" w:space="0" w:color="000000"/>
              <w:bottom w:val="single" w:sz="2" w:space="0" w:color="000000"/>
              <w:right w:val="single" w:sz="4" w:space="0" w:color="000000"/>
            </w:tcBorders>
            <w:vAlign w:val="center"/>
          </w:tcPr>
          <w:p w14:paraId="4C47CF44" w14:textId="77777777" w:rsidR="00DE42D9" w:rsidRDefault="00930A79">
            <w:pPr>
              <w:snapToGrid w:val="0"/>
              <w:spacing w:after="0" w:line="240" w:lineRule="auto"/>
              <w:jc w:val="center"/>
              <w:textAlignment w:val="baseline"/>
              <w:rPr>
                <w:rFonts w:ascii="Times New Roman" w:eastAsia="바탕체" w:hAnsi="Times New Roman"/>
                <w:kern w:val="0"/>
                <w:sz w:val="22"/>
              </w:rPr>
            </w:pPr>
            <w:r>
              <w:rPr>
                <w:rFonts w:ascii="Times New Roman" w:eastAsia="바탕체" w:hAnsi="Times New Roman"/>
                <w:kern w:val="0"/>
                <w:sz w:val="22"/>
              </w:rPr>
              <w:t>상</w:t>
            </w:r>
            <w:r>
              <w:rPr>
                <w:rFonts w:ascii="Times New Roman" w:eastAsia="Times New Roman" w:hAnsi="Times New Roman"/>
                <w:kern w:val="0"/>
                <w:sz w:val="22"/>
              </w:rPr>
              <w:t xml:space="preserve">   </w:t>
            </w:r>
            <w:r>
              <w:rPr>
                <w:rFonts w:ascii="Times New Roman" w:eastAsia="바탕체" w:hAnsi="Times New Roman"/>
                <w:kern w:val="0"/>
                <w:sz w:val="22"/>
              </w:rPr>
              <w:t>호</w:t>
            </w:r>
          </w:p>
        </w:tc>
        <w:tc>
          <w:tcPr>
            <w:tcW w:w="6096" w:type="dxa"/>
            <w:tcBorders>
              <w:top w:val="single" w:sz="4" w:space="0" w:color="000000"/>
              <w:left w:val="single" w:sz="4" w:space="0" w:color="000000"/>
              <w:bottom w:val="single" w:sz="2" w:space="0" w:color="000000"/>
              <w:right w:val="single" w:sz="2" w:space="0" w:color="000000"/>
            </w:tcBorders>
            <w:tcMar>
              <w:top w:w="15" w:type="dxa"/>
              <w:left w:w="15" w:type="dxa"/>
              <w:bottom w:w="15" w:type="dxa"/>
              <w:right w:w="15" w:type="dxa"/>
            </w:tcMar>
            <w:vAlign w:val="center"/>
          </w:tcPr>
          <w:p w14:paraId="79E73A9E" w14:textId="77777777" w:rsidR="00DE42D9" w:rsidRDefault="00930A79">
            <w:pPr>
              <w:snapToGrid w:val="0"/>
              <w:spacing w:after="0" w:line="240" w:lineRule="auto"/>
              <w:jc w:val="center"/>
              <w:textAlignment w:val="baseline"/>
              <w:rPr>
                <w:rFonts w:ascii="Times New Roman" w:eastAsia="바탕체" w:hAnsi="Times New Roman"/>
                <w:kern w:val="0"/>
                <w:sz w:val="22"/>
              </w:rPr>
            </w:pPr>
            <w:r>
              <w:rPr>
                <w:rFonts w:ascii="Times New Roman" w:eastAsia="바탕체" w:hAnsi="Times New Roman"/>
                <w:kern w:val="0"/>
                <w:sz w:val="22"/>
              </w:rPr>
              <w:t>주식회사</w:t>
            </w:r>
            <w:r>
              <w:rPr>
                <w:rFonts w:ascii="Times New Roman" w:eastAsia="Times New Roman" w:hAnsi="Times New Roman"/>
                <w:kern w:val="0"/>
                <w:sz w:val="22"/>
              </w:rPr>
              <w:t xml:space="preserve"> </w:t>
            </w:r>
            <w:r>
              <w:rPr>
                <w:rFonts w:ascii="Times New Roman" w:eastAsia="바탕체" w:hAnsi="Times New Roman"/>
                <w:kern w:val="0"/>
                <w:sz w:val="22"/>
              </w:rPr>
              <w:t>코람코라이프로지스위탁관리부동산투자회사</w:t>
            </w:r>
          </w:p>
        </w:tc>
        <w:tc>
          <w:tcPr>
            <w:tcW w:w="992" w:type="dxa"/>
            <w:vMerge w:val="restart"/>
            <w:tcBorders>
              <w:top w:val="single" w:sz="4" w:space="0" w:color="000000"/>
              <w:left w:val="single" w:sz="2" w:space="0" w:color="000000"/>
              <w:right w:val="single" w:sz="2" w:space="0" w:color="000000"/>
            </w:tcBorders>
            <w:vAlign w:val="center"/>
          </w:tcPr>
          <w:p w14:paraId="36C0B436" w14:textId="77777777" w:rsidR="00DE42D9" w:rsidRDefault="00DE42D9">
            <w:pPr>
              <w:snapToGrid w:val="0"/>
              <w:spacing w:after="0" w:line="240" w:lineRule="auto"/>
              <w:jc w:val="center"/>
              <w:textAlignment w:val="baseline"/>
              <w:rPr>
                <w:rFonts w:ascii="Times New Roman" w:eastAsia="바탕체" w:hAnsi="Times New Roman"/>
                <w:kern w:val="0"/>
                <w:sz w:val="22"/>
              </w:rPr>
            </w:pPr>
          </w:p>
        </w:tc>
      </w:tr>
      <w:tr w:rsidR="00DE42D9" w14:paraId="79178C29" w14:textId="77777777">
        <w:trPr>
          <w:trHeight w:val="336"/>
        </w:trPr>
        <w:tc>
          <w:tcPr>
            <w:tcW w:w="1842" w:type="dxa"/>
            <w:tcBorders>
              <w:top w:val="single" w:sz="2" w:space="0" w:color="000000"/>
              <w:left w:val="single" w:sz="2" w:space="0" w:color="000000"/>
              <w:bottom w:val="single" w:sz="4" w:space="0" w:color="000000"/>
              <w:right w:val="single" w:sz="4" w:space="0" w:color="000000"/>
            </w:tcBorders>
            <w:vAlign w:val="center"/>
          </w:tcPr>
          <w:p w14:paraId="1CB9AF48" w14:textId="77777777" w:rsidR="00DE42D9" w:rsidRDefault="00930A79">
            <w:pPr>
              <w:snapToGrid w:val="0"/>
              <w:spacing w:after="0" w:line="240" w:lineRule="auto"/>
              <w:jc w:val="center"/>
              <w:textAlignment w:val="baseline"/>
              <w:rPr>
                <w:rFonts w:ascii="Times New Roman" w:eastAsia="바탕체" w:hAnsi="Times New Roman"/>
                <w:kern w:val="0"/>
                <w:sz w:val="22"/>
              </w:rPr>
            </w:pPr>
            <w:r>
              <w:rPr>
                <w:rFonts w:ascii="Times New Roman" w:eastAsia="바탕체" w:hAnsi="Times New Roman"/>
                <w:kern w:val="0"/>
                <w:sz w:val="22"/>
              </w:rPr>
              <w:t>법인등록번호</w:t>
            </w:r>
          </w:p>
        </w:tc>
        <w:tc>
          <w:tcPr>
            <w:tcW w:w="6096" w:type="dxa"/>
            <w:tcBorders>
              <w:top w:val="single" w:sz="2" w:space="0" w:color="000000"/>
              <w:left w:val="single" w:sz="4" w:space="0" w:color="000000"/>
              <w:bottom w:val="single" w:sz="4" w:space="0" w:color="000000"/>
              <w:right w:val="single" w:sz="2" w:space="0" w:color="000000"/>
            </w:tcBorders>
            <w:vAlign w:val="center"/>
          </w:tcPr>
          <w:p w14:paraId="1A8614AE" w14:textId="77777777" w:rsidR="00DE42D9" w:rsidRDefault="00930A79">
            <w:pPr>
              <w:snapToGrid w:val="0"/>
              <w:spacing w:after="0" w:line="240" w:lineRule="auto"/>
              <w:ind w:firstLine="220"/>
              <w:jc w:val="center"/>
              <w:textAlignment w:val="baseline"/>
              <w:rPr>
                <w:rFonts w:ascii="Times New Roman" w:eastAsia="바탕체" w:hAnsi="Times New Roman"/>
                <w:kern w:val="0"/>
                <w:sz w:val="22"/>
              </w:rPr>
            </w:pPr>
            <w:r>
              <w:rPr>
                <w:rFonts w:ascii="Times New Roman" w:eastAsia="바탕체" w:hAnsi="Times New Roman"/>
                <w:kern w:val="0"/>
                <w:sz w:val="22"/>
              </w:rPr>
              <w:t>110111-0969954</w:t>
            </w:r>
          </w:p>
        </w:tc>
        <w:tc>
          <w:tcPr>
            <w:tcW w:w="992" w:type="dxa"/>
            <w:vMerge/>
            <w:tcBorders>
              <w:top w:val="single" w:sz="4" w:space="0" w:color="000000"/>
              <w:left w:val="single" w:sz="2" w:space="0" w:color="000000"/>
              <w:right w:val="single" w:sz="2" w:space="0" w:color="000000"/>
            </w:tcBorders>
            <w:vAlign w:val="center"/>
          </w:tcPr>
          <w:p w14:paraId="24D4218B" w14:textId="77777777" w:rsidR="00DE42D9" w:rsidRDefault="00DE42D9">
            <w:pPr>
              <w:snapToGrid w:val="0"/>
              <w:spacing w:after="0" w:line="360" w:lineRule="auto"/>
              <w:jc w:val="center"/>
              <w:textAlignment w:val="baseline"/>
              <w:rPr>
                <w:rFonts w:ascii="굴림체" w:eastAsia="굴림체" w:hAnsi="굴림체" w:cs="굴림;Gulim"/>
                <w:color w:val="000000"/>
                <w:kern w:val="0"/>
                <w:sz w:val="24"/>
              </w:rPr>
            </w:pPr>
          </w:p>
        </w:tc>
      </w:tr>
    </w:tbl>
    <w:p w14:paraId="176909B7" w14:textId="77777777" w:rsidR="00DE42D9" w:rsidRDefault="00DE42D9">
      <w:pPr>
        <w:widowControl/>
        <w:autoSpaceDE/>
        <w:spacing w:after="0" w:line="360" w:lineRule="auto"/>
        <w:jc w:val="left"/>
        <w:rPr>
          <w:rFonts w:ascii="Times New Roman" w:eastAsia="바탕체" w:hAnsi="Times New Roman"/>
          <w:kern w:val="0"/>
          <w:sz w:val="22"/>
        </w:rPr>
      </w:pPr>
    </w:p>
    <w:p w14:paraId="33A67F08" w14:textId="77777777" w:rsidR="00DE42D9" w:rsidRDefault="00930A79">
      <w:pPr>
        <w:snapToGrid w:val="0"/>
        <w:spacing w:after="0" w:line="360" w:lineRule="auto"/>
        <w:ind w:left="700" w:hanging="700"/>
        <w:textAlignment w:val="baseline"/>
        <w:rPr>
          <w:rFonts w:ascii="Times New Roman" w:eastAsia="바탕체" w:hAnsi="Times New Roman"/>
          <w:kern w:val="0"/>
          <w:sz w:val="22"/>
        </w:rPr>
      </w:pPr>
      <w:r>
        <w:rPr>
          <w:rFonts w:ascii="Times New Roman" w:eastAsia="바탕체" w:hAnsi="Times New Roman"/>
          <w:kern w:val="0"/>
          <w:sz w:val="22"/>
        </w:rPr>
        <w:t xml:space="preserve">3. </w:t>
      </w:r>
      <w:r>
        <w:rPr>
          <w:rFonts w:ascii="Times New Roman" w:eastAsia="바탕체" w:hAnsi="Times New Roman"/>
          <w:kern w:val="0"/>
          <w:sz w:val="22"/>
        </w:rPr>
        <w:t>채</w:t>
      </w:r>
      <w:r>
        <w:rPr>
          <w:rFonts w:ascii="Times New Roman" w:eastAsia="Times New Roman" w:hAnsi="Times New Roman"/>
          <w:kern w:val="0"/>
          <w:sz w:val="22"/>
        </w:rPr>
        <w:t xml:space="preserve"> </w:t>
      </w:r>
      <w:r>
        <w:rPr>
          <w:rFonts w:ascii="Times New Roman" w:eastAsia="바탕체" w:hAnsi="Times New Roman"/>
          <w:kern w:val="0"/>
          <w:sz w:val="22"/>
        </w:rPr>
        <w:t>무</w:t>
      </w:r>
      <w:r>
        <w:rPr>
          <w:rFonts w:ascii="Times New Roman" w:eastAsia="Times New Roman" w:hAnsi="Times New Roman"/>
          <w:kern w:val="0"/>
          <w:sz w:val="22"/>
        </w:rPr>
        <w:t xml:space="preserve"> </w:t>
      </w:r>
      <w:r>
        <w:rPr>
          <w:rFonts w:ascii="Times New Roman" w:eastAsia="바탕체" w:hAnsi="Times New Roman"/>
          <w:kern w:val="0"/>
          <w:sz w:val="22"/>
        </w:rPr>
        <w:t>자</w:t>
      </w:r>
    </w:p>
    <w:p w14:paraId="15642FAC" w14:textId="77777777" w:rsidR="00DE42D9" w:rsidRDefault="00930A79">
      <w:pPr>
        <w:pStyle w:val="ab"/>
        <w:spacing w:line="336" w:lineRule="auto"/>
        <w:ind w:left="200" w:firstLine="240"/>
        <w:rPr>
          <w:rFonts w:ascii="Times New Roman" w:eastAsia="바탕체" w:hAnsi="Times New Roman" w:cs="Times New Roman"/>
          <w:sz w:val="22"/>
        </w:rPr>
      </w:pPr>
      <w:r>
        <w:rPr>
          <w:rFonts w:ascii="Times New Roman" w:eastAsia="바탕체" w:hAnsi="Times New Roman" w:cs="Times New Roman"/>
          <w:sz w:val="24"/>
          <w:szCs w:val="24"/>
        </w:rPr>
        <w:t>▪</w:t>
      </w:r>
      <w:r>
        <w:rPr>
          <w:rFonts w:ascii="Times New Roman" w:eastAsia="Times New Roman" w:hAnsi="Times New Roman" w:cs="Times New Roman"/>
          <w:sz w:val="24"/>
          <w:szCs w:val="24"/>
        </w:rPr>
        <w:t xml:space="preserve"> </w:t>
      </w:r>
      <w:r>
        <w:rPr>
          <w:rFonts w:ascii="Times New Roman" w:eastAsia="바탕체" w:hAnsi="Times New Roman" w:cs="Times New Roman"/>
          <w:sz w:val="22"/>
        </w:rPr>
        <w:t>상</w:t>
      </w:r>
      <w:r>
        <w:rPr>
          <w:rFonts w:ascii="Times New Roman" w:eastAsia="Times New Roman" w:hAnsi="Times New Roman" w:cs="Times New Roman"/>
          <w:sz w:val="22"/>
        </w:rPr>
        <w:t xml:space="preserve">        </w:t>
      </w:r>
      <w:r>
        <w:rPr>
          <w:rFonts w:ascii="Times New Roman" w:eastAsia="바탕체" w:hAnsi="Times New Roman" w:cs="Times New Roman"/>
          <w:sz w:val="22"/>
        </w:rPr>
        <w:t>호</w:t>
      </w:r>
      <w:r>
        <w:rPr>
          <w:rFonts w:ascii="Times New Roman" w:eastAsia="Times New Roman" w:hAnsi="Times New Roman" w:cs="Times New Roman"/>
          <w:sz w:val="22"/>
        </w:rPr>
        <w:t xml:space="preserve"> </w:t>
      </w:r>
      <w:r>
        <w:rPr>
          <w:rFonts w:ascii="Times New Roman" w:eastAsia="바탕체" w:hAnsi="Times New Roman" w:cs="Times New Roman"/>
          <w:sz w:val="22"/>
        </w:rPr>
        <w:t xml:space="preserve">: </w:t>
      </w:r>
      <w:r>
        <w:rPr>
          <w:rFonts w:ascii="Times New Roman" w:eastAsia="바탕체" w:hAnsi="Times New Roman" w:cs="Times New Roman"/>
          <w:sz w:val="22"/>
        </w:rPr>
        <w:t>주식회사</w:t>
      </w:r>
      <w:r>
        <w:rPr>
          <w:rFonts w:ascii="Times New Roman" w:eastAsia="Times New Roman" w:hAnsi="Times New Roman" w:cs="Times New Roman"/>
          <w:sz w:val="22"/>
        </w:rPr>
        <w:t xml:space="preserve"> </w:t>
      </w:r>
      <w:r>
        <w:rPr>
          <w:rFonts w:ascii="Times New Roman" w:eastAsia="바탕체" w:hAnsi="Times New Roman"/>
          <w:sz w:val="22"/>
        </w:rPr>
        <w:t>코람코라이프로지스위탁관리부동산투자회사</w:t>
      </w:r>
    </w:p>
    <w:p w14:paraId="3F85A430" w14:textId="77777777" w:rsidR="00DE42D9" w:rsidRDefault="00930A79">
      <w:pPr>
        <w:pStyle w:val="ab"/>
        <w:spacing w:line="336" w:lineRule="auto"/>
        <w:ind w:left="200" w:firstLine="240"/>
        <w:rPr>
          <w:rFonts w:ascii="Times New Roman" w:eastAsia="바탕체" w:hAnsi="Times New Roman" w:cs="Times New Roman"/>
          <w:sz w:val="22"/>
        </w:rPr>
      </w:pPr>
      <w:r>
        <w:rPr>
          <w:rFonts w:ascii="Times New Roman" w:eastAsia="바탕체" w:hAnsi="Times New Roman" w:cs="Times New Roman"/>
          <w:sz w:val="24"/>
          <w:szCs w:val="24"/>
        </w:rPr>
        <w:lastRenderedPageBreak/>
        <w:t>▪</w:t>
      </w:r>
      <w:r>
        <w:rPr>
          <w:rFonts w:ascii="Times New Roman" w:eastAsia="Times New Roman" w:hAnsi="Times New Roman" w:cs="Times New Roman"/>
          <w:sz w:val="24"/>
          <w:szCs w:val="24"/>
        </w:rPr>
        <w:t xml:space="preserve"> </w:t>
      </w:r>
      <w:r>
        <w:rPr>
          <w:rFonts w:ascii="Times New Roman" w:eastAsia="바탕체" w:hAnsi="Times New Roman" w:cs="Times New Roman"/>
          <w:sz w:val="22"/>
        </w:rPr>
        <w:t>법인등록번호</w:t>
      </w:r>
      <w:r>
        <w:rPr>
          <w:rFonts w:ascii="Times New Roman" w:eastAsia="Times New Roman" w:hAnsi="Times New Roman" w:cs="Times New Roman"/>
          <w:sz w:val="22"/>
        </w:rPr>
        <w:t xml:space="preserve"> </w:t>
      </w:r>
      <w:r>
        <w:rPr>
          <w:rFonts w:ascii="Times New Roman" w:eastAsia="바탕체" w:hAnsi="Times New Roman" w:cs="Times New Roman"/>
          <w:sz w:val="22"/>
        </w:rPr>
        <w:t>: 110111-0969954</w:t>
      </w:r>
    </w:p>
    <w:p w14:paraId="04F8A2F4" w14:textId="77777777" w:rsidR="00DE42D9" w:rsidRDefault="00930A79">
      <w:pPr>
        <w:pStyle w:val="ab"/>
        <w:spacing w:line="336" w:lineRule="auto"/>
        <w:ind w:left="200" w:firstLine="240"/>
        <w:rPr>
          <w:rFonts w:ascii="Times New Roman" w:eastAsia="바탕체" w:hAnsi="Times New Roman" w:cs="Times New Roman"/>
        </w:rPr>
      </w:pPr>
      <w:r>
        <w:rPr>
          <w:rFonts w:ascii="Times New Roman" w:eastAsia="바탕체" w:hAnsi="Times New Roman" w:cs="Times New Roman"/>
          <w:sz w:val="24"/>
          <w:szCs w:val="24"/>
        </w:rPr>
        <w:t>▪</w:t>
      </w:r>
      <w:r>
        <w:rPr>
          <w:rFonts w:ascii="Times New Roman" w:eastAsia="Times New Roman" w:hAnsi="Times New Roman" w:cs="Times New Roman"/>
          <w:sz w:val="24"/>
          <w:szCs w:val="24"/>
        </w:rPr>
        <w:t xml:space="preserve"> </w:t>
      </w:r>
      <w:r>
        <w:rPr>
          <w:rFonts w:ascii="Times New Roman" w:eastAsia="바탕체" w:hAnsi="Times New Roman" w:cs="Times New Roman"/>
        </w:rPr>
        <w:t>주</w:t>
      </w:r>
      <w:r>
        <w:rPr>
          <w:rFonts w:ascii="Times New Roman" w:eastAsia="Times New Roman" w:hAnsi="Times New Roman" w:cs="Times New Roman"/>
        </w:rPr>
        <w:t xml:space="preserve">         </w:t>
      </w:r>
      <w:r>
        <w:rPr>
          <w:rFonts w:ascii="Times New Roman" w:eastAsia="바탕체" w:hAnsi="Times New Roman" w:cs="Times New Roman"/>
        </w:rPr>
        <w:t>소</w:t>
      </w:r>
      <w:r>
        <w:rPr>
          <w:rFonts w:ascii="Times New Roman" w:eastAsia="Times New Roman" w:hAnsi="Times New Roman" w:cs="Times New Roman"/>
        </w:rPr>
        <w:t xml:space="preserve"> </w:t>
      </w:r>
      <w:r>
        <w:rPr>
          <w:rFonts w:ascii="Times New Roman" w:eastAsia="바탕체" w:hAnsi="Times New Roman" w:cs="Times New Roman"/>
        </w:rPr>
        <w:t xml:space="preserve">: </w:t>
      </w:r>
      <w:r>
        <w:rPr>
          <w:rFonts w:ascii="Times New Roman" w:eastAsia="바탕체" w:hAnsi="Times New Roman" w:cs="Times New Roman"/>
          <w:sz w:val="22"/>
        </w:rPr>
        <w:t>서울시</w:t>
      </w:r>
      <w:r>
        <w:rPr>
          <w:rFonts w:ascii="Times New Roman" w:eastAsia="Times New Roman" w:hAnsi="Times New Roman" w:cs="Times New Roman"/>
          <w:sz w:val="22"/>
        </w:rPr>
        <w:t xml:space="preserve"> </w:t>
      </w:r>
      <w:r>
        <w:rPr>
          <w:rFonts w:ascii="Times New Roman" w:eastAsia="바탕체" w:hAnsi="Times New Roman" w:cs="Times New Roman"/>
          <w:sz w:val="22"/>
        </w:rPr>
        <w:t>강남구</w:t>
      </w:r>
      <w:r>
        <w:rPr>
          <w:rFonts w:ascii="Times New Roman" w:eastAsia="Times New Roman" w:hAnsi="Times New Roman" w:cs="Times New Roman"/>
          <w:sz w:val="22"/>
        </w:rPr>
        <w:t xml:space="preserve"> </w:t>
      </w:r>
      <w:r>
        <w:rPr>
          <w:rFonts w:ascii="Times New Roman" w:eastAsia="바탕체" w:hAnsi="Times New Roman" w:cs="Times New Roman"/>
          <w:sz w:val="22"/>
        </w:rPr>
        <w:t>삼성로</w:t>
      </w:r>
      <w:r>
        <w:rPr>
          <w:rFonts w:ascii="Times New Roman" w:eastAsia="Times New Roman" w:hAnsi="Times New Roman" w:cs="Times New Roman"/>
          <w:sz w:val="22"/>
        </w:rPr>
        <w:t xml:space="preserve"> </w:t>
      </w:r>
      <w:r>
        <w:rPr>
          <w:rFonts w:ascii="Times New Roman" w:eastAsia="바탕체" w:hAnsi="Times New Roman" w:cs="Times New Roman"/>
          <w:sz w:val="22"/>
        </w:rPr>
        <w:t>511 (</w:t>
      </w:r>
      <w:r>
        <w:rPr>
          <w:rFonts w:ascii="Times New Roman" w:eastAsia="바탕체" w:hAnsi="Times New Roman" w:cs="Times New Roman"/>
          <w:sz w:val="22"/>
        </w:rPr>
        <w:t>삼성동</w:t>
      </w:r>
      <w:r>
        <w:rPr>
          <w:rFonts w:ascii="Times New Roman" w:eastAsia="바탕체" w:hAnsi="Times New Roman" w:cs="Times New Roman"/>
          <w:sz w:val="22"/>
        </w:rPr>
        <w:t>)</w:t>
      </w:r>
    </w:p>
    <w:p w14:paraId="51901221" w14:textId="77777777" w:rsidR="00DE42D9" w:rsidRDefault="00DE42D9">
      <w:pPr>
        <w:pStyle w:val="ab"/>
        <w:spacing w:line="336" w:lineRule="auto"/>
        <w:ind w:left="200" w:firstLine="200"/>
        <w:rPr>
          <w:rFonts w:ascii="Times New Roman" w:eastAsia="바탕체" w:hAnsi="Times New Roman" w:cs="Times New Roman"/>
        </w:rPr>
      </w:pPr>
    </w:p>
    <w:p w14:paraId="1F144B44" w14:textId="77777777" w:rsidR="00DE42D9" w:rsidRDefault="00930A79">
      <w:pPr>
        <w:snapToGrid w:val="0"/>
        <w:spacing w:after="0" w:line="360" w:lineRule="auto"/>
        <w:ind w:left="700" w:hanging="700"/>
        <w:textAlignment w:val="baseline"/>
      </w:pPr>
      <w:r>
        <w:rPr>
          <w:rFonts w:ascii="Times New Roman" w:eastAsia="Times New Roman" w:hAnsi="Times New Roman"/>
          <w:kern w:val="0"/>
          <w:sz w:val="22"/>
        </w:rPr>
        <w:t xml:space="preserve"> </w:t>
      </w:r>
      <w:r>
        <w:rPr>
          <w:rFonts w:ascii="Times New Roman" w:eastAsia="바탕체" w:hAnsi="Times New Roman"/>
          <w:kern w:val="0"/>
          <w:sz w:val="22"/>
        </w:rPr>
        <w:t xml:space="preserve">4. </w:t>
      </w:r>
      <w:r>
        <w:rPr>
          <w:rFonts w:ascii="Times New Roman" w:eastAsia="바탕체" w:hAnsi="Times New Roman"/>
          <w:kern w:val="0"/>
          <w:sz w:val="22"/>
        </w:rPr>
        <w:t>수익권증서</w:t>
      </w:r>
      <w:r>
        <w:rPr>
          <w:rFonts w:ascii="Times New Roman" w:eastAsia="Times New Roman" w:hAnsi="Times New Roman"/>
          <w:kern w:val="0"/>
          <w:sz w:val="22"/>
        </w:rPr>
        <w:t xml:space="preserve"> </w:t>
      </w:r>
      <w:r>
        <w:rPr>
          <w:rFonts w:ascii="Times New Roman" w:eastAsia="바탕체" w:hAnsi="Times New Roman"/>
          <w:kern w:val="0"/>
          <w:sz w:val="22"/>
        </w:rPr>
        <w:t>발행금액</w:t>
      </w:r>
      <w:r>
        <w:rPr>
          <w:rFonts w:ascii="Times New Roman" w:eastAsia="바탕체" w:hAnsi="Times New Roman"/>
          <w:kern w:val="0"/>
          <w:sz w:val="22"/>
        </w:rPr>
        <w:t>(</w:t>
      </w:r>
      <w:r>
        <w:rPr>
          <w:rFonts w:ascii="Times New Roman" w:eastAsia="바탕체" w:hAnsi="Times New Roman"/>
          <w:kern w:val="0"/>
          <w:sz w:val="22"/>
        </w:rPr>
        <w:t>신탁원본의</w:t>
      </w:r>
      <w:r>
        <w:rPr>
          <w:rFonts w:ascii="Times New Roman" w:eastAsia="Times New Roman" w:hAnsi="Times New Roman"/>
          <w:kern w:val="0"/>
          <w:sz w:val="22"/>
        </w:rPr>
        <w:t xml:space="preserve"> </w:t>
      </w:r>
      <w:r>
        <w:rPr>
          <w:rFonts w:ascii="Times New Roman" w:eastAsia="바탕체" w:hAnsi="Times New Roman"/>
          <w:kern w:val="0"/>
          <w:sz w:val="22"/>
        </w:rPr>
        <w:t>우선수익권</w:t>
      </w:r>
      <w:r>
        <w:rPr>
          <w:rFonts w:ascii="Times New Roman" w:eastAsia="바탕체" w:hAnsi="Times New Roman"/>
          <w:kern w:val="0"/>
          <w:sz w:val="22"/>
        </w:rPr>
        <w:t>)</w:t>
      </w:r>
    </w:p>
    <w:p w14:paraId="689829EC" w14:textId="77777777" w:rsidR="00DE42D9" w:rsidRDefault="00930A79">
      <w:pPr>
        <w:pStyle w:val="ab"/>
        <w:ind w:firstLine="480"/>
      </w:pPr>
      <w:r>
        <w:rPr>
          <w:rFonts w:eastAsia="굴림체" w:cs="굴림체"/>
          <w:sz w:val="24"/>
          <w:szCs w:val="24"/>
        </w:rPr>
        <w:t>▪</w:t>
      </w:r>
      <w:r>
        <w:rPr>
          <w:sz w:val="24"/>
          <w:szCs w:val="24"/>
        </w:rPr>
        <w:t xml:space="preserve"> </w:t>
      </w:r>
      <w:r>
        <w:rPr>
          <w:rFonts w:ascii="Times New Roman" w:eastAsia="바탕체" w:hAnsi="Times New Roman" w:cs="Times New Roman"/>
          <w:sz w:val="22"/>
        </w:rPr>
        <w:t>우선수익권증서</w:t>
      </w:r>
      <w:r>
        <w:rPr>
          <w:rFonts w:ascii="Times New Roman" w:eastAsia="바탕체" w:hAnsi="Times New Roman" w:cs="Times New Roman"/>
          <w:sz w:val="22"/>
        </w:rPr>
        <w:t>(</w:t>
      </w:r>
      <w:r>
        <w:rPr>
          <w:rFonts w:ascii="Times New Roman" w:eastAsia="바탕체" w:hAnsi="Times New Roman" w:cs="Times New Roman"/>
          <w:sz w:val="22"/>
        </w:rPr>
        <w:t>총액</w:t>
      </w:r>
      <w:r>
        <w:rPr>
          <w:rFonts w:ascii="Times New Roman" w:eastAsia="바탕체" w:hAnsi="Times New Roman" w:cs="Times New Roman"/>
          <w:sz w:val="22"/>
        </w:rPr>
        <w:t xml:space="preserve">)  : </w:t>
      </w:r>
      <w:r>
        <w:rPr>
          <w:rFonts w:ascii="Times New Roman" w:eastAsia="바탕체" w:hAnsi="Times New Roman" w:cs="Times New Roman"/>
          <w:sz w:val="22"/>
        </w:rPr>
        <w:t>금</w:t>
      </w:r>
      <w:r>
        <w:rPr>
          <w:rFonts w:ascii="Times New Roman" w:eastAsia="Times New Roman" w:hAnsi="Times New Roman" w:cs="Times New Roman"/>
          <w:sz w:val="22"/>
        </w:rPr>
        <w:t xml:space="preserve"> </w:t>
      </w:r>
      <w:r>
        <w:rPr>
          <w:rFonts w:ascii="Times New Roman" w:eastAsia="바탕체" w:hAnsi="Times New Roman" w:cs="Times New Roman"/>
          <w:sz w:val="22"/>
        </w:rPr>
        <w:t>이천삼백구십칠억삼천이백오십팔만육천원정</w:t>
      </w:r>
      <w:r>
        <w:rPr>
          <w:rFonts w:ascii="Times New Roman" w:eastAsia="바탕체" w:hAnsi="Times New Roman" w:cs="Times New Roman"/>
          <w:sz w:val="22"/>
        </w:rPr>
        <w:t>(</w:t>
      </w:r>
      <w:r>
        <w:rPr>
          <w:rFonts w:ascii="바탕체" w:eastAsia="바탕체" w:hAnsi="바탕체" w:cs="Times New Roman"/>
          <w:sz w:val="22"/>
        </w:rPr>
        <w:t xml:space="preserve">\ </w:t>
      </w:r>
      <w:r>
        <w:rPr>
          <w:rFonts w:ascii="Times New Roman" w:eastAsia="바탕체" w:hAnsi="Times New Roman" w:cs="Times New Roman"/>
          <w:sz w:val="22"/>
        </w:rPr>
        <w:t>239,732,586,000)</w:t>
      </w:r>
    </w:p>
    <w:p w14:paraId="308D21BF" w14:textId="77777777" w:rsidR="00DE42D9" w:rsidRDefault="00930A79">
      <w:pPr>
        <w:pStyle w:val="ab"/>
        <w:ind w:firstLine="480"/>
      </w:pPr>
      <w:r>
        <w:rPr>
          <w:rFonts w:ascii="Times New Roman" w:eastAsia="바탕체" w:hAnsi="Times New Roman" w:cs="Times New Roman"/>
          <w:sz w:val="24"/>
          <w:szCs w:val="24"/>
        </w:rPr>
        <w:t xml:space="preserve">  (</w:t>
      </w:r>
      <w:r>
        <w:rPr>
          <w:rFonts w:ascii="Times New Roman" w:eastAsia="바탕체" w:hAnsi="Times New Roman" w:cs="Times New Roman"/>
          <w:sz w:val="24"/>
          <w:szCs w:val="24"/>
        </w:rPr>
        <w:t>제</w:t>
      </w:r>
      <w:r>
        <w:rPr>
          <w:rFonts w:ascii="Times New Roman" w:eastAsia="바탕체" w:hAnsi="Times New Roman" w:cs="Times New Roman"/>
          <w:sz w:val="24"/>
          <w:szCs w:val="24"/>
        </w:rPr>
        <w:t>1</w:t>
      </w:r>
      <w:r>
        <w:rPr>
          <w:rFonts w:ascii="Times New Roman" w:eastAsia="바탕체" w:hAnsi="Times New Roman" w:cs="Times New Roman"/>
          <w:sz w:val="24"/>
          <w:szCs w:val="24"/>
        </w:rPr>
        <w:t>순위</w:t>
      </w:r>
      <w:r>
        <w:rPr>
          <w:rFonts w:ascii="Times New Roman" w:eastAsia="바탕체" w:hAnsi="Times New Roman" w:cs="Times New Roman"/>
          <w:sz w:val="24"/>
          <w:szCs w:val="24"/>
        </w:rPr>
        <w:t xml:space="preserve"> </w:t>
      </w:r>
      <w:r>
        <w:rPr>
          <w:rFonts w:ascii="Times New Roman" w:eastAsia="바탕체" w:hAnsi="Times New Roman" w:cs="Times New Roman"/>
          <w:sz w:val="24"/>
          <w:szCs w:val="24"/>
        </w:rPr>
        <w:t>쿠팡</w:t>
      </w:r>
      <w:r>
        <w:rPr>
          <w:rFonts w:ascii="Times New Roman" w:eastAsia="바탕체" w:hAnsi="Times New Roman" w:cs="Times New Roman"/>
          <w:sz w:val="24"/>
          <w:szCs w:val="24"/>
        </w:rPr>
        <w:t xml:space="preserve"> </w:t>
      </w:r>
      <w:r>
        <w:rPr>
          <w:rFonts w:ascii="Times New Roman" w:eastAsia="바탕체" w:hAnsi="Times New Roman" w:cs="Times New Roman"/>
          <w:sz w:val="24"/>
          <w:szCs w:val="24"/>
        </w:rPr>
        <w:t>주식회사</w:t>
      </w:r>
      <w:r>
        <w:rPr>
          <w:rFonts w:ascii="Times New Roman" w:eastAsia="바탕체" w:hAnsi="Times New Roman" w:cs="Times New Roman"/>
          <w:sz w:val="24"/>
          <w:szCs w:val="24"/>
        </w:rPr>
        <w:t xml:space="preserve"> </w:t>
      </w:r>
      <w:r>
        <w:rPr>
          <w:rFonts w:ascii="Times New Roman" w:eastAsia="바탕체" w:hAnsi="Times New Roman" w:cs="Times New Roman"/>
          <w:sz w:val="24"/>
          <w:szCs w:val="24"/>
        </w:rPr>
        <w:t>금</w:t>
      </w:r>
      <w:r>
        <w:rPr>
          <w:rFonts w:ascii="Times New Roman" w:eastAsia="바탕체" w:hAnsi="Times New Roman" w:cs="Times New Roman"/>
          <w:sz w:val="24"/>
          <w:szCs w:val="24"/>
        </w:rPr>
        <w:t>2,132,586,000</w:t>
      </w:r>
      <w:r>
        <w:rPr>
          <w:rFonts w:ascii="Times New Roman" w:eastAsia="바탕체" w:hAnsi="Times New Roman" w:cs="Times New Roman"/>
          <w:sz w:val="24"/>
          <w:szCs w:val="24"/>
        </w:rPr>
        <w:t>원</w:t>
      </w:r>
      <w:r>
        <w:rPr>
          <w:rFonts w:ascii="Times New Roman" w:eastAsia="바탕체" w:hAnsi="Times New Roman" w:cs="Times New Roman"/>
          <w:sz w:val="24"/>
          <w:szCs w:val="24"/>
        </w:rPr>
        <w:t xml:space="preserve"> / (</w:t>
      </w:r>
      <w:r>
        <w:rPr>
          <w:rFonts w:ascii="Times New Roman" w:eastAsia="바탕체" w:hAnsi="Times New Roman" w:cs="Times New Roman"/>
          <w:sz w:val="24"/>
          <w:szCs w:val="24"/>
        </w:rPr>
        <w:t>공동</w:t>
      </w:r>
      <w:r>
        <w:rPr>
          <w:rFonts w:ascii="Times New Roman" w:eastAsia="바탕체" w:hAnsi="Times New Roman" w:cs="Times New Roman"/>
          <w:sz w:val="24"/>
          <w:szCs w:val="24"/>
        </w:rPr>
        <w:t xml:space="preserve">) </w:t>
      </w:r>
      <w:r>
        <w:rPr>
          <w:rFonts w:ascii="Times New Roman" w:eastAsia="바탕체" w:hAnsi="Times New Roman" w:cs="Times New Roman"/>
          <w:sz w:val="24"/>
          <w:szCs w:val="24"/>
        </w:rPr>
        <w:t>제</w:t>
      </w:r>
      <w:r>
        <w:rPr>
          <w:rFonts w:ascii="Times New Roman" w:eastAsia="바탕체" w:hAnsi="Times New Roman" w:cs="Times New Roman"/>
          <w:sz w:val="24"/>
          <w:szCs w:val="24"/>
        </w:rPr>
        <w:t>2</w:t>
      </w:r>
      <w:r>
        <w:rPr>
          <w:rFonts w:ascii="Times New Roman" w:eastAsia="바탕체" w:hAnsi="Times New Roman" w:cs="Times New Roman"/>
          <w:sz w:val="24"/>
          <w:szCs w:val="24"/>
        </w:rPr>
        <w:t>순위</w:t>
      </w:r>
      <w:r>
        <w:rPr>
          <w:rFonts w:ascii="Times New Roman" w:eastAsia="바탕체" w:hAnsi="Times New Roman" w:cs="Times New Roman"/>
          <w:sz w:val="24"/>
          <w:szCs w:val="24"/>
        </w:rPr>
        <w:t xml:space="preserve"> Tranche A </w:t>
      </w:r>
      <w:r>
        <w:rPr>
          <w:rFonts w:ascii="Times New Roman" w:eastAsia="바탕체" w:hAnsi="Times New Roman" w:cs="Times New Roman"/>
          <w:sz w:val="24"/>
          <w:szCs w:val="24"/>
        </w:rPr>
        <w:t>대주</w:t>
      </w:r>
      <w:r>
        <w:rPr>
          <w:rFonts w:ascii="Times New Roman" w:eastAsia="바탕체" w:hAnsi="Times New Roman" w:cs="Times New Roman"/>
          <w:sz w:val="24"/>
          <w:szCs w:val="24"/>
        </w:rPr>
        <w:t xml:space="preserve"> </w:t>
      </w:r>
      <w:r>
        <w:rPr>
          <w:rFonts w:ascii="Times New Roman" w:eastAsia="바탕체" w:hAnsi="Times New Roman" w:cs="Times New Roman"/>
          <w:sz w:val="24"/>
          <w:szCs w:val="24"/>
        </w:rPr>
        <w:t>금</w:t>
      </w:r>
      <w:r>
        <w:rPr>
          <w:rFonts w:ascii="Times New Roman" w:eastAsia="바탕체" w:hAnsi="Times New Roman" w:cs="Times New Roman"/>
          <w:sz w:val="24"/>
          <w:szCs w:val="24"/>
        </w:rPr>
        <w:t>192,000,000,000</w:t>
      </w:r>
      <w:r>
        <w:rPr>
          <w:rFonts w:ascii="Times New Roman" w:eastAsia="바탕체" w:hAnsi="Times New Roman" w:cs="Times New Roman"/>
          <w:sz w:val="24"/>
          <w:szCs w:val="24"/>
        </w:rPr>
        <w:t>원</w:t>
      </w:r>
      <w:r>
        <w:rPr>
          <w:rFonts w:ascii="Times New Roman" w:eastAsia="바탕체" w:hAnsi="Times New Roman" w:cs="Times New Roman"/>
          <w:sz w:val="24"/>
          <w:szCs w:val="24"/>
        </w:rPr>
        <w:t xml:space="preserve"> / (</w:t>
      </w:r>
      <w:r>
        <w:rPr>
          <w:rFonts w:ascii="Times New Roman" w:eastAsia="바탕체" w:hAnsi="Times New Roman" w:cs="Times New Roman"/>
          <w:sz w:val="24"/>
          <w:szCs w:val="24"/>
        </w:rPr>
        <w:t>공동</w:t>
      </w:r>
      <w:r>
        <w:rPr>
          <w:rFonts w:ascii="Times New Roman" w:eastAsia="바탕체" w:hAnsi="Times New Roman" w:cs="Times New Roman"/>
          <w:sz w:val="24"/>
          <w:szCs w:val="24"/>
        </w:rPr>
        <w:t xml:space="preserve">) </w:t>
      </w:r>
      <w:r>
        <w:rPr>
          <w:rFonts w:ascii="Times New Roman" w:eastAsia="바탕체" w:hAnsi="Times New Roman" w:cs="Times New Roman"/>
          <w:sz w:val="24"/>
          <w:szCs w:val="24"/>
        </w:rPr>
        <w:t>제</w:t>
      </w:r>
      <w:r>
        <w:rPr>
          <w:rFonts w:ascii="Times New Roman" w:eastAsia="바탕체" w:hAnsi="Times New Roman" w:cs="Times New Roman"/>
          <w:sz w:val="24"/>
          <w:szCs w:val="24"/>
        </w:rPr>
        <w:t>3</w:t>
      </w:r>
      <w:r>
        <w:rPr>
          <w:rFonts w:ascii="Times New Roman" w:eastAsia="바탕체" w:hAnsi="Times New Roman" w:cs="Times New Roman"/>
          <w:sz w:val="24"/>
          <w:szCs w:val="24"/>
        </w:rPr>
        <w:t>순위</w:t>
      </w:r>
      <w:r>
        <w:rPr>
          <w:rFonts w:ascii="Times New Roman" w:eastAsia="바탕체" w:hAnsi="Times New Roman" w:cs="Times New Roman"/>
          <w:sz w:val="24"/>
          <w:szCs w:val="24"/>
        </w:rPr>
        <w:t xml:space="preserve"> Tranche B </w:t>
      </w:r>
      <w:r>
        <w:rPr>
          <w:rFonts w:ascii="Times New Roman" w:eastAsia="바탕체" w:hAnsi="Times New Roman" w:cs="Times New Roman"/>
          <w:sz w:val="24"/>
          <w:szCs w:val="24"/>
        </w:rPr>
        <w:t>대주</w:t>
      </w:r>
      <w:r>
        <w:rPr>
          <w:rFonts w:ascii="Times New Roman" w:eastAsia="바탕체" w:hAnsi="Times New Roman" w:cs="Times New Roman"/>
          <w:sz w:val="24"/>
          <w:szCs w:val="24"/>
        </w:rPr>
        <w:t xml:space="preserve"> </w:t>
      </w:r>
      <w:r>
        <w:rPr>
          <w:rFonts w:ascii="Times New Roman" w:eastAsia="바탕체" w:hAnsi="Times New Roman" w:cs="Times New Roman"/>
          <w:sz w:val="24"/>
          <w:szCs w:val="24"/>
        </w:rPr>
        <w:t>금</w:t>
      </w:r>
      <w:r>
        <w:rPr>
          <w:rFonts w:ascii="Times New Roman" w:eastAsia="바탕체" w:hAnsi="Times New Roman" w:cs="Times New Roman"/>
          <w:sz w:val="24"/>
          <w:szCs w:val="24"/>
        </w:rPr>
        <w:t>45,600,000,000</w:t>
      </w:r>
      <w:r>
        <w:rPr>
          <w:rFonts w:ascii="Times New Roman" w:eastAsia="바탕체" w:hAnsi="Times New Roman" w:cs="Times New Roman"/>
          <w:sz w:val="24"/>
          <w:szCs w:val="24"/>
        </w:rPr>
        <w:t>원</w:t>
      </w:r>
      <w:r>
        <w:rPr>
          <w:rFonts w:ascii="Times New Roman" w:eastAsia="바탕체" w:hAnsi="Times New Roman" w:cs="Times New Roman"/>
          <w:sz w:val="24"/>
          <w:szCs w:val="24"/>
        </w:rPr>
        <w:t>)</w:t>
      </w:r>
    </w:p>
    <w:p w14:paraId="31545C27"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0C600DC0" w14:textId="77777777" w:rsidR="00DE42D9" w:rsidRDefault="00930A79">
      <w:pPr>
        <w:snapToGrid w:val="0"/>
        <w:spacing w:after="0" w:line="360" w:lineRule="auto"/>
        <w:ind w:left="700" w:hanging="700"/>
        <w:textAlignment w:val="baseline"/>
        <w:rPr>
          <w:rFonts w:ascii="Times New Roman" w:eastAsia="바탕체" w:hAnsi="Times New Roman"/>
          <w:kern w:val="0"/>
          <w:sz w:val="22"/>
        </w:rPr>
      </w:pPr>
      <w:r>
        <w:rPr>
          <w:rFonts w:ascii="Times New Roman" w:eastAsia="Times New Roman" w:hAnsi="Times New Roman"/>
          <w:kern w:val="0"/>
          <w:sz w:val="22"/>
        </w:rPr>
        <w:t xml:space="preserve"> </w:t>
      </w:r>
      <w:r>
        <w:rPr>
          <w:rFonts w:ascii="Times New Roman" w:eastAsia="바탕체" w:hAnsi="Times New Roman"/>
          <w:kern w:val="0"/>
          <w:sz w:val="22"/>
        </w:rPr>
        <w:t xml:space="preserve">5. </w:t>
      </w:r>
      <w:r>
        <w:rPr>
          <w:rFonts w:ascii="Times New Roman" w:eastAsia="바탕체" w:hAnsi="Times New Roman"/>
          <w:kern w:val="0"/>
          <w:sz w:val="22"/>
        </w:rPr>
        <w:t>계약일자</w:t>
      </w:r>
      <w:r>
        <w:rPr>
          <w:rFonts w:ascii="Times New Roman" w:eastAsia="Times New Roman" w:hAnsi="Times New Roman"/>
          <w:kern w:val="0"/>
          <w:sz w:val="22"/>
        </w:rPr>
        <w:t xml:space="preserve"> </w:t>
      </w:r>
      <w:r>
        <w:rPr>
          <w:rFonts w:ascii="Times New Roman" w:eastAsia="바탕체" w:hAnsi="Times New Roman"/>
          <w:kern w:val="0"/>
          <w:sz w:val="22"/>
        </w:rPr>
        <w:t>: 2026</w:t>
      </w:r>
      <w:r>
        <w:rPr>
          <w:rFonts w:ascii="Times New Roman" w:eastAsia="바탕체" w:hAnsi="Times New Roman"/>
          <w:kern w:val="0"/>
          <w:sz w:val="22"/>
        </w:rPr>
        <w:t>년</w:t>
      </w:r>
      <w:r>
        <w:rPr>
          <w:rFonts w:ascii="Times New Roman" w:eastAsia="Times New Roman" w:hAnsi="Times New Roman"/>
          <w:kern w:val="0"/>
          <w:sz w:val="22"/>
        </w:rPr>
        <w:t xml:space="preserve"> </w:t>
      </w:r>
      <w:r>
        <w:rPr>
          <w:rFonts w:ascii="Times New Roman" w:eastAsia="바탕체" w:hAnsi="Times New Roman"/>
          <w:kern w:val="0"/>
          <w:sz w:val="22"/>
        </w:rPr>
        <w:t>[*]</w:t>
      </w:r>
      <w:r>
        <w:rPr>
          <w:rFonts w:ascii="Times New Roman" w:eastAsia="바탕체" w:hAnsi="Times New Roman"/>
          <w:kern w:val="0"/>
          <w:sz w:val="22"/>
        </w:rPr>
        <w:t>월</w:t>
      </w:r>
      <w:r>
        <w:rPr>
          <w:rFonts w:ascii="Times New Roman" w:eastAsia="Times New Roman" w:hAnsi="Times New Roman"/>
          <w:kern w:val="0"/>
          <w:sz w:val="22"/>
        </w:rPr>
        <w:t xml:space="preserve"> </w:t>
      </w:r>
      <w:r>
        <w:rPr>
          <w:rFonts w:ascii="Times New Roman" w:eastAsia="바탕체" w:hAnsi="Times New Roman"/>
          <w:kern w:val="0"/>
          <w:sz w:val="22"/>
        </w:rPr>
        <w:t>[*]</w:t>
      </w:r>
      <w:r>
        <w:rPr>
          <w:rFonts w:ascii="Times New Roman" w:eastAsia="바탕체" w:hAnsi="Times New Roman"/>
          <w:kern w:val="0"/>
          <w:sz w:val="22"/>
        </w:rPr>
        <w:t>일</w:t>
      </w:r>
      <w:r>
        <w:br w:type="page"/>
      </w:r>
    </w:p>
    <w:p w14:paraId="5BFC4076" w14:textId="77777777" w:rsidR="00DE42D9" w:rsidRDefault="00930A79">
      <w:pPr>
        <w:snapToGrid w:val="0"/>
        <w:spacing w:after="0" w:line="360" w:lineRule="auto"/>
        <w:textAlignment w:val="baseline"/>
        <w:outlineLvl w:val="0"/>
        <w:rPr>
          <w:rFonts w:ascii="Times New Roman" w:eastAsia="바탕체" w:hAnsi="Times New Roman"/>
          <w:kern w:val="0"/>
          <w:sz w:val="22"/>
        </w:rPr>
      </w:pPr>
      <w:r>
        <w:rPr>
          <w:rFonts w:ascii="Times New Roman" w:eastAsia="바탕체" w:hAnsi="Times New Roman"/>
          <w:kern w:val="0"/>
          <w:sz w:val="22"/>
        </w:rPr>
        <w:lastRenderedPageBreak/>
        <w:t>【</w:t>
      </w:r>
      <w:bookmarkStart w:id="2" w:name="별첨_3&gt;"/>
      <w:bookmarkEnd w:id="2"/>
      <w:r>
        <w:rPr>
          <w:rFonts w:ascii="Times New Roman" w:eastAsia="바탕체" w:hAnsi="Times New Roman"/>
          <w:kern w:val="0"/>
          <w:sz w:val="22"/>
        </w:rPr>
        <w:t>별지</w:t>
      </w:r>
      <w:r>
        <w:rPr>
          <w:rFonts w:ascii="Times New Roman" w:eastAsia="Times New Roman" w:hAnsi="Times New Roman"/>
          <w:kern w:val="0"/>
          <w:sz w:val="22"/>
        </w:rPr>
        <w:t xml:space="preserve"> </w:t>
      </w:r>
      <w:r>
        <w:rPr>
          <w:rFonts w:ascii="Times New Roman" w:eastAsia="바탕체" w:hAnsi="Times New Roman"/>
          <w:kern w:val="0"/>
          <w:sz w:val="22"/>
        </w:rPr>
        <w:t>3</w:t>
      </w:r>
      <w:r>
        <w:rPr>
          <w:rFonts w:ascii="Times New Roman" w:eastAsia="바탕체" w:hAnsi="Times New Roman"/>
          <w:kern w:val="0"/>
          <w:sz w:val="22"/>
        </w:rPr>
        <w:t>】</w:t>
      </w:r>
    </w:p>
    <w:p w14:paraId="7741D42B" w14:textId="77777777" w:rsidR="00DE42D9" w:rsidRDefault="00930A79">
      <w:pPr>
        <w:snapToGrid w:val="0"/>
        <w:spacing w:after="0" w:line="360" w:lineRule="auto"/>
        <w:ind w:left="700" w:hanging="700"/>
        <w:jc w:val="center"/>
        <w:textAlignment w:val="baseline"/>
        <w:rPr>
          <w:rFonts w:ascii="Times New Roman" w:eastAsia="바탕체" w:hAnsi="Times New Roman"/>
          <w:b/>
          <w:bCs/>
          <w:kern w:val="0"/>
          <w:sz w:val="30"/>
          <w:szCs w:val="30"/>
          <w:u w:val="single" w:color="000000"/>
        </w:rPr>
      </w:pPr>
      <w:r>
        <w:rPr>
          <w:rFonts w:ascii="Times New Roman" w:eastAsia="바탕체" w:hAnsi="Times New Roman"/>
          <w:b/>
          <w:bCs/>
          <w:kern w:val="0"/>
          <w:sz w:val="30"/>
          <w:szCs w:val="30"/>
          <w:u w:val="single" w:color="000000"/>
        </w:rPr>
        <w:t>신탁보수에</w:t>
      </w:r>
      <w:r>
        <w:rPr>
          <w:rFonts w:ascii="Times New Roman" w:eastAsia="Times New Roman" w:hAnsi="Times New Roman"/>
          <w:b/>
          <w:bCs/>
          <w:kern w:val="0"/>
          <w:sz w:val="30"/>
          <w:szCs w:val="30"/>
          <w:u w:val="single" w:color="000000"/>
        </w:rPr>
        <w:t xml:space="preserve"> </w:t>
      </w:r>
      <w:r>
        <w:rPr>
          <w:rFonts w:ascii="Times New Roman" w:eastAsia="바탕체" w:hAnsi="Times New Roman"/>
          <w:b/>
          <w:bCs/>
          <w:kern w:val="0"/>
          <w:sz w:val="30"/>
          <w:szCs w:val="30"/>
          <w:u w:val="single" w:color="000000"/>
        </w:rPr>
        <w:t>관한</w:t>
      </w:r>
      <w:r>
        <w:rPr>
          <w:rFonts w:ascii="Times New Roman" w:eastAsia="Times New Roman" w:hAnsi="Times New Roman"/>
          <w:b/>
          <w:bCs/>
          <w:kern w:val="0"/>
          <w:sz w:val="30"/>
          <w:szCs w:val="30"/>
          <w:u w:val="single" w:color="000000"/>
        </w:rPr>
        <w:t xml:space="preserve"> </w:t>
      </w:r>
      <w:r>
        <w:rPr>
          <w:rFonts w:ascii="Times New Roman" w:eastAsia="바탕체" w:hAnsi="Times New Roman"/>
          <w:b/>
          <w:bCs/>
          <w:kern w:val="0"/>
          <w:sz w:val="30"/>
          <w:szCs w:val="30"/>
          <w:u w:val="single" w:color="000000"/>
        </w:rPr>
        <w:t>약정</w:t>
      </w:r>
    </w:p>
    <w:p w14:paraId="337565A4" w14:textId="77777777" w:rsidR="00DE42D9" w:rsidRDefault="00DE42D9">
      <w:pPr>
        <w:snapToGrid w:val="0"/>
        <w:spacing w:after="0" w:line="360" w:lineRule="auto"/>
        <w:ind w:left="700" w:hanging="700"/>
        <w:textAlignment w:val="baseline"/>
        <w:rPr>
          <w:rFonts w:ascii="Times New Roman" w:eastAsia="바탕체" w:hAnsi="Times New Roman"/>
          <w:b/>
          <w:bCs/>
          <w:kern w:val="0"/>
          <w:sz w:val="22"/>
          <w:szCs w:val="30"/>
          <w:u w:val="single" w:color="000000"/>
        </w:rPr>
      </w:pPr>
    </w:p>
    <w:p w14:paraId="39C90D56" w14:textId="77777777" w:rsidR="00DE42D9" w:rsidRDefault="00930A79">
      <w:pPr>
        <w:numPr>
          <w:ilvl w:val="0"/>
          <w:numId w:val="2"/>
        </w:numPr>
        <w:snapToGrid w:val="0"/>
        <w:spacing w:after="0" w:line="360" w:lineRule="auto"/>
        <w:textAlignment w:val="baseline"/>
        <w:rPr>
          <w:rFonts w:ascii="Times New Roman" w:eastAsia="바탕체" w:hAnsi="Times New Roman"/>
          <w:kern w:val="0"/>
          <w:sz w:val="22"/>
        </w:rPr>
      </w:pPr>
      <w:r>
        <w:rPr>
          <w:rFonts w:ascii="Times New Roman" w:eastAsia="바탕체" w:hAnsi="Times New Roman"/>
          <w:kern w:val="0"/>
          <w:sz w:val="22"/>
        </w:rPr>
        <w:t>신탁재산</w:t>
      </w:r>
      <w:r>
        <w:rPr>
          <w:rFonts w:ascii="Times New Roman" w:eastAsia="Times New Roman" w:hAnsi="Times New Roman"/>
          <w:kern w:val="0"/>
          <w:sz w:val="22"/>
        </w:rPr>
        <w:t xml:space="preserve"> </w:t>
      </w:r>
      <w:r>
        <w:rPr>
          <w:rFonts w:ascii="Times New Roman" w:eastAsia="바탕체" w:hAnsi="Times New Roman"/>
          <w:kern w:val="0"/>
          <w:sz w:val="22"/>
        </w:rPr>
        <w:t>관리보수</w:t>
      </w:r>
      <w:r>
        <w:rPr>
          <w:rFonts w:ascii="Times New Roman" w:eastAsia="Times New Roman" w:hAnsi="Times New Roman"/>
          <w:kern w:val="0"/>
          <w:sz w:val="22"/>
        </w:rPr>
        <w:t xml:space="preserve"> </w:t>
      </w:r>
      <w:r>
        <w:rPr>
          <w:rFonts w:ascii="Times New Roman" w:eastAsia="바탕체" w:hAnsi="Times New Roman"/>
          <w:kern w:val="0"/>
          <w:sz w:val="22"/>
        </w:rPr>
        <w:t xml:space="preserve">: </w:t>
      </w:r>
      <w:r>
        <w:rPr>
          <w:rFonts w:ascii="Times New Roman" w:eastAsia="바탕체" w:hAnsi="Times New Roman"/>
          <w:kern w:val="0"/>
          <w:sz w:val="22"/>
        </w:rPr>
        <w:t>금</w:t>
      </w:r>
      <w:r>
        <w:rPr>
          <w:rFonts w:ascii="Times New Roman" w:eastAsia="Times New Roman" w:hAnsi="Times New Roman"/>
          <w:kern w:val="0"/>
          <w:sz w:val="22"/>
        </w:rPr>
        <w:t xml:space="preserve"> </w:t>
      </w:r>
      <w:r>
        <w:rPr>
          <w:rFonts w:ascii="Times New Roman" w:eastAsia="바탕체" w:hAnsi="Times New Roman"/>
          <w:kern w:val="0"/>
          <w:sz w:val="22"/>
        </w:rPr>
        <w:t>오천만원</w:t>
      </w:r>
      <w:r>
        <w:rPr>
          <w:rFonts w:ascii="Times New Roman" w:eastAsia="바탕체" w:hAnsi="Times New Roman"/>
          <w:kern w:val="0"/>
          <w:sz w:val="22"/>
        </w:rPr>
        <w:t>(</w:t>
      </w:r>
      <w:r>
        <w:rPr>
          <w:rFonts w:ascii="Times New Roman" w:eastAsia="바탕체" w:hAnsi="Times New Roman"/>
          <w:sz w:val="22"/>
        </w:rPr>
        <w:t>￦</w:t>
      </w:r>
      <w:r>
        <w:rPr>
          <w:rFonts w:ascii="Times New Roman" w:eastAsia="바탕체" w:hAnsi="Times New Roman"/>
          <w:kern w:val="0"/>
          <w:sz w:val="22"/>
        </w:rPr>
        <w:t xml:space="preserve">50,000,000), </w:t>
      </w:r>
      <w:r>
        <w:rPr>
          <w:rFonts w:ascii="Times New Roman" w:eastAsia="바탕체" w:hAnsi="Times New Roman"/>
          <w:kern w:val="0"/>
          <w:sz w:val="22"/>
        </w:rPr>
        <w:t>부가가치세</w:t>
      </w:r>
      <w:r>
        <w:rPr>
          <w:rFonts w:ascii="Times New Roman" w:eastAsia="Times New Roman" w:hAnsi="Times New Roman"/>
          <w:kern w:val="0"/>
          <w:sz w:val="22"/>
        </w:rPr>
        <w:t xml:space="preserve"> </w:t>
      </w:r>
      <w:r>
        <w:rPr>
          <w:rFonts w:ascii="Times New Roman" w:eastAsia="바탕체" w:hAnsi="Times New Roman"/>
          <w:kern w:val="0"/>
          <w:sz w:val="22"/>
        </w:rPr>
        <w:t>없음</w:t>
      </w:r>
      <w:r>
        <w:rPr>
          <w:rFonts w:ascii="Times New Roman" w:eastAsia="바탕체" w:hAnsi="Times New Roman"/>
          <w:kern w:val="0"/>
          <w:sz w:val="22"/>
        </w:rPr>
        <w:t>.</w:t>
      </w:r>
    </w:p>
    <w:p w14:paraId="71115E07" w14:textId="77777777" w:rsidR="00DE42D9" w:rsidRDefault="00DE42D9">
      <w:pPr>
        <w:snapToGrid w:val="0"/>
        <w:spacing w:after="0" w:line="360" w:lineRule="auto"/>
        <w:ind w:left="465"/>
        <w:textAlignment w:val="baseline"/>
        <w:rPr>
          <w:rFonts w:ascii="Times New Roman" w:eastAsia="바탕체" w:hAnsi="Times New Roman"/>
          <w:kern w:val="0"/>
          <w:sz w:val="22"/>
        </w:rPr>
      </w:pPr>
    </w:p>
    <w:p w14:paraId="42511ED1" w14:textId="77777777" w:rsidR="00DE42D9" w:rsidRDefault="00930A79">
      <w:pPr>
        <w:snapToGrid w:val="0"/>
        <w:spacing w:after="0" w:line="360" w:lineRule="auto"/>
        <w:ind w:left="700" w:hanging="700"/>
        <w:textAlignment w:val="baseline"/>
        <w:rPr>
          <w:rFonts w:ascii="Times New Roman" w:eastAsia="바탕체" w:hAnsi="Times New Roman"/>
          <w:kern w:val="0"/>
          <w:sz w:val="22"/>
        </w:rPr>
      </w:pPr>
      <w:r>
        <w:rPr>
          <w:rFonts w:ascii="Times New Roman" w:eastAsia="Times New Roman" w:hAnsi="Times New Roman"/>
          <w:sz w:val="22"/>
        </w:rPr>
        <w:t xml:space="preserve">    </w:t>
      </w:r>
      <w:r>
        <w:rPr>
          <w:rFonts w:ascii="Times New Roman" w:eastAsia="바탕체" w:hAnsi="Times New Roman"/>
          <w:kern w:val="0"/>
          <w:sz w:val="22"/>
        </w:rPr>
        <w:t>주</w:t>
      </w:r>
      <w:r>
        <w:rPr>
          <w:rFonts w:ascii="Times New Roman" w:eastAsia="바탕체" w:hAnsi="Times New Roman"/>
          <w:kern w:val="0"/>
          <w:sz w:val="22"/>
        </w:rPr>
        <w:t xml:space="preserve">) 1. </w:t>
      </w:r>
      <w:r>
        <w:rPr>
          <w:rFonts w:ascii="Times New Roman" w:eastAsia="바탕체" w:hAnsi="Times New Roman"/>
          <w:kern w:val="0"/>
          <w:sz w:val="22"/>
        </w:rPr>
        <w:t>관리보수는</w:t>
      </w:r>
      <w:r>
        <w:rPr>
          <w:rFonts w:ascii="Times New Roman" w:eastAsia="Times New Roman" w:hAnsi="Times New Roman"/>
          <w:kern w:val="0"/>
          <w:sz w:val="22"/>
        </w:rPr>
        <w:t xml:space="preserve"> </w:t>
      </w:r>
      <w:r>
        <w:rPr>
          <w:rFonts w:ascii="Times New Roman" w:eastAsia="바탕체" w:hAnsi="Times New Roman"/>
          <w:kern w:val="0"/>
          <w:sz w:val="22"/>
        </w:rPr>
        <w:t>수익권증서</w:t>
      </w:r>
      <w:r>
        <w:rPr>
          <w:rFonts w:ascii="Times New Roman" w:eastAsia="Times New Roman" w:hAnsi="Times New Roman"/>
          <w:kern w:val="0"/>
          <w:sz w:val="22"/>
        </w:rPr>
        <w:t xml:space="preserve"> </w:t>
      </w:r>
      <w:r>
        <w:rPr>
          <w:rFonts w:ascii="Times New Roman" w:eastAsia="바탕체" w:hAnsi="Times New Roman"/>
          <w:kern w:val="0"/>
          <w:sz w:val="22"/>
        </w:rPr>
        <w:t>발행</w:t>
      </w:r>
      <w:r>
        <w:rPr>
          <w:rFonts w:ascii="Times New Roman" w:eastAsia="Times New Roman" w:hAnsi="Times New Roman"/>
          <w:kern w:val="0"/>
          <w:sz w:val="22"/>
        </w:rPr>
        <w:t xml:space="preserve"> </w:t>
      </w:r>
      <w:r>
        <w:rPr>
          <w:rFonts w:ascii="Times New Roman" w:eastAsia="바탕체" w:hAnsi="Times New Roman"/>
          <w:kern w:val="0"/>
          <w:sz w:val="22"/>
        </w:rPr>
        <w:t>시마다</w:t>
      </w:r>
      <w:r>
        <w:rPr>
          <w:rFonts w:ascii="Times New Roman" w:eastAsia="Times New Roman" w:hAnsi="Times New Roman"/>
          <w:kern w:val="0"/>
          <w:sz w:val="22"/>
        </w:rPr>
        <w:t xml:space="preserve"> </w:t>
      </w:r>
      <w:r>
        <w:rPr>
          <w:rFonts w:ascii="Times New Roman" w:eastAsia="바탕체" w:hAnsi="Times New Roman"/>
          <w:kern w:val="0"/>
          <w:sz w:val="22"/>
        </w:rPr>
        <w:t>별도로</w:t>
      </w:r>
      <w:r>
        <w:rPr>
          <w:rFonts w:ascii="Times New Roman" w:eastAsia="Times New Roman" w:hAnsi="Times New Roman"/>
          <w:kern w:val="0"/>
          <w:sz w:val="22"/>
        </w:rPr>
        <w:t xml:space="preserve"> </w:t>
      </w:r>
      <w:r>
        <w:rPr>
          <w:rFonts w:ascii="Times New Roman" w:eastAsia="바탕체" w:hAnsi="Times New Roman"/>
          <w:kern w:val="0"/>
          <w:sz w:val="22"/>
        </w:rPr>
        <w:t>산정하여</w:t>
      </w:r>
      <w:r>
        <w:rPr>
          <w:rFonts w:ascii="Times New Roman" w:eastAsia="Times New Roman" w:hAnsi="Times New Roman"/>
          <w:kern w:val="0"/>
          <w:sz w:val="22"/>
        </w:rPr>
        <w:t xml:space="preserve"> </w:t>
      </w:r>
      <w:r>
        <w:rPr>
          <w:rFonts w:ascii="Times New Roman" w:eastAsia="바탕체" w:hAnsi="Times New Roman"/>
          <w:kern w:val="0"/>
          <w:sz w:val="22"/>
        </w:rPr>
        <w:t>일시에</w:t>
      </w:r>
      <w:r>
        <w:rPr>
          <w:rFonts w:ascii="Times New Roman" w:eastAsia="Times New Roman" w:hAnsi="Times New Roman"/>
          <w:kern w:val="0"/>
          <w:sz w:val="22"/>
        </w:rPr>
        <w:t xml:space="preserve"> </w:t>
      </w:r>
      <w:r>
        <w:rPr>
          <w:rFonts w:ascii="Times New Roman" w:eastAsia="바탕체" w:hAnsi="Times New Roman"/>
          <w:kern w:val="0"/>
          <w:sz w:val="22"/>
        </w:rPr>
        <w:t>선납한다</w:t>
      </w:r>
      <w:r>
        <w:rPr>
          <w:rFonts w:ascii="Times New Roman" w:eastAsia="바탕체" w:hAnsi="Times New Roman"/>
          <w:kern w:val="0"/>
          <w:sz w:val="22"/>
        </w:rPr>
        <w:t>.</w:t>
      </w:r>
    </w:p>
    <w:p w14:paraId="3D17FD89" w14:textId="77777777" w:rsidR="00DE42D9" w:rsidRDefault="00930A79">
      <w:pPr>
        <w:snapToGrid w:val="0"/>
        <w:spacing w:after="0" w:line="360" w:lineRule="auto"/>
        <w:ind w:left="700" w:hanging="700"/>
        <w:textAlignment w:val="baseline"/>
        <w:rPr>
          <w:rFonts w:ascii="Times New Roman" w:eastAsia="바탕체" w:hAnsi="Times New Roman"/>
          <w:kern w:val="0"/>
          <w:sz w:val="22"/>
        </w:rPr>
      </w:pPr>
      <w:r>
        <w:rPr>
          <w:rFonts w:ascii="Times New Roman" w:eastAsia="Times New Roman" w:hAnsi="Times New Roman"/>
          <w:kern w:val="0"/>
          <w:sz w:val="22"/>
        </w:rPr>
        <w:t xml:space="preserve">       </w:t>
      </w:r>
      <w:r>
        <w:rPr>
          <w:rFonts w:ascii="Times New Roman" w:eastAsia="바탕체" w:hAnsi="Times New Roman"/>
          <w:kern w:val="0"/>
          <w:sz w:val="22"/>
        </w:rPr>
        <w:t xml:space="preserve">2. </w:t>
      </w:r>
      <w:r>
        <w:rPr>
          <w:rFonts w:ascii="Times New Roman" w:eastAsia="바탕체" w:hAnsi="Times New Roman"/>
          <w:kern w:val="0"/>
          <w:sz w:val="22"/>
        </w:rPr>
        <w:t>관리보수는</w:t>
      </w:r>
      <w:r>
        <w:rPr>
          <w:rFonts w:ascii="Times New Roman" w:eastAsia="Times New Roman" w:hAnsi="Times New Roman"/>
          <w:kern w:val="0"/>
          <w:sz w:val="22"/>
        </w:rPr>
        <w:t xml:space="preserve"> </w:t>
      </w:r>
      <w:r>
        <w:rPr>
          <w:rFonts w:ascii="Times New Roman" w:eastAsia="바탕체" w:hAnsi="Times New Roman"/>
          <w:kern w:val="0"/>
          <w:sz w:val="22"/>
        </w:rPr>
        <w:t>신탁기간의</w:t>
      </w:r>
      <w:r>
        <w:rPr>
          <w:rFonts w:ascii="Times New Roman" w:eastAsia="Times New Roman" w:hAnsi="Times New Roman"/>
          <w:kern w:val="0"/>
          <w:sz w:val="22"/>
        </w:rPr>
        <w:t xml:space="preserve"> </w:t>
      </w:r>
      <w:r>
        <w:rPr>
          <w:rFonts w:ascii="Times New Roman" w:eastAsia="바탕체" w:hAnsi="Times New Roman"/>
          <w:kern w:val="0"/>
          <w:sz w:val="22"/>
        </w:rPr>
        <w:t>증감</w:t>
      </w:r>
      <w:r>
        <w:rPr>
          <w:rFonts w:ascii="Times New Roman" w:eastAsia="바탕체" w:hAnsi="Times New Roman"/>
          <w:kern w:val="0"/>
          <w:sz w:val="22"/>
        </w:rPr>
        <w:t>(</w:t>
      </w:r>
      <w:r>
        <w:rPr>
          <w:rFonts w:ascii="Times New Roman" w:eastAsia="바탕체" w:hAnsi="Times New Roman"/>
          <w:kern w:val="0"/>
          <w:sz w:val="22"/>
        </w:rPr>
        <w:t>기간연장</w:t>
      </w:r>
      <w:r>
        <w:rPr>
          <w:rFonts w:ascii="Times New Roman" w:eastAsia="바탕체" w:hAnsi="Times New Roman"/>
          <w:kern w:val="0"/>
          <w:sz w:val="22"/>
        </w:rPr>
        <w:t xml:space="preserve">, </w:t>
      </w:r>
      <w:r>
        <w:rPr>
          <w:rFonts w:ascii="Times New Roman" w:eastAsia="바탕체" w:hAnsi="Times New Roman"/>
          <w:kern w:val="0"/>
          <w:sz w:val="22"/>
        </w:rPr>
        <w:t>중도해지</w:t>
      </w:r>
      <w:r>
        <w:rPr>
          <w:rFonts w:ascii="Times New Roman" w:eastAsia="바탕체" w:hAnsi="Times New Roman"/>
          <w:kern w:val="0"/>
          <w:sz w:val="22"/>
        </w:rPr>
        <w:t>)</w:t>
      </w:r>
      <w:r>
        <w:rPr>
          <w:rFonts w:ascii="Times New Roman" w:eastAsia="바탕체" w:hAnsi="Times New Roman"/>
          <w:kern w:val="0"/>
          <w:sz w:val="22"/>
        </w:rPr>
        <w:t>에</w:t>
      </w:r>
      <w:r>
        <w:rPr>
          <w:rFonts w:ascii="Times New Roman" w:eastAsia="Times New Roman" w:hAnsi="Times New Roman"/>
          <w:kern w:val="0"/>
          <w:sz w:val="22"/>
        </w:rPr>
        <w:t xml:space="preserve"> </w:t>
      </w:r>
      <w:r>
        <w:rPr>
          <w:rFonts w:ascii="Times New Roman" w:eastAsia="바탕체" w:hAnsi="Times New Roman"/>
          <w:kern w:val="0"/>
          <w:sz w:val="22"/>
        </w:rPr>
        <w:t>관계없이</w:t>
      </w:r>
      <w:r>
        <w:rPr>
          <w:rFonts w:ascii="Times New Roman" w:eastAsia="Times New Roman" w:hAnsi="Times New Roman"/>
          <w:kern w:val="0"/>
          <w:sz w:val="22"/>
        </w:rPr>
        <w:t xml:space="preserve"> </w:t>
      </w:r>
      <w:r>
        <w:rPr>
          <w:rFonts w:ascii="Times New Roman" w:eastAsia="바탕체" w:hAnsi="Times New Roman"/>
          <w:kern w:val="0"/>
          <w:sz w:val="22"/>
        </w:rPr>
        <w:t>일시납</w:t>
      </w:r>
      <w:r>
        <w:rPr>
          <w:rFonts w:ascii="Times New Roman" w:eastAsia="Times New Roman" w:hAnsi="Times New Roman"/>
          <w:kern w:val="0"/>
          <w:sz w:val="22"/>
        </w:rPr>
        <w:t xml:space="preserve"> </w:t>
      </w:r>
      <w:r>
        <w:rPr>
          <w:rFonts w:ascii="Times New Roman" w:eastAsia="바탕체" w:hAnsi="Times New Roman"/>
          <w:kern w:val="0"/>
          <w:sz w:val="22"/>
        </w:rPr>
        <w:t>정액으로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5C6640CB" w14:textId="77777777" w:rsidR="00DE42D9" w:rsidRDefault="00DE42D9">
      <w:pPr>
        <w:pStyle w:val="ab"/>
        <w:spacing w:line="336" w:lineRule="auto"/>
        <w:ind w:left="700" w:hanging="700"/>
        <w:rPr>
          <w:rFonts w:ascii="Times New Roman" w:eastAsia="바탕체" w:hAnsi="Times New Roman" w:cs="Times New Roman"/>
          <w:sz w:val="22"/>
        </w:rPr>
      </w:pPr>
    </w:p>
    <w:p w14:paraId="59D08549" w14:textId="77777777" w:rsidR="00DE42D9" w:rsidRDefault="00930A79">
      <w:pPr>
        <w:snapToGrid w:val="0"/>
        <w:spacing w:after="0" w:line="360" w:lineRule="auto"/>
        <w:ind w:left="700" w:hanging="700"/>
        <w:textAlignment w:val="baseline"/>
        <w:rPr>
          <w:rFonts w:ascii="Times New Roman" w:eastAsia="바탕체" w:hAnsi="Times New Roman"/>
          <w:kern w:val="0"/>
          <w:sz w:val="22"/>
        </w:rPr>
      </w:pPr>
      <w:r>
        <w:rPr>
          <w:rFonts w:ascii="Times New Roman" w:eastAsia="바탕체" w:hAnsi="Times New Roman"/>
          <w:kern w:val="0"/>
          <w:sz w:val="22"/>
        </w:rPr>
        <w:t xml:space="preserve"> 2. </w:t>
      </w:r>
      <w:r>
        <w:rPr>
          <w:rFonts w:ascii="Times New Roman" w:eastAsia="바탕체" w:hAnsi="Times New Roman"/>
          <w:kern w:val="0"/>
          <w:sz w:val="22"/>
        </w:rPr>
        <w:t>신탁재산</w:t>
      </w:r>
      <w:r>
        <w:rPr>
          <w:rFonts w:ascii="Times New Roman" w:eastAsia="바탕체" w:hAnsi="Times New Roman"/>
          <w:kern w:val="0"/>
          <w:sz w:val="22"/>
        </w:rPr>
        <w:t xml:space="preserve"> </w:t>
      </w:r>
      <w:r>
        <w:rPr>
          <w:rFonts w:ascii="Times New Roman" w:eastAsia="바탕체" w:hAnsi="Times New Roman"/>
          <w:kern w:val="0"/>
          <w:sz w:val="22"/>
        </w:rPr>
        <w:t>처분보수</w:t>
      </w:r>
    </w:p>
    <w:tbl>
      <w:tblPr>
        <w:tblW w:w="8947" w:type="dxa"/>
        <w:tblInd w:w="454" w:type="dxa"/>
        <w:tblLayout w:type="fixed"/>
        <w:tblCellMar>
          <w:top w:w="28" w:type="dxa"/>
          <w:left w:w="28" w:type="dxa"/>
          <w:bottom w:w="28" w:type="dxa"/>
          <w:right w:w="28" w:type="dxa"/>
        </w:tblCellMar>
        <w:tblLook w:val="04A0" w:firstRow="1" w:lastRow="0" w:firstColumn="1" w:lastColumn="0" w:noHBand="0" w:noVBand="1"/>
      </w:tblPr>
      <w:tblGrid>
        <w:gridCol w:w="2982"/>
        <w:gridCol w:w="2983"/>
        <w:gridCol w:w="2982"/>
      </w:tblGrid>
      <w:tr w:rsidR="00DE42D9" w14:paraId="150DC6B9" w14:textId="77777777">
        <w:trPr>
          <w:trHeight w:val="363"/>
        </w:trPr>
        <w:tc>
          <w:tcPr>
            <w:tcW w:w="2982" w:type="dxa"/>
            <w:vMerge w:val="restart"/>
            <w:tcBorders>
              <w:top w:val="single" w:sz="2" w:space="0" w:color="000000"/>
              <w:left w:val="single" w:sz="2" w:space="0" w:color="000000"/>
              <w:right w:val="single" w:sz="2" w:space="0" w:color="000000"/>
            </w:tcBorders>
            <w:vAlign w:val="center"/>
          </w:tcPr>
          <w:p w14:paraId="2F961DAF"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처</w:t>
            </w:r>
            <w:r>
              <w:rPr>
                <w:rFonts w:ascii="Times New Roman" w:eastAsia="Times New Roman" w:hAnsi="Times New Roman"/>
                <w:kern w:val="0"/>
                <w:sz w:val="22"/>
              </w:rPr>
              <w:t xml:space="preserve">  </w:t>
            </w:r>
            <w:r>
              <w:rPr>
                <w:rFonts w:ascii="Times New Roman" w:eastAsia="바탕체" w:hAnsi="Times New Roman"/>
                <w:kern w:val="0"/>
                <w:sz w:val="22"/>
              </w:rPr>
              <w:t>분</w:t>
            </w:r>
            <w:r>
              <w:rPr>
                <w:rFonts w:ascii="Times New Roman" w:eastAsia="Times New Roman" w:hAnsi="Times New Roman"/>
                <w:kern w:val="0"/>
                <w:sz w:val="22"/>
              </w:rPr>
              <w:t xml:space="preserve">  </w:t>
            </w:r>
            <w:r>
              <w:rPr>
                <w:rFonts w:ascii="Times New Roman" w:eastAsia="바탕체" w:hAnsi="Times New Roman"/>
                <w:kern w:val="0"/>
                <w:sz w:val="22"/>
              </w:rPr>
              <w:t>가</w:t>
            </w:r>
            <w:r>
              <w:rPr>
                <w:rFonts w:ascii="Times New Roman" w:eastAsia="Times New Roman" w:hAnsi="Times New Roman"/>
                <w:kern w:val="0"/>
                <w:sz w:val="22"/>
              </w:rPr>
              <w:t xml:space="preserve">  </w:t>
            </w:r>
            <w:r>
              <w:rPr>
                <w:rFonts w:ascii="Times New Roman" w:eastAsia="바탕체" w:hAnsi="Times New Roman"/>
                <w:kern w:val="0"/>
                <w:sz w:val="22"/>
              </w:rPr>
              <w:t>격</w:t>
            </w:r>
          </w:p>
        </w:tc>
        <w:tc>
          <w:tcPr>
            <w:tcW w:w="5965" w:type="dxa"/>
            <w:gridSpan w:val="2"/>
            <w:tcBorders>
              <w:top w:val="single" w:sz="2" w:space="0" w:color="000000"/>
              <w:left w:val="single" w:sz="2" w:space="0" w:color="000000"/>
              <w:bottom w:val="single" w:sz="2" w:space="0" w:color="000000"/>
              <w:right w:val="single" w:sz="2" w:space="0" w:color="000000"/>
            </w:tcBorders>
            <w:vAlign w:val="center"/>
          </w:tcPr>
          <w:p w14:paraId="2CFD8616"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보</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율</w:t>
            </w:r>
          </w:p>
        </w:tc>
      </w:tr>
      <w:tr w:rsidR="00DE42D9" w14:paraId="3605B905" w14:textId="77777777">
        <w:trPr>
          <w:trHeight w:val="363"/>
        </w:trPr>
        <w:tc>
          <w:tcPr>
            <w:tcW w:w="2982" w:type="dxa"/>
            <w:vMerge/>
            <w:tcBorders>
              <w:top w:val="single" w:sz="2" w:space="0" w:color="000000"/>
              <w:left w:val="single" w:sz="2" w:space="0" w:color="000000"/>
              <w:right w:val="single" w:sz="2" w:space="0" w:color="000000"/>
            </w:tcBorders>
            <w:vAlign w:val="center"/>
          </w:tcPr>
          <w:p w14:paraId="4C8D5AAF" w14:textId="77777777" w:rsidR="00DE42D9" w:rsidRDefault="00DE42D9">
            <w:pPr>
              <w:snapToGrid w:val="0"/>
              <w:spacing w:after="0" w:line="240" w:lineRule="auto"/>
              <w:ind w:left="700" w:hanging="700"/>
              <w:jc w:val="center"/>
              <w:textAlignment w:val="baseline"/>
              <w:rPr>
                <w:rFonts w:ascii="Times New Roman" w:eastAsia="바탕체" w:hAnsi="Times New Roman"/>
                <w:kern w:val="0"/>
                <w:sz w:val="22"/>
              </w:rPr>
            </w:pPr>
          </w:p>
        </w:tc>
        <w:tc>
          <w:tcPr>
            <w:tcW w:w="2983" w:type="dxa"/>
            <w:tcBorders>
              <w:top w:val="single" w:sz="2" w:space="0" w:color="000000"/>
              <w:left w:val="single" w:sz="2" w:space="0" w:color="000000"/>
              <w:bottom w:val="single" w:sz="2" w:space="0" w:color="000000"/>
              <w:right w:val="single" w:sz="2" w:space="0" w:color="000000"/>
            </w:tcBorders>
            <w:vAlign w:val="center"/>
          </w:tcPr>
          <w:p w14:paraId="65DCBD3E"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일</w:t>
            </w:r>
            <w:r>
              <w:rPr>
                <w:rFonts w:ascii="Times New Roman" w:eastAsia="Times New Roman" w:hAnsi="Times New Roman"/>
                <w:kern w:val="0"/>
                <w:sz w:val="22"/>
              </w:rPr>
              <w:t xml:space="preserve"> </w:t>
            </w:r>
            <w:r>
              <w:rPr>
                <w:rFonts w:ascii="Times New Roman" w:eastAsia="바탕체" w:hAnsi="Times New Roman"/>
                <w:kern w:val="0"/>
                <w:sz w:val="22"/>
              </w:rPr>
              <w:t>시</w:t>
            </w:r>
            <w:r>
              <w:rPr>
                <w:rFonts w:ascii="Times New Roman" w:eastAsia="Times New Roman" w:hAnsi="Times New Roman"/>
                <w:kern w:val="0"/>
                <w:sz w:val="22"/>
              </w:rPr>
              <w:t xml:space="preserve"> </w:t>
            </w:r>
            <w:r>
              <w:rPr>
                <w:rFonts w:ascii="Times New Roman" w:eastAsia="바탕체" w:hAnsi="Times New Roman"/>
                <w:kern w:val="0"/>
                <w:sz w:val="22"/>
              </w:rPr>
              <w:t>불</w:t>
            </w:r>
            <w:r>
              <w:rPr>
                <w:rFonts w:ascii="Times New Roman" w:eastAsia="Times New Roman" w:hAnsi="Times New Roman"/>
                <w:kern w:val="0"/>
                <w:sz w:val="22"/>
              </w:rPr>
              <w:t xml:space="preserve"> </w:t>
            </w:r>
            <w:r>
              <w:rPr>
                <w:rFonts w:ascii="Times New Roman" w:eastAsia="바탕체" w:hAnsi="Times New Roman"/>
                <w:kern w:val="0"/>
                <w:sz w:val="22"/>
              </w:rPr>
              <w:t>처</w:t>
            </w:r>
            <w:r>
              <w:rPr>
                <w:rFonts w:ascii="Times New Roman" w:eastAsia="Times New Roman" w:hAnsi="Times New Roman"/>
                <w:kern w:val="0"/>
                <w:sz w:val="22"/>
              </w:rPr>
              <w:t xml:space="preserve"> </w:t>
            </w:r>
            <w:r>
              <w:rPr>
                <w:rFonts w:ascii="Times New Roman" w:eastAsia="바탕체" w:hAnsi="Times New Roman"/>
                <w:kern w:val="0"/>
                <w:sz w:val="22"/>
              </w:rPr>
              <w:t>분</w:t>
            </w:r>
            <w:r>
              <w:rPr>
                <w:rFonts w:ascii="Times New Roman" w:eastAsia="Times New Roman" w:hAnsi="Times New Roman"/>
                <w:kern w:val="0"/>
                <w:sz w:val="22"/>
              </w:rPr>
              <w:t xml:space="preserve"> </w:t>
            </w:r>
            <w:r>
              <w:rPr>
                <w:rFonts w:ascii="Times New Roman" w:eastAsia="바탕체" w:hAnsi="Times New Roman"/>
                <w:kern w:val="0"/>
                <w:sz w:val="22"/>
              </w:rPr>
              <w:t>시</w:t>
            </w:r>
          </w:p>
        </w:tc>
        <w:tc>
          <w:tcPr>
            <w:tcW w:w="2982" w:type="dxa"/>
            <w:tcBorders>
              <w:top w:val="single" w:sz="2" w:space="0" w:color="000000"/>
              <w:left w:val="single" w:sz="2" w:space="0" w:color="000000"/>
              <w:bottom w:val="single" w:sz="2" w:space="0" w:color="000000"/>
              <w:right w:val="single" w:sz="2" w:space="0" w:color="000000"/>
            </w:tcBorders>
            <w:vAlign w:val="center"/>
          </w:tcPr>
          <w:p w14:paraId="6054F346"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보</w:t>
            </w:r>
            <w:r>
              <w:rPr>
                <w:rFonts w:ascii="Times New Roman" w:eastAsia="Times New Roman" w:hAnsi="Times New Roman"/>
                <w:kern w:val="0"/>
                <w:sz w:val="22"/>
              </w:rPr>
              <w:t xml:space="preserve">  </w:t>
            </w:r>
            <w:r>
              <w:rPr>
                <w:rFonts w:ascii="Times New Roman" w:eastAsia="바탕체" w:hAnsi="Times New Roman"/>
                <w:kern w:val="0"/>
                <w:sz w:val="22"/>
              </w:rPr>
              <w:t>전</w:t>
            </w:r>
            <w:r>
              <w:rPr>
                <w:rFonts w:ascii="Times New Roman" w:eastAsia="Times New Roman" w:hAnsi="Times New Roman"/>
                <w:kern w:val="0"/>
                <w:sz w:val="22"/>
              </w:rPr>
              <w:t xml:space="preserve">  </w:t>
            </w:r>
            <w:r>
              <w:rPr>
                <w:rFonts w:ascii="Times New Roman" w:eastAsia="바탕체" w:hAnsi="Times New Roman"/>
                <w:kern w:val="0"/>
                <w:sz w:val="22"/>
              </w:rPr>
              <w:t>액</w:t>
            </w:r>
          </w:p>
        </w:tc>
      </w:tr>
      <w:tr w:rsidR="00DE42D9" w14:paraId="1F049EC3" w14:textId="77777777">
        <w:trPr>
          <w:trHeight w:val="757"/>
        </w:trPr>
        <w:tc>
          <w:tcPr>
            <w:tcW w:w="2982" w:type="dxa"/>
            <w:tcBorders>
              <w:top w:val="single" w:sz="2" w:space="0" w:color="000000"/>
              <w:left w:val="single" w:sz="2" w:space="0" w:color="000000"/>
              <w:bottom w:val="single" w:sz="4" w:space="0" w:color="FFFFFF"/>
              <w:right w:val="single" w:sz="2" w:space="0" w:color="000000"/>
            </w:tcBorders>
            <w:vAlign w:val="center"/>
          </w:tcPr>
          <w:p w14:paraId="1497C092"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1</w:t>
            </w:r>
            <w:r>
              <w:rPr>
                <w:rFonts w:ascii="Times New Roman" w:eastAsia="바탕체" w:hAnsi="Times New Roman"/>
                <w:kern w:val="0"/>
                <w:sz w:val="22"/>
              </w:rPr>
              <w:t>억원까지</w:t>
            </w:r>
          </w:p>
        </w:tc>
        <w:tc>
          <w:tcPr>
            <w:tcW w:w="2983" w:type="dxa"/>
            <w:tcBorders>
              <w:top w:val="single" w:sz="2" w:space="0" w:color="000000"/>
              <w:left w:val="single" w:sz="2" w:space="0" w:color="000000"/>
              <w:bottom w:val="single" w:sz="4" w:space="0" w:color="FFFFFF"/>
              <w:right w:val="single" w:sz="2" w:space="0" w:color="000000"/>
            </w:tcBorders>
            <w:vAlign w:val="center"/>
          </w:tcPr>
          <w:p w14:paraId="1CC36D05"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8/1,000</w:t>
            </w:r>
          </w:p>
        </w:tc>
        <w:tc>
          <w:tcPr>
            <w:tcW w:w="2982" w:type="dxa"/>
            <w:tcBorders>
              <w:top w:val="single" w:sz="2" w:space="0" w:color="000000"/>
              <w:left w:val="single" w:sz="2" w:space="0" w:color="000000"/>
              <w:bottom w:val="single" w:sz="4" w:space="0" w:color="FFFFFF"/>
              <w:right w:val="single" w:sz="2" w:space="0" w:color="000000"/>
            </w:tcBorders>
            <w:vAlign w:val="center"/>
          </w:tcPr>
          <w:p w14:paraId="103A1357"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w:t>
            </w:r>
          </w:p>
        </w:tc>
      </w:tr>
      <w:tr w:rsidR="00DE42D9" w14:paraId="7FA6FBA4" w14:textId="77777777">
        <w:trPr>
          <w:trHeight w:val="757"/>
        </w:trPr>
        <w:tc>
          <w:tcPr>
            <w:tcW w:w="2982" w:type="dxa"/>
            <w:tcBorders>
              <w:top w:val="single" w:sz="4" w:space="0" w:color="FFFFFF"/>
              <w:left w:val="single" w:sz="2" w:space="0" w:color="000000"/>
              <w:bottom w:val="single" w:sz="4" w:space="0" w:color="FFFFFF"/>
              <w:right w:val="single" w:sz="2" w:space="0" w:color="000000"/>
            </w:tcBorders>
            <w:vAlign w:val="center"/>
          </w:tcPr>
          <w:p w14:paraId="0F4B747C" w14:textId="77777777" w:rsidR="00DE42D9" w:rsidRDefault="00930A79">
            <w:pPr>
              <w:snapToGrid w:val="0"/>
              <w:spacing w:after="0" w:line="240" w:lineRule="auto"/>
              <w:jc w:val="center"/>
              <w:textAlignment w:val="baseline"/>
              <w:rPr>
                <w:rFonts w:ascii="Times New Roman" w:eastAsia="바탕체" w:hAnsi="Times New Roman"/>
                <w:kern w:val="0"/>
                <w:sz w:val="22"/>
              </w:rPr>
            </w:pPr>
            <w:r>
              <w:rPr>
                <w:rFonts w:ascii="Times New Roman" w:eastAsia="바탕체" w:hAnsi="Times New Roman"/>
                <w:kern w:val="0"/>
                <w:sz w:val="22"/>
              </w:rPr>
              <w:t>1</w:t>
            </w:r>
            <w:r>
              <w:rPr>
                <w:rFonts w:ascii="Times New Roman" w:eastAsia="바탕체" w:hAnsi="Times New Roman"/>
                <w:kern w:val="0"/>
                <w:sz w:val="22"/>
              </w:rPr>
              <w:t>억원초과</w:t>
            </w:r>
            <w:r>
              <w:rPr>
                <w:rFonts w:ascii="Times New Roman" w:eastAsia="Times New Roman" w:hAnsi="Times New Roman"/>
                <w:kern w:val="0"/>
                <w:sz w:val="22"/>
              </w:rPr>
              <w:t xml:space="preserve"> </w:t>
            </w:r>
            <w:r>
              <w:rPr>
                <w:rFonts w:ascii="Times New Roman" w:eastAsia="바탕체" w:hAnsi="Times New Roman"/>
                <w:kern w:val="0"/>
                <w:sz w:val="22"/>
              </w:rPr>
              <w:t>5</w:t>
            </w:r>
            <w:r>
              <w:rPr>
                <w:rFonts w:ascii="Times New Roman" w:eastAsia="바탕체" w:hAnsi="Times New Roman"/>
                <w:kern w:val="0"/>
                <w:sz w:val="22"/>
              </w:rPr>
              <w:t>억원까지</w:t>
            </w:r>
          </w:p>
        </w:tc>
        <w:tc>
          <w:tcPr>
            <w:tcW w:w="2983" w:type="dxa"/>
            <w:tcBorders>
              <w:top w:val="single" w:sz="4" w:space="0" w:color="FFFFFF"/>
              <w:left w:val="single" w:sz="2" w:space="0" w:color="000000"/>
              <w:bottom w:val="single" w:sz="4" w:space="0" w:color="FFFFFF"/>
              <w:right w:val="single" w:sz="2" w:space="0" w:color="000000"/>
            </w:tcBorders>
            <w:vAlign w:val="center"/>
          </w:tcPr>
          <w:p w14:paraId="5CC08420"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7/1,000</w:t>
            </w:r>
          </w:p>
        </w:tc>
        <w:tc>
          <w:tcPr>
            <w:tcW w:w="2982" w:type="dxa"/>
            <w:tcBorders>
              <w:top w:val="single" w:sz="4" w:space="0" w:color="FFFFFF"/>
              <w:left w:val="single" w:sz="2" w:space="0" w:color="000000"/>
              <w:bottom w:val="single" w:sz="4" w:space="0" w:color="FFFFFF"/>
              <w:right w:val="single" w:sz="2" w:space="0" w:color="000000"/>
            </w:tcBorders>
            <w:vAlign w:val="center"/>
          </w:tcPr>
          <w:p w14:paraId="6099999D"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10</w:t>
            </w:r>
            <w:r>
              <w:rPr>
                <w:rFonts w:ascii="Times New Roman" w:eastAsia="바탕체" w:hAnsi="Times New Roman"/>
                <w:kern w:val="0"/>
                <w:sz w:val="22"/>
              </w:rPr>
              <w:t>만원</w:t>
            </w:r>
          </w:p>
        </w:tc>
      </w:tr>
      <w:tr w:rsidR="00DE42D9" w14:paraId="1D375BE1" w14:textId="77777777">
        <w:trPr>
          <w:trHeight w:val="757"/>
        </w:trPr>
        <w:tc>
          <w:tcPr>
            <w:tcW w:w="2982" w:type="dxa"/>
            <w:tcBorders>
              <w:top w:val="single" w:sz="4" w:space="0" w:color="FFFFFF"/>
              <w:left w:val="single" w:sz="2" w:space="0" w:color="000000"/>
              <w:bottom w:val="single" w:sz="4" w:space="0" w:color="FFFFFF"/>
              <w:right w:val="single" w:sz="2" w:space="0" w:color="000000"/>
            </w:tcBorders>
            <w:vAlign w:val="center"/>
          </w:tcPr>
          <w:p w14:paraId="4410BA17"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5</w:t>
            </w:r>
            <w:r>
              <w:rPr>
                <w:rFonts w:ascii="Times New Roman" w:eastAsia="바탕체" w:hAnsi="Times New Roman"/>
                <w:kern w:val="0"/>
                <w:sz w:val="22"/>
              </w:rPr>
              <w:t>억원초과</w:t>
            </w:r>
            <w:r>
              <w:rPr>
                <w:rFonts w:ascii="Times New Roman" w:eastAsia="Times New Roman" w:hAnsi="Times New Roman"/>
                <w:kern w:val="0"/>
                <w:sz w:val="22"/>
              </w:rPr>
              <w:t xml:space="preserve">  </w:t>
            </w:r>
            <w:r>
              <w:rPr>
                <w:rFonts w:ascii="Times New Roman" w:eastAsia="바탕체" w:hAnsi="Times New Roman"/>
                <w:kern w:val="0"/>
                <w:sz w:val="22"/>
              </w:rPr>
              <w:t>10</w:t>
            </w:r>
            <w:r>
              <w:rPr>
                <w:rFonts w:ascii="Times New Roman" w:eastAsia="바탕체" w:hAnsi="Times New Roman"/>
                <w:kern w:val="0"/>
                <w:sz w:val="22"/>
              </w:rPr>
              <w:t>억원까지</w:t>
            </w:r>
          </w:p>
        </w:tc>
        <w:tc>
          <w:tcPr>
            <w:tcW w:w="2983" w:type="dxa"/>
            <w:tcBorders>
              <w:top w:val="single" w:sz="4" w:space="0" w:color="FFFFFF"/>
              <w:left w:val="single" w:sz="2" w:space="0" w:color="000000"/>
              <w:bottom w:val="single" w:sz="4" w:space="0" w:color="FFFFFF"/>
              <w:right w:val="single" w:sz="2" w:space="0" w:color="000000"/>
            </w:tcBorders>
            <w:vAlign w:val="center"/>
          </w:tcPr>
          <w:p w14:paraId="50BFD367"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6/1,000</w:t>
            </w:r>
          </w:p>
        </w:tc>
        <w:tc>
          <w:tcPr>
            <w:tcW w:w="2982" w:type="dxa"/>
            <w:tcBorders>
              <w:top w:val="single" w:sz="4" w:space="0" w:color="FFFFFF"/>
              <w:left w:val="single" w:sz="2" w:space="0" w:color="000000"/>
              <w:bottom w:val="single" w:sz="4" w:space="0" w:color="FFFFFF"/>
              <w:right w:val="single" w:sz="2" w:space="0" w:color="000000"/>
            </w:tcBorders>
            <w:vAlign w:val="center"/>
          </w:tcPr>
          <w:p w14:paraId="6A1E0875"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60</w:t>
            </w:r>
            <w:r>
              <w:rPr>
                <w:rFonts w:ascii="Times New Roman" w:eastAsia="바탕체" w:hAnsi="Times New Roman"/>
                <w:kern w:val="0"/>
                <w:sz w:val="22"/>
              </w:rPr>
              <w:t>만원</w:t>
            </w:r>
          </w:p>
        </w:tc>
      </w:tr>
      <w:tr w:rsidR="00DE42D9" w14:paraId="7F6924C1" w14:textId="77777777">
        <w:trPr>
          <w:trHeight w:val="757"/>
        </w:trPr>
        <w:tc>
          <w:tcPr>
            <w:tcW w:w="2982" w:type="dxa"/>
            <w:tcBorders>
              <w:top w:val="single" w:sz="4" w:space="0" w:color="FFFFFF"/>
              <w:left w:val="single" w:sz="2" w:space="0" w:color="000000"/>
              <w:bottom w:val="single" w:sz="4" w:space="0" w:color="FFFFFF"/>
              <w:right w:val="single" w:sz="2" w:space="0" w:color="000000"/>
            </w:tcBorders>
            <w:vAlign w:val="center"/>
          </w:tcPr>
          <w:p w14:paraId="6FCC8560" w14:textId="77777777" w:rsidR="00DE42D9" w:rsidRDefault="00930A79">
            <w:pPr>
              <w:snapToGrid w:val="0"/>
              <w:spacing w:after="0" w:line="240" w:lineRule="auto"/>
              <w:jc w:val="center"/>
              <w:textAlignment w:val="baseline"/>
              <w:rPr>
                <w:rFonts w:ascii="Times New Roman" w:eastAsia="바탕체" w:hAnsi="Times New Roman"/>
                <w:kern w:val="0"/>
                <w:sz w:val="22"/>
              </w:rPr>
            </w:pPr>
            <w:r>
              <w:rPr>
                <w:rFonts w:ascii="Times New Roman" w:eastAsia="바탕체" w:hAnsi="Times New Roman"/>
                <w:kern w:val="0"/>
                <w:sz w:val="22"/>
              </w:rPr>
              <w:t>10</w:t>
            </w:r>
            <w:r>
              <w:rPr>
                <w:rFonts w:ascii="Times New Roman" w:eastAsia="바탕체" w:hAnsi="Times New Roman"/>
                <w:kern w:val="0"/>
                <w:sz w:val="22"/>
              </w:rPr>
              <w:t>억원초과</w:t>
            </w:r>
            <w:r>
              <w:rPr>
                <w:rFonts w:ascii="Times New Roman" w:eastAsia="Times New Roman" w:hAnsi="Times New Roman"/>
                <w:kern w:val="0"/>
                <w:sz w:val="22"/>
              </w:rPr>
              <w:t xml:space="preserve"> </w:t>
            </w:r>
            <w:r>
              <w:rPr>
                <w:rFonts w:ascii="Times New Roman" w:eastAsia="바탕체" w:hAnsi="Times New Roman"/>
                <w:kern w:val="0"/>
                <w:sz w:val="22"/>
              </w:rPr>
              <w:t>50</w:t>
            </w:r>
            <w:r>
              <w:rPr>
                <w:rFonts w:ascii="Times New Roman" w:eastAsia="바탕체" w:hAnsi="Times New Roman"/>
                <w:kern w:val="0"/>
                <w:sz w:val="22"/>
              </w:rPr>
              <w:t>억원까지</w:t>
            </w:r>
          </w:p>
        </w:tc>
        <w:tc>
          <w:tcPr>
            <w:tcW w:w="2983" w:type="dxa"/>
            <w:tcBorders>
              <w:top w:val="single" w:sz="4" w:space="0" w:color="FFFFFF"/>
              <w:left w:val="single" w:sz="2" w:space="0" w:color="000000"/>
              <w:bottom w:val="single" w:sz="4" w:space="0" w:color="FFFFFF"/>
              <w:right w:val="single" w:sz="2" w:space="0" w:color="000000"/>
            </w:tcBorders>
            <w:vAlign w:val="center"/>
          </w:tcPr>
          <w:p w14:paraId="1425AE63"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5/1,000</w:t>
            </w:r>
          </w:p>
        </w:tc>
        <w:tc>
          <w:tcPr>
            <w:tcW w:w="2982" w:type="dxa"/>
            <w:tcBorders>
              <w:top w:val="single" w:sz="4" w:space="0" w:color="FFFFFF"/>
              <w:left w:val="single" w:sz="2" w:space="0" w:color="000000"/>
              <w:bottom w:val="single" w:sz="4" w:space="0" w:color="FFFFFF"/>
              <w:right w:val="single" w:sz="2" w:space="0" w:color="000000"/>
            </w:tcBorders>
            <w:vAlign w:val="center"/>
          </w:tcPr>
          <w:p w14:paraId="049FBED8"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160</w:t>
            </w:r>
            <w:r>
              <w:rPr>
                <w:rFonts w:ascii="Times New Roman" w:eastAsia="바탕체" w:hAnsi="Times New Roman"/>
                <w:kern w:val="0"/>
                <w:sz w:val="22"/>
              </w:rPr>
              <w:t>만원</w:t>
            </w:r>
          </w:p>
        </w:tc>
      </w:tr>
      <w:tr w:rsidR="00DE42D9" w14:paraId="70BC5F20" w14:textId="77777777">
        <w:trPr>
          <w:trHeight w:val="757"/>
        </w:trPr>
        <w:tc>
          <w:tcPr>
            <w:tcW w:w="2982" w:type="dxa"/>
            <w:tcBorders>
              <w:top w:val="single" w:sz="4" w:space="0" w:color="FFFFFF"/>
              <w:left w:val="single" w:sz="2" w:space="0" w:color="000000"/>
              <w:bottom w:val="single" w:sz="4" w:space="0" w:color="FFFFFF"/>
              <w:right w:val="single" w:sz="2" w:space="0" w:color="000000"/>
            </w:tcBorders>
            <w:vAlign w:val="center"/>
          </w:tcPr>
          <w:p w14:paraId="7FB3FA78"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50</w:t>
            </w:r>
            <w:r>
              <w:rPr>
                <w:rFonts w:ascii="Times New Roman" w:eastAsia="바탕체" w:hAnsi="Times New Roman"/>
                <w:kern w:val="0"/>
                <w:sz w:val="22"/>
              </w:rPr>
              <w:t>억원초과</w:t>
            </w:r>
            <w:r>
              <w:rPr>
                <w:rFonts w:ascii="Times New Roman" w:eastAsia="Times New Roman" w:hAnsi="Times New Roman"/>
                <w:kern w:val="0"/>
                <w:sz w:val="22"/>
              </w:rPr>
              <w:t xml:space="preserve"> </w:t>
            </w:r>
            <w:r>
              <w:rPr>
                <w:rFonts w:ascii="Times New Roman" w:eastAsia="바탕체" w:hAnsi="Times New Roman"/>
                <w:kern w:val="0"/>
                <w:sz w:val="22"/>
              </w:rPr>
              <w:t>100</w:t>
            </w:r>
            <w:r>
              <w:rPr>
                <w:rFonts w:ascii="Times New Roman" w:eastAsia="바탕체" w:hAnsi="Times New Roman"/>
                <w:kern w:val="0"/>
                <w:sz w:val="22"/>
              </w:rPr>
              <w:t>억원까지</w:t>
            </w:r>
          </w:p>
        </w:tc>
        <w:tc>
          <w:tcPr>
            <w:tcW w:w="2983" w:type="dxa"/>
            <w:tcBorders>
              <w:top w:val="single" w:sz="4" w:space="0" w:color="FFFFFF"/>
              <w:left w:val="single" w:sz="2" w:space="0" w:color="000000"/>
              <w:bottom w:val="single" w:sz="4" w:space="0" w:color="FFFFFF"/>
              <w:right w:val="single" w:sz="2" w:space="0" w:color="000000"/>
            </w:tcBorders>
            <w:vAlign w:val="center"/>
          </w:tcPr>
          <w:p w14:paraId="369CBF43"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4/1,000</w:t>
            </w:r>
          </w:p>
        </w:tc>
        <w:tc>
          <w:tcPr>
            <w:tcW w:w="2982" w:type="dxa"/>
            <w:tcBorders>
              <w:top w:val="single" w:sz="4" w:space="0" w:color="FFFFFF"/>
              <w:left w:val="single" w:sz="2" w:space="0" w:color="000000"/>
              <w:bottom w:val="single" w:sz="4" w:space="0" w:color="FFFFFF"/>
              <w:right w:val="single" w:sz="2" w:space="0" w:color="000000"/>
            </w:tcBorders>
            <w:vAlign w:val="center"/>
          </w:tcPr>
          <w:p w14:paraId="366235F2"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660</w:t>
            </w:r>
            <w:r>
              <w:rPr>
                <w:rFonts w:ascii="Times New Roman" w:eastAsia="바탕체" w:hAnsi="Times New Roman"/>
                <w:kern w:val="0"/>
                <w:sz w:val="22"/>
              </w:rPr>
              <w:t>만원</w:t>
            </w:r>
          </w:p>
        </w:tc>
      </w:tr>
      <w:tr w:rsidR="00DE42D9" w14:paraId="5447F000" w14:textId="77777777">
        <w:trPr>
          <w:trHeight w:val="757"/>
        </w:trPr>
        <w:tc>
          <w:tcPr>
            <w:tcW w:w="2982" w:type="dxa"/>
            <w:tcBorders>
              <w:top w:val="single" w:sz="4" w:space="0" w:color="FFFFFF"/>
              <w:left w:val="single" w:sz="2" w:space="0" w:color="000000"/>
              <w:bottom w:val="single" w:sz="4" w:space="0" w:color="FFFFFF"/>
              <w:right w:val="single" w:sz="2" w:space="0" w:color="000000"/>
            </w:tcBorders>
            <w:vAlign w:val="center"/>
          </w:tcPr>
          <w:p w14:paraId="059A4324"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100</w:t>
            </w:r>
            <w:r>
              <w:rPr>
                <w:rFonts w:ascii="Times New Roman" w:eastAsia="바탕체" w:hAnsi="Times New Roman"/>
                <w:kern w:val="0"/>
                <w:sz w:val="22"/>
              </w:rPr>
              <w:t>억원초과</w:t>
            </w:r>
            <w:r>
              <w:rPr>
                <w:rFonts w:ascii="Times New Roman" w:eastAsia="Times New Roman" w:hAnsi="Times New Roman"/>
                <w:kern w:val="0"/>
                <w:sz w:val="22"/>
              </w:rPr>
              <w:t xml:space="preserve"> </w:t>
            </w:r>
            <w:r>
              <w:rPr>
                <w:rFonts w:ascii="Times New Roman" w:eastAsia="바탕체" w:hAnsi="Times New Roman"/>
                <w:kern w:val="0"/>
                <w:sz w:val="22"/>
              </w:rPr>
              <w:t>500</w:t>
            </w:r>
            <w:r>
              <w:rPr>
                <w:rFonts w:ascii="Times New Roman" w:eastAsia="바탕체" w:hAnsi="Times New Roman"/>
                <w:kern w:val="0"/>
                <w:sz w:val="22"/>
              </w:rPr>
              <w:t>억원까지</w:t>
            </w:r>
          </w:p>
        </w:tc>
        <w:tc>
          <w:tcPr>
            <w:tcW w:w="2983" w:type="dxa"/>
            <w:tcBorders>
              <w:top w:val="single" w:sz="4" w:space="0" w:color="FFFFFF"/>
              <w:left w:val="single" w:sz="2" w:space="0" w:color="000000"/>
              <w:bottom w:val="single" w:sz="4" w:space="0" w:color="FFFFFF"/>
              <w:right w:val="single" w:sz="2" w:space="0" w:color="000000"/>
            </w:tcBorders>
            <w:vAlign w:val="center"/>
          </w:tcPr>
          <w:p w14:paraId="0A0E80F1"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3/1,000</w:t>
            </w:r>
          </w:p>
        </w:tc>
        <w:tc>
          <w:tcPr>
            <w:tcW w:w="2982" w:type="dxa"/>
            <w:tcBorders>
              <w:top w:val="single" w:sz="4" w:space="0" w:color="FFFFFF"/>
              <w:left w:val="single" w:sz="2" w:space="0" w:color="000000"/>
              <w:bottom w:val="single" w:sz="4" w:space="0" w:color="FFFFFF"/>
              <w:right w:val="single" w:sz="2" w:space="0" w:color="000000"/>
            </w:tcBorders>
            <w:vAlign w:val="center"/>
          </w:tcPr>
          <w:p w14:paraId="69754E41"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1,660</w:t>
            </w:r>
            <w:r>
              <w:rPr>
                <w:rFonts w:ascii="Times New Roman" w:eastAsia="바탕체" w:hAnsi="Times New Roman"/>
                <w:kern w:val="0"/>
                <w:sz w:val="22"/>
              </w:rPr>
              <w:t>만원</w:t>
            </w:r>
          </w:p>
        </w:tc>
      </w:tr>
      <w:tr w:rsidR="00DE42D9" w14:paraId="097370F3" w14:textId="77777777">
        <w:trPr>
          <w:trHeight w:val="888"/>
        </w:trPr>
        <w:tc>
          <w:tcPr>
            <w:tcW w:w="2982" w:type="dxa"/>
            <w:tcBorders>
              <w:top w:val="single" w:sz="4" w:space="0" w:color="FFFFFF"/>
              <w:left w:val="single" w:sz="2" w:space="0" w:color="000000"/>
              <w:bottom w:val="single" w:sz="2" w:space="0" w:color="000000"/>
              <w:right w:val="single" w:sz="2" w:space="0" w:color="000000"/>
            </w:tcBorders>
            <w:vAlign w:val="center"/>
          </w:tcPr>
          <w:p w14:paraId="66CF086A" w14:textId="77777777" w:rsidR="00DE42D9" w:rsidRDefault="00930A79">
            <w:pPr>
              <w:snapToGrid w:val="0"/>
              <w:spacing w:after="0" w:line="240" w:lineRule="auto"/>
              <w:jc w:val="center"/>
              <w:textAlignment w:val="baseline"/>
              <w:rPr>
                <w:rFonts w:ascii="Times New Roman" w:eastAsia="바탕체" w:hAnsi="Times New Roman"/>
                <w:kern w:val="0"/>
                <w:sz w:val="22"/>
              </w:rPr>
            </w:pPr>
            <w:r>
              <w:rPr>
                <w:rFonts w:ascii="Times New Roman" w:eastAsia="바탕체" w:hAnsi="Times New Roman"/>
                <w:kern w:val="0"/>
                <w:sz w:val="22"/>
              </w:rPr>
              <w:t>500</w:t>
            </w:r>
            <w:r>
              <w:rPr>
                <w:rFonts w:ascii="Times New Roman" w:eastAsia="바탕체" w:hAnsi="Times New Roman"/>
                <w:kern w:val="0"/>
                <w:sz w:val="22"/>
              </w:rPr>
              <w:t>억원</w:t>
            </w:r>
            <w:r>
              <w:rPr>
                <w:rFonts w:ascii="Times New Roman" w:eastAsia="Times New Roman" w:hAnsi="Times New Roman"/>
                <w:kern w:val="0"/>
                <w:sz w:val="22"/>
              </w:rPr>
              <w:t xml:space="preserve"> </w:t>
            </w:r>
            <w:r>
              <w:rPr>
                <w:rFonts w:ascii="Times New Roman" w:eastAsia="바탕체" w:hAnsi="Times New Roman"/>
                <w:kern w:val="0"/>
                <w:sz w:val="22"/>
              </w:rPr>
              <w:t>초과</w:t>
            </w:r>
          </w:p>
        </w:tc>
        <w:tc>
          <w:tcPr>
            <w:tcW w:w="2983" w:type="dxa"/>
            <w:tcBorders>
              <w:top w:val="single" w:sz="4" w:space="0" w:color="FFFFFF"/>
              <w:left w:val="single" w:sz="2" w:space="0" w:color="000000"/>
              <w:bottom w:val="single" w:sz="2" w:space="0" w:color="000000"/>
              <w:right w:val="single" w:sz="2" w:space="0" w:color="000000"/>
            </w:tcBorders>
            <w:vAlign w:val="center"/>
          </w:tcPr>
          <w:p w14:paraId="2F82B13C" w14:textId="77777777" w:rsidR="00DE42D9" w:rsidRDefault="00930A79">
            <w:pPr>
              <w:snapToGrid w:val="0"/>
              <w:spacing w:after="0" w:line="240" w:lineRule="auto"/>
              <w:jc w:val="center"/>
              <w:textAlignment w:val="baseline"/>
              <w:rPr>
                <w:rFonts w:ascii="Times New Roman" w:eastAsia="바탕체" w:hAnsi="Times New Roman"/>
                <w:kern w:val="0"/>
                <w:sz w:val="22"/>
              </w:rPr>
            </w:pPr>
            <w:r>
              <w:rPr>
                <w:rFonts w:ascii="Times New Roman" w:eastAsia="바탕체" w:hAnsi="Times New Roman"/>
                <w:kern w:val="0"/>
                <w:sz w:val="22"/>
              </w:rPr>
              <w:t>2/1,000</w:t>
            </w:r>
          </w:p>
        </w:tc>
        <w:tc>
          <w:tcPr>
            <w:tcW w:w="2982" w:type="dxa"/>
            <w:tcBorders>
              <w:top w:val="single" w:sz="4" w:space="0" w:color="FFFFFF"/>
              <w:left w:val="single" w:sz="2" w:space="0" w:color="000000"/>
              <w:bottom w:val="single" w:sz="2" w:space="0" w:color="000000"/>
              <w:right w:val="single" w:sz="2" w:space="0" w:color="000000"/>
            </w:tcBorders>
            <w:vAlign w:val="center"/>
          </w:tcPr>
          <w:p w14:paraId="43D625C3"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6,660</w:t>
            </w:r>
            <w:r>
              <w:rPr>
                <w:rFonts w:ascii="Times New Roman" w:eastAsia="바탕체" w:hAnsi="Times New Roman"/>
                <w:kern w:val="0"/>
                <w:sz w:val="22"/>
              </w:rPr>
              <w:t>만원</w:t>
            </w:r>
          </w:p>
        </w:tc>
      </w:tr>
    </w:tbl>
    <w:p w14:paraId="2CC0DC37"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7DCCFDD2" w14:textId="77777777" w:rsidR="00DE42D9" w:rsidRDefault="00930A79">
      <w:pPr>
        <w:snapToGrid w:val="0"/>
        <w:spacing w:after="0" w:line="360" w:lineRule="auto"/>
        <w:ind w:left="700" w:hanging="700"/>
        <w:textAlignment w:val="baseline"/>
      </w:pPr>
      <w:r>
        <w:rPr>
          <w:rFonts w:ascii="Times New Roman" w:eastAsia="Times New Roman" w:hAnsi="Times New Roman"/>
          <w:kern w:val="0"/>
          <w:sz w:val="22"/>
        </w:rPr>
        <w:t xml:space="preserve">     </w:t>
      </w:r>
      <w:r>
        <w:rPr>
          <w:rFonts w:ascii="Times New Roman" w:eastAsia="바탕체" w:hAnsi="Times New Roman"/>
          <w:kern w:val="0"/>
          <w:sz w:val="22"/>
        </w:rPr>
        <w:t>주</w:t>
      </w:r>
      <w:r>
        <w:rPr>
          <w:rFonts w:ascii="Times New Roman" w:eastAsia="바탕체" w:hAnsi="Times New Roman"/>
          <w:kern w:val="0"/>
          <w:sz w:val="22"/>
        </w:rPr>
        <w:t xml:space="preserve">) </w:t>
      </w:r>
      <w:r>
        <w:rPr>
          <w:rFonts w:ascii="Times New Roman" w:eastAsia="바탕체" w:hAnsi="Times New Roman"/>
          <w:kern w:val="0"/>
          <w:sz w:val="22"/>
        </w:rPr>
        <w:t>신탁재산</w:t>
      </w:r>
      <w:r>
        <w:rPr>
          <w:rFonts w:ascii="Times New Roman" w:eastAsia="Times New Roman" w:hAnsi="Times New Roman"/>
          <w:kern w:val="0"/>
          <w:sz w:val="22"/>
        </w:rPr>
        <w:t xml:space="preserve"> </w:t>
      </w:r>
      <w:r>
        <w:rPr>
          <w:rFonts w:ascii="Times New Roman" w:eastAsia="바탕체" w:hAnsi="Times New Roman"/>
          <w:kern w:val="0"/>
          <w:sz w:val="22"/>
        </w:rPr>
        <w:t>처분보수는</w:t>
      </w:r>
      <w:r>
        <w:rPr>
          <w:rFonts w:ascii="Times New Roman" w:eastAsia="Times New Roman" w:hAnsi="Times New Roman"/>
          <w:kern w:val="0"/>
          <w:sz w:val="22"/>
        </w:rPr>
        <w:t xml:space="preserve"> </w:t>
      </w:r>
      <w:r>
        <w:rPr>
          <w:rFonts w:ascii="Times New Roman" w:eastAsia="바탕체" w:hAnsi="Times New Roman"/>
          <w:kern w:val="0"/>
          <w:sz w:val="22"/>
        </w:rPr>
        <w:t>기준금액</w:t>
      </w:r>
      <w:r>
        <w:rPr>
          <w:rFonts w:ascii="Times New Roman" w:eastAsia="Times New Roman" w:hAnsi="Times New Roman"/>
          <w:kern w:val="0"/>
          <w:sz w:val="22"/>
        </w:rPr>
        <w:t xml:space="preserve"> </w:t>
      </w:r>
      <w:r>
        <w:rPr>
          <w:rFonts w:ascii="Times New Roman" w:eastAsia="바탕체" w:hAnsi="Times New Roman"/>
          <w:b/>
          <w:bCs/>
          <w:kern w:val="0"/>
          <w:sz w:val="22"/>
        </w:rPr>
        <w:t>단계별</w:t>
      </w:r>
      <w:r>
        <w:rPr>
          <w:rFonts w:ascii="Times New Roman" w:eastAsia="Times New Roman" w:hAnsi="Times New Roman"/>
          <w:b/>
          <w:bCs/>
          <w:kern w:val="0"/>
          <w:sz w:val="22"/>
        </w:rPr>
        <w:t xml:space="preserve"> </w:t>
      </w:r>
      <w:r>
        <w:rPr>
          <w:rFonts w:ascii="Times New Roman" w:eastAsia="바탕체" w:hAnsi="Times New Roman"/>
          <w:b/>
          <w:bCs/>
          <w:kern w:val="0"/>
          <w:sz w:val="22"/>
        </w:rPr>
        <w:t>보수를</w:t>
      </w:r>
      <w:r>
        <w:rPr>
          <w:rFonts w:ascii="Times New Roman" w:eastAsia="Times New Roman" w:hAnsi="Times New Roman"/>
          <w:b/>
          <w:bCs/>
          <w:kern w:val="0"/>
          <w:sz w:val="22"/>
        </w:rPr>
        <w:t xml:space="preserve"> </w:t>
      </w:r>
      <w:r>
        <w:rPr>
          <w:rFonts w:ascii="Times New Roman" w:eastAsia="바탕체" w:hAnsi="Times New Roman"/>
          <w:b/>
          <w:bCs/>
          <w:kern w:val="0"/>
          <w:sz w:val="22"/>
        </w:rPr>
        <w:t>누적</w:t>
      </w:r>
      <w:r>
        <w:rPr>
          <w:rFonts w:ascii="Times New Roman" w:eastAsia="Times New Roman" w:hAnsi="Times New Roman"/>
          <w:b/>
          <w:bCs/>
          <w:kern w:val="0"/>
          <w:sz w:val="22"/>
        </w:rPr>
        <w:t xml:space="preserve"> </w:t>
      </w:r>
      <w:r>
        <w:rPr>
          <w:rFonts w:ascii="Times New Roman" w:eastAsia="바탕체" w:hAnsi="Times New Roman"/>
          <w:b/>
          <w:bCs/>
          <w:kern w:val="0"/>
          <w:sz w:val="22"/>
        </w:rPr>
        <w:t>산정</w:t>
      </w:r>
      <w:r>
        <w:rPr>
          <w:rFonts w:ascii="Times New Roman" w:eastAsia="바탕체" w:hAnsi="Times New Roman"/>
          <w:kern w:val="0"/>
          <w:sz w:val="22"/>
        </w:rPr>
        <w:t>한다</w:t>
      </w:r>
      <w:r>
        <w:rPr>
          <w:rFonts w:ascii="Times New Roman" w:eastAsia="바탕체" w:hAnsi="Times New Roman"/>
          <w:kern w:val="0"/>
          <w:sz w:val="22"/>
        </w:rPr>
        <w:t>.</w:t>
      </w:r>
    </w:p>
    <w:p w14:paraId="3C326B4F" w14:textId="77777777" w:rsidR="00DE42D9" w:rsidRDefault="00930A79">
      <w:pPr>
        <w:snapToGrid w:val="0"/>
        <w:spacing w:after="0" w:line="360" w:lineRule="auto"/>
        <w:ind w:left="700" w:hanging="700"/>
        <w:textAlignment w:val="baseline"/>
        <w:rPr>
          <w:rFonts w:ascii="Times New Roman" w:eastAsia="바탕체" w:hAnsi="Times New Roman"/>
          <w:kern w:val="0"/>
          <w:sz w:val="22"/>
        </w:rPr>
      </w:pPr>
      <w:r>
        <w:rPr>
          <w:rFonts w:ascii="Times New Roman" w:eastAsia="Times New Roman" w:hAnsi="Times New Roman"/>
          <w:kern w:val="0"/>
          <w:sz w:val="22"/>
        </w:rPr>
        <w:t xml:space="preserve">     </w:t>
      </w:r>
      <w:r>
        <w:rPr>
          <w:rFonts w:ascii="Times New Roman" w:eastAsia="바탕체" w:hAnsi="Times New Roman"/>
          <w:kern w:val="0"/>
          <w:sz w:val="22"/>
        </w:rPr>
        <w:t>주</w:t>
      </w:r>
      <w:r>
        <w:rPr>
          <w:rFonts w:ascii="Times New Roman" w:eastAsia="바탕체" w:hAnsi="Times New Roman"/>
          <w:kern w:val="0"/>
          <w:sz w:val="22"/>
        </w:rPr>
        <w:t xml:space="preserve">) </w:t>
      </w:r>
      <w:r>
        <w:rPr>
          <w:rFonts w:ascii="Times New Roman" w:eastAsia="바탕체" w:hAnsi="Times New Roman"/>
          <w:kern w:val="0"/>
          <w:sz w:val="22"/>
        </w:rPr>
        <w:t>처분보수</w:t>
      </w:r>
      <w:r>
        <w:rPr>
          <w:rFonts w:ascii="Times New Roman" w:eastAsia="Times New Roman" w:hAnsi="Times New Roman"/>
          <w:kern w:val="0"/>
          <w:sz w:val="22"/>
        </w:rPr>
        <w:t xml:space="preserve"> </w:t>
      </w:r>
      <w:r>
        <w:rPr>
          <w:rFonts w:ascii="Times New Roman" w:eastAsia="바탕체" w:hAnsi="Times New Roman"/>
          <w:kern w:val="0"/>
          <w:sz w:val="22"/>
        </w:rPr>
        <w:t>예시</w:t>
      </w:r>
      <w:r>
        <w:rPr>
          <w:rFonts w:ascii="Times New Roman" w:eastAsia="Times New Roman" w:hAnsi="Times New Roman"/>
          <w:kern w:val="0"/>
          <w:sz w:val="22"/>
        </w:rPr>
        <w:t xml:space="preserve"> </w:t>
      </w:r>
      <w:r>
        <w:rPr>
          <w:rFonts w:ascii="Times New Roman" w:eastAsia="바탕체" w:hAnsi="Times New Roman"/>
          <w:kern w:val="0"/>
          <w:sz w:val="22"/>
        </w:rPr>
        <w:t>–</w:t>
      </w:r>
      <w:r>
        <w:rPr>
          <w:rFonts w:ascii="Times New Roman" w:eastAsia="Times New Roman" w:hAnsi="Times New Roman"/>
          <w:kern w:val="0"/>
          <w:sz w:val="22"/>
        </w:rPr>
        <w:t xml:space="preserve"> </w:t>
      </w:r>
      <w:r>
        <w:rPr>
          <w:rFonts w:ascii="Times New Roman" w:eastAsia="바탕체" w:hAnsi="Times New Roman"/>
          <w:kern w:val="0"/>
          <w:sz w:val="22"/>
        </w:rPr>
        <w:t>공매</w:t>
      </w:r>
      <w:r>
        <w:rPr>
          <w:rFonts w:ascii="Times New Roman" w:eastAsia="Times New Roman" w:hAnsi="Times New Roman"/>
          <w:kern w:val="0"/>
          <w:sz w:val="22"/>
        </w:rPr>
        <w:t xml:space="preserve"> </w:t>
      </w:r>
      <w:r>
        <w:rPr>
          <w:rFonts w:ascii="Times New Roman" w:eastAsia="바탕체" w:hAnsi="Times New Roman"/>
          <w:kern w:val="0"/>
          <w:sz w:val="22"/>
        </w:rPr>
        <w:t>날찰가격</w:t>
      </w:r>
      <w:r>
        <w:rPr>
          <w:rFonts w:ascii="Times New Roman" w:eastAsia="Times New Roman" w:hAnsi="Times New Roman"/>
          <w:kern w:val="0"/>
          <w:sz w:val="22"/>
        </w:rPr>
        <w:t xml:space="preserve">  </w:t>
      </w:r>
      <w:r>
        <w:rPr>
          <w:rFonts w:ascii="Times New Roman" w:eastAsia="바탕체" w:hAnsi="Times New Roman"/>
          <w:kern w:val="0"/>
          <w:sz w:val="22"/>
        </w:rPr>
        <w:t>10</w:t>
      </w:r>
      <w:r>
        <w:rPr>
          <w:rFonts w:ascii="Times New Roman" w:eastAsia="바탕체" w:hAnsi="Times New Roman"/>
          <w:kern w:val="0"/>
          <w:sz w:val="22"/>
        </w:rPr>
        <w:t>억원인</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p>
    <w:p w14:paraId="754B7FA7" w14:textId="77777777" w:rsidR="00DE42D9" w:rsidRDefault="00930A79">
      <w:pPr>
        <w:snapToGrid w:val="0"/>
        <w:spacing w:after="0" w:line="360" w:lineRule="auto"/>
        <w:textAlignment w:val="baseline"/>
        <w:rPr>
          <w:rFonts w:ascii="Times New Roman" w:eastAsia="바탕체" w:hAnsi="Times New Roman"/>
          <w:kern w:val="0"/>
          <w:sz w:val="22"/>
        </w:rPr>
      </w:pPr>
      <w:r>
        <w:rPr>
          <w:rFonts w:ascii="Times New Roman" w:eastAsia="Times New Roman" w:hAnsi="Times New Roman"/>
          <w:kern w:val="0"/>
          <w:sz w:val="22"/>
        </w:rPr>
        <w:t xml:space="preserve">          </w:t>
      </w:r>
      <w:r>
        <w:rPr>
          <w:rFonts w:ascii="Times New Roman" w:eastAsia="바탕체" w:hAnsi="Times New Roman"/>
          <w:kern w:val="0"/>
          <w:sz w:val="22"/>
        </w:rPr>
        <w:t>[1</w:t>
      </w:r>
      <w:r>
        <w:rPr>
          <w:rFonts w:ascii="Times New Roman" w:eastAsia="바탕체" w:hAnsi="Times New Roman"/>
          <w:kern w:val="0"/>
          <w:sz w:val="22"/>
        </w:rPr>
        <w:t>억</w:t>
      </w:r>
      <w:r>
        <w:rPr>
          <w:rFonts w:ascii="Times New Roman" w:eastAsia="Times New Roman" w:hAnsi="Times New Roman"/>
          <w:kern w:val="0"/>
          <w:sz w:val="22"/>
        </w:rPr>
        <w:t xml:space="preserve"> </w:t>
      </w:r>
      <w:r>
        <w:rPr>
          <w:rFonts w:ascii="Times New Roman" w:eastAsia="바탕체" w:hAnsi="Times New Roman"/>
          <w:kern w:val="0"/>
          <w:sz w:val="22"/>
        </w:rPr>
        <w:t xml:space="preserve">* 8/1,000] </w:t>
      </w:r>
    </w:p>
    <w:p w14:paraId="6C6D0E38" w14:textId="77777777" w:rsidR="00DE42D9" w:rsidRDefault="00930A79">
      <w:pPr>
        <w:snapToGrid w:val="0"/>
        <w:spacing w:after="0" w:line="360" w:lineRule="auto"/>
        <w:ind w:firstLine="880"/>
        <w:textAlignment w:val="baseline"/>
        <w:rPr>
          <w:rFonts w:ascii="Times New Roman" w:eastAsia="바탕체" w:hAnsi="Times New Roman"/>
          <w:kern w:val="0"/>
          <w:sz w:val="22"/>
        </w:rPr>
      </w:pPr>
      <w:r>
        <w:rPr>
          <w:rFonts w:ascii="Times New Roman" w:eastAsia="바탕체" w:hAnsi="Times New Roman"/>
          <w:kern w:val="0"/>
          <w:sz w:val="22"/>
        </w:rPr>
        <w:t>+ [4</w:t>
      </w:r>
      <w:r>
        <w:rPr>
          <w:rFonts w:ascii="Times New Roman" w:eastAsia="바탕체" w:hAnsi="Times New Roman"/>
          <w:kern w:val="0"/>
          <w:sz w:val="22"/>
        </w:rPr>
        <w:t>억</w:t>
      </w:r>
      <w:r>
        <w:rPr>
          <w:rFonts w:ascii="Times New Roman" w:eastAsia="Times New Roman" w:hAnsi="Times New Roman"/>
          <w:kern w:val="0"/>
          <w:sz w:val="22"/>
        </w:rPr>
        <w:t xml:space="preserve"> </w:t>
      </w:r>
      <w:r>
        <w:rPr>
          <w:rFonts w:ascii="Times New Roman" w:eastAsia="바탕체" w:hAnsi="Times New Roman"/>
          <w:kern w:val="0"/>
          <w:sz w:val="22"/>
        </w:rPr>
        <w:t>* 7/1,000] + 10</w:t>
      </w:r>
      <w:r>
        <w:rPr>
          <w:rFonts w:ascii="Times New Roman" w:eastAsia="바탕체" w:hAnsi="Times New Roman"/>
          <w:kern w:val="0"/>
          <w:sz w:val="22"/>
        </w:rPr>
        <w:t>만원</w:t>
      </w:r>
    </w:p>
    <w:p w14:paraId="2EC7718E" w14:textId="77777777" w:rsidR="00DE42D9" w:rsidRDefault="00930A79">
      <w:pPr>
        <w:snapToGrid w:val="0"/>
        <w:spacing w:after="0" w:line="360" w:lineRule="auto"/>
        <w:ind w:firstLine="880"/>
        <w:textAlignment w:val="baseline"/>
        <w:rPr>
          <w:rFonts w:ascii="Times New Roman" w:eastAsia="바탕체" w:hAnsi="Times New Roman"/>
          <w:kern w:val="0"/>
          <w:sz w:val="22"/>
        </w:rPr>
      </w:pPr>
      <w:r>
        <w:rPr>
          <w:rFonts w:ascii="Times New Roman" w:eastAsia="바탕체" w:hAnsi="Times New Roman"/>
          <w:kern w:val="0"/>
          <w:sz w:val="22"/>
        </w:rPr>
        <w:t>+ [5</w:t>
      </w:r>
      <w:r>
        <w:rPr>
          <w:rFonts w:ascii="Times New Roman" w:eastAsia="바탕체" w:hAnsi="Times New Roman"/>
          <w:kern w:val="0"/>
          <w:sz w:val="22"/>
        </w:rPr>
        <w:t>억</w:t>
      </w:r>
      <w:r>
        <w:rPr>
          <w:rFonts w:ascii="Times New Roman" w:eastAsia="Times New Roman" w:hAnsi="Times New Roman"/>
          <w:kern w:val="0"/>
          <w:sz w:val="22"/>
        </w:rPr>
        <w:t xml:space="preserve"> </w:t>
      </w:r>
      <w:r>
        <w:rPr>
          <w:rFonts w:ascii="Times New Roman" w:eastAsia="바탕체" w:hAnsi="Times New Roman"/>
          <w:kern w:val="0"/>
          <w:sz w:val="22"/>
        </w:rPr>
        <w:t>* 6/1,000] + 60</w:t>
      </w:r>
      <w:r>
        <w:rPr>
          <w:rFonts w:ascii="Times New Roman" w:eastAsia="바탕체" w:hAnsi="Times New Roman"/>
          <w:kern w:val="0"/>
          <w:sz w:val="22"/>
        </w:rPr>
        <w:t>만원</w:t>
      </w:r>
      <w:r>
        <w:rPr>
          <w:rFonts w:ascii="Times New Roman" w:eastAsia="Times New Roman" w:hAnsi="Times New Roman"/>
          <w:kern w:val="0"/>
          <w:sz w:val="22"/>
        </w:rPr>
        <w:t xml:space="preserve"> </w:t>
      </w:r>
      <w:r>
        <w:rPr>
          <w:rFonts w:ascii="Times New Roman" w:eastAsia="바탕체" w:hAnsi="Times New Roman"/>
          <w:kern w:val="0"/>
          <w:sz w:val="22"/>
        </w:rPr>
        <w:t>= 730</w:t>
      </w:r>
      <w:r>
        <w:rPr>
          <w:rFonts w:ascii="Times New Roman" w:eastAsia="바탕체" w:hAnsi="Times New Roman"/>
          <w:kern w:val="0"/>
          <w:sz w:val="22"/>
        </w:rPr>
        <w:t>만원</w:t>
      </w:r>
      <w:r>
        <w:rPr>
          <w:rFonts w:ascii="Times New Roman" w:eastAsia="Times New Roman" w:hAnsi="Times New Roman"/>
          <w:kern w:val="0"/>
          <w:sz w:val="22"/>
        </w:rPr>
        <w:t xml:space="preserve"> </w:t>
      </w:r>
      <w:r>
        <w:br w:type="page"/>
      </w:r>
    </w:p>
    <w:p w14:paraId="345C2E20" w14:textId="77777777" w:rsidR="00DE42D9" w:rsidRDefault="00930A79">
      <w:pPr>
        <w:snapToGrid w:val="0"/>
        <w:spacing w:after="0" w:line="360" w:lineRule="auto"/>
        <w:ind w:left="697" w:hanging="697"/>
        <w:textAlignment w:val="baseline"/>
        <w:outlineLvl w:val="0"/>
        <w:rPr>
          <w:rFonts w:ascii="Times New Roman" w:eastAsia="바탕체" w:hAnsi="Times New Roman"/>
          <w:kern w:val="0"/>
          <w:sz w:val="22"/>
        </w:rPr>
      </w:pPr>
      <w:r>
        <w:rPr>
          <w:rFonts w:ascii="Times New Roman" w:eastAsia="바탕체" w:hAnsi="Times New Roman"/>
          <w:kern w:val="0"/>
          <w:sz w:val="22"/>
        </w:rPr>
        <w:lastRenderedPageBreak/>
        <w:t>【</w:t>
      </w:r>
      <w:bookmarkStart w:id="3" w:name="별첨_4&gt;"/>
      <w:bookmarkEnd w:id="3"/>
      <w:r>
        <w:rPr>
          <w:rFonts w:ascii="Times New Roman" w:eastAsia="바탕체" w:hAnsi="Times New Roman"/>
          <w:kern w:val="0"/>
          <w:sz w:val="22"/>
        </w:rPr>
        <w:t>별지</w:t>
      </w:r>
      <w:r>
        <w:rPr>
          <w:rFonts w:ascii="Times New Roman" w:eastAsia="Times New Roman" w:hAnsi="Times New Roman"/>
          <w:kern w:val="0"/>
          <w:sz w:val="22"/>
        </w:rPr>
        <w:t xml:space="preserve"> </w:t>
      </w:r>
      <w:r>
        <w:rPr>
          <w:rFonts w:ascii="Times New Roman" w:eastAsia="바탕체" w:hAnsi="Times New Roman"/>
          <w:kern w:val="0"/>
          <w:sz w:val="22"/>
        </w:rPr>
        <w:t>4</w:t>
      </w:r>
      <w:r>
        <w:rPr>
          <w:rFonts w:ascii="Times New Roman" w:eastAsia="바탕체" w:hAnsi="Times New Roman"/>
          <w:kern w:val="0"/>
          <w:sz w:val="22"/>
        </w:rPr>
        <w:t>】</w:t>
      </w:r>
    </w:p>
    <w:p w14:paraId="4F625DC9" w14:textId="77777777" w:rsidR="00DE42D9" w:rsidRDefault="00930A79">
      <w:pPr>
        <w:snapToGrid w:val="0"/>
        <w:spacing w:after="0" w:line="360" w:lineRule="auto"/>
        <w:ind w:left="700" w:hanging="700"/>
        <w:jc w:val="center"/>
        <w:textAlignment w:val="baseline"/>
        <w:rPr>
          <w:rFonts w:ascii="Times New Roman" w:eastAsia="바탕체" w:hAnsi="Times New Roman"/>
          <w:b/>
          <w:bCs/>
          <w:kern w:val="0"/>
          <w:sz w:val="28"/>
          <w:szCs w:val="30"/>
          <w:u w:val="single" w:color="000000"/>
        </w:rPr>
      </w:pPr>
      <w:r>
        <w:rPr>
          <w:rFonts w:ascii="Times New Roman" w:eastAsia="바탕체" w:hAnsi="Times New Roman"/>
          <w:b/>
          <w:bCs/>
          <w:kern w:val="0"/>
          <w:sz w:val="28"/>
          <w:szCs w:val="30"/>
          <w:u w:val="single" w:color="000000"/>
        </w:rPr>
        <w:t>여신거래</w:t>
      </w:r>
      <w:r>
        <w:rPr>
          <w:rFonts w:ascii="Times New Roman" w:eastAsia="바탕체" w:hAnsi="Times New Roman"/>
          <w:b/>
          <w:bCs/>
          <w:kern w:val="0"/>
          <w:sz w:val="28"/>
          <w:szCs w:val="30"/>
          <w:u w:val="single" w:color="000000"/>
          <w:vertAlign w:val="superscript"/>
        </w:rPr>
        <w:t>주</w:t>
      </w:r>
      <w:r>
        <w:rPr>
          <w:rFonts w:ascii="Times New Roman" w:eastAsia="바탕체" w:hAnsi="Times New Roman"/>
          <w:b/>
          <w:bCs/>
          <w:kern w:val="0"/>
          <w:sz w:val="28"/>
          <w:szCs w:val="30"/>
          <w:u w:val="single" w:color="000000"/>
          <w:vertAlign w:val="superscript"/>
        </w:rPr>
        <w:t>1)</w:t>
      </w:r>
      <w:r>
        <w:rPr>
          <w:rFonts w:ascii="Times New Roman" w:eastAsia="바탕체" w:hAnsi="Times New Roman"/>
          <w:b/>
          <w:bCs/>
          <w:kern w:val="0"/>
          <w:sz w:val="28"/>
          <w:szCs w:val="30"/>
          <w:u w:val="single" w:color="000000"/>
        </w:rPr>
        <w:t>의</w:t>
      </w:r>
      <w:r>
        <w:rPr>
          <w:rFonts w:ascii="Times New Roman" w:eastAsia="Times New Roman" w:hAnsi="Times New Roman"/>
          <w:b/>
          <w:bCs/>
          <w:kern w:val="0"/>
          <w:sz w:val="28"/>
          <w:szCs w:val="30"/>
          <w:u w:val="single" w:color="000000"/>
        </w:rPr>
        <w:t xml:space="preserve"> </w:t>
      </w:r>
      <w:r>
        <w:rPr>
          <w:rFonts w:ascii="Times New Roman" w:eastAsia="바탕체" w:hAnsi="Times New Roman"/>
          <w:b/>
          <w:bCs/>
          <w:kern w:val="0"/>
          <w:sz w:val="28"/>
          <w:szCs w:val="30"/>
          <w:u w:val="single" w:color="000000"/>
        </w:rPr>
        <w:t>내용</w:t>
      </w:r>
    </w:p>
    <w:p w14:paraId="0BB4D1E6" w14:textId="77777777" w:rsidR="00DE42D9" w:rsidRDefault="00DE42D9">
      <w:pPr>
        <w:snapToGrid w:val="0"/>
        <w:spacing w:after="0" w:line="360" w:lineRule="auto"/>
        <w:ind w:left="700" w:hanging="700"/>
        <w:textAlignment w:val="baseline"/>
        <w:rPr>
          <w:rFonts w:ascii="Times New Roman" w:eastAsia="바탕체" w:hAnsi="Times New Roman"/>
          <w:b/>
          <w:bCs/>
          <w:kern w:val="0"/>
          <w:sz w:val="22"/>
          <w:szCs w:val="30"/>
          <w:u w:val="single" w:color="000000"/>
        </w:rPr>
      </w:pPr>
    </w:p>
    <w:tbl>
      <w:tblPr>
        <w:tblW w:w="10046" w:type="dxa"/>
        <w:jc w:val="center"/>
        <w:tblLayout w:type="fixed"/>
        <w:tblCellMar>
          <w:top w:w="28" w:type="dxa"/>
          <w:left w:w="102" w:type="dxa"/>
          <w:bottom w:w="28" w:type="dxa"/>
          <w:right w:w="102" w:type="dxa"/>
        </w:tblCellMar>
        <w:tblLook w:val="04A0" w:firstRow="1" w:lastRow="0" w:firstColumn="1" w:lastColumn="0" w:noHBand="0" w:noVBand="1"/>
      </w:tblPr>
      <w:tblGrid>
        <w:gridCol w:w="794"/>
        <w:gridCol w:w="1134"/>
        <w:gridCol w:w="2410"/>
        <w:gridCol w:w="850"/>
        <w:gridCol w:w="2268"/>
        <w:gridCol w:w="1295"/>
        <w:gridCol w:w="1295"/>
      </w:tblGrid>
      <w:tr w:rsidR="00DE42D9" w14:paraId="67AC8AD6" w14:textId="77777777">
        <w:trPr>
          <w:trHeight w:val="443"/>
          <w:jc w:val="center"/>
        </w:trPr>
        <w:tc>
          <w:tcPr>
            <w:tcW w:w="794" w:type="dxa"/>
            <w:tcBorders>
              <w:top w:val="single" w:sz="2" w:space="0" w:color="000000"/>
              <w:left w:val="single" w:sz="2" w:space="0" w:color="000000"/>
              <w:bottom w:val="single" w:sz="2" w:space="0" w:color="000000"/>
              <w:right w:val="single" w:sz="2" w:space="0" w:color="000000"/>
            </w:tcBorders>
            <w:vAlign w:val="center"/>
          </w:tcPr>
          <w:p w14:paraId="32E50AEB"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구분</w:t>
            </w:r>
          </w:p>
        </w:tc>
        <w:tc>
          <w:tcPr>
            <w:tcW w:w="1134" w:type="dxa"/>
            <w:tcBorders>
              <w:top w:val="single" w:sz="2" w:space="0" w:color="000000"/>
              <w:left w:val="single" w:sz="2" w:space="0" w:color="000000"/>
              <w:bottom w:val="single" w:sz="2" w:space="0" w:color="000000"/>
              <w:right w:val="single" w:sz="2" w:space="0" w:color="000000"/>
            </w:tcBorders>
            <w:vAlign w:val="center"/>
          </w:tcPr>
          <w:p w14:paraId="17E0B336"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채무자</w:t>
            </w:r>
          </w:p>
        </w:tc>
        <w:tc>
          <w:tcPr>
            <w:tcW w:w="2410" w:type="dxa"/>
            <w:tcBorders>
              <w:top w:val="single" w:sz="2" w:space="0" w:color="000000"/>
              <w:left w:val="single" w:sz="2" w:space="0" w:color="000000"/>
              <w:bottom w:val="single" w:sz="4" w:space="0" w:color="000000"/>
              <w:right w:val="single" w:sz="2" w:space="0" w:color="000000"/>
            </w:tcBorders>
            <w:vAlign w:val="center"/>
          </w:tcPr>
          <w:p w14:paraId="2247F04B"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대출기관</w:t>
            </w:r>
          </w:p>
        </w:tc>
        <w:tc>
          <w:tcPr>
            <w:tcW w:w="850" w:type="dxa"/>
            <w:tcBorders>
              <w:top w:val="single" w:sz="2" w:space="0" w:color="000000"/>
              <w:left w:val="single" w:sz="2" w:space="0" w:color="000000"/>
              <w:bottom w:val="single" w:sz="4" w:space="0" w:color="000000"/>
              <w:right w:val="single" w:sz="2" w:space="0" w:color="000000"/>
            </w:tcBorders>
            <w:vAlign w:val="center"/>
          </w:tcPr>
          <w:p w14:paraId="3CDA2046"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대출</w:t>
            </w:r>
          </w:p>
          <w:p w14:paraId="1714EBA8"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종류</w:t>
            </w:r>
          </w:p>
        </w:tc>
        <w:tc>
          <w:tcPr>
            <w:tcW w:w="2268" w:type="dxa"/>
            <w:tcBorders>
              <w:top w:val="single" w:sz="2" w:space="0" w:color="000000"/>
              <w:left w:val="single" w:sz="2" w:space="0" w:color="000000"/>
              <w:bottom w:val="single" w:sz="4" w:space="0" w:color="000000"/>
              <w:right w:val="single" w:sz="2" w:space="0" w:color="000000"/>
            </w:tcBorders>
            <w:vAlign w:val="center"/>
          </w:tcPr>
          <w:p w14:paraId="18A157C9"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금액</w:t>
            </w:r>
          </w:p>
        </w:tc>
        <w:tc>
          <w:tcPr>
            <w:tcW w:w="1295" w:type="dxa"/>
            <w:tcBorders>
              <w:top w:val="single" w:sz="2" w:space="0" w:color="000000"/>
              <w:left w:val="single" w:sz="2" w:space="0" w:color="000000"/>
              <w:bottom w:val="single" w:sz="4" w:space="0" w:color="000000"/>
              <w:right w:val="single" w:sz="2" w:space="0" w:color="000000"/>
            </w:tcBorders>
            <w:vAlign w:val="center"/>
          </w:tcPr>
          <w:p w14:paraId="00B18600"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신규일</w:t>
            </w:r>
          </w:p>
        </w:tc>
        <w:tc>
          <w:tcPr>
            <w:tcW w:w="1295" w:type="dxa"/>
            <w:tcBorders>
              <w:top w:val="single" w:sz="2" w:space="0" w:color="000000"/>
              <w:left w:val="single" w:sz="2" w:space="0" w:color="000000"/>
              <w:bottom w:val="single" w:sz="4" w:space="0" w:color="000000"/>
              <w:right w:val="single" w:sz="2" w:space="0" w:color="000000"/>
            </w:tcBorders>
            <w:vAlign w:val="center"/>
          </w:tcPr>
          <w:p w14:paraId="356E6885"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만기일</w:t>
            </w:r>
          </w:p>
        </w:tc>
      </w:tr>
      <w:tr w:rsidR="00DE42D9" w14:paraId="4BB5CB2B" w14:textId="77777777">
        <w:trPr>
          <w:trHeight w:val="380"/>
          <w:jc w:val="center"/>
        </w:trPr>
        <w:tc>
          <w:tcPr>
            <w:tcW w:w="794" w:type="dxa"/>
            <w:vMerge w:val="restart"/>
            <w:tcBorders>
              <w:top w:val="single" w:sz="2" w:space="0" w:color="000000"/>
              <w:left w:val="single" w:sz="2" w:space="0" w:color="000000"/>
              <w:right w:val="single" w:sz="2" w:space="0" w:color="000000"/>
            </w:tcBorders>
            <w:tcMar>
              <w:left w:w="57" w:type="dxa"/>
              <w:right w:w="57" w:type="dxa"/>
            </w:tcMar>
            <w:vAlign w:val="center"/>
          </w:tcPr>
          <w:p w14:paraId="615714D9"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2</w:t>
            </w:r>
            <w:r>
              <w:rPr>
                <w:rFonts w:ascii="Times New Roman" w:eastAsia="바탕체" w:hAnsi="Times New Roman"/>
                <w:kern w:val="0"/>
                <w:sz w:val="22"/>
              </w:rPr>
              <w:t>순위</w:t>
            </w:r>
          </w:p>
        </w:tc>
        <w:tc>
          <w:tcPr>
            <w:tcW w:w="1134" w:type="dxa"/>
            <w:vMerge w:val="restart"/>
            <w:tcBorders>
              <w:top w:val="single" w:sz="2" w:space="0" w:color="000000"/>
              <w:left w:val="single" w:sz="2" w:space="0" w:color="000000"/>
              <w:right w:val="single" w:sz="4" w:space="0" w:color="000000"/>
            </w:tcBorders>
            <w:tcMar>
              <w:left w:w="57" w:type="dxa"/>
              <w:right w:w="57" w:type="dxa"/>
            </w:tcMar>
            <w:vAlign w:val="center"/>
          </w:tcPr>
          <w:p w14:paraId="64C7B241" w14:textId="77777777" w:rsidR="00DE42D9" w:rsidRDefault="00930A79">
            <w:pPr>
              <w:snapToGrid w:val="0"/>
              <w:spacing w:after="0" w:line="240" w:lineRule="auto"/>
              <w:jc w:val="center"/>
              <w:textAlignment w:val="baseline"/>
              <w:rPr>
                <w:rFonts w:ascii="Times New Roman" w:eastAsia="바탕체" w:hAnsi="Times New Roman"/>
                <w:sz w:val="22"/>
              </w:rPr>
            </w:pPr>
            <w:r>
              <w:rPr>
                <w:rFonts w:ascii="Times New Roman" w:eastAsia="바탕체" w:hAnsi="Times New Roman"/>
                <w:sz w:val="22"/>
              </w:rPr>
              <w:t>주식회사</w:t>
            </w:r>
            <w:r>
              <w:rPr>
                <w:rFonts w:ascii="Times New Roman" w:eastAsia="Times New Roman" w:hAnsi="Times New Roman"/>
                <w:sz w:val="22"/>
              </w:rPr>
              <w:t xml:space="preserve"> </w:t>
            </w:r>
            <w:r>
              <w:rPr>
                <w:rFonts w:ascii="Times New Roman" w:eastAsia="바탕체" w:hAnsi="Times New Roman"/>
                <w:sz w:val="22"/>
              </w:rPr>
              <w:t>코람코라이프로지스위탁관리부동산투자회사</w:t>
            </w:r>
          </w:p>
        </w:tc>
        <w:tc>
          <w:tcPr>
            <w:tcW w:w="2410" w:type="dxa"/>
            <w:tcBorders>
              <w:top w:val="single" w:sz="4" w:space="0" w:color="000000"/>
              <w:left w:val="single" w:sz="4" w:space="0" w:color="000000"/>
              <w:bottom w:val="dotted" w:sz="4" w:space="0" w:color="000000"/>
              <w:right w:val="single" w:sz="4" w:space="0" w:color="000000"/>
            </w:tcBorders>
            <w:vAlign w:val="center"/>
          </w:tcPr>
          <w:p w14:paraId="5C0E5741"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commentRangeStart w:id="21"/>
            <w:r/>
            <w:r>
              <w:rPr>
                <w:rFonts w:ascii="Times New Roman" w:eastAsia="바탕체" w:hAnsi="Times New Roman"/>
                <w:kern w:val="0"/>
                <w:sz w:val="22"/>
              </w:rPr>
              <w:t>주식회사</w:t>
            </w:r>
            <w:r>
              <w:rPr>
                <w:rFonts w:ascii="Times New Roman" w:eastAsia="바탕체" w:hAnsi="Times New Roman"/>
                <w:kern w:val="0"/>
                <w:sz w:val="22"/>
              </w:rPr>
              <w:t xml:space="preserve"> </w:t>
            </w:r>
            <w:r>
              <w:rPr>
                <w:rFonts w:ascii="Times New Roman" w:eastAsia="바탕체" w:hAnsi="Times New Roman"/>
                <w:kern w:val="0"/>
                <w:sz w:val="22"/>
              </w:rPr>
              <w:t>우리은행</w:t>
            </w:r>
            <w:r/>
            <w:commentRangeEnd w:id="21"/>
            <w:r>
              <w:rPr>
                <w:rStyle w:val="CommentReference"/>
              </w:rPr>
              <w:commentReference w:id="21"/>
            </w:r>
          </w:p>
        </w:tc>
        <w:tc>
          <w:tcPr>
            <w:tcW w:w="850" w:type="dxa"/>
            <w:tcBorders>
              <w:top w:val="single" w:sz="4" w:space="0" w:color="000000"/>
              <w:left w:val="single" w:sz="4" w:space="0" w:color="000000"/>
              <w:bottom w:val="dotted" w:sz="4" w:space="0" w:color="000000"/>
              <w:right w:val="single" w:sz="4" w:space="0" w:color="000000"/>
            </w:tcBorders>
            <w:vAlign w:val="center"/>
          </w:tcPr>
          <w:p w14:paraId="2D364B2E"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del w:id="10193" w:author="코람코 상장리츠팀" w:date="2026-10-13T15:00:00Z">
              <w:r>
                <w:rPr>
                  <w:rFonts w:ascii="Times New Roman" w:eastAsia="바탕체" w:hAnsi="Times New Roman"/>
                  <w:kern w:val="0"/>
                  <w:sz w:val="22"/>
                </w:rPr>
                <w:delText xml:space="preserve">Tranche A </w:delText>
              </w:r>
            </w:del>
            <w:del w:id="10194" w:author="코람코 상장리츠팀" w:date="2026-10-13T15:00:00Z">
              <w:r>
                <w:rPr>
                  <w:rFonts w:ascii="Times New Roman" w:eastAsia="바탕체" w:hAnsi="Times New Roman"/>
                  <w:kern w:val="0"/>
                  <w:sz w:val="22"/>
                </w:rPr>
                <w:delText xml:space="preserve">대출</w:delText>
              </w:r>
            </w:del>
            <w:ins w:id="10195" w:author="코람코 상장리츠팀" w:date="2026-10-13T15:00:00Z">
              <w:r>
                <w:rPr>
                  <w:rFonts w:ascii="Times New Roman" w:eastAsia="바탕체" w:hAnsi="Times New Roman"/>
                  <w:kern w:val="0"/>
                  <w:sz w:val="22"/>
                </w:rPr>
                <w:t xml:space="preserve">Tranche A-2 대출</w:t>
              </w:r>
            </w:ins>
          </w:p>
        </w:tc>
        <w:tc>
          <w:tcPr>
            <w:tcW w:w="2268" w:type="dxa"/>
            <w:tcBorders>
              <w:top w:val="single" w:sz="4" w:space="0" w:color="000000"/>
              <w:left w:val="single" w:sz="4" w:space="0" w:color="000000"/>
              <w:bottom w:val="dotted" w:sz="4" w:space="0" w:color="000000"/>
              <w:right w:val="single" w:sz="4" w:space="0" w:color="000000"/>
            </w:tcBorders>
            <w:vAlign w:val="center"/>
          </w:tcPr>
          <w:p w14:paraId="16EEF323"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del w:id="10196" w:author="코람코 상장리츠팀" w:date="2026-10-13T15:00:00Z">
              <w:r>
                <w:rPr>
                  <w:rFonts w:ascii="Times New Roman" w:eastAsia="바탕체" w:hAnsi="Times New Roman"/>
                  <w:kern w:val="0"/>
                  <w:sz w:val="22"/>
                </w:rPr>
                <w:delText xml:space="preserve">[*] (Tranche A </w:delText>
              </w:r>
            </w:del>
            <w:del w:id="10197" w:author="코람코 상장리츠팀" w:date="2026-10-13T15:00:00Z">
              <w:r>
                <w:rPr>
                  <w:rFonts w:ascii="Times New Roman" w:eastAsia="바탕체" w:hAnsi="Times New Roman"/>
                  <w:kern w:val="0"/>
                  <w:sz w:val="22"/>
                </w:rPr>
                <w:delText xml:space="preserve">합계</w:delText>
              </w:r>
            </w:del>
            <w:del w:id="10198" w:author="코람코 상장리츠팀" w:date="2026-10-13T15:00:00Z">
              <w:r>
                <w:rPr>
                  <w:rFonts w:ascii="Times New Roman" w:eastAsia="바탕체" w:hAnsi="Times New Roman"/>
                  <w:kern w:val="0"/>
                  <w:sz w:val="22"/>
                </w:rPr>
                <w:delText xml:space="preserve"> </w:delText>
              </w:r>
            </w:del>
            <w:del w:id="10199" w:author="코람코 상장리츠팀" w:date="2026-10-13T15:00:00Z">
              <w:r>
                <w:rPr>
                  <w:rFonts w:ascii="Times New Roman" w:eastAsia="바탕체" w:hAnsi="Times New Roman"/>
                  <w:kern w:val="0"/>
                  <w:sz w:val="22"/>
                </w:rPr>
                <w:delText xml:space="preserve">금</w:delText>
              </w:r>
            </w:del>
            <w:del w:id="10200" w:author="코람코 상장리츠팀" w:date="2026-10-13T15:00:00Z">
              <w:r>
                <w:rPr>
                  <w:rFonts w:ascii="Times New Roman" w:eastAsia="바탕체" w:hAnsi="Times New Roman"/>
                  <w:kern w:val="0"/>
                  <w:sz w:val="22"/>
                </w:rPr>
                <w:delText xml:space="preserve">160,000,000,000</w:delText>
              </w:r>
            </w:del>
            <w:del w:id="10201" w:author="코람코 상장리츠팀" w:date="2026-10-13T15:00:00Z">
              <w:r>
                <w:rPr>
                  <w:rFonts w:ascii="Times New Roman" w:eastAsia="바탕체" w:hAnsi="Times New Roman"/>
                  <w:kern w:val="0"/>
                  <w:sz w:val="22"/>
                </w:rPr>
                <w:delText xml:space="preserve">원</w:delText>
              </w:r>
            </w:del>
            <w:del w:id="10202" w:author="코람코 상장리츠팀" w:date="2026-10-13T15:00:00Z">
              <w:r>
                <w:rPr>
                  <w:rFonts w:ascii="Times New Roman" w:eastAsia="바탕체" w:hAnsi="Times New Roman"/>
                  <w:kern w:val="0"/>
                  <w:sz w:val="22"/>
                </w:rPr>
                <w:delText xml:space="preserve">)</w:delText>
              </w:r>
            </w:del>
            <w:ins w:id="10203" w:author="코람코 상장리츠팀" w:date="2026-10-13T15:00:00Z">
              <w:r>
                <w:rPr>
                  <w:rFonts w:ascii="Times New Roman" w:eastAsia="바탕체" w:hAnsi="Times New Roman"/>
                  <w:kern w:val="0"/>
                  <w:sz w:val="22"/>
                </w:rPr>
                <w:t xml:space="preserve">금70,000,000,000원</w:t>
              </w:r>
            </w:ins>
          </w:p>
        </w:tc>
        <w:tc>
          <w:tcPr>
            <w:tcW w:w="1295" w:type="dxa"/>
            <w:tcBorders>
              <w:top w:val="single" w:sz="4" w:space="0" w:color="000000"/>
              <w:left w:val="single" w:sz="4" w:space="0" w:color="000000"/>
              <w:bottom w:val="dotted" w:sz="4" w:space="0" w:color="000000"/>
              <w:right w:val="single" w:sz="4" w:space="0" w:color="000000"/>
            </w:tcBorders>
            <w:vAlign w:val="center"/>
          </w:tcPr>
          <w:p w14:paraId="67F24DDE"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인출일</w:t>
            </w:r>
          </w:p>
        </w:tc>
        <w:tc>
          <w:tcPr>
            <w:tcW w:w="1295" w:type="dxa"/>
            <w:tcBorders>
              <w:top w:val="single" w:sz="4" w:space="0" w:color="000000"/>
              <w:left w:val="single" w:sz="4" w:space="0" w:color="000000"/>
              <w:bottom w:val="dotted" w:sz="4" w:space="0" w:color="000000"/>
              <w:right w:val="single" w:sz="4" w:space="0" w:color="000000"/>
            </w:tcBorders>
            <w:vAlign w:val="center"/>
          </w:tcPr>
          <w:p w14:paraId="55A23AC7"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인출일로부터</w:t>
            </w:r>
            <w:r>
              <w:rPr>
                <w:rFonts w:ascii="Times New Roman" w:eastAsia="바탕체" w:hAnsi="Times New Roman"/>
                <w:kern w:val="0"/>
                <w:sz w:val="22"/>
              </w:rPr>
              <w:t xml:space="preserve"> 24</w:t>
            </w:r>
            <w:r>
              <w:rPr>
                <w:rFonts w:ascii="Times New Roman" w:eastAsia="바탕체" w:hAnsi="Times New Roman"/>
                <w:kern w:val="0"/>
                <w:sz w:val="22"/>
              </w:rPr>
              <w:t>개월</w:t>
            </w:r>
          </w:p>
        </w:tc>
      </w:tr>
      <w:tr w:rsidR="00DE42D9" w14:paraId="37FEC73D" w14:textId="77777777">
        <w:trPr>
          <w:trHeight w:val="380"/>
          <w:jc w:val="center"/>
        </w:trPr>
        <w:tc>
          <w:tcPr>
            <w:tcW w:w="794" w:type="dxa"/>
            <w:vMerge/>
            <w:tcBorders>
              <w:top w:val="single" w:sz="2" w:space="0" w:color="000000"/>
              <w:left w:val="single" w:sz="2" w:space="0" w:color="000000"/>
              <w:right w:val="single" w:sz="2" w:space="0" w:color="000000"/>
            </w:tcBorders>
            <w:tcMar>
              <w:left w:w="57" w:type="dxa"/>
              <w:right w:w="57" w:type="dxa"/>
            </w:tcMar>
            <w:vAlign w:val="center"/>
          </w:tcPr>
          <w:p w14:paraId="18401986" w14:textId="77777777" w:rsidR="00DE42D9" w:rsidRDefault="00DE42D9">
            <w:pPr>
              <w:snapToGrid w:val="0"/>
              <w:spacing w:after="0" w:line="240" w:lineRule="auto"/>
              <w:ind w:left="700" w:hanging="700"/>
              <w:jc w:val="center"/>
              <w:textAlignment w:val="baseline"/>
              <w:rPr>
                <w:rFonts w:ascii="Times New Roman" w:eastAsia="바탕체" w:hAnsi="Times New Roman"/>
                <w:kern w:val="0"/>
                <w:sz w:val="22"/>
                <w:highlight w:val="yellow"/>
              </w:rPr>
            </w:pPr>
          </w:p>
        </w:tc>
        <w:tc>
          <w:tcPr>
            <w:tcW w:w="1134" w:type="dxa"/>
            <w:vMerge/>
            <w:tcBorders>
              <w:top w:val="single" w:sz="2" w:space="0" w:color="000000"/>
              <w:left w:val="single" w:sz="2" w:space="0" w:color="000000"/>
              <w:right w:val="single" w:sz="4" w:space="0" w:color="000000"/>
            </w:tcBorders>
            <w:tcMar>
              <w:left w:w="57" w:type="dxa"/>
              <w:right w:w="57" w:type="dxa"/>
            </w:tcMar>
            <w:vAlign w:val="center"/>
          </w:tcPr>
          <w:p w14:paraId="6E1FE88B" w14:textId="77777777" w:rsidR="00DE42D9" w:rsidRDefault="00DE42D9">
            <w:pPr>
              <w:snapToGrid w:val="0"/>
              <w:spacing w:after="0" w:line="240" w:lineRule="auto"/>
              <w:jc w:val="center"/>
              <w:textAlignment w:val="baseline"/>
              <w:rPr>
                <w:rFonts w:ascii="Times New Roman" w:eastAsia="바탕체" w:hAnsi="Times New Roman"/>
                <w:kern w:val="0"/>
                <w:sz w:val="22"/>
              </w:rPr>
            </w:pPr>
          </w:p>
        </w:tc>
        <w:tc>
          <w:tcPr>
            <w:tcW w:w="2410" w:type="dxa"/>
            <w:tcBorders>
              <w:top w:val="dotted" w:sz="4" w:space="0" w:color="000000"/>
              <w:left w:val="single" w:sz="4" w:space="0" w:color="000000"/>
              <w:bottom w:val="dotted" w:sz="4" w:space="0" w:color="000000"/>
              <w:right w:val="single" w:sz="4" w:space="0" w:color="000000"/>
            </w:tcBorders>
            <w:vAlign w:val="center"/>
          </w:tcPr>
          <w:p w14:paraId="5929058B"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del w:id="10204" w:author="코람코 상장리츠팀" w:date="2026-10-13T15:00:00Z">
              <w:r>
                <w:rPr>
                  <w:rFonts w:ascii="Times New Roman" w:eastAsia="바탕체" w:hAnsi="Times New Roman"/>
                  <w:kern w:val="0"/>
                  <w:sz w:val="22"/>
                </w:rPr>
                <w:delText xml:space="preserve">[*]</w:delText>
              </w:r>
            </w:del>
            <w:ins w:id="10205" w:author="코람코 상장리츠팀" w:date="2026-10-13T15:00:00Z">
              <w:r>
                <w:rPr>
                  <w:rFonts w:ascii="Times New Roman" w:eastAsia="바탕체" w:hAnsi="Times New Roman"/>
                  <w:kern w:val="0"/>
                  <w:sz w:val="22"/>
                </w:rPr>
                <w:t xml:space="preserve">롯데캐피탈 주식회사</w:t>
              </w:r>
            </w:ins>
          </w:p>
        </w:tc>
        <w:tc>
          <w:tcPr>
            <w:tcW w:w="850" w:type="dxa"/>
            <w:tcBorders>
              <w:top w:val="dotted" w:sz="4" w:space="0" w:color="000000"/>
              <w:left w:val="single" w:sz="4" w:space="0" w:color="000000"/>
              <w:bottom w:val="dotted" w:sz="4" w:space="0" w:color="000000"/>
              <w:right w:val="single" w:sz="4" w:space="0" w:color="000000"/>
            </w:tcBorders>
            <w:vAlign w:val="center"/>
          </w:tcPr>
          <w:p w14:paraId="15C698D0"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del w:id="10206" w:author="코람코 상장리츠팀" w:date="2026-10-13T15:00:00Z">
              <w:r>
                <w:rPr>
                  <w:rFonts w:ascii="Times New Roman" w:eastAsia="바탕체" w:hAnsi="Times New Roman"/>
                  <w:kern w:val="0"/>
                  <w:sz w:val="22"/>
                </w:rPr>
                <w:delText xml:space="preserve">[*]</w:delText>
              </w:r>
            </w:del>
            <w:ins w:id="10207" w:author="코람코 상장리츠팀" w:date="2026-10-13T15:00:00Z">
              <w:r>
                <w:rPr>
                  <w:rFonts w:ascii="Times New Roman" w:eastAsia="바탕체" w:hAnsi="Times New Roman"/>
                  <w:kern w:val="0"/>
                  <w:sz w:val="22"/>
                </w:rPr>
                <w:t xml:space="preserve">Tranche A-1 대출</w:t>
              </w:r>
            </w:ins>
          </w:p>
        </w:tc>
        <w:tc>
          <w:tcPr>
            <w:tcW w:w="2268" w:type="dxa"/>
            <w:tcBorders>
              <w:top w:val="dotted" w:sz="4" w:space="0" w:color="000000"/>
              <w:left w:val="single" w:sz="4" w:space="0" w:color="000000"/>
              <w:bottom w:val="dotted" w:sz="4" w:space="0" w:color="000000"/>
              <w:right w:val="single" w:sz="4" w:space="0" w:color="000000"/>
            </w:tcBorders>
            <w:vAlign w:val="center"/>
          </w:tcPr>
          <w:p w14:paraId="7EE12BF1"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del w:id="10208" w:author="코람코 상장리츠팀" w:date="2026-10-13T15:00:00Z">
              <w:r>
                <w:rPr>
                  <w:rFonts w:ascii="Times New Roman" w:eastAsia="바탕체" w:hAnsi="Times New Roman"/>
                  <w:kern w:val="0"/>
                  <w:sz w:val="22"/>
                </w:rPr>
                <w:delText xml:space="preserve">[*]</w:delText>
              </w:r>
            </w:del>
            <w:ins w:id="10209" w:author="코람코 상장리츠팀" w:date="2026-10-13T15:00:00Z">
              <w:r>
                <w:rPr>
                  <w:rFonts w:ascii="Times New Roman" w:eastAsia="바탕체" w:hAnsi="Times New Roman"/>
                  <w:kern w:val="0"/>
                  <w:sz w:val="22"/>
                </w:rPr>
                <w:t xml:space="preserve">금30,000,000,000원</w:t>
              </w:r>
            </w:ins>
          </w:p>
        </w:tc>
        <w:tc>
          <w:tcPr>
            <w:tcW w:w="1295" w:type="dxa"/>
            <w:tcBorders>
              <w:top w:val="dotted" w:sz="4" w:space="0" w:color="000000"/>
              <w:left w:val="single" w:sz="4" w:space="0" w:color="000000"/>
              <w:bottom w:val="dotted" w:sz="4" w:space="0" w:color="000000"/>
              <w:right w:val="single" w:sz="4" w:space="0" w:color="000000"/>
            </w:tcBorders>
            <w:vAlign w:val="center"/>
          </w:tcPr>
          <w:p w14:paraId="1F5FA83A"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del w:id="10210" w:author="코람코 상장리츠팀" w:date="2026-10-13T15:00:00Z">
              <w:r>
                <w:rPr>
                  <w:rFonts w:ascii="Times New Roman" w:eastAsia="바탕체" w:hAnsi="Times New Roman"/>
                  <w:kern w:val="0"/>
                  <w:sz w:val="22"/>
                </w:rPr>
                <w:delText xml:space="preserve">[*]</w:delText>
              </w:r>
            </w:del>
            <w:ins w:id="10211" w:author="코람코 상장리츠팀" w:date="2026-10-13T15:00:00Z">
              <w:r>
                <w:rPr>
                  <w:rFonts w:ascii="Times New Roman" w:eastAsia="바탕체" w:hAnsi="Times New Roman"/>
                  <w:kern w:val="0"/>
                  <w:sz w:val="22"/>
                </w:rPr>
                <w:t xml:space="preserve">인출일</w:t>
              </w:r>
            </w:ins>
          </w:p>
        </w:tc>
        <w:tc>
          <w:tcPr>
            <w:tcW w:w="1295" w:type="dxa"/>
            <w:tcBorders>
              <w:top w:val="dotted" w:sz="4" w:space="0" w:color="000000"/>
              <w:left w:val="single" w:sz="4" w:space="0" w:color="000000"/>
              <w:bottom w:val="dotted" w:sz="4" w:space="0" w:color="000000"/>
              <w:right w:val="single" w:sz="4" w:space="0" w:color="000000"/>
            </w:tcBorders>
            <w:vAlign w:val="center"/>
          </w:tcPr>
          <w:p w14:paraId="33C56D4C"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del w:id="10212" w:author="코람코 상장리츠팀" w:date="2026-10-13T15:00:00Z">
              <w:r>
                <w:rPr>
                  <w:rFonts w:ascii="Times New Roman" w:eastAsia="바탕체" w:hAnsi="Times New Roman"/>
                  <w:kern w:val="0"/>
                  <w:sz w:val="22"/>
                </w:rPr>
                <w:delText xml:space="preserve">[*]</w:delText>
              </w:r>
            </w:del>
            <w:ins w:id="10213" w:author="코람코 상장리츠팀" w:date="2026-10-13T15:00:00Z">
              <w:r>
                <w:rPr>
                  <w:rFonts w:ascii="Times New Roman" w:eastAsia="바탕체" w:hAnsi="Times New Roman"/>
                  <w:kern w:val="0"/>
                  <w:sz w:val="22"/>
                </w:rPr>
                <w:t xml:space="preserve">인출일로부터 24개월</w:t>
              </w:r>
            </w:ins>
          </w:p>
        </w:tc>
      </w:tr>
      <w:tr w:rsidR="00DE42D9" w14:paraId="41D7DBAE" w14:textId="77777777">
        <w:trPr>
          <w:trHeight w:val="380"/>
          <w:jc w:val="center"/>
        </w:trPr>
        <w:tc>
          <w:tcPr>
            <w:tcW w:w="794" w:type="dxa"/>
            <w:vMerge/>
            <w:tcBorders>
              <w:top w:val="single" w:sz="2" w:space="0" w:color="000000"/>
              <w:left w:val="single" w:sz="2" w:space="0" w:color="000000"/>
              <w:right w:val="single" w:sz="2" w:space="0" w:color="000000"/>
            </w:tcBorders>
            <w:tcMar>
              <w:left w:w="57" w:type="dxa"/>
              <w:right w:w="57" w:type="dxa"/>
            </w:tcMar>
            <w:vAlign w:val="center"/>
          </w:tcPr>
          <w:p w14:paraId="442E45B4" w14:textId="77777777" w:rsidR="00DE42D9" w:rsidRDefault="00DE42D9">
            <w:pPr>
              <w:snapToGrid w:val="0"/>
              <w:spacing w:after="0" w:line="240" w:lineRule="auto"/>
              <w:ind w:left="700" w:hanging="700"/>
              <w:jc w:val="center"/>
              <w:textAlignment w:val="baseline"/>
              <w:rPr>
                <w:rFonts w:ascii="Times New Roman" w:eastAsia="바탕체" w:hAnsi="Times New Roman"/>
                <w:kern w:val="0"/>
                <w:sz w:val="22"/>
                <w:highlight w:val="yellow"/>
              </w:rPr>
            </w:pPr>
          </w:p>
        </w:tc>
        <w:tc>
          <w:tcPr>
            <w:tcW w:w="1134" w:type="dxa"/>
            <w:vMerge/>
            <w:tcBorders>
              <w:top w:val="single" w:sz="2" w:space="0" w:color="000000"/>
              <w:left w:val="single" w:sz="2" w:space="0" w:color="000000"/>
              <w:right w:val="single" w:sz="4" w:space="0" w:color="000000"/>
            </w:tcBorders>
            <w:tcMar>
              <w:left w:w="57" w:type="dxa"/>
              <w:right w:w="57" w:type="dxa"/>
            </w:tcMar>
            <w:vAlign w:val="center"/>
          </w:tcPr>
          <w:p w14:paraId="3E34DC5D" w14:textId="77777777" w:rsidR="00DE42D9" w:rsidRDefault="00DE42D9">
            <w:pPr>
              <w:snapToGrid w:val="0"/>
              <w:spacing w:after="0" w:line="240" w:lineRule="auto"/>
              <w:jc w:val="center"/>
              <w:textAlignment w:val="baseline"/>
              <w:rPr>
                <w:rFonts w:ascii="Times New Roman" w:eastAsia="바탕체" w:hAnsi="Times New Roman"/>
                <w:kern w:val="0"/>
                <w:sz w:val="22"/>
              </w:rPr>
            </w:pPr>
          </w:p>
        </w:tc>
        <w:tc>
          <w:tcPr>
            <w:tcW w:w="2410" w:type="dxa"/>
            <w:tcBorders>
              <w:top w:val="dotted" w:sz="4" w:space="0" w:color="000000"/>
              <w:left w:val="single" w:sz="4" w:space="0" w:color="000000"/>
              <w:bottom w:val="dotted" w:sz="4" w:space="0" w:color="000000"/>
              <w:right w:val="single" w:sz="4" w:space="0" w:color="000000"/>
            </w:tcBorders>
            <w:vAlign w:val="center"/>
          </w:tcPr>
          <w:p w14:paraId="0CF6AAB0"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del w:id="10214" w:author="코람코 상장리츠팀" w:date="2026-10-13T15:00:00Z">
              <w:r>
                <w:rPr>
                  <w:rFonts w:ascii="Times New Roman" w:eastAsia="바탕체" w:hAnsi="Times New Roman"/>
                  <w:kern w:val="0"/>
                  <w:sz w:val="22"/>
                </w:rPr>
                <w:delText xml:space="preserve">[*]</w:delText>
              </w:r>
            </w:del>
            <w:ins w:id="10215" w:author="코람코 상장리츠팀" w:date="2026-10-13T15:00:00Z">
              <w:r>
                <w:rPr>
                  <w:rFonts w:ascii="Times New Roman" w:eastAsia="바탕체" w:hAnsi="Times New Roman"/>
                  <w:kern w:val="0"/>
                  <w:sz w:val="22"/>
                </w:rPr>
                <w:t xml:space="preserve">주식회사 우리카드</w:t>
              </w:r>
            </w:ins>
          </w:p>
        </w:tc>
        <w:tc>
          <w:tcPr>
            <w:tcW w:w="850" w:type="dxa"/>
            <w:tcBorders>
              <w:top w:val="dotted" w:sz="4" w:space="0" w:color="000000"/>
              <w:left w:val="single" w:sz="4" w:space="0" w:color="000000"/>
              <w:bottom w:val="dotted" w:sz="4" w:space="0" w:color="000000"/>
              <w:right w:val="single" w:sz="4" w:space="0" w:color="000000"/>
            </w:tcBorders>
            <w:vAlign w:val="center"/>
          </w:tcPr>
          <w:p w14:paraId="6DFEDFAD"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del w:id="10216" w:author="코람코 상장리츠팀" w:date="2026-10-13T15:00:00Z">
              <w:r>
                <w:rPr>
                  <w:rFonts w:ascii="Times New Roman" w:eastAsia="바탕체" w:hAnsi="Times New Roman"/>
                  <w:kern w:val="0"/>
                  <w:sz w:val="22"/>
                </w:rPr>
                <w:delText xml:space="preserve">[*]</w:delText>
              </w:r>
            </w:del>
            <w:ins w:id="10217" w:author="코람코 상장리츠팀" w:date="2026-10-13T15:00:00Z">
              <w:r>
                <w:rPr>
                  <w:rFonts w:ascii="Times New Roman" w:eastAsia="바탕체" w:hAnsi="Times New Roman"/>
                  <w:kern w:val="0"/>
                  <w:sz w:val="22"/>
                </w:rPr>
                <w:t xml:space="preserve">Tranche A-1 대출</w:t>
              </w:r>
            </w:ins>
          </w:p>
        </w:tc>
        <w:tc>
          <w:tcPr>
            <w:tcW w:w="2268" w:type="dxa"/>
            <w:tcBorders>
              <w:top w:val="dotted" w:sz="4" w:space="0" w:color="000000"/>
              <w:left w:val="single" w:sz="4" w:space="0" w:color="000000"/>
              <w:bottom w:val="dotted" w:sz="4" w:space="0" w:color="000000"/>
              <w:right w:val="single" w:sz="4" w:space="0" w:color="000000"/>
            </w:tcBorders>
            <w:vAlign w:val="center"/>
          </w:tcPr>
          <w:p w14:paraId="65D7E376"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del w:id="10218" w:author="코람코 상장리츠팀" w:date="2026-10-13T15:00:00Z">
              <w:r>
                <w:rPr>
                  <w:rFonts w:ascii="Times New Roman" w:eastAsia="바탕체" w:hAnsi="Times New Roman"/>
                  <w:kern w:val="0"/>
                  <w:sz w:val="22"/>
                </w:rPr>
                <w:delText xml:space="preserve">[*]</w:delText>
              </w:r>
            </w:del>
            <w:ins w:id="10219" w:author="코람코 상장리츠팀" w:date="2026-10-13T15:00:00Z">
              <w:r>
                <w:rPr>
                  <w:rFonts w:ascii="Times New Roman" w:eastAsia="바탕체" w:hAnsi="Times New Roman"/>
                  <w:kern w:val="0"/>
                  <w:sz w:val="22"/>
                </w:rPr>
                <w:t xml:space="preserve">금10,000,000,000원</w:t>
              </w:r>
            </w:ins>
          </w:p>
        </w:tc>
        <w:tc>
          <w:tcPr>
            <w:tcW w:w="1295" w:type="dxa"/>
            <w:tcBorders>
              <w:top w:val="dotted" w:sz="4" w:space="0" w:color="000000"/>
              <w:left w:val="single" w:sz="4" w:space="0" w:color="000000"/>
              <w:bottom w:val="dotted" w:sz="4" w:space="0" w:color="000000"/>
              <w:right w:val="single" w:sz="4" w:space="0" w:color="000000"/>
            </w:tcBorders>
            <w:vAlign w:val="center"/>
          </w:tcPr>
          <w:p w14:paraId="263E0A33"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del w:id="10220" w:author="코람코 상장리츠팀" w:date="2026-10-13T15:00:00Z">
              <w:r>
                <w:rPr>
                  <w:rFonts w:ascii="Times New Roman" w:eastAsia="바탕체" w:hAnsi="Times New Roman"/>
                  <w:kern w:val="0"/>
                  <w:sz w:val="22"/>
                </w:rPr>
                <w:delText xml:space="preserve">[*]</w:delText>
              </w:r>
            </w:del>
            <w:ins w:id="10221" w:author="코람코 상장리츠팀" w:date="2026-10-13T15:00:00Z">
              <w:r>
                <w:rPr>
                  <w:rFonts w:ascii="Times New Roman" w:eastAsia="바탕체" w:hAnsi="Times New Roman"/>
                  <w:kern w:val="0"/>
                  <w:sz w:val="22"/>
                </w:rPr>
                <w:t xml:space="preserve">인출일</w:t>
              </w:r>
            </w:ins>
          </w:p>
        </w:tc>
        <w:tc>
          <w:tcPr>
            <w:tcW w:w="1295" w:type="dxa"/>
            <w:tcBorders>
              <w:top w:val="dotted" w:sz="4" w:space="0" w:color="000000"/>
              <w:left w:val="single" w:sz="4" w:space="0" w:color="000000"/>
              <w:bottom w:val="dotted" w:sz="4" w:space="0" w:color="000000"/>
              <w:right w:val="single" w:sz="4" w:space="0" w:color="000000"/>
            </w:tcBorders>
            <w:vAlign w:val="center"/>
          </w:tcPr>
          <w:p w14:paraId="351A0252"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del w:id="10222" w:author="코람코 상장리츠팀" w:date="2026-10-13T15:00:00Z">
              <w:r>
                <w:rPr>
                  <w:rFonts w:ascii="Times New Roman" w:eastAsia="바탕체" w:hAnsi="Times New Roman"/>
                  <w:kern w:val="0"/>
                  <w:sz w:val="22"/>
                </w:rPr>
                <w:delText xml:space="preserve">[*]</w:delText>
              </w:r>
            </w:del>
            <w:ins w:id="10223" w:author="코람코 상장리츠팀" w:date="2026-10-13T15:00:00Z">
              <w:r>
                <w:rPr>
                  <w:rFonts w:ascii="Times New Roman" w:eastAsia="바탕체" w:hAnsi="Times New Roman"/>
                  <w:kern w:val="0"/>
                  <w:sz w:val="22"/>
                </w:rPr>
                <w:t xml:space="preserve">인출일로부터 24개월</w:t>
              </w:r>
            </w:ins>
          </w:p>
        </w:tc>
      </w:tr>
      <w:tr w:rsidR="00DE42D9" w14:paraId="0C56BF04" w14:textId="77777777">
        <w:trPr>
          <w:trHeight w:val="380"/>
          <w:jc w:val="center"/>
        </w:trPr>
        <w:tc>
          <w:tcPr>
            <w:tcW w:w="794" w:type="dxa"/>
            <w:vMerge/>
            <w:tcBorders>
              <w:top w:val="single" w:sz="2" w:space="0" w:color="000000"/>
              <w:left w:val="single" w:sz="2" w:space="0" w:color="000000"/>
              <w:right w:val="single" w:sz="2" w:space="0" w:color="000000"/>
            </w:tcBorders>
            <w:tcMar>
              <w:left w:w="57" w:type="dxa"/>
              <w:right w:w="57" w:type="dxa"/>
            </w:tcMar>
            <w:vAlign w:val="center"/>
          </w:tcPr>
          <w:p w14:paraId="11137E87" w14:textId="77777777" w:rsidR="00DE42D9" w:rsidRDefault="00DE42D9">
            <w:pPr>
              <w:snapToGrid w:val="0"/>
              <w:spacing w:after="0" w:line="240" w:lineRule="auto"/>
              <w:ind w:left="700" w:hanging="700"/>
              <w:jc w:val="center"/>
              <w:textAlignment w:val="baseline"/>
              <w:rPr>
                <w:rFonts w:ascii="Times New Roman" w:eastAsia="바탕체" w:hAnsi="Times New Roman"/>
                <w:kern w:val="0"/>
                <w:sz w:val="22"/>
                <w:highlight w:val="yellow"/>
              </w:rPr>
            </w:pPr>
          </w:p>
        </w:tc>
        <w:tc>
          <w:tcPr>
            <w:tcW w:w="1134" w:type="dxa"/>
            <w:vMerge/>
            <w:tcBorders>
              <w:top w:val="single" w:sz="2" w:space="0" w:color="000000"/>
              <w:left w:val="single" w:sz="2" w:space="0" w:color="000000"/>
              <w:right w:val="single" w:sz="4" w:space="0" w:color="000000"/>
            </w:tcBorders>
            <w:tcMar>
              <w:left w:w="57" w:type="dxa"/>
              <w:right w:w="57" w:type="dxa"/>
            </w:tcMar>
            <w:vAlign w:val="center"/>
          </w:tcPr>
          <w:p w14:paraId="33E9AC21" w14:textId="77777777" w:rsidR="00DE42D9" w:rsidRDefault="00DE42D9">
            <w:pPr>
              <w:snapToGrid w:val="0"/>
              <w:spacing w:after="0" w:line="240" w:lineRule="auto"/>
              <w:jc w:val="center"/>
              <w:textAlignment w:val="baseline"/>
              <w:rPr>
                <w:rFonts w:ascii="Times New Roman" w:eastAsia="바탕체" w:hAnsi="Times New Roman"/>
                <w:kern w:val="0"/>
                <w:sz w:val="22"/>
              </w:rPr>
            </w:pPr>
          </w:p>
        </w:tc>
        <w:tc>
          <w:tcPr>
            <w:tcW w:w="2410" w:type="dxa"/>
            <w:tcBorders>
              <w:top w:val="dotted" w:sz="4" w:space="0" w:color="000000"/>
              <w:left w:val="single" w:sz="4" w:space="0" w:color="000000"/>
              <w:bottom w:val="dotted" w:sz="4" w:space="0" w:color="000000"/>
              <w:right w:val="single" w:sz="4" w:space="0" w:color="000000"/>
            </w:tcBorders>
            <w:vAlign w:val="center"/>
          </w:tcPr>
          <w:p w14:paraId="267D327A"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del w:id="10224" w:author="코람코 상장리츠팀" w:date="2026-10-13T15:00:00Z">
              <w:r>
                <w:rPr>
                  <w:rFonts w:ascii="Times New Roman" w:eastAsia="바탕체" w:hAnsi="Times New Roman"/>
                  <w:kern w:val="0"/>
                  <w:sz w:val="22"/>
                </w:rPr>
                <w:delText xml:space="preserve">[*]</w:delText>
              </w:r>
            </w:del>
            <w:ins w:id="10225" w:author="코람코 상장리츠팀" w:date="2026-10-13T15:00:00Z">
              <w:r>
                <w:rPr>
                  <w:rFonts w:ascii="Times New Roman" w:eastAsia="바탕체" w:hAnsi="Times New Roman"/>
                  <w:kern w:val="0"/>
                  <w:sz w:val="22"/>
                </w:rPr>
                <w:t xml:space="preserve">수협은행</w:t>
              </w:r>
            </w:ins>
          </w:p>
        </w:tc>
        <w:tc>
          <w:tcPr>
            <w:tcW w:w="850" w:type="dxa"/>
            <w:tcBorders>
              <w:top w:val="dotted" w:sz="4" w:space="0" w:color="000000"/>
              <w:left w:val="single" w:sz="4" w:space="0" w:color="000000"/>
              <w:bottom w:val="dotted" w:sz="4" w:space="0" w:color="000000"/>
              <w:right w:val="single" w:sz="4" w:space="0" w:color="000000"/>
            </w:tcBorders>
            <w:vAlign w:val="center"/>
          </w:tcPr>
          <w:p w14:paraId="2C06268C"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del w:id="10226" w:author="코람코 상장리츠팀" w:date="2026-10-13T15:00:00Z">
              <w:r>
                <w:rPr>
                  <w:rFonts w:ascii="Times New Roman" w:eastAsia="바탕체" w:hAnsi="Times New Roman"/>
                  <w:kern w:val="0"/>
                  <w:sz w:val="22"/>
                </w:rPr>
                <w:delText xml:space="preserve">[*]</w:delText>
              </w:r>
            </w:del>
            <w:ins w:id="10227" w:author="코람코 상장리츠팀" w:date="2026-10-13T15:00:00Z">
              <w:r>
                <w:rPr>
                  <w:rFonts w:ascii="Times New Roman" w:eastAsia="바탕체" w:hAnsi="Times New Roman"/>
                  <w:kern w:val="0"/>
                  <w:sz w:val="22"/>
                </w:rPr>
                <w:t xml:space="preserve">Tranche A-1 대출</w:t>
              </w:r>
            </w:ins>
          </w:p>
        </w:tc>
        <w:tc>
          <w:tcPr>
            <w:tcW w:w="2268" w:type="dxa"/>
            <w:tcBorders>
              <w:top w:val="dotted" w:sz="4" w:space="0" w:color="000000"/>
              <w:left w:val="single" w:sz="4" w:space="0" w:color="000000"/>
              <w:bottom w:val="dotted" w:sz="4" w:space="0" w:color="000000"/>
              <w:right w:val="single" w:sz="4" w:space="0" w:color="000000"/>
            </w:tcBorders>
            <w:vAlign w:val="center"/>
          </w:tcPr>
          <w:p w14:paraId="0301937E"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del w:id="10228" w:author="코람코 상장리츠팀" w:date="2026-10-13T15:00:00Z">
              <w:r>
                <w:rPr>
                  <w:rFonts w:ascii="Times New Roman" w:eastAsia="바탕체" w:hAnsi="Times New Roman"/>
                  <w:kern w:val="0"/>
                  <w:sz w:val="22"/>
                </w:rPr>
                <w:delText xml:space="preserve">[*]</w:delText>
              </w:r>
            </w:del>
            <w:ins w:id="10229" w:author="코람코 상장리츠팀" w:date="2026-10-13T15:00:00Z">
              <w:r>
                <w:rPr>
                  <w:rFonts w:ascii="Times New Roman" w:eastAsia="바탕체" w:hAnsi="Times New Roman"/>
                  <w:kern w:val="0"/>
                  <w:sz w:val="22"/>
                </w:rPr>
                <w:t xml:space="preserve">금10,000,000,000원</w:t>
              </w:r>
            </w:ins>
          </w:p>
        </w:tc>
        <w:tc>
          <w:tcPr>
            <w:tcW w:w="1295" w:type="dxa"/>
            <w:tcBorders>
              <w:top w:val="dotted" w:sz="4" w:space="0" w:color="000000"/>
              <w:left w:val="single" w:sz="4" w:space="0" w:color="000000"/>
              <w:bottom w:val="dotted" w:sz="4" w:space="0" w:color="000000"/>
              <w:right w:val="single" w:sz="4" w:space="0" w:color="000000"/>
            </w:tcBorders>
            <w:vAlign w:val="center"/>
          </w:tcPr>
          <w:p w14:paraId="6E83F8F3"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del w:id="10230" w:author="코람코 상장리츠팀" w:date="2026-10-13T15:00:00Z">
              <w:r>
                <w:rPr>
                  <w:rFonts w:ascii="Times New Roman" w:eastAsia="바탕체" w:hAnsi="Times New Roman"/>
                  <w:kern w:val="0"/>
                  <w:sz w:val="22"/>
                </w:rPr>
                <w:delText xml:space="preserve">[*]</w:delText>
              </w:r>
            </w:del>
            <w:ins w:id="10231" w:author="코람코 상장리츠팀" w:date="2026-10-13T15:00:00Z">
              <w:r>
                <w:rPr>
                  <w:rFonts w:ascii="Times New Roman" w:eastAsia="바탕체" w:hAnsi="Times New Roman"/>
                  <w:kern w:val="0"/>
                  <w:sz w:val="22"/>
                </w:rPr>
                <w:t xml:space="preserve">인출일</w:t>
              </w:r>
            </w:ins>
          </w:p>
        </w:tc>
        <w:tc>
          <w:tcPr>
            <w:tcW w:w="1295" w:type="dxa"/>
            <w:tcBorders>
              <w:top w:val="dotted" w:sz="4" w:space="0" w:color="000000"/>
              <w:left w:val="single" w:sz="4" w:space="0" w:color="000000"/>
              <w:bottom w:val="dotted" w:sz="4" w:space="0" w:color="000000"/>
              <w:right w:val="single" w:sz="4" w:space="0" w:color="000000"/>
            </w:tcBorders>
            <w:vAlign w:val="center"/>
          </w:tcPr>
          <w:p w14:paraId="57F27A9D"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del w:id="10232" w:author="코람코 상장리츠팀" w:date="2026-10-13T15:00:00Z">
              <w:r>
                <w:rPr>
                  <w:rFonts w:ascii="Times New Roman" w:eastAsia="바탕체" w:hAnsi="Times New Roman"/>
                  <w:kern w:val="0"/>
                  <w:sz w:val="22"/>
                </w:rPr>
                <w:delText xml:space="preserve">[*]</w:delText>
              </w:r>
            </w:del>
            <w:ins w:id="10233" w:author="코람코 상장리츠팀" w:date="2026-10-13T15:00:00Z">
              <w:r>
                <w:rPr>
                  <w:rFonts w:ascii="Times New Roman" w:eastAsia="바탕체" w:hAnsi="Times New Roman"/>
                  <w:kern w:val="0"/>
                  <w:sz w:val="22"/>
                </w:rPr>
                <w:t xml:space="preserve">인출일로부터 24개월</w:t>
              </w:r>
            </w:ins>
          </w:p>
        </w:tc>
      </w:tr>
      <w:tr w:rsidR="00DE42D9" w14:paraId="5A8DF174" w14:textId="77777777">
        <w:trPr>
          <w:trHeight w:val="303"/>
          <w:jc w:val="center"/>
        </w:trPr>
        <w:tc>
          <w:tcPr>
            <w:tcW w:w="794" w:type="dxa"/>
            <w:vMerge/>
            <w:tcBorders>
              <w:top w:val="single" w:sz="2" w:space="0" w:color="000000"/>
              <w:left w:val="single" w:sz="2" w:space="0" w:color="000000"/>
              <w:right w:val="single" w:sz="2" w:space="0" w:color="000000"/>
            </w:tcBorders>
            <w:tcMar>
              <w:left w:w="57" w:type="dxa"/>
              <w:right w:w="57" w:type="dxa"/>
            </w:tcMar>
            <w:vAlign w:val="center"/>
          </w:tcPr>
          <w:p w14:paraId="76EAB818" w14:textId="77777777" w:rsidR="00DE42D9" w:rsidRDefault="00DE42D9">
            <w:pPr>
              <w:snapToGrid w:val="0"/>
              <w:spacing w:after="0" w:line="240" w:lineRule="auto"/>
              <w:ind w:left="700" w:hanging="700"/>
              <w:jc w:val="center"/>
              <w:textAlignment w:val="baseline"/>
              <w:rPr>
                <w:rFonts w:ascii="Times New Roman" w:eastAsia="바탕체" w:hAnsi="Times New Roman"/>
                <w:kern w:val="0"/>
                <w:sz w:val="22"/>
                <w:highlight w:val="yellow"/>
              </w:rPr>
            </w:pPr>
          </w:p>
        </w:tc>
        <w:tc>
          <w:tcPr>
            <w:tcW w:w="1134" w:type="dxa"/>
            <w:vMerge/>
            <w:tcBorders>
              <w:top w:val="single" w:sz="2" w:space="0" w:color="000000"/>
              <w:left w:val="single" w:sz="2" w:space="0" w:color="000000"/>
              <w:right w:val="single" w:sz="4" w:space="0" w:color="000000"/>
            </w:tcBorders>
            <w:tcMar>
              <w:left w:w="57" w:type="dxa"/>
              <w:right w:w="57" w:type="dxa"/>
            </w:tcMar>
            <w:vAlign w:val="center"/>
          </w:tcPr>
          <w:p w14:paraId="25A5610A" w14:textId="77777777" w:rsidR="00DE42D9" w:rsidRDefault="00DE42D9">
            <w:pPr>
              <w:snapToGrid w:val="0"/>
              <w:spacing w:after="0" w:line="240" w:lineRule="auto"/>
              <w:jc w:val="center"/>
              <w:textAlignment w:val="baseline"/>
              <w:rPr>
                <w:rFonts w:ascii="Times New Roman" w:eastAsia="바탕체" w:hAnsi="Times New Roman"/>
                <w:kern w:val="0"/>
                <w:sz w:val="22"/>
              </w:rPr>
            </w:pPr>
          </w:p>
        </w:tc>
        <w:tc>
          <w:tcPr>
            <w:tcW w:w="2410" w:type="dxa"/>
            <w:tcBorders>
              <w:top w:val="dotted" w:sz="4" w:space="0" w:color="000000"/>
              <w:left w:val="single" w:sz="4" w:space="0" w:color="000000"/>
              <w:right w:val="single" w:sz="4" w:space="0" w:color="000000"/>
            </w:tcBorders>
            <w:vAlign w:val="center"/>
          </w:tcPr>
          <w:p w14:paraId="54887AE6"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del w:id="10234" w:author="코람코 상장리츠팀" w:date="2026-10-13T15:00:00Z">
              <w:r>
                <w:rPr>
                  <w:rFonts w:ascii="Times New Roman" w:eastAsia="바탕체" w:hAnsi="Times New Roman"/>
                  <w:kern w:val="0"/>
                  <w:sz w:val="22"/>
                </w:rPr>
                <w:delText xml:space="preserve">[*]</w:delText>
              </w:r>
            </w:del>
            <w:ins w:id="10235" w:author="코람코 상장리츠팀" w:date="2026-10-13T15:00:00Z">
              <w:r>
                <w:rPr>
                  <w:rFonts w:ascii="Times New Roman" w:eastAsia="바탕체" w:hAnsi="Times New Roman"/>
                  <w:kern w:val="0"/>
                  <w:sz w:val="22"/>
                </w:rPr>
                <w:t xml:space="preserve">주식회사 에스비아이저축은행</w:t>
              </w:r>
            </w:ins>
          </w:p>
        </w:tc>
        <w:tc>
          <w:tcPr>
            <w:tcW w:w="850" w:type="dxa"/>
            <w:tcBorders>
              <w:top w:val="dotted" w:sz="4" w:space="0" w:color="000000"/>
              <w:left w:val="single" w:sz="4" w:space="0" w:color="000000"/>
              <w:right w:val="single" w:sz="4" w:space="0" w:color="000000"/>
            </w:tcBorders>
            <w:vAlign w:val="center"/>
          </w:tcPr>
          <w:p w14:paraId="12DFA139"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del w:id="10236" w:author="코람코 상장리츠팀" w:date="2026-10-13T15:00:00Z">
              <w:r>
                <w:rPr>
                  <w:rFonts w:ascii="Times New Roman" w:eastAsia="바탕체" w:hAnsi="Times New Roman"/>
                  <w:kern w:val="0"/>
                  <w:sz w:val="22"/>
                </w:rPr>
                <w:delText xml:space="preserve">[*]</w:delText>
              </w:r>
            </w:del>
            <w:ins w:id="10237" w:author="코람코 상장리츠팀" w:date="2026-10-13T15:00:00Z">
              <w:r>
                <w:rPr>
                  <w:rFonts w:ascii="Times New Roman" w:eastAsia="바탕체" w:hAnsi="Times New Roman"/>
                  <w:kern w:val="0"/>
                  <w:sz w:val="22"/>
                </w:rPr>
                <w:t xml:space="preserve">Tranche A-1 대출</w:t>
              </w:r>
            </w:ins>
          </w:p>
        </w:tc>
        <w:tc>
          <w:tcPr>
            <w:tcW w:w="2268" w:type="dxa"/>
            <w:tcBorders>
              <w:top w:val="dotted" w:sz="4" w:space="0" w:color="000000"/>
              <w:left w:val="single" w:sz="4" w:space="0" w:color="000000"/>
              <w:right w:val="single" w:sz="4" w:space="0" w:color="000000"/>
            </w:tcBorders>
            <w:vAlign w:val="center"/>
          </w:tcPr>
          <w:p w14:paraId="2838CF1E"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del w:id="10238" w:author="코람코 상장리츠팀" w:date="2026-10-13T15:00:00Z">
              <w:r>
                <w:rPr>
                  <w:rFonts w:ascii="Times New Roman" w:eastAsia="바탕체" w:hAnsi="Times New Roman"/>
                  <w:kern w:val="0"/>
                  <w:sz w:val="22"/>
                </w:rPr>
                <w:delText xml:space="preserve">[*]</w:delText>
              </w:r>
            </w:del>
            <w:ins w:id="10239" w:author="코람코 상장리츠팀" w:date="2026-10-13T15:00:00Z">
              <w:r>
                <w:rPr>
                  <w:rFonts w:ascii="Times New Roman" w:eastAsia="바탕체" w:hAnsi="Times New Roman"/>
                  <w:kern w:val="0"/>
                  <w:sz w:val="22"/>
                </w:rPr>
                <w:t xml:space="preserve">금10,000,000,000원</w:t>
              </w:r>
            </w:ins>
          </w:p>
        </w:tc>
        <w:tc>
          <w:tcPr>
            <w:tcW w:w="1295" w:type="dxa"/>
            <w:tcBorders>
              <w:top w:val="dotted" w:sz="4" w:space="0" w:color="000000"/>
              <w:left w:val="single" w:sz="4" w:space="0" w:color="000000"/>
              <w:right w:val="single" w:sz="4" w:space="0" w:color="000000"/>
            </w:tcBorders>
            <w:vAlign w:val="center"/>
          </w:tcPr>
          <w:p w14:paraId="266E6959"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del w:id="10240" w:author="코람코 상장리츠팀" w:date="2026-10-13T15:00:00Z">
              <w:r>
                <w:rPr>
                  <w:rFonts w:ascii="Times New Roman" w:eastAsia="바탕체" w:hAnsi="Times New Roman"/>
                  <w:kern w:val="0"/>
                  <w:sz w:val="22"/>
                </w:rPr>
                <w:delText xml:space="preserve">[*]</w:delText>
              </w:r>
            </w:del>
            <w:ins w:id="10241" w:author="코람코 상장리츠팀" w:date="2026-10-13T15:00:00Z">
              <w:r>
                <w:rPr>
                  <w:rFonts w:ascii="Times New Roman" w:eastAsia="바탕체" w:hAnsi="Times New Roman"/>
                  <w:kern w:val="0"/>
                  <w:sz w:val="22"/>
                </w:rPr>
                <w:t xml:space="preserve">인출일</w:t>
              </w:r>
            </w:ins>
          </w:p>
        </w:tc>
        <w:tc>
          <w:tcPr>
            <w:tcW w:w="1295" w:type="dxa"/>
            <w:tcBorders>
              <w:top w:val="dotted" w:sz="4" w:space="0" w:color="000000"/>
              <w:left w:val="single" w:sz="4" w:space="0" w:color="000000"/>
              <w:right w:val="single" w:sz="4" w:space="0" w:color="000000"/>
            </w:tcBorders>
            <w:vAlign w:val="center"/>
          </w:tcPr>
          <w:p w14:paraId="74CC3EB1"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del w:id="10242" w:author="코람코 상장리츠팀" w:date="2026-10-13T15:00:00Z">
              <w:r>
                <w:rPr>
                  <w:rFonts w:ascii="Times New Roman" w:eastAsia="바탕체" w:hAnsi="Times New Roman"/>
                  <w:kern w:val="0"/>
                  <w:sz w:val="22"/>
                </w:rPr>
                <w:delText xml:space="preserve">[*]</w:delText>
              </w:r>
            </w:del>
            <w:ins w:id="10243" w:author="코람코 상장리츠팀" w:date="2026-10-13T15:00:00Z">
              <w:r>
                <w:rPr>
                  <w:rFonts w:ascii="Times New Roman" w:eastAsia="바탕체" w:hAnsi="Times New Roman"/>
                  <w:kern w:val="0"/>
                  <w:sz w:val="22"/>
                </w:rPr>
                <w:t xml:space="preserve">인출일로부터 24개월</w:t>
              </w:r>
            </w:ins>
          </w:p>
        </w:tc>
      </w:tr>
      <w:tr w:rsidR="00DE42D9">
        <w:trPr>
          <w:trHeight w:val="303"/>
          <w:jc w:val="center"/>
          <w:ins w:id="10244" w:author="코람코 상장리츠팀" w:date="2026-10-13T15:00:00Z"/>
        </w:trPr>
        <w:tc>
          <w:tcPr>
            <w:tcW w:w="794" w:type="dxa"/>
            <w:vMerge/>
            <w:tcBorders>
              <w:top w:val="single" w:sz="2" w:space="0" w:color="000000"/>
              <w:left w:val="single" w:sz="2" w:space="0" w:color="000000"/>
              <w:right w:val="single" w:sz="2" w:space="0" w:color="000000"/>
            </w:tcBorders>
            <w:tcMar>
              <w:left w:w="57" w:type="dxa"/>
              <w:right w:w="57" w:type="dxa"/>
            </w:tcMar>
            <w:vAlign w:val="center"/>
          </w:tcPr>
          <w:p w:rsidR="00DE42D9" w:rsidRDefault="00DE42D9">
            <w:pPr>
              <w:snapToGrid w:val="0"/>
              <w:spacing w:after="0" w:line="240" w:lineRule="auto"/>
              <w:ind w:left="700" w:hanging="700"/>
              <w:jc w:val="center"/>
              <w:textAlignment w:val="baseline"/>
              <w:rPr>
                <w:ins w:id="10245" w:author="코람코 상장리츠팀" w:date="2026-10-13T15:00:00Z"/>
                <w:rFonts w:ascii="Times New Roman" w:eastAsia="바탕체" w:hAnsi="Times New Roman"/>
                <w:kern w:val="0"/>
                <w:sz w:val="22"/>
                <w:highlight w:val="yellow"/>
              </w:rPr>
            </w:pPr>
          </w:p>
        </w:tc>
        <w:tc>
          <w:tcPr>
            <w:tcW w:w="1134" w:type="dxa"/>
            <w:vMerge/>
            <w:tcBorders>
              <w:top w:val="single" w:sz="2" w:space="0" w:color="000000"/>
              <w:left w:val="single" w:sz="2" w:space="0" w:color="000000"/>
              <w:right w:val="single" w:sz="4" w:space="0" w:color="000000"/>
            </w:tcBorders>
            <w:tcMar>
              <w:left w:w="57" w:type="dxa"/>
              <w:right w:w="57" w:type="dxa"/>
            </w:tcMar>
            <w:vAlign w:val="center"/>
          </w:tcPr>
          <w:p w:rsidR="00DE42D9" w:rsidRDefault="00DE42D9">
            <w:pPr>
              <w:snapToGrid w:val="0"/>
              <w:spacing w:after="0" w:line="240" w:lineRule="auto"/>
              <w:jc w:val="center"/>
              <w:textAlignment w:val="baseline"/>
              <w:rPr>
                <w:ins w:id="10246" w:author="코람코 상장리츠팀" w:date="2026-10-13T15:00:00Z"/>
                <w:rFonts w:ascii="Times New Roman" w:eastAsia="바탕체" w:hAnsi="Times New Roman"/>
                <w:kern w:val="0"/>
                <w:sz w:val="22"/>
              </w:rPr>
            </w:pPr>
          </w:p>
        </w:tc>
        <w:tc>
          <w:tcPr>
            <w:tcW w:w="241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247" w:author="코람코 상장리츠팀" w:date="2026-10-13T15:00:00Z"/>
                <w:rFonts w:ascii="Times New Roman" w:eastAsia="바탕체" w:hAnsi="Times New Roman"/>
                <w:kern w:val="0"/>
                <w:sz w:val="22"/>
                <w:highlight w:val="yellow"/>
              </w:rPr>
            </w:pPr>
            <w:ins w:id="10248" w:author="코람코 상장리츠팀" w:date="2026-10-13T15:00:00Z">
              <w:r>
                <w:rPr>
                  <w:rFonts w:ascii="Times New Roman" w:eastAsia="바탕체" w:hAnsi="Times New Roman"/>
                  <w:kern w:val="0"/>
                  <w:sz w:val="22"/>
                </w:rPr>
                <w:t xml:space="preserve">신용협동조합중앙회</w:t>
              </w:r>
            </w:ins>
          </w:p>
        </w:tc>
        <w:tc>
          <w:tcPr>
            <w:tcW w:w="85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249" w:author="코람코 상장리츠팀" w:date="2026-10-13T15:00:00Z"/>
                <w:rFonts w:ascii="Times New Roman" w:eastAsia="바탕체" w:hAnsi="Times New Roman"/>
                <w:kern w:val="0"/>
                <w:sz w:val="22"/>
                <w:highlight w:val="yellow"/>
              </w:rPr>
            </w:pPr>
            <w:ins w:id="10250" w:author="코람코 상장리츠팀" w:date="2026-10-13T15:00:00Z">
              <w:r>
                <w:rPr>
                  <w:rFonts w:ascii="Times New Roman" w:eastAsia="바탕체" w:hAnsi="Times New Roman"/>
                  <w:kern w:val="0"/>
                  <w:sz w:val="22"/>
                </w:rPr>
                <w:t xml:space="preserve">Tranche A-1 대출</w:t>
              </w:r>
            </w:ins>
          </w:p>
        </w:tc>
        <w:tc>
          <w:tcPr>
            <w:tcW w:w="2268"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251" w:author="코람코 상장리츠팀" w:date="2026-10-13T15:00:00Z"/>
                <w:rFonts w:ascii="Times New Roman" w:eastAsia="바탕체" w:hAnsi="Times New Roman"/>
                <w:kern w:val="0"/>
                <w:sz w:val="22"/>
                <w:highlight w:val="yellow"/>
              </w:rPr>
            </w:pPr>
            <w:ins w:id="10252" w:author="코람코 상장리츠팀" w:date="2026-10-13T15:00:00Z">
              <w:r>
                <w:rPr>
                  <w:rFonts w:ascii="Times New Roman" w:eastAsia="바탕체" w:hAnsi="Times New Roman"/>
                  <w:kern w:val="0"/>
                  <w:sz w:val="22"/>
                </w:rPr>
                <w:t xml:space="preserve">금100,000,000원</w:t>
              </w:r>
            </w:ins>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253" w:author="코람코 상장리츠팀" w:date="2026-10-13T15:00:00Z"/>
                <w:rFonts w:ascii="Times New Roman" w:eastAsia="바탕체" w:hAnsi="Times New Roman"/>
                <w:kern w:val="0"/>
                <w:sz w:val="22"/>
                <w:highlight w:val="yellow"/>
              </w:rPr>
            </w:pPr>
            <w:ins w:id="10254" w:author="코람코 상장리츠팀" w:date="2026-10-13T15:00:00Z">
              <w:r>
                <w:rPr>
                  <w:rFonts w:ascii="Times New Roman" w:eastAsia="바탕체" w:hAnsi="Times New Roman"/>
                  <w:kern w:val="0"/>
                  <w:sz w:val="22"/>
                </w:rPr>
                <w:t xml:space="preserve">인출일</w:t>
              </w:r>
            </w:ins>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255" w:author="코람코 상장리츠팀" w:date="2026-10-13T15:00:00Z"/>
                <w:rFonts w:ascii="Times New Roman" w:eastAsia="바탕체" w:hAnsi="Times New Roman"/>
                <w:kern w:val="0"/>
                <w:sz w:val="22"/>
                <w:highlight w:val="yellow"/>
              </w:rPr>
            </w:pPr>
            <w:ins w:id="10256" w:author="코람코 상장리츠팀" w:date="2026-10-13T15:00:00Z">
              <w:r>
                <w:rPr>
                  <w:rFonts w:ascii="Times New Roman" w:eastAsia="바탕체" w:hAnsi="Times New Roman"/>
                  <w:kern w:val="0"/>
                  <w:sz w:val="22"/>
                </w:rPr>
                <w:t xml:space="preserve">인출일로부터 24개월</w:t>
              </w:r>
            </w:ins>
          </w:p>
        </w:tc>
      </w:tr>
      <w:tr w:rsidR="00DE42D9">
        <w:trPr>
          <w:trHeight w:val="303"/>
          <w:jc w:val="center"/>
          <w:ins w:id="10257" w:author="코람코 상장리츠팀" w:date="2026-10-13T15:00:00Z"/>
        </w:trPr>
        <w:tc>
          <w:tcPr>
            <w:tcW w:w="794" w:type="dxa"/>
            <w:vMerge/>
            <w:tcBorders>
              <w:top w:val="single" w:sz="2" w:space="0" w:color="000000"/>
              <w:left w:val="single" w:sz="2" w:space="0" w:color="000000"/>
              <w:right w:val="single" w:sz="2" w:space="0" w:color="000000"/>
            </w:tcBorders>
            <w:tcMar>
              <w:left w:w="57" w:type="dxa"/>
              <w:right w:w="57" w:type="dxa"/>
            </w:tcMar>
            <w:vAlign w:val="center"/>
          </w:tcPr>
          <w:p w:rsidR="00DE42D9" w:rsidRDefault="00DE42D9">
            <w:pPr>
              <w:snapToGrid w:val="0"/>
              <w:spacing w:after="0" w:line="240" w:lineRule="auto"/>
              <w:ind w:left="700" w:hanging="700"/>
              <w:jc w:val="center"/>
              <w:textAlignment w:val="baseline"/>
              <w:rPr>
                <w:ins w:id="10258" w:author="코람코 상장리츠팀" w:date="2026-10-13T15:00:00Z"/>
                <w:rFonts w:ascii="Times New Roman" w:eastAsia="바탕체" w:hAnsi="Times New Roman"/>
                <w:kern w:val="0"/>
                <w:sz w:val="22"/>
                <w:highlight w:val="yellow"/>
              </w:rPr>
            </w:pPr>
          </w:p>
        </w:tc>
        <w:tc>
          <w:tcPr>
            <w:tcW w:w="1134" w:type="dxa"/>
            <w:vMerge/>
            <w:tcBorders>
              <w:top w:val="single" w:sz="2" w:space="0" w:color="000000"/>
              <w:left w:val="single" w:sz="2" w:space="0" w:color="000000"/>
              <w:right w:val="single" w:sz="4" w:space="0" w:color="000000"/>
            </w:tcBorders>
            <w:tcMar>
              <w:left w:w="57" w:type="dxa"/>
              <w:right w:w="57" w:type="dxa"/>
            </w:tcMar>
            <w:vAlign w:val="center"/>
          </w:tcPr>
          <w:p w:rsidR="00DE42D9" w:rsidRDefault="00DE42D9">
            <w:pPr>
              <w:snapToGrid w:val="0"/>
              <w:spacing w:after="0" w:line="240" w:lineRule="auto"/>
              <w:jc w:val="center"/>
              <w:textAlignment w:val="baseline"/>
              <w:rPr>
                <w:ins w:id="10259" w:author="코람코 상장리츠팀" w:date="2026-10-13T15:00:00Z"/>
                <w:rFonts w:ascii="Times New Roman" w:eastAsia="바탕체" w:hAnsi="Times New Roman"/>
                <w:kern w:val="0"/>
                <w:sz w:val="22"/>
              </w:rPr>
            </w:pPr>
          </w:p>
        </w:tc>
        <w:tc>
          <w:tcPr>
            <w:tcW w:w="241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260" w:author="코람코 상장리츠팀" w:date="2026-10-13T15:00:00Z"/>
                <w:rFonts w:ascii="Times New Roman" w:eastAsia="바탕체" w:hAnsi="Times New Roman"/>
                <w:kern w:val="0"/>
                <w:sz w:val="22"/>
                <w:highlight w:val="yellow"/>
              </w:rPr>
            </w:pPr>
            <w:ins w:id="10261" w:author="코람코 상장리츠팀" w:date="2026-10-13T15:00:00Z">
              <w:r>
                <w:rPr>
                  <w:rFonts w:ascii="Times New Roman" w:eastAsia="바탕체" w:hAnsi="Times New Roman"/>
                  <w:kern w:val="0"/>
                  <w:sz w:val="22"/>
                </w:rPr>
                <w:t xml:space="preserve">서로신용협동조합</w:t>
              </w:r>
            </w:ins>
          </w:p>
        </w:tc>
        <w:tc>
          <w:tcPr>
            <w:tcW w:w="85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262" w:author="코람코 상장리츠팀" w:date="2026-10-13T15:00:00Z"/>
                <w:rFonts w:ascii="Times New Roman" w:eastAsia="바탕체" w:hAnsi="Times New Roman"/>
                <w:kern w:val="0"/>
                <w:sz w:val="22"/>
                <w:highlight w:val="yellow"/>
              </w:rPr>
            </w:pPr>
            <w:ins w:id="10263" w:author="코람코 상장리츠팀" w:date="2026-10-13T15:00:00Z">
              <w:r>
                <w:rPr>
                  <w:rFonts w:ascii="Times New Roman" w:eastAsia="바탕체" w:hAnsi="Times New Roman"/>
                  <w:kern w:val="0"/>
                  <w:sz w:val="22"/>
                </w:rPr>
                <w:t xml:space="preserve">Tranche A-1 대출</w:t>
              </w:r>
            </w:ins>
          </w:p>
        </w:tc>
        <w:tc>
          <w:tcPr>
            <w:tcW w:w="2268"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264" w:author="코람코 상장리츠팀" w:date="2026-10-13T15:00:00Z"/>
                <w:rFonts w:ascii="Times New Roman" w:eastAsia="바탕체" w:hAnsi="Times New Roman"/>
                <w:kern w:val="0"/>
                <w:sz w:val="22"/>
                <w:highlight w:val="yellow"/>
              </w:rPr>
            </w:pPr>
            <w:ins w:id="10265" w:author="코람코 상장리츠팀" w:date="2026-10-13T15:00:00Z">
              <w:r>
                <w:rPr>
                  <w:rFonts w:ascii="Times New Roman" w:eastAsia="바탕체" w:hAnsi="Times New Roman"/>
                  <w:kern w:val="0"/>
                  <w:sz w:val="22"/>
                </w:rPr>
                <w:t xml:space="preserve">금4,000,000,000원</w:t>
              </w:r>
            </w:ins>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266" w:author="코람코 상장리츠팀" w:date="2026-10-13T15:00:00Z"/>
                <w:rFonts w:ascii="Times New Roman" w:eastAsia="바탕체" w:hAnsi="Times New Roman"/>
                <w:kern w:val="0"/>
                <w:sz w:val="22"/>
                <w:highlight w:val="yellow"/>
              </w:rPr>
            </w:pPr>
            <w:ins w:id="10267" w:author="코람코 상장리츠팀" w:date="2026-10-13T15:00:00Z">
              <w:r>
                <w:rPr>
                  <w:rFonts w:ascii="Times New Roman" w:eastAsia="바탕체" w:hAnsi="Times New Roman"/>
                  <w:kern w:val="0"/>
                  <w:sz w:val="22"/>
                </w:rPr>
                <w:t xml:space="preserve">인출일</w:t>
              </w:r>
            </w:ins>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268" w:author="코람코 상장리츠팀" w:date="2026-10-13T15:00:00Z"/>
                <w:rFonts w:ascii="Times New Roman" w:eastAsia="바탕체" w:hAnsi="Times New Roman"/>
                <w:kern w:val="0"/>
                <w:sz w:val="22"/>
                <w:highlight w:val="yellow"/>
              </w:rPr>
            </w:pPr>
            <w:ins w:id="10269" w:author="코람코 상장리츠팀" w:date="2026-10-13T15:00:00Z">
              <w:r>
                <w:rPr>
                  <w:rFonts w:ascii="Times New Roman" w:eastAsia="바탕체" w:hAnsi="Times New Roman"/>
                  <w:kern w:val="0"/>
                  <w:sz w:val="22"/>
                </w:rPr>
                <w:t xml:space="preserve">인출일로부터 24개월</w:t>
              </w:r>
            </w:ins>
          </w:p>
        </w:tc>
      </w:tr>
      <w:tr w:rsidR="00DE42D9">
        <w:trPr>
          <w:trHeight w:val="303"/>
          <w:jc w:val="center"/>
          <w:ins w:id="10270" w:author="코람코 상장리츠팀" w:date="2026-10-13T15:00:00Z"/>
        </w:trPr>
        <w:tc>
          <w:tcPr>
            <w:tcW w:w="794" w:type="dxa"/>
            <w:vMerge/>
            <w:tcBorders>
              <w:top w:val="single" w:sz="2" w:space="0" w:color="000000"/>
              <w:left w:val="single" w:sz="2" w:space="0" w:color="000000"/>
              <w:right w:val="single" w:sz="2" w:space="0" w:color="000000"/>
            </w:tcBorders>
            <w:tcMar>
              <w:left w:w="57" w:type="dxa"/>
              <w:right w:w="57" w:type="dxa"/>
            </w:tcMar>
            <w:vAlign w:val="center"/>
          </w:tcPr>
          <w:p w:rsidR="00DE42D9" w:rsidRDefault="00DE42D9">
            <w:pPr>
              <w:snapToGrid w:val="0"/>
              <w:spacing w:after="0" w:line="240" w:lineRule="auto"/>
              <w:ind w:left="700" w:hanging="700"/>
              <w:jc w:val="center"/>
              <w:textAlignment w:val="baseline"/>
              <w:rPr>
                <w:ins w:id="10271" w:author="코람코 상장리츠팀" w:date="2026-10-13T15:00:00Z"/>
                <w:rFonts w:ascii="Times New Roman" w:eastAsia="바탕체" w:hAnsi="Times New Roman"/>
                <w:kern w:val="0"/>
                <w:sz w:val="22"/>
                <w:highlight w:val="yellow"/>
              </w:rPr>
            </w:pPr>
          </w:p>
        </w:tc>
        <w:tc>
          <w:tcPr>
            <w:tcW w:w="1134" w:type="dxa"/>
            <w:vMerge/>
            <w:tcBorders>
              <w:top w:val="single" w:sz="2" w:space="0" w:color="000000"/>
              <w:left w:val="single" w:sz="2" w:space="0" w:color="000000"/>
              <w:right w:val="single" w:sz="4" w:space="0" w:color="000000"/>
            </w:tcBorders>
            <w:tcMar>
              <w:left w:w="57" w:type="dxa"/>
              <w:right w:w="57" w:type="dxa"/>
            </w:tcMar>
            <w:vAlign w:val="center"/>
          </w:tcPr>
          <w:p w:rsidR="00DE42D9" w:rsidRDefault="00DE42D9">
            <w:pPr>
              <w:snapToGrid w:val="0"/>
              <w:spacing w:after="0" w:line="240" w:lineRule="auto"/>
              <w:jc w:val="center"/>
              <w:textAlignment w:val="baseline"/>
              <w:rPr>
                <w:ins w:id="10272" w:author="코람코 상장리츠팀" w:date="2026-10-13T15:00:00Z"/>
                <w:rFonts w:ascii="Times New Roman" w:eastAsia="바탕체" w:hAnsi="Times New Roman"/>
                <w:kern w:val="0"/>
                <w:sz w:val="22"/>
              </w:rPr>
            </w:pPr>
          </w:p>
        </w:tc>
        <w:tc>
          <w:tcPr>
            <w:tcW w:w="241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273" w:author="코람코 상장리츠팀" w:date="2026-10-13T15:00:00Z"/>
                <w:rFonts w:ascii="Times New Roman" w:eastAsia="바탕체" w:hAnsi="Times New Roman"/>
                <w:kern w:val="0"/>
                <w:sz w:val="22"/>
                <w:highlight w:val="yellow"/>
              </w:rPr>
            </w:pPr>
            <w:ins w:id="10274" w:author="코람코 상장리츠팀" w:date="2026-10-13T15:00:00Z">
              <w:r>
                <w:rPr>
                  <w:rFonts w:ascii="Times New Roman" w:eastAsia="바탕체" w:hAnsi="Times New Roman"/>
                  <w:kern w:val="0"/>
                  <w:sz w:val="22"/>
                </w:rPr>
                <w:t xml:space="preserve">수지신용협동조합</w:t>
              </w:r>
            </w:ins>
          </w:p>
        </w:tc>
        <w:tc>
          <w:tcPr>
            <w:tcW w:w="85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275" w:author="코람코 상장리츠팀" w:date="2026-10-13T15:00:00Z"/>
                <w:rFonts w:ascii="Times New Roman" w:eastAsia="바탕체" w:hAnsi="Times New Roman"/>
                <w:kern w:val="0"/>
                <w:sz w:val="22"/>
                <w:highlight w:val="yellow"/>
              </w:rPr>
            </w:pPr>
            <w:ins w:id="10276" w:author="코람코 상장리츠팀" w:date="2026-10-13T15:00:00Z">
              <w:r>
                <w:rPr>
                  <w:rFonts w:ascii="Times New Roman" w:eastAsia="바탕체" w:hAnsi="Times New Roman"/>
                  <w:kern w:val="0"/>
                  <w:sz w:val="22"/>
                </w:rPr>
                <w:t xml:space="preserve">Tranche A-1 대출</w:t>
              </w:r>
            </w:ins>
          </w:p>
        </w:tc>
        <w:tc>
          <w:tcPr>
            <w:tcW w:w="2268"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277" w:author="코람코 상장리츠팀" w:date="2026-10-13T15:00:00Z"/>
                <w:rFonts w:ascii="Times New Roman" w:eastAsia="바탕체" w:hAnsi="Times New Roman"/>
                <w:kern w:val="0"/>
                <w:sz w:val="22"/>
                <w:highlight w:val="yellow"/>
              </w:rPr>
            </w:pPr>
            <w:ins w:id="10278" w:author="코람코 상장리츠팀" w:date="2026-10-13T15:00:00Z">
              <w:r>
                <w:rPr>
                  <w:rFonts w:ascii="Times New Roman" w:eastAsia="바탕체" w:hAnsi="Times New Roman"/>
                  <w:kern w:val="0"/>
                  <w:sz w:val="22"/>
                </w:rPr>
                <w:t xml:space="preserve">금2,800,000,000원</w:t>
              </w:r>
            </w:ins>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279" w:author="코람코 상장리츠팀" w:date="2026-10-13T15:00:00Z"/>
                <w:rFonts w:ascii="Times New Roman" w:eastAsia="바탕체" w:hAnsi="Times New Roman"/>
                <w:kern w:val="0"/>
                <w:sz w:val="22"/>
                <w:highlight w:val="yellow"/>
              </w:rPr>
            </w:pPr>
            <w:ins w:id="10280" w:author="코람코 상장리츠팀" w:date="2026-10-13T15:00:00Z">
              <w:r>
                <w:rPr>
                  <w:rFonts w:ascii="Times New Roman" w:eastAsia="바탕체" w:hAnsi="Times New Roman"/>
                  <w:kern w:val="0"/>
                  <w:sz w:val="22"/>
                </w:rPr>
                <w:t xml:space="preserve">인출일</w:t>
              </w:r>
            </w:ins>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281" w:author="코람코 상장리츠팀" w:date="2026-10-13T15:00:00Z"/>
                <w:rFonts w:ascii="Times New Roman" w:eastAsia="바탕체" w:hAnsi="Times New Roman"/>
                <w:kern w:val="0"/>
                <w:sz w:val="22"/>
                <w:highlight w:val="yellow"/>
              </w:rPr>
            </w:pPr>
            <w:ins w:id="10282" w:author="코람코 상장리츠팀" w:date="2026-10-13T15:00:00Z">
              <w:r>
                <w:rPr>
                  <w:rFonts w:ascii="Times New Roman" w:eastAsia="바탕체" w:hAnsi="Times New Roman"/>
                  <w:kern w:val="0"/>
                  <w:sz w:val="22"/>
                </w:rPr>
                <w:t xml:space="preserve">인출일로부터 24개월</w:t>
              </w:r>
            </w:ins>
          </w:p>
        </w:tc>
      </w:tr>
      <w:tr w:rsidR="00DE42D9">
        <w:trPr>
          <w:trHeight w:val="303"/>
          <w:jc w:val="center"/>
          <w:ins w:id="10283" w:author="코람코 상장리츠팀" w:date="2026-10-13T15:00:00Z"/>
        </w:trPr>
        <w:tc>
          <w:tcPr>
            <w:tcW w:w="794" w:type="dxa"/>
            <w:vMerge/>
            <w:tcBorders>
              <w:top w:val="single" w:sz="2" w:space="0" w:color="000000"/>
              <w:left w:val="single" w:sz="2" w:space="0" w:color="000000"/>
              <w:right w:val="single" w:sz="2" w:space="0" w:color="000000"/>
            </w:tcBorders>
            <w:tcMar>
              <w:left w:w="57" w:type="dxa"/>
              <w:right w:w="57" w:type="dxa"/>
            </w:tcMar>
            <w:vAlign w:val="center"/>
          </w:tcPr>
          <w:p w:rsidR="00DE42D9" w:rsidRDefault="00DE42D9">
            <w:pPr>
              <w:snapToGrid w:val="0"/>
              <w:spacing w:after="0" w:line="240" w:lineRule="auto"/>
              <w:ind w:left="700" w:hanging="700"/>
              <w:jc w:val="center"/>
              <w:textAlignment w:val="baseline"/>
              <w:rPr>
                <w:ins w:id="10284" w:author="코람코 상장리츠팀" w:date="2026-10-13T15:00:00Z"/>
                <w:rFonts w:ascii="Times New Roman" w:eastAsia="바탕체" w:hAnsi="Times New Roman"/>
                <w:kern w:val="0"/>
                <w:sz w:val="22"/>
                <w:highlight w:val="yellow"/>
              </w:rPr>
            </w:pPr>
          </w:p>
        </w:tc>
        <w:tc>
          <w:tcPr>
            <w:tcW w:w="1134" w:type="dxa"/>
            <w:vMerge/>
            <w:tcBorders>
              <w:top w:val="single" w:sz="2" w:space="0" w:color="000000"/>
              <w:left w:val="single" w:sz="2" w:space="0" w:color="000000"/>
              <w:right w:val="single" w:sz="4" w:space="0" w:color="000000"/>
            </w:tcBorders>
            <w:tcMar>
              <w:left w:w="57" w:type="dxa"/>
              <w:right w:w="57" w:type="dxa"/>
            </w:tcMar>
            <w:vAlign w:val="center"/>
          </w:tcPr>
          <w:p w:rsidR="00DE42D9" w:rsidRDefault="00DE42D9">
            <w:pPr>
              <w:snapToGrid w:val="0"/>
              <w:spacing w:after="0" w:line="240" w:lineRule="auto"/>
              <w:jc w:val="center"/>
              <w:textAlignment w:val="baseline"/>
              <w:rPr>
                <w:ins w:id="10285" w:author="코람코 상장리츠팀" w:date="2026-10-13T15:00:00Z"/>
                <w:rFonts w:ascii="Times New Roman" w:eastAsia="바탕체" w:hAnsi="Times New Roman"/>
                <w:kern w:val="0"/>
                <w:sz w:val="22"/>
              </w:rPr>
            </w:pPr>
          </w:p>
        </w:tc>
        <w:tc>
          <w:tcPr>
            <w:tcW w:w="241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286" w:author="코람코 상장리츠팀" w:date="2026-10-13T15:00:00Z"/>
                <w:rFonts w:ascii="Times New Roman" w:eastAsia="바탕체" w:hAnsi="Times New Roman"/>
                <w:kern w:val="0"/>
                <w:sz w:val="22"/>
                <w:highlight w:val="yellow"/>
              </w:rPr>
            </w:pPr>
            <w:ins w:id="10287" w:author="코람코 상장리츠팀" w:date="2026-10-13T15:00:00Z">
              <w:r>
                <w:rPr>
                  <w:rFonts w:ascii="Times New Roman" w:eastAsia="바탕체" w:hAnsi="Times New Roman"/>
                  <w:kern w:val="0"/>
                  <w:sz w:val="22"/>
                </w:rPr>
                <w:t xml:space="preserve">정선신용협동조합</w:t>
              </w:r>
            </w:ins>
          </w:p>
        </w:tc>
        <w:tc>
          <w:tcPr>
            <w:tcW w:w="85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288" w:author="코람코 상장리츠팀" w:date="2026-10-13T15:00:00Z"/>
                <w:rFonts w:ascii="Times New Roman" w:eastAsia="바탕체" w:hAnsi="Times New Roman"/>
                <w:kern w:val="0"/>
                <w:sz w:val="22"/>
                <w:highlight w:val="yellow"/>
              </w:rPr>
            </w:pPr>
            <w:ins w:id="10289" w:author="코람코 상장리츠팀" w:date="2026-10-13T15:00:00Z">
              <w:r>
                <w:rPr>
                  <w:rFonts w:ascii="Times New Roman" w:eastAsia="바탕체" w:hAnsi="Times New Roman"/>
                  <w:kern w:val="0"/>
                  <w:sz w:val="22"/>
                </w:rPr>
                <w:t xml:space="preserve">Tranche A-1 대출</w:t>
              </w:r>
            </w:ins>
          </w:p>
        </w:tc>
        <w:tc>
          <w:tcPr>
            <w:tcW w:w="2268"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290" w:author="코람코 상장리츠팀" w:date="2026-10-13T15:00:00Z"/>
                <w:rFonts w:ascii="Times New Roman" w:eastAsia="바탕체" w:hAnsi="Times New Roman"/>
                <w:kern w:val="0"/>
                <w:sz w:val="22"/>
                <w:highlight w:val="yellow"/>
              </w:rPr>
            </w:pPr>
            <w:ins w:id="10291" w:author="코람코 상장리츠팀" w:date="2026-10-13T15:00:00Z">
              <w:r>
                <w:rPr>
                  <w:rFonts w:ascii="Times New Roman" w:eastAsia="바탕체" w:hAnsi="Times New Roman"/>
                  <w:kern w:val="0"/>
                  <w:sz w:val="22"/>
                </w:rPr>
                <w:t xml:space="preserve">금2,400,000,000원</w:t>
              </w:r>
            </w:ins>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292" w:author="코람코 상장리츠팀" w:date="2026-10-13T15:00:00Z"/>
                <w:rFonts w:ascii="Times New Roman" w:eastAsia="바탕체" w:hAnsi="Times New Roman"/>
                <w:kern w:val="0"/>
                <w:sz w:val="22"/>
                <w:highlight w:val="yellow"/>
              </w:rPr>
            </w:pPr>
            <w:ins w:id="10293" w:author="코람코 상장리츠팀" w:date="2026-10-13T15:00:00Z">
              <w:r>
                <w:rPr>
                  <w:rFonts w:ascii="Times New Roman" w:eastAsia="바탕체" w:hAnsi="Times New Roman"/>
                  <w:kern w:val="0"/>
                  <w:sz w:val="22"/>
                </w:rPr>
                <w:t xml:space="preserve">인출일</w:t>
              </w:r>
            </w:ins>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294" w:author="코람코 상장리츠팀" w:date="2026-10-13T15:00:00Z"/>
                <w:rFonts w:ascii="Times New Roman" w:eastAsia="바탕체" w:hAnsi="Times New Roman"/>
                <w:kern w:val="0"/>
                <w:sz w:val="22"/>
                <w:highlight w:val="yellow"/>
              </w:rPr>
            </w:pPr>
            <w:ins w:id="10295" w:author="코람코 상장리츠팀" w:date="2026-10-13T15:00:00Z">
              <w:r>
                <w:rPr>
                  <w:rFonts w:ascii="Times New Roman" w:eastAsia="바탕체" w:hAnsi="Times New Roman"/>
                  <w:kern w:val="0"/>
                  <w:sz w:val="22"/>
                </w:rPr>
                <w:t xml:space="preserve">인출일로부터 24개월</w:t>
              </w:r>
            </w:ins>
          </w:p>
        </w:tc>
      </w:tr>
      <w:tr w:rsidR="00DE42D9">
        <w:trPr>
          <w:trHeight w:val="303"/>
          <w:jc w:val="center"/>
          <w:ins w:id="10296" w:author="코람코 상장리츠팀" w:date="2026-10-13T15:00:00Z"/>
        </w:trPr>
        <w:tc>
          <w:tcPr>
            <w:tcW w:w="794" w:type="dxa"/>
            <w:vMerge/>
            <w:tcBorders>
              <w:top w:val="single" w:sz="2" w:space="0" w:color="000000"/>
              <w:left w:val="single" w:sz="2" w:space="0" w:color="000000"/>
              <w:right w:val="single" w:sz="2" w:space="0" w:color="000000"/>
            </w:tcBorders>
            <w:tcMar>
              <w:left w:w="57" w:type="dxa"/>
              <w:right w:w="57" w:type="dxa"/>
            </w:tcMar>
            <w:vAlign w:val="center"/>
          </w:tcPr>
          <w:p w:rsidR="00DE42D9" w:rsidRDefault="00DE42D9">
            <w:pPr>
              <w:snapToGrid w:val="0"/>
              <w:spacing w:after="0" w:line="240" w:lineRule="auto"/>
              <w:ind w:left="700" w:hanging="700"/>
              <w:jc w:val="center"/>
              <w:textAlignment w:val="baseline"/>
              <w:rPr>
                <w:ins w:id="10297" w:author="코람코 상장리츠팀" w:date="2026-10-13T15:00:00Z"/>
                <w:rFonts w:ascii="Times New Roman" w:eastAsia="바탕체" w:hAnsi="Times New Roman"/>
                <w:kern w:val="0"/>
                <w:sz w:val="22"/>
                <w:highlight w:val="yellow"/>
              </w:rPr>
            </w:pPr>
          </w:p>
        </w:tc>
        <w:tc>
          <w:tcPr>
            <w:tcW w:w="1134" w:type="dxa"/>
            <w:vMerge/>
            <w:tcBorders>
              <w:top w:val="single" w:sz="2" w:space="0" w:color="000000"/>
              <w:left w:val="single" w:sz="2" w:space="0" w:color="000000"/>
              <w:right w:val="single" w:sz="4" w:space="0" w:color="000000"/>
            </w:tcBorders>
            <w:tcMar>
              <w:left w:w="57" w:type="dxa"/>
              <w:right w:w="57" w:type="dxa"/>
            </w:tcMar>
            <w:vAlign w:val="center"/>
          </w:tcPr>
          <w:p w:rsidR="00DE42D9" w:rsidRDefault="00DE42D9">
            <w:pPr>
              <w:snapToGrid w:val="0"/>
              <w:spacing w:after="0" w:line="240" w:lineRule="auto"/>
              <w:jc w:val="center"/>
              <w:textAlignment w:val="baseline"/>
              <w:rPr>
                <w:ins w:id="10298" w:author="코람코 상장리츠팀" w:date="2026-10-13T15:00:00Z"/>
                <w:rFonts w:ascii="Times New Roman" w:eastAsia="바탕체" w:hAnsi="Times New Roman"/>
                <w:kern w:val="0"/>
                <w:sz w:val="22"/>
              </w:rPr>
            </w:pPr>
          </w:p>
        </w:tc>
        <w:tc>
          <w:tcPr>
            <w:tcW w:w="241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299" w:author="코람코 상장리츠팀" w:date="2026-10-13T15:00:00Z"/>
                <w:rFonts w:ascii="Times New Roman" w:eastAsia="바탕체" w:hAnsi="Times New Roman"/>
                <w:kern w:val="0"/>
                <w:sz w:val="22"/>
                <w:highlight w:val="yellow"/>
              </w:rPr>
            </w:pPr>
            <w:ins w:id="10300" w:author="코람코 상장리츠팀" w:date="2026-10-13T15:00:00Z">
              <w:r>
                <w:rPr>
                  <w:rFonts w:ascii="Times New Roman" w:eastAsia="바탕체" w:hAnsi="Times New Roman"/>
                  <w:kern w:val="0"/>
                  <w:sz w:val="22"/>
                </w:rPr>
                <w:t xml:space="preserve">연희신용협동조합</w:t>
              </w:r>
            </w:ins>
          </w:p>
        </w:tc>
        <w:tc>
          <w:tcPr>
            <w:tcW w:w="85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301" w:author="코람코 상장리츠팀" w:date="2026-10-13T15:00:00Z"/>
                <w:rFonts w:ascii="Times New Roman" w:eastAsia="바탕체" w:hAnsi="Times New Roman"/>
                <w:kern w:val="0"/>
                <w:sz w:val="22"/>
                <w:highlight w:val="yellow"/>
              </w:rPr>
            </w:pPr>
            <w:ins w:id="10302" w:author="코람코 상장리츠팀" w:date="2026-10-13T15:00:00Z">
              <w:r>
                <w:rPr>
                  <w:rFonts w:ascii="Times New Roman" w:eastAsia="바탕체" w:hAnsi="Times New Roman"/>
                  <w:kern w:val="0"/>
                  <w:sz w:val="22"/>
                </w:rPr>
                <w:t xml:space="preserve">Tranche A-1 대출</w:t>
              </w:r>
            </w:ins>
          </w:p>
        </w:tc>
        <w:tc>
          <w:tcPr>
            <w:tcW w:w="2268"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303" w:author="코람코 상장리츠팀" w:date="2026-10-13T15:00:00Z"/>
                <w:rFonts w:ascii="Times New Roman" w:eastAsia="바탕체" w:hAnsi="Times New Roman"/>
                <w:kern w:val="0"/>
                <w:sz w:val="22"/>
                <w:highlight w:val="yellow"/>
              </w:rPr>
            </w:pPr>
            <w:ins w:id="10304" w:author="코람코 상장리츠팀" w:date="2026-10-13T15:00:00Z">
              <w:r>
                <w:rPr>
                  <w:rFonts w:ascii="Times New Roman" w:eastAsia="바탕체" w:hAnsi="Times New Roman"/>
                  <w:kern w:val="0"/>
                  <w:sz w:val="22"/>
                </w:rPr>
                <w:t xml:space="preserve">금1,400,000,000원</w:t>
              </w:r>
            </w:ins>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305" w:author="코람코 상장리츠팀" w:date="2026-10-13T15:00:00Z"/>
                <w:rFonts w:ascii="Times New Roman" w:eastAsia="바탕체" w:hAnsi="Times New Roman"/>
                <w:kern w:val="0"/>
                <w:sz w:val="22"/>
                <w:highlight w:val="yellow"/>
              </w:rPr>
            </w:pPr>
            <w:ins w:id="10306" w:author="코람코 상장리츠팀" w:date="2026-10-13T15:00:00Z">
              <w:r>
                <w:rPr>
                  <w:rFonts w:ascii="Times New Roman" w:eastAsia="바탕체" w:hAnsi="Times New Roman"/>
                  <w:kern w:val="0"/>
                  <w:sz w:val="22"/>
                </w:rPr>
                <w:t xml:space="preserve">인출일</w:t>
              </w:r>
            </w:ins>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307" w:author="코람코 상장리츠팀" w:date="2026-10-13T15:00:00Z"/>
                <w:rFonts w:ascii="Times New Roman" w:eastAsia="바탕체" w:hAnsi="Times New Roman"/>
                <w:kern w:val="0"/>
                <w:sz w:val="22"/>
                <w:highlight w:val="yellow"/>
              </w:rPr>
            </w:pPr>
            <w:ins w:id="10308" w:author="코람코 상장리츠팀" w:date="2026-10-13T15:00:00Z">
              <w:r>
                <w:rPr>
                  <w:rFonts w:ascii="Times New Roman" w:eastAsia="바탕체" w:hAnsi="Times New Roman"/>
                  <w:kern w:val="0"/>
                  <w:sz w:val="22"/>
                </w:rPr>
                <w:t xml:space="preserve">인출일로부터 24개월</w:t>
              </w:r>
            </w:ins>
          </w:p>
        </w:tc>
      </w:tr>
      <w:tr w:rsidR="00DE42D9">
        <w:trPr>
          <w:trHeight w:val="303"/>
          <w:jc w:val="center"/>
          <w:ins w:id="10309" w:author="코람코 상장리츠팀" w:date="2026-10-13T15:00:00Z"/>
        </w:trPr>
        <w:tc>
          <w:tcPr>
            <w:tcW w:w="794" w:type="dxa"/>
            <w:vMerge/>
            <w:tcBorders>
              <w:top w:val="single" w:sz="2" w:space="0" w:color="000000"/>
              <w:left w:val="single" w:sz="2" w:space="0" w:color="000000"/>
              <w:right w:val="single" w:sz="2" w:space="0" w:color="000000"/>
            </w:tcBorders>
            <w:tcMar>
              <w:left w:w="57" w:type="dxa"/>
              <w:right w:w="57" w:type="dxa"/>
            </w:tcMar>
            <w:vAlign w:val="center"/>
          </w:tcPr>
          <w:p w:rsidR="00DE42D9" w:rsidRDefault="00DE42D9">
            <w:pPr>
              <w:snapToGrid w:val="0"/>
              <w:spacing w:after="0" w:line="240" w:lineRule="auto"/>
              <w:ind w:left="700" w:hanging="700"/>
              <w:jc w:val="center"/>
              <w:textAlignment w:val="baseline"/>
              <w:rPr>
                <w:ins w:id="10310" w:author="코람코 상장리츠팀" w:date="2026-10-13T15:00:00Z"/>
                <w:rFonts w:ascii="Times New Roman" w:eastAsia="바탕체" w:hAnsi="Times New Roman"/>
                <w:kern w:val="0"/>
                <w:sz w:val="22"/>
                <w:highlight w:val="yellow"/>
              </w:rPr>
            </w:pPr>
          </w:p>
        </w:tc>
        <w:tc>
          <w:tcPr>
            <w:tcW w:w="1134" w:type="dxa"/>
            <w:vMerge/>
            <w:tcBorders>
              <w:top w:val="single" w:sz="2" w:space="0" w:color="000000"/>
              <w:left w:val="single" w:sz="2" w:space="0" w:color="000000"/>
              <w:right w:val="single" w:sz="4" w:space="0" w:color="000000"/>
            </w:tcBorders>
            <w:tcMar>
              <w:left w:w="57" w:type="dxa"/>
              <w:right w:w="57" w:type="dxa"/>
            </w:tcMar>
            <w:vAlign w:val="center"/>
          </w:tcPr>
          <w:p w:rsidR="00DE42D9" w:rsidRDefault="00DE42D9">
            <w:pPr>
              <w:snapToGrid w:val="0"/>
              <w:spacing w:after="0" w:line="240" w:lineRule="auto"/>
              <w:jc w:val="center"/>
              <w:textAlignment w:val="baseline"/>
              <w:rPr>
                <w:ins w:id="10311" w:author="코람코 상장리츠팀" w:date="2026-10-13T15:00:00Z"/>
                <w:rFonts w:ascii="Times New Roman" w:eastAsia="바탕체" w:hAnsi="Times New Roman"/>
                <w:kern w:val="0"/>
                <w:sz w:val="22"/>
              </w:rPr>
            </w:pPr>
          </w:p>
        </w:tc>
        <w:tc>
          <w:tcPr>
            <w:tcW w:w="241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312" w:author="코람코 상장리츠팀" w:date="2026-10-13T15:00:00Z"/>
                <w:rFonts w:ascii="Times New Roman" w:eastAsia="바탕체" w:hAnsi="Times New Roman"/>
                <w:kern w:val="0"/>
                <w:sz w:val="22"/>
                <w:highlight w:val="yellow"/>
              </w:rPr>
            </w:pPr>
            <w:ins w:id="10313" w:author="코람코 상장리츠팀" w:date="2026-10-13T15:00:00Z">
              <w:r>
                <w:rPr>
                  <w:rFonts w:ascii="Times New Roman" w:eastAsia="바탕체" w:hAnsi="Times New Roman"/>
                  <w:kern w:val="0"/>
                  <w:sz w:val="22"/>
                </w:rPr>
                <w:t xml:space="preserve">금모래신용협동조합</w:t>
              </w:r>
            </w:ins>
          </w:p>
        </w:tc>
        <w:tc>
          <w:tcPr>
            <w:tcW w:w="85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314" w:author="코람코 상장리츠팀" w:date="2026-10-13T15:00:00Z"/>
                <w:rFonts w:ascii="Times New Roman" w:eastAsia="바탕체" w:hAnsi="Times New Roman"/>
                <w:kern w:val="0"/>
                <w:sz w:val="22"/>
                <w:highlight w:val="yellow"/>
              </w:rPr>
            </w:pPr>
            <w:ins w:id="10315" w:author="코람코 상장리츠팀" w:date="2026-10-13T15:00:00Z">
              <w:r>
                <w:rPr>
                  <w:rFonts w:ascii="Times New Roman" w:eastAsia="바탕체" w:hAnsi="Times New Roman"/>
                  <w:kern w:val="0"/>
                  <w:sz w:val="22"/>
                </w:rPr>
                <w:t xml:space="preserve">Tranche A-1 대출</w:t>
              </w:r>
            </w:ins>
          </w:p>
        </w:tc>
        <w:tc>
          <w:tcPr>
            <w:tcW w:w="2268"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316" w:author="코람코 상장리츠팀" w:date="2026-10-13T15:00:00Z"/>
                <w:rFonts w:ascii="Times New Roman" w:eastAsia="바탕체" w:hAnsi="Times New Roman"/>
                <w:kern w:val="0"/>
                <w:sz w:val="22"/>
                <w:highlight w:val="yellow"/>
              </w:rPr>
            </w:pPr>
            <w:ins w:id="10317" w:author="코람코 상장리츠팀" w:date="2026-10-13T15:00:00Z">
              <w:r>
                <w:rPr>
                  <w:rFonts w:ascii="Times New Roman" w:eastAsia="바탕체" w:hAnsi="Times New Roman"/>
                  <w:kern w:val="0"/>
                  <w:sz w:val="22"/>
                </w:rPr>
                <w:t xml:space="preserve">금1,800,000,000원</w:t>
              </w:r>
            </w:ins>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318" w:author="코람코 상장리츠팀" w:date="2026-10-13T15:00:00Z"/>
                <w:rFonts w:ascii="Times New Roman" w:eastAsia="바탕체" w:hAnsi="Times New Roman"/>
                <w:kern w:val="0"/>
                <w:sz w:val="22"/>
                <w:highlight w:val="yellow"/>
              </w:rPr>
            </w:pPr>
            <w:ins w:id="10319" w:author="코람코 상장리츠팀" w:date="2026-10-13T15:00:00Z">
              <w:r>
                <w:rPr>
                  <w:rFonts w:ascii="Times New Roman" w:eastAsia="바탕체" w:hAnsi="Times New Roman"/>
                  <w:kern w:val="0"/>
                  <w:sz w:val="22"/>
                </w:rPr>
                <w:t xml:space="preserve">인출일</w:t>
              </w:r>
            </w:ins>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320" w:author="코람코 상장리츠팀" w:date="2026-10-13T15:00:00Z"/>
                <w:rFonts w:ascii="Times New Roman" w:eastAsia="바탕체" w:hAnsi="Times New Roman"/>
                <w:kern w:val="0"/>
                <w:sz w:val="22"/>
                <w:highlight w:val="yellow"/>
              </w:rPr>
            </w:pPr>
            <w:ins w:id="10321" w:author="코람코 상장리츠팀" w:date="2026-10-13T15:00:00Z">
              <w:r>
                <w:rPr>
                  <w:rFonts w:ascii="Times New Roman" w:eastAsia="바탕체" w:hAnsi="Times New Roman"/>
                  <w:kern w:val="0"/>
                  <w:sz w:val="22"/>
                </w:rPr>
                <w:t xml:space="preserve">인출일로부터 24개월</w:t>
              </w:r>
            </w:ins>
          </w:p>
        </w:tc>
      </w:tr>
      <w:tr w:rsidR="00DE42D9">
        <w:trPr>
          <w:trHeight w:val="303"/>
          <w:jc w:val="center"/>
          <w:ins w:id="10322" w:author="코람코 상장리츠팀" w:date="2026-10-13T15:00:00Z"/>
        </w:trPr>
        <w:tc>
          <w:tcPr>
            <w:tcW w:w="794" w:type="dxa"/>
            <w:vMerge/>
            <w:tcBorders>
              <w:top w:val="single" w:sz="2" w:space="0" w:color="000000"/>
              <w:left w:val="single" w:sz="2" w:space="0" w:color="000000"/>
              <w:right w:val="single" w:sz="2" w:space="0" w:color="000000"/>
            </w:tcBorders>
            <w:tcMar>
              <w:left w:w="57" w:type="dxa"/>
              <w:right w:w="57" w:type="dxa"/>
            </w:tcMar>
            <w:vAlign w:val="center"/>
          </w:tcPr>
          <w:p w:rsidR="00DE42D9" w:rsidRDefault="00DE42D9">
            <w:pPr>
              <w:snapToGrid w:val="0"/>
              <w:spacing w:after="0" w:line="240" w:lineRule="auto"/>
              <w:ind w:left="700" w:hanging="700"/>
              <w:jc w:val="center"/>
              <w:textAlignment w:val="baseline"/>
              <w:rPr>
                <w:ins w:id="10323" w:author="코람코 상장리츠팀" w:date="2026-10-13T15:00:00Z"/>
                <w:rFonts w:ascii="Times New Roman" w:eastAsia="바탕체" w:hAnsi="Times New Roman"/>
                <w:kern w:val="0"/>
                <w:sz w:val="22"/>
                <w:highlight w:val="yellow"/>
              </w:rPr>
            </w:pPr>
          </w:p>
        </w:tc>
        <w:tc>
          <w:tcPr>
            <w:tcW w:w="1134" w:type="dxa"/>
            <w:vMerge/>
            <w:tcBorders>
              <w:top w:val="single" w:sz="2" w:space="0" w:color="000000"/>
              <w:left w:val="single" w:sz="2" w:space="0" w:color="000000"/>
              <w:right w:val="single" w:sz="4" w:space="0" w:color="000000"/>
            </w:tcBorders>
            <w:tcMar>
              <w:left w:w="57" w:type="dxa"/>
              <w:right w:w="57" w:type="dxa"/>
            </w:tcMar>
            <w:vAlign w:val="center"/>
          </w:tcPr>
          <w:p w:rsidR="00DE42D9" w:rsidRDefault="00DE42D9">
            <w:pPr>
              <w:snapToGrid w:val="0"/>
              <w:spacing w:after="0" w:line="240" w:lineRule="auto"/>
              <w:jc w:val="center"/>
              <w:textAlignment w:val="baseline"/>
              <w:rPr>
                <w:ins w:id="10324" w:author="코람코 상장리츠팀" w:date="2026-10-13T15:00:00Z"/>
                <w:rFonts w:ascii="Times New Roman" w:eastAsia="바탕체" w:hAnsi="Times New Roman"/>
                <w:kern w:val="0"/>
                <w:sz w:val="22"/>
              </w:rPr>
            </w:pPr>
          </w:p>
        </w:tc>
        <w:tc>
          <w:tcPr>
            <w:tcW w:w="241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325" w:author="코람코 상장리츠팀" w:date="2026-10-13T15:00:00Z"/>
                <w:rFonts w:ascii="Times New Roman" w:eastAsia="바탕체" w:hAnsi="Times New Roman"/>
                <w:kern w:val="0"/>
                <w:sz w:val="22"/>
                <w:highlight w:val="yellow"/>
              </w:rPr>
            </w:pPr>
            <w:ins w:id="10326" w:author="코람코 상장리츠팀" w:date="2026-10-13T15:00:00Z">
              <w:r>
                <w:rPr>
                  <w:rFonts w:ascii="Times New Roman" w:eastAsia="바탕체" w:hAnsi="Times New Roman"/>
                  <w:kern w:val="0"/>
                  <w:sz w:val="22"/>
                </w:rPr>
                <w:t xml:space="preserve">남인천신용협동조합</w:t>
              </w:r>
            </w:ins>
          </w:p>
        </w:tc>
        <w:tc>
          <w:tcPr>
            <w:tcW w:w="85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327" w:author="코람코 상장리츠팀" w:date="2026-10-13T15:00:00Z"/>
                <w:rFonts w:ascii="Times New Roman" w:eastAsia="바탕체" w:hAnsi="Times New Roman"/>
                <w:kern w:val="0"/>
                <w:sz w:val="22"/>
                <w:highlight w:val="yellow"/>
              </w:rPr>
            </w:pPr>
            <w:ins w:id="10328" w:author="코람코 상장리츠팀" w:date="2026-10-13T15:00:00Z">
              <w:r>
                <w:rPr>
                  <w:rFonts w:ascii="Times New Roman" w:eastAsia="바탕체" w:hAnsi="Times New Roman"/>
                  <w:kern w:val="0"/>
                  <w:sz w:val="22"/>
                </w:rPr>
                <w:t xml:space="preserve">Tranche A-1 대출</w:t>
              </w:r>
            </w:ins>
          </w:p>
        </w:tc>
        <w:tc>
          <w:tcPr>
            <w:tcW w:w="2268"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329" w:author="코람코 상장리츠팀" w:date="2026-10-13T15:00:00Z"/>
                <w:rFonts w:ascii="Times New Roman" w:eastAsia="바탕체" w:hAnsi="Times New Roman"/>
                <w:kern w:val="0"/>
                <w:sz w:val="22"/>
                <w:highlight w:val="yellow"/>
              </w:rPr>
            </w:pPr>
            <w:ins w:id="10330" w:author="코람코 상장리츠팀" w:date="2026-10-13T15:00:00Z">
              <w:r>
                <w:rPr>
                  <w:rFonts w:ascii="Times New Roman" w:eastAsia="바탕체" w:hAnsi="Times New Roman"/>
                  <w:kern w:val="0"/>
                  <w:sz w:val="22"/>
                </w:rPr>
                <w:t xml:space="preserve">금1,000,000,000원</w:t>
              </w:r>
            </w:ins>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331" w:author="코람코 상장리츠팀" w:date="2026-10-13T15:00:00Z"/>
                <w:rFonts w:ascii="Times New Roman" w:eastAsia="바탕체" w:hAnsi="Times New Roman"/>
                <w:kern w:val="0"/>
                <w:sz w:val="22"/>
                <w:highlight w:val="yellow"/>
              </w:rPr>
            </w:pPr>
            <w:ins w:id="10332" w:author="코람코 상장리츠팀" w:date="2026-10-13T15:00:00Z">
              <w:r>
                <w:rPr>
                  <w:rFonts w:ascii="Times New Roman" w:eastAsia="바탕체" w:hAnsi="Times New Roman"/>
                  <w:kern w:val="0"/>
                  <w:sz w:val="22"/>
                </w:rPr>
                <w:t xml:space="preserve">인출일</w:t>
              </w:r>
            </w:ins>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333" w:author="코람코 상장리츠팀" w:date="2026-10-13T15:00:00Z"/>
                <w:rFonts w:ascii="Times New Roman" w:eastAsia="바탕체" w:hAnsi="Times New Roman"/>
                <w:kern w:val="0"/>
                <w:sz w:val="22"/>
                <w:highlight w:val="yellow"/>
              </w:rPr>
            </w:pPr>
            <w:ins w:id="10334" w:author="코람코 상장리츠팀" w:date="2026-10-13T15:00:00Z">
              <w:r>
                <w:rPr>
                  <w:rFonts w:ascii="Times New Roman" w:eastAsia="바탕체" w:hAnsi="Times New Roman"/>
                  <w:kern w:val="0"/>
                  <w:sz w:val="22"/>
                </w:rPr>
                <w:t xml:space="preserve">인출일로부터 24개월</w:t>
              </w:r>
            </w:ins>
          </w:p>
        </w:tc>
      </w:tr>
      <w:tr w:rsidR="00DE42D9">
        <w:trPr>
          <w:trHeight w:val="303"/>
          <w:jc w:val="center"/>
          <w:ins w:id="10335" w:author="코람코 상장리츠팀" w:date="2026-10-13T15:00:00Z"/>
        </w:trPr>
        <w:tc>
          <w:tcPr>
            <w:tcW w:w="794" w:type="dxa"/>
            <w:vMerge/>
            <w:tcBorders>
              <w:top w:val="single" w:sz="2" w:space="0" w:color="000000"/>
              <w:left w:val="single" w:sz="2" w:space="0" w:color="000000"/>
              <w:right w:val="single" w:sz="2" w:space="0" w:color="000000"/>
            </w:tcBorders>
            <w:tcMar>
              <w:left w:w="57" w:type="dxa"/>
              <w:right w:w="57" w:type="dxa"/>
            </w:tcMar>
            <w:vAlign w:val="center"/>
          </w:tcPr>
          <w:p w:rsidR="00DE42D9" w:rsidRDefault="00DE42D9">
            <w:pPr>
              <w:snapToGrid w:val="0"/>
              <w:spacing w:after="0" w:line="240" w:lineRule="auto"/>
              <w:ind w:left="700" w:hanging="700"/>
              <w:jc w:val="center"/>
              <w:textAlignment w:val="baseline"/>
              <w:rPr>
                <w:ins w:id="10336" w:author="코람코 상장리츠팀" w:date="2026-10-13T15:00:00Z"/>
                <w:rFonts w:ascii="Times New Roman" w:eastAsia="바탕체" w:hAnsi="Times New Roman"/>
                <w:kern w:val="0"/>
                <w:sz w:val="22"/>
                <w:highlight w:val="yellow"/>
              </w:rPr>
            </w:pPr>
          </w:p>
        </w:tc>
        <w:tc>
          <w:tcPr>
            <w:tcW w:w="1134" w:type="dxa"/>
            <w:vMerge/>
            <w:tcBorders>
              <w:top w:val="single" w:sz="2" w:space="0" w:color="000000"/>
              <w:left w:val="single" w:sz="2" w:space="0" w:color="000000"/>
              <w:right w:val="single" w:sz="4" w:space="0" w:color="000000"/>
            </w:tcBorders>
            <w:tcMar>
              <w:left w:w="57" w:type="dxa"/>
              <w:right w:w="57" w:type="dxa"/>
            </w:tcMar>
            <w:vAlign w:val="center"/>
          </w:tcPr>
          <w:p w:rsidR="00DE42D9" w:rsidRDefault="00DE42D9">
            <w:pPr>
              <w:snapToGrid w:val="0"/>
              <w:spacing w:after="0" w:line="240" w:lineRule="auto"/>
              <w:jc w:val="center"/>
              <w:textAlignment w:val="baseline"/>
              <w:rPr>
                <w:ins w:id="10337" w:author="코람코 상장리츠팀" w:date="2026-10-13T15:00:00Z"/>
                <w:rFonts w:ascii="Times New Roman" w:eastAsia="바탕체" w:hAnsi="Times New Roman"/>
                <w:kern w:val="0"/>
                <w:sz w:val="22"/>
              </w:rPr>
            </w:pPr>
          </w:p>
        </w:tc>
        <w:tc>
          <w:tcPr>
            <w:tcW w:w="241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338" w:author="코람코 상장리츠팀" w:date="2026-10-13T15:00:00Z"/>
                <w:rFonts w:ascii="Times New Roman" w:eastAsia="바탕체" w:hAnsi="Times New Roman"/>
                <w:kern w:val="0"/>
                <w:sz w:val="22"/>
                <w:highlight w:val="yellow"/>
              </w:rPr>
            </w:pPr>
            <w:ins w:id="10339" w:author="코람코 상장리츠팀" w:date="2026-10-13T15:00:00Z">
              <w:r>
                <w:rPr>
                  <w:rFonts w:ascii="Times New Roman" w:eastAsia="바탕체" w:hAnsi="Times New Roman"/>
                  <w:kern w:val="0"/>
                  <w:sz w:val="22"/>
                </w:rPr>
                <w:t xml:space="preserve">미호신용협동조합</w:t>
              </w:r>
            </w:ins>
          </w:p>
        </w:tc>
        <w:tc>
          <w:tcPr>
            <w:tcW w:w="85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340" w:author="코람코 상장리츠팀" w:date="2026-10-13T15:00:00Z"/>
                <w:rFonts w:ascii="Times New Roman" w:eastAsia="바탕체" w:hAnsi="Times New Roman"/>
                <w:kern w:val="0"/>
                <w:sz w:val="22"/>
                <w:highlight w:val="yellow"/>
              </w:rPr>
            </w:pPr>
            <w:ins w:id="10341" w:author="코람코 상장리츠팀" w:date="2026-10-13T15:00:00Z">
              <w:r>
                <w:rPr>
                  <w:rFonts w:ascii="Times New Roman" w:eastAsia="바탕체" w:hAnsi="Times New Roman"/>
                  <w:kern w:val="0"/>
                  <w:sz w:val="22"/>
                </w:rPr>
                <w:t xml:space="preserve">Tranche A-1 대출</w:t>
              </w:r>
            </w:ins>
          </w:p>
        </w:tc>
        <w:tc>
          <w:tcPr>
            <w:tcW w:w="2268"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342" w:author="코람코 상장리츠팀" w:date="2026-10-13T15:00:00Z"/>
                <w:rFonts w:ascii="Times New Roman" w:eastAsia="바탕체" w:hAnsi="Times New Roman"/>
                <w:kern w:val="0"/>
                <w:sz w:val="22"/>
                <w:highlight w:val="yellow"/>
              </w:rPr>
            </w:pPr>
            <w:ins w:id="10343" w:author="코람코 상장리츠팀" w:date="2026-10-13T15:00:00Z">
              <w:r>
                <w:rPr>
                  <w:rFonts w:ascii="Times New Roman" w:eastAsia="바탕체" w:hAnsi="Times New Roman"/>
                  <w:kern w:val="0"/>
                  <w:sz w:val="22"/>
                </w:rPr>
                <w:t xml:space="preserve">금1,300,000,000원</w:t>
              </w:r>
            </w:ins>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344" w:author="코람코 상장리츠팀" w:date="2026-10-13T15:00:00Z"/>
                <w:rFonts w:ascii="Times New Roman" w:eastAsia="바탕체" w:hAnsi="Times New Roman"/>
                <w:kern w:val="0"/>
                <w:sz w:val="22"/>
                <w:highlight w:val="yellow"/>
              </w:rPr>
            </w:pPr>
            <w:ins w:id="10345" w:author="코람코 상장리츠팀" w:date="2026-10-13T15:00:00Z">
              <w:r>
                <w:rPr>
                  <w:rFonts w:ascii="Times New Roman" w:eastAsia="바탕체" w:hAnsi="Times New Roman"/>
                  <w:kern w:val="0"/>
                  <w:sz w:val="22"/>
                </w:rPr>
                <w:t xml:space="preserve">인출일</w:t>
              </w:r>
            </w:ins>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346" w:author="코람코 상장리츠팀" w:date="2026-10-13T15:00:00Z"/>
                <w:rFonts w:ascii="Times New Roman" w:eastAsia="바탕체" w:hAnsi="Times New Roman"/>
                <w:kern w:val="0"/>
                <w:sz w:val="22"/>
                <w:highlight w:val="yellow"/>
              </w:rPr>
            </w:pPr>
            <w:ins w:id="10347" w:author="코람코 상장리츠팀" w:date="2026-10-13T15:00:00Z">
              <w:r>
                <w:rPr>
                  <w:rFonts w:ascii="Times New Roman" w:eastAsia="바탕체" w:hAnsi="Times New Roman"/>
                  <w:kern w:val="0"/>
                  <w:sz w:val="22"/>
                </w:rPr>
                <w:t xml:space="preserve">인출일로부터 24개월</w:t>
              </w:r>
            </w:ins>
          </w:p>
        </w:tc>
      </w:tr>
      <w:tr w:rsidR="00DE42D9">
        <w:trPr>
          <w:trHeight w:val="303"/>
          <w:jc w:val="center"/>
          <w:ins w:id="10348" w:author="코람코 상장리츠팀" w:date="2026-10-13T15:00:00Z"/>
        </w:trPr>
        <w:tc>
          <w:tcPr>
            <w:tcW w:w="794" w:type="dxa"/>
            <w:vMerge/>
            <w:tcBorders>
              <w:top w:val="single" w:sz="2" w:space="0" w:color="000000"/>
              <w:left w:val="single" w:sz="2" w:space="0" w:color="000000"/>
              <w:right w:val="single" w:sz="2" w:space="0" w:color="000000"/>
            </w:tcBorders>
            <w:tcMar>
              <w:left w:w="57" w:type="dxa"/>
              <w:right w:w="57" w:type="dxa"/>
            </w:tcMar>
            <w:vAlign w:val="center"/>
          </w:tcPr>
          <w:p w:rsidR="00DE42D9" w:rsidRDefault="00DE42D9">
            <w:pPr>
              <w:snapToGrid w:val="0"/>
              <w:spacing w:after="0" w:line="240" w:lineRule="auto"/>
              <w:ind w:left="700" w:hanging="700"/>
              <w:jc w:val="center"/>
              <w:textAlignment w:val="baseline"/>
              <w:rPr>
                <w:ins w:id="10349" w:author="코람코 상장리츠팀" w:date="2026-10-13T15:00:00Z"/>
                <w:rFonts w:ascii="Times New Roman" w:eastAsia="바탕체" w:hAnsi="Times New Roman"/>
                <w:kern w:val="0"/>
                <w:sz w:val="22"/>
                <w:highlight w:val="yellow"/>
              </w:rPr>
            </w:pPr>
          </w:p>
        </w:tc>
        <w:tc>
          <w:tcPr>
            <w:tcW w:w="1134" w:type="dxa"/>
            <w:vMerge/>
            <w:tcBorders>
              <w:top w:val="single" w:sz="2" w:space="0" w:color="000000"/>
              <w:left w:val="single" w:sz="2" w:space="0" w:color="000000"/>
              <w:right w:val="single" w:sz="4" w:space="0" w:color="000000"/>
            </w:tcBorders>
            <w:tcMar>
              <w:left w:w="57" w:type="dxa"/>
              <w:right w:w="57" w:type="dxa"/>
            </w:tcMar>
            <w:vAlign w:val="center"/>
          </w:tcPr>
          <w:p w:rsidR="00DE42D9" w:rsidRDefault="00DE42D9">
            <w:pPr>
              <w:snapToGrid w:val="0"/>
              <w:spacing w:after="0" w:line="240" w:lineRule="auto"/>
              <w:jc w:val="center"/>
              <w:textAlignment w:val="baseline"/>
              <w:rPr>
                <w:ins w:id="10350" w:author="코람코 상장리츠팀" w:date="2026-10-13T15:00:00Z"/>
                <w:rFonts w:ascii="Times New Roman" w:eastAsia="바탕체" w:hAnsi="Times New Roman"/>
                <w:kern w:val="0"/>
                <w:sz w:val="22"/>
              </w:rPr>
            </w:pPr>
          </w:p>
        </w:tc>
        <w:tc>
          <w:tcPr>
            <w:tcW w:w="241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351" w:author="코람코 상장리츠팀" w:date="2026-10-13T15:00:00Z"/>
                <w:rFonts w:ascii="Times New Roman" w:eastAsia="바탕체" w:hAnsi="Times New Roman"/>
                <w:kern w:val="0"/>
                <w:sz w:val="22"/>
                <w:highlight w:val="yellow"/>
              </w:rPr>
            </w:pPr>
            <w:ins w:id="10352" w:author="코람코 상장리츠팀" w:date="2026-10-13T15:00:00Z">
              <w:r>
                <w:rPr>
                  <w:rFonts w:ascii="Times New Roman" w:eastAsia="바탕체" w:hAnsi="Times New Roman"/>
                  <w:kern w:val="0"/>
                  <w:sz w:val="22"/>
                </w:rPr>
                <w:t xml:space="preserve">대구대서신용협동조합</w:t>
              </w:r>
            </w:ins>
          </w:p>
        </w:tc>
        <w:tc>
          <w:tcPr>
            <w:tcW w:w="85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353" w:author="코람코 상장리츠팀" w:date="2026-10-13T15:00:00Z"/>
                <w:rFonts w:ascii="Times New Roman" w:eastAsia="바탕체" w:hAnsi="Times New Roman"/>
                <w:kern w:val="0"/>
                <w:sz w:val="22"/>
                <w:highlight w:val="yellow"/>
              </w:rPr>
            </w:pPr>
            <w:ins w:id="10354" w:author="코람코 상장리츠팀" w:date="2026-10-13T15:00:00Z">
              <w:r>
                <w:rPr>
                  <w:rFonts w:ascii="Times New Roman" w:eastAsia="바탕체" w:hAnsi="Times New Roman"/>
                  <w:kern w:val="0"/>
                  <w:sz w:val="22"/>
                </w:rPr>
                <w:t xml:space="preserve">Tranche A-1 대출</w:t>
              </w:r>
            </w:ins>
          </w:p>
        </w:tc>
        <w:tc>
          <w:tcPr>
            <w:tcW w:w="2268"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355" w:author="코람코 상장리츠팀" w:date="2026-10-13T15:00:00Z"/>
                <w:rFonts w:ascii="Times New Roman" w:eastAsia="바탕체" w:hAnsi="Times New Roman"/>
                <w:kern w:val="0"/>
                <w:sz w:val="22"/>
                <w:highlight w:val="yellow"/>
              </w:rPr>
            </w:pPr>
            <w:ins w:id="10356" w:author="코람코 상장리츠팀" w:date="2026-10-13T15:00:00Z">
              <w:r>
                <w:rPr>
                  <w:rFonts w:ascii="Times New Roman" w:eastAsia="바탕체" w:hAnsi="Times New Roman"/>
                  <w:kern w:val="0"/>
                  <w:sz w:val="22"/>
                </w:rPr>
                <w:t xml:space="preserve">금1,300,000,000원</w:t>
              </w:r>
            </w:ins>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357" w:author="코람코 상장리츠팀" w:date="2026-10-13T15:00:00Z"/>
                <w:rFonts w:ascii="Times New Roman" w:eastAsia="바탕체" w:hAnsi="Times New Roman"/>
                <w:kern w:val="0"/>
                <w:sz w:val="22"/>
                <w:highlight w:val="yellow"/>
              </w:rPr>
            </w:pPr>
            <w:ins w:id="10358" w:author="코람코 상장리츠팀" w:date="2026-10-13T15:00:00Z">
              <w:r>
                <w:rPr>
                  <w:rFonts w:ascii="Times New Roman" w:eastAsia="바탕체" w:hAnsi="Times New Roman"/>
                  <w:kern w:val="0"/>
                  <w:sz w:val="22"/>
                </w:rPr>
                <w:t xml:space="preserve">인출일</w:t>
              </w:r>
            </w:ins>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359" w:author="코람코 상장리츠팀" w:date="2026-10-13T15:00:00Z"/>
                <w:rFonts w:ascii="Times New Roman" w:eastAsia="바탕체" w:hAnsi="Times New Roman"/>
                <w:kern w:val="0"/>
                <w:sz w:val="22"/>
                <w:highlight w:val="yellow"/>
              </w:rPr>
            </w:pPr>
            <w:ins w:id="10360" w:author="코람코 상장리츠팀" w:date="2026-10-13T15:00:00Z">
              <w:r>
                <w:rPr>
                  <w:rFonts w:ascii="Times New Roman" w:eastAsia="바탕체" w:hAnsi="Times New Roman"/>
                  <w:kern w:val="0"/>
                  <w:sz w:val="22"/>
                </w:rPr>
                <w:t xml:space="preserve">인출일로부터 24개월</w:t>
              </w:r>
            </w:ins>
          </w:p>
        </w:tc>
      </w:tr>
      <w:tr w:rsidR="00DE42D9">
        <w:trPr>
          <w:trHeight w:val="303"/>
          <w:jc w:val="center"/>
          <w:ins w:id="10361" w:author="코람코 상장리츠팀" w:date="2026-10-13T15:00:00Z"/>
        </w:trPr>
        <w:tc>
          <w:tcPr>
            <w:tcW w:w="794" w:type="dxa"/>
            <w:vMerge/>
            <w:tcBorders>
              <w:top w:val="single" w:sz="2" w:space="0" w:color="000000"/>
              <w:left w:val="single" w:sz="2" w:space="0" w:color="000000"/>
              <w:right w:val="single" w:sz="2" w:space="0" w:color="000000"/>
            </w:tcBorders>
            <w:tcMar>
              <w:left w:w="57" w:type="dxa"/>
              <w:right w:w="57" w:type="dxa"/>
            </w:tcMar>
            <w:vAlign w:val="center"/>
          </w:tcPr>
          <w:p w:rsidR="00DE42D9" w:rsidRDefault="00DE42D9">
            <w:pPr>
              <w:snapToGrid w:val="0"/>
              <w:spacing w:after="0" w:line="240" w:lineRule="auto"/>
              <w:ind w:left="700" w:hanging="700"/>
              <w:jc w:val="center"/>
              <w:textAlignment w:val="baseline"/>
              <w:rPr>
                <w:ins w:id="10362" w:author="코람코 상장리츠팀" w:date="2026-10-13T15:00:00Z"/>
                <w:rFonts w:ascii="Times New Roman" w:eastAsia="바탕체" w:hAnsi="Times New Roman"/>
                <w:kern w:val="0"/>
                <w:sz w:val="22"/>
                <w:highlight w:val="yellow"/>
              </w:rPr>
            </w:pPr>
          </w:p>
        </w:tc>
        <w:tc>
          <w:tcPr>
            <w:tcW w:w="1134" w:type="dxa"/>
            <w:vMerge/>
            <w:tcBorders>
              <w:top w:val="single" w:sz="2" w:space="0" w:color="000000"/>
              <w:left w:val="single" w:sz="2" w:space="0" w:color="000000"/>
              <w:right w:val="single" w:sz="4" w:space="0" w:color="000000"/>
            </w:tcBorders>
            <w:tcMar>
              <w:left w:w="57" w:type="dxa"/>
              <w:right w:w="57" w:type="dxa"/>
            </w:tcMar>
            <w:vAlign w:val="center"/>
          </w:tcPr>
          <w:p w:rsidR="00DE42D9" w:rsidRDefault="00DE42D9">
            <w:pPr>
              <w:snapToGrid w:val="0"/>
              <w:spacing w:after="0" w:line="240" w:lineRule="auto"/>
              <w:jc w:val="center"/>
              <w:textAlignment w:val="baseline"/>
              <w:rPr>
                <w:ins w:id="10363" w:author="코람코 상장리츠팀" w:date="2026-10-13T15:00:00Z"/>
                <w:rFonts w:ascii="Times New Roman" w:eastAsia="바탕체" w:hAnsi="Times New Roman"/>
                <w:kern w:val="0"/>
                <w:sz w:val="22"/>
              </w:rPr>
            </w:pPr>
          </w:p>
        </w:tc>
        <w:tc>
          <w:tcPr>
            <w:tcW w:w="241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364" w:author="코람코 상장리츠팀" w:date="2026-10-13T15:00:00Z"/>
                <w:rFonts w:ascii="Times New Roman" w:eastAsia="바탕체" w:hAnsi="Times New Roman"/>
                <w:kern w:val="0"/>
                <w:sz w:val="22"/>
                <w:highlight w:val="yellow"/>
              </w:rPr>
            </w:pPr>
            <w:ins w:id="10365" w:author="코람코 상장리츠팀" w:date="2026-10-13T15:00:00Z">
              <w:r>
                <w:rPr>
                  <w:rFonts w:ascii="Times New Roman" w:eastAsia="바탕체" w:hAnsi="Times New Roman"/>
                  <w:kern w:val="0"/>
                  <w:sz w:val="22"/>
                </w:rPr>
                <w:t xml:space="preserve">한빛신용협동조합</w:t>
              </w:r>
            </w:ins>
          </w:p>
        </w:tc>
        <w:tc>
          <w:tcPr>
            <w:tcW w:w="85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366" w:author="코람코 상장리츠팀" w:date="2026-10-13T15:00:00Z"/>
                <w:rFonts w:ascii="Times New Roman" w:eastAsia="바탕체" w:hAnsi="Times New Roman"/>
                <w:kern w:val="0"/>
                <w:sz w:val="22"/>
                <w:highlight w:val="yellow"/>
              </w:rPr>
            </w:pPr>
            <w:ins w:id="10367" w:author="코람코 상장리츠팀" w:date="2026-10-13T15:00:00Z">
              <w:r>
                <w:rPr>
                  <w:rFonts w:ascii="Times New Roman" w:eastAsia="바탕체" w:hAnsi="Times New Roman"/>
                  <w:kern w:val="0"/>
                  <w:sz w:val="22"/>
                </w:rPr>
                <w:t xml:space="preserve">Tranche A-1 대출</w:t>
              </w:r>
            </w:ins>
          </w:p>
        </w:tc>
        <w:tc>
          <w:tcPr>
            <w:tcW w:w="2268"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368" w:author="코람코 상장리츠팀" w:date="2026-10-13T15:00:00Z"/>
                <w:rFonts w:ascii="Times New Roman" w:eastAsia="바탕체" w:hAnsi="Times New Roman"/>
                <w:kern w:val="0"/>
                <w:sz w:val="22"/>
                <w:highlight w:val="yellow"/>
              </w:rPr>
            </w:pPr>
            <w:ins w:id="10369" w:author="코람코 상장리츠팀" w:date="2026-10-13T15:00:00Z">
              <w:r>
                <w:rPr>
                  <w:rFonts w:ascii="Times New Roman" w:eastAsia="바탕체" w:hAnsi="Times New Roman"/>
                  <w:kern w:val="0"/>
                  <w:sz w:val="22"/>
                </w:rPr>
                <w:t xml:space="preserve">금1,700,000,000원</w:t>
              </w:r>
            </w:ins>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370" w:author="코람코 상장리츠팀" w:date="2026-10-13T15:00:00Z"/>
                <w:rFonts w:ascii="Times New Roman" w:eastAsia="바탕체" w:hAnsi="Times New Roman"/>
                <w:kern w:val="0"/>
                <w:sz w:val="22"/>
                <w:highlight w:val="yellow"/>
              </w:rPr>
            </w:pPr>
            <w:ins w:id="10371" w:author="코람코 상장리츠팀" w:date="2026-10-13T15:00:00Z">
              <w:r>
                <w:rPr>
                  <w:rFonts w:ascii="Times New Roman" w:eastAsia="바탕체" w:hAnsi="Times New Roman"/>
                  <w:kern w:val="0"/>
                  <w:sz w:val="22"/>
                </w:rPr>
                <w:t xml:space="preserve">인출일</w:t>
              </w:r>
            </w:ins>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372" w:author="코람코 상장리츠팀" w:date="2026-10-13T15:00:00Z"/>
                <w:rFonts w:ascii="Times New Roman" w:eastAsia="바탕체" w:hAnsi="Times New Roman"/>
                <w:kern w:val="0"/>
                <w:sz w:val="22"/>
                <w:highlight w:val="yellow"/>
              </w:rPr>
            </w:pPr>
            <w:ins w:id="10373" w:author="코람코 상장리츠팀" w:date="2026-10-13T15:00:00Z">
              <w:r>
                <w:rPr>
                  <w:rFonts w:ascii="Times New Roman" w:eastAsia="바탕체" w:hAnsi="Times New Roman"/>
                  <w:kern w:val="0"/>
                  <w:sz w:val="22"/>
                </w:rPr>
                <w:t xml:space="preserve">인출일로부터 24개월</w:t>
              </w:r>
            </w:ins>
          </w:p>
        </w:tc>
      </w:tr>
      <w:tr w:rsidR="00DE42D9">
        <w:trPr>
          <w:trHeight w:val="303"/>
          <w:jc w:val="center"/>
          <w:ins w:id="10374" w:author="코람코 상장리츠팀" w:date="2026-10-13T15:00:00Z"/>
        </w:trPr>
        <w:tc>
          <w:tcPr>
            <w:tcW w:w="794" w:type="dxa"/>
            <w:vMerge/>
            <w:tcBorders>
              <w:top w:val="single" w:sz="2" w:space="0" w:color="000000"/>
              <w:left w:val="single" w:sz="2" w:space="0" w:color="000000"/>
              <w:right w:val="single" w:sz="2" w:space="0" w:color="000000"/>
            </w:tcBorders>
            <w:tcMar>
              <w:left w:w="57" w:type="dxa"/>
              <w:right w:w="57" w:type="dxa"/>
            </w:tcMar>
            <w:vAlign w:val="center"/>
          </w:tcPr>
          <w:p w:rsidR="00DE42D9" w:rsidRDefault="00DE42D9">
            <w:pPr>
              <w:snapToGrid w:val="0"/>
              <w:spacing w:after="0" w:line="240" w:lineRule="auto"/>
              <w:ind w:left="700" w:hanging="700"/>
              <w:jc w:val="center"/>
              <w:textAlignment w:val="baseline"/>
              <w:rPr>
                <w:ins w:id="10375" w:author="코람코 상장리츠팀" w:date="2026-10-13T15:00:00Z"/>
                <w:rFonts w:ascii="Times New Roman" w:eastAsia="바탕체" w:hAnsi="Times New Roman"/>
                <w:kern w:val="0"/>
                <w:sz w:val="22"/>
                <w:highlight w:val="yellow"/>
              </w:rPr>
            </w:pPr>
          </w:p>
        </w:tc>
        <w:tc>
          <w:tcPr>
            <w:tcW w:w="1134" w:type="dxa"/>
            <w:vMerge/>
            <w:tcBorders>
              <w:top w:val="single" w:sz="2" w:space="0" w:color="000000"/>
              <w:left w:val="single" w:sz="2" w:space="0" w:color="000000"/>
              <w:right w:val="single" w:sz="4" w:space="0" w:color="000000"/>
            </w:tcBorders>
            <w:tcMar>
              <w:left w:w="57" w:type="dxa"/>
              <w:right w:w="57" w:type="dxa"/>
            </w:tcMar>
            <w:vAlign w:val="center"/>
          </w:tcPr>
          <w:p w:rsidR="00DE42D9" w:rsidRDefault="00DE42D9">
            <w:pPr>
              <w:snapToGrid w:val="0"/>
              <w:spacing w:after="0" w:line="240" w:lineRule="auto"/>
              <w:jc w:val="center"/>
              <w:textAlignment w:val="baseline"/>
              <w:rPr>
                <w:ins w:id="10376" w:author="코람코 상장리츠팀" w:date="2026-10-13T15:00:00Z"/>
                <w:rFonts w:ascii="Times New Roman" w:eastAsia="바탕체" w:hAnsi="Times New Roman"/>
                <w:kern w:val="0"/>
                <w:sz w:val="22"/>
              </w:rPr>
            </w:pPr>
          </w:p>
        </w:tc>
        <w:tc>
          <w:tcPr>
            <w:tcW w:w="241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377" w:author="코람코 상장리츠팀" w:date="2026-10-13T15:00:00Z"/>
                <w:rFonts w:ascii="Times New Roman" w:eastAsia="바탕체" w:hAnsi="Times New Roman"/>
                <w:kern w:val="0"/>
                <w:sz w:val="22"/>
                <w:highlight w:val="yellow"/>
              </w:rPr>
            </w:pPr>
            <w:ins w:id="10378" w:author="코람코 상장리츠팀" w:date="2026-10-13T15:00:00Z">
              <w:r>
                <w:rPr>
                  <w:rFonts w:ascii="Times New Roman" w:eastAsia="바탕체" w:hAnsi="Times New Roman"/>
                  <w:kern w:val="0"/>
                  <w:sz w:val="22"/>
                </w:rPr>
                <w:t xml:space="preserve">양동행복신용협동조합</w:t>
              </w:r>
            </w:ins>
          </w:p>
        </w:tc>
        <w:tc>
          <w:tcPr>
            <w:tcW w:w="85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379" w:author="코람코 상장리츠팀" w:date="2026-10-13T15:00:00Z"/>
                <w:rFonts w:ascii="Times New Roman" w:eastAsia="바탕체" w:hAnsi="Times New Roman"/>
                <w:kern w:val="0"/>
                <w:sz w:val="22"/>
                <w:highlight w:val="yellow"/>
              </w:rPr>
            </w:pPr>
            <w:ins w:id="10380" w:author="코람코 상장리츠팀" w:date="2026-10-13T15:00:00Z">
              <w:r>
                <w:rPr>
                  <w:rFonts w:ascii="Times New Roman" w:eastAsia="바탕체" w:hAnsi="Times New Roman"/>
                  <w:kern w:val="0"/>
                  <w:sz w:val="22"/>
                </w:rPr>
                <w:t xml:space="preserve">Tranche A-1 대출</w:t>
              </w:r>
            </w:ins>
          </w:p>
        </w:tc>
        <w:tc>
          <w:tcPr>
            <w:tcW w:w="2268"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381" w:author="코람코 상장리츠팀" w:date="2026-10-13T15:00:00Z"/>
                <w:rFonts w:ascii="Times New Roman" w:eastAsia="바탕체" w:hAnsi="Times New Roman"/>
                <w:kern w:val="0"/>
                <w:sz w:val="22"/>
                <w:highlight w:val="yellow"/>
              </w:rPr>
            </w:pPr>
            <w:ins w:id="10382" w:author="코람코 상장리츠팀" w:date="2026-10-13T15:00:00Z">
              <w:r>
                <w:rPr>
                  <w:rFonts w:ascii="Times New Roman" w:eastAsia="바탕체" w:hAnsi="Times New Roman"/>
                  <w:kern w:val="0"/>
                  <w:sz w:val="22"/>
                </w:rPr>
                <w:t xml:space="preserve">금1,900,000,000원</w:t>
              </w:r>
            </w:ins>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383" w:author="코람코 상장리츠팀" w:date="2026-10-13T15:00:00Z"/>
                <w:rFonts w:ascii="Times New Roman" w:eastAsia="바탕체" w:hAnsi="Times New Roman"/>
                <w:kern w:val="0"/>
                <w:sz w:val="22"/>
                <w:highlight w:val="yellow"/>
              </w:rPr>
            </w:pPr>
            <w:ins w:id="10384" w:author="코람코 상장리츠팀" w:date="2026-10-13T15:00:00Z">
              <w:r>
                <w:rPr>
                  <w:rFonts w:ascii="Times New Roman" w:eastAsia="바탕체" w:hAnsi="Times New Roman"/>
                  <w:kern w:val="0"/>
                  <w:sz w:val="22"/>
                </w:rPr>
                <w:t xml:space="preserve">인출일</w:t>
              </w:r>
            </w:ins>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385" w:author="코람코 상장리츠팀" w:date="2026-10-13T15:00:00Z"/>
                <w:rFonts w:ascii="Times New Roman" w:eastAsia="바탕체" w:hAnsi="Times New Roman"/>
                <w:kern w:val="0"/>
                <w:sz w:val="22"/>
                <w:highlight w:val="yellow"/>
              </w:rPr>
            </w:pPr>
            <w:ins w:id="10386" w:author="코람코 상장리츠팀" w:date="2026-10-13T15:00:00Z">
              <w:r>
                <w:rPr>
                  <w:rFonts w:ascii="Times New Roman" w:eastAsia="바탕체" w:hAnsi="Times New Roman"/>
                  <w:kern w:val="0"/>
                  <w:sz w:val="22"/>
                </w:rPr>
                <w:t xml:space="preserve">인출일로부터 24개월</w:t>
              </w:r>
            </w:ins>
          </w:p>
        </w:tc>
      </w:tr>
      <w:tr w:rsidR="00DE42D9">
        <w:trPr>
          <w:trHeight w:val="303"/>
          <w:jc w:val="center"/>
          <w:ins w:id="10387" w:author="코람코 상장리츠팀" w:date="2026-10-13T15:00:00Z"/>
        </w:trPr>
        <w:tc>
          <w:tcPr>
            <w:tcW w:w="794" w:type="dxa"/>
            <w:vMerge/>
            <w:tcBorders>
              <w:top w:val="single" w:sz="2" w:space="0" w:color="000000"/>
              <w:left w:val="single" w:sz="2" w:space="0" w:color="000000"/>
              <w:right w:val="single" w:sz="2" w:space="0" w:color="000000"/>
            </w:tcBorders>
            <w:tcMar>
              <w:left w:w="57" w:type="dxa"/>
              <w:right w:w="57" w:type="dxa"/>
            </w:tcMar>
            <w:vAlign w:val="center"/>
          </w:tcPr>
          <w:p w:rsidR="00DE42D9" w:rsidRDefault="00DE42D9">
            <w:pPr>
              <w:snapToGrid w:val="0"/>
              <w:spacing w:after="0" w:line="240" w:lineRule="auto"/>
              <w:ind w:left="700" w:hanging="700"/>
              <w:jc w:val="center"/>
              <w:textAlignment w:val="baseline"/>
              <w:rPr>
                <w:ins w:id="10388" w:author="코람코 상장리츠팀" w:date="2026-10-13T15:00:00Z"/>
                <w:rFonts w:ascii="Times New Roman" w:eastAsia="바탕체" w:hAnsi="Times New Roman"/>
                <w:kern w:val="0"/>
                <w:sz w:val="22"/>
                <w:highlight w:val="yellow"/>
              </w:rPr>
            </w:pPr>
          </w:p>
        </w:tc>
        <w:tc>
          <w:tcPr>
            <w:tcW w:w="1134" w:type="dxa"/>
            <w:vMerge/>
            <w:tcBorders>
              <w:top w:val="single" w:sz="2" w:space="0" w:color="000000"/>
              <w:left w:val="single" w:sz="2" w:space="0" w:color="000000"/>
              <w:right w:val="single" w:sz="4" w:space="0" w:color="000000"/>
            </w:tcBorders>
            <w:tcMar>
              <w:left w:w="57" w:type="dxa"/>
              <w:right w:w="57" w:type="dxa"/>
            </w:tcMar>
            <w:vAlign w:val="center"/>
          </w:tcPr>
          <w:p w:rsidR="00DE42D9" w:rsidRDefault="00DE42D9">
            <w:pPr>
              <w:snapToGrid w:val="0"/>
              <w:spacing w:after="0" w:line="240" w:lineRule="auto"/>
              <w:jc w:val="center"/>
              <w:textAlignment w:val="baseline"/>
              <w:rPr>
                <w:ins w:id="10389" w:author="코람코 상장리츠팀" w:date="2026-10-13T15:00:00Z"/>
                <w:rFonts w:ascii="Times New Roman" w:eastAsia="바탕체" w:hAnsi="Times New Roman"/>
                <w:kern w:val="0"/>
                <w:sz w:val="22"/>
              </w:rPr>
            </w:pPr>
          </w:p>
        </w:tc>
        <w:tc>
          <w:tcPr>
            <w:tcW w:w="241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390" w:author="코람코 상장리츠팀" w:date="2026-10-13T15:00:00Z"/>
                <w:rFonts w:ascii="Times New Roman" w:eastAsia="바탕체" w:hAnsi="Times New Roman"/>
                <w:kern w:val="0"/>
                <w:sz w:val="22"/>
                <w:highlight w:val="yellow"/>
              </w:rPr>
            </w:pPr>
            <w:ins w:id="10391" w:author="코람코 상장리츠팀" w:date="2026-10-13T15:00:00Z">
              <w:r>
                <w:rPr>
                  <w:rFonts w:ascii="Times New Roman" w:eastAsia="바탕체" w:hAnsi="Times New Roman"/>
                  <w:kern w:val="0"/>
                  <w:sz w:val="22"/>
                </w:rPr>
                <w:t xml:space="preserve">서귀포동부신용협동조합</w:t>
              </w:r>
            </w:ins>
          </w:p>
        </w:tc>
        <w:tc>
          <w:tcPr>
            <w:tcW w:w="85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392" w:author="코람코 상장리츠팀" w:date="2026-10-13T15:00:00Z"/>
                <w:rFonts w:ascii="Times New Roman" w:eastAsia="바탕체" w:hAnsi="Times New Roman"/>
                <w:kern w:val="0"/>
                <w:sz w:val="22"/>
                <w:highlight w:val="yellow"/>
              </w:rPr>
            </w:pPr>
            <w:ins w:id="10393" w:author="코람코 상장리츠팀" w:date="2026-10-13T15:00:00Z">
              <w:r>
                <w:rPr>
                  <w:rFonts w:ascii="Times New Roman" w:eastAsia="바탕체" w:hAnsi="Times New Roman"/>
                  <w:kern w:val="0"/>
                  <w:sz w:val="22"/>
                </w:rPr>
                <w:t xml:space="preserve">Tranche A-1 대출</w:t>
              </w:r>
            </w:ins>
          </w:p>
        </w:tc>
        <w:tc>
          <w:tcPr>
            <w:tcW w:w="2268"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394" w:author="코람코 상장리츠팀" w:date="2026-10-13T15:00:00Z"/>
                <w:rFonts w:ascii="Times New Roman" w:eastAsia="바탕체" w:hAnsi="Times New Roman"/>
                <w:kern w:val="0"/>
                <w:sz w:val="22"/>
                <w:highlight w:val="yellow"/>
              </w:rPr>
            </w:pPr>
            <w:ins w:id="10395" w:author="코람코 상장리츠팀" w:date="2026-10-13T15:00:00Z">
              <w:r>
                <w:rPr>
                  <w:rFonts w:ascii="Times New Roman" w:eastAsia="바탕체" w:hAnsi="Times New Roman"/>
                  <w:kern w:val="0"/>
                  <w:sz w:val="22"/>
                </w:rPr>
                <w:t xml:space="preserve">금1,200,000,000원</w:t>
              </w:r>
            </w:ins>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396" w:author="코람코 상장리츠팀" w:date="2026-10-13T15:00:00Z"/>
                <w:rFonts w:ascii="Times New Roman" w:eastAsia="바탕체" w:hAnsi="Times New Roman"/>
                <w:kern w:val="0"/>
                <w:sz w:val="22"/>
                <w:highlight w:val="yellow"/>
              </w:rPr>
            </w:pPr>
            <w:ins w:id="10397" w:author="코람코 상장리츠팀" w:date="2026-10-13T15:00:00Z">
              <w:r>
                <w:rPr>
                  <w:rFonts w:ascii="Times New Roman" w:eastAsia="바탕체" w:hAnsi="Times New Roman"/>
                  <w:kern w:val="0"/>
                  <w:sz w:val="22"/>
                </w:rPr>
                <w:t xml:space="preserve">인출일</w:t>
              </w:r>
            </w:ins>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398" w:author="코람코 상장리츠팀" w:date="2026-10-13T15:00:00Z"/>
                <w:rFonts w:ascii="Times New Roman" w:eastAsia="바탕체" w:hAnsi="Times New Roman"/>
                <w:kern w:val="0"/>
                <w:sz w:val="22"/>
                <w:highlight w:val="yellow"/>
              </w:rPr>
            </w:pPr>
            <w:ins w:id="10399" w:author="코람코 상장리츠팀" w:date="2026-10-13T15:00:00Z">
              <w:r>
                <w:rPr>
                  <w:rFonts w:ascii="Times New Roman" w:eastAsia="바탕체" w:hAnsi="Times New Roman"/>
                  <w:kern w:val="0"/>
                  <w:sz w:val="22"/>
                </w:rPr>
                <w:t xml:space="preserve">인출일로부터 24개월</w:t>
              </w:r>
            </w:ins>
          </w:p>
        </w:tc>
      </w:tr>
      <w:tr w:rsidR="00DE42D9">
        <w:trPr>
          <w:trHeight w:val="303"/>
          <w:jc w:val="center"/>
          <w:ins w:id="10400" w:author="코람코 상장리츠팀" w:date="2026-10-13T15:00:00Z"/>
        </w:trPr>
        <w:tc>
          <w:tcPr>
            <w:tcW w:w="794" w:type="dxa"/>
            <w:vMerge/>
            <w:tcBorders>
              <w:top w:val="single" w:sz="2" w:space="0" w:color="000000"/>
              <w:left w:val="single" w:sz="2" w:space="0" w:color="000000"/>
              <w:right w:val="single" w:sz="2" w:space="0" w:color="000000"/>
            </w:tcBorders>
            <w:tcMar>
              <w:left w:w="57" w:type="dxa"/>
              <w:right w:w="57" w:type="dxa"/>
            </w:tcMar>
            <w:vAlign w:val="center"/>
          </w:tcPr>
          <w:p w:rsidR="00DE42D9" w:rsidRDefault="00DE42D9">
            <w:pPr>
              <w:snapToGrid w:val="0"/>
              <w:spacing w:after="0" w:line="240" w:lineRule="auto"/>
              <w:ind w:left="700" w:hanging="700"/>
              <w:jc w:val="center"/>
              <w:textAlignment w:val="baseline"/>
              <w:rPr>
                <w:ins w:id="10401" w:author="코람코 상장리츠팀" w:date="2026-10-13T15:00:00Z"/>
                <w:rFonts w:ascii="Times New Roman" w:eastAsia="바탕체" w:hAnsi="Times New Roman"/>
                <w:kern w:val="0"/>
                <w:sz w:val="22"/>
                <w:highlight w:val="yellow"/>
              </w:rPr>
            </w:pPr>
          </w:p>
        </w:tc>
        <w:tc>
          <w:tcPr>
            <w:tcW w:w="1134" w:type="dxa"/>
            <w:vMerge/>
            <w:tcBorders>
              <w:top w:val="single" w:sz="2" w:space="0" w:color="000000"/>
              <w:left w:val="single" w:sz="2" w:space="0" w:color="000000"/>
              <w:right w:val="single" w:sz="4" w:space="0" w:color="000000"/>
            </w:tcBorders>
            <w:tcMar>
              <w:left w:w="57" w:type="dxa"/>
              <w:right w:w="57" w:type="dxa"/>
            </w:tcMar>
            <w:vAlign w:val="center"/>
          </w:tcPr>
          <w:p w:rsidR="00DE42D9" w:rsidRDefault="00DE42D9">
            <w:pPr>
              <w:snapToGrid w:val="0"/>
              <w:spacing w:after="0" w:line="240" w:lineRule="auto"/>
              <w:jc w:val="center"/>
              <w:textAlignment w:val="baseline"/>
              <w:rPr>
                <w:ins w:id="10402" w:author="코람코 상장리츠팀" w:date="2026-10-13T15:00:00Z"/>
                <w:rFonts w:ascii="Times New Roman" w:eastAsia="바탕체" w:hAnsi="Times New Roman"/>
                <w:kern w:val="0"/>
                <w:sz w:val="22"/>
              </w:rPr>
            </w:pPr>
          </w:p>
        </w:tc>
        <w:tc>
          <w:tcPr>
            <w:tcW w:w="241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403" w:author="코람코 상장리츠팀" w:date="2026-10-13T15:00:00Z"/>
                <w:rFonts w:ascii="Times New Roman" w:eastAsia="바탕체" w:hAnsi="Times New Roman"/>
                <w:kern w:val="0"/>
                <w:sz w:val="22"/>
                <w:highlight w:val="yellow"/>
              </w:rPr>
            </w:pPr>
            <w:ins w:id="10404" w:author="코람코 상장리츠팀" w:date="2026-10-13T15:00:00Z">
              <w:r>
                <w:rPr>
                  <w:rFonts w:ascii="Times New Roman" w:eastAsia="바탕체" w:hAnsi="Times New Roman"/>
                  <w:kern w:val="0"/>
                  <w:sz w:val="22"/>
                </w:rPr>
                <w:t xml:space="preserve">광주어룡신용협동조합</w:t>
              </w:r>
            </w:ins>
          </w:p>
        </w:tc>
        <w:tc>
          <w:tcPr>
            <w:tcW w:w="85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405" w:author="코람코 상장리츠팀" w:date="2026-10-13T15:00:00Z"/>
                <w:rFonts w:ascii="Times New Roman" w:eastAsia="바탕체" w:hAnsi="Times New Roman"/>
                <w:kern w:val="0"/>
                <w:sz w:val="22"/>
                <w:highlight w:val="yellow"/>
              </w:rPr>
            </w:pPr>
            <w:ins w:id="10406" w:author="코람코 상장리츠팀" w:date="2026-10-13T15:00:00Z">
              <w:r>
                <w:rPr>
                  <w:rFonts w:ascii="Times New Roman" w:eastAsia="바탕체" w:hAnsi="Times New Roman"/>
                  <w:kern w:val="0"/>
                  <w:sz w:val="22"/>
                </w:rPr>
                <w:t xml:space="preserve">Tranche A-1 대출</w:t>
              </w:r>
            </w:ins>
          </w:p>
        </w:tc>
        <w:tc>
          <w:tcPr>
            <w:tcW w:w="2268"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407" w:author="코람코 상장리츠팀" w:date="2026-10-13T15:00:00Z"/>
                <w:rFonts w:ascii="Times New Roman" w:eastAsia="바탕체" w:hAnsi="Times New Roman"/>
                <w:kern w:val="0"/>
                <w:sz w:val="22"/>
                <w:highlight w:val="yellow"/>
              </w:rPr>
            </w:pPr>
            <w:ins w:id="10408" w:author="코람코 상장리츠팀" w:date="2026-10-13T15:00:00Z">
              <w:r>
                <w:rPr>
                  <w:rFonts w:ascii="Times New Roman" w:eastAsia="바탕체" w:hAnsi="Times New Roman"/>
                  <w:kern w:val="0"/>
                  <w:sz w:val="22"/>
                </w:rPr>
                <w:t xml:space="preserve">금2,700,000,000원</w:t>
              </w:r>
            </w:ins>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409" w:author="코람코 상장리츠팀" w:date="2026-10-13T15:00:00Z"/>
                <w:rFonts w:ascii="Times New Roman" w:eastAsia="바탕체" w:hAnsi="Times New Roman"/>
                <w:kern w:val="0"/>
                <w:sz w:val="22"/>
                <w:highlight w:val="yellow"/>
              </w:rPr>
            </w:pPr>
            <w:ins w:id="10410" w:author="코람코 상장리츠팀" w:date="2026-10-13T15:00:00Z">
              <w:r>
                <w:rPr>
                  <w:rFonts w:ascii="Times New Roman" w:eastAsia="바탕체" w:hAnsi="Times New Roman"/>
                  <w:kern w:val="0"/>
                  <w:sz w:val="22"/>
                </w:rPr>
                <w:t xml:space="preserve">인출일</w:t>
              </w:r>
            </w:ins>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411" w:author="코람코 상장리츠팀" w:date="2026-10-13T15:00:00Z"/>
                <w:rFonts w:ascii="Times New Roman" w:eastAsia="바탕체" w:hAnsi="Times New Roman"/>
                <w:kern w:val="0"/>
                <w:sz w:val="22"/>
                <w:highlight w:val="yellow"/>
              </w:rPr>
            </w:pPr>
            <w:ins w:id="10412" w:author="코람코 상장리츠팀" w:date="2026-10-13T15:00:00Z">
              <w:r>
                <w:rPr>
                  <w:rFonts w:ascii="Times New Roman" w:eastAsia="바탕체" w:hAnsi="Times New Roman"/>
                  <w:kern w:val="0"/>
                  <w:sz w:val="22"/>
                </w:rPr>
                <w:t xml:space="preserve">인출일로부터 24개월</w:t>
              </w:r>
            </w:ins>
          </w:p>
        </w:tc>
      </w:tr>
      <w:tr w:rsidR="00DE42D9">
        <w:trPr>
          <w:trHeight w:val="303"/>
          <w:jc w:val="center"/>
          <w:ins w:id="10413" w:author="코람코 상장리츠팀" w:date="2026-10-13T15:00:00Z"/>
        </w:trPr>
        <w:tc>
          <w:tcPr>
            <w:tcW w:w="794" w:type="dxa"/>
            <w:vMerge/>
            <w:tcBorders>
              <w:top w:val="single" w:sz="2" w:space="0" w:color="000000"/>
              <w:left w:val="single" w:sz="2" w:space="0" w:color="000000"/>
              <w:right w:val="single" w:sz="2" w:space="0" w:color="000000"/>
            </w:tcBorders>
            <w:tcMar>
              <w:left w:w="57" w:type="dxa"/>
              <w:right w:w="57" w:type="dxa"/>
            </w:tcMar>
            <w:vAlign w:val="center"/>
          </w:tcPr>
          <w:p w:rsidR="00DE42D9" w:rsidRDefault="00DE42D9">
            <w:pPr>
              <w:snapToGrid w:val="0"/>
              <w:spacing w:after="0" w:line="240" w:lineRule="auto"/>
              <w:ind w:left="700" w:hanging="700"/>
              <w:jc w:val="center"/>
              <w:textAlignment w:val="baseline"/>
              <w:rPr>
                <w:ins w:id="10414" w:author="코람코 상장리츠팀" w:date="2026-10-13T15:00:00Z"/>
                <w:rFonts w:ascii="Times New Roman" w:eastAsia="바탕체" w:hAnsi="Times New Roman"/>
                <w:kern w:val="0"/>
                <w:sz w:val="22"/>
                <w:highlight w:val="yellow"/>
              </w:rPr>
            </w:pPr>
          </w:p>
        </w:tc>
        <w:tc>
          <w:tcPr>
            <w:tcW w:w="1134" w:type="dxa"/>
            <w:vMerge/>
            <w:tcBorders>
              <w:top w:val="single" w:sz="2" w:space="0" w:color="000000"/>
              <w:left w:val="single" w:sz="2" w:space="0" w:color="000000"/>
              <w:right w:val="single" w:sz="4" w:space="0" w:color="000000"/>
            </w:tcBorders>
            <w:tcMar>
              <w:left w:w="57" w:type="dxa"/>
              <w:right w:w="57" w:type="dxa"/>
            </w:tcMar>
            <w:vAlign w:val="center"/>
          </w:tcPr>
          <w:p w:rsidR="00DE42D9" w:rsidRDefault="00DE42D9">
            <w:pPr>
              <w:snapToGrid w:val="0"/>
              <w:spacing w:after="0" w:line="240" w:lineRule="auto"/>
              <w:jc w:val="center"/>
              <w:textAlignment w:val="baseline"/>
              <w:rPr>
                <w:ins w:id="10415" w:author="코람코 상장리츠팀" w:date="2026-10-13T15:00:00Z"/>
                <w:rFonts w:ascii="Times New Roman" w:eastAsia="바탕체" w:hAnsi="Times New Roman"/>
                <w:kern w:val="0"/>
                <w:sz w:val="22"/>
              </w:rPr>
            </w:pPr>
          </w:p>
        </w:tc>
        <w:tc>
          <w:tcPr>
            <w:tcW w:w="241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416" w:author="코람코 상장리츠팀" w:date="2026-10-13T15:00:00Z"/>
                <w:rFonts w:ascii="Times New Roman" w:eastAsia="바탕체" w:hAnsi="Times New Roman"/>
                <w:kern w:val="0"/>
                <w:sz w:val="22"/>
                <w:highlight w:val="yellow"/>
              </w:rPr>
            </w:pPr>
            <w:ins w:id="10417" w:author="코람코 상장리츠팀" w:date="2026-10-13T15:00:00Z">
              <w:r>
                <w:rPr>
                  <w:rFonts w:ascii="Times New Roman" w:eastAsia="바탕체" w:hAnsi="Times New Roman"/>
                  <w:kern w:val="0"/>
                  <w:sz w:val="22"/>
                </w:rPr>
                <w:t xml:space="preserve">광주미래신용협동조합</w:t>
              </w:r>
            </w:ins>
          </w:p>
        </w:tc>
        <w:tc>
          <w:tcPr>
            <w:tcW w:w="85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418" w:author="코람코 상장리츠팀" w:date="2026-10-13T15:00:00Z"/>
                <w:rFonts w:ascii="Times New Roman" w:eastAsia="바탕체" w:hAnsi="Times New Roman"/>
                <w:kern w:val="0"/>
                <w:sz w:val="22"/>
                <w:highlight w:val="yellow"/>
              </w:rPr>
            </w:pPr>
            <w:ins w:id="10419" w:author="코람코 상장리츠팀" w:date="2026-10-13T15:00:00Z">
              <w:r>
                <w:rPr>
                  <w:rFonts w:ascii="Times New Roman" w:eastAsia="바탕체" w:hAnsi="Times New Roman"/>
                  <w:kern w:val="0"/>
                  <w:sz w:val="22"/>
                </w:rPr>
                <w:t xml:space="preserve">Tranche A-1 대출</w:t>
              </w:r>
            </w:ins>
          </w:p>
        </w:tc>
        <w:tc>
          <w:tcPr>
            <w:tcW w:w="2268"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420" w:author="코람코 상장리츠팀" w:date="2026-10-13T15:00:00Z"/>
                <w:rFonts w:ascii="Times New Roman" w:eastAsia="바탕체" w:hAnsi="Times New Roman"/>
                <w:kern w:val="0"/>
                <w:sz w:val="22"/>
                <w:highlight w:val="yellow"/>
              </w:rPr>
            </w:pPr>
            <w:ins w:id="10421" w:author="코람코 상장리츠팀" w:date="2026-10-13T15:00:00Z">
              <w:r>
                <w:rPr>
                  <w:rFonts w:ascii="Times New Roman" w:eastAsia="바탕체" w:hAnsi="Times New Roman"/>
                  <w:kern w:val="0"/>
                  <w:sz w:val="22"/>
                </w:rPr>
                <w:t xml:space="preserve">금1,400,000,000원</w:t>
              </w:r>
            </w:ins>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422" w:author="코람코 상장리츠팀" w:date="2026-10-13T15:00:00Z"/>
                <w:rFonts w:ascii="Times New Roman" w:eastAsia="바탕체" w:hAnsi="Times New Roman"/>
                <w:kern w:val="0"/>
                <w:sz w:val="22"/>
                <w:highlight w:val="yellow"/>
              </w:rPr>
            </w:pPr>
            <w:ins w:id="10423" w:author="코람코 상장리츠팀" w:date="2026-10-13T15:00:00Z">
              <w:r>
                <w:rPr>
                  <w:rFonts w:ascii="Times New Roman" w:eastAsia="바탕체" w:hAnsi="Times New Roman"/>
                  <w:kern w:val="0"/>
                  <w:sz w:val="22"/>
                </w:rPr>
                <w:t xml:space="preserve">인출일</w:t>
              </w:r>
            </w:ins>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424" w:author="코람코 상장리츠팀" w:date="2026-10-13T15:00:00Z"/>
                <w:rFonts w:ascii="Times New Roman" w:eastAsia="바탕체" w:hAnsi="Times New Roman"/>
                <w:kern w:val="0"/>
                <w:sz w:val="22"/>
                <w:highlight w:val="yellow"/>
              </w:rPr>
            </w:pPr>
            <w:ins w:id="10425" w:author="코람코 상장리츠팀" w:date="2026-10-13T15:00:00Z">
              <w:r>
                <w:rPr>
                  <w:rFonts w:ascii="Times New Roman" w:eastAsia="바탕체" w:hAnsi="Times New Roman"/>
                  <w:kern w:val="0"/>
                  <w:sz w:val="22"/>
                </w:rPr>
                <w:t xml:space="preserve">인출일로부터 24개월</w:t>
              </w:r>
            </w:ins>
          </w:p>
        </w:tc>
      </w:tr>
      <w:tr w:rsidR="00DE42D9">
        <w:trPr>
          <w:trHeight w:val="303"/>
          <w:jc w:val="center"/>
          <w:ins w:id="10426" w:author="코람코 상장리츠팀" w:date="2026-10-13T15:00:00Z"/>
        </w:trPr>
        <w:tc>
          <w:tcPr>
            <w:tcW w:w="794" w:type="dxa"/>
            <w:vMerge/>
            <w:tcBorders>
              <w:top w:val="single" w:sz="2" w:space="0" w:color="000000"/>
              <w:left w:val="single" w:sz="2" w:space="0" w:color="000000"/>
              <w:right w:val="single" w:sz="2" w:space="0" w:color="000000"/>
            </w:tcBorders>
            <w:tcMar>
              <w:left w:w="57" w:type="dxa"/>
              <w:right w:w="57" w:type="dxa"/>
            </w:tcMar>
            <w:vAlign w:val="center"/>
          </w:tcPr>
          <w:p w:rsidR="00DE42D9" w:rsidRDefault="00DE42D9">
            <w:pPr>
              <w:snapToGrid w:val="0"/>
              <w:spacing w:after="0" w:line="240" w:lineRule="auto"/>
              <w:ind w:left="700" w:hanging="700"/>
              <w:jc w:val="center"/>
              <w:textAlignment w:val="baseline"/>
              <w:rPr>
                <w:ins w:id="10427" w:author="코람코 상장리츠팀" w:date="2026-10-13T15:00:00Z"/>
                <w:rFonts w:ascii="Times New Roman" w:eastAsia="바탕체" w:hAnsi="Times New Roman"/>
                <w:kern w:val="0"/>
                <w:sz w:val="22"/>
                <w:highlight w:val="yellow"/>
              </w:rPr>
            </w:pPr>
          </w:p>
        </w:tc>
        <w:tc>
          <w:tcPr>
            <w:tcW w:w="1134" w:type="dxa"/>
            <w:vMerge/>
            <w:tcBorders>
              <w:top w:val="single" w:sz="2" w:space="0" w:color="000000"/>
              <w:left w:val="single" w:sz="2" w:space="0" w:color="000000"/>
              <w:right w:val="single" w:sz="4" w:space="0" w:color="000000"/>
            </w:tcBorders>
            <w:tcMar>
              <w:left w:w="57" w:type="dxa"/>
              <w:right w:w="57" w:type="dxa"/>
            </w:tcMar>
            <w:vAlign w:val="center"/>
          </w:tcPr>
          <w:p w:rsidR="00DE42D9" w:rsidRDefault="00DE42D9">
            <w:pPr>
              <w:snapToGrid w:val="0"/>
              <w:spacing w:after="0" w:line="240" w:lineRule="auto"/>
              <w:jc w:val="center"/>
              <w:textAlignment w:val="baseline"/>
              <w:rPr>
                <w:ins w:id="10428" w:author="코람코 상장리츠팀" w:date="2026-10-13T15:00:00Z"/>
                <w:rFonts w:ascii="Times New Roman" w:eastAsia="바탕체" w:hAnsi="Times New Roman"/>
                <w:kern w:val="0"/>
                <w:sz w:val="22"/>
              </w:rPr>
            </w:pPr>
          </w:p>
        </w:tc>
        <w:tc>
          <w:tcPr>
            <w:tcW w:w="241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429" w:author="코람코 상장리츠팀" w:date="2026-10-13T15:00:00Z"/>
                <w:rFonts w:ascii="Times New Roman" w:eastAsia="바탕체" w:hAnsi="Times New Roman"/>
                <w:kern w:val="0"/>
                <w:sz w:val="22"/>
                <w:highlight w:val="yellow"/>
              </w:rPr>
            </w:pPr>
            <w:ins w:id="10430" w:author="코람코 상장리츠팀" w:date="2026-10-13T15:00:00Z">
              <w:r>
                <w:rPr>
                  <w:rFonts w:ascii="Times New Roman" w:eastAsia="바탕체" w:hAnsi="Times New Roman"/>
                  <w:kern w:val="0"/>
                  <w:sz w:val="22"/>
                </w:rPr>
                <w:t xml:space="preserve">새안양신용협동조합</w:t>
              </w:r>
            </w:ins>
          </w:p>
        </w:tc>
        <w:tc>
          <w:tcPr>
            <w:tcW w:w="85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431" w:author="코람코 상장리츠팀" w:date="2026-10-13T15:00:00Z"/>
                <w:rFonts w:ascii="Times New Roman" w:eastAsia="바탕체" w:hAnsi="Times New Roman"/>
                <w:kern w:val="0"/>
                <w:sz w:val="22"/>
                <w:highlight w:val="yellow"/>
              </w:rPr>
            </w:pPr>
            <w:ins w:id="10432" w:author="코람코 상장리츠팀" w:date="2026-10-13T15:00:00Z">
              <w:r>
                <w:rPr>
                  <w:rFonts w:ascii="Times New Roman" w:eastAsia="바탕체" w:hAnsi="Times New Roman"/>
                  <w:kern w:val="0"/>
                  <w:sz w:val="22"/>
                </w:rPr>
                <w:t xml:space="preserve">Tranche A-1 대출</w:t>
              </w:r>
            </w:ins>
          </w:p>
        </w:tc>
        <w:tc>
          <w:tcPr>
            <w:tcW w:w="2268"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433" w:author="코람코 상장리츠팀" w:date="2026-10-13T15:00:00Z"/>
                <w:rFonts w:ascii="Times New Roman" w:eastAsia="바탕체" w:hAnsi="Times New Roman"/>
                <w:kern w:val="0"/>
                <w:sz w:val="22"/>
                <w:highlight w:val="yellow"/>
              </w:rPr>
            </w:pPr>
            <w:ins w:id="10434" w:author="코람코 상장리츠팀" w:date="2026-10-13T15:00:00Z">
              <w:r>
                <w:rPr>
                  <w:rFonts w:ascii="Times New Roman" w:eastAsia="바탕체" w:hAnsi="Times New Roman"/>
                  <w:kern w:val="0"/>
                  <w:sz w:val="22"/>
                </w:rPr>
                <w:t xml:space="preserve">금4,000,000,000원</w:t>
              </w:r>
            </w:ins>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435" w:author="코람코 상장리츠팀" w:date="2026-10-13T15:00:00Z"/>
                <w:rFonts w:ascii="Times New Roman" w:eastAsia="바탕체" w:hAnsi="Times New Roman"/>
                <w:kern w:val="0"/>
                <w:sz w:val="22"/>
                <w:highlight w:val="yellow"/>
              </w:rPr>
            </w:pPr>
            <w:ins w:id="10436" w:author="코람코 상장리츠팀" w:date="2026-10-13T15:00:00Z">
              <w:r>
                <w:rPr>
                  <w:rFonts w:ascii="Times New Roman" w:eastAsia="바탕체" w:hAnsi="Times New Roman"/>
                  <w:kern w:val="0"/>
                  <w:sz w:val="22"/>
                </w:rPr>
                <w:t xml:space="preserve">인출일</w:t>
              </w:r>
            </w:ins>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437" w:author="코람코 상장리츠팀" w:date="2026-10-13T15:00:00Z"/>
                <w:rFonts w:ascii="Times New Roman" w:eastAsia="바탕체" w:hAnsi="Times New Roman"/>
                <w:kern w:val="0"/>
                <w:sz w:val="22"/>
                <w:highlight w:val="yellow"/>
              </w:rPr>
            </w:pPr>
            <w:ins w:id="10438" w:author="코람코 상장리츠팀" w:date="2026-10-13T15:00:00Z">
              <w:r>
                <w:rPr>
                  <w:rFonts w:ascii="Times New Roman" w:eastAsia="바탕체" w:hAnsi="Times New Roman"/>
                  <w:kern w:val="0"/>
                  <w:sz w:val="22"/>
                </w:rPr>
                <w:t xml:space="preserve">인출일로부터 24개월</w:t>
              </w:r>
            </w:ins>
          </w:p>
        </w:tc>
      </w:tr>
      <w:tr w:rsidR="00DE42D9">
        <w:trPr>
          <w:trHeight w:val="303"/>
          <w:jc w:val="center"/>
          <w:ins w:id="10439" w:author="코람코 상장리츠팀" w:date="2026-10-13T15:00:00Z"/>
        </w:trPr>
        <w:tc>
          <w:tcPr>
            <w:tcW w:w="794" w:type="dxa"/>
            <w:vMerge/>
            <w:tcBorders>
              <w:top w:val="single" w:sz="2" w:space="0" w:color="000000"/>
              <w:left w:val="single" w:sz="2" w:space="0" w:color="000000"/>
              <w:right w:val="single" w:sz="2" w:space="0" w:color="000000"/>
            </w:tcBorders>
            <w:tcMar>
              <w:left w:w="57" w:type="dxa"/>
              <w:right w:w="57" w:type="dxa"/>
            </w:tcMar>
            <w:vAlign w:val="center"/>
          </w:tcPr>
          <w:p w:rsidR="00DE42D9" w:rsidRDefault="00DE42D9">
            <w:pPr>
              <w:snapToGrid w:val="0"/>
              <w:spacing w:after="0" w:line="240" w:lineRule="auto"/>
              <w:ind w:left="700" w:hanging="700"/>
              <w:jc w:val="center"/>
              <w:textAlignment w:val="baseline"/>
              <w:rPr>
                <w:ins w:id="10440" w:author="코람코 상장리츠팀" w:date="2026-10-13T15:00:00Z"/>
                <w:rFonts w:ascii="Times New Roman" w:eastAsia="바탕체" w:hAnsi="Times New Roman"/>
                <w:kern w:val="0"/>
                <w:sz w:val="22"/>
                <w:highlight w:val="yellow"/>
              </w:rPr>
            </w:pPr>
          </w:p>
        </w:tc>
        <w:tc>
          <w:tcPr>
            <w:tcW w:w="1134" w:type="dxa"/>
            <w:vMerge/>
            <w:tcBorders>
              <w:top w:val="single" w:sz="2" w:space="0" w:color="000000"/>
              <w:left w:val="single" w:sz="2" w:space="0" w:color="000000"/>
              <w:right w:val="single" w:sz="4" w:space="0" w:color="000000"/>
            </w:tcBorders>
            <w:tcMar>
              <w:left w:w="57" w:type="dxa"/>
              <w:right w:w="57" w:type="dxa"/>
            </w:tcMar>
            <w:vAlign w:val="center"/>
          </w:tcPr>
          <w:p w:rsidR="00DE42D9" w:rsidRDefault="00DE42D9">
            <w:pPr>
              <w:snapToGrid w:val="0"/>
              <w:spacing w:after="0" w:line="240" w:lineRule="auto"/>
              <w:jc w:val="center"/>
              <w:textAlignment w:val="baseline"/>
              <w:rPr>
                <w:ins w:id="10441" w:author="코람코 상장리츠팀" w:date="2026-10-13T15:00:00Z"/>
                <w:rFonts w:ascii="Times New Roman" w:eastAsia="바탕체" w:hAnsi="Times New Roman"/>
                <w:kern w:val="0"/>
                <w:sz w:val="22"/>
              </w:rPr>
            </w:pPr>
          </w:p>
        </w:tc>
        <w:tc>
          <w:tcPr>
            <w:tcW w:w="241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442" w:author="코람코 상장리츠팀" w:date="2026-10-13T15:00:00Z"/>
                <w:rFonts w:ascii="Times New Roman" w:eastAsia="바탕체" w:hAnsi="Times New Roman"/>
                <w:kern w:val="0"/>
                <w:sz w:val="22"/>
                <w:highlight w:val="yellow"/>
              </w:rPr>
            </w:pPr>
            <w:ins w:id="10443" w:author="코람코 상장리츠팀" w:date="2026-10-13T15:00:00Z">
              <w:r>
                <w:rPr>
                  <w:rFonts w:ascii="Times New Roman" w:eastAsia="바탕체" w:hAnsi="Times New Roman"/>
                  <w:kern w:val="0"/>
                  <w:sz w:val="22"/>
                </w:rPr>
                <w:t xml:space="preserve">남수원신용협동조합</w:t>
              </w:r>
            </w:ins>
          </w:p>
        </w:tc>
        <w:tc>
          <w:tcPr>
            <w:tcW w:w="85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444" w:author="코람코 상장리츠팀" w:date="2026-10-13T15:00:00Z"/>
                <w:rFonts w:ascii="Times New Roman" w:eastAsia="바탕체" w:hAnsi="Times New Roman"/>
                <w:kern w:val="0"/>
                <w:sz w:val="22"/>
                <w:highlight w:val="yellow"/>
              </w:rPr>
            </w:pPr>
            <w:ins w:id="10445" w:author="코람코 상장리츠팀" w:date="2026-10-13T15:00:00Z">
              <w:r>
                <w:rPr>
                  <w:rFonts w:ascii="Times New Roman" w:eastAsia="바탕체" w:hAnsi="Times New Roman"/>
                  <w:kern w:val="0"/>
                  <w:sz w:val="22"/>
                </w:rPr>
                <w:t xml:space="preserve">Tranche A-1 대출</w:t>
              </w:r>
            </w:ins>
          </w:p>
        </w:tc>
        <w:tc>
          <w:tcPr>
            <w:tcW w:w="2268"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446" w:author="코람코 상장리츠팀" w:date="2026-10-13T15:00:00Z"/>
                <w:rFonts w:ascii="Times New Roman" w:eastAsia="바탕체" w:hAnsi="Times New Roman"/>
                <w:kern w:val="0"/>
                <w:sz w:val="22"/>
                <w:highlight w:val="yellow"/>
              </w:rPr>
            </w:pPr>
            <w:ins w:id="10447" w:author="코람코 상장리츠팀" w:date="2026-10-13T15:00:00Z">
              <w:r>
                <w:rPr>
                  <w:rFonts w:ascii="Times New Roman" w:eastAsia="바탕체" w:hAnsi="Times New Roman"/>
                  <w:kern w:val="0"/>
                  <w:sz w:val="22"/>
                </w:rPr>
                <w:t xml:space="preserve">금300,000,000원</w:t>
              </w:r>
            </w:ins>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448" w:author="코람코 상장리츠팀" w:date="2026-10-13T15:00:00Z"/>
                <w:rFonts w:ascii="Times New Roman" w:eastAsia="바탕체" w:hAnsi="Times New Roman"/>
                <w:kern w:val="0"/>
                <w:sz w:val="22"/>
                <w:highlight w:val="yellow"/>
              </w:rPr>
            </w:pPr>
            <w:ins w:id="10449" w:author="코람코 상장리츠팀" w:date="2026-10-13T15:00:00Z">
              <w:r>
                <w:rPr>
                  <w:rFonts w:ascii="Times New Roman" w:eastAsia="바탕체" w:hAnsi="Times New Roman"/>
                  <w:kern w:val="0"/>
                  <w:sz w:val="22"/>
                </w:rPr>
                <w:t xml:space="preserve">인출일</w:t>
              </w:r>
            </w:ins>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450" w:author="코람코 상장리츠팀" w:date="2026-10-13T15:00:00Z"/>
                <w:rFonts w:ascii="Times New Roman" w:eastAsia="바탕체" w:hAnsi="Times New Roman"/>
                <w:kern w:val="0"/>
                <w:sz w:val="22"/>
                <w:highlight w:val="yellow"/>
              </w:rPr>
            </w:pPr>
            <w:ins w:id="10451" w:author="코람코 상장리츠팀" w:date="2026-10-13T15:00:00Z">
              <w:r>
                <w:rPr>
                  <w:rFonts w:ascii="Times New Roman" w:eastAsia="바탕체" w:hAnsi="Times New Roman"/>
                  <w:kern w:val="0"/>
                  <w:sz w:val="22"/>
                </w:rPr>
                <w:t xml:space="preserve">인출일로부터 24개월</w:t>
              </w:r>
            </w:ins>
          </w:p>
        </w:tc>
      </w:tr>
      <w:tr w:rsidR="00DE42D9">
        <w:trPr>
          <w:trHeight w:val="303"/>
          <w:jc w:val="center"/>
          <w:ins w:id="10452" w:author="코람코 상장리츠팀" w:date="2026-10-13T15:00:00Z"/>
        </w:trPr>
        <w:tc>
          <w:tcPr>
            <w:tcW w:w="794" w:type="dxa"/>
            <w:vMerge/>
            <w:tcBorders>
              <w:top w:val="single" w:sz="2" w:space="0" w:color="000000"/>
              <w:left w:val="single" w:sz="2" w:space="0" w:color="000000"/>
              <w:right w:val="single" w:sz="2" w:space="0" w:color="000000"/>
            </w:tcBorders>
            <w:tcMar>
              <w:left w:w="57" w:type="dxa"/>
              <w:right w:w="57" w:type="dxa"/>
            </w:tcMar>
            <w:vAlign w:val="center"/>
          </w:tcPr>
          <w:p w:rsidR="00DE42D9" w:rsidRDefault="00DE42D9">
            <w:pPr>
              <w:snapToGrid w:val="0"/>
              <w:spacing w:after="0" w:line="240" w:lineRule="auto"/>
              <w:ind w:left="700" w:hanging="700"/>
              <w:jc w:val="center"/>
              <w:textAlignment w:val="baseline"/>
              <w:rPr>
                <w:ins w:id="10453" w:author="코람코 상장리츠팀" w:date="2026-10-13T15:00:00Z"/>
                <w:rFonts w:ascii="Times New Roman" w:eastAsia="바탕체" w:hAnsi="Times New Roman"/>
                <w:kern w:val="0"/>
                <w:sz w:val="22"/>
                <w:highlight w:val="yellow"/>
              </w:rPr>
            </w:pPr>
          </w:p>
        </w:tc>
        <w:tc>
          <w:tcPr>
            <w:tcW w:w="1134" w:type="dxa"/>
            <w:vMerge/>
            <w:tcBorders>
              <w:top w:val="single" w:sz="2" w:space="0" w:color="000000"/>
              <w:left w:val="single" w:sz="2" w:space="0" w:color="000000"/>
              <w:right w:val="single" w:sz="4" w:space="0" w:color="000000"/>
            </w:tcBorders>
            <w:tcMar>
              <w:left w:w="57" w:type="dxa"/>
              <w:right w:w="57" w:type="dxa"/>
            </w:tcMar>
            <w:vAlign w:val="center"/>
          </w:tcPr>
          <w:p w:rsidR="00DE42D9" w:rsidRDefault="00DE42D9">
            <w:pPr>
              <w:snapToGrid w:val="0"/>
              <w:spacing w:after="0" w:line="240" w:lineRule="auto"/>
              <w:jc w:val="center"/>
              <w:textAlignment w:val="baseline"/>
              <w:rPr>
                <w:ins w:id="10454" w:author="코람코 상장리츠팀" w:date="2026-10-13T15:00:00Z"/>
                <w:rFonts w:ascii="Times New Roman" w:eastAsia="바탕체" w:hAnsi="Times New Roman"/>
                <w:kern w:val="0"/>
                <w:sz w:val="22"/>
              </w:rPr>
            </w:pPr>
          </w:p>
        </w:tc>
        <w:tc>
          <w:tcPr>
            <w:tcW w:w="241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455" w:author="코람코 상장리츠팀" w:date="2026-10-13T15:00:00Z"/>
                <w:rFonts w:ascii="Times New Roman" w:eastAsia="바탕체" w:hAnsi="Times New Roman"/>
                <w:kern w:val="0"/>
                <w:sz w:val="22"/>
                <w:highlight w:val="yellow"/>
              </w:rPr>
            </w:pPr>
            <w:ins w:id="10456" w:author="코람코 상장리츠팀" w:date="2026-10-13T15:00:00Z">
              <w:r>
                <w:rPr>
                  <w:rFonts w:ascii="Times New Roman" w:eastAsia="바탕체" w:hAnsi="Times New Roman"/>
                  <w:kern w:val="0"/>
                  <w:sz w:val="22"/>
                </w:rPr>
                <w:t xml:space="preserve">북인천신용협동조합</w:t>
              </w:r>
            </w:ins>
          </w:p>
        </w:tc>
        <w:tc>
          <w:tcPr>
            <w:tcW w:w="85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457" w:author="코람코 상장리츠팀" w:date="2026-10-13T15:00:00Z"/>
                <w:rFonts w:ascii="Times New Roman" w:eastAsia="바탕체" w:hAnsi="Times New Roman"/>
                <w:kern w:val="0"/>
                <w:sz w:val="22"/>
                <w:highlight w:val="yellow"/>
              </w:rPr>
            </w:pPr>
            <w:ins w:id="10458" w:author="코람코 상장리츠팀" w:date="2026-10-13T15:00:00Z">
              <w:r>
                <w:rPr>
                  <w:rFonts w:ascii="Times New Roman" w:eastAsia="바탕체" w:hAnsi="Times New Roman"/>
                  <w:kern w:val="0"/>
                  <w:sz w:val="22"/>
                </w:rPr>
                <w:t xml:space="preserve">Tranche A-1 대출</w:t>
              </w:r>
            </w:ins>
          </w:p>
        </w:tc>
        <w:tc>
          <w:tcPr>
            <w:tcW w:w="2268"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459" w:author="코람코 상장리츠팀" w:date="2026-10-13T15:00:00Z"/>
                <w:rFonts w:ascii="Times New Roman" w:eastAsia="바탕체" w:hAnsi="Times New Roman"/>
                <w:kern w:val="0"/>
                <w:sz w:val="22"/>
                <w:highlight w:val="yellow"/>
              </w:rPr>
            </w:pPr>
            <w:ins w:id="10460" w:author="코람코 상장리츠팀" w:date="2026-10-13T15:00:00Z">
              <w:r>
                <w:rPr>
                  <w:rFonts w:ascii="Times New Roman" w:eastAsia="바탕체" w:hAnsi="Times New Roman"/>
                  <w:kern w:val="0"/>
                  <w:sz w:val="22"/>
                </w:rPr>
                <w:t xml:space="preserve">금700,000,000원</w:t>
              </w:r>
            </w:ins>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461" w:author="코람코 상장리츠팀" w:date="2026-10-13T15:00:00Z"/>
                <w:rFonts w:ascii="Times New Roman" w:eastAsia="바탕체" w:hAnsi="Times New Roman"/>
                <w:kern w:val="0"/>
                <w:sz w:val="22"/>
                <w:highlight w:val="yellow"/>
              </w:rPr>
            </w:pPr>
            <w:ins w:id="10462" w:author="코람코 상장리츠팀" w:date="2026-10-13T15:00:00Z">
              <w:r>
                <w:rPr>
                  <w:rFonts w:ascii="Times New Roman" w:eastAsia="바탕체" w:hAnsi="Times New Roman"/>
                  <w:kern w:val="0"/>
                  <w:sz w:val="22"/>
                </w:rPr>
                <w:t xml:space="preserve">인출일</w:t>
              </w:r>
            </w:ins>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10463" w:author="코람코 상장리츠팀" w:date="2026-10-13T15:00:00Z"/>
                <w:rFonts w:ascii="Times New Roman" w:eastAsia="바탕체" w:hAnsi="Times New Roman"/>
                <w:kern w:val="0"/>
                <w:sz w:val="22"/>
                <w:highlight w:val="yellow"/>
              </w:rPr>
            </w:pPr>
            <w:ins w:id="10464" w:author="코람코 상장리츠팀" w:date="2026-10-13T15:00:00Z">
              <w:r>
                <w:rPr>
                  <w:rFonts w:ascii="Times New Roman" w:eastAsia="바탕체" w:hAnsi="Times New Roman"/>
                  <w:kern w:val="0"/>
                  <w:sz w:val="22"/>
                </w:rPr>
                <w:t xml:space="preserve">인출일로부터 24개월</w:t>
              </w:r>
            </w:ins>
          </w:p>
        </w:tc>
      </w:tr>
      <w:tr w:rsidR="00DE42D9" w14:paraId="6EE5C661" w14:textId="77777777">
        <w:trPr>
          <w:trHeight w:val="304"/>
          <w:jc w:val="center"/>
        </w:trPr>
        <w:tc>
          <w:tcPr>
            <w:tcW w:w="794" w:type="dxa"/>
            <w:vMerge w:val="restart"/>
            <w:tcBorders>
              <w:top w:val="single" w:sz="2" w:space="0" w:color="000000"/>
              <w:left w:val="single" w:sz="2" w:space="0" w:color="000000"/>
              <w:right w:val="single" w:sz="2" w:space="0" w:color="000000"/>
            </w:tcBorders>
            <w:tcMar>
              <w:left w:w="57" w:type="dxa"/>
              <w:right w:w="57" w:type="dxa"/>
            </w:tcMar>
            <w:vAlign w:val="center"/>
          </w:tcPr>
          <w:p w14:paraId="1274D160" w14:textId="77777777" w:rsidR="00DE42D9" w:rsidRDefault="00930A79">
            <w:pPr>
              <w:snapToGrid w:val="0"/>
              <w:spacing w:after="0" w:line="240" w:lineRule="auto"/>
              <w:jc w:val="center"/>
              <w:textAlignment w:val="baseline"/>
              <w:rPr>
                <w:rFonts w:ascii="Times New Roman" w:eastAsia="바탕체" w:hAnsi="Times New Roman"/>
                <w:kern w:val="0"/>
                <w:sz w:val="22"/>
              </w:rPr>
            </w:pPr>
            <w:r>
              <w:rPr>
                <w:rFonts w:ascii="Times New Roman" w:eastAsia="바탕체" w:hAnsi="Times New Roman"/>
                <w:kern w:val="0"/>
                <w:sz w:val="22"/>
              </w:rPr>
              <w:t>3</w:t>
            </w:r>
            <w:r>
              <w:rPr>
                <w:rFonts w:ascii="Times New Roman" w:eastAsia="바탕체" w:hAnsi="Times New Roman"/>
                <w:kern w:val="0"/>
                <w:sz w:val="22"/>
              </w:rPr>
              <w:t>순위</w:t>
            </w:r>
          </w:p>
        </w:tc>
        <w:tc>
          <w:tcPr>
            <w:tcW w:w="1134" w:type="dxa"/>
            <w:vMerge/>
            <w:tcBorders>
              <w:top w:val="single" w:sz="2" w:space="0" w:color="000000"/>
              <w:left w:val="single" w:sz="2" w:space="0" w:color="000000"/>
              <w:right w:val="single" w:sz="4" w:space="0" w:color="000000"/>
            </w:tcBorders>
            <w:tcMar>
              <w:left w:w="57" w:type="dxa"/>
              <w:right w:w="57" w:type="dxa"/>
            </w:tcMar>
            <w:vAlign w:val="center"/>
          </w:tcPr>
          <w:p w14:paraId="2691085F" w14:textId="77777777" w:rsidR="00DE42D9" w:rsidRDefault="00DE42D9">
            <w:pPr>
              <w:snapToGrid w:val="0"/>
              <w:spacing w:after="0" w:line="240" w:lineRule="auto"/>
              <w:textAlignment w:val="baseline"/>
              <w:rPr>
                <w:rFonts w:ascii="Times New Roman" w:eastAsia="바탕체" w:hAnsi="Times New Roman"/>
                <w:kern w:val="0"/>
                <w:sz w:val="22"/>
              </w:rPr>
            </w:pPr>
          </w:p>
        </w:tc>
        <w:tc>
          <w:tcPr>
            <w:tcW w:w="2410" w:type="dxa"/>
            <w:tcBorders>
              <w:top w:val="single" w:sz="4" w:space="0" w:color="000000"/>
              <w:left w:val="single" w:sz="4" w:space="0" w:color="000000"/>
              <w:bottom w:val="dotted" w:sz="4" w:space="0" w:color="000000"/>
              <w:right w:val="single" w:sz="4" w:space="0" w:color="000000"/>
            </w:tcBorders>
            <w:vAlign w:val="center"/>
          </w:tcPr>
          <w:p w14:paraId="24FAFCB4"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키움캐피탈</w:t>
            </w:r>
            <w:r>
              <w:rPr>
                <w:rFonts w:ascii="Times New Roman" w:eastAsia="바탕체" w:hAnsi="Times New Roman"/>
                <w:kern w:val="0"/>
                <w:sz w:val="22"/>
              </w:rPr>
              <w:t xml:space="preserve"> </w:t>
            </w:r>
            <w:r>
              <w:rPr>
                <w:rFonts w:ascii="Times New Roman" w:eastAsia="바탕체" w:hAnsi="Times New Roman"/>
                <w:kern w:val="0"/>
                <w:sz w:val="22"/>
              </w:rPr>
              <w:t>주식회사</w:t>
            </w:r>
          </w:p>
        </w:tc>
        <w:tc>
          <w:tcPr>
            <w:tcW w:w="850" w:type="dxa"/>
            <w:tcBorders>
              <w:top w:val="single" w:sz="4" w:space="0" w:color="000000"/>
              <w:left w:val="single" w:sz="4" w:space="0" w:color="000000"/>
              <w:bottom w:val="dotted" w:sz="4" w:space="0" w:color="000000"/>
              <w:right w:val="single" w:sz="4" w:space="0" w:color="000000"/>
            </w:tcBorders>
            <w:vAlign w:val="center"/>
          </w:tcPr>
          <w:p w14:paraId="4BBD5736"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Tranche B </w:t>
            </w:r>
            <w:r>
              <w:rPr>
                <w:rFonts w:ascii="Times New Roman" w:eastAsia="바탕체" w:hAnsi="Times New Roman"/>
                <w:kern w:val="0"/>
                <w:sz w:val="22"/>
              </w:rPr>
              <w:t>대출</w:t>
            </w:r>
          </w:p>
        </w:tc>
        <w:tc>
          <w:tcPr>
            <w:tcW w:w="2268" w:type="dxa"/>
            <w:tcBorders>
              <w:top w:val="single" w:sz="4" w:space="0" w:color="000000"/>
              <w:left w:val="single" w:sz="4" w:space="0" w:color="000000"/>
              <w:bottom w:val="dotted" w:sz="4" w:space="0" w:color="000000"/>
              <w:right w:val="single" w:sz="4" w:space="0" w:color="000000"/>
            </w:tcBorders>
            <w:vAlign w:val="center"/>
          </w:tcPr>
          <w:p w14:paraId="39C799F2"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금</w:t>
            </w:r>
            <w:r>
              <w:rPr>
                <w:rFonts w:ascii="Times New Roman" w:eastAsia="바탕체" w:hAnsi="Times New Roman"/>
                <w:kern w:val="0"/>
                <w:sz w:val="22"/>
              </w:rPr>
              <w:t>20,000,000,000</w:t>
            </w:r>
            <w:r>
              <w:rPr>
                <w:rFonts w:ascii="Times New Roman" w:eastAsia="바탕체" w:hAnsi="Times New Roman"/>
                <w:kern w:val="0"/>
                <w:sz w:val="22"/>
              </w:rPr>
              <w:t>원</w:t>
            </w:r>
          </w:p>
        </w:tc>
        <w:tc>
          <w:tcPr>
            <w:tcW w:w="1295" w:type="dxa"/>
            <w:tcBorders>
              <w:top w:val="single" w:sz="4" w:space="0" w:color="000000"/>
              <w:left w:val="single" w:sz="4" w:space="0" w:color="000000"/>
              <w:bottom w:val="dotted" w:sz="4" w:space="0" w:color="000000"/>
              <w:right w:val="single" w:sz="4" w:space="0" w:color="000000"/>
            </w:tcBorders>
            <w:vAlign w:val="center"/>
          </w:tcPr>
          <w:p w14:paraId="39699EE6"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인출일</w:t>
            </w:r>
          </w:p>
        </w:tc>
        <w:tc>
          <w:tcPr>
            <w:tcW w:w="1295" w:type="dxa"/>
            <w:tcBorders>
              <w:top w:val="single" w:sz="4" w:space="0" w:color="000000"/>
              <w:left w:val="single" w:sz="4" w:space="0" w:color="000000"/>
              <w:bottom w:val="dotted" w:sz="4" w:space="0" w:color="000000"/>
              <w:right w:val="single" w:sz="4" w:space="0" w:color="000000"/>
            </w:tcBorders>
            <w:vAlign w:val="center"/>
          </w:tcPr>
          <w:p w14:paraId="2401AA0F"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인출일로부터</w:t>
            </w:r>
            <w:r>
              <w:rPr>
                <w:rFonts w:ascii="Times New Roman" w:eastAsia="바탕체" w:hAnsi="Times New Roman"/>
                <w:kern w:val="0"/>
                <w:sz w:val="22"/>
              </w:rPr>
              <w:t xml:space="preserve"> 24</w:t>
            </w:r>
            <w:r>
              <w:rPr>
                <w:rFonts w:ascii="Times New Roman" w:eastAsia="바탕체" w:hAnsi="Times New Roman"/>
                <w:kern w:val="0"/>
                <w:sz w:val="22"/>
              </w:rPr>
              <w:t>개월</w:t>
            </w:r>
          </w:p>
        </w:tc>
      </w:tr>
      <w:tr w:rsidR="00DE42D9" w14:paraId="0D3786CD" w14:textId="77777777">
        <w:trPr>
          <w:trHeight w:val="304"/>
          <w:jc w:val="center"/>
        </w:trPr>
        <w:tc>
          <w:tcPr>
            <w:tcW w:w="794" w:type="dxa"/>
            <w:vMerge/>
            <w:tcBorders>
              <w:top w:val="single" w:sz="2" w:space="0" w:color="000000"/>
              <w:left w:val="single" w:sz="2" w:space="0" w:color="000000"/>
              <w:right w:val="single" w:sz="2" w:space="0" w:color="000000"/>
            </w:tcBorders>
            <w:tcMar>
              <w:left w:w="57" w:type="dxa"/>
              <w:right w:w="57" w:type="dxa"/>
            </w:tcMar>
            <w:vAlign w:val="center"/>
          </w:tcPr>
          <w:p w14:paraId="7FF87BA2" w14:textId="77777777" w:rsidR="00DE42D9" w:rsidRDefault="00DE42D9">
            <w:pPr>
              <w:snapToGrid w:val="0"/>
              <w:spacing w:after="0" w:line="240" w:lineRule="auto"/>
              <w:jc w:val="center"/>
              <w:textAlignment w:val="baseline"/>
              <w:rPr>
                <w:rFonts w:ascii="Times New Roman" w:eastAsia="바탕체" w:hAnsi="Times New Roman"/>
                <w:kern w:val="0"/>
                <w:sz w:val="22"/>
                <w:highlight w:val="yellow"/>
              </w:rPr>
            </w:pPr>
          </w:p>
        </w:tc>
        <w:tc>
          <w:tcPr>
            <w:tcW w:w="1134" w:type="dxa"/>
            <w:vMerge/>
            <w:tcBorders>
              <w:top w:val="single" w:sz="2" w:space="0" w:color="000000"/>
              <w:left w:val="single" w:sz="2" w:space="0" w:color="000000"/>
              <w:right w:val="single" w:sz="4" w:space="0" w:color="000000"/>
            </w:tcBorders>
            <w:tcMar>
              <w:left w:w="57" w:type="dxa"/>
              <w:right w:w="57" w:type="dxa"/>
            </w:tcMar>
            <w:vAlign w:val="center"/>
          </w:tcPr>
          <w:p w14:paraId="7AABF48D" w14:textId="77777777" w:rsidR="00DE42D9" w:rsidRDefault="00DE42D9">
            <w:pPr>
              <w:snapToGrid w:val="0"/>
              <w:spacing w:after="0" w:line="240" w:lineRule="auto"/>
              <w:textAlignment w:val="baseline"/>
              <w:rPr>
                <w:rFonts w:ascii="Times New Roman" w:eastAsia="바탕체" w:hAnsi="Times New Roman"/>
                <w:kern w:val="0"/>
                <w:sz w:val="22"/>
              </w:rPr>
            </w:pPr>
          </w:p>
        </w:tc>
        <w:tc>
          <w:tcPr>
            <w:tcW w:w="2410" w:type="dxa"/>
            <w:tcBorders>
              <w:top w:val="dotted" w:sz="4" w:space="0" w:color="000000"/>
              <w:left w:val="single" w:sz="4" w:space="0" w:color="000000"/>
              <w:bottom w:val="dotted" w:sz="4" w:space="0" w:color="000000"/>
              <w:right w:val="single" w:sz="4" w:space="0" w:color="000000"/>
            </w:tcBorders>
            <w:vAlign w:val="center"/>
          </w:tcPr>
          <w:p w14:paraId="31D1CB6C"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엠지캐피탈</w:t>
            </w:r>
            <w:r>
              <w:rPr>
                <w:rFonts w:ascii="Times New Roman" w:eastAsia="바탕체" w:hAnsi="Times New Roman"/>
                <w:kern w:val="0"/>
                <w:sz w:val="22"/>
              </w:rPr>
              <w:t xml:space="preserve"> </w:t>
            </w:r>
            <w:r>
              <w:rPr>
                <w:rFonts w:ascii="Times New Roman" w:eastAsia="바탕체" w:hAnsi="Times New Roman"/>
                <w:kern w:val="0"/>
                <w:sz w:val="22"/>
              </w:rPr>
              <w:t>주식회사</w:t>
            </w:r>
          </w:p>
        </w:tc>
        <w:tc>
          <w:tcPr>
            <w:tcW w:w="850" w:type="dxa"/>
            <w:tcBorders>
              <w:top w:val="dotted" w:sz="4" w:space="0" w:color="000000"/>
              <w:left w:val="single" w:sz="4" w:space="0" w:color="000000"/>
              <w:bottom w:val="dotted" w:sz="4" w:space="0" w:color="000000"/>
              <w:right w:val="single" w:sz="4" w:space="0" w:color="000000"/>
            </w:tcBorders>
            <w:vAlign w:val="center"/>
          </w:tcPr>
          <w:p w14:paraId="5875ADFF"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Tranche B </w:t>
            </w:r>
            <w:r>
              <w:rPr>
                <w:rFonts w:ascii="Times New Roman" w:eastAsia="바탕체" w:hAnsi="Times New Roman"/>
                <w:kern w:val="0"/>
                <w:sz w:val="22"/>
              </w:rPr>
              <w:t>대출</w:t>
            </w:r>
          </w:p>
        </w:tc>
        <w:tc>
          <w:tcPr>
            <w:tcW w:w="2268" w:type="dxa"/>
            <w:tcBorders>
              <w:top w:val="dotted" w:sz="4" w:space="0" w:color="000000"/>
              <w:left w:val="single" w:sz="4" w:space="0" w:color="000000"/>
              <w:bottom w:val="dotted" w:sz="4" w:space="0" w:color="000000"/>
              <w:right w:val="single" w:sz="4" w:space="0" w:color="000000"/>
            </w:tcBorders>
            <w:vAlign w:val="center"/>
          </w:tcPr>
          <w:p w14:paraId="35A0FF95"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금</w:t>
            </w:r>
            <w:r>
              <w:rPr>
                <w:rFonts w:ascii="Times New Roman" w:eastAsia="바탕체" w:hAnsi="Times New Roman"/>
                <w:kern w:val="0"/>
                <w:sz w:val="22"/>
              </w:rPr>
              <w:t>10,000,000,000</w:t>
            </w:r>
            <w:r>
              <w:rPr>
                <w:rFonts w:ascii="Times New Roman" w:eastAsia="바탕체" w:hAnsi="Times New Roman"/>
                <w:kern w:val="0"/>
                <w:sz w:val="22"/>
              </w:rPr>
              <w:t>원</w:t>
            </w:r>
          </w:p>
        </w:tc>
        <w:tc>
          <w:tcPr>
            <w:tcW w:w="1295" w:type="dxa"/>
            <w:tcBorders>
              <w:top w:val="dotted" w:sz="4" w:space="0" w:color="000000"/>
              <w:left w:val="single" w:sz="4" w:space="0" w:color="000000"/>
              <w:bottom w:val="dotted" w:sz="4" w:space="0" w:color="000000"/>
              <w:right w:val="single" w:sz="4" w:space="0" w:color="000000"/>
            </w:tcBorders>
            <w:vAlign w:val="center"/>
          </w:tcPr>
          <w:p w14:paraId="7C79B8D6"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인출일</w:t>
            </w:r>
          </w:p>
        </w:tc>
        <w:tc>
          <w:tcPr>
            <w:tcW w:w="1295" w:type="dxa"/>
            <w:tcBorders>
              <w:top w:val="dotted" w:sz="4" w:space="0" w:color="000000"/>
              <w:left w:val="single" w:sz="4" w:space="0" w:color="000000"/>
              <w:bottom w:val="dotted" w:sz="4" w:space="0" w:color="000000"/>
              <w:right w:val="single" w:sz="4" w:space="0" w:color="000000"/>
            </w:tcBorders>
            <w:vAlign w:val="center"/>
          </w:tcPr>
          <w:p w14:paraId="64B4F568"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인출일로부터</w:t>
            </w:r>
            <w:r>
              <w:rPr>
                <w:rFonts w:ascii="Times New Roman" w:eastAsia="바탕체" w:hAnsi="Times New Roman"/>
                <w:kern w:val="0"/>
                <w:sz w:val="22"/>
              </w:rPr>
              <w:t xml:space="preserve"> 24</w:t>
            </w:r>
            <w:r>
              <w:rPr>
                <w:rFonts w:ascii="Times New Roman" w:eastAsia="바탕체" w:hAnsi="Times New Roman"/>
                <w:kern w:val="0"/>
                <w:sz w:val="22"/>
              </w:rPr>
              <w:t>개월</w:t>
            </w:r>
          </w:p>
        </w:tc>
      </w:tr>
      <w:tr w:rsidR="00DE42D9" w14:paraId="1BF18486" w14:textId="77777777">
        <w:trPr>
          <w:trHeight w:val="304"/>
          <w:jc w:val="center"/>
        </w:trPr>
        <w:tc>
          <w:tcPr>
            <w:tcW w:w="794" w:type="dxa"/>
            <w:vMerge/>
            <w:tcBorders>
              <w:top w:val="single" w:sz="2" w:space="0" w:color="000000"/>
              <w:left w:val="single" w:sz="2" w:space="0" w:color="000000"/>
              <w:right w:val="single" w:sz="2" w:space="0" w:color="000000"/>
            </w:tcBorders>
            <w:tcMar>
              <w:left w:w="57" w:type="dxa"/>
              <w:right w:w="57" w:type="dxa"/>
            </w:tcMar>
            <w:vAlign w:val="center"/>
          </w:tcPr>
          <w:p w14:paraId="263B2F28" w14:textId="77777777" w:rsidR="00DE42D9" w:rsidRDefault="00DE42D9">
            <w:pPr>
              <w:snapToGrid w:val="0"/>
              <w:spacing w:after="0" w:line="240" w:lineRule="auto"/>
              <w:jc w:val="center"/>
              <w:textAlignment w:val="baseline"/>
              <w:rPr>
                <w:rFonts w:ascii="Times New Roman" w:eastAsia="바탕체" w:hAnsi="Times New Roman"/>
                <w:kern w:val="0"/>
                <w:sz w:val="22"/>
                <w:highlight w:val="yellow"/>
              </w:rPr>
            </w:pPr>
          </w:p>
        </w:tc>
        <w:tc>
          <w:tcPr>
            <w:tcW w:w="1134" w:type="dxa"/>
            <w:vMerge/>
            <w:tcBorders>
              <w:top w:val="single" w:sz="2" w:space="0" w:color="000000"/>
              <w:left w:val="single" w:sz="2" w:space="0" w:color="000000"/>
              <w:right w:val="single" w:sz="4" w:space="0" w:color="000000"/>
            </w:tcBorders>
            <w:tcMar>
              <w:left w:w="57" w:type="dxa"/>
              <w:right w:w="57" w:type="dxa"/>
            </w:tcMar>
            <w:vAlign w:val="center"/>
          </w:tcPr>
          <w:p w14:paraId="478CCC5A" w14:textId="77777777" w:rsidR="00DE42D9" w:rsidRDefault="00DE42D9">
            <w:pPr>
              <w:snapToGrid w:val="0"/>
              <w:spacing w:after="0" w:line="240" w:lineRule="auto"/>
              <w:textAlignment w:val="baseline"/>
              <w:rPr>
                <w:rFonts w:ascii="Times New Roman" w:eastAsia="바탕체" w:hAnsi="Times New Roman"/>
                <w:kern w:val="0"/>
                <w:sz w:val="22"/>
              </w:rPr>
            </w:pPr>
          </w:p>
        </w:tc>
        <w:tc>
          <w:tcPr>
            <w:tcW w:w="2410" w:type="dxa"/>
            <w:tcBorders>
              <w:top w:val="dotted" w:sz="4" w:space="0" w:color="000000"/>
              <w:left w:val="single" w:sz="4" w:space="0" w:color="000000"/>
              <w:bottom w:val="dotted" w:sz="4" w:space="0" w:color="000000"/>
              <w:right w:val="single" w:sz="4" w:space="0" w:color="000000"/>
            </w:tcBorders>
            <w:vAlign w:val="center"/>
          </w:tcPr>
          <w:p w14:paraId="7F8862B9"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del w:id="10465" w:author="코람코 상장리츠팀" w:date="2026-10-13T15:00:00Z">
              <w:r>
                <w:rPr>
                  <w:rFonts w:ascii="Times New Roman" w:eastAsia="바탕체" w:hAnsi="Times New Roman"/>
                  <w:kern w:val="0"/>
                  <w:sz w:val="22"/>
                </w:rPr>
                <w:delText xml:space="preserve">DB</w:delText>
              </w:r>
            </w:del>
            <w:del w:id="10466" w:author="코람코 상장리츠팀" w:date="2026-10-13T15:00:00Z">
              <w:r>
                <w:rPr>
                  <w:rFonts w:ascii="Times New Roman" w:eastAsia="바탕체" w:hAnsi="Times New Roman"/>
                  <w:kern w:val="0"/>
                  <w:sz w:val="22"/>
                </w:rPr>
                <w:delText xml:space="preserve">저축은행</w:delText>
              </w:r>
            </w:del>
            <w:del w:id="10467" w:author="코람코 상장리츠팀" w:date="2026-10-13T15:00:00Z">
              <w:r>
                <w:rPr>
                  <w:rFonts w:ascii="Times New Roman" w:eastAsia="바탕체" w:hAnsi="Times New Roman"/>
                  <w:kern w:val="0"/>
                  <w:sz w:val="22"/>
                </w:rPr>
                <w:delText xml:space="preserve"> [</w:delText>
              </w:r>
            </w:del>
            <w:del w:id="10468" w:author="코람코 상장리츠팀" w:date="2026-10-13T15:00:00Z">
              <w:r>
                <w:rPr>
                  <w:rFonts w:ascii="Times New Roman" w:eastAsia="바탕체" w:hAnsi="Times New Roman"/>
                  <w:kern w:val="0"/>
                  <w:sz w:val="22"/>
                </w:rPr>
                <w:delText xml:space="preserve">정식</w:delText>
              </w:r>
            </w:del>
            <w:del w:id="10469" w:author="코람코 상장리츠팀" w:date="2026-10-13T15:00:00Z">
              <w:r>
                <w:rPr>
                  <w:rFonts w:ascii="Times New Roman" w:eastAsia="바탕체" w:hAnsi="Times New Roman"/>
                  <w:kern w:val="0"/>
                  <w:sz w:val="22"/>
                </w:rPr>
                <w:delText xml:space="preserve"> </w:delText>
              </w:r>
            </w:del>
            <w:del w:id="10470" w:author="코람코 상장리츠팀" w:date="2026-10-13T15:00:00Z">
              <w:r>
                <w:rPr>
                  <w:rFonts w:ascii="Times New Roman" w:eastAsia="바탕체" w:hAnsi="Times New Roman"/>
                  <w:kern w:val="0"/>
                  <w:sz w:val="22"/>
                </w:rPr>
                <w:delText xml:space="preserve">상호</w:delText>
              </w:r>
            </w:del>
            <w:del w:id="10471" w:author="코람코 상장리츠팀" w:date="2026-10-13T15:00:00Z">
              <w:r>
                <w:rPr>
                  <w:rFonts w:ascii="Times New Roman" w:eastAsia="바탕체" w:hAnsi="Times New Roman"/>
                  <w:kern w:val="0"/>
                  <w:sz w:val="22"/>
                </w:rPr>
                <w:delText xml:space="preserve"> </w:delText>
              </w:r>
            </w:del>
            <w:del w:id="10472" w:author="코람코 상장리츠팀" w:date="2026-10-13T15:00:00Z">
              <w:r>
                <w:rPr>
                  <w:rFonts w:ascii="Times New Roman" w:eastAsia="바탕체" w:hAnsi="Times New Roman"/>
                  <w:kern w:val="0"/>
                  <w:sz w:val="22"/>
                </w:rPr>
                <w:delText xml:space="preserve">확인</w:delText>
              </w:r>
            </w:del>
            <w:del w:id="10473" w:author="코람코 상장리츠팀" w:date="2026-10-13T15:00:00Z">
              <w:r>
                <w:rPr>
                  <w:rFonts w:ascii="Times New Roman" w:eastAsia="바탕체" w:hAnsi="Times New Roman"/>
                  <w:kern w:val="0"/>
                  <w:sz w:val="22"/>
                </w:rPr>
                <w:delText xml:space="preserve"> </w:delText>
              </w:r>
            </w:del>
            <w:del w:id="10474" w:author="코람코 상장리츠팀" w:date="2026-10-13T15:00:00Z">
              <w:r>
                <w:rPr>
                  <w:rFonts w:ascii="Times New Roman" w:eastAsia="바탕체" w:hAnsi="Times New Roman"/>
                  <w:kern w:val="0"/>
                  <w:sz w:val="22"/>
                </w:rPr>
                <w:delText xml:space="preserve">필요</w:delText>
              </w:r>
            </w:del>
            <w:del w:id="10475" w:author="코람코 상장리츠팀" w:date="2026-10-13T15:00:00Z">
              <w:r>
                <w:rPr>
                  <w:rFonts w:ascii="Times New Roman" w:eastAsia="바탕체" w:hAnsi="Times New Roman"/>
                  <w:kern w:val="0"/>
                  <w:sz w:val="22"/>
                </w:rPr>
                <w:delText xml:space="preserve">]</w:delText>
              </w:r>
            </w:del>
            <w:ins w:id="10476" w:author="코람코 상장리츠팀" w:date="2026-10-13T15:00:00Z">
              <w:r>
                <w:rPr>
                  <w:rFonts w:ascii="Times New Roman" w:eastAsia="바탕체" w:hAnsi="Times New Roman"/>
                  <w:kern w:val="0"/>
                  <w:sz w:val="22"/>
                </w:rPr>
                <w:t xml:space="preserve">주식회사 디비저축은행</w:t>
              </w:r>
            </w:ins>
          </w:p>
        </w:tc>
        <w:tc>
          <w:tcPr>
            <w:tcW w:w="850" w:type="dxa"/>
            <w:tcBorders>
              <w:top w:val="dotted" w:sz="4" w:space="0" w:color="000000"/>
              <w:left w:val="single" w:sz="4" w:space="0" w:color="000000"/>
              <w:bottom w:val="dotted" w:sz="4" w:space="0" w:color="000000"/>
              <w:right w:val="single" w:sz="4" w:space="0" w:color="000000"/>
            </w:tcBorders>
            <w:vAlign w:val="center"/>
          </w:tcPr>
          <w:p w14:paraId="2E403EBB"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Tranche B </w:t>
            </w:r>
            <w:r>
              <w:rPr>
                <w:rFonts w:ascii="Times New Roman" w:eastAsia="바탕체" w:hAnsi="Times New Roman"/>
                <w:kern w:val="0"/>
                <w:sz w:val="22"/>
              </w:rPr>
              <w:t>대출</w:t>
            </w:r>
          </w:p>
        </w:tc>
        <w:tc>
          <w:tcPr>
            <w:tcW w:w="2268" w:type="dxa"/>
            <w:tcBorders>
              <w:top w:val="dotted" w:sz="4" w:space="0" w:color="000000"/>
              <w:left w:val="single" w:sz="4" w:space="0" w:color="000000"/>
              <w:bottom w:val="dotted" w:sz="4" w:space="0" w:color="000000"/>
              <w:right w:val="single" w:sz="4" w:space="0" w:color="000000"/>
            </w:tcBorders>
            <w:vAlign w:val="center"/>
          </w:tcPr>
          <w:p w14:paraId="71B35895"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금</w:t>
            </w:r>
            <w:r>
              <w:rPr>
                <w:rFonts w:ascii="Times New Roman" w:eastAsia="바탕체" w:hAnsi="Times New Roman"/>
                <w:kern w:val="0"/>
                <w:sz w:val="22"/>
              </w:rPr>
              <w:t>8,000,000,000</w:t>
            </w:r>
            <w:r>
              <w:rPr>
                <w:rFonts w:ascii="Times New Roman" w:eastAsia="바탕체" w:hAnsi="Times New Roman"/>
                <w:kern w:val="0"/>
                <w:sz w:val="22"/>
              </w:rPr>
              <w:t>원</w:t>
            </w:r>
          </w:p>
        </w:tc>
        <w:tc>
          <w:tcPr>
            <w:tcW w:w="1295" w:type="dxa"/>
            <w:tcBorders>
              <w:top w:val="dotted" w:sz="4" w:space="0" w:color="000000"/>
              <w:left w:val="single" w:sz="4" w:space="0" w:color="000000"/>
              <w:bottom w:val="dotted" w:sz="4" w:space="0" w:color="000000"/>
              <w:right w:val="single" w:sz="4" w:space="0" w:color="000000"/>
            </w:tcBorders>
            <w:vAlign w:val="center"/>
          </w:tcPr>
          <w:p w14:paraId="085A455E"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인출일</w:t>
            </w:r>
          </w:p>
        </w:tc>
        <w:tc>
          <w:tcPr>
            <w:tcW w:w="1295" w:type="dxa"/>
            <w:tcBorders>
              <w:top w:val="dotted" w:sz="4" w:space="0" w:color="000000"/>
              <w:left w:val="single" w:sz="4" w:space="0" w:color="000000"/>
              <w:bottom w:val="dotted" w:sz="4" w:space="0" w:color="000000"/>
              <w:right w:val="single" w:sz="4" w:space="0" w:color="000000"/>
            </w:tcBorders>
            <w:vAlign w:val="center"/>
          </w:tcPr>
          <w:p w14:paraId="0A23D6BB"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인출일로부터</w:t>
            </w:r>
            <w:r>
              <w:rPr>
                <w:rFonts w:ascii="Times New Roman" w:eastAsia="바탕체" w:hAnsi="Times New Roman"/>
                <w:kern w:val="0"/>
                <w:sz w:val="22"/>
              </w:rPr>
              <w:t xml:space="preserve"> 24</w:t>
            </w:r>
            <w:r>
              <w:rPr>
                <w:rFonts w:ascii="Times New Roman" w:eastAsia="바탕체" w:hAnsi="Times New Roman"/>
                <w:kern w:val="0"/>
                <w:sz w:val="22"/>
              </w:rPr>
              <w:t>개월</w:t>
            </w:r>
          </w:p>
        </w:tc>
      </w:tr>
      <w:tr w:rsidR="00DE42D9" w14:paraId="70295C87" w14:textId="77777777">
        <w:trPr>
          <w:trHeight w:val="635"/>
          <w:jc w:val="center"/>
        </w:trPr>
        <w:tc>
          <w:tcPr>
            <w:tcW w:w="4338" w:type="dxa"/>
            <w:gridSpan w:val="3"/>
            <w:tcBorders>
              <w:top w:val="single" w:sz="4" w:space="0" w:color="000000"/>
              <w:left w:val="single" w:sz="2" w:space="0" w:color="000000"/>
              <w:bottom w:val="single" w:sz="2" w:space="0" w:color="000000"/>
              <w:right w:val="single" w:sz="2" w:space="0" w:color="000000"/>
            </w:tcBorders>
            <w:tcMar>
              <w:left w:w="57" w:type="dxa"/>
              <w:right w:w="57" w:type="dxa"/>
            </w:tcMar>
            <w:vAlign w:val="center"/>
          </w:tcPr>
          <w:p w14:paraId="1B75D230" w14:textId="77777777" w:rsidR="00DE42D9" w:rsidRDefault="00930A79">
            <w:pPr>
              <w:snapToGrid w:val="0"/>
              <w:spacing w:after="0" w:line="240" w:lineRule="auto"/>
              <w:jc w:val="center"/>
              <w:textAlignment w:val="baseline"/>
              <w:rPr>
                <w:rFonts w:ascii="Times New Roman" w:eastAsia="바탕체" w:hAnsi="Times New Roman"/>
                <w:kern w:val="0"/>
                <w:sz w:val="22"/>
              </w:rPr>
            </w:pPr>
            <w:r>
              <w:rPr>
                <w:rFonts w:ascii="Times New Roman" w:eastAsia="바탕체" w:hAnsi="Times New Roman"/>
                <w:kern w:val="0"/>
                <w:sz w:val="22"/>
              </w:rPr>
              <w:t>합</w:t>
            </w:r>
            <w:r>
              <w:rPr>
                <w:rFonts w:ascii="Times New Roman" w:eastAsia="Times New Roman" w:hAnsi="Times New Roman"/>
                <w:kern w:val="0"/>
                <w:sz w:val="22"/>
              </w:rPr>
              <w:t xml:space="preserve">   </w:t>
            </w:r>
            <w:r>
              <w:rPr>
                <w:rFonts w:ascii="Times New Roman" w:eastAsia="바탕체" w:hAnsi="Times New Roman"/>
                <w:kern w:val="0"/>
                <w:sz w:val="22"/>
              </w:rPr>
              <w:t>계</w:t>
            </w:r>
          </w:p>
        </w:tc>
        <w:tc>
          <w:tcPr>
            <w:tcW w:w="850" w:type="dxa"/>
            <w:tcBorders>
              <w:top w:val="single" w:sz="4" w:space="0" w:color="000000"/>
              <w:left w:val="single" w:sz="2" w:space="0" w:color="000000"/>
              <w:bottom w:val="single" w:sz="2" w:space="0" w:color="000000"/>
              <w:right w:val="single" w:sz="2" w:space="0" w:color="000000"/>
            </w:tcBorders>
            <w:vAlign w:val="center"/>
          </w:tcPr>
          <w:p w14:paraId="120D362F" w14:textId="77777777" w:rsidR="00DE42D9" w:rsidRDefault="00DE42D9">
            <w:pPr>
              <w:snapToGrid w:val="0"/>
              <w:spacing w:after="0" w:line="240" w:lineRule="auto"/>
              <w:jc w:val="center"/>
              <w:textAlignment w:val="baseline"/>
              <w:rPr>
                <w:rFonts w:ascii="Times New Roman" w:eastAsia="바탕체" w:hAnsi="Times New Roman"/>
                <w:kern w:val="0"/>
                <w:sz w:val="22"/>
              </w:rPr>
            </w:pPr>
          </w:p>
        </w:tc>
        <w:tc>
          <w:tcPr>
            <w:tcW w:w="2268" w:type="dxa"/>
            <w:tcBorders>
              <w:top w:val="single" w:sz="4" w:space="0" w:color="000000"/>
              <w:left w:val="single" w:sz="2" w:space="0" w:color="000000"/>
              <w:bottom w:val="single" w:sz="2" w:space="0" w:color="000000"/>
              <w:right w:val="single" w:sz="2" w:space="0" w:color="000000"/>
            </w:tcBorders>
            <w:vAlign w:val="center"/>
          </w:tcPr>
          <w:p w14:paraId="1FE46C23" w14:textId="77777777" w:rsidR="00DE42D9" w:rsidRDefault="00930A79">
            <w:pPr>
              <w:snapToGrid w:val="0"/>
              <w:spacing w:after="0" w:line="240" w:lineRule="auto"/>
              <w:jc w:val="center"/>
              <w:textAlignment w:val="baseline"/>
              <w:rPr>
                <w:rFonts w:ascii="Times New Roman" w:eastAsia="바탕체" w:hAnsi="Times New Roman"/>
                <w:kern w:val="0"/>
                <w:sz w:val="22"/>
              </w:rPr>
            </w:pPr>
            <w:r>
              <w:rPr>
                <w:rFonts w:ascii="Times New Roman" w:eastAsia="바탕체" w:hAnsi="Times New Roman"/>
                <w:kern w:val="0"/>
                <w:sz w:val="22"/>
              </w:rPr>
              <w:t>금</w:t>
            </w:r>
            <w:r>
              <w:rPr>
                <w:rFonts w:ascii="Times New Roman" w:eastAsia="Times New Roman" w:hAnsi="Times New Roman"/>
                <w:kern w:val="0"/>
                <w:sz w:val="22"/>
              </w:rPr>
              <w:t xml:space="preserve"> </w:t>
            </w:r>
            <w:r>
              <w:rPr>
                <w:rFonts w:ascii="Times New Roman" w:eastAsia="바탕체" w:hAnsi="Times New Roman"/>
                <w:kern w:val="0"/>
                <w:sz w:val="22"/>
              </w:rPr>
              <w:t>일천구백팔십억원</w:t>
            </w:r>
            <w:r>
              <w:rPr>
                <w:rFonts w:ascii="Times New Roman" w:eastAsia="바탕체" w:hAnsi="Times New Roman"/>
                <w:kern w:val="0"/>
                <w:sz w:val="22"/>
              </w:rPr>
              <w:t>(</w:t>
            </w:r>
            <w:r>
              <w:rPr>
                <w:rFonts w:ascii="Times New Roman" w:eastAsia="바탕체" w:hAnsi="Times New Roman"/>
                <w:kern w:val="0"/>
                <w:sz w:val="22"/>
              </w:rPr>
              <w:t>￦</w:t>
            </w:r>
            <w:r>
              <w:rPr>
                <w:rFonts w:ascii="Times New Roman" w:eastAsia="바탕체" w:hAnsi="Times New Roman"/>
                <w:kern w:val="0"/>
                <w:sz w:val="22"/>
              </w:rPr>
              <w:t>198,000,000,000)</w:t>
            </w:r>
          </w:p>
        </w:tc>
        <w:tc>
          <w:tcPr>
            <w:tcW w:w="1295" w:type="dxa"/>
            <w:tcBorders>
              <w:top w:val="single" w:sz="4" w:space="0" w:color="000000"/>
              <w:left w:val="single" w:sz="2" w:space="0" w:color="000000"/>
              <w:bottom w:val="single" w:sz="2" w:space="0" w:color="000000"/>
              <w:right w:val="single" w:sz="2" w:space="0" w:color="000000"/>
            </w:tcBorders>
            <w:vAlign w:val="center"/>
          </w:tcPr>
          <w:p w14:paraId="191543FF" w14:textId="77777777" w:rsidR="00DE42D9" w:rsidRDefault="00DE42D9">
            <w:pPr>
              <w:snapToGrid w:val="0"/>
              <w:spacing w:after="0" w:line="240" w:lineRule="auto"/>
              <w:textAlignment w:val="baseline"/>
              <w:rPr>
                <w:rFonts w:ascii="Times New Roman" w:eastAsia="바탕체" w:hAnsi="Times New Roman"/>
                <w:kern w:val="0"/>
                <w:sz w:val="22"/>
              </w:rPr>
            </w:pPr>
          </w:p>
        </w:tc>
        <w:tc>
          <w:tcPr>
            <w:tcW w:w="1295" w:type="dxa"/>
            <w:tcBorders>
              <w:top w:val="single" w:sz="4" w:space="0" w:color="000000"/>
              <w:left w:val="single" w:sz="2" w:space="0" w:color="000000"/>
              <w:bottom w:val="single" w:sz="2" w:space="0" w:color="000000"/>
              <w:right w:val="single" w:sz="2" w:space="0" w:color="000000"/>
            </w:tcBorders>
            <w:vAlign w:val="center"/>
          </w:tcPr>
          <w:p w14:paraId="5FDE59D6" w14:textId="77777777" w:rsidR="00DE42D9" w:rsidRDefault="00DE42D9">
            <w:pPr>
              <w:snapToGrid w:val="0"/>
              <w:spacing w:after="0" w:line="240" w:lineRule="auto"/>
              <w:textAlignment w:val="baseline"/>
              <w:rPr>
                <w:rFonts w:ascii="Times New Roman" w:eastAsia="바탕체" w:hAnsi="Times New Roman"/>
                <w:kern w:val="0"/>
                <w:sz w:val="22"/>
              </w:rPr>
            </w:pPr>
          </w:p>
        </w:tc>
      </w:tr>
    </w:tbl>
    <w:p w14:paraId="7DCF958F" w14:textId="77777777" w:rsidR="00DE42D9" w:rsidRDefault="00DE42D9">
      <w:pPr>
        <w:snapToGrid w:val="0"/>
        <w:spacing w:after="0" w:line="360" w:lineRule="auto"/>
        <w:ind w:left="700" w:hanging="700"/>
        <w:textAlignment w:val="baseline"/>
        <w:rPr>
          <w:rFonts w:ascii="Times New Roman" w:eastAsia="바탕체" w:hAnsi="Times New Roman"/>
          <w:i/>
          <w:iCs/>
          <w:kern w:val="0"/>
          <w:sz w:val="22"/>
        </w:rPr>
      </w:pPr>
    </w:p>
    <w:p w14:paraId="1FA98C28" w14:textId="77777777" w:rsidR="00DE42D9" w:rsidRDefault="00930A79">
      <w:pPr>
        <w:snapToGrid w:val="0"/>
        <w:spacing w:after="0" w:line="360" w:lineRule="auto"/>
        <w:ind w:left="700" w:hanging="700"/>
        <w:textAlignment w:val="baseline"/>
        <w:rPr>
          <w:rFonts w:ascii="Times New Roman" w:eastAsia="바탕체" w:hAnsi="Times New Roman"/>
          <w:i/>
          <w:iCs/>
          <w:kern w:val="0"/>
          <w:sz w:val="22"/>
        </w:rPr>
      </w:pPr>
      <w:r>
        <w:rPr>
          <w:rFonts w:ascii="Times New Roman" w:eastAsia="바탕체" w:hAnsi="Times New Roman"/>
          <w:i/>
          <w:iCs/>
          <w:kern w:val="0"/>
          <w:sz w:val="22"/>
        </w:rPr>
        <w:t>주</w:t>
      </w:r>
      <w:r>
        <w:rPr>
          <w:rFonts w:ascii="Times New Roman" w:eastAsia="바탕체" w:hAnsi="Times New Roman"/>
          <w:i/>
          <w:iCs/>
          <w:kern w:val="0"/>
          <w:sz w:val="22"/>
        </w:rPr>
        <w:t xml:space="preserve">1) </w:t>
      </w:r>
      <w:r>
        <w:rPr>
          <w:rFonts w:ascii="Times New Roman" w:eastAsia="바탕체" w:hAnsi="Times New Roman"/>
          <w:i/>
          <w:iCs/>
          <w:kern w:val="0"/>
          <w:sz w:val="22"/>
        </w:rPr>
        <w:t>위</w:t>
      </w:r>
      <w:r>
        <w:rPr>
          <w:rFonts w:ascii="Times New Roman" w:eastAsia="바탕체" w:hAnsi="Times New Roman"/>
          <w:i/>
          <w:iCs/>
          <w:kern w:val="0"/>
          <w:sz w:val="22"/>
        </w:rPr>
        <w:t>“</w:t>
      </w:r>
      <w:r>
        <w:rPr>
          <w:rFonts w:ascii="Times New Roman" w:eastAsia="바탕체" w:hAnsi="Times New Roman"/>
          <w:i/>
          <w:iCs/>
          <w:kern w:val="0"/>
          <w:sz w:val="22"/>
        </w:rPr>
        <w:t>여신거래</w:t>
      </w:r>
      <w:r>
        <w:rPr>
          <w:rFonts w:ascii="Times New Roman" w:eastAsia="바탕체" w:hAnsi="Times New Roman"/>
          <w:i/>
          <w:iCs/>
          <w:kern w:val="0"/>
          <w:sz w:val="22"/>
        </w:rPr>
        <w:t>”</w:t>
      </w:r>
      <w:r>
        <w:rPr>
          <w:rFonts w:ascii="Times New Roman" w:eastAsia="바탕체" w:hAnsi="Times New Roman"/>
          <w:i/>
          <w:iCs/>
          <w:kern w:val="0"/>
          <w:sz w:val="22"/>
        </w:rPr>
        <w:t>라</w:t>
      </w:r>
      <w:r>
        <w:rPr>
          <w:rFonts w:ascii="Times New Roman" w:eastAsia="Times New Roman" w:hAnsi="Times New Roman"/>
          <w:i/>
          <w:iCs/>
          <w:kern w:val="0"/>
          <w:sz w:val="22"/>
        </w:rPr>
        <w:t xml:space="preserve"> </w:t>
      </w:r>
      <w:r>
        <w:rPr>
          <w:rFonts w:ascii="Times New Roman" w:eastAsia="바탕체" w:hAnsi="Times New Roman"/>
          <w:i/>
          <w:iCs/>
          <w:kern w:val="0"/>
          <w:sz w:val="22"/>
        </w:rPr>
        <w:t>함은</w:t>
      </w:r>
      <w:r>
        <w:rPr>
          <w:rFonts w:ascii="Times New Roman" w:eastAsia="바탕체" w:hAnsi="Times New Roman"/>
          <w:i/>
          <w:iCs/>
          <w:kern w:val="0"/>
          <w:sz w:val="22"/>
        </w:rPr>
        <w:t xml:space="preserve">, </w:t>
      </w:r>
      <w:r>
        <w:rPr>
          <w:rFonts w:ascii="Times New Roman" w:eastAsia="바탕체" w:hAnsi="Times New Roman"/>
          <w:i/>
          <w:iCs/>
          <w:kern w:val="0"/>
          <w:sz w:val="22"/>
        </w:rPr>
        <w:t>그</w:t>
      </w:r>
      <w:r>
        <w:rPr>
          <w:rFonts w:ascii="Times New Roman" w:eastAsia="Times New Roman" w:hAnsi="Times New Roman"/>
          <w:i/>
          <w:iCs/>
          <w:kern w:val="0"/>
          <w:sz w:val="22"/>
        </w:rPr>
        <w:t xml:space="preserve"> </w:t>
      </w:r>
      <w:r>
        <w:rPr>
          <w:rFonts w:ascii="Times New Roman" w:eastAsia="바탕체" w:hAnsi="Times New Roman"/>
          <w:i/>
          <w:iCs/>
          <w:kern w:val="0"/>
          <w:sz w:val="22"/>
        </w:rPr>
        <w:t>명칭을</w:t>
      </w:r>
      <w:r>
        <w:rPr>
          <w:rFonts w:ascii="Times New Roman" w:eastAsia="Times New Roman" w:hAnsi="Times New Roman"/>
          <w:i/>
          <w:iCs/>
          <w:kern w:val="0"/>
          <w:sz w:val="22"/>
        </w:rPr>
        <w:t xml:space="preserve"> </w:t>
      </w:r>
      <w:r>
        <w:rPr>
          <w:rFonts w:ascii="Times New Roman" w:eastAsia="바탕체" w:hAnsi="Times New Roman"/>
          <w:i/>
          <w:iCs/>
          <w:kern w:val="0"/>
          <w:sz w:val="22"/>
        </w:rPr>
        <w:t>불문하고</w:t>
      </w:r>
      <w:r>
        <w:rPr>
          <w:rFonts w:ascii="Times New Roman" w:eastAsia="바탕체" w:hAnsi="Times New Roman"/>
          <w:i/>
          <w:iCs/>
          <w:kern w:val="0"/>
          <w:sz w:val="22"/>
        </w:rPr>
        <w:t xml:space="preserve">, </w:t>
      </w:r>
      <w:r>
        <w:rPr>
          <w:rFonts w:ascii="Times New Roman" w:eastAsia="바탕체" w:hAnsi="Times New Roman"/>
          <w:i/>
          <w:iCs/>
          <w:kern w:val="0"/>
          <w:sz w:val="22"/>
        </w:rPr>
        <w:t>현재</w:t>
      </w:r>
      <w:r>
        <w:rPr>
          <w:rFonts w:ascii="Times New Roman" w:eastAsia="Times New Roman" w:hAnsi="Times New Roman"/>
          <w:i/>
          <w:iCs/>
          <w:kern w:val="0"/>
          <w:sz w:val="22"/>
        </w:rPr>
        <w:t xml:space="preserve"> </w:t>
      </w:r>
      <w:r>
        <w:rPr>
          <w:rFonts w:ascii="Times New Roman" w:eastAsia="바탕체" w:hAnsi="Times New Roman"/>
          <w:i/>
          <w:iCs/>
          <w:kern w:val="0"/>
          <w:sz w:val="22"/>
        </w:rPr>
        <w:t>및</w:t>
      </w:r>
      <w:r>
        <w:rPr>
          <w:rFonts w:ascii="Times New Roman" w:eastAsia="Times New Roman" w:hAnsi="Times New Roman"/>
          <w:i/>
          <w:iCs/>
          <w:kern w:val="0"/>
          <w:sz w:val="22"/>
        </w:rPr>
        <w:t xml:space="preserve"> </w:t>
      </w:r>
      <w:r>
        <w:rPr>
          <w:rFonts w:ascii="Times New Roman" w:eastAsia="바탕체" w:hAnsi="Times New Roman"/>
          <w:i/>
          <w:iCs/>
          <w:kern w:val="0"/>
          <w:sz w:val="22"/>
        </w:rPr>
        <w:t>장래의</w:t>
      </w:r>
      <w:r>
        <w:rPr>
          <w:rFonts w:ascii="Times New Roman" w:eastAsia="Times New Roman" w:hAnsi="Times New Roman"/>
          <w:i/>
          <w:iCs/>
          <w:kern w:val="0"/>
          <w:sz w:val="22"/>
        </w:rPr>
        <w:t xml:space="preserve"> </w:t>
      </w:r>
      <w:r>
        <w:rPr>
          <w:rFonts w:ascii="Times New Roman" w:eastAsia="바탕체" w:hAnsi="Times New Roman"/>
          <w:i/>
          <w:iCs/>
          <w:kern w:val="0"/>
          <w:sz w:val="22"/>
        </w:rPr>
        <w:t>여신거래와</w:t>
      </w:r>
      <w:r>
        <w:rPr>
          <w:rFonts w:ascii="Times New Roman" w:eastAsia="Times New Roman" w:hAnsi="Times New Roman"/>
          <w:i/>
          <w:iCs/>
          <w:kern w:val="0"/>
          <w:sz w:val="22"/>
        </w:rPr>
        <w:t xml:space="preserve"> </w:t>
      </w:r>
      <w:r>
        <w:rPr>
          <w:rFonts w:ascii="Times New Roman" w:eastAsia="바탕체" w:hAnsi="Times New Roman"/>
          <w:i/>
          <w:iCs/>
          <w:kern w:val="0"/>
          <w:sz w:val="22"/>
        </w:rPr>
        <w:t>관련하여</w:t>
      </w:r>
      <w:r>
        <w:rPr>
          <w:rFonts w:ascii="Times New Roman" w:eastAsia="Times New Roman" w:hAnsi="Times New Roman"/>
          <w:i/>
          <w:iCs/>
          <w:kern w:val="0"/>
          <w:sz w:val="22"/>
        </w:rPr>
        <w:t xml:space="preserve">       </w:t>
      </w:r>
    </w:p>
    <w:p w14:paraId="4672A216" w14:textId="77777777" w:rsidR="00DE42D9" w:rsidRDefault="00930A79">
      <w:pPr>
        <w:snapToGrid w:val="0"/>
        <w:spacing w:after="0" w:line="360" w:lineRule="auto"/>
        <w:ind w:left="200" w:firstLine="220"/>
        <w:textAlignment w:val="baseline"/>
        <w:rPr>
          <w:rFonts w:ascii="Times New Roman" w:eastAsia="바탕체" w:hAnsi="Times New Roman"/>
          <w:i/>
          <w:kern w:val="0"/>
          <w:sz w:val="22"/>
        </w:rPr>
      </w:pPr>
      <w:r>
        <w:rPr>
          <w:rFonts w:ascii="Times New Roman" w:eastAsia="바탕체" w:hAnsi="Times New Roman"/>
          <w:i/>
          <w:iCs/>
          <w:kern w:val="0"/>
          <w:sz w:val="22"/>
        </w:rPr>
        <w:t>채무자와</w:t>
      </w:r>
      <w:r>
        <w:rPr>
          <w:rFonts w:ascii="Times New Roman" w:eastAsia="Times New Roman" w:hAnsi="Times New Roman"/>
          <w:i/>
          <w:iCs/>
          <w:kern w:val="0"/>
          <w:sz w:val="22"/>
        </w:rPr>
        <w:t xml:space="preserve"> </w:t>
      </w:r>
      <w:r>
        <w:rPr>
          <w:rFonts w:ascii="Times New Roman" w:eastAsia="바탕체" w:hAnsi="Times New Roman"/>
          <w:i/>
          <w:iCs/>
          <w:kern w:val="0"/>
          <w:sz w:val="22"/>
        </w:rPr>
        <w:t>우선수익자</w:t>
      </w:r>
      <w:r>
        <w:rPr>
          <w:rFonts w:ascii="Times New Roman" w:eastAsia="Times New Roman" w:hAnsi="Times New Roman"/>
          <w:i/>
          <w:iCs/>
          <w:kern w:val="0"/>
          <w:sz w:val="22"/>
        </w:rPr>
        <w:t xml:space="preserve"> </w:t>
      </w:r>
      <w:r>
        <w:rPr>
          <w:rFonts w:ascii="Times New Roman" w:eastAsia="바탕체" w:hAnsi="Times New Roman"/>
          <w:i/>
          <w:iCs/>
          <w:kern w:val="0"/>
          <w:sz w:val="22"/>
        </w:rPr>
        <w:t>사이에</w:t>
      </w:r>
      <w:r>
        <w:rPr>
          <w:rFonts w:ascii="Times New Roman" w:eastAsia="Times New Roman" w:hAnsi="Times New Roman"/>
          <w:i/>
          <w:iCs/>
          <w:kern w:val="0"/>
          <w:sz w:val="22"/>
        </w:rPr>
        <w:t xml:space="preserve"> </w:t>
      </w:r>
      <w:r>
        <w:rPr>
          <w:rFonts w:ascii="Times New Roman" w:eastAsia="바탕체" w:hAnsi="Times New Roman"/>
          <w:i/>
          <w:iCs/>
          <w:kern w:val="0"/>
          <w:sz w:val="22"/>
        </w:rPr>
        <w:t>체결된</w:t>
      </w:r>
      <w:r>
        <w:rPr>
          <w:rFonts w:ascii="Times New Roman" w:eastAsia="Times New Roman" w:hAnsi="Times New Roman"/>
          <w:i/>
          <w:iCs/>
          <w:kern w:val="0"/>
          <w:sz w:val="22"/>
        </w:rPr>
        <w:t xml:space="preserve"> </w:t>
      </w:r>
      <w:r>
        <w:rPr>
          <w:rFonts w:ascii="Times New Roman" w:eastAsia="바탕체" w:hAnsi="Times New Roman"/>
          <w:i/>
          <w:iCs/>
          <w:kern w:val="0"/>
          <w:sz w:val="22"/>
        </w:rPr>
        <w:t>각종</w:t>
      </w:r>
      <w:r>
        <w:rPr>
          <w:rFonts w:ascii="Times New Roman" w:eastAsia="Times New Roman" w:hAnsi="Times New Roman"/>
          <w:i/>
          <w:iCs/>
          <w:kern w:val="0"/>
          <w:sz w:val="22"/>
        </w:rPr>
        <w:t xml:space="preserve"> </w:t>
      </w:r>
      <w:r>
        <w:rPr>
          <w:rFonts w:ascii="Times New Roman" w:eastAsia="바탕체" w:hAnsi="Times New Roman"/>
          <w:i/>
          <w:iCs/>
          <w:kern w:val="0"/>
          <w:sz w:val="22"/>
        </w:rPr>
        <w:t>계약을</w:t>
      </w:r>
      <w:r>
        <w:rPr>
          <w:rFonts w:ascii="Times New Roman" w:eastAsia="Times New Roman" w:hAnsi="Times New Roman"/>
          <w:i/>
          <w:iCs/>
          <w:kern w:val="0"/>
          <w:sz w:val="22"/>
        </w:rPr>
        <w:t xml:space="preserve"> </w:t>
      </w:r>
      <w:r>
        <w:rPr>
          <w:rFonts w:ascii="Times New Roman" w:eastAsia="바탕체" w:hAnsi="Times New Roman"/>
          <w:i/>
          <w:iCs/>
          <w:kern w:val="0"/>
          <w:sz w:val="22"/>
        </w:rPr>
        <w:t>말합니다</w:t>
      </w:r>
      <w:r>
        <w:rPr>
          <w:rFonts w:ascii="Times New Roman" w:eastAsia="바탕체" w:hAnsi="Times New Roman"/>
          <w:i/>
          <w:iCs/>
          <w:kern w:val="0"/>
          <w:sz w:val="22"/>
        </w:rPr>
        <w:t>.</w:t>
      </w:r>
    </w:p>
    <w:p w14:paraId="36C111BD" w14:textId="77777777" w:rsidR="00DE42D9" w:rsidRDefault="00930A79">
      <w:pPr>
        <w:snapToGrid w:val="0"/>
        <w:spacing w:after="0" w:line="360" w:lineRule="auto"/>
        <w:ind w:left="200" w:firstLine="220"/>
        <w:textAlignment w:val="baseline"/>
        <w:rPr>
          <w:rFonts w:ascii="Times New Roman" w:eastAsia="바탕체" w:hAnsi="Times New Roman"/>
          <w:i/>
          <w:kern w:val="0"/>
          <w:sz w:val="22"/>
        </w:rPr>
      </w:pPr>
      <w:r>
        <w:rPr>
          <w:rFonts w:ascii="Times New Roman" w:eastAsia="바탕체" w:hAnsi="Times New Roman"/>
          <w:i/>
          <w:iCs/>
          <w:kern w:val="0"/>
          <w:sz w:val="22"/>
        </w:rPr>
        <w:t>주</w:t>
      </w:r>
      <w:r>
        <w:rPr>
          <w:rFonts w:ascii="Times New Roman" w:eastAsia="바탕체" w:hAnsi="Times New Roman"/>
          <w:i/>
          <w:iCs/>
          <w:kern w:val="0"/>
          <w:sz w:val="22"/>
        </w:rPr>
        <w:t xml:space="preserve">2) </w:t>
      </w:r>
      <w:r>
        <w:rPr>
          <w:rFonts w:ascii="Times New Roman" w:eastAsia="바탕체" w:hAnsi="Times New Roman"/>
          <w:i/>
          <w:iCs/>
          <w:kern w:val="0"/>
          <w:sz w:val="22"/>
        </w:rPr>
        <w:t>제</w:t>
      </w:r>
      <w:r>
        <w:rPr>
          <w:rFonts w:ascii="Times New Roman" w:eastAsia="바탕체" w:hAnsi="Times New Roman"/>
          <w:i/>
          <w:iCs/>
          <w:kern w:val="0"/>
          <w:sz w:val="22"/>
        </w:rPr>
        <w:t>1</w:t>
      </w:r>
      <w:r>
        <w:rPr>
          <w:rFonts w:ascii="Times New Roman" w:eastAsia="바탕체" w:hAnsi="Times New Roman"/>
          <w:i/>
          <w:iCs/>
          <w:kern w:val="0"/>
          <w:sz w:val="22"/>
        </w:rPr>
        <w:t>순위</w:t>
      </w:r>
      <w:r>
        <w:rPr>
          <w:rFonts w:ascii="Times New Roman" w:eastAsia="바탕체" w:hAnsi="Times New Roman"/>
          <w:i/>
          <w:iCs/>
          <w:kern w:val="0"/>
          <w:sz w:val="22"/>
        </w:rPr>
        <w:t xml:space="preserve"> </w:t>
      </w:r>
      <w:r>
        <w:rPr>
          <w:rFonts w:ascii="Times New Roman" w:eastAsia="바탕체" w:hAnsi="Times New Roman"/>
          <w:i/>
          <w:iCs/>
          <w:kern w:val="0"/>
          <w:sz w:val="22"/>
        </w:rPr>
        <w:t>우선수익자</w:t>
      </w:r>
      <w:r>
        <w:rPr>
          <w:rFonts w:ascii="Times New Roman" w:eastAsia="바탕체" w:hAnsi="Times New Roman"/>
          <w:i/>
          <w:iCs/>
          <w:kern w:val="0"/>
          <w:sz w:val="22"/>
        </w:rPr>
        <w:t>(</w:t>
      </w:r>
      <w:r>
        <w:rPr>
          <w:rFonts w:ascii="Times New Roman" w:eastAsia="바탕체" w:hAnsi="Times New Roman"/>
          <w:i/>
          <w:iCs/>
          <w:kern w:val="0"/>
          <w:sz w:val="22"/>
        </w:rPr>
        <w:t>쿠팡</w:t>
      </w:r>
      <w:r>
        <w:rPr>
          <w:rFonts w:ascii="Times New Roman" w:eastAsia="바탕체" w:hAnsi="Times New Roman"/>
          <w:i/>
          <w:iCs/>
          <w:kern w:val="0"/>
          <w:sz w:val="22"/>
        </w:rPr>
        <w:t xml:space="preserve"> </w:t>
      </w:r>
      <w:r>
        <w:rPr>
          <w:rFonts w:ascii="Times New Roman" w:eastAsia="바탕체" w:hAnsi="Times New Roman"/>
          <w:i/>
          <w:iCs/>
          <w:kern w:val="0"/>
          <w:sz w:val="22"/>
        </w:rPr>
        <w:t>주식회사</w:t>
      </w:r>
      <w:r>
        <w:rPr>
          <w:rFonts w:ascii="Times New Roman" w:eastAsia="바탕체" w:hAnsi="Times New Roman"/>
          <w:i/>
          <w:iCs/>
          <w:kern w:val="0"/>
          <w:sz w:val="22"/>
        </w:rPr>
        <w:t>)</w:t>
      </w:r>
      <w:r>
        <w:rPr>
          <w:rFonts w:ascii="Times New Roman" w:eastAsia="바탕체" w:hAnsi="Times New Roman"/>
          <w:i/>
          <w:iCs/>
          <w:kern w:val="0"/>
          <w:sz w:val="22"/>
        </w:rPr>
        <w:t>의</w:t>
      </w:r>
      <w:r>
        <w:rPr>
          <w:rFonts w:ascii="Times New Roman" w:eastAsia="바탕체" w:hAnsi="Times New Roman"/>
          <w:i/>
          <w:iCs/>
          <w:kern w:val="0"/>
          <w:sz w:val="22"/>
        </w:rPr>
        <w:t xml:space="preserve"> </w:t>
      </w:r>
      <w:r>
        <w:rPr>
          <w:rFonts w:ascii="Times New Roman" w:eastAsia="바탕체" w:hAnsi="Times New Roman"/>
          <w:i/>
          <w:iCs/>
          <w:kern w:val="0"/>
          <w:sz w:val="22"/>
        </w:rPr>
        <w:t>우선수익권은</w:t>
      </w:r>
      <w:r>
        <w:rPr>
          <w:rFonts w:ascii="Times New Roman" w:eastAsia="바탕체" w:hAnsi="Times New Roman"/>
          <w:i/>
          <w:iCs/>
          <w:kern w:val="0"/>
          <w:sz w:val="22"/>
        </w:rPr>
        <w:t xml:space="preserve"> </w:t>
      </w:r>
      <w:r>
        <w:rPr>
          <w:rFonts w:ascii="Times New Roman" w:eastAsia="바탕체" w:hAnsi="Times New Roman"/>
          <w:i/>
          <w:iCs/>
          <w:kern w:val="0"/>
          <w:sz w:val="22"/>
        </w:rPr>
        <w:t>위</w:t>
      </w:r>
      <w:r>
        <w:rPr>
          <w:rFonts w:ascii="Times New Roman" w:eastAsia="바탕체" w:hAnsi="Times New Roman"/>
          <w:i/>
          <w:iCs/>
          <w:kern w:val="0"/>
          <w:sz w:val="22"/>
        </w:rPr>
        <w:t xml:space="preserve"> </w:t>
      </w:r>
      <w:r>
        <w:rPr>
          <w:rFonts w:ascii="Times New Roman" w:eastAsia="바탕체" w:hAnsi="Times New Roman"/>
          <w:i/>
          <w:iCs/>
          <w:kern w:val="0"/>
          <w:sz w:val="22"/>
        </w:rPr>
        <w:t>여신거래가</w:t>
      </w:r>
      <w:r>
        <w:rPr>
          <w:rFonts w:ascii="Times New Roman" w:eastAsia="바탕체" w:hAnsi="Times New Roman"/>
          <w:i/>
          <w:iCs/>
          <w:kern w:val="0"/>
          <w:sz w:val="22"/>
        </w:rPr>
        <w:t xml:space="preserve"> </w:t>
      </w:r>
      <w:r>
        <w:rPr>
          <w:rFonts w:ascii="Times New Roman" w:eastAsia="바탕체" w:hAnsi="Times New Roman"/>
          <w:i/>
          <w:iCs/>
          <w:kern w:val="0"/>
          <w:sz w:val="22"/>
        </w:rPr>
        <w:t>아니라</w:t>
      </w:r>
      <w:r>
        <w:rPr>
          <w:rFonts w:ascii="Times New Roman" w:eastAsia="바탕체" w:hAnsi="Times New Roman"/>
          <w:i/>
          <w:iCs/>
          <w:kern w:val="0"/>
          <w:sz w:val="22"/>
        </w:rPr>
        <w:t xml:space="preserve">, </w:t>
      </w:r>
      <w:r>
        <w:rPr>
          <w:rFonts w:ascii="Times New Roman" w:eastAsia="바탕체" w:hAnsi="Times New Roman"/>
          <w:i/>
          <w:iCs/>
          <w:kern w:val="0"/>
          <w:sz w:val="22"/>
        </w:rPr>
        <w:t>위탁자가</w:t>
      </w:r>
      <w:r>
        <w:rPr>
          <w:rFonts w:ascii="Times New Roman" w:eastAsia="바탕체" w:hAnsi="Times New Roman"/>
          <w:i/>
          <w:iCs/>
          <w:kern w:val="0"/>
          <w:sz w:val="22"/>
        </w:rPr>
        <w:t xml:space="preserve"> </w:t>
      </w:r>
      <w:r>
        <w:rPr>
          <w:rFonts w:ascii="Times New Roman" w:eastAsia="바탕체" w:hAnsi="Times New Roman"/>
          <w:i/>
          <w:iCs/>
          <w:kern w:val="0"/>
          <w:sz w:val="22"/>
        </w:rPr>
        <w:t>승계하는</w:t>
      </w:r>
      <w:r>
        <w:rPr>
          <w:rFonts w:ascii="Times New Roman" w:eastAsia="바탕체" w:hAnsi="Times New Roman"/>
          <w:i/>
          <w:iCs/>
          <w:kern w:val="0"/>
          <w:sz w:val="22"/>
        </w:rPr>
        <w:t xml:space="preserve"> 2024</w:t>
      </w:r>
      <w:r>
        <w:rPr>
          <w:rFonts w:ascii="Times New Roman" w:eastAsia="바탕체" w:hAnsi="Times New Roman"/>
          <w:i/>
          <w:iCs/>
          <w:kern w:val="0"/>
          <w:sz w:val="22"/>
        </w:rPr>
        <w:t>년</w:t>
      </w:r>
      <w:r>
        <w:rPr>
          <w:rFonts w:ascii="Times New Roman" w:eastAsia="바탕체" w:hAnsi="Times New Roman"/>
          <w:i/>
          <w:iCs/>
          <w:kern w:val="0"/>
          <w:sz w:val="22"/>
        </w:rPr>
        <w:t xml:space="preserve"> 2</w:t>
      </w:r>
      <w:r>
        <w:rPr>
          <w:rFonts w:ascii="Times New Roman" w:eastAsia="바탕체" w:hAnsi="Times New Roman"/>
          <w:i/>
          <w:iCs/>
          <w:kern w:val="0"/>
          <w:sz w:val="22"/>
        </w:rPr>
        <w:t>월</w:t>
      </w:r>
      <w:r>
        <w:rPr>
          <w:rFonts w:ascii="Times New Roman" w:eastAsia="바탕체" w:hAnsi="Times New Roman"/>
          <w:i/>
          <w:iCs/>
          <w:kern w:val="0"/>
          <w:sz w:val="22"/>
        </w:rPr>
        <w:t xml:space="preserve"> 5</w:t>
      </w:r>
      <w:r>
        <w:rPr>
          <w:rFonts w:ascii="Times New Roman" w:eastAsia="바탕체" w:hAnsi="Times New Roman"/>
          <w:i/>
          <w:iCs/>
          <w:kern w:val="0"/>
          <w:sz w:val="22"/>
        </w:rPr>
        <w:t>일자</w:t>
      </w:r>
      <w:r>
        <w:rPr>
          <w:rFonts w:ascii="Times New Roman" w:eastAsia="바탕체" w:hAnsi="Times New Roman"/>
          <w:i/>
          <w:iCs/>
          <w:kern w:val="0"/>
          <w:sz w:val="22"/>
        </w:rPr>
        <w:t xml:space="preserve"> </w:t>
      </w:r>
      <w:r>
        <w:rPr>
          <w:rFonts w:ascii="Times New Roman" w:eastAsia="바탕체" w:hAnsi="Times New Roman"/>
          <w:i/>
          <w:iCs/>
          <w:kern w:val="0"/>
          <w:sz w:val="22"/>
        </w:rPr>
        <w:t>임대차계약</w:t>
      </w:r>
      <w:r>
        <w:rPr>
          <w:rFonts w:ascii="Times New Roman" w:eastAsia="바탕체" w:hAnsi="Times New Roman"/>
          <w:i/>
          <w:iCs/>
          <w:kern w:val="0"/>
          <w:sz w:val="22"/>
        </w:rPr>
        <w:t>(</w:t>
      </w:r>
      <w:r>
        <w:rPr>
          <w:rFonts w:ascii="Times New Roman" w:eastAsia="바탕체" w:hAnsi="Times New Roman"/>
          <w:i/>
          <w:iCs/>
          <w:kern w:val="0"/>
          <w:sz w:val="22"/>
        </w:rPr>
        <w:t>지상</w:t>
      </w:r>
      <w:r>
        <w:rPr>
          <w:rFonts w:ascii="Times New Roman" w:eastAsia="바탕체" w:hAnsi="Times New Roman"/>
          <w:i/>
          <w:iCs/>
          <w:kern w:val="0"/>
          <w:sz w:val="22"/>
        </w:rPr>
        <w:t xml:space="preserve"> 5~7</w:t>
      </w:r>
      <w:r>
        <w:rPr>
          <w:rFonts w:ascii="Times New Roman" w:eastAsia="바탕체" w:hAnsi="Times New Roman"/>
          <w:i/>
          <w:iCs/>
          <w:kern w:val="0"/>
          <w:sz w:val="22"/>
        </w:rPr>
        <w:t>층</w:t>
      </w:r>
      <w:r>
        <w:rPr>
          <w:rFonts w:ascii="Times New Roman" w:eastAsia="바탕체" w:hAnsi="Times New Roman"/>
          <w:i/>
          <w:iCs/>
          <w:kern w:val="0"/>
          <w:sz w:val="22"/>
        </w:rPr>
        <w:t>)</w:t>
      </w:r>
      <w:r>
        <w:rPr>
          <w:rFonts w:ascii="Times New Roman" w:eastAsia="바탕체" w:hAnsi="Times New Roman"/>
          <w:i/>
          <w:iCs/>
          <w:kern w:val="0"/>
          <w:sz w:val="22"/>
        </w:rPr>
        <w:t>상</w:t>
      </w:r>
      <w:r>
        <w:rPr>
          <w:rFonts w:ascii="Times New Roman" w:eastAsia="바탕체" w:hAnsi="Times New Roman"/>
          <w:i/>
          <w:iCs/>
          <w:kern w:val="0"/>
          <w:sz w:val="22"/>
        </w:rPr>
        <w:t xml:space="preserve"> </w:t>
      </w:r>
      <w:r>
        <w:rPr>
          <w:rFonts w:ascii="Times New Roman" w:eastAsia="바탕체" w:hAnsi="Times New Roman"/>
          <w:i/>
          <w:iCs/>
          <w:kern w:val="0"/>
          <w:sz w:val="22"/>
        </w:rPr>
        <w:t>임대차보증금</w:t>
      </w:r>
      <w:r>
        <w:rPr>
          <w:rFonts w:ascii="Times New Roman" w:eastAsia="바탕체" w:hAnsi="Times New Roman"/>
          <w:i/>
          <w:iCs/>
          <w:kern w:val="0"/>
          <w:sz w:val="22"/>
        </w:rPr>
        <w:t xml:space="preserve"> </w:t>
      </w:r>
      <w:r>
        <w:rPr>
          <w:rFonts w:ascii="Times New Roman" w:eastAsia="바탕체" w:hAnsi="Times New Roman"/>
          <w:i/>
          <w:iCs/>
          <w:kern w:val="0"/>
          <w:sz w:val="22"/>
        </w:rPr>
        <w:t>금</w:t>
      </w:r>
      <w:r>
        <w:rPr>
          <w:rFonts w:ascii="Times New Roman" w:eastAsia="바탕체" w:hAnsi="Times New Roman"/>
          <w:i/>
          <w:iCs/>
          <w:kern w:val="0"/>
          <w:sz w:val="22"/>
        </w:rPr>
        <w:t>2,132,586,000</w:t>
      </w:r>
      <w:r>
        <w:rPr>
          <w:rFonts w:ascii="Times New Roman" w:eastAsia="바탕체" w:hAnsi="Times New Roman"/>
          <w:i/>
          <w:iCs/>
          <w:kern w:val="0"/>
          <w:sz w:val="22"/>
        </w:rPr>
        <w:t>원의</w:t>
      </w:r>
      <w:r>
        <w:rPr>
          <w:rFonts w:ascii="Times New Roman" w:eastAsia="바탕체" w:hAnsi="Times New Roman"/>
          <w:i/>
          <w:iCs/>
          <w:kern w:val="0"/>
          <w:sz w:val="22"/>
        </w:rPr>
        <w:t xml:space="preserve"> </w:t>
      </w:r>
      <w:r>
        <w:rPr>
          <w:rFonts w:ascii="Times New Roman" w:eastAsia="바탕체" w:hAnsi="Times New Roman"/>
          <w:i/>
          <w:iCs/>
          <w:kern w:val="0"/>
          <w:sz w:val="22"/>
        </w:rPr>
        <w:t>반환채권을</w:t>
      </w:r>
      <w:r>
        <w:rPr>
          <w:rFonts w:ascii="Times New Roman" w:eastAsia="바탕체" w:hAnsi="Times New Roman"/>
          <w:i/>
          <w:iCs/>
          <w:kern w:val="0"/>
          <w:sz w:val="22"/>
        </w:rPr>
        <w:t xml:space="preserve"> </w:t>
      </w:r>
      <w:r>
        <w:rPr>
          <w:rFonts w:ascii="Times New Roman" w:eastAsia="바탕체" w:hAnsi="Times New Roman"/>
          <w:i/>
          <w:iCs/>
          <w:kern w:val="0"/>
          <w:sz w:val="22"/>
        </w:rPr>
        <w:t>담보한다</w:t>
      </w:r>
      <w:r>
        <w:rPr>
          <w:rFonts w:ascii="Times New Roman" w:eastAsia="바탕체" w:hAnsi="Times New Roman"/>
          <w:i/>
          <w:iCs/>
          <w:kern w:val="0"/>
          <w:sz w:val="22"/>
        </w:rPr>
        <w:t>.</w:t>
      </w:r>
    </w:p>
    <w:p w14:paraId="27D26125" w14:textId="77777777" w:rsidR="00DE42D9" w:rsidRDefault="00DE42D9">
      <w:pPr>
        <w:widowControl/>
        <w:autoSpaceDE/>
        <w:rPr>
          <w:rFonts w:ascii="Times New Roman" w:eastAsia="바탕체" w:hAnsi="Times New Roman"/>
          <w:i/>
          <w:kern w:val="0"/>
          <w:sz w:val="22"/>
        </w:rPr>
        <w:sectPr w:rsidR="00DE42D9">
          <w:headerReference w:type="default" r:id="rId9"/>
          <w:footerReference w:type="default" r:id="rId10"/>
          <w:footerReference w:type="first" r:id="rId11"/>
          <w:pgSz w:w="11906" w:h="16838"/>
          <w:pgMar w:top="1701" w:right="1440" w:bottom="1440" w:left="1440" w:header="851" w:footer="992" w:gutter="0"/>
          <w:pgNumType w:start="1"/>
          <w:cols w:space="720"/>
          <w:formProt w:val="0"/>
          <w:docGrid w:linePitch="360"/>
        </w:sectPr>
      </w:pPr>
    </w:p>
    <w:p w14:paraId="4CE587FB" w14:textId="77777777" w:rsidR="00930A79" w:rsidRPr="00404F2D" w:rsidRDefault="00930A79" w:rsidP="006A29C3">
      <w:pPr>
        <w:pStyle w:val="TKSubtitle"/>
        <w:snapToGrid w:val="0"/>
        <w:spacing w:line="360" w:lineRule="auto" w:after="0"/>
        <w:rPr>
          <w:rFonts w:ascii="Times New Roman" w:hAnsi="Times New Roman" w:cs="Times New Roman" w:eastAsia="바탕체"/>
          <w:b/>
          <w:sz w:val="40"/>
          <w:szCs w:val="40"/>
        </w:rPr>
      </w:pPr>
      <w:commentRangeStart w:id="29"/>
      <w:r/>
      <w:r w:rsidRPr="00404F2D">
        <w:rPr>
          <w:rFonts w:ascii="Times New Roman" w:hAnsi="Times New Roman" w:cs="Times New Roman" w:eastAsia="바탕체"/>
          <w:b/>
          <w:color w:val="000000"/>
          <w:sz w:val="40"/>
          <w:szCs w:val="40"/>
          <w:u w:val="single"/>
        </w:rPr>
        <w:lastRenderedPageBreak/>
        <w:t>부동산담보신탁계약에</w:t>
      </w:r>
      <w:r w:rsidRPr="00404F2D">
        <w:rPr>
          <w:rFonts w:ascii="Times New Roman" w:hAnsi="Times New Roman" w:cs="Times New Roman" w:eastAsia="바탕체"/>
          <w:b/>
          <w:color w:val="000000"/>
          <w:sz w:val="40"/>
          <w:szCs w:val="40"/>
          <w:u w:val="single"/>
        </w:rPr>
        <w:t xml:space="preserve"> </w:t>
      </w:r>
      <w:r w:rsidRPr="00404F2D">
        <w:rPr>
          <w:rFonts w:ascii="Times New Roman" w:hAnsi="Times New Roman" w:cs="Times New Roman" w:eastAsia="바탕체"/>
          <w:b/>
          <w:color w:val="000000"/>
          <w:sz w:val="40"/>
          <w:szCs w:val="40"/>
          <w:u w:val="single"/>
        </w:rPr>
        <w:t>대한</w:t>
      </w:r>
      <w:r w:rsidRPr="00404F2D">
        <w:rPr>
          <w:rFonts w:ascii="Times New Roman" w:hAnsi="Times New Roman" w:cs="Times New Roman" w:eastAsia="바탕체"/>
          <w:b/>
          <w:color w:val="000000"/>
          <w:sz w:val="40"/>
          <w:szCs w:val="40"/>
          <w:u w:val="single"/>
        </w:rPr>
        <w:t xml:space="preserve"> </w:t>
      </w:r>
      <w:r w:rsidRPr="00404F2D">
        <w:rPr>
          <w:rFonts w:ascii="Times New Roman" w:hAnsi="Times New Roman" w:cs="Times New Roman" w:eastAsia="바탕체"/>
          <w:b/>
          <w:color w:val="000000"/>
          <w:sz w:val="40"/>
          <w:szCs w:val="40"/>
          <w:u w:val="single"/>
        </w:rPr>
        <w:t>특약</w:t>
      </w:r>
      <w:r/>
      <w:commentRangeEnd w:id="29"/>
      <w:r>
        <w:rPr>
          <w:rStyle w:val="CommentReference"/>
        </w:rPr>
        <w:commentReference w:id="29"/>
      </w:r>
    </w:p>
    <w:p w14:paraId="1C9E8339" w14:textId="77777777" w:rsidR="00930A79" w:rsidRPr="00404F2D" w:rsidRDefault="00930A79" w:rsidP="006A29C3">
      <w:pPr>
        <w:pStyle w:val="TKNormal"/>
        <w:snapToGrid w:val="0"/>
        <w:spacing w:line="360" w:lineRule="auto" w:after="0"/>
        <w:jc w:val="distribute"/>
        <w:rPr>
          <w:rFonts w:ascii="Times New Roman" w:eastAsia="바탕체" w:hAnsi="Times New Roman" w:cs="Times New Roman"/>
          <w:color w:val="000000"/>
          <w:sz w:val="22"/>
          <w:szCs w:val="22"/>
        </w:rPr>
      </w:pPr>
    </w:p>
    <w:p w14:paraId="081CEFC9" w14:textId="77777777" w:rsidR="00930A79" w:rsidRPr="00404F2D" w:rsidRDefault="00930A79" w:rsidP="006A29C3">
      <w:pPr>
        <w:pStyle w:val="TKNormal"/>
        <w:wordWrap w:val="0"/>
        <w:autoSpaceDE w:val="0"/>
        <w:autoSpaceDN w:val="0"/>
        <w:snapToGrid w:val="0"/>
        <w:spacing w:line="360" w:lineRule="auto" w:after="0"/>
        <w:rPr>
          <w:rFonts w:ascii="Times New Roman" w:eastAsia="바탕체" w:hAnsi="Times New Roman" w:cs="Times New Roman"/>
          <w:i/>
          <w:color w:val="00B0F0"/>
          <w:sz w:val="22"/>
          <w:szCs w:val="22"/>
        </w:rPr>
      </w:pPr>
      <w:commentRangeStart w:id="11"/>
      <w:r>
        <w:rPr>
          <w:rFonts w:ascii="Times New Roman" w:hAnsi="Times New Roman" w:cs="Times New Roman" w:eastAsia="바탕체"/>
          <w:sz w:val="22"/>
          <w:szCs w:val="22"/>
        </w:rPr>
      </w:r>
      <w:r w:rsidRPr="00404F2D">
        <w:rPr>
          <w:rFonts w:ascii="Times New Roman" w:eastAsia="바탕체" w:hint="eastAsia" w:hAnsi="Times New Roman" w:cs="Times New Roman"/>
          <w:sz w:val="22"/>
          <w:szCs w:val="22"/>
        </w:rPr>
        <w:t>주식회사</w:t>
      </w:r>
      <w:r w:rsidRPr="00404F2D">
        <w:rPr>
          <w:rFonts w:ascii="Times New Roman" w:eastAsia="바탕체" w:hint="eastAsia" w:hAnsi="Times New Roman" w:cs="Times New Roman"/>
          <w:sz w:val="22"/>
          <w:szCs w:val="22"/>
        </w:rPr>
        <w:t xml:space="preserve"> </w:t>
      </w:r>
      <w:r w:rsidRPr="00404F2D">
        <w:rPr>
          <w:rFonts w:ascii="Times New Roman" w:eastAsia="바탕체" w:hAnsi="Times New Roman" w:cs="Times New Roman"/>
          <w:sz w:val="22"/>
          <w:szCs w:val="22"/>
        </w:rPr>
        <w:t>코람코라이프로지스위탁관리부동산투자회사</w:t>
      </w:r>
      <w:r w:rsidRPr="00404F2D">
        <w:rPr>
          <w:rFonts w:ascii="Times New Roman" w:eastAsia="바탕체" w:hAnsi="Times New Roman" w:cs="Times New Roman"/>
          <w:color w:val="000000"/>
          <w:sz w:val="22"/>
          <w:szCs w:val="22"/>
        </w:rPr>
        <w:t>(</w:t>
      </w:r>
      <w:r w:rsidRPr="00404F2D">
        <w:rPr>
          <w:rFonts w:ascii="Times New Roman" w:eastAsia="바탕체" w:hAnsi="Times New Roman" w:cs="Times New Roman"/>
          <w:color w:val="000000"/>
          <w:sz w:val="22"/>
          <w:szCs w:val="22"/>
        </w:rPr>
        <w:t>이하</w:t>
      </w:r>
      <w:r w:rsidRPr="00404F2D">
        <w:rPr>
          <w:rFonts w:ascii="Times New Roman" w:eastAsia="바탕체" w:hAnsi="Times New Roman" w:cs="Times New Roman"/>
          <w:color w:val="000000"/>
          <w:sz w:val="22"/>
          <w:szCs w:val="22"/>
        </w:rPr>
        <w:t xml:space="preserve"> “</w:t>
      </w:r>
      <w:r w:rsidRPr="00404F2D">
        <w:rPr>
          <w:rFonts w:ascii="Times New Roman" w:eastAsia="바탕체" w:hAnsi="Times New Roman" w:cs="Times New Roman"/>
          <w:color w:val="000000"/>
          <w:sz w:val="22"/>
          <w:szCs w:val="22"/>
        </w:rPr>
        <w:t>위탁자</w:t>
      </w:r>
      <w:r w:rsidRPr="00404F2D">
        <w:rPr>
          <w:rFonts w:ascii="Times New Roman" w:eastAsia="바탕체" w:hAnsi="Times New Roman" w:cs="Times New Roman"/>
          <w:color w:val="000000"/>
          <w:sz w:val="22"/>
          <w:szCs w:val="22"/>
        </w:rPr>
        <w:t>”</w:t>
      </w:r>
      <w:r w:rsidRPr="00404F2D">
        <w:rPr>
          <w:rFonts w:ascii="Times New Roman" w:eastAsia="바탕체" w:hAnsi="Times New Roman" w:cs="Times New Roman"/>
          <w:color w:val="000000"/>
          <w:sz w:val="22"/>
          <w:szCs w:val="22"/>
        </w:rPr>
        <w:t>라</w:t>
      </w:r>
      <w:r w:rsidRPr="00404F2D">
        <w:rPr>
          <w:rFonts w:ascii="Times New Roman" w:eastAsia="바탕체" w:hAnsi="Times New Roman" w:cs="Times New Roman"/>
          <w:color w:val="000000"/>
          <w:sz w:val="22"/>
          <w:szCs w:val="22"/>
        </w:rPr>
        <w:t xml:space="preserve"> </w:t>
      </w:r>
      <w:r w:rsidRPr="00404F2D">
        <w:rPr>
          <w:rFonts w:ascii="Times New Roman" w:eastAsia="바탕체" w:hAnsi="Times New Roman" w:cs="Times New Roman"/>
          <w:color w:val="000000"/>
          <w:sz w:val="22"/>
          <w:szCs w:val="22"/>
        </w:rPr>
        <w:t>함</w:t>
      </w:r>
      <w:r w:rsidRPr="00404F2D">
        <w:rPr>
          <w:rFonts w:ascii="Times New Roman" w:eastAsia="바탕체" w:hAnsi="Times New Roman" w:cs="Times New Roman"/>
          <w:color w:val="000000"/>
          <w:sz w:val="22"/>
          <w:szCs w:val="22"/>
        </w:rPr>
        <w:t xml:space="preserve">)</w:t>
      </w:r>
      <w:del w:id="9089" w:author="코람코 상장리츠팀" w:date="2026-10-13T09:00:00Z">
        <w:r w:rsidRPr="00404F2D">
          <w:rPr>
            <w:rFonts w:ascii="Times New Roman" w:eastAsia="바탕체" w:hAnsi="Times New Roman" w:cs="Times New Roman"/>
            <w:color w:val="000000"/>
            <w:sz w:val="22"/>
            <w:szCs w:val="22"/>
          </w:rPr>
          <w:delText xml:space="preserve">, </w:delText>
        </w:r>
      </w:del>
      <w:ins w:id="9090" w:author="코람코 상장리츠팀" w:date="2026-10-13T09:00:00Z">
        <w:r>
          <w:rPr>
            <w:rFonts w:ascii="Times New Roman" w:eastAsia="바탕체" w:hAnsi="Times New Roman" w:cs="Times New Roman"/>
            <w:color w:val="000000"/>
            <w:sz w:val="22"/>
            <w:szCs w:val="22"/>
          </w:rPr>
          <w:t xml:space="preserve">와 </w:t>
        </w:r>
      </w:ins>
      <w:r w:rsidRPr="00404F2D">
        <w:rPr>
          <w:rFonts w:ascii="Times New Roman" w:eastAsia="바탕체" w:hint="eastAsia" w:hAnsi="Times New Roman" w:cs="Times New Roman"/>
          <w:color w:val="000000"/>
          <w:sz w:val="22"/>
          <w:szCs w:val="22"/>
        </w:rPr>
        <w:t>주식회사</w:t>
      </w:r>
      <w:r w:rsidRPr="00404F2D">
        <w:rPr>
          <w:rFonts w:ascii="Times New Roman" w:eastAsia="바탕체" w:hint="eastAsia" w:hAnsi="Times New Roman" w:cs="Times New Roman"/>
          <w:color w:val="000000"/>
          <w:sz w:val="22"/>
          <w:szCs w:val="22"/>
        </w:rPr>
        <w:t xml:space="preserve"> </w:t>
      </w:r>
      <w:r w:rsidRPr="00404F2D">
        <w:rPr>
          <w:rFonts w:ascii="Times New Roman" w:eastAsia="바탕체" w:hAnsi="Times New Roman" w:cs="Times New Roman"/>
          <w:color w:val="000000"/>
          <w:sz w:val="22"/>
          <w:szCs w:val="22"/>
        </w:rPr>
        <w:t>우리은행</w:t>
      </w:r>
      <w:r w:rsidRPr="00404F2D">
        <w:rPr>
          <w:rFonts w:ascii="Times New Roman" w:eastAsia="바탕체" w:hAnsi="Times New Roman" w:cs="Times New Roman"/>
          <w:color w:val="000000"/>
          <w:sz w:val="22"/>
          <w:szCs w:val="22"/>
        </w:rPr>
        <w:t>(</w:t>
      </w:r>
      <w:r w:rsidRPr="00404F2D">
        <w:rPr>
          <w:rFonts w:ascii="Times New Roman" w:eastAsia="바탕체" w:hint="eastAsia" w:hAnsi="Times New Roman" w:cs="Times New Roman"/>
          <w:color w:val="000000"/>
          <w:sz w:val="22"/>
          <w:szCs w:val="22"/>
        </w:rPr>
        <w:t>소관</w:t>
      </w:r>
      <w:r w:rsidRPr="00404F2D">
        <w:rPr>
          <w:rFonts w:ascii="Times New Roman" w:eastAsia="바탕체" w:hint="eastAsia" w:hAnsi="Times New Roman" w:cs="Times New Roman"/>
          <w:color w:val="000000"/>
          <w:sz w:val="22"/>
          <w:szCs w:val="22"/>
        </w:rPr>
        <w:t>:</w:t>
      </w:r>
      <w:r w:rsidRPr="00404F2D">
        <w:rPr>
          <w:rFonts w:ascii="Times New Roman" w:eastAsia="바탕체" w:hAnsi="Times New Roman" w:cs="Times New Roman"/>
          <w:color w:val="000000"/>
          <w:sz w:val="22"/>
          <w:szCs w:val="22"/>
        </w:rPr>
        <w:t xml:space="preserve"> </w:t>
      </w:r>
      <w:r w:rsidRPr="00404F2D">
        <w:rPr>
          <w:rFonts w:ascii="Times New Roman" w:eastAsia="바탕체" w:hint="eastAsia" w:hAnsi="Times New Roman" w:cs="Times New Roman"/>
          <w:color w:val="000000"/>
          <w:sz w:val="22"/>
          <w:szCs w:val="22"/>
        </w:rPr>
        <w:t>신탁부</w:t>
      </w:r>
      <w:r w:rsidRPr="00404F2D">
        <w:rPr>
          <w:rFonts w:ascii="Times New Roman" w:eastAsia="바탕체" w:hint="eastAsia" w:hAnsi="Times New Roman" w:cs="Times New Roman"/>
          <w:color w:val="000000"/>
          <w:sz w:val="22"/>
          <w:szCs w:val="22"/>
        </w:rPr>
        <w:t>,</w:t>
      </w:r>
      <w:r w:rsidRPr="00404F2D">
        <w:rPr>
          <w:rFonts w:ascii="Times New Roman" w:eastAsia="바탕체" w:hAnsi="Times New Roman" w:cs="Times New Roman"/>
          <w:color w:val="000000"/>
          <w:sz w:val="22"/>
          <w:szCs w:val="22"/>
        </w:rPr>
        <w:t xml:space="preserve"> </w:t>
      </w:r>
      <w:r w:rsidRPr="00404F2D">
        <w:rPr>
          <w:rFonts w:ascii="Times New Roman" w:eastAsia="바탕체" w:hAnsi="Times New Roman" w:cs="Times New Roman"/>
          <w:color w:val="000000"/>
          <w:sz w:val="22"/>
          <w:szCs w:val="22"/>
        </w:rPr>
        <w:t>이하</w:t>
      </w:r>
      <w:r w:rsidRPr="00404F2D">
        <w:rPr>
          <w:rFonts w:ascii="Times New Roman" w:eastAsia="바탕체" w:hAnsi="Times New Roman" w:cs="Times New Roman"/>
          <w:color w:val="000000"/>
          <w:sz w:val="22"/>
          <w:szCs w:val="22"/>
        </w:rPr>
        <w:t xml:space="preserve"> “</w:t>
      </w:r>
      <w:r w:rsidRPr="00404F2D">
        <w:rPr>
          <w:rFonts w:ascii="Times New Roman" w:eastAsia="바탕체" w:hAnsi="Times New Roman" w:cs="Times New Roman"/>
          <w:color w:val="000000"/>
          <w:sz w:val="22"/>
          <w:szCs w:val="22"/>
        </w:rPr>
        <w:t>수탁자</w:t>
      </w:r>
      <w:r w:rsidRPr="00404F2D">
        <w:rPr>
          <w:rFonts w:ascii="Times New Roman" w:eastAsia="바탕체" w:hAnsi="Times New Roman" w:cs="Times New Roman"/>
          <w:color w:val="000000"/>
          <w:sz w:val="22"/>
          <w:szCs w:val="22"/>
        </w:rPr>
        <w:t>”</w:t>
      </w:r>
      <w:r w:rsidRPr="00404F2D">
        <w:rPr>
          <w:rFonts w:ascii="Times New Roman" w:eastAsia="바탕체" w:hAnsi="Times New Roman" w:cs="Times New Roman"/>
          <w:color w:val="000000"/>
          <w:sz w:val="22"/>
          <w:szCs w:val="22"/>
        </w:rPr>
        <w:t>라</w:t>
      </w:r>
      <w:r w:rsidRPr="00404F2D">
        <w:rPr>
          <w:rFonts w:ascii="Times New Roman" w:eastAsia="바탕체" w:hAnsi="Times New Roman" w:cs="Times New Roman"/>
          <w:color w:val="000000"/>
          <w:sz w:val="22"/>
          <w:szCs w:val="22"/>
        </w:rPr>
        <w:t xml:space="preserve"> </w:t>
      </w:r>
      <w:r w:rsidRPr="00404F2D">
        <w:rPr>
          <w:rFonts w:ascii="Times New Roman" w:eastAsia="바탕체" w:hAnsi="Times New Roman" w:cs="Times New Roman"/>
          <w:color w:val="000000"/>
          <w:sz w:val="22"/>
          <w:szCs w:val="22"/>
        </w:rPr>
        <w:t>함</w:t>
      </w:r>
      <w:r w:rsidRPr="00404F2D">
        <w:rPr>
          <w:rFonts w:ascii="Times New Roman" w:eastAsia="바탕체" w:hAnsi="Times New Roman" w:cs="Times New Roman"/>
          <w:color w:val="000000"/>
          <w:sz w:val="22"/>
          <w:szCs w:val="22"/>
        </w:rPr>
        <w:t xml:space="preserve">)</w:t>
      </w:r>
      <w:del w:id="9091" w:author="코람코 상장리츠팀" w:date="2026-10-13T09:00:00Z">
        <w:r w:rsidRPr="00404F2D">
          <w:rPr>
            <w:rFonts w:ascii="Times New Roman" w:eastAsia="바탕체" w:hAnsi="Times New Roman" w:cs="Times New Roman"/>
            <w:color w:val="000000"/>
            <w:sz w:val="22"/>
            <w:szCs w:val="22"/>
          </w:rPr>
          <w:delText xml:space="preserve">,</w:delText>
        </w:r>
      </w:del>
      <w:del w:id="9092" w:author="코람코 상장리츠팀" w:date="2026-10-13T09:00:00Z">
        <w:r w:rsidRPr="00404F2D">
          <w:rPr>
            <w:rFonts w:ascii="Times New Roman" w:eastAsia="바탕체" w:hAnsi="Times New Roman" w:cs="Times New Roman"/>
            <w:sz w:val="22"/>
            <w:szCs w:val="22"/>
          </w:rPr>
          <w:delText xml:space="preserve"> </w:delText>
        </w:r>
      </w:del>
      <w:del w:id="9093" w:author="코람코 상장리츠팀" w:date="2026-10-13T09:00:00Z">
        <w:r w:rsidRPr="00404F2D">
          <w:rPr>
            <w:rFonts w:ascii="Times New Roman" w:eastAsia="바탕체" w:hint="eastAsia" w:hAnsi="Times New Roman" w:cs="Times New Roman"/>
            <w:color w:val="000000"/>
            <w:sz w:val="22"/>
            <w:szCs w:val="22"/>
          </w:rPr>
          <w:delText xml:space="preserve">쿠팡</w:delText>
        </w:r>
      </w:del>
      <w:del w:id="9094"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095" w:author="코람코 상장리츠팀" w:date="2026-10-13T09:00:00Z">
        <w:r w:rsidRPr="00404F2D">
          <w:rPr>
            <w:rFonts w:ascii="Times New Roman" w:eastAsia="바탕체" w:hint="eastAsia" w:hAnsi="Times New Roman" w:cs="Times New Roman"/>
            <w:color w:val="000000"/>
            <w:sz w:val="22"/>
            <w:szCs w:val="22"/>
          </w:rPr>
          <w:delText xml:space="preserve">주식회사</w:delText>
        </w:r>
      </w:del>
      <w:del w:id="9096" w:author="코람코 상장리츠팀" w:date="2026-10-13T09:00:00Z">
        <w:r w:rsidRPr="00404F2D">
          <w:rPr>
            <w:rFonts w:ascii="Times New Roman" w:eastAsia="바탕체" w:hint="eastAsia" w:hAnsi="Times New Roman" w:cs="Times New Roman"/>
            <w:color w:val="000000"/>
            <w:sz w:val="22"/>
            <w:szCs w:val="22"/>
          </w:rPr>
          <w:delText xml:space="preserve">(</w:delText>
        </w:r>
      </w:del>
      <w:del w:id="9097" w:author="코람코 상장리츠팀" w:date="2026-10-13T09:00:00Z">
        <w:r w:rsidRPr="00404F2D">
          <w:rPr>
            <w:rFonts w:ascii="Times New Roman" w:eastAsia="바탕체" w:hint="eastAsia" w:hAnsi="Times New Roman" w:cs="Times New Roman"/>
            <w:color w:val="000000"/>
            <w:sz w:val="22"/>
            <w:szCs w:val="22"/>
          </w:rPr>
          <w:delText xml:space="preserve">이하</w:delText>
        </w:r>
      </w:del>
      <w:del w:id="9098"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099" w:author="코람코 상장리츠팀" w:date="2026-10-13T09:00:00Z">
        <w:r w:rsidRPr="00404F2D">
          <w:rPr>
            <w:rFonts w:ascii="Times New Roman" w:eastAsia="바탕체" w:hint="eastAsia" w:hAnsi="Times New Roman" w:cs="Times New Roman"/>
            <w:color w:val="000000"/>
            <w:sz w:val="22"/>
            <w:szCs w:val="22"/>
          </w:rPr>
          <w:delText xml:space="preserve">“</w:delText>
        </w:r>
      </w:del>
      <w:del w:id="9100" w:author="코람코 상장리츠팀" w:date="2026-10-13T09:00:00Z">
        <w:r w:rsidRPr="00404F2D">
          <w:rPr>
            <w:rFonts w:ascii="Times New Roman" w:eastAsia="바탕체" w:hint="eastAsia" w:hAnsi="Times New Roman" w:cs="Times New Roman"/>
            <w:color w:val="000000"/>
            <w:sz w:val="22"/>
            <w:szCs w:val="22"/>
          </w:rPr>
          <w:delText xml:space="preserve">1</w:delText>
        </w:r>
      </w:del>
      <w:del w:id="9101" w:author="코람코 상장리츠팀" w:date="2026-10-13T09:00:00Z">
        <w:r w:rsidRPr="00404F2D">
          <w:rPr>
            <w:rFonts w:ascii="Times New Roman" w:eastAsia="바탕체" w:hint="eastAsia" w:hAnsi="Times New Roman" w:cs="Times New Roman"/>
            <w:color w:val="000000"/>
            <w:sz w:val="22"/>
            <w:szCs w:val="22"/>
          </w:rPr>
          <w:delText xml:space="preserve">순위</w:delText>
        </w:r>
      </w:del>
      <w:del w:id="9102"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03" w:author="코람코 상장리츠팀" w:date="2026-10-13T09:00:00Z">
        <w:r w:rsidRPr="00404F2D">
          <w:rPr>
            <w:rFonts w:ascii="Times New Roman" w:eastAsia="바탕체" w:hint="eastAsia" w:hAnsi="Times New Roman" w:cs="Times New Roman"/>
            <w:color w:val="000000"/>
            <w:sz w:val="22"/>
            <w:szCs w:val="22"/>
          </w:rPr>
          <w:delText xml:space="preserve">우선수익자”라</w:delText>
        </w:r>
      </w:del>
      <w:del w:id="9104"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05" w:author="코람코 상장리츠팀" w:date="2026-10-13T09:00:00Z">
        <w:r w:rsidRPr="00404F2D">
          <w:rPr>
            <w:rFonts w:ascii="Times New Roman" w:eastAsia="바탕체" w:hint="eastAsia" w:hAnsi="Times New Roman" w:cs="Times New Roman"/>
            <w:color w:val="000000"/>
            <w:sz w:val="22"/>
            <w:szCs w:val="22"/>
          </w:rPr>
          <w:delText xml:space="preserve">함</w:delText>
        </w:r>
      </w:del>
      <w:del w:id="9106"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07" w:author="코람코 상장리츠팀" w:date="2026-10-13T09:00:00Z">
        <w:r w:rsidRPr="00404F2D">
          <w:rPr>
            <w:rFonts w:ascii="Times New Roman" w:eastAsia="바탕체" w:hint="eastAsia" w:hAnsi="Times New Roman" w:cs="Times New Roman"/>
            <w:color w:val="000000"/>
            <w:sz w:val="22"/>
            <w:szCs w:val="22"/>
          </w:rPr>
          <w:delText xml:space="preserve">별첨</w:delText>
        </w:r>
      </w:del>
      <w:del w:id="9108" w:author="코람코 상장리츠팀" w:date="2026-10-13T09:00:00Z">
        <w:r w:rsidRPr="00404F2D">
          <w:rPr>
            <w:rFonts w:ascii="Times New Roman" w:eastAsia="바탕체" w:hint="eastAsia" w:hAnsi="Times New Roman" w:cs="Times New Roman"/>
            <w:color w:val="000000"/>
            <w:sz w:val="22"/>
            <w:szCs w:val="22"/>
          </w:rPr>
          <w:delText xml:space="preserve"> 1.</w:delText>
        </w:r>
      </w:del>
      <w:del w:id="9109" w:author="코람코 상장리츠팀" w:date="2026-10-13T09:00:00Z">
        <w:r w:rsidRPr="00404F2D">
          <w:rPr>
            <w:rFonts w:ascii="Times New Roman" w:eastAsia="바탕체" w:hint="eastAsia" w:hAnsi="Times New Roman" w:cs="Times New Roman"/>
            <w:color w:val="000000"/>
            <w:sz w:val="22"/>
            <w:szCs w:val="22"/>
          </w:rPr>
          <w:delText xml:space="preserve">에</w:delText>
        </w:r>
      </w:del>
      <w:del w:id="9110"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11" w:author="코람코 상장리츠팀" w:date="2026-10-13T09:00:00Z">
        <w:r w:rsidRPr="00404F2D">
          <w:rPr>
            <w:rFonts w:ascii="Times New Roman" w:eastAsia="바탕체" w:hint="eastAsia" w:hAnsi="Times New Roman" w:cs="Times New Roman"/>
            <w:color w:val="000000"/>
            <w:sz w:val="22"/>
            <w:szCs w:val="22"/>
          </w:rPr>
          <w:delText xml:space="preserve">공동</w:delText>
        </w:r>
      </w:del>
      <w:del w:id="9112" w:author="코람코 상장리츠팀" w:date="2026-10-13T09:00:00Z">
        <w:r w:rsidRPr="00404F2D">
          <w:rPr>
            <w:rFonts w:ascii="Times New Roman" w:eastAsia="바탕체" w:hint="eastAsia" w:hAnsi="Times New Roman" w:cs="Times New Roman"/>
            <w:color w:val="000000"/>
            <w:sz w:val="22"/>
            <w:szCs w:val="22"/>
          </w:rPr>
          <w:delText xml:space="preserve"> 2</w:delText>
        </w:r>
      </w:del>
      <w:del w:id="9113" w:author="코람코 상장리츠팀" w:date="2026-10-13T09:00:00Z">
        <w:r w:rsidRPr="00404F2D">
          <w:rPr>
            <w:rFonts w:ascii="Times New Roman" w:eastAsia="바탕체" w:hint="eastAsia" w:hAnsi="Times New Roman" w:cs="Times New Roman"/>
            <w:color w:val="000000"/>
            <w:sz w:val="22"/>
            <w:szCs w:val="22"/>
          </w:rPr>
          <w:delText xml:space="preserve">순위</w:delText>
        </w:r>
      </w:del>
      <w:del w:id="9114"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15" w:author="코람코 상장리츠팀" w:date="2026-10-13T09:00:00Z">
        <w:r w:rsidRPr="00404F2D">
          <w:rPr>
            <w:rFonts w:ascii="Times New Roman" w:eastAsia="바탕체" w:hint="eastAsia" w:hAnsi="Times New Roman" w:cs="Times New Roman"/>
            <w:color w:val="000000"/>
            <w:sz w:val="22"/>
            <w:szCs w:val="22"/>
          </w:rPr>
          <w:delText xml:space="preserve">우선수익자로</w:delText>
        </w:r>
      </w:del>
      <w:del w:id="9116"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17" w:author="코람코 상장리츠팀" w:date="2026-10-13T09:00:00Z">
        <w:r w:rsidRPr="00404F2D">
          <w:rPr>
            <w:rFonts w:ascii="Times New Roman" w:eastAsia="바탕체" w:hint="eastAsia" w:hAnsi="Times New Roman" w:cs="Times New Roman"/>
            <w:color w:val="000000"/>
            <w:sz w:val="22"/>
            <w:szCs w:val="22"/>
          </w:rPr>
          <w:delText xml:space="preserve">기재된</w:delText>
        </w:r>
      </w:del>
      <w:del w:id="9118"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19" w:author="코람코 상장리츠팀" w:date="2026-10-13T09:00:00Z">
        <w:r w:rsidRPr="00404F2D">
          <w:rPr>
            <w:rFonts w:ascii="Times New Roman" w:eastAsia="바탕체" w:hint="eastAsia" w:hAnsi="Times New Roman" w:cs="Times New Roman"/>
            <w:color w:val="000000"/>
            <w:sz w:val="22"/>
            <w:szCs w:val="22"/>
          </w:rPr>
          <w:delText xml:space="preserve">회사들</w:delText>
        </w:r>
      </w:del>
      <w:del w:id="9120" w:author="코람코 상장리츠팀" w:date="2026-10-13T09:00:00Z">
        <w:r w:rsidRPr="00404F2D">
          <w:rPr>
            <w:rFonts w:ascii="Times New Roman" w:eastAsia="바탕체" w:hint="eastAsia" w:hAnsi="Times New Roman" w:cs="Times New Roman"/>
            <w:color w:val="000000"/>
            <w:sz w:val="22"/>
            <w:szCs w:val="22"/>
          </w:rPr>
          <w:delText xml:space="preserve">(</w:delText>
        </w:r>
      </w:del>
      <w:del w:id="9121" w:author="코람코 상장리츠팀" w:date="2026-10-13T09:00:00Z">
        <w:r w:rsidRPr="00404F2D">
          <w:rPr>
            <w:rFonts w:ascii="Times New Roman" w:eastAsia="바탕체" w:hint="eastAsia" w:hAnsi="Times New Roman" w:cs="Times New Roman"/>
            <w:color w:val="000000"/>
            <w:sz w:val="22"/>
            <w:szCs w:val="22"/>
          </w:rPr>
          <w:delText xml:space="preserve">이하</w:delText>
        </w:r>
      </w:del>
      <w:del w:id="9122"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23" w:author="코람코 상장리츠팀" w:date="2026-10-13T09:00:00Z">
        <w:r w:rsidRPr="00404F2D">
          <w:rPr>
            <w:rFonts w:ascii="Times New Roman" w:eastAsia="바탕체" w:hint="eastAsia" w:hAnsi="Times New Roman" w:cs="Times New Roman"/>
            <w:color w:val="000000"/>
            <w:sz w:val="22"/>
            <w:szCs w:val="22"/>
          </w:rPr>
          <w:delText xml:space="preserve">총칭하여</w:delText>
        </w:r>
      </w:del>
      <w:del w:id="9124"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25" w:author="코람코 상장리츠팀" w:date="2026-10-13T09:00:00Z">
        <w:r w:rsidRPr="00404F2D">
          <w:rPr>
            <w:rFonts w:ascii="Times New Roman" w:eastAsia="바탕체" w:hint="eastAsia" w:hAnsi="Times New Roman" w:cs="Times New Roman"/>
            <w:color w:val="000000"/>
            <w:sz w:val="22"/>
            <w:szCs w:val="22"/>
          </w:rPr>
          <w:delText xml:space="preserve">“</w:delText>
        </w:r>
      </w:del>
      <w:del w:id="9126" w:author="코람코 상장리츠팀" w:date="2026-10-13T09:00:00Z">
        <w:r w:rsidRPr="00404F2D">
          <w:rPr>
            <w:rFonts w:ascii="Times New Roman" w:eastAsia="바탕체" w:hint="eastAsia" w:hAnsi="Times New Roman" w:cs="Times New Roman"/>
            <w:color w:val="000000"/>
            <w:sz w:val="22"/>
            <w:szCs w:val="22"/>
          </w:rPr>
          <w:delText xml:space="preserve">2</w:delText>
        </w:r>
      </w:del>
      <w:del w:id="9127" w:author="코람코 상장리츠팀" w:date="2026-10-13T09:00:00Z">
        <w:r w:rsidRPr="00404F2D">
          <w:rPr>
            <w:rFonts w:ascii="Times New Roman" w:eastAsia="바탕체" w:hint="eastAsia" w:hAnsi="Times New Roman" w:cs="Times New Roman"/>
            <w:color w:val="000000"/>
            <w:sz w:val="22"/>
            <w:szCs w:val="22"/>
          </w:rPr>
          <w:delText xml:space="preserve">순위</w:delText>
        </w:r>
      </w:del>
      <w:del w:id="9128"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29" w:author="코람코 상장리츠팀" w:date="2026-10-13T09:00:00Z">
        <w:r w:rsidRPr="00404F2D">
          <w:rPr>
            <w:rFonts w:ascii="Times New Roman" w:eastAsia="바탕체" w:hint="eastAsia" w:hAnsi="Times New Roman" w:cs="Times New Roman"/>
            <w:color w:val="000000"/>
            <w:sz w:val="22"/>
            <w:szCs w:val="22"/>
          </w:rPr>
          <w:delText xml:space="preserve">우선수익자”라</w:delText>
        </w:r>
      </w:del>
      <w:del w:id="9130"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31" w:author="코람코 상장리츠팀" w:date="2026-10-13T09:00:00Z">
        <w:r w:rsidRPr="00404F2D">
          <w:rPr>
            <w:rFonts w:ascii="Times New Roman" w:eastAsia="바탕체" w:hint="eastAsia" w:hAnsi="Times New Roman" w:cs="Times New Roman"/>
            <w:color w:val="000000"/>
            <w:sz w:val="22"/>
            <w:szCs w:val="22"/>
          </w:rPr>
          <w:delText xml:space="preserve">함</w:delText>
        </w:r>
      </w:del>
      <w:del w:id="9132"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33" w:author="코람코 상장리츠팀" w:date="2026-10-13T09:00:00Z">
        <w:r w:rsidRPr="00404F2D">
          <w:rPr>
            <w:rFonts w:ascii="Times New Roman" w:eastAsia="바탕체" w:hint="eastAsia" w:hAnsi="Times New Roman" w:cs="Times New Roman"/>
            <w:color w:val="000000"/>
            <w:sz w:val="22"/>
            <w:szCs w:val="22"/>
          </w:rPr>
          <w:delText xml:space="preserve">별첨</w:delText>
        </w:r>
      </w:del>
      <w:del w:id="9134" w:author="코람코 상장리츠팀" w:date="2026-10-13T09:00:00Z">
        <w:r w:rsidRPr="00404F2D">
          <w:rPr>
            <w:rFonts w:ascii="Times New Roman" w:eastAsia="바탕체" w:hint="eastAsia" w:hAnsi="Times New Roman" w:cs="Times New Roman"/>
            <w:color w:val="000000"/>
            <w:sz w:val="22"/>
            <w:szCs w:val="22"/>
          </w:rPr>
          <w:delText xml:space="preserve"> 1.</w:delText>
        </w:r>
      </w:del>
      <w:del w:id="9135" w:author="코람코 상장리츠팀" w:date="2026-10-13T09:00:00Z">
        <w:r w:rsidRPr="00404F2D">
          <w:rPr>
            <w:rFonts w:ascii="Times New Roman" w:eastAsia="바탕체" w:hint="eastAsia" w:hAnsi="Times New Roman" w:cs="Times New Roman"/>
            <w:color w:val="000000"/>
            <w:sz w:val="22"/>
            <w:szCs w:val="22"/>
          </w:rPr>
          <w:delText xml:space="preserve">에</w:delText>
        </w:r>
      </w:del>
      <w:del w:id="9136"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37" w:author="코람코 상장리츠팀" w:date="2026-10-13T09:00:00Z">
        <w:r w:rsidRPr="00404F2D">
          <w:rPr>
            <w:rFonts w:ascii="Times New Roman" w:eastAsia="바탕체" w:hint="eastAsia" w:hAnsi="Times New Roman" w:cs="Times New Roman"/>
            <w:color w:val="000000"/>
            <w:sz w:val="22"/>
            <w:szCs w:val="22"/>
          </w:rPr>
          <w:delText xml:space="preserve">공동</w:delText>
        </w:r>
      </w:del>
      <w:del w:id="9138" w:author="코람코 상장리츠팀" w:date="2026-10-13T09:00:00Z">
        <w:r w:rsidRPr="00404F2D">
          <w:rPr>
            <w:rFonts w:ascii="Times New Roman" w:eastAsia="바탕체" w:hint="eastAsia" w:hAnsi="Times New Roman" w:cs="Times New Roman"/>
            <w:color w:val="000000"/>
            <w:sz w:val="22"/>
            <w:szCs w:val="22"/>
          </w:rPr>
          <w:delText xml:space="preserve"> 3</w:delText>
        </w:r>
      </w:del>
      <w:del w:id="9139" w:author="코람코 상장리츠팀" w:date="2026-10-13T09:00:00Z">
        <w:r w:rsidRPr="00404F2D">
          <w:rPr>
            <w:rFonts w:ascii="Times New Roman" w:eastAsia="바탕체" w:hint="eastAsia" w:hAnsi="Times New Roman" w:cs="Times New Roman"/>
            <w:color w:val="000000"/>
            <w:sz w:val="22"/>
            <w:szCs w:val="22"/>
          </w:rPr>
          <w:delText xml:space="preserve">순위</w:delText>
        </w:r>
      </w:del>
      <w:del w:id="9140"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41" w:author="코람코 상장리츠팀" w:date="2026-10-13T09:00:00Z">
        <w:r w:rsidRPr="00404F2D">
          <w:rPr>
            <w:rFonts w:ascii="Times New Roman" w:eastAsia="바탕체" w:hint="eastAsia" w:hAnsi="Times New Roman" w:cs="Times New Roman"/>
            <w:color w:val="000000"/>
            <w:sz w:val="22"/>
            <w:szCs w:val="22"/>
          </w:rPr>
          <w:delText xml:space="preserve">우선수익자로</w:delText>
        </w:r>
      </w:del>
      <w:del w:id="9142"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43" w:author="코람코 상장리츠팀" w:date="2026-10-13T09:00:00Z">
        <w:r w:rsidRPr="00404F2D">
          <w:rPr>
            <w:rFonts w:ascii="Times New Roman" w:eastAsia="바탕체" w:hint="eastAsia" w:hAnsi="Times New Roman" w:cs="Times New Roman"/>
            <w:color w:val="000000"/>
            <w:sz w:val="22"/>
            <w:szCs w:val="22"/>
          </w:rPr>
          <w:delText xml:space="preserve">기재된</w:delText>
        </w:r>
      </w:del>
      <w:del w:id="9144"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45" w:author="코람코 상장리츠팀" w:date="2026-10-13T09:00:00Z">
        <w:r w:rsidRPr="00404F2D">
          <w:rPr>
            <w:rFonts w:ascii="Times New Roman" w:eastAsia="바탕체" w:hint="eastAsia" w:hAnsi="Times New Roman" w:cs="Times New Roman"/>
            <w:color w:val="000000"/>
            <w:sz w:val="22"/>
            <w:szCs w:val="22"/>
          </w:rPr>
          <w:delText xml:space="preserve">회사들</w:delText>
        </w:r>
      </w:del>
      <w:del w:id="9146" w:author="코람코 상장리츠팀" w:date="2026-10-13T09:00:00Z">
        <w:r w:rsidRPr="00404F2D">
          <w:rPr>
            <w:rFonts w:ascii="Times New Roman" w:eastAsia="바탕체" w:hint="eastAsia" w:hAnsi="Times New Roman" w:cs="Times New Roman"/>
            <w:color w:val="000000"/>
            <w:sz w:val="22"/>
            <w:szCs w:val="22"/>
          </w:rPr>
          <w:delText xml:space="preserve">(</w:delText>
        </w:r>
      </w:del>
      <w:del w:id="9147" w:author="코람코 상장리츠팀" w:date="2026-10-13T09:00:00Z">
        <w:r w:rsidRPr="00404F2D">
          <w:rPr>
            <w:rFonts w:ascii="Times New Roman" w:eastAsia="바탕체" w:hint="eastAsia" w:hAnsi="Times New Roman" w:cs="Times New Roman"/>
            <w:color w:val="000000"/>
            <w:sz w:val="22"/>
            <w:szCs w:val="22"/>
          </w:rPr>
          <w:delText xml:space="preserve">이하</w:delText>
        </w:r>
      </w:del>
      <w:del w:id="9148"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49" w:author="코람코 상장리츠팀" w:date="2026-10-13T09:00:00Z">
        <w:r w:rsidRPr="00404F2D">
          <w:rPr>
            <w:rFonts w:ascii="Times New Roman" w:eastAsia="바탕체" w:hint="eastAsia" w:hAnsi="Times New Roman" w:cs="Times New Roman"/>
            <w:color w:val="000000"/>
            <w:sz w:val="22"/>
            <w:szCs w:val="22"/>
          </w:rPr>
          <w:delText xml:space="preserve">총칭하여</w:delText>
        </w:r>
      </w:del>
      <w:del w:id="9150"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51" w:author="코람코 상장리츠팀" w:date="2026-10-13T09:00:00Z">
        <w:r w:rsidRPr="00404F2D">
          <w:rPr>
            <w:rFonts w:ascii="Times New Roman" w:eastAsia="바탕체" w:hint="eastAsia" w:hAnsi="Times New Roman" w:cs="Times New Roman"/>
            <w:color w:val="000000"/>
            <w:sz w:val="22"/>
            <w:szCs w:val="22"/>
          </w:rPr>
          <w:delText xml:space="preserve">“</w:delText>
        </w:r>
      </w:del>
      <w:del w:id="9152" w:author="코람코 상장리츠팀" w:date="2026-10-13T09:00:00Z">
        <w:r w:rsidRPr="00404F2D">
          <w:rPr>
            <w:rFonts w:ascii="Times New Roman" w:eastAsia="바탕체" w:hint="eastAsia" w:hAnsi="Times New Roman" w:cs="Times New Roman"/>
            <w:color w:val="000000"/>
            <w:sz w:val="22"/>
            <w:szCs w:val="22"/>
          </w:rPr>
          <w:delText xml:space="preserve">3</w:delText>
        </w:r>
      </w:del>
      <w:del w:id="9153" w:author="코람코 상장리츠팀" w:date="2026-10-13T09:00:00Z">
        <w:r w:rsidRPr="00404F2D">
          <w:rPr>
            <w:rFonts w:ascii="Times New Roman" w:eastAsia="바탕체" w:hint="eastAsia" w:hAnsi="Times New Roman" w:cs="Times New Roman"/>
            <w:color w:val="000000"/>
            <w:sz w:val="22"/>
            <w:szCs w:val="22"/>
          </w:rPr>
          <w:delText xml:space="preserve">순위</w:delText>
        </w:r>
      </w:del>
      <w:del w:id="9154"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55" w:author="코람코 상장리츠팀" w:date="2026-10-13T09:00:00Z">
        <w:r w:rsidRPr="00404F2D">
          <w:rPr>
            <w:rFonts w:ascii="Times New Roman" w:eastAsia="바탕체" w:hint="eastAsia" w:hAnsi="Times New Roman" w:cs="Times New Roman"/>
            <w:color w:val="000000"/>
            <w:sz w:val="22"/>
            <w:szCs w:val="22"/>
          </w:rPr>
          <w:delText xml:space="preserve">우선수익자”라</w:delText>
        </w:r>
      </w:del>
      <w:del w:id="9156"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57" w:author="코람코 상장리츠팀" w:date="2026-10-13T09:00:00Z">
        <w:r w:rsidRPr="00404F2D">
          <w:rPr>
            <w:rFonts w:ascii="Times New Roman" w:eastAsia="바탕체" w:hint="eastAsia" w:hAnsi="Times New Roman" w:cs="Times New Roman"/>
            <w:color w:val="000000"/>
            <w:sz w:val="22"/>
            <w:szCs w:val="22"/>
          </w:rPr>
          <w:delText xml:space="preserve">하고</w:delText>
        </w:r>
      </w:del>
      <w:del w:id="9158" w:author="코람코 상장리츠팀" w:date="2026-10-13T09:00:00Z">
        <w:r w:rsidRPr="00404F2D">
          <w:rPr>
            <w:rFonts w:ascii="Times New Roman" w:eastAsia="바탕체" w:hint="eastAsia" w:hAnsi="Times New Roman" w:cs="Times New Roman"/>
            <w:color w:val="000000"/>
            <w:sz w:val="22"/>
            <w:szCs w:val="22"/>
          </w:rPr>
          <w:delText xml:space="preserve">, 2</w:delText>
        </w:r>
      </w:del>
      <w:del w:id="9159" w:author="코람코 상장리츠팀" w:date="2026-10-13T09:00:00Z">
        <w:r w:rsidRPr="00404F2D">
          <w:rPr>
            <w:rFonts w:ascii="Times New Roman" w:eastAsia="바탕체" w:hint="eastAsia" w:hAnsi="Times New Roman" w:cs="Times New Roman"/>
            <w:color w:val="000000"/>
            <w:sz w:val="22"/>
            <w:szCs w:val="22"/>
          </w:rPr>
          <w:delText xml:space="preserve">순위</w:delText>
        </w:r>
      </w:del>
      <w:del w:id="9160"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61" w:author="코람코 상장리츠팀" w:date="2026-10-13T09:00:00Z">
        <w:r w:rsidRPr="00404F2D">
          <w:rPr>
            <w:rFonts w:ascii="Times New Roman" w:eastAsia="바탕체" w:hint="eastAsia" w:hAnsi="Times New Roman" w:cs="Times New Roman"/>
            <w:color w:val="000000"/>
            <w:sz w:val="22"/>
            <w:szCs w:val="22"/>
          </w:rPr>
          <w:delText xml:space="preserve">우선수익자</w:delText>
        </w:r>
      </w:del>
      <w:del w:id="9162"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63" w:author="코람코 상장리츠팀" w:date="2026-10-13T09:00:00Z">
        <w:r w:rsidRPr="00404F2D">
          <w:rPr>
            <w:rFonts w:ascii="Times New Roman" w:eastAsia="바탕체" w:hint="eastAsia" w:hAnsi="Times New Roman" w:cs="Times New Roman"/>
            <w:color w:val="000000"/>
            <w:sz w:val="22"/>
            <w:szCs w:val="22"/>
          </w:rPr>
          <w:delText xml:space="preserve">및</w:delText>
        </w:r>
      </w:del>
      <w:del w:id="9164" w:author="코람코 상장리츠팀" w:date="2026-10-13T09:00:00Z">
        <w:r w:rsidRPr="00404F2D">
          <w:rPr>
            <w:rFonts w:ascii="Times New Roman" w:eastAsia="바탕체" w:hint="eastAsia" w:hAnsi="Times New Roman" w:cs="Times New Roman"/>
            <w:color w:val="000000"/>
            <w:sz w:val="22"/>
            <w:szCs w:val="22"/>
          </w:rPr>
          <w:delText xml:space="preserve"> 3</w:delText>
        </w:r>
      </w:del>
      <w:del w:id="9165" w:author="코람코 상장리츠팀" w:date="2026-10-13T09:00:00Z">
        <w:r w:rsidRPr="00404F2D">
          <w:rPr>
            <w:rFonts w:ascii="Times New Roman" w:eastAsia="바탕체" w:hint="eastAsia" w:hAnsi="Times New Roman" w:cs="Times New Roman"/>
            <w:color w:val="000000"/>
            <w:sz w:val="22"/>
            <w:szCs w:val="22"/>
          </w:rPr>
          <w:delText xml:space="preserve">순위</w:delText>
        </w:r>
      </w:del>
      <w:del w:id="9166"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67" w:author="코람코 상장리츠팀" w:date="2026-10-13T09:00:00Z">
        <w:r w:rsidRPr="00404F2D">
          <w:rPr>
            <w:rFonts w:ascii="Times New Roman" w:eastAsia="바탕체" w:hint="eastAsia" w:hAnsi="Times New Roman" w:cs="Times New Roman"/>
            <w:color w:val="000000"/>
            <w:sz w:val="22"/>
            <w:szCs w:val="22"/>
          </w:rPr>
          <w:delText xml:space="preserve">우선수익자를</w:delText>
        </w:r>
      </w:del>
      <w:del w:id="9168"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69" w:author="코람코 상장리츠팀" w:date="2026-10-13T09:00:00Z">
        <w:r w:rsidRPr="00404F2D">
          <w:rPr>
            <w:rFonts w:ascii="Times New Roman" w:eastAsia="바탕체" w:hint="eastAsia" w:hAnsi="Times New Roman" w:cs="Times New Roman"/>
            <w:color w:val="000000"/>
            <w:sz w:val="22"/>
            <w:szCs w:val="22"/>
          </w:rPr>
          <w:delText xml:space="preserve">총칭하여</w:delText>
        </w:r>
      </w:del>
      <w:del w:id="9170"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71" w:author="코람코 상장리츠팀" w:date="2026-10-13T09:00:00Z">
        <w:r w:rsidRPr="00404F2D">
          <w:rPr>
            <w:rFonts w:ascii="Times New Roman" w:eastAsia="바탕체" w:hint="eastAsia" w:hAnsi="Times New Roman" w:cs="Times New Roman"/>
            <w:color w:val="000000"/>
            <w:sz w:val="22"/>
            <w:szCs w:val="22"/>
          </w:rPr>
          <w:delText xml:space="preserve">“대주</w:delText>
        </w:r>
      </w:del>
      <w:del w:id="9172"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73" w:author="코람코 상장리츠팀" w:date="2026-10-13T09:00:00Z">
        <w:r w:rsidRPr="00404F2D">
          <w:rPr>
            <w:rFonts w:ascii="Times New Roman" w:eastAsia="바탕체" w:hint="eastAsia" w:hAnsi="Times New Roman" w:cs="Times New Roman"/>
            <w:color w:val="000000"/>
            <w:sz w:val="22"/>
            <w:szCs w:val="22"/>
          </w:rPr>
          <w:delText xml:space="preserve">우선수익자들”이라</w:delText>
        </w:r>
      </w:del>
      <w:del w:id="9174"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75" w:author="코람코 상장리츠팀" w:date="2026-10-13T09:00:00Z">
        <w:r w:rsidRPr="00404F2D">
          <w:rPr>
            <w:rFonts w:ascii="Times New Roman" w:eastAsia="바탕체" w:hint="eastAsia" w:hAnsi="Times New Roman" w:cs="Times New Roman"/>
            <w:color w:val="000000"/>
            <w:sz w:val="22"/>
            <w:szCs w:val="22"/>
          </w:rPr>
          <w:delText xml:space="preserve">하며</w:delText>
        </w:r>
      </w:del>
      <w:del w:id="9176" w:author="코람코 상장리츠팀" w:date="2026-10-13T09:00:00Z">
        <w:r w:rsidRPr="00404F2D">
          <w:rPr>
            <w:rFonts w:ascii="Times New Roman" w:eastAsia="바탕체" w:hint="eastAsia" w:hAnsi="Times New Roman" w:cs="Times New Roman"/>
            <w:color w:val="000000"/>
            <w:sz w:val="22"/>
            <w:szCs w:val="22"/>
          </w:rPr>
          <w:delText xml:space="preserve">, 1</w:delText>
        </w:r>
      </w:del>
      <w:del w:id="9177" w:author="코람코 상장리츠팀" w:date="2026-10-13T09:00:00Z">
        <w:r w:rsidRPr="00404F2D">
          <w:rPr>
            <w:rFonts w:ascii="Times New Roman" w:eastAsia="바탕체" w:hint="eastAsia" w:hAnsi="Times New Roman" w:cs="Times New Roman"/>
            <w:color w:val="000000"/>
            <w:sz w:val="22"/>
            <w:szCs w:val="22"/>
          </w:rPr>
          <w:delText xml:space="preserve">순위</w:delText>
        </w:r>
      </w:del>
      <w:del w:id="9178"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79" w:author="코람코 상장리츠팀" w:date="2026-10-13T09:00:00Z">
        <w:r w:rsidRPr="00404F2D">
          <w:rPr>
            <w:rFonts w:ascii="Times New Roman" w:eastAsia="바탕체" w:hint="eastAsia" w:hAnsi="Times New Roman" w:cs="Times New Roman"/>
            <w:color w:val="000000"/>
            <w:sz w:val="22"/>
            <w:szCs w:val="22"/>
          </w:rPr>
          <w:delText xml:space="preserve">우선수익자</w:delText>
        </w:r>
      </w:del>
      <w:del w:id="9180" w:author="코람코 상장리츠팀" w:date="2026-10-13T09:00:00Z">
        <w:r w:rsidRPr="00404F2D">
          <w:rPr>
            <w:rFonts w:ascii="Times New Roman" w:eastAsia="바탕체" w:hint="eastAsia" w:hAnsi="Times New Roman" w:cs="Times New Roman"/>
            <w:color w:val="000000"/>
            <w:sz w:val="22"/>
            <w:szCs w:val="22"/>
          </w:rPr>
          <w:delText xml:space="preserve">, 2</w:delText>
        </w:r>
      </w:del>
      <w:del w:id="9181" w:author="코람코 상장리츠팀" w:date="2026-10-13T09:00:00Z">
        <w:r w:rsidRPr="00404F2D">
          <w:rPr>
            <w:rFonts w:ascii="Times New Roman" w:eastAsia="바탕체" w:hint="eastAsia" w:hAnsi="Times New Roman" w:cs="Times New Roman"/>
            <w:color w:val="000000"/>
            <w:sz w:val="22"/>
            <w:szCs w:val="22"/>
          </w:rPr>
          <w:delText xml:space="preserve">순위</w:delText>
        </w:r>
      </w:del>
      <w:del w:id="9182"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83" w:author="코람코 상장리츠팀" w:date="2026-10-13T09:00:00Z">
        <w:r w:rsidRPr="00404F2D">
          <w:rPr>
            <w:rFonts w:ascii="Times New Roman" w:eastAsia="바탕체" w:hint="eastAsia" w:hAnsi="Times New Roman" w:cs="Times New Roman"/>
            <w:color w:val="000000"/>
            <w:sz w:val="22"/>
            <w:szCs w:val="22"/>
          </w:rPr>
          <w:delText xml:space="preserve">우선수익자</w:delText>
        </w:r>
      </w:del>
      <w:del w:id="9184"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85" w:author="코람코 상장리츠팀" w:date="2026-10-13T09:00:00Z">
        <w:r w:rsidRPr="00404F2D">
          <w:rPr>
            <w:rFonts w:ascii="Times New Roman" w:eastAsia="바탕체" w:hint="eastAsia" w:hAnsi="Times New Roman" w:cs="Times New Roman"/>
            <w:color w:val="000000"/>
            <w:sz w:val="22"/>
            <w:szCs w:val="22"/>
          </w:rPr>
          <w:delText xml:space="preserve">및</w:delText>
        </w:r>
      </w:del>
      <w:del w:id="9186" w:author="코람코 상장리츠팀" w:date="2026-10-13T09:00:00Z">
        <w:r w:rsidRPr="00404F2D">
          <w:rPr>
            <w:rFonts w:ascii="Times New Roman" w:eastAsia="바탕체" w:hint="eastAsia" w:hAnsi="Times New Roman" w:cs="Times New Roman"/>
            <w:color w:val="000000"/>
            <w:sz w:val="22"/>
            <w:szCs w:val="22"/>
          </w:rPr>
          <w:delText xml:space="preserve"> 3</w:delText>
        </w:r>
      </w:del>
      <w:del w:id="9187" w:author="코람코 상장리츠팀" w:date="2026-10-13T09:00:00Z">
        <w:r w:rsidRPr="00404F2D">
          <w:rPr>
            <w:rFonts w:ascii="Times New Roman" w:eastAsia="바탕체" w:hint="eastAsia" w:hAnsi="Times New Roman" w:cs="Times New Roman"/>
            <w:color w:val="000000"/>
            <w:sz w:val="22"/>
            <w:szCs w:val="22"/>
          </w:rPr>
          <w:delText xml:space="preserve">순위</w:delText>
        </w:r>
      </w:del>
      <w:del w:id="9188"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89" w:author="코람코 상장리츠팀" w:date="2026-10-13T09:00:00Z">
        <w:r w:rsidRPr="00404F2D">
          <w:rPr>
            <w:rFonts w:ascii="Times New Roman" w:eastAsia="바탕체" w:hint="eastAsia" w:hAnsi="Times New Roman" w:cs="Times New Roman"/>
            <w:color w:val="000000"/>
            <w:sz w:val="22"/>
            <w:szCs w:val="22"/>
          </w:rPr>
          <w:delText xml:space="preserve">우선수익자를</w:delText>
        </w:r>
      </w:del>
      <w:del w:id="9190"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91" w:author="코람코 상장리츠팀" w:date="2026-10-13T09:00:00Z">
        <w:r w:rsidRPr="00404F2D">
          <w:rPr>
            <w:rFonts w:ascii="Times New Roman" w:eastAsia="바탕체" w:hint="eastAsia" w:hAnsi="Times New Roman" w:cs="Times New Roman"/>
            <w:color w:val="000000"/>
            <w:sz w:val="22"/>
            <w:szCs w:val="22"/>
          </w:rPr>
          <w:delText xml:space="preserve">개별적으로</w:delText>
        </w:r>
      </w:del>
      <w:del w:id="9192"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93" w:author="코람코 상장리츠팀" w:date="2026-10-13T09:00:00Z">
        <w:r w:rsidRPr="00404F2D">
          <w:rPr>
            <w:rFonts w:ascii="Times New Roman" w:eastAsia="바탕체" w:hint="eastAsia" w:hAnsi="Times New Roman" w:cs="Times New Roman"/>
            <w:color w:val="000000"/>
            <w:sz w:val="22"/>
            <w:szCs w:val="22"/>
          </w:rPr>
          <w:delText xml:space="preserve">“우선수익자”</w:delText>
        </w:r>
      </w:del>
      <w:del w:id="9194"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95" w:author="코람코 상장리츠팀" w:date="2026-10-13T09:00:00Z">
        <w:r w:rsidRPr="00404F2D">
          <w:rPr>
            <w:rFonts w:ascii="Times New Roman" w:eastAsia="바탕체" w:hint="eastAsia" w:hAnsi="Times New Roman" w:cs="Times New Roman"/>
            <w:color w:val="000000"/>
            <w:sz w:val="22"/>
            <w:szCs w:val="22"/>
          </w:rPr>
          <w:delText xml:space="preserve">총칭하여</w:delText>
        </w:r>
      </w:del>
      <w:del w:id="9196"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97" w:author="코람코 상장리츠팀" w:date="2026-10-13T09:00:00Z">
        <w:r w:rsidRPr="00404F2D">
          <w:rPr>
            <w:rFonts w:ascii="Times New Roman" w:eastAsia="바탕체" w:hint="eastAsia" w:hAnsi="Times New Roman" w:cs="Times New Roman"/>
            <w:color w:val="000000"/>
            <w:sz w:val="22"/>
            <w:szCs w:val="22"/>
          </w:rPr>
          <w:delText xml:space="preserve">“우선수익자들”이라</w:delText>
        </w:r>
      </w:del>
      <w:del w:id="9198"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99" w:author="코람코 상장리츠팀" w:date="2026-10-13T09:00:00Z">
        <w:r w:rsidRPr="00404F2D">
          <w:rPr>
            <w:rFonts w:ascii="Times New Roman" w:eastAsia="바탕체" w:hint="eastAsia" w:hAnsi="Times New Roman" w:cs="Times New Roman"/>
            <w:color w:val="000000"/>
            <w:sz w:val="22"/>
            <w:szCs w:val="22"/>
          </w:rPr>
          <w:delText xml:space="preserve">함</w:delText>
        </w:r>
      </w:del>
      <w:del w:id="9200" w:author="코람코 상장리츠팀" w:date="2026-10-13T09:00:00Z">
        <w:r w:rsidRPr="00404F2D">
          <w:rPr>
            <w:rFonts w:ascii="Times New Roman" w:eastAsia="바탕체" w:hint="eastAsia" w:hAnsi="Times New Roman" w:cs="Times New Roman"/>
            <w:color w:val="000000"/>
            <w:sz w:val="22"/>
            <w:szCs w:val="22"/>
          </w:rPr>
          <w:delText xml:space="preserve">)</w:delText>
        </w:r>
      </w:del>
      <w:r w:rsidRPr="00404F2D">
        <w:rPr>
          <w:rFonts w:ascii="Times New Roman" w:eastAsia="바탕체" w:hAnsi="Times New Roman" w:cs="Times New Roman"/>
          <w:color w:val="000000"/>
          <w:sz w:val="22"/>
          <w:szCs w:val="22"/>
        </w:rPr>
        <w:t>은</w:t>
      </w:r>
      <w:r w:rsidRPr="00404F2D">
        <w:rPr>
          <w:rFonts w:ascii="Times New Roman" w:eastAsia="바탕체" w:hAnsi="Times New Roman" w:cs="Times New Roman"/>
          <w:color w:val="000000"/>
          <w:sz w:val="22"/>
          <w:szCs w:val="22"/>
        </w:rPr>
        <w:t xml:space="preserve"> </w:t>
      </w:r>
      <w:r w:rsidRPr="00404F2D">
        <w:rPr>
          <w:rFonts w:ascii="Times New Roman" w:hAnsi="Times New Roman" w:cs="Times New Roman" w:eastAsia="바탕체"/>
          <w:color w:val="000000"/>
          <w:sz w:val="22"/>
          <w:szCs w:val="22"/>
        </w:rPr>
        <w:t>202</w:t>
      </w:r>
      <w:r w:rsidRPr="00404F2D">
        <w:rPr>
          <w:rFonts w:ascii="Times New Roman" w:hint="eastAsia" w:hAnsi="Times New Roman" w:cs="Times New Roman" w:eastAsia="바탕체"/>
          <w:color w:val="000000"/>
          <w:sz w:val="22"/>
          <w:szCs w:val="22"/>
        </w:rPr>
        <w:t>6</w:t>
      </w:r>
      <w:r w:rsidRPr="00404F2D">
        <w:rPr>
          <w:rFonts w:ascii="Times New Roman" w:hAnsi="Times New Roman" w:cs="Times New Roman" w:eastAsia="바탕체"/>
          <w:color w:val="000000"/>
          <w:sz w:val="22"/>
          <w:szCs w:val="22"/>
        </w:rPr>
        <w:t>년</w:t>
      </w:r>
      <w:r w:rsidRPr="00404F2D">
        <w:rPr>
          <w:rFonts w:ascii="Times New Roman" w:hAnsi="Times New Roman" w:cs="Times New Roman" w:eastAsia="바탕체"/>
          <w:color w:val="000000"/>
          <w:sz w:val="22"/>
          <w:szCs w:val="22"/>
        </w:rPr>
        <w:t xml:space="preserve"> </w:t>
      </w:r>
      <w:r w:rsidRPr="00404F2D">
        <w:rPr>
          <w:rFonts w:ascii="Times New Roman" w:hint="eastAsia" w:hAnsi="Times New Roman" w:cs="Times New Roman" w:eastAsia="바탕체"/>
          <w:color w:val="000000"/>
          <w:sz w:val="22"/>
          <w:szCs w:val="22"/>
        </w:rPr>
        <w:t>[*]</w:t>
      </w:r>
      <w:r w:rsidRPr="00404F2D">
        <w:rPr>
          <w:rFonts w:ascii="Times New Roman" w:hAnsi="Times New Roman" w:cs="Times New Roman" w:eastAsia="바탕체"/>
          <w:color w:val="000000"/>
          <w:sz w:val="22"/>
          <w:szCs w:val="22"/>
        </w:rPr>
        <w:t>월</w:t>
      </w:r>
      <w:r w:rsidRPr="00404F2D">
        <w:rPr>
          <w:rFonts w:ascii="Times New Roman" w:hAnsi="Times New Roman" w:cs="Times New Roman" w:eastAsia="바탕체"/>
          <w:color w:val="000000"/>
          <w:sz w:val="22"/>
          <w:szCs w:val="22"/>
        </w:rPr>
        <w:t xml:space="preserve"> </w:t>
      </w:r>
      <w:r w:rsidRPr="00404F2D">
        <w:rPr>
          <w:rFonts w:ascii="Times New Roman" w:hint="eastAsia" w:hAnsi="Times New Roman" w:cs="Times New Roman" w:eastAsia="바탕체"/>
          <w:color w:val="000000"/>
          <w:sz w:val="22"/>
          <w:szCs w:val="22"/>
        </w:rPr>
        <w:t>[*]</w:t>
      </w:r>
      <w:r w:rsidRPr="00404F2D">
        <w:rPr>
          <w:rFonts w:ascii="Times New Roman" w:hAnsi="Times New Roman" w:cs="Times New Roman" w:eastAsia="바탕체"/>
          <w:color w:val="000000"/>
          <w:sz w:val="22"/>
          <w:szCs w:val="22"/>
        </w:rPr>
        <w:t>일</w:t>
      </w:r>
      <w:r w:rsidRPr="00404F2D">
        <w:rPr>
          <w:rFonts w:ascii="Times New Roman" w:hAnsi="Times New Roman" w:cs="Times New Roman" w:eastAsia="바탕체"/>
          <w:color w:val="000000"/>
          <w:sz w:val="22"/>
          <w:szCs w:val="22"/>
        </w:rPr>
        <w:t xml:space="preserve"> </w:t>
      </w:r>
      <w:r w:rsidRPr="00404F2D">
        <w:rPr>
          <w:rFonts w:ascii="Times New Roman" w:hAnsi="Times New Roman" w:cs="Times New Roman" w:eastAsia="바탕체"/>
          <w:color w:val="000000"/>
          <w:sz w:val="22"/>
          <w:szCs w:val="22"/>
        </w:rPr>
        <w:t>체결한</w:t>
      </w:r>
      <w:r w:rsidRPr="00404F2D">
        <w:rPr>
          <w:rFonts w:ascii="Times New Roman" w:hAnsi="Times New Roman" w:cs="Times New Roman" w:eastAsia="바탕체"/>
          <w:color w:val="000000"/>
          <w:sz w:val="22"/>
          <w:szCs w:val="22"/>
        </w:rPr>
        <w:t xml:space="preserve"> </w:t>
      </w:r>
      <w:r w:rsidRPr="00404F2D">
        <w:rPr>
          <w:rFonts w:ascii="Times New Roman" w:hAnsi="Times New Roman" w:cs="Times New Roman" w:eastAsia="바탕체"/>
          <w:color w:val="000000"/>
          <w:sz w:val="22"/>
          <w:szCs w:val="22"/>
        </w:rPr>
        <w:t>부동산담보신탁계약서</w:t>
      </w:r>
      <w:r w:rsidRPr="00404F2D">
        <w:rPr>
          <w:rFonts w:ascii="Times New Roman" w:hAnsi="Times New Roman" w:cs="Times New Roman" w:eastAsia="바탕체"/>
          <w:color w:val="000000"/>
          <w:sz w:val="22"/>
          <w:szCs w:val="22"/>
        </w:rPr>
        <w:t>(</w:t>
      </w:r>
      <w:r w:rsidRPr="00404F2D">
        <w:rPr>
          <w:rFonts w:ascii="Times New Roman" w:hAnsi="Times New Roman" w:cs="Times New Roman" w:eastAsia="바탕체"/>
          <w:color w:val="000000"/>
          <w:sz w:val="22"/>
          <w:szCs w:val="22"/>
        </w:rPr>
        <w:t>이하</w:t>
      </w:r>
      <w:r w:rsidRPr="00404F2D">
        <w:rPr>
          <w:rFonts w:ascii="Times New Roman" w:hAnsi="Times New Roman" w:cs="Times New Roman" w:eastAsia="바탕체"/>
          <w:color w:val="000000"/>
          <w:sz w:val="22"/>
          <w:szCs w:val="22"/>
        </w:rPr>
        <w:t xml:space="preserve"> “</w:t>
      </w:r>
      <w:r w:rsidRPr="00404F2D">
        <w:rPr>
          <w:rFonts w:ascii="Times New Roman" w:hAnsi="Times New Roman" w:cs="Times New Roman" w:eastAsia="바탕체"/>
          <w:color w:val="000000"/>
          <w:sz w:val="22"/>
          <w:szCs w:val="22"/>
        </w:rPr>
        <w:t>신탁계약서</w:t>
      </w:r>
      <w:r w:rsidRPr="00404F2D">
        <w:rPr>
          <w:rFonts w:ascii="Times New Roman" w:hAnsi="Times New Roman" w:cs="Times New Roman" w:eastAsia="바탕체"/>
          <w:color w:val="000000"/>
          <w:sz w:val="22"/>
          <w:szCs w:val="22"/>
        </w:rPr>
        <w:t>”</w:t>
      </w:r>
      <w:r w:rsidRPr="00404F2D">
        <w:rPr>
          <w:rFonts w:ascii="Times New Roman" w:hAnsi="Times New Roman" w:cs="Times New Roman" w:eastAsia="바탕체"/>
          <w:color w:val="000000"/>
          <w:sz w:val="22"/>
          <w:szCs w:val="22"/>
        </w:rPr>
        <w:t>라</w:t>
      </w:r>
      <w:r w:rsidRPr="00404F2D">
        <w:rPr>
          <w:rFonts w:ascii="Times New Roman" w:hAnsi="Times New Roman" w:cs="Times New Roman" w:eastAsia="바탕체"/>
          <w:color w:val="000000"/>
          <w:sz w:val="22"/>
          <w:szCs w:val="22"/>
        </w:rPr>
        <w:t xml:space="preserve"> </w:t>
      </w:r>
      <w:r w:rsidRPr="00404F2D">
        <w:rPr>
          <w:rFonts w:ascii="Times New Roman" w:hAnsi="Times New Roman" w:cs="Times New Roman" w:eastAsia="바탕체"/>
          <w:color w:val="000000"/>
          <w:sz w:val="22"/>
          <w:szCs w:val="22"/>
        </w:rPr>
        <w:t>함</w:t>
      </w:r>
      <w:r w:rsidRPr="00404F2D">
        <w:rPr>
          <w:rFonts w:ascii="Times New Roman" w:hAnsi="Times New Roman" w:cs="Times New Roman" w:eastAsia="바탕체"/>
          <w:color w:val="000000"/>
          <w:sz w:val="22"/>
          <w:szCs w:val="22"/>
        </w:rPr>
        <w:t>)</w:t>
      </w:r>
      <w:r w:rsidRPr="00404F2D">
        <w:rPr>
          <w:rFonts w:ascii="Times New Roman" w:hAnsi="Times New Roman" w:cs="Times New Roman" w:eastAsia="바탕체"/>
          <w:color w:val="000000"/>
          <w:sz w:val="22"/>
          <w:szCs w:val="22"/>
        </w:rPr>
        <w:t>에</w:t>
      </w:r>
      <w:r w:rsidRPr="00404F2D">
        <w:rPr>
          <w:rFonts w:ascii="Times New Roman" w:hAnsi="Times New Roman" w:cs="Times New Roman" w:eastAsia="바탕체"/>
          <w:color w:val="000000"/>
          <w:sz w:val="22"/>
          <w:szCs w:val="22"/>
        </w:rPr>
        <w:t xml:space="preserve"> </w:t>
      </w:r>
      <w:r w:rsidRPr="00404F2D">
        <w:rPr>
          <w:rFonts w:ascii="Times New Roman" w:hAnsi="Times New Roman" w:cs="Times New Roman" w:eastAsia="바탕체"/>
          <w:color w:val="000000"/>
          <w:sz w:val="22"/>
          <w:szCs w:val="22"/>
        </w:rPr>
        <w:t>추가하여</w:t>
      </w:r>
      <w:r w:rsidRPr="00404F2D">
        <w:rPr>
          <w:rFonts w:ascii="Times New Roman" w:hAnsi="Times New Roman" w:cs="Times New Roman" w:eastAsia="바탕체"/>
          <w:color w:val="000000"/>
          <w:sz w:val="22"/>
          <w:szCs w:val="22"/>
        </w:rPr>
        <w:t xml:space="preserve"> </w:t>
      </w:r>
      <w:r w:rsidRPr="00404F2D">
        <w:rPr>
          <w:rFonts w:ascii="Times New Roman" w:hAnsi="Times New Roman" w:cs="Times New Roman" w:eastAsia="바탕체"/>
          <w:color w:val="000000"/>
          <w:sz w:val="22"/>
          <w:szCs w:val="22"/>
        </w:rPr>
        <w:t>다음과</w:t>
      </w:r>
      <w:r w:rsidRPr="00404F2D">
        <w:rPr>
          <w:rFonts w:ascii="Times New Roman" w:hAnsi="Times New Roman" w:cs="Times New Roman" w:eastAsia="바탕체"/>
          <w:color w:val="000000"/>
          <w:sz w:val="22"/>
          <w:szCs w:val="22"/>
        </w:rPr>
        <w:t xml:space="preserve"> </w:t>
      </w:r>
      <w:r w:rsidRPr="00404F2D">
        <w:rPr>
          <w:rFonts w:ascii="Times New Roman" w:hAnsi="Times New Roman" w:cs="Times New Roman" w:eastAsia="바탕체"/>
          <w:color w:val="000000"/>
          <w:sz w:val="22"/>
          <w:szCs w:val="22"/>
        </w:rPr>
        <w:t>같이</w:t>
      </w:r>
      <w:r w:rsidRPr="00404F2D">
        <w:rPr>
          <w:rFonts w:ascii="Times New Roman" w:hAnsi="Times New Roman" w:cs="Times New Roman" w:eastAsia="바탕체"/>
          <w:color w:val="000000"/>
          <w:sz w:val="22"/>
          <w:szCs w:val="22"/>
        </w:rPr>
        <w:t xml:space="preserve"> </w:t>
      </w:r>
      <w:r w:rsidRPr="00404F2D">
        <w:rPr>
          <w:rFonts w:ascii="Times New Roman" w:hAnsi="Times New Roman" w:cs="Times New Roman" w:eastAsia="바탕체"/>
          <w:color w:val="000000"/>
          <w:sz w:val="22"/>
          <w:szCs w:val="22"/>
        </w:rPr>
        <w:t>약정한다</w:t>
      </w:r>
      <w:r w:rsidRPr="00404F2D">
        <w:rPr>
          <w:rFonts w:ascii="Times New Roman" w:hAnsi="Times New Roman" w:cs="Times New Roman" w:eastAsia="바탕체"/>
          <w:color w:val="000000"/>
          <w:sz w:val="22"/>
          <w:szCs w:val="22"/>
        </w:rPr>
        <w:t>(</w:t>
      </w:r>
      <w:r w:rsidRPr="00404F2D">
        <w:rPr>
          <w:rFonts w:ascii="Times New Roman" w:hAnsi="Times New Roman" w:cs="Times New Roman" w:eastAsia="바탕체"/>
          <w:color w:val="000000"/>
          <w:sz w:val="22"/>
          <w:szCs w:val="22"/>
        </w:rPr>
        <w:t>이하</w:t>
      </w:r>
      <w:r w:rsidRPr="00404F2D">
        <w:rPr>
          <w:rFonts w:ascii="Times New Roman" w:hAnsi="Times New Roman" w:cs="Times New Roman" w:eastAsia="바탕체"/>
          <w:color w:val="000000"/>
          <w:sz w:val="22"/>
          <w:szCs w:val="22"/>
        </w:rPr>
        <w:t xml:space="preserve"> “</w:t>
      </w:r>
      <w:r w:rsidRPr="00404F2D">
        <w:rPr>
          <w:rFonts w:ascii="Times New Roman" w:hAnsi="Times New Roman" w:cs="Times New Roman" w:eastAsia="바탕체"/>
          <w:color w:val="000000"/>
          <w:sz w:val="22"/>
          <w:szCs w:val="22"/>
        </w:rPr>
        <w:t>본</w:t>
      </w:r>
      <w:r w:rsidRPr="00404F2D">
        <w:rPr>
          <w:rFonts w:ascii="Times New Roman" w:hint="eastAsia" w:hAnsi="Times New Roman" w:cs="Times New Roman" w:eastAsia="바탕체"/>
          <w:color w:val="000000"/>
          <w:sz w:val="22"/>
          <w:szCs w:val="22"/>
        </w:rPr>
        <w:t xml:space="preserve"> </w:t>
      </w:r>
      <w:r w:rsidRPr="00404F2D">
        <w:rPr>
          <w:rFonts w:ascii="Times New Roman" w:hint="eastAsia" w:hAnsi="Times New Roman" w:cs="Times New Roman" w:eastAsia="바탕체"/>
          <w:color w:val="000000"/>
          <w:sz w:val="22"/>
          <w:szCs w:val="22"/>
        </w:rPr>
        <w:t>특약</w:t>
      </w:r>
      <w:r w:rsidRPr="00404F2D">
        <w:rPr>
          <w:rFonts w:ascii="Times New Roman" w:hAnsi="Times New Roman" w:cs="Times New Roman" w:eastAsia="바탕체"/>
          <w:color w:val="000000"/>
          <w:sz w:val="22"/>
          <w:szCs w:val="22"/>
        </w:rPr>
        <w:t>”</w:t>
      </w:r>
      <w:r w:rsidRPr="00404F2D">
        <w:rPr>
          <w:rFonts w:ascii="Times New Roman" w:hAnsi="Times New Roman" w:cs="Times New Roman" w:eastAsia="바탕체"/>
          <w:color w:val="000000"/>
          <w:sz w:val="22"/>
          <w:szCs w:val="22"/>
        </w:rPr>
        <w:t>이라</w:t>
      </w:r>
      <w:r w:rsidRPr="00404F2D">
        <w:rPr>
          <w:rFonts w:ascii="Times New Roman" w:hAnsi="Times New Roman" w:cs="Times New Roman" w:eastAsia="바탕체"/>
          <w:color w:val="000000"/>
          <w:sz w:val="22"/>
          <w:szCs w:val="22"/>
        </w:rPr>
        <w:t xml:space="preserve"> </w:t>
      </w:r>
      <w:r w:rsidRPr="00404F2D">
        <w:rPr>
          <w:rFonts w:ascii="Times New Roman" w:hAnsi="Times New Roman" w:cs="Times New Roman" w:eastAsia="바탕체"/>
          <w:color w:val="000000"/>
          <w:sz w:val="22"/>
          <w:szCs w:val="22"/>
        </w:rPr>
        <w:t>하고</w:t>
      </w:r>
      <w:r w:rsidRPr="00404F2D">
        <w:rPr>
          <w:rFonts w:ascii="Times New Roman" w:hAnsi="Times New Roman" w:cs="Times New Roman" w:eastAsia="바탕체"/>
          <w:color w:val="000000"/>
          <w:sz w:val="22"/>
          <w:szCs w:val="22"/>
        </w:rPr>
        <w:t xml:space="preserve">, </w:t>
      </w:r>
      <w:r w:rsidRPr="00404F2D">
        <w:rPr>
          <w:rFonts w:ascii="Times New Roman" w:hAnsi="Times New Roman" w:cs="Times New Roman" w:eastAsia="바탕체"/>
          <w:color w:val="000000"/>
          <w:sz w:val="22"/>
          <w:szCs w:val="22"/>
        </w:rPr>
        <w:t>신탁계약서와</w:t>
      </w:r>
      <w:r w:rsidRPr="00404F2D">
        <w:rPr>
          <w:rFonts w:ascii="Times New Roman" w:eastAsia="바탕체" w:hAnsi="Times New Roman" w:cs="Times New Roman"/>
          <w:color w:val="000000"/>
          <w:sz w:val="22"/>
          <w:szCs w:val="22"/>
        </w:rPr>
        <w:t xml:space="preserve"> </w:t>
      </w:r>
      <w:r w:rsidRPr="00404F2D">
        <w:rPr>
          <w:rFonts w:ascii="Times New Roman" w:eastAsia="바탕체" w:hAnsi="Times New Roman" w:cs="Times New Roman"/>
          <w:color w:val="000000"/>
          <w:sz w:val="22"/>
          <w:szCs w:val="22"/>
        </w:rPr>
        <w:t>본</w:t>
      </w:r>
      <w:r w:rsidRPr="00404F2D">
        <w:rPr>
          <w:rFonts w:ascii="Times New Roman" w:eastAsia="바탕체" w:hAnsi="Times New Roman" w:cs="Times New Roman"/>
          <w:color w:val="000000"/>
          <w:sz w:val="22"/>
          <w:szCs w:val="22"/>
        </w:rPr>
        <w:t xml:space="preserve"> </w:t>
      </w:r>
      <w:r w:rsidRPr="00404F2D">
        <w:rPr>
          <w:rFonts w:ascii="Times New Roman" w:eastAsia="바탕체" w:hAnsi="Times New Roman" w:cs="Times New Roman"/>
          <w:color w:val="000000"/>
          <w:sz w:val="22"/>
          <w:szCs w:val="22"/>
        </w:rPr>
        <w:t>특약을</w:t>
      </w:r>
      <w:r w:rsidRPr="00404F2D">
        <w:rPr>
          <w:rFonts w:ascii="Times New Roman" w:eastAsia="바탕체" w:hAnsi="Times New Roman" w:cs="Times New Roman"/>
          <w:color w:val="000000"/>
          <w:sz w:val="22"/>
          <w:szCs w:val="22"/>
        </w:rPr>
        <w:t xml:space="preserve"> </w:t>
      </w:r>
      <w:r w:rsidRPr="00404F2D">
        <w:rPr>
          <w:rFonts w:ascii="Times New Roman" w:eastAsia="바탕체" w:hAnsi="Times New Roman" w:cs="Times New Roman"/>
          <w:color w:val="000000"/>
          <w:sz w:val="22"/>
          <w:szCs w:val="22"/>
        </w:rPr>
        <w:t>총칭하여</w:t>
      </w:r>
      <w:r w:rsidRPr="00404F2D">
        <w:rPr>
          <w:rFonts w:ascii="Times New Roman" w:eastAsia="바탕체" w:hAnsi="Times New Roman" w:cs="Times New Roman"/>
          <w:color w:val="000000"/>
          <w:sz w:val="22"/>
          <w:szCs w:val="22"/>
        </w:rPr>
        <w:t xml:space="preserve"> “</w:t>
      </w:r>
      <w:r w:rsidRPr="00404F2D">
        <w:rPr>
          <w:rFonts w:ascii="Times New Roman" w:eastAsia="바탕체" w:hAnsi="Times New Roman" w:cs="Times New Roman"/>
          <w:color w:val="000000"/>
          <w:sz w:val="22"/>
          <w:szCs w:val="22"/>
        </w:rPr>
        <w:t>본</w:t>
      </w:r>
      <w:r w:rsidRPr="00404F2D">
        <w:rPr>
          <w:rFonts w:ascii="Times New Roman" w:eastAsia="바탕체" w:hAnsi="Times New Roman" w:cs="Times New Roman"/>
          <w:color w:val="000000"/>
          <w:sz w:val="22"/>
          <w:szCs w:val="22"/>
        </w:rPr>
        <w:t xml:space="preserve"> </w:t>
      </w:r>
      <w:r w:rsidRPr="00404F2D">
        <w:rPr>
          <w:rFonts w:ascii="Times New Roman" w:eastAsia="바탕체" w:hAnsi="Times New Roman" w:cs="Times New Roman"/>
          <w:color w:val="000000"/>
          <w:sz w:val="22"/>
          <w:szCs w:val="22"/>
        </w:rPr>
        <w:t>신탁계약</w:t>
      </w:r>
      <w:r w:rsidRPr="00404F2D">
        <w:rPr>
          <w:rFonts w:ascii="Times New Roman" w:eastAsia="바탕체" w:hAnsi="Times New Roman" w:cs="Times New Roman"/>
          <w:color w:val="000000"/>
          <w:sz w:val="22"/>
          <w:szCs w:val="22"/>
        </w:rPr>
        <w:t>”</w:t>
      </w:r>
      <w:r w:rsidRPr="00404F2D">
        <w:rPr>
          <w:rFonts w:ascii="Times New Roman" w:eastAsia="바탕체" w:hAnsi="Times New Roman" w:cs="Times New Roman"/>
          <w:color w:val="000000"/>
          <w:sz w:val="22"/>
          <w:szCs w:val="22"/>
        </w:rPr>
        <w:t>이라</w:t>
      </w:r>
      <w:r w:rsidRPr="00404F2D">
        <w:rPr>
          <w:rFonts w:ascii="Times New Roman" w:eastAsia="바탕체" w:hAnsi="Times New Roman" w:cs="Times New Roman"/>
          <w:color w:val="000000"/>
          <w:sz w:val="22"/>
          <w:szCs w:val="22"/>
        </w:rPr>
        <w:t xml:space="preserve"> </w:t>
      </w:r>
      <w:r w:rsidRPr="00404F2D">
        <w:rPr>
          <w:rFonts w:ascii="Times New Roman" w:eastAsia="바탕체" w:hAnsi="Times New Roman" w:cs="Times New Roman"/>
          <w:color w:val="000000"/>
          <w:sz w:val="22"/>
          <w:szCs w:val="22"/>
        </w:rPr>
        <w:t>함</w:t>
      </w:r>
      <w:r w:rsidRPr="00404F2D">
        <w:rPr>
          <w:rFonts w:ascii="Times New Roman" w:eastAsia="바탕체" w:hAnsi="Times New Roman" w:cs="Times New Roman"/>
          <w:color w:val="000000"/>
          <w:sz w:val="22"/>
          <w:szCs w:val="22"/>
        </w:rPr>
        <w:t>).</w:t>
      </w:r>
      <w:ins w:id="9201" w:author="코람코 상장리츠팀" w:date="2026-10-13T09:00:00Z">
        <w:r>
          <w:rPr>
            <w:rFonts w:ascii="Times New Roman" w:eastAsia="바탕체" w:hAnsi="Times New Roman" w:cs="Times New Roman"/>
            <w:color w:val="000000"/>
            <w:sz w:val="22"/>
            <w:szCs w:val="22"/>
          </w:rPr>
          <w:t xml:space="preserve"> 본 신탁계약에서 쿠팡 주식회사를 “1순위 우선수익자”라 하고, 별첨 1.에 공동 2순위 우선수익자로 기재된 회사들을 총칭하여 “2순위 우선수익자”, 별첨 1.에 공동 3순위 우선수익자로 기재된 회사들을 총칭하여 “3순위 우선수익자”라 하며, 2순위 우선수익자 및 3순위 우선수익자를 총칭하여 “대주 우선수익자들”, 1순위 우선수익자, 2순위 우선수익자 및 3순위 우선수익자를 개별적으로 “우선수익자”, 총칭하여 “우선수익자들”이라 한다.</w:t>
        </w:r>
      </w:ins>
      <w:r>
        <w:rPr>
          <w:rFonts w:ascii="Times New Roman" w:hAnsi="Times New Roman" w:cs="Times New Roman" w:eastAsia="바탕체"/>
          <w:sz w:val="22"/>
          <w:szCs w:val="22"/>
        </w:rPr>
      </w:r>
      <w:commentRangeEnd w:id="11"/>
      <w:r>
        <w:rPr>
          <w:rStyle w:val="CommentReference"/>
          <w:rFonts w:ascii="Times New Roman" w:hAnsi="Times New Roman" w:cs="Times New Roman" w:eastAsia="바탕체"/>
          <w:sz w:val="22"/>
          <w:szCs w:val="22"/>
        </w:rPr>
        <w:commentReference w:id="11"/>
      </w:r>
    </w:p>
    <w:p w14:paraId="5927AFD6"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szCs w:val="22"/>
        </w:rPr>
      </w:pPr>
    </w:p>
    <w:p w14:paraId="629178F6"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r w:rsidRPr="00404F2D">
        <w:rPr>
          <w:rFonts w:ascii="Times New Roman" w:eastAsia="바탕체" w:hAnsi="Times New Roman" w:hint="eastAsia" w:cs="Times New Roman"/>
          <w:b/>
          <w:color w:val="000000"/>
          <w:sz w:val="22"/>
          <w:szCs w:val="22"/>
        </w:rPr>
        <w:t>제</w:t>
      </w:r>
      <w:r w:rsidRPr="00404F2D">
        <w:rPr>
          <w:rFonts w:ascii="Times New Roman" w:eastAsia="바탕체" w:hAnsi="Times New Roman" w:hint="eastAsia" w:cs="Times New Roman"/>
          <w:b/>
          <w:color w:val="000000"/>
          <w:sz w:val="22"/>
          <w:szCs w:val="22"/>
        </w:rPr>
        <w:t>1</w:t>
      </w:r>
      <w:r w:rsidRPr="00404F2D">
        <w:rPr>
          <w:rFonts w:ascii="Times New Roman" w:eastAsia="바탕체" w:hAnsi="Times New Roman" w:hint="eastAsia" w:cs="Times New Roman"/>
          <w:b/>
          <w:color w:val="000000"/>
          <w:sz w:val="22"/>
          <w:szCs w:val="22"/>
        </w:rPr>
        <w:t>조【특약의</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목적】</w:t>
      </w:r>
    </w:p>
    <w:p w14:paraId="01DA5581" w14:textId="77777777" w:rsidR="00930A79" w:rsidRPr="00404F2D" w:rsidRDefault="00930A79" w:rsidP="006A29C3">
      <w:pPr>
        <w:pStyle w:val="TKListParagraph"/>
        <w:tabs>
          <w:tab w:val="left" w:pos="400"/>
          <w:tab w:val="left" w:pos="800"/>
          <w:tab w:val="left" w:pos="1600"/>
          <w:tab w:val="left" w:pos="2400"/>
          <w:tab w:val="left" w:pos="3200"/>
        </w:tabs>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특약은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32</w:t>
      </w:r>
      <w:r w:rsidRPr="00404F2D">
        <w:rPr>
          <w:rFonts w:ascii="Times New Roman" w:hint="eastAsia" w:hAnsi="Times New Roman" w:cs="Times New Roman" w:eastAsia="바탕체"/>
          <w:bCs/>
          <w:color w:val="000000"/>
          <w:kern w:val="0"/>
          <w:sz w:val="22"/>
          <w:szCs w:val="22"/>
          <w:shd w:val="clear" w:color="auto" w:fill="FFFFFF"/>
        </w:rPr>
        <w:t>조에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내용을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구체화하고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권리의무관계를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명확히</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필요한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사항을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정함을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목적으로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p>
    <w:p>
      <w:pPr>
        <w:pStyle w:val="TKNormal"/>
        <w:snapToGrid w:val="0"/>
        <w:spacing w:line="360" w:lineRule="auto" w:after="0"/>
        <w:rPr>
          <w:ins w:id="9202" w:author="코람코 상장리츠팀" w:date="2026-10-13T09:00:00Z"/>
          <w:rFonts w:ascii="Times New Roman" w:hAnsi="Times New Roman" w:cs="Times New Roman" w:eastAsia="바탕체"/>
          <w:sz w:val="22"/>
          <w:szCs w:val="22"/>
        </w:rPr>
      </w:pPr>
      <w:commentRangeStart w:id="12"/>
      <w:r>
        <w:rPr>
          <w:rFonts w:ascii="Times New Roman" w:hAnsi="Times New Roman" w:cs="Times New Roman" w:eastAsia="바탕체"/>
          <w:sz w:val="22"/>
          <w:szCs w:val="22"/>
        </w:rPr>
      </w:r>
      <w:ins w:id="9203" w:author="코람코 상장리츠팀" w:date="2026-10-13T09:00:00Z">
        <w:r>
          <w:rPr>
            <w:rFonts w:ascii="Times New Roman" w:eastAsia="바탕체" w:hAnsi="Times New Roman" w:hint="eastAsia" w:cs="Times New Roman"/>
            <w:b/>
            <w:color w:val="000000"/>
            <w:sz w:val="22"/>
            <w:szCs w:val="22"/>
          </w:rPr>
          <w:t xml:space="preserve">제1조의2【우선수익자의 지위】</w:t>
        </w:r>
      </w:ins>
      <w:r>
        <w:rPr>
          <w:rFonts w:ascii="Times New Roman" w:hAnsi="Times New Roman" w:cs="Times New Roman" w:eastAsia="바탕체"/>
          <w:sz w:val="22"/>
          <w:szCs w:val="22"/>
        </w:rPr>
      </w:r>
      <w:commentRangeEnd w:id="12"/>
      <w:r>
        <w:rPr>
          <w:rStyle w:val="CommentReference"/>
          <w:rFonts w:ascii="Times New Roman" w:hAnsi="Times New Roman" w:cs="Times New Roman" w:eastAsia="바탕체"/>
          <w:sz w:val="22"/>
          <w:szCs w:val="22"/>
        </w:rPr>
        <w:commentReference w:id="12"/>
      </w:r>
    </w:p>
    <w:p>
      <w:pPr>
        <w:pStyle w:val="TKListParagraph"/>
        <w:tabs>
          <w:tab w:val="left" w:pos="400"/>
          <w:tab w:val="left" w:pos="800"/>
          <w:tab w:val="left" w:pos="1600"/>
          <w:tab w:val="left" w:pos="2400"/>
          <w:tab w:val="left" w:pos="3200"/>
        </w:tabs>
        <w:snapToGrid w:val="0"/>
        <w:spacing w:after="0" w:line="360" w:lineRule="auto"/>
        <w:rPr>
          <w:ins w:id="9204" w:author="코람코 상장리츠팀" w:date="2026-10-13T09:00:00Z"/>
          <w:rFonts w:ascii="Times New Roman" w:hAnsi="Times New Roman" w:cs="Times New Roman" w:eastAsia="바탕체"/>
          <w:sz w:val="22"/>
          <w:szCs w:val="22"/>
        </w:rPr>
      </w:pPr>
      <w:ins w:id="9205" w:author="코람코 상장리츠팀" w:date="2026-10-13T09:00:00Z">
        <w:r>
          <w:rPr>
            <w:rFonts w:ascii="Times New Roman" w:hint="eastAsia" w:hAnsi="Times New Roman" w:cs="Times New Roman" w:eastAsia="바탕체"/>
            <w:bCs/>
            <w:color w:val="000000"/>
            <w:kern w:val="0"/>
            <w:sz w:val="22"/>
            <w:szCs w:val="22"/>
            <w:shd w:val="clear" w:color="auto" w:fill="FFFFFF"/>
          </w:rPr>
          <w:t xml:space="preserve">① 우선수익자들은 본 신탁계약의 당사자가 아니며, 위탁자의 지정에 따라 별첨 1.에 기재된 순위 및 우선수익한도금액으로 본 신탁계약상 우선수익권을 취득한다. 수탁자는 신탁등기 시 별첨 1.에 따라 우선수익자들을 신탁원부에 기재하고, 본 특약 제4조에 따라 수익권증서를 발급한다.</w:t>
        </w:r>
      </w:ins>
    </w:p>
    <w:p>
      <w:pPr>
        <w:pStyle w:val="TKListParagraph"/>
        <w:tabs>
          <w:tab w:val="left" w:pos="400"/>
          <w:tab w:val="left" w:pos="800"/>
          <w:tab w:val="left" w:pos="1600"/>
          <w:tab w:val="left" w:pos="2400"/>
          <w:tab w:val="left" w:pos="3200"/>
        </w:tabs>
        <w:snapToGrid w:val="0"/>
        <w:spacing w:after="0" w:line="360" w:lineRule="auto"/>
        <w:rPr>
          <w:ins w:id="9206" w:author="코람코 상장리츠팀" w:date="2026-10-13T09:00:00Z"/>
          <w:rFonts w:ascii="Times New Roman" w:hAnsi="Times New Roman" w:cs="Times New Roman" w:eastAsia="바탕체"/>
          <w:sz w:val="22"/>
          <w:szCs w:val="22"/>
        </w:rPr>
      </w:pPr>
      <w:ins w:id="9207" w:author="코람코 상장리츠팀" w:date="2026-10-13T09:00:00Z">
        <w:r>
          <w:rPr>
            <w:rFonts w:ascii="Times New Roman" w:hint="eastAsia" w:hAnsi="Times New Roman" w:cs="Times New Roman" w:eastAsia="바탕체"/>
            <w:bCs/>
            <w:color w:val="000000"/>
            <w:kern w:val="0"/>
            <w:sz w:val="22"/>
            <w:szCs w:val="22"/>
            <w:shd w:val="clear" w:color="auto" w:fill="FFFFFF"/>
          </w:rPr>
          <w:t xml:space="preserve">② 신탁계약서 및 본 특약 중 우선수익자들의 권리에 관한 규정은 우선수익자들을 위하여 그 효력이 있다. 신탁계약서 및 본 특약 중 우선수익자들의 확인, 동의, 승낙 또는 이의 불제기에 관한 규정은 우선수익자가 수익권증서를 수령한 때(대주 우선수익자들의 경우 대출약정서 체결 시를 포함한다) 해당 우선수익자가 이를 승낙한 것으로 본다.</w:t>
        </w:r>
      </w:ins>
    </w:p>
    <w:p>
      <w:pPr>
        <w:pStyle w:val="TKListParagraph"/>
        <w:tabs>
          <w:tab w:val="left" w:pos="400"/>
          <w:tab w:val="left" w:pos="800"/>
          <w:tab w:val="left" w:pos="1600"/>
          <w:tab w:val="left" w:pos="2400"/>
          <w:tab w:val="left" w:pos="3200"/>
        </w:tabs>
        <w:snapToGrid w:val="0"/>
        <w:spacing w:after="0" w:line="360" w:lineRule="auto"/>
        <w:rPr>
          <w:ins w:id="9208" w:author="코람코 상장리츠팀" w:date="2026-10-13T09:00:00Z"/>
          <w:rFonts w:ascii="Times New Roman" w:hAnsi="Times New Roman" w:cs="Times New Roman" w:eastAsia="바탕체"/>
          <w:sz w:val="22"/>
          <w:szCs w:val="22"/>
        </w:rPr>
      </w:pPr>
      <w:ins w:id="9209" w:author="코람코 상장리츠팀" w:date="2026-10-13T09:00:00Z">
        <w:r>
          <w:rPr>
            <w:rFonts w:ascii="Times New Roman" w:hint="eastAsia" w:hAnsi="Times New Roman" w:cs="Times New Roman" w:eastAsia="바탕체"/>
            <w:bCs/>
            <w:color w:val="000000"/>
            <w:kern w:val="0"/>
            <w:sz w:val="22"/>
            <w:szCs w:val="22"/>
            <w:shd w:val="clear" w:color="auto" w:fill="FFFFFF"/>
          </w:rPr>
          <w:t xml:space="preserve">③ 위탁자와 수탁자는 우선수익자들(해당 변경이 특정 우선수익자의 권리에만 영향을 미치는 경우에는 해당 우선수익자)의 사전 서면 동의 없이 신탁계약서 및 본 특약을 변경하거나 해지할 수 없다.</w:t>
        </w:r>
      </w:ins>
    </w:p>
    <w:p w14:paraId="300EEB10"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szCs w:val="22"/>
        </w:rPr>
      </w:pPr>
    </w:p>
    <w:p w14:paraId="475C9D4E"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bookmarkStart w:id="4" w:name="[문서의_처음]"/>
      <w:bookmarkEnd w:id="4"/>
      <w:r w:rsidRPr="00404F2D">
        <w:rPr>
          <w:rFonts w:ascii="Times New Roman" w:eastAsia="바탕체" w:hAnsi="Times New Roman" w:hint="eastAsia" w:cs="Times New Roman"/>
          <w:b/>
          <w:color w:val="000000"/>
          <w:sz w:val="22"/>
          <w:szCs w:val="22"/>
        </w:rPr>
        <w:t>제</w:t>
      </w:r>
      <w:r w:rsidRPr="00404F2D">
        <w:rPr>
          <w:rFonts w:ascii="Times New Roman" w:eastAsia="바탕체" w:hAnsi="Times New Roman" w:hint="eastAsia" w:cs="Times New Roman"/>
          <w:b/>
          <w:color w:val="000000"/>
          <w:sz w:val="22"/>
          <w:szCs w:val="22"/>
        </w:rPr>
        <w:t>2</w:t>
      </w:r>
      <w:r w:rsidRPr="00404F2D">
        <w:rPr>
          <w:rFonts w:ascii="Times New Roman" w:eastAsia="바탕체" w:hAnsi="Times New Roman" w:hint="eastAsia" w:cs="Times New Roman"/>
          <w:b/>
          <w:color w:val="000000"/>
          <w:sz w:val="22"/>
          <w:szCs w:val="22"/>
        </w:rPr>
        <w:t>조【신탁가액】</w:t>
      </w:r>
    </w:p>
    <w:p w14:paraId="470B97AC" w14:textId="77777777" w:rsidR="00930A79" w:rsidRPr="00404F2D" w:rsidRDefault="00930A79" w:rsidP="006A29C3">
      <w:pPr>
        <w:pStyle w:val="TKListParagraph"/>
        <w:tabs>
          <w:tab w:val="left" w:pos="400"/>
          <w:tab w:val="left" w:pos="800"/>
          <w:tab w:val="left" w:pos="1600"/>
          <w:tab w:val="left" w:pos="2400"/>
          <w:tab w:val="left" w:pos="3200"/>
        </w:tabs>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신탁계약서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2</w:t>
      </w:r>
      <w:r w:rsidRPr="00404F2D">
        <w:rPr>
          <w:rFonts w:ascii="Times New Roman" w:hint="eastAsia" w:hAnsi="Times New Roman" w:cs="Times New Roman" w:eastAsia="바탕체"/>
          <w:bCs/>
          <w:color w:val="000000"/>
          <w:kern w:val="0"/>
          <w:sz w:val="22"/>
          <w:szCs w:val="22"/>
          <w:shd w:val="clear" w:color="auto" w:fill="FFFFFF"/>
        </w:rPr>
        <w:t>조에도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불구하고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한국회계기준원의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기업회계기준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105</w:t>
      </w:r>
      <w:r w:rsidRPr="00404F2D">
        <w:rPr>
          <w:rFonts w:ascii="Times New Roman" w:hint="eastAsia" w:hAnsi="Times New Roman" w:cs="Times New Roman" w:eastAsia="바탕체"/>
          <w:bCs/>
          <w:color w:val="000000"/>
          <w:kern w:val="0"/>
          <w:sz w:val="22"/>
          <w:szCs w:val="22"/>
          <w:shd w:val="clear" w:color="auto" w:fill="FFFFFF"/>
        </w:rPr>
        <w:t>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개정공표</w:t>
      </w:r>
      <w:r w:rsidRPr="00404F2D">
        <w:rPr>
          <w:rFonts w:ascii="Times New Roman" w:hAnsi="Times New Roman" w:cs="Times New Roman" w:eastAsia="바탕체"/>
          <w:bCs/>
          <w:color w:val="000000"/>
          <w:kern w:val="0"/>
          <w:sz w:val="22"/>
          <w:szCs w:val="22"/>
          <w:shd w:val="clear" w:color="auto" w:fill="FFFFFF"/>
        </w:rPr>
        <w:t>(’10.12.30)</w:t>
      </w:r>
      <w:r w:rsidRPr="00404F2D">
        <w:rPr>
          <w:rFonts w:ascii="Times New Roman" w:hint="eastAsia" w:hAnsi="Times New Roman" w:cs="Times New Roman" w:eastAsia="바탕체"/>
          <w:bCs/>
          <w:color w:val="000000"/>
          <w:kern w:val="0"/>
          <w:sz w:val="22"/>
          <w:szCs w:val="22"/>
          <w:shd w:val="clear" w:color="auto" w:fill="FFFFFF"/>
        </w:rPr>
        <w:t>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신탁재산의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신탁가액은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인수시점에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장부금액으로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단</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장부금액을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없는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다음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각</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호의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순서에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신탁가액을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인식한다</w:t>
      </w:r>
      <w:r w:rsidRPr="00404F2D">
        <w:rPr>
          <w:rFonts w:ascii="Times New Roman" w:hint="eastAsia" w:hAnsi="Times New Roman" w:cs="Times New Roman" w:eastAsia="바탕체"/>
          <w:bCs/>
          <w:color w:val="000000"/>
          <w:kern w:val="0"/>
          <w:sz w:val="22"/>
          <w:szCs w:val="22"/>
          <w:shd w:val="clear" w:color="auto" w:fill="FFFFFF"/>
        </w:rPr>
        <w:t>.</w:t>
      </w:r>
    </w:p>
    <w:p w14:paraId="22C66F43" w14:textId="77777777" w:rsidR="00930A79" w:rsidRPr="00404F2D" w:rsidRDefault="00930A79">
      <w:pPr>
        <w:pStyle w:val="TKNormal"/>
        <w:numPr>
          <w:ilvl w:val="0"/>
          <w:numId w:val="4"/>
        </w:numPr>
        <w:snapToGrid w:val="0"/>
        <w:spacing w:line="360" w:lineRule="auto" w:after="0"/>
        <w:rPr>
          <w:rFonts w:ascii="Times New Roman" w:eastAsia="바탕체" w:hAnsi="Times New Roman" w:cs="Times New Roman"/>
          <w:color w:val="000000"/>
          <w:kern w:val="0"/>
          <w:sz w:val="22"/>
          <w:szCs w:val="22"/>
        </w:rPr>
      </w:pPr>
      <w:r w:rsidRPr="00404F2D">
        <w:rPr>
          <w:rFonts w:ascii="Times New Roman" w:eastAsia="바탕체" w:hAnsi="Times New Roman" w:hint="eastAsia" w:cs="Times New Roman"/>
          <w:color w:val="000000"/>
          <w:kern w:val="0"/>
          <w:sz w:val="22"/>
          <w:szCs w:val="22"/>
        </w:rPr>
        <w:t>위탁자의</w:t>
      </w:r>
      <w:r w:rsidRPr="00404F2D">
        <w:rPr>
          <w:rFonts w:ascii="Times New Roman" w:eastAsia="바탕체" w:hAnsi="Times New Roman" w:hint="eastAsia" w:cs="Times New Roman"/>
          <w:color w:val="000000"/>
          <w:kern w:val="0"/>
          <w:sz w:val="22"/>
          <w:szCs w:val="22"/>
        </w:rPr>
        <w:t xml:space="preserve"> </w:t>
      </w:r>
      <w:r w:rsidRPr="00404F2D">
        <w:rPr>
          <w:rFonts w:ascii="Times New Roman" w:eastAsia="바탕체" w:hAnsi="Times New Roman" w:hint="eastAsia" w:cs="Times New Roman"/>
          <w:color w:val="000000"/>
          <w:kern w:val="0"/>
          <w:sz w:val="22"/>
          <w:szCs w:val="22"/>
        </w:rPr>
        <w:t>취득원가</w:t>
      </w:r>
    </w:p>
    <w:p w14:paraId="31A725A6" w14:textId="77777777" w:rsidR="00930A79" w:rsidRPr="00404F2D" w:rsidRDefault="00930A79">
      <w:pPr>
        <w:pStyle w:val="TKNormal"/>
        <w:numPr>
          <w:ilvl w:val="0"/>
          <w:numId w:val="4"/>
        </w:numPr>
        <w:snapToGrid w:val="0"/>
        <w:spacing w:line="360" w:lineRule="auto" w:after="0"/>
        <w:rPr>
          <w:rFonts w:ascii="Times New Roman" w:eastAsia="바탕체" w:hAnsi="Times New Roman" w:cs="Times New Roman"/>
          <w:color w:val="000000"/>
          <w:kern w:val="0"/>
          <w:sz w:val="22"/>
          <w:szCs w:val="22"/>
        </w:rPr>
      </w:pPr>
      <w:r w:rsidRPr="00404F2D">
        <w:rPr>
          <w:rFonts w:ascii="Times New Roman" w:eastAsia="바탕체" w:hAnsi="Times New Roman" w:hint="eastAsia" w:cs="Times New Roman"/>
          <w:color w:val="000000"/>
          <w:kern w:val="0"/>
          <w:sz w:val="22"/>
          <w:szCs w:val="22"/>
        </w:rPr>
        <w:t>부동산</w:t>
      </w:r>
      <w:r w:rsidRPr="00404F2D">
        <w:rPr>
          <w:rFonts w:ascii="Times New Roman" w:eastAsia="바탕체" w:hAnsi="Times New Roman" w:hint="eastAsia" w:cs="Times New Roman"/>
          <w:color w:val="000000"/>
          <w:kern w:val="0"/>
          <w:sz w:val="22"/>
          <w:szCs w:val="22"/>
        </w:rPr>
        <w:t xml:space="preserve"> </w:t>
      </w:r>
      <w:r w:rsidRPr="00404F2D">
        <w:rPr>
          <w:rFonts w:ascii="Times New Roman" w:eastAsia="바탕체" w:hAnsi="Times New Roman" w:hint="eastAsia" w:cs="Times New Roman"/>
          <w:color w:val="000000"/>
          <w:kern w:val="0"/>
          <w:sz w:val="22"/>
          <w:szCs w:val="22"/>
        </w:rPr>
        <w:t>가격공시에</w:t>
      </w:r>
      <w:r w:rsidRPr="00404F2D">
        <w:rPr>
          <w:rFonts w:ascii="Times New Roman" w:eastAsia="바탕체" w:hAnsi="Times New Roman" w:hint="eastAsia" w:cs="Times New Roman"/>
          <w:color w:val="000000"/>
          <w:kern w:val="0"/>
          <w:sz w:val="22"/>
          <w:szCs w:val="22"/>
        </w:rPr>
        <w:t xml:space="preserve"> </w:t>
      </w:r>
      <w:r w:rsidRPr="00404F2D">
        <w:rPr>
          <w:rFonts w:ascii="Times New Roman" w:eastAsia="바탕체" w:hAnsi="Times New Roman" w:hint="eastAsia" w:cs="Times New Roman"/>
          <w:color w:val="000000"/>
          <w:kern w:val="0"/>
          <w:sz w:val="22"/>
          <w:szCs w:val="22"/>
        </w:rPr>
        <w:t>관한</w:t>
      </w:r>
      <w:r w:rsidRPr="00404F2D">
        <w:rPr>
          <w:rFonts w:ascii="Times New Roman" w:eastAsia="바탕체" w:hAnsi="Times New Roman" w:hint="eastAsia" w:cs="Times New Roman"/>
          <w:color w:val="000000"/>
          <w:kern w:val="0"/>
          <w:sz w:val="22"/>
          <w:szCs w:val="22"/>
        </w:rPr>
        <w:t xml:space="preserve"> </w:t>
      </w:r>
      <w:r w:rsidRPr="00404F2D">
        <w:rPr>
          <w:rFonts w:ascii="Times New Roman" w:eastAsia="바탕체" w:hAnsi="Times New Roman" w:hint="eastAsia" w:cs="Times New Roman"/>
          <w:color w:val="000000"/>
          <w:kern w:val="0"/>
          <w:sz w:val="22"/>
          <w:szCs w:val="22"/>
        </w:rPr>
        <w:t>법률</w:t>
      </w:r>
      <w:r w:rsidRPr="00404F2D">
        <w:rPr>
          <w:rFonts w:ascii="Times New Roman" w:eastAsia="바탕체" w:hAnsi="Times New Roman" w:hint="eastAsia" w:cs="Times New Roman"/>
          <w:color w:val="000000"/>
          <w:kern w:val="0"/>
          <w:sz w:val="22"/>
          <w:szCs w:val="22"/>
        </w:rPr>
        <w:t xml:space="preserve"> </w:t>
      </w:r>
      <w:r w:rsidRPr="00404F2D">
        <w:rPr>
          <w:rFonts w:ascii="Times New Roman" w:eastAsia="바탕체" w:hAnsi="Times New Roman" w:hint="eastAsia" w:cs="Times New Roman"/>
          <w:color w:val="000000"/>
          <w:kern w:val="0"/>
          <w:sz w:val="22"/>
          <w:szCs w:val="22"/>
        </w:rPr>
        <w:t>제</w:t>
      </w:r>
      <w:r w:rsidRPr="00404F2D">
        <w:rPr>
          <w:rFonts w:ascii="Times New Roman" w:eastAsia="바탕체" w:hAnsi="Times New Roman" w:cs="Times New Roman"/>
          <w:color w:val="000000"/>
          <w:kern w:val="0"/>
          <w:sz w:val="22"/>
          <w:szCs w:val="22"/>
        </w:rPr>
        <w:t>10</w:t>
      </w:r>
      <w:r w:rsidRPr="00404F2D">
        <w:rPr>
          <w:rFonts w:ascii="Times New Roman" w:eastAsia="바탕체" w:hAnsi="Times New Roman" w:hint="eastAsia" w:cs="Times New Roman"/>
          <w:color w:val="000000"/>
          <w:kern w:val="0"/>
          <w:sz w:val="22"/>
          <w:szCs w:val="22"/>
        </w:rPr>
        <w:t>조에</w:t>
      </w:r>
      <w:r w:rsidRPr="00404F2D">
        <w:rPr>
          <w:rFonts w:ascii="Times New Roman" w:eastAsia="바탕체" w:hAnsi="Times New Roman" w:hint="eastAsia" w:cs="Times New Roman"/>
          <w:color w:val="000000"/>
          <w:kern w:val="0"/>
          <w:sz w:val="22"/>
          <w:szCs w:val="22"/>
        </w:rPr>
        <w:t xml:space="preserve"> </w:t>
      </w:r>
      <w:r w:rsidRPr="00404F2D">
        <w:rPr>
          <w:rFonts w:ascii="Times New Roman" w:eastAsia="바탕체" w:hAnsi="Times New Roman" w:hint="eastAsia" w:cs="Times New Roman"/>
          <w:color w:val="000000"/>
          <w:kern w:val="0"/>
          <w:sz w:val="22"/>
          <w:szCs w:val="22"/>
        </w:rPr>
        <w:t>따른</w:t>
      </w:r>
      <w:r w:rsidRPr="00404F2D">
        <w:rPr>
          <w:rFonts w:ascii="Times New Roman" w:eastAsia="바탕체" w:hAnsi="Times New Roman" w:hint="eastAsia" w:cs="Times New Roman"/>
          <w:color w:val="000000"/>
          <w:kern w:val="0"/>
          <w:sz w:val="22"/>
          <w:szCs w:val="22"/>
        </w:rPr>
        <w:t xml:space="preserve"> </w:t>
      </w:r>
      <w:r w:rsidRPr="00404F2D">
        <w:rPr>
          <w:rFonts w:ascii="Times New Roman" w:eastAsia="바탕체" w:hAnsi="Times New Roman" w:hint="eastAsia" w:cs="Times New Roman"/>
          <w:color w:val="000000"/>
          <w:kern w:val="0"/>
          <w:sz w:val="22"/>
          <w:szCs w:val="22"/>
        </w:rPr>
        <w:t>개별공시지가</w:t>
      </w:r>
      <w:r w:rsidRPr="00404F2D">
        <w:rPr>
          <w:rFonts w:ascii="Times New Roman" w:eastAsia="바탕체" w:hAnsi="Times New Roman" w:hint="eastAsia" w:cs="Times New Roman"/>
          <w:color w:val="000000"/>
          <w:kern w:val="0"/>
          <w:sz w:val="22"/>
          <w:szCs w:val="22"/>
        </w:rPr>
        <w:t>(</w:t>
      </w:r>
      <w:r w:rsidRPr="00404F2D">
        <w:rPr>
          <w:rFonts w:ascii="Times New Roman" w:eastAsia="바탕체" w:hAnsi="Times New Roman" w:hint="eastAsia" w:cs="Times New Roman"/>
          <w:color w:val="000000"/>
          <w:kern w:val="0"/>
          <w:sz w:val="22"/>
          <w:szCs w:val="22"/>
        </w:rPr>
        <w:t>건물의</w:t>
      </w:r>
      <w:r w:rsidRPr="00404F2D">
        <w:rPr>
          <w:rFonts w:ascii="Times New Roman" w:eastAsia="바탕체" w:hAnsi="Times New Roman" w:hint="eastAsia" w:cs="Times New Roman"/>
          <w:color w:val="000000"/>
          <w:kern w:val="0"/>
          <w:sz w:val="22"/>
          <w:szCs w:val="22"/>
        </w:rPr>
        <w:t xml:space="preserve"> </w:t>
      </w:r>
      <w:r w:rsidRPr="00404F2D">
        <w:rPr>
          <w:rFonts w:ascii="Times New Roman" w:eastAsia="바탕체" w:hAnsi="Times New Roman" w:hint="eastAsia" w:cs="Times New Roman"/>
          <w:color w:val="000000"/>
          <w:kern w:val="0"/>
          <w:sz w:val="22"/>
          <w:szCs w:val="22"/>
        </w:rPr>
        <w:t>경우</w:t>
      </w:r>
      <w:r w:rsidRPr="00404F2D">
        <w:rPr>
          <w:rFonts w:ascii="Times New Roman" w:eastAsia="바탕체" w:hAnsi="Times New Roman" w:hint="eastAsia" w:cs="Times New Roman"/>
          <w:color w:val="000000"/>
          <w:kern w:val="0"/>
          <w:sz w:val="22"/>
          <w:szCs w:val="22"/>
        </w:rPr>
        <w:t xml:space="preserve"> </w:t>
      </w:r>
      <w:r w:rsidRPr="00404F2D">
        <w:rPr>
          <w:rFonts w:ascii="Times New Roman" w:eastAsia="바탕체" w:hAnsi="Times New Roman" w:hint="eastAsia" w:cs="Times New Roman"/>
          <w:color w:val="000000"/>
          <w:kern w:val="0"/>
          <w:sz w:val="22"/>
          <w:szCs w:val="22"/>
        </w:rPr>
        <w:t>지방세법</w:t>
      </w:r>
      <w:r w:rsidRPr="00404F2D">
        <w:rPr>
          <w:rFonts w:ascii="Times New Roman" w:eastAsia="바탕체" w:hAnsi="Times New Roman" w:hint="eastAsia" w:cs="Times New Roman"/>
          <w:color w:val="000000"/>
          <w:kern w:val="0"/>
          <w:sz w:val="22"/>
          <w:szCs w:val="22"/>
        </w:rPr>
        <w:t xml:space="preserve"> </w:t>
      </w:r>
      <w:r w:rsidRPr="00404F2D">
        <w:rPr>
          <w:rFonts w:ascii="Times New Roman" w:eastAsia="바탕체" w:hAnsi="Times New Roman" w:hint="eastAsia" w:cs="Times New Roman"/>
          <w:color w:val="000000"/>
          <w:kern w:val="0"/>
          <w:sz w:val="22"/>
          <w:szCs w:val="22"/>
        </w:rPr>
        <w:t>제</w:t>
      </w:r>
      <w:r w:rsidRPr="00404F2D">
        <w:rPr>
          <w:rFonts w:ascii="Times New Roman" w:eastAsia="바탕체" w:hAnsi="Times New Roman" w:cs="Times New Roman"/>
          <w:color w:val="000000"/>
          <w:kern w:val="0"/>
          <w:sz w:val="22"/>
          <w:szCs w:val="22"/>
        </w:rPr>
        <w:t>110</w:t>
      </w:r>
      <w:r w:rsidRPr="00404F2D">
        <w:rPr>
          <w:rFonts w:ascii="Times New Roman" w:eastAsia="바탕체" w:hAnsi="Times New Roman" w:hint="eastAsia" w:cs="Times New Roman"/>
          <w:color w:val="000000"/>
          <w:kern w:val="0"/>
          <w:sz w:val="22"/>
          <w:szCs w:val="22"/>
        </w:rPr>
        <w:t>조에</w:t>
      </w:r>
      <w:r w:rsidRPr="00404F2D">
        <w:rPr>
          <w:rFonts w:ascii="Times New Roman" w:eastAsia="바탕체" w:hAnsi="Times New Roman" w:hint="eastAsia" w:cs="Times New Roman"/>
          <w:color w:val="000000"/>
          <w:kern w:val="0"/>
          <w:sz w:val="22"/>
          <w:szCs w:val="22"/>
        </w:rPr>
        <w:t xml:space="preserve"> </w:t>
      </w:r>
      <w:r w:rsidRPr="00404F2D">
        <w:rPr>
          <w:rFonts w:ascii="Times New Roman" w:eastAsia="바탕체" w:hAnsi="Times New Roman" w:hint="eastAsia" w:cs="Times New Roman"/>
          <w:color w:val="000000"/>
          <w:kern w:val="0"/>
          <w:sz w:val="22"/>
          <w:szCs w:val="22"/>
        </w:rPr>
        <w:t>따른</w:t>
      </w:r>
      <w:r w:rsidRPr="00404F2D">
        <w:rPr>
          <w:rFonts w:ascii="Times New Roman" w:eastAsia="바탕체" w:hAnsi="Times New Roman" w:hint="eastAsia" w:cs="Times New Roman"/>
          <w:color w:val="000000"/>
          <w:kern w:val="0"/>
          <w:sz w:val="22"/>
          <w:szCs w:val="22"/>
        </w:rPr>
        <w:t xml:space="preserve"> </w:t>
      </w:r>
      <w:r w:rsidRPr="00404F2D">
        <w:rPr>
          <w:rFonts w:ascii="Times New Roman" w:eastAsia="바탕체" w:hAnsi="Times New Roman" w:hint="eastAsia" w:cs="Times New Roman"/>
          <w:color w:val="000000"/>
          <w:kern w:val="0"/>
          <w:sz w:val="22"/>
          <w:szCs w:val="22"/>
        </w:rPr>
        <w:t>시가표준액</w:t>
      </w:r>
      <w:r w:rsidRPr="00404F2D">
        <w:rPr>
          <w:rFonts w:ascii="Times New Roman" w:eastAsia="바탕체" w:hAnsi="Times New Roman" w:hint="eastAsia" w:cs="Times New Roman"/>
          <w:color w:val="000000"/>
          <w:kern w:val="0"/>
          <w:sz w:val="22"/>
          <w:szCs w:val="22"/>
        </w:rPr>
        <w:t>)</w:t>
      </w:r>
    </w:p>
    <w:p w14:paraId="745C0FA4" w14:textId="77777777" w:rsidR="00930A79" w:rsidRPr="00404F2D" w:rsidRDefault="00930A79">
      <w:pPr>
        <w:pStyle w:val="TKNormal"/>
        <w:numPr>
          <w:ilvl w:val="0"/>
          <w:numId w:val="4"/>
        </w:numPr>
        <w:snapToGrid w:val="0"/>
        <w:spacing w:line="360" w:lineRule="auto" w:after="0"/>
        <w:rPr>
          <w:rFonts w:ascii="Times New Roman" w:eastAsia="바탕체" w:hAnsi="Times New Roman" w:cs="Times New Roman"/>
          <w:color w:val="000000"/>
          <w:kern w:val="0"/>
          <w:sz w:val="22"/>
          <w:szCs w:val="22"/>
        </w:rPr>
      </w:pPr>
      <w:r w:rsidRPr="00404F2D">
        <w:rPr>
          <w:rFonts w:ascii="Times New Roman" w:eastAsia="바탕체" w:hAnsi="Times New Roman" w:hint="eastAsia" w:cs="Times New Roman"/>
          <w:color w:val="000000"/>
          <w:kern w:val="0"/>
          <w:sz w:val="22"/>
          <w:szCs w:val="22"/>
        </w:rPr>
        <w:t>인수시점의</w:t>
      </w:r>
      <w:r w:rsidRPr="00404F2D">
        <w:rPr>
          <w:rFonts w:ascii="Times New Roman" w:eastAsia="바탕체" w:hAnsi="Times New Roman" w:hint="eastAsia" w:cs="Times New Roman"/>
          <w:color w:val="000000"/>
          <w:kern w:val="0"/>
          <w:sz w:val="22"/>
          <w:szCs w:val="22"/>
        </w:rPr>
        <w:t xml:space="preserve"> </w:t>
      </w:r>
      <w:r w:rsidRPr="00404F2D">
        <w:rPr>
          <w:rFonts w:ascii="Times New Roman" w:eastAsia="바탕체" w:hAnsi="Times New Roman" w:hint="eastAsia" w:cs="Times New Roman"/>
          <w:color w:val="000000"/>
          <w:kern w:val="0"/>
          <w:sz w:val="22"/>
          <w:szCs w:val="22"/>
        </w:rPr>
        <w:t>공정가치</w:t>
      </w:r>
    </w:p>
    <w:p w14:paraId="0AD10B94" w14:textId="77777777" w:rsidR="00930A79" w:rsidRPr="00404F2D" w:rsidRDefault="00930A79" w:rsidP="006A29C3">
      <w:pPr>
        <w:pStyle w:val="TKNormal"/>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p>
    <w:p w14:paraId="10B5F021" w14:textId="77777777" w:rsidR="00930A79" w:rsidRPr="00404F2D" w:rsidRDefault="00930A79" w:rsidP="006A29C3">
      <w:pPr>
        <w:pStyle w:val="TKNormal"/>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
          <w:color w:val="000000"/>
          <w:kern w:val="0"/>
          <w:sz w:val="22"/>
          <w:shd w:val="clear" w:color="auto" w:fill="FFFFFF"/>
          <w:szCs w:val="22"/>
        </w:rPr>
      </w:pPr>
      <w:r w:rsidRPr="00404F2D">
        <w:rPr>
          <w:rFonts w:ascii="Times New Roman" w:hint="eastAsia" w:hAnsi="Times New Roman" w:cs="Times New Roman" w:eastAsia="바탕체"/>
          <w:b/>
          <w:color w:val="000000"/>
          <w:kern w:val="0"/>
          <w:sz w:val="22"/>
          <w:szCs w:val="22"/>
          <w:shd w:val="clear" w:color="auto" w:fill="FFFFFF"/>
        </w:rPr>
        <w:t>제</w:t>
      </w:r>
      <w:r w:rsidRPr="00404F2D">
        <w:rPr>
          <w:rFonts w:ascii="Times New Roman" w:hint="eastAsia" w:hAnsi="Times New Roman" w:cs="Times New Roman" w:eastAsia="바탕체"/>
          <w:b/>
          <w:color w:val="000000"/>
          <w:kern w:val="0"/>
          <w:sz w:val="22"/>
          <w:szCs w:val="22"/>
          <w:shd w:val="clear" w:color="auto" w:fill="FFFFFF"/>
        </w:rPr>
        <w:t>3</w:t>
      </w:r>
      <w:r w:rsidRPr="00404F2D">
        <w:rPr>
          <w:rFonts w:ascii="Times New Roman" w:hint="eastAsia" w:hAnsi="Times New Roman" w:cs="Times New Roman" w:eastAsia="바탕체"/>
          <w:b/>
          <w:color w:val="000000"/>
          <w:kern w:val="0"/>
          <w:sz w:val="22"/>
          <w:szCs w:val="22"/>
          <w:shd w:val="clear" w:color="auto" w:fill="FFFFFF"/>
        </w:rPr>
        <w:t>조【수익권의</w:t>
      </w:r>
      <w:r w:rsidRPr="00404F2D">
        <w:rPr>
          <w:rFonts w:ascii="Times New Roman" w:hint="eastAsia" w:hAnsi="Times New Roman" w:cs="Times New Roman" w:eastAsia="바탕체"/>
          <w:b/>
          <w:color w:val="000000"/>
          <w:kern w:val="0"/>
          <w:sz w:val="22"/>
          <w:szCs w:val="22"/>
          <w:shd w:val="clear" w:color="auto" w:fill="FFFFFF"/>
        </w:rPr>
        <w:t xml:space="preserve"> </w:t>
      </w:r>
      <w:r w:rsidRPr="00404F2D">
        <w:rPr>
          <w:rFonts w:ascii="Times New Roman" w:hint="eastAsia" w:hAnsi="Times New Roman" w:cs="Times New Roman" w:eastAsia="바탕체"/>
          <w:b/>
          <w:color w:val="000000"/>
          <w:kern w:val="0"/>
          <w:sz w:val="22"/>
          <w:szCs w:val="22"/>
          <w:shd w:val="clear" w:color="auto" w:fill="FFFFFF"/>
        </w:rPr>
        <w:t>종류】</w:t>
      </w:r>
    </w:p>
    <w:p w14:paraId="2EC9E0C8" w14:textId="77777777" w:rsidR="00930A79" w:rsidRPr="00404F2D" w:rsidRDefault="00930A79">
      <w:pPr>
        <w:pStyle w:val="TKNormal"/>
        <w:numPr>
          <w:ilvl w:val="0"/>
          <w:numId w:val="6"/>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신탁계약에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의한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수익권은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우선수익권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수익권으로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구분한다</w:t>
      </w:r>
      <w:r w:rsidRPr="00404F2D">
        <w:rPr>
          <w:rFonts w:ascii="Times New Roman" w:hint="eastAsia" w:hAnsi="Times New Roman" w:cs="Times New Roman" w:eastAsia="바탕체"/>
          <w:bCs/>
          <w:color w:val="000000"/>
          <w:kern w:val="0"/>
          <w:sz w:val="22"/>
          <w:szCs w:val="22"/>
          <w:shd w:val="clear" w:color="auto" w:fill="FFFFFF"/>
        </w:rPr>
        <w:t>.</w:t>
      </w:r>
    </w:p>
    <w:p w14:paraId="11C11461" w14:textId="77777777" w:rsidR="00930A79" w:rsidRPr="00404F2D" w:rsidRDefault="00930A79">
      <w:pPr>
        <w:pStyle w:val="TKNormal"/>
        <w:numPr>
          <w:ilvl w:val="0"/>
          <w:numId w:val="6"/>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우선수익권의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내용은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수익의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지급시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회수액의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범위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내에서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별지</w:t>
      </w:r>
      <w:r w:rsidRPr="00404F2D">
        <w:rPr>
          <w:rFonts w:ascii="Times New Roman" w:hAnsi="Times New Roman" w:cs="Times New Roman" w:eastAsia="바탕체"/>
          <w:bCs/>
          <w:color w:val="000000"/>
          <w:kern w:val="0"/>
          <w:sz w:val="22"/>
          <w:szCs w:val="22"/>
          <w:shd w:val="clear" w:color="auto" w:fill="FFFFFF"/>
        </w:rPr>
        <w:t xml:space="preserve"> 4. </w:t>
      </w:r>
      <w:r w:rsidRPr="00404F2D">
        <w:rPr>
          <w:rFonts w:ascii="Times New Roman" w:hAnsi="Times New Roman" w:cs="Times New Roman" w:eastAsia="바탕체"/>
          <w:bCs/>
          <w:color w:val="000000"/>
          <w:kern w:val="0"/>
          <w:sz w:val="22"/>
          <w:szCs w:val="22"/>
          <w:shd w:val="clear" w:color="auto" w:fill="FFFFFF"/>
        </w:rPr>
        <w:t>여신거래의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내용』에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기재된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여신거래</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이하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대출약정서</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함</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위탁자가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우선수익자들에게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변제하여야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대출원리금</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등</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모든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채무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중</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변제되지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아니한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금액을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지급받을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권리로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단</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우선수익권증서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발행금액을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한도로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다만</w:t>
      </w:r>
      <w:r w:rsidRPr="00404F2D">
        <w:rPr>
          <w:rFonts w:ascii="Times New Roman" w:hint="eastAsia" w:hAnsi="Times New Roman" w:cs="Times New Roman" w:eastAsia="바탕체"/>
          <w:bCs/>
          <w:color w:val="000000"/>
          <w:kern w:val="0"/>
          <w:sz w:val="22"/>
          <w:szCs w:val="22"/>
        </w:rPr>
        <w:t>, 1</w:t>
      </w:r>
      <w:r w:rsidRPr="00404F2D">
        <w:rPr>
          <w:rFonts w:ascii="Times New Roman" w:hint="eastAsia" w:hAnsi="Times New Roman" w:cs="Times New Roman" w:eastAsia="바탕체"/>
          <w:bCs/>
          <w:color w:val="000000"/>
          <w:kern w:val="0"/>
          <w:sz w:val="22"/>
          <w:szCs w:val="22"/>
        </w:rPr>
        <w:t>순위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우선수익자의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우선수익권의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내용은</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위탁자가</w:t>
      </w:r>
      <w:r w:rsidRPr="00404F2D">
        <w:rPr>
          <w:rFonts w:ascii="Times New Roman" w:hint="eastAsia" w:hAnsi="Times New Roman" w:cs="Times New Roman" w:eastAsia="바탕체"/>
          <w:bCs/>
          <w:color w:val="000000"/>
          <w:kern w:val="0"/>
          <w:sz w:val="22"/>
          <w:szCs w:val="22"/>
        </w:rPr>
        <w:t xml:space="preserve"> 1</w:t>
      </w:r>
      <w:r w:rsidRPr="00404F2D">
        <w:rPr>
          <w:rFonts w:ascii="Times New Roman" w:hint="eastAsia" w:hAnsi="Times New Roman" w:cs="Times New Roman" w:eastAsia="바탕체"/>
          <w:bCs/>
          <w:color w:val="000000"/>
          <w:kern w:val="0"/>
          <w:sz w:val="22"/>
          <w:szCs w:val="22"/>
        </w:rPr>
        <w:t>순위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우선수익자에게</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반환하여야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하는</w:t>
      </w:r>
      <w:r w:rsidRPr="00404F2D">
        <w:rPr>
          <w:rFonts w:ascii="Times New Roman" w:hint="eastAsia" w:hAnsi="Times New Roman" w:cs="Times New Roman" w:eastAsia="바탕체"/>
          <w:bCs/>
          <w:color w:val="000000"/>
          <w:kern w:val="0"/>
          <w:sz w:val="22"/>
          <w:szCs w:val="22"/>
        </w:rPr>
        <w:t xml:space="preserve"> 2024</w:t>
      </w:r>
      <w:r w:rsidRPr="00404F2D">
        <w:rPr>
          <w:rFonts w:ascii="Times New Roman" w:hint="eastAsia" w:hAnsi="Times New Roman" w:cs="Times New Roman" w:eastAsia="바탕체"/>
          <w:bCs/>
          <w:color w:val="000000"/>
          <w:kern w:val="0"/>
          <w:sz w:val="22"/>
          <w:szCs w:val="22"/>
        </w:rPr>
        <w:t>년</w:t>
      </w:r>
      <w:r w:rsidRPr="00404F2D">
        <w:rPr>
          <w:rFonts w:ascii="Times New Roman" w:hint="eastAsia" w:hAnsi="Times New Roman" w:cs="Times New Roman" w:eastAsia="바탕체"/>
          <w:bCs/>
          <w:color w:val="000000"/>
          <w:kern w:val="0"/>
          <w:sz w:val="22"/>
          <w:szCs w:val="22"/>
        </w:rPr>
        <w:t xml:space="preserve"> 2</w:t>
      </w:r>
      <w:r w:rsidRPr="00404F2D">
        <w:rPr>
          <w:rFonts w:ascii="Times New Roman" w:hint="eastAsia" w:hAnsi="Times New Roman" w:cs="Times New Roman" w:eastAsia="바탕체"/>
          <w:bCs/>
          <w:color w:val="000000"/>
          <w:kern w:val="0"/>
          <w:sz w:val="22"/>
          <w:szCs w:val="22"/>
        </w:rPr>
        <w:t>월</w:t>
      </w:r>
      <w:r w:rsidRPr="00404F2D">
        <w:rPr>
          <w:rFonts w:ascii="Times New Roman" w:hint="eastAsia" w:hAnsi="Times New Roman" w:cs="Times New Roman" w:eastAsia="바탕체"/>
          <w:bCs/>
          <w:color w:val="000000"/>
          <w:kern w:val="0"/>
          <w:sz w:val="22"/>
          <w:szCs w:val="22"/>
        </w:rPr>
        <w:t xml:space="preserve"> 5</w:t>
      </w:r>
      <w:r w:rsidRPr="00404F2D">
        <w:rPr>
          <w:rFonts w:ascii="Times New Roman" w:hint="eastAsia" w:hAnsi="Times New Roman" w:cs="Times New Roman" w:eastAsia="바탕체"/>
          <w:bCs/>
          <w:color w:val="000000"/>
          <w:kern w:val="0"/>
          <w:sz w:val="22"/>
          <w:szCs w:val="22"/>
        </w:rPr>
        <w:t>일자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임대차계약</w:t>
      </w:r>
      <w:r w:rsidRPr="00404F2D">
        <w:rPr>
          <w:rFonts w:ascii="Times New Roman" w:hint="eastAsia" w:hAnsi="Times New Roman" w:cs="Times New Roman" w:eastAsia="바탕체"/>
          <w:bCs/>
          <w:color w:val="000000"/>
          <w:kern w:val="0"/>
          <w:sz w:val="22"/>
          <w:szCs w:val="22"/>
        </w:rPr>
        <w:t>(</w:t>
      </w:r>
      <w:r w:rsidRPr="00404F2D">
        <w:rPr>
          <w:rFonts w:ascii="Times New Roman" w:hint="eastAsia" w:hAnsi="Times New Roman" w:cs="Times New Roman" w:eastAsia="바탕체"/>
          <w:bCs/>
          <w:color w:val="000000"/>
          <w:kern w:val="0"/>
          <w:sz w:val="22"/>
          <w:szCs w:val="22"/>
        </w:rPr>
        <w:t>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변경계약을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포함함</w:t>
      </w:r>
      <w:r w:rsidRPr="00404F2D">
        <w:rPr>
          <w:rFonts w:ascii="Times New Roman" w:hint="eastAsia" w:hAnsi="Times New Roman" w:cs="Times New Roman" w:eastAsia="바탕체"/>
          <w:bCs/>
          <w:color w:val="000000"/>
          <w:kern w:val="0"/>
          <w:sz w:val="22"/>
          <w:szCs w:val="22"/>
        </w:rPr>
        <w:t>)</w:t>
      </w:r>
      <w:r w:rsidRPr="00404F2D">
        <w:rPr>
          <w:rFonts w:ascii="Times New Roman" w:hint="eastAsia" w:hAnsi="Times New Roman" w:cs="Times New Roman" w:eastAsia="바탕체"/>
          <w:bCs/>
          <w:color w:val="000000"/>
          <w:kern w:val="0"/>
          <w:sz w:val="22"/>
          <w:szCs w:val="22"/>
        </w:rPr>
        <w:t>상</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임대차보증금</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중</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반환되지</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아니한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금액을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금</w:t>
      </w:r>
      <w:r w:rsidRPr="00404F2D">
        <w:rPr>
          <w:rFonts w:ascii="Times New Roman" w:hint="eastAsia" w:hAnsi="Times New Roman" w:cs="Times New Roman" w:eastAsia="바탕체"/>
          <w:bCs/>
          <w:color w:val="000000"/>
          <w:kern w:val="0"/>
          <w:sz w:val="22"/>
          <w:szCs w:val="22"/>
        </w:rPr>
        <w:t>2,132,586,000</w:t>
      </w:r>
      <w:r w:rsidRPr="00404F2D">
        <w:rPr>
          <w:rFonts w:ascii="Times New Roman" w:hint="eastAsia" w:hAnsi="Times New Roman" w:cs="Times New Roman" w:eastAsia="바탕체"/>
          <w:bCs/>
          <w:color w:val="000000"/>
          <w:kern w:val="0"/>
          <w:sz w:val="22"/>
          <w:szCs w:val="22"/>
        </w:rPr>
        <w:t>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한도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내에서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지급받을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권리로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한다</w:t>
      </w:r>
      <w:r w:rsidRPr="00404F2D">
        <w:rPr>
          <w:rFonts w:ascii="Times New Roman" w:hint="eastAsia" w:hAnsi="Times New Roman" w:cs="Times New Roman" w:eastAsia="바탕체"/>
          <w:bCs/>
          <w:color w:val="000000"/>
          <w:kern w:val="0"/>
          <w:sz w:val="22"/>
          <w:szCs w:val="22"/>
        </w:rPr>
        <w:t>.</w:t>
      </w:r>
    </w:p>
    <w:p w14:paraId="373777CC" w14:textId="77777777" w:rsidR="00930A79" w:rsidRPr="00404F2D" w:rsidRDefault="00930A79">
      <w:pPr>
        <w:pStyle w:val="TKNormal"/>
        <w:numPr>
          <w:ilvl w:val="0"/>
          <w:numId w:val="6"/>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kern w:val="0"/>
          <w:sz w:val="22"/>
          <w:szCs w:val="22"/>
          <w:shd w:val="clear" w:color="auto" w:fill="FFFFFF"/>
        </w:rPr>
        <w:t>신탁계약서</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w:t>
      </w:r>
      <w:r w:rsidRPr="00404F2D">
        <w:rPr>
          <w:rFonts w:ascii="Times New Roman" w:hAnsi="Times New Roman" w:cs="Times New Roman" w:eastAsia="바탕체"/>
          <w:bCs/>
          <w:kern w:val="0"/>
          <w:sz w:val="22"/>
          <w:szCs w:val="22"/>
          <w:shd w:val="clear" w:color="auto" w:fill="FFFFFF"/>
        </w:rPr>
        <w:t>별지</w:t>
      </w:r>
      <w:r w:rsidRPr="00404F2D">
        <w:rPr>
          <w:rFonts w:ascii="Times New Roman" w:hAnsi="Times New Roman" w:cs="Times New Roman" w:eastAsia="바탕체"/>
          <w:bCs/>
          <w:kern w:val="0"/>
          <w:sz w:val="22"/>
          <w:szCs w:val="22"/>
          <w:shd w:val="clear" w:color="auto" w:fill="FFFFFF"/>
        </w:rPr>
        <w:t xml:space="preserve"> 2. </w:t>
      </w:r>
      <w:r w:rsidRPr="00404F2D">
        <w:rPr>
          <w:rFonts w:ascii="Times New Roman" w:hint="eastAsia" w:hAnsi="Times New Roman" w:cs="Times New Roman" w:eastAsia="바탕체"/>
          <w:bCs/>
          <w:kern w:val="0"/>
          <w:sz w:val="22"/>
          <w:szCs w:val="22"/>
          <w:shd w:val="clear" w:color="auto" w:fill="FFFFFF"/>
        </w:rPr>
        <w:t>신탁계약의</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내용』에</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기재된</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신탁원본</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및</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신탁이익</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수익자</w:t>
      </w:r>
      <w:r w:rsidRPr="00404F2D">
        <w:rPr>
          <w:rFonts w:ascii="Times New Roman" w:hint="eastAsia" w:hAnsi="Times New Roman" w:cs="Times New Roman" w:eastAsia="바탕체"/>
          <w:bCs/>
          <w:kern w:val="0"/>
          <w:sz w:val="22"/>
          <w:szCs w:val="22"/>
          <w:shd w:val="clear" w:color="auto" w:fill="FFFFFF"/>
        </w:rPr>
        <w:t>(</w:t>
      </w:r>
      <w:r w:rsidRPr="00404F2D">
        <w:rPr>
          <w:rFonts w:ascii="Times New Roman" w:hint="eastAsia" w:hAnsi="Times New Roman" w:cs="Times New Roman" w:eastAsia="바탕체"/>
          <w:bCs/>
          <w:kern w:val="0"/>
          <w:sz w:val="22"/>
          <w:szCs w:val="22"/>
          <w:shd w:val="clear" w:color="auto" w:fill="FFFFFF"/>
        </w:rPr>
        <w:t>이하</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Ansi="Times New Roman" w:cs="Times New Roman" w:eastAsia="바탕체"/>
          <w:bCs/>
          <w:kern w:val="0"/>
          <w:sz w:val="22"/>
          <w:szCs w:val="22"/>
          <w:shd w:val="clear" w:color="auto" w:fill="FFFFFF"/>
        </w:rPr>
        <w:t>“</w:t>
      </w:r>
      <w:r w:rsidRPr="00404F2D">
        <w:rPr>
          <w:rFonts w:ascii="Times New Roman" w:hint="eastAsia" w:hAnsi="Times New Roman" w:cs="Times New Roman" w:eastAsia="바탕체"/>
          <w:bCs/>
          <w:kern w:val="0"/>
          <w:sz w:val="22"/>
          <w:szCs w:val="22"/>
          <w:shd w:val="clear" w:color="auto" w:fill="FFFFFF"/>
        </w:rPr>
        <w:t>수익자</w:t>
      </w:r>
      <w:r w:rsidRPr="00404F2D">
        <w:rPr>
          <w:rFonts w:ascii="Times New Roman" w:hAnsi="Times New Roman" w:cs="Times New Roman" w:eastAsia="바탕체"/>
          <w:bCs/>
          <w:kern w:val="0"/>
          <w:sz w:val="22"/>
          <w:szCs w:val="22"/>
          <w:shd w:val="clear" w:color="auto" w:fill="FFFFFF"/>
        </w:rPr>
        <w:t>”</w:t>
      </w:r>
      <w:r w:rsidRPr="00404F2D">
        <w:rPr>
          <w:rFonts w:ascii="Times New Roman" w:hint="eastAsia" w:hAnsi="Times New Roman" w:cs="Times New Roman" w:eastAsia="바탕체"/>
          <w:bCs/>
          <w:kern w:val="0"/>
          <w:sz w:val="22"/>
          <w:szCs w:val="22"/>
          <w:shd w:val="clear" w:color="auto" w:fill="FFFFFF"/>
        </w:rPr>
        <w:t>라</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함</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수익권의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내용은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수익의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지급시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회수액의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범위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내에서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우선수익자에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대한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수익의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지급이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완료된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이후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남은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금액을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지급받을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권리로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p>
    <w:p w14:paraId="65FBAD8A" w14:textId="77777777" w:rsidR="00930A79" w:rsidRPr="00404F2D" w:rsidRDefault="00930A79">
      <w:pPr>
        <w:pStyle w:val="TKNormal"/>
        <w:numPr>
          <w:ilvl w:val="0"/>
          <w:numId w:val="6"/>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수탁자는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우선수익권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수익권에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대하여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이익의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보전이나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원금의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보전을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아니한다</w:t>
      </w:r>
      <w:r w:rsidRPr="00404F2D">
        <w:rPr>
          <w:rFonts w:ascii="Times New Roman" w:hint="eastAsia" w:hAnsi="Times New Roman" w:cs="Times New Roman" w:eastAsia="바탕체"/>
          <w:bCs/>
          <w:color w:val="000000"/>
          <w:kern w:val="0"/>
          <w:sz w:val="22"/>
          <w:szCs w:val="22"/>
          <w:shd w:val="clear" w:color="auto" w:fill="FFFFFF"/>
        </w:rPr>
        <w:t>.</w:t>
      </w:r>
    </w:p>
    <w:p w14:paraId="033D7E93" w14:textId="77777777" w:rsidR="00930A79" w:rsidRPr="00404F2D" w:rsidRDefault="00930A79" w:rsidP="006A29C3">
      <w:pPr>
        <w:pStyle w:val="TKNormal"/>
        <w:snapToGrid w:val="0"/>
        <w:spacing w:line="360" w:lineRule="auto" w:after="0"/>
        <w:rPr>
          <w:rFonts w:ascii="Times New Roman" w:eastAsia="바탕체" w:hAnsi="Times New Roman" w:cs="Times New Roman"/>
          <w:bCs/>
          <w:kern w:val="0"/>
          <w:sz w:val="22"/>
          <w:szCs w:val="22"/>
        </w:rPr>
      </w:pPr>
    </w:p>
    <w:p w14:paraId="692D6F0B"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r w:rsidRPr="00404F2D">
        <w:rPr>
          <w:rFonts w:ascii="Times New Roman" w:eastAsia="바탕체" w:hAnsi="Times New Roman" w:hint="eastAsia" w:cs="Times New Roman"/>
          <w:b/>
          <w:color w:val="000000"/>
          <w:sz w:val="22"/>
          <w:szCs w:val="22"/>
        </w:rPr>
        <w:t>제</w:t>
      </w:r>
      <w:r w:rsidRPr="00404F2D">
        <w:rPr>
          <w:rFonts w:ascii="Times New Roman" w:eastAsia="바탕체" w:hAnsi="Times New Roman" w:hint="eastAsia" w:cs="Times New Roman"/>
          <w:b/>
          <w:color w:val="000000"/>
          <w:sz w:val="22"/>
          <w:szCs w:val="22"/>
        </w:rPr>
        <w:t>4</w:t>
      </w:r>
      <w:r w:rsidRPr="00404F2D">
        <w:rPr>
          <w:rFonts w:ascii="Times New Roman" w:eastAsia="바탕체" w:hAnsi="Times New Roman" w:hint="eastAsia" w:cs="Times New Roman"/>
          <w:b/>
          <w:color w:val="000000"/>
          <w:sz w:val="22"/>
          <w:szCs w:val="22"/>
        </w:rPr>
        <w:t>조【수익권증서】</w:t>
      </w:r>
    </w:p>
    <w:p w14:paraId="0F09E832" w14:textId="77777777" w:rsidR="00930A79" w:rsidRPr="00404F2D" w:rsidRDefault="00930A79">
      <w:pPr>
        <w:pStyle w:val="TKNormal"/>
        <w:numPr>
          <w:ilvl w:val="0"/>
          <w:numId w:val="7"/>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신탁계약서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7</w:t>
      </w:r>
      <w:r w:rsidRPr="00404F2D">
        <w:rPr>
          <w:rFonts w:ascii="Times New Roman" w:hint="eastAsia" w:hAnsi="Times New Roman" w:cs="Times New Roman" w:eastAsia="바탕체"/>
          <w:bCs/>
          <w:color w:val="000000"/>
          <w:kern w:val="0"/>
          <w:sz w:val="22"/>
          <w:szCs w:val="22"/>
          <w:shd w:val="clear" w:color="auto" w:fill="FFFFFF"/>
        </w:rPr>
        <w:t>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제②항에도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불구하고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수탁자는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별지</w:t>
      </w:r>
      <w:r w:rsidRPr="00404F2D">
        <w:rPr>
          <w:rFonts w:ascii="Times New Roman" w:hAnsi="Times New Roman" w:cs="Times New Roman" w:eastAsia="바탕체"/>
          <w:bCs/>
          <w:color w:val="000000"/>
          <w:kern w:val="0"/>
          <w:sz w:val="22"/>
          <w:szCs w:val="22"/>
          <w:shd w:val="clear" w:color="auto" w:fill="FFFFFF"/>
        </w:rPr>
        <w:t xml:space="preserve"> 4.</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여신거래의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내용』의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여신금액에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대한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담보한도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설정비율</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대출약정서상</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대출약정금의</w:t>
      </w:r>
      <w:r w:rsidRPr="00404F2D">
        <w:rPr>
          <w:rFonts w:ascii="Times New Roman" w:hAnsi="Times New Roman" w:cs="Times New Roman" w:eastAsia="바탕체"/>
          <w:bCs/>
          <w:color w:val="000000"/>
          <w:kern w:val="0"/>
          <w:sz w:val="22"/>
          <w:szCs w:val="22"/>
          <w:shd w:val="clear" w:color="auto" w:fill="FFFFFF"/>
        </w:rPr>
        <w:t xml:space="preserve"> 120</w:t>
      </w:r>
      <w:r w:rsidRPr="00404F2D">
        <w:rPr>
          <w:rFonts w:ascii="Times New Roman" w:hAnsi="Times New Roman" w:cs="Times New Roman" w:eastAsia="바탕체"/>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의미함</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적용한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금액을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우선수익한도금액으로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lastRenderedPageBreak/>
        <w:t>우선수익자들에게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수익권증서를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발행하여야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다만</w:t>
      </w:r>
      <w:r w:rsidRPr="00404F2D">
        <w:rPr>
          <w:rFonts w:ascii="Times New Roman" w:hint="eastAsia" w:hAnsi="Times New Roman" w:cs="Times New Roman" w:eastAsia="바탕체"/>
          <w:bCs/>
          <w:color w:val="000000"/>
          <w:kern w:val="0"/>
          <w:sz w:val="22"/>
          <w:szCs w:val="22"/>
        </w:rPr>
        <w:t>, 1</w:t>
      </w:r>
      <w:r w:rsidRPr="00404F2D">
        <w:rPr>
          <w:rFonts w:ascii="Times New Roman" w:hint="eastAsia" w:hAnsi="Times New Roman" w:cs="Times New Roman" w:eastAsia="바탕체"/>
          <w:bCs/>
          <w:color w:val="000000"/>
          <w:kern w:val="0"/>
          <w:sz w:val="22"/>
          <w:szCs w:val="22"/>
        </w:rPr>
        <w:t>순위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우선수익자의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우선수익한도금액은</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금</w:t>
      </w:r>
      <w:r w:rsidRPr="00404F2D">
        <w:rPr>
          <w:rFonts w:ascii="Times New Roman" w:hint="eastAsia" w:hAnsi="Times New Roman" w:cs="Times New Roman" w:eastAsia="바탕체"/>
          <w:bCs/>
          <w:color w:val="000000"/>
          <w:kern w:val="0"/>
          <w:sz w:val="22"/>
          <w:szCs w:val="22"/>
        </w:rPr>
        <w:t>2,132,586,000</w:t>
      </w:r>
      <w:r w:rsidRPr="00404F2D">
        <w:rPr>
          <w:rFonts w:ascii="Times New Roman" w:hint="eastAsia" w:hAnsi="Times New Roman" w:cs="Times New Roman" w:eastAsia="바탕체"/>
          <w:bCs/>
          <w:color w:val="000000"/>
          <w:kern w:val="0"/>
          <w:sz w:val="22"/>
          <w:szCs w:val="22"/>
        </w:rPr>
        <w:t>원으로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한다</w:t>
      </w:r>
      <w:r w:rsidRPr="00404F2D">
        <w:rPr>
          <w:rFonts w:ascii="Times New Roman" w:hint="eastAsia" w:hAnsi="Times New Roman" w:cs="Times New Roman" w:eastAsia="바탕체"/>
          <w:bCs/>
          <w:color w:val="000000"/>
          <w:kern w:val="0"/>
          <w:sz w:val="22"/>
          <w:szCs w:val="22"/>
        </w:rPr>
        <w:t>.</w:t>
      </w:r>
    </w:p>
    <w:p w14:paraId="0A1D7F90" w14:textId="77777777" w:rsidR="00930A79" w:rsidRPr="00404F2D" w:rsidRDefault="00930A79">
      <w:pPr>
        <w:pStyle w:val="TKNormal"/>
        <w:numPr>
          <w:ilvl w:val="0"/>
          <w:numId w:val="7"/>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color w:val="000000"/>
          <w:kern w:val="0"/>
          <w:sz w:val="22"/>
          <w:shd w:val="clear" w:color="auto" w:fill="FFFFFF"/>
          <w:szCs w:val="22"/>
        </w:rPr>
      </w:pP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발행되는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수익권증서는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w:t>
      </w:r>
      <w:r w:rsidRPr="00404F2D">
        <w:rPr>
          <w:rFonts w:ascii="Times New Roman" w:hAnsi="Times New Roman" w:cs="Times New Roman" w:eastAsia="바탕체"/>
          <w:bCs/>
          <w:color w:val="000000"/>
          <w:kern w:val="0"/>
          <w:sz w:val="22"/>
          <w:szCs w:val="22"/>
          <w:shd w:val="clear" w:color="auto" w:fill="FFFFFF"/>
        </w:rPr>
        <w:t>수익자</w:t>
      </w:r>
      <w:r w:rsidRPr="00404F2D">
        <w:rPr>
          <w:rFonts w:ascii="Times New Roman" w:hint="eastAsia" w:hAnsi="Times New Roman" w:cs="Times New Roman" w:eastAsia="바탕체"/>
          <w:bCs/>
          <w:color w:val="000000"/>
          <w:kern w:val="0"/>
          <w:sz w:val="22"/>
          <w:szCs w:val="22"/>
          <w:shd w:val="clear" w:color="auto" w:fill="FFFFFF"/>
        </w:rPr>
        <w:t>들</w:t>
      </w:r>
      <w:r w:rsidRPr="00404F2D">
        <w:rPr>
          <w:rFonts w:ascii="Times New Roman" w:hAnsi="Times New Roman" w:cs="Times New Roman" w:eastAsia="바탕체"/>
          <w:bCs/>
          <w:color w:val="000000"/>
          <w:kern w:val="0"/>
          <w:sz w:val="22"/>
          <w:szCs w:val="22"/>
          <w:shd w:val="clear" w:color="auto" w:fill="FFFFFF"/>
        </w:rPr>
        <w:t>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대</w:t>
      </w:r>
      <w:r w:rsidRPr="00404F2D">
        <w:rPr>
          <w:rFonts w:ascii="Times New Roman" w:hAnsi="Times New Roman" w:cs="Times New Roman" w:eastAsia="바탕체"/>
          <w:color w:val="000000"/>
          <w:kern w:val="0"/>
          <w:sz w:val="22"/>
          <w:szCs w:val="22"/>
          <w:shd w:val="clear" w:color="auto" w:fill="FFFFFF"/>
        </w:rPr>
        <w:t>한</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우선</w:t>
      </w:r>
      <w:r w:rsidRPr="00404F2D">
        <w:rPr>
          <w:rFonts w:ascii="Times New Roman" w:hAnsi="Times New Roman" w:cs="Times New Roman" w:eastAsia="바탕체"/>
          <w:color w:val="000000"/>
          <w:kern w:val="0"/>
          <w:sz w:val="22"/>
          <w:szCs w:val="22"/>
          <w:shd w:val="clear" w:color="auto" w:fill="FFFFFF"/>
        </w:rPr>
        <w:t>수익권의</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증거로서</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발행되며</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어떠한</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경우에도</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유통을</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전제로</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하는</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증권의</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형태로</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발행될</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수</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없다</w:t>
      </w:r>
      <w:r w:rsidRPr="00404F2D">
        <w:rPr>
          <w:rFonts w:ascii="Times New Roman" w:hint="eastAsia" w:hAnsi="Times New Roman" w:cs="Times New Roman" w:eastAsia="바탕체"/>
          <w:color w:val="000000"/>
          <w:kern w:val="0"/>
          <w:sz w:val="22"/>
          <w:szCs w:val="22"/>
          <w:shd w:val="clear" w:color="auto" w:fill="FFFFFF"/>
        </w:rPr>
        <w:t>.</w:t>
      </w:r>
    </w:p>
    <w:p w14:paraId="28B37009" w14:textId="77777777" w:rsidR="00930A79" w:rsidRPr="00404F2D" w:rsidRDefault="00930A79">
      <w:pPr>
        <w:pStyle w:val="TKNormal"/>
        <w:numPr>
          <w:ilvl w:val="0"/>
          <w:numId w:val="7"/>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Ansi="Times New Roman" w:cs="Times New Roman" w:eastAsia="바탕체"/>
          <w:bCs/>
          <w:color w:val="000000"/>
          <w:kern w:val="0"/>
          <w:sz w:val="22"/>
          <w:szCs w:val="22"/>
          <w:shd w:val="clear" w:color="auto" w:fill="FFFFFF"/>
        </w:rPr>
        <w:t>수익자는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수탁자의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사전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서면</w:t>
      </w:r>
      <w:r w:rsidRPr="00404F2D">
        <w:rPr>
          <w:rFonts w:ascii="Times New Roman" w:hAnsi="Times New Roman" w:cs="Times New Roman" w:eastAsia="바탕체"/>
          <w:bCs/>
          <w:color w:val="000000"/>
          <w:kern w:val="0"/>
          <w:sz w:val="22"/>
          <w:szCs w:val="22"/>
          <w:shd w:val="clear" w:color="auto" w:fill="FFFFFF"/>
        </w:rPr>
        <w:t>동의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없이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신탁계약의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수익권을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3</w:t>
      </w:r>
      <w:r w:rsidRPr="00404F2D">
        <w:rPr>
          <w:rFonts w:ascii="Times New Roman" w:hAnsi="Times New Roman" w:cs="Times New Roman" w:eastAsia="바탕체"/>
          <w:bCs/>
          <w:color w:val="000000"/>
          <w:kern w:val="0"/>
          <w:sz w:val="22"/>
          <w:szCs w:val="22"/>
          <w:shd w:val="clear" w:color="auto" w:fill="FFFFFF"/>
        </w:rPr>
        <w:t>자에게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양도하거나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담보로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제공할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없다</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 xml:space="preserve"> </w:t>
      </w:r>
    </w:p>
    <w:p w14:paraId="06DDD001"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szCs w:val="22"/>
        </w:rPr>
      </w:pPr>
    </w:p>
    <w:p w14:paraId="06817BD3"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r w:rsidRPr="00404F2D">
        <w:rPr>
          <w:rFonts w:ascii="Times New Roman" w:eastAsia="바탕체" w:hAnsi="Times New Roman" w:hint="eastAsia" w:cs="Times New Roman"/>
          <w:b/>
          <w:color w:val="000000"/>
          <w:sz w:val="22"/>
          <w:szCs w:val="22"/>
        </w:rPr>
        <w:t>제</w:t>
      </w:r>
      <w:r w:rsidRPr="00404F2D">
        <w:rPr>
          <w:rFonts w:ascii="Times New Roman" w:eastAsia="바탕체" w:hAnsi="Times New Roman" w:hint="eastAsia" w:cs="Times New Roman"/>
          <w:b/>
          <w:color w:val="000000"/>
          <w:sz w:val="22"/>
          <w:szCs w:val="22"/>
        </w:rPr>
        <w:t>5</w:t>
      </w:r>
      <w:r w:rsidRPr="00404F2D">
        <w:rPr>
          <w:rFonts w:ascii="Times New Roman" w:eastAsia="바탕체" w:hAnsi="Times New Roman" w:hint="eastAsia" w:cs="Times New Roman"/>
          <w:b/>
          <w:color w:val="000000"/>
          <w:sz w:val="22"/>
          <w:szCs w:val="22"/>
        </w:rPr>
        <w:t>조【수익자</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및</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우선수익자에</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관한</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사항】</w:t>
      </w:r>
    </w:p>
    <w:p w14:paraId="30780FBE" w14:textId="77777777" w:rsidR="00930A79" w:rsidRPr="00404F2D" w:rsidRDefault="00930A79">
      <w:pPr>
        <w:pStyle w:val="TKNormal"/>
        <w:numPr>
          <w:ilvl w:val="0"/>
          <w:numId w:val="8"/>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color w:val="000000"/>
          <w:kern w:val="0"/>
          <w:sz w:val="22"/>
          <w:shd w:val="clear" w:color="auto" w:fill="FFFFFF"/>
          <w:szCs w:val="22"/>
        </w:rPr>
      </w:pPr>
      <w:r w:rsidRPr="00404F2D">
        <w:rPr>
          <w:rFonts w:ascii="Times New Roman" w:hint="eastAsia" w:hAnsi="Times New Roman" w:cs="Times New Roman" w:eastAsia="바탕체"/>
          <w:color w:val="000000"/>
          <w:kern w:val="0"/>
          <w:sz w:val="22"/>
          <w:szCs w:val="22"/>
          <w:shd w:val="clear" w:color="auto" w:fill="FFFFFF"/>
        </w:rPr>
        <w:t>위탁자는</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우선수익자의</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추가</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지정</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또는</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변경으로</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인하여</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어느</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우선수익자의</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수익권증서상</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우선수익한도금액이</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변경될</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우려가</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있는</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경우에는</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해당</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우선수익자</w:t>
      </w:r>
      <w:r w:rsidRPr="00404F2D">
        <w:rPr>
          <w:rFonts w:ascii="Times New Roman" w:hint="eastAsia" w:hAnsi="Times New Roman" w:cs="Times New Roman" w:eastAsia="바탕체"/>
          <w:color w:val="000000"/>
          <w:kern w:val="0"/>
          <w:sz w:val="22"/>
          <w:szCs w:val="22"/>
          <w:shd w:val="clear" w:color="auto" w:fill="FFFFFF"/>
        </w:rPr>
        <w:t>(</w:t>
      </w:r>
      <w:r w:rsidRPr="00404F2D">
        <w:rPr>
          <w:rFonts w:ascii="Times New Roman" w:hint="eastAsia" w:hAnsi="Times New Roman" w:cs="Times New Roman" w:eastAsia="바탕체"/>
          <w:color w:val="000000"/>
          <w:kern w:val="0"/>
          <w:sz w:val="22"/>
          <w:szCs w:val="22"/>
        </w:rPr>
        <w:t>선순위</w:t>
      </w:r>
      <w:r w:rsidRPr="00404F2D">
        <w:rPr>
          <w:rFonts w:ascii="Times New Roman" w:hint="eastAsia" w:hAnsi="Times New Roman" w:cs="Times New Roman" w:eastAsia="바탕체"/>
          <w:color w:val="000000"/>
          <w:kern w:val="0"/>
          <w:sz w:val="22"/>
          <w:szCs w:val="22"/>
        </w:rPr>
        <w:t xml:space="preserve"> </w:t>
      </w:r>
      <w:r w:rsidRPr="00404F2D">
        <w:rPr>
          <w:rFonts w:ascii="Times New Roman" w:hint="eastAsia" w:hAnsi="Times New Roman" w:cs="Times New Roman" w:eastAsia="바탕체"/>
          <w:color w:val="000000"/>
          <w:kern w:val="0"/>
          <w:sz w:val="22"/>
          <w:szCs w:val="22"/>
        </w:rPr>
        <w:t>우선수익자가</w:t>
      </w:r>
      <w:r w:rsidRPr="00404F2D">
        <w:rPr>
          <w:rFonts w:ascii="Times New Roman" w:hint="eastAsia" w:hAnsi="Times New Roman" w:cs="Times New Roman" w:eastAsia="바탕체"/>
          <w:color w:val="000000"/>
          <w:kern w:val="0"/>
          <w:sz w:val="22"/>
          <w:szCs w:val="22"/>
        </w:rPr>
        <w:t xml:space="preserve"> </w:t>
      </w:r>
      <w:r w:rsidRPr="00404F2D">
        <w:rPr>
          <w:rFonts w:ascii="Times New Roman" w:hint="eastAsia" w:hAnsi="Times New Roman" w:cs="Times New Roman" w:eastAsia="바탕체"/>
          <w:color w:val="000000"/>
          <w:kern w:val="0"/>
          <w:sz w:val="22"/>
          <w:szCs w:val="22"/>
        </w:rPr>
        <w:t>추가</w:t>
      </w:r>
      <w:r w:rsidRPr="00404F2D">
        <w:rPr>
          <w:rFonts w:ascii="Times New Roman" w:hint="eastAsia" w:hAnsi="Times New Roman" w:cs="Times New Roman" w:eastAsia="바탕체"/>
          <w:color w:val="000000"/>
          <w:kern w:val="0"/>
          <w:sz w:val="22"/>
          <w:szCs w:val="22"/>
        </w:rPr>
        <w:t xml:space="preserve"> </w:t>
      </w:r>
      <w:r w:rsidRPr="00404F2D">
        <w:rPr>
          <w:rFonts w:ascii="Times New Roman" w:hint="eastAsia" w:hAnsi="Times New Roman" w:cs="Times New Roman" w:eastAsia="바탕체"/>
          <w:color w:val="000000"/>
          <w:kern w:val="0"/>
          <w:sz w:val="22"/>
          <w:szCs w:val="22"/>
        </w:rPr>
        <w:t>지정</w:t>
      </w:r>
      <w:r w:rsidRPr="00404F2D">
        <w:rPr>
          <w:rFonts w:ascii="Times New Roman" w:hint="eastAsia" w:hAnsi="Times New Roman" w:cs="Times New Roman" w:eastAsia="바탕체"/>
          <w:color w:val="000000"/>
          <w:kern w:val="0"/>
          <w:sz w:val="22"/>
          <w:szCs w:val="22"/>
        </w:rPr>
        <w:t xml:space="preserve"> </w:t>
      </w:r>
      <w:r w:rsidRPr="00404F2D">
        <w:rPr>
          <w:rFonts w:ascii="Times New Roman" w:hint="eastAsia" w:hAnsi="Times New Roman" w:cs="Times New Roman" w:eastAsia="바탕체"/>
          <w:color w:val="000000"/>
          <w:kern w:val="0"/>
          <w:sz w:val="22"/>
          <w:szCs w:val="22"/>
        </w:rPr>
        <w:t>또는</w:t>
      </w:r>
      <w:r w:rsidRPr="00404F2D">
        <w:rPr>
          <w:rFonts w:ascii="Times New Roman" w:hint="eastAsia" w:hAnsi="Times New Roman" w:cs="Times New Roman" w:eastAsia="바탕체"/>
          <w:color w:val="000000"/>
          <w:kern w:val="0"/>
          <w:sz w:val="22"/>
          <w:szCs w:val="22"/>
        </w:rPr>
        <w:t xml:space="preserve"> </w:t>
      </w:r>
      <w:r w:rsidRPr="00404F2D">
        <w:rPr>
          <w:rFonts w:ascii="Times New Roman" w:hint="eastAsia" w:hAnsi="Times New Roman" w:cs="Times New Roman" w:eastAsia="바탕체"/>
          <w:color w:val="000000"/>
          <w:kern w:val="0"/>
          <w:sz w:val="22"/>
          <w:szCs w:val="22"/>
        </w:rPr>
        <w:t>변경되는</w:t>
      </w:r>
      <w:r w:rsidRPr="00404F2D">
        <w:rPr>
          <w:rFonts w:ascii="Times New Roman" w:hint="eastAsia" w:hAnsi="Times New Roman" w:cs="Times New Roman" w:eastAsia="바탕체"/>
          <w:color w:val="000000"/>
          <w:kern w:val="0"/>
          <w:sz w:val="22"/>
          <w:szCs w:val="22"/>
        </w:rPr>
        <w:t xml:space="preserve"> </w:t>
      </w:r>
      <w:r w:rsidRPr="00404F2D">
        <w:rPr>
          <w:rFonts w:ascii="Times New Roman" w:hint="eastAsia" w:hAnsi="Times New Roman" w:cs="Times New Roman" w:eastAsia="바탕체"/>
          <w:color w:val="000000"/>
          <w:kern w:val="0"/>
          <w:sz w:val="22"/>
          <w:szCs w:val="22"/>
        </w:rPr>
        <w:t>경우의</w:t>
      </w:r>
      <w:r w:rsidRPr="00404F2D">
        <w:rPr>
          <w:rFonts w:ascii="Times New Roman" w:hint="eastAsia" w:hAnsi="Times New Roman" w:cs="Times New Roman" w:eastAsia="바탕체"/>
          <w:color w:val="000000"/>
          <w:kern w:val="0"/>
          <w:sz w:val="22"/>
          <w:szCs w:val="22"/>
        </w:rPr>
        <w:t xml:space="preserve"> </w:t>
      </w:r>
      <w:r w:rsidRPr="00404F2D">
        <w:rPr>
          <w:rFonts w:ascii="Times New Roman" w:hint="eastAsia" w:hAnsi="Times New Roman" w:cs="Times New Roman" w:eastAsia="바탕체"/>
          <w:color w:val="000000"/>
          <w:kern w:val="0"/>
          <w:sz w:val="22"/>
          <w:szCs w:val="22"/>
        </w:rPr>
        <w:t>후순위</w:t>
      </w:r>
      <w:r w:rsidRPr="00404F2D">
        <w:rPr>
          <w:rFonts w:ascii="Times New Roman" w:hint="eastAsia" w:hAnsi="Times New Roman" w:cs="Times New Roman" w:eastAsia="바탕체"/>
          <w:color w:val="000000"/>
          <w:kern w:val="0"/>
          <w:sz w:val="22"/>
          <w:szCs w:val="22"/>
        </w:rPr>
        <w:t xml:space="preserve"> </w:t>
      </w:r>
      <w:r w:rsidRPr="00404F2D">
        <w:rPr>
          <w:rFonts w:ascii="Times New Roman" w:hint="eastAsia" w:hAnsi="Times New Roman" w:cs="Times New Roman" w:eastAsia="바탕체"/>
          <w:color w:val="000000"/>
          <w:kern w:val="0"/>
          <w:sz w:val="22"/>
          <w:szCs w:val="22"/>
        </w:rPr>
        <w:t>우선수익자</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포함</w:t>
      </w:r>
      <w:r w:rsidRPr="00404F2D">
        <w:rPr>
          <w:rFonts w:ascii="Times New Roman" w:hint="eastAsia" w:hAnsi="Times New Roman" w:cs="Times New Roman" w:eastAsia="바탕체"/>
          <w:color w:val="000000"/>
          <w:kern w:val="0"/>
          <w:sz w:val="22"/>
          <w:szCs w:val="22"/>
          <w:shd w:val="clear" w:color="auto" w:fill="FFFFFF"/>
        </w:rPr>
        <w:t>)</w:t>
      </w:r>
      <w:r w:rsidRPr="00404F2D">
        <w:rPr>
          <w:rFonts w:ascii="Times New Roman" w:hint="eastAsia" w:hAnsi="Times New Roman" w:cs="Times New Roman" w:eastAsia="바탕체"/>
          <w:color w:val="000000"/>
          <w:kern w:val="0"/>
          <w:sz w:val="22"/>
          <w:szCs w:val="22"/>
          <w:shd w:val="clear" w:color="auto" w:fill="FFFFFF"/>
        </w:rPr>
        <w:t>의</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사전</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서면</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동의를</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받아야</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한다</w:t>
      </w:r>
      <w:r w:rsidRPr="00404F2D">
        <w:rPr>
          <w:rFonts w:ascii="Times New Roman" w:hint="eastAsia" w:hAnsi="Times New Roman" w:cs="Times New Roman" w:eastAsia="바탕체"/>
          <w:color w:val="000000"/>
          <w:kern w:val="0"/>
          <w:sz w:val="22"/>
          <w:szCs w:val="22"/>
          <w:shd w:val="clear" w:color="auto" w:fill="FFFFFF"/>
        </w:rPr>
        <w:t>.</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이</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경우</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수탁자는</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서면요청에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추가로</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지정되거나</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변경된</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우선수익자</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및</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우선수익한도금액이</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변경된</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기존</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우선수익자에게</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수익권증서를</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새롭게</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발행하여야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우선수익자들은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신탁원부의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변경을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필요한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절차에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협력하기로</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한다</w:t>
      </w:r>
      <w:r w:rsidRPr="00404F2D">
        <w:rPr>
          <w:rFonts w:ascii="Times New Roman" w:hint="eastAsia" w:hAnsi="Times New Roman" w:cs="Times New Roman" w:eastAsia="바탕체"/>
          <w:color w:val="000000"/>
          <w:kern w:val="0"/>
          <w:sz w:val="22"/>
          <w:szCs w:val="22"/>
          <w:shd w:val="clear" w:color="auto" w:fill="FFFFFF"/>
        </w:rPr>
        <w:t>.</w:t>
      </w:r>
    </w:p>
    <w:p w14:paraId="0900A772" w14:textId="77777777" w:rsidR="00930A79" w:rsidRPr="00404F2D" w:rsidRDefault="00930A79">
      <w:pPr>
        <w:pStyle w:val="TKNormal"/>
        <w:numPr>
          <w:ilvl w:val="0"/>
          <w:numId w:val="8"/>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특약</w:t>
      </w:r>
      <w:r w:rsidRPr="00404F2D">
        <w:rPr>
          <w:rFonts w:hAnsi="Times New Roman" w:hint="eastAsia" w:ascii="Times New Roman" w:cs="Times New Roman" w:eastAsia="바탕체"/>
          <w:i/>
          <w:color w:val="000000"/>
          <w:sz w:val="22"/>
          <w:szCs w:val="22"/>
        </w:rPr>
        <w:t xml:space="preserve"> </w:t>
      </w:r>
      <w:r w:rsidRPr="00404F2D">
        <w:rPr>
          <w:rFonts w:hAnsi="Times New Roman" w:hint="eastAsia" w:ascii="Times New Roman" w:cs="Times New Roman" w:eastAsia="바탕체"/>
          <w:color w:val="000000"/>
          <w:sz w:val="22"/>
          <w:szCs w:val="22"/>
        </w:rPr>
        <w:t>제</w:t>
      </w:r>
      <w:r w:rsidRPr="00404F2D">
        <w:rPr>
          <w:rFonts w:ascii="Times New Roman" w:hAnsi="Times New Roman" w:cs="Times New Roman" w:eastAsia="바탕체"/>
          <w:color w:val="000000"/>
          <w:kern w:val="0"/>
          <w:sz w:val="22"/>
          <w:szCs w:val="22"/>
          <w:shd w:val="clear" w:color="auto" w:fill="FFFFFF"/>
        </w:rPr>
        <w:t>12</w:t>
      </w:r>
      <w:r w:rsidRPr="00404F2D">
        <w:rPr>
          <w:rFonts w:ascii="Times New Roman" w:hAnsi="Times New Roman" w:cs="Times New Roman" w:eastAsia="바탕체"/>
          <w:color w:val="000000"/>
          <w:sz w:val="22"/>
          <w:szCs w:val="22"/>
        </w:rPr>
        <w:t>조</w:t>
      </w:r>
      <w:r w:rsidRPr="00404F2D">
        <w:rPr>
          <w:rFonts w:hAnsi="Times New Roman" w:hint="eastAsia" w:ascii="Times New Roman" w:cs="Times New Roman" w:eastAsia="바탕체"/>
          <w:color w:val="000000"/>
          <w:sz w:val="22"/>
          <w:szCs w:val="22"/>
        </w:rPr>
        <w:t xml:space="preserve"> </w:t>
      </w:r>
      <w:r w:rsidRPr="00404F2D">
        <w:rPr>
          <w:rFonts w:hAnsi="Times New Roman" w:hint="eastAsia" w:ascii="Times New Roman" w:cs="Times New Roman" w:eastAsia="바탕체"/>
          <w:color w:val="000000"/>
          <w:sz w:val="22"/>
          <w:szCs w:val="22"/>
        </w:rPr>
        <w:t>제</w:t>
      </w:r>
      <w:r w:rsidRPr="00404F2D">
        <w:rPr>
          <w:rFonts w:hAnsi="Times New Roman" w:ascii="Times New Roman" w:cs="Times New Roman" w:eastAsia="바탕체"/>
          <w:color w:val="000000"/>
          <w:sz w:val="22"/>
          <w:szCs w:val="22"/>
        </w:rPr>
        <w:t>①</w:t>
      </w:r>
      <w:r w:rsidRPr="00404F2D">
        <w:rPr>
          <w:rFonts w:hAnsi="Times New Roman" w:hint="eastAsia" w:ascii="Times New Roman" w:cs="Times New Roman" w:eastAsia="바탕체"/>
          <w:sz w:val="22"/>
          <w:szCs w:val="22"/>
        </w:rPr>
        <w:t>항</w:t>
      </w:r>
      <w:r w:rsidRPr="00404F2D">
        <w:rPr>
          <w:rFonts w:ascii="Times New Roman" w:hint="eastAsia" w:hAnsi="Times New Roman" w:cs="Times New Roman" w:eastAsia="바탕체"/>
          <w:bCs/>
          <w:sz w:val="22"/>
          <w:szCs w:val="22"/>
        </w:rPr>
        <w:t xml:space="preserve"> </w:t>
      </w:r>
      <w:r w:rsidRPr="00404F2D">
        <w:rPr>
          <w:rFonts w:ascii="Times New Roman" w:hint="eastAsia" w:hAnsi="Times New Roman" w:cs="Times New Roman" w:eastAsia="바탕체"/>
          <w:bCs/>
          <w:sz w:val="22"/>
          <w:szCs w:val="22"/>
        </w:rPr>
        <w:t>각</w:t>
      </w:r>
      <w:r w:rsidRPr="00404F2D">
        <w:rPr>
          <w:rFonts w:ascii="Times New Roman" w:hint="eastAsia" w:hAnsi="Times New Roman" w:cs="Times New Roman" w:eastAsia="바탕체"/>
          <w:bCs/>
          <w:sz w:val="22"/>
          <w:szCs w:val="22"/>
        </w:rPr>
        <w:t xml:space="preserve"> </w:t>
      </w:r>
      <w:r w:rsidRPr="00404F2D">
        <w:rPr>
          <w:rFonts w:ascii="Times New Roman" w:hint="eastAsia" w:hAnsi="Times New Roman" w:cs="Times New Roman" w:eastAsia="바탕체"/>
          <w:bCs/>
          <w:sz w:val="22"/>
          <w:szCs w:val="22"/>
        </w:rPr>
        <w:t>호의</w:t>
      </w:r>
      <w:r w:rsidRPr="00404F2D">
        <w:rPr>
          <w:rFonts w:ascii="Times New Roman" w:hint="eastAsia" w:hAnsi="Times New Roman" w:cs="Times New Roman" w:eastAsia="바탕체"/>
          <w:bCs/>
          <w:sz w:val="22"/>
          <w:szCs w:val="22"/>
        </w:rPr>
        <w:t xml:space="preserve"> </w:t>
      </w:r>
      <w:r w:rsidRPr="00404F2D">
        <w:rPr>
          <w:rFonts w:ascii="Times New Roman" w:hAnsi="Times New Roman" w:cs="Times New Roman" w:eastAsia="바탕체"/>
          <w:kern w:val="0"/>
          <w:sz w:val="22"/>
          <w:szCs w:val="22"/>
          <w:shd w:val="clear" w:color="auto" w:fill="FFFFFF"/>
        </w:rPr>
        <w:t>사유가</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발생하는</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경우에</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한하여</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rPr>
        <w:t>대주</w:t>
      </w:r>
      <w:r w:rsidRPr="00404F2D">
        <w:rPr>
          <w:rFonts w:ascii="Times New Roman" w:hAnsi="Times New Roman" w:cs="Times New Roman" w:eastAsia="바탕체"/>
          <w:color w:val="000000"/>
          <w:kern w:val="0"/>
          <w:sz w:val="22"/>
          <w:szCs w:val="22"/>
        </w:rPr>
        <w:t xml:space="preserve"> </w:t>
      </w:r>
      <w:r w:rsidRPr="00404F2D">
        <w:rPr>
          <w:rFonts w:ascii="Times New Roman" w:hAnsi="Times New Roman" w:cs="Times New Roman" w:eastAsia="바탕체"/>
          <w:color w:val="000000"/>
          <w:kern w:val="0"/>
          <w:sz w:val="22"/>
          <w:szCs w:val="22"/>
          <w:shd w:val="clear" w:color="auto" w:fill="FFFFFF"/>
        </w:rPr>
        <w:t>우선수익자들은</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대출약정서에</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따라</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수탁자에게</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신탁계약서『별지</w:t>
      </w:r>
      <w:r w:rsidRPr="00404F2D">
        <w:rPr>
          <w:rFonts w:ascii="Times New Roman" w:hAnsi="Times New Roman" w:cs="Times New Roman" w:eastAsia="바탕체"/>
          <w:color w:val="000000"/>
          <w:kern w:val="0"/>
          <w:sz w:val="22"/>
          <w:szCs w:val="22"/>
          <w:shd w:val="clear" w:color="auto" w:fill="FFFFFF"/>
        </w:rPr>
        <w:t xml:space="preserve"> 1. </w:t>
      </w:r>
      <w:r w:rsidRPr="00404F2D">
        <w:rPr>
          <w:rFonts w:ascii="Times New Roman" w:hAnsi="Times New Roman" w:cs="Times New Roman" w:eastAsia="바탕체"/>
          <w:color w:val="000000"/>
          <w:kern w:val="0"/>
          <w:sz w:val="22"/>
          <w:szCs w:val="22"/>
          <w:shd w:val="clear" w:color="auto" w:fill="FFFFFF"/>
        </w:rPr>
        <w:t>신탁부동산</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목록』에</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기재된</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신탁부동산</w:t>
      </w:r>
      <w:r w:rsidRPr="00404F2D">
        <w:rPr>
          <w:rFonts w:ascii="Times New Roman" w:hAnsi="Times New Roman" w:cs="Times New Roman" w:eastAsia="바탕체"/>
          <w:color w:val="000000"/>
          <w:kern w:val="0"/>
          <w:sz w:val="22"/>
          <w:szCs w:val="22"/>
          <w:shd w:val="clear" w:color="auto" w:fill="FFFFFF"/>
        </w:rPr>
        <w:t>(</w:t>
      </w:r>
      <w:r w:rsidRPr="00404F2D">
        <w:rPr>
          <w:rFonts w:ascii="Times New Roman" w:hAnsi="Times New Roman" w:cs="Times New Roman" w:eastAsia="바탕체"/>
          <w:color w:val="000000"/>
          <w:kern w:val="0"/>
          <w:sz w:val="22"/>
          <w:szCs w:val="22"/>
          <w:shd w:val="clear" w:color="auto" w:fill="FFFFFF"/>
        </w:rPr>
        <w:t>이하</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신탁부동산</w:t>
      </w:r>
      <w:r w:rsidRPr="00404F2D">
        <w:rPr>
          <w:rFonts w:ascii="Times New Roman" w:hAnsi="Times New Roman" w:cs="Times New Roman" w:eastAsia="바탕체"/>
          <w:color w:val="000000"/>
          <w:kern w:val="0"/>
          <w:sz w:val="22"/>
          <w:szCs w:val="22"/>
          <w:shd w:val="clear" w:color="auto" w:fill="FFFFFF"/>
        </w:rPr>
        <w:t>”</w:t>
      </w:r>
      <w:r w:rsidRPr="00404F2D">
        <w:rPr>
          <w:rFonts w:ascii="Times New Roman" w:hAnsi="Times New Roman" w:cs="Times New Roman" w:eastAsia="바탕체"/>
          <w:color w:val="000000"/>
          <w:kern w:val="0"/>
          <w:sz w:val="22"/>
          <w:szCs w:val="22"/>
          <w:shd w:val="clear" w:color="auto" w:fill="FFFFFF"/>
        </w:rPr>
        <w:t>이라</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함</w:t>
      </w:r>
      <w:r w:rsidRPr="00404F2D">
        <w:rPr>
          <w:rFonts w:ascii="Times New Roman" w:hAnsi="Times New Roman" w:cs="Times New Roman" w:eastAsia="바탕체"/>
          <w:color w:val="000000"/>
          <w:kern w:val="0"/>
          <w:sz w:val="22"/>
          <w:szCs w:val="22"/>
          <w:shd w:val="clear" w:color="auto" w:fill="FFFFFF"/>
        </w:rPr>
        <w:t>)</w:t>
      </w:r>
      <w:r w:rsidRPr="00404F2D">
        <w:rPr>
          <w:rFonts w:ascii="Times New Roman" w:hint="eastAsia" w:hAnsi="Times New Roman" w:cs="Times New Roman" w:eastAsia="바탕체"/>
          <w:color w:val="000000"/>
          <w:kern w:val="0"/>
          <w:sz w:val="22"/>
          <w:szCs w:val="22"/>
          <w:shd w:val="clear" w:color="auto" w:fill="FFFFFF"/>
        </w:rPr>
        <w:t>의</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처분을</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요청할</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수</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있다</w:t>
      </w:r>
      <w:r w:rsidRPr="00404F2D">
        <w:rPr>
          <w:rFonts w:ascii="Times New Roman" w:hAnsi="Times New Roman" w:cs="Times New Roman" w:eastAsia="바탕체"/>
          <w:color w:val="000000"/>
          <w:kern w:val="0"/>
          <w:sz w:val="22"/>
          <w:szCs w:val="22"/>
          <w:shd w:val="clear" w:color="auto" w:fill="FFFFFF"/>
        </w:rPr>
        <w:t>(</w:t>
      </w:r>
      <w:r w:rsidRPr="00404F2D">
        <w:rPr>
          <w:rFonts w:ascii="Times New Roman" w:hAnsi="Times New Roman" w:cs="Times New Roman" w:eastAsia="바탕체"/>
          <w:color w:val="000000"/>
          <w:kern w:val="0"/>
          <w:sz w:val="22"/>
          <w:szCs w:val="22"/>
          <w:shd w:val="clear" w:color="auto" w:fill="FFFFFF"/>
        </w:rPr>
        <w:t>이하</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처분요청권</w:t>
      </w:r>
      <w:r w:rsidRPr="00404F2D">
        <w:rPr>
          <w:rFonts w:ascii="Times New Roman" w:hAnsi="Times New Roman" w:cs="Times New Roman" w:eastAsia="바탕체"/>
          <w:color w:val="000000"/>
          <w:kern w:val="0"/>
          <w:sz w:val="22"/>
          <w:szCs w:val="22"/>
          <w:shd w:val="clear" w:color="auto" w:fill="FFFFFF"/>
        </w:rPr>
        <w:t>”</w:t>
      </w:r>
      <w:r w:rsidRPr="00404F2D">
        <w:rPr>
          <w:rFonts w:ascii="Times New Roman" w:hAnsi="Times New Roman" w:cs="Times New Roman" w:eastAsia="바탕체"/>
          <w:color w:val="000000"/>
          <w:kern w:val="0"/>
          <w:sz w:val="22"/>
          <w:szCs w:val="22"/>
          <w:shd w:val="clear" w:color="auto" w:fill="FFFFFF"/>
        </w:rPr>
        <w:t>이라</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함</w:t>
      </w:r>
      <w:r w:rsidRPr="00404F2D">
        <w:rPr>
          <w:rFonts w:ascii="Times New Roman" w:hAnsi="Times New Roman" w:cs="Times New Roman" w:eastAsia="바탕체"/>
          <w:color w:val="000000"/>
          <w:kern w:val="0"/>
          <w:sz w:val="22"/>
          <w:szCs w:val="22"/>
          <w:shd w:val="clear" w:color="auto" w:fill="FFFFFF"/>
        </w:rPr>
        <w:t>).</w:t>
      </w:r>
    </w:p>
    <w:p w14:paraId="79247576" w14:textId="77777777" w:rsidR="00930A79" w:rsidRPr="00404F2D" w:rsidRDefault="00930A79">
      <w:pPr>
        <w:pStyle w:val="TKNormal"/>
        <w:numPr>
          <w:ilvl w:val="0"/>
          <w:numId w:val="8"/>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특약</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12</w:t>
      </w:r>
      <w:r w:rsidRPr="00404F2D">
        <w:rPr>
          <w:rFonts w:ascii="Times New Roman" w:hAnsi="Times New Roman" w:cs="Times New Roman" w:eastAsia="바탕체"/>
          <w:bCs/>
          <w:color w:val="000000"/>
          <w:kern w:val="0"/>
          <w:sz w:val="22"/>
          <w:szCs w:val="22"/>
          <w:shd w:val="clear" w:color="auto" w:fill="FFFFFF"/>
        </w:rPr>
        <w:t>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①항에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처분사유로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인하여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신탁부동산을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처분</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이하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처분</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이라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함</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함에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처분대금을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우선수익자들에게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정산하는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rPr>
        <w:t>1</w:t>
      </w:r>
      <w:r w:rsidRPr="00404F2D">
        <w:rPr>
          <w:rFonts w:ascii="Times New Roman" w:hAnsi="Times New Roman" w:cs="Times New Roman" w:eastAsia="바탕체"/>
          <w:bCs/>
          <w:color w:val="000000"/>
          <w:kern w:val="0"/>
          <w:sz w:val="22"/>
          <w:szCs w:val="22"/>
        </w:rPr>
        <w:t>순위</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우선수익자</w:t>
      </w:r>
      <w:r w:rsidRPr="00404F2D">
        <w:rPr>
          <w:rFonts w:ascii="Times New Roman" w:hAnsi="Times New Roman" w:cs="Times New Roman" w:eastAsia="바탕체"/>
          <w:bCs/>
          <w:color w:val="000000"/>
          <w:kern w:val="0"/>
          <w:sz w:val="22"/>
          <w:szCs w:val="22"/>
        </w:rPr>
        <w:t>, 2</w:t>
      </w:r>
      <w:r w:rsidRPr="00404F2D">
        <w:rPr>
          <w:rFonts w:ascii="Times New Roman" w:hAnsi="Times New Roman" w:cs="Times New Roman" w:eastAsia="바탕체"/>
          <w:bCs/>
          <w:color w:val="000000"/>
          <w:kern w:val="0"/>
          <w:sz w:val="22"/>
          <w:szCs w:val="22"/>
        </w:rPr>
        <w:t>순위</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우선수익자</w:t>
      </w:r>
      <w:r w:rsidRPr="00404F2D">
        <w:rPr>
          <w:rFonts w:ascii="Times New Roman" w:hAnsi="Times New Roman" w:cs="Times New Roman" w:eastAsia="바탕체"/>
          <w:bCs/>
          <w:color w:val="000000"/>
          <w:kern w:val="0"/>
          <w:sz w:val="22"/>
          <w:szCs w:val="22"/>
        </w:rPr>
        <w:t>, 3</w:t>
      </w:r>
      <w:r w:rsidRPr="00404F2D">
        <w:rPr>
          <w:rFonts w:ascii="Times New Roman" w:hAnsi="Times New Roman" w:cs="Times New Roman" w:eastAsia="바탕체"/>
          <w:bCs/>
          <w:color w:val="000000"/>
          <w:kern w:val="0"/>
          <w:sz w:val="22"/>
          <w:szCs w:val="22"/>
        </w:rPr>
        <w:t>순위</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우선수익자의</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순서로</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순차</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배분하되</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같은</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순위의</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우선수익자</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사이에서는</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정산시점의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『별지</w:t>
      </w:r>
      <w:r w:rsidRPr="00404F2D">
        <w:rPr>
          <w:rFonts w:ascii="Times New Roman" w:hAnsi="Times New Roman" w:cs="Times New Roman" w:eastAsia="바탕체"/>
          <w:bCs/>
          <w:color w:val="000000"/>
          <w:kern w:val="0"/>
          <w:sz w:val="22"/>
          <w:szCs w:val="22"/>
          <w:shd w:val="clear" w:color="auto" w:fill="FFFFFF"/>
        </w:rPr>
        <w:t xml:space="preserve"> 4. </w:t>
      </w:r>
      <w:r w:rsidRPr="00404F2D">
        <w:rPr>
          <w:rFonts w:ascii="Times New Roman" w:hAnsi="Times New Roman" w:cs="Times New Roman" w:eastAsia="바탕체"/>
          <w:bCs/>
          <w:color w:val="000000"/>
          <w:kern w:val="0"/>
          <w:sz w:val="22"/>
          <w:szCs w:val="22"/>
          <w:shd w:val="clear" w:color="auto" w:fill="FFFFFF"/>
        </w:rPr>
        <w:t>여신거래의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내용』에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기재된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대출원금</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잔액을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기준으로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안분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배분하기로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한다</w:t>
      </w:r>
      <w:r w:rsidRPr="00404F2D">
        <w:rPr>
          <w:rFonts w:ascii="Times New Roman" w:hAnsi="Times New Roman" w:cs="Times New Roman" w:eastAsia="바탕체"/>
          <w:bCs/>
          <w:color w:val="000000"/>
          <w:kern w:val="0"/>
          <w:sz w:val="22"/>
          <w:szCs w:val="22"/>
          <w:shd w:val="clear" w:color="auto" w:fill="FFFFFF"/>
        </w:rPr>
        <w:t>.</w:t>
      </w:r>
    </w:p>
    <w:p w14:paraId="06BB20CA" w14:textId="77777777" w:rsidR="00930A79" w:rsidRPr="00404F2D" w:rsidRDefault="00930A79">
      <w:pPr>
        <w:pStyle w:val="TKNormal"/>
        <w:numPr>
          <w:ilvl w:val="0"/>
          <w:numId w:val="8"/>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hAnsi="Times New Roman" w:hint="eastAsia" w:ascii="Times New Roman" w:cs="Times New Roman" w:eastAsia="바탕체"/>
          <w:bCs/>
          <w:color w:val="000000"/>
          <w:kern w:val="0"/>
          <w:sz w:val="22"/>
          <w:szCs w:val="22"/>
          <w:shd w:val="clear" w:color="auto" w:fill="FFFFFF"/>
        </w:rPr>
        <w:t>②</w:t>
      </w:r>
      <w:r w:rsidRPr="00404F2D">
        <w:rPr>
          <w:rFonts w:ascii="Times New Roman" w:hint="eastAsia" w:hAnsi="Times New Roman" w:cs="Times New Roman" w:eastAsia="바탕체"/>
          <w:bCs/>
          <w:color w:val="000000"/>
          <w:kern w:val="0"/>
          <w:sz w:val="22"/>
          <w:szCs w:val="22"/>
          <w:shd w:val="clear" w:color="auto" w:fill="FFFFFF"/>
        </w:rPr>
        <w:t>항에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처분요청권을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포함하여</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특약상</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rPr>
        <w:t>대주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shd w:val="clear" w:color="auto" w:fill="FFFFFF"/>
        </w:rPr>
        <w:t>우선수익자들의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의사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결정</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결의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판단이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필요한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신탁계약에서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달리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명시되지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않는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대출약정서</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rPr>
        <w:t>제</w:t>
      </w:r>
      <w:r w:rsidRPr="00404F2D">
        <w:rPr>
          <w:rFonts w:ascii="Times New Roman" w:hint="eastAsia" w:hAnsi="Times New Roman" w:cs="Times New Roman" w:eastAsia="바탕체"/>
          <w:color w:val="000000"/>
          <w:kern w:val="0"/>
          <w:sz w:val="22"/>
          <w:szCs w:val="22"/>
        </w:rPr>
        <w:t>13</w:t>
      </w:r>
      <w:r w:rsidRPr="00404F2D">
        <w:rPr>
          <w:rFonts w:ascii="Times New Roman" w:hint="eastAsia" w:hAnsi="Times New Roman" w:cs="Times New Roman" w:eastAsia="바탕체"/>
          <w:color w:val="000000"/>
          <w:kern w:val="0"/>
          <w:sz w:val="22"/>
          <w:szCs w:val="22"/>
        </w:rPr>
        <w:t>조</w:t>
      </w:r>
      <w:r w:rsidRPr="00404F2D">
        <w:rPr>
          <w:rFonts w:ascii="Times New Roman" w:hint="eastAsia" w:hAnsi="Times New Roman" w:cs="Times New Roman" w:eastAsia="바탕체"/>
          <w:color w:val="000000"/>
          <w:kern w:val="0"/>
          <w:sz w:val="22"/>
          <w:szCs w:val="22"/>
          <w:shd w:val="clear" w:color="auto" w:fill="FFFFFF"/>
        </w:rPr>
        <w:t>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rPr>
        <w:t>대주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shd w:val="clear" w:color="auto" w:fill="FFFFFF"/>
        </w:rPr>
        <w:t>우선수익자들로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구성된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대주단회의를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통해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정하기로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p>
    <w:p w14:paraId="53E58EAB" w14:textId="77777777" w:rsidR="00DE42D9" w:rsidRPr="00404F2D" w:rsidRDefault="00930A79">
      <w:pPr>
        <w:pStyle w:val="TKNormal"/>
        <w:numPr>
          <w:ilvl w:val="0"/>
          <w:numId w:val="8"/>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rPr>
        <w:t>1</w:t>
      </w:r>
      <w:r w:rsidRPr="00404F2D">
        <w:rPr>
          <w:rFonts w:ascii="Times New Roman" w:hint="eastAsia" w:hAnsi="Times New Roman" w:cs="Times New Roman" w:eastAsia="바탕체"/>
          <w:bCs/>
          <w:color w:val="000000"/>
          <w:kern w:val="0"/>
          <w:sz w:val="22"/>
          <w:szCs w:val="22"/>
        </w:rPr>
        <w:t>순위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우선수익자는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신탁계약에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따른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처분대금</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등의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정산</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조</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제③항</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및</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특약</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제</w:t>
      </w:r>
      <w:r w:rsidRPr="00404F2D">
        <w:rPr>
          <w:rFonts w:ascii="Times New Roman" w:hint="eastAsia" w:hAnsi="Times New Roman" w:cs="Times New Roman" w:eastAsia="바탕체"/>
          <w:bCs/>
          <w:color w:val="000000"/>
          <w:kern w:val="0"/>
          <w:sz w:val="22"/>
          <w:szCs w:val="22"/>
        </w:rPr>
        <w:t>12</w:t>
      </w:r>
      <w:r w:rsidRPr="00404F2D">
        <w:rPr>
          <w:rFonts w:ascii="Times New Roman" w:hint="eastAsia" w:hAnsi="Times New Roman" w:cs="Times New Roman" w:eastAsia="바탕체"/>
          <w:bCs/>
          <w:color w:val="000000"/>
          <w:kern w:val="0"/>
          <w:sz w:val="22"/>
          <w:szCs w:val="22"/>
        </w:rPr>
        <w:t>조의</w:t>
      </w:r>
      <w:r w:rsidRPr="00404F2D">
        <w:rPr>
          <w:rFonts w:ascii="Times New Roman" w:hint="eastAsia" w:hAnsi="Times New Roman" w:cs="Times New Roman" w:eastAsia="바탕체"/>
          <w:bCs/>
          <w:color w:val="000000"/>
          <w:kern w:val="0"/>
          <w:sz w:val="22"/>
          <w:szCs w:val="22"/>
        </w:rPr>
        <w:t>3</w:t>
      </w:r>
      <w:r w:rsidRPr="00404F2D">
        <w:rPr>
          <w:rFonts w:ascii="Times New Roman" w:hint="eastAsia" w:hAnsi="Times New Roman" w:cs="Times New Roman" w:eastAsia="바탕체"/>
          <w:bCs/>
          <w:color w:val="000000"/>
          <w:kern w:val="0"/>
          <w:sz w:val="22"/>
          <w:szCs w:val="22"/>
        </w:rPr>
        <w:t>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따라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우선하여</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지급받을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권리만을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가지며</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신탁계약서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및</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특약상</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우선수익자들의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처분요청</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처분방법</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등의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협의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동의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결의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기타</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의사결정</w:t>
      </w:r>
      <w:r w:rsidRPr="00404F2D">
        <w:rPr>
          <w:rFonts w:ascii="Times New Roman" w:hint="eastAsia" w:hAnsi="Times New Roman" w:cs="Times New Roman" w:eastAsia="바탕체"/>
          <w:bCs/>
          <w:color w:val="000000"/>
          <w:kern w:val="0"/>
          <w:sz w:val="22"/>
          <w:szCs w:val="22"/>
        </w:rPr>
        <w:t>(</w:t>
      </w:r>
      <w:r w:rsidRPr="00404F2D">
        <w:rPr>
          <w:rFonts w:ascii="Times New Roman" w:hint="eastAsia" w:hAnsi="Times New Roman" w:cs="Times New Roman" w:eastAsia="바탕체"/>
          <w:bCs/>
          <w:color w:val="000000"/>
          <w:kern w:val="0"/>
          <w:sz w:val="22"/>
          <w:szCs w:val="22"/>
        </w:rPr>
        <w:t>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특약</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제</w:t>
      </w:r>
      <w:r w:rsidRPr="00404F2D">
        <w:rPr>
          <w:rFonts w:ascii="Times New Roman" w:hint="eastAsia" w:hAnsi="Times New Roman" w:cs="Times New Roman" w:eastAsia="바탕체"/>
          <w:bCs/>
          <w:color w:val="000000"/>
          <w:kern w:val="0"/>
          <w:sz w:val="22"/>
          <w:szCs w:val="22"/>
        </w:rPr>
        <w:t>12</w:t>
      </w:r>
      <w:r w:rsidRPr="00404F2D">
        <w:rPr>
          <w:rFonts w:ascii="Times New Roman" w:hint="eastAsia" w:hAnsi="Times New Roman" w:cs="Times New Roman" w:eastAsia="바탕체"/>
          <w:bCs/>
          <w:color w:val="000000"/>
          <w:kern w:val="0"/>
          <w:sz w:val="22"/>
          <w:szCs w:val="22"/>
        </w:rPr>
        <w:t>조</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제</w:t>
      </w:r>
      <w:r w:rsidRPr="00404F2D">
        <w:rPr>
          <w:rFonts w:ascii="Times New Roman" w:hint="eastAsia" w:hAnsi="Times New Roman" w:cs="Times New Roman" w:eastAsia="바탕체"/>
          <w:bCs/>
          <w:color w:val="000000"/>
          <w:kern w:val="0"/>
          <w:sz w:val="22"/>
          <w:szCs w:val="22"/>
        </w:rPr>
        <w:t>12</w:t>
      </w:r>
      <w:r w:rsidRPr="00404F2D">
        <w:rPr>
          <w:rFonts w:ascii="Times New Roman" w:hint="eastAsia" w:hAnsi="Times New Roman" w:cs="Times New Roman" w:eastAsia="바탕체"/>
          <w:bCs/>
          <w:color w:val="000000"/>
          <w:kern w:val="0"/>
          <w:sz w:val="22"/>
          <w:szCs w:val="22"/>
        </w:rPr>
        <w:t>조의</w:t>
      </w:r>
      <w:r w:rsidRPr="00404F2D">
        <w:rPr>
          <w:rFonts w:ascii="Times New Roman" w:hint="eastAsia" w:hAnsi="Times New Roman" w:cs="Times New Roman" w:eastAsia="바탕체"/>
          <w:bCs/>
          <w:color w:val="000000"/>
          <w:kern w:val="0"/>
          <w:sz w:val="22"/>
          <w:szCs w:val="22"/>
        </w:rPr>
        <w:t xml:space="preserve">2 </w:t>
      </w:r>
      <w:r w:rsidRPr="00404F2D">
        <w:rPr>
          <w:rFonts w:ascii="Times New Roman" w:hint="eastAsia" w:hAnsi="Times New Roman" w:cs="Times New Roman" w:eastAsia="바탕체"/>
          <w:bCs/>
          <w:color w:val="000000"/>
          <w:kern w:val="0"/>
          <w:sz w:val="22"/>
          <w:szCs w:val="22"/>
        </w:rPr>
        <w:t>및</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제</w:t>
      </w:r>
      <w:r w:rsidRPr="00404F2D">
        <w:rPr>
          <w:rFonts w:ascii="Times New Roman" w:hint="eastAsia" w:hAnsi="Times New Roman" w:cs="Times New Roman" w:eastAsia="바탕체"/>
          <w:bCs/>
          <w:color w:val="000000"/>
          <w:kern w:val="0"/>
          <w:sz w:val="22"/>
          <w:szCs w:val="22"/>
        </w:rPr>
        <w:t>13</w:t>
      </w:r>
      <w:r w:rsidRPr="00404F2D">
        <w:rPr>
          <w:rFonts w:ascii="Times New Roman" w:hint="eastAsia" w:hAnsi="Times New Roman" w:cs="Times New Roman" w:eastAsia="바탕체"/>
          <w:bCs/>
          <w:color w:val="000000"/>
          <w:kern w:val="0"/>
          <w:sz w:val="22"/>
          <w:szCs w:val="22"/>
        </w:rPr>
        <w:t>조를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포함하되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이에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한하지</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아니함</w:t>
      </w:r>
      <w:r w:rsidRPr="00404F2D">
        <w:rPr>
          <w:rFonts w:ascii="Times New Roman" w:hint="eastAsia" w:hAnsi="Times New Roman" w:cs="Times New Roman" w:eastAsia="바탕체"/>
          <w:bCs/>
          <w:color w:val="000000"/>
          <w:kern w:val="0"/>
          <w:sz w:val="22"/>
          <w:szCs w:val="22"/>
        </w:rPr>
        <w:t>)</w:t>
      </w:r>
      <w:r w:rsidRPr="00404F2D">
        <w:rPr>
          <w:rFonts w:ascii="Times New Roman" w:hint="eastAsia" w:hAnsi="Times New Roman" w:cs="Times New Roman" w:eastAsia="바탕체"/>
          <w:bCs/>
          <w:color w:val="000000"/>
          <w:kern w:val="0"/>
          <w:sz w:val="22"/>
          <w:szCs w:val="22"/>
        </w:rPr>
        <w:t>에는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참여하지</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아니한다</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다만</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특약</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제</w:t>
      </w:r>
      <w:r w:rsidRPr="00404F2D">
        <w:rPr>
          <w:rFonts w:ascii="Times New Roman" w:hint="eastAsia" w:hAnsi="Times New Roman" w:cs="Times New Roman" w:eastAsia="바탕체"/>
          <w:bCs/>
          <w:color w:val="000000"/>
          <w:kern w:val="0"/>
          <w:sz w:val="22"/>
          <w:szCs w:val="22"/>
        </w:rPr>
        <w:t>11</w:t>
      </w:r>
      <w:r w:rsidRPr="00404F2D">
        <w:rPr>
          <w:rFonts w:ascii="Times New Roman" w:hint="eastAsia" w:hAnsi="Times New Roman" w:cs="Times New Roman" w:eastAsia="바탕체"/>
          <w:bCs/>
          <w:color w:val="000000"/>
          <w:kern w:val="0"/>
          <w:sz w:val="22"/>
          <w:szCs w:val="22"/>
        </w:rPr>
        <w:t>조</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제①항에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따른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해지</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및</w:t>
      </w:r>
      <w:r w:rsidRPr="00404F2D">
        <w:rPr>
          <w:rFonts w:ascii="Times New Roman" w:hint="eastAsia" w:hAnsi="Times New Roman" w:cs="Times New Roman" w:eastAsia="바탕체"/>
          <w:bCs/>
          <w:color w:val="000000"/>
          <w:kern w:val="0"/>
          <w:sz w:val="22"/>
          <w:szCs w:val="22"/>
        </w:rPr>
        <w:t xml:space="preserve"> 1</w:t>
      </w:r>
      <w:r w:rsidRPr="00404F2D">
        <w:rPr>
          <w:rFonts w:ascii="Times New Roman" w:hint="eastAsia" w:hAnsi="Times New Roman" w:cs="Times New Roman" w:eastAsia="바탕체"/>
          <w:bCs/>
          <w:color w:val="000000"/>
          <w:kern w:val="0"/>
          <w:sz w:val="22"/>
          <w:szCs w:val="22"/>
        </w:rPr>
        <w:t>순위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우선수익자의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우선수익한도금액을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감액하는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변경은</w:t>
      </w:r>
      <w:r w:rsidRPr="00404F2D">
        <w:rPr>
          <w:rFonts w:ascii="Times New Roman" w:hint="eastAsia" w:hAnsi="Times New Roman" w:cs="Times New Roman" w:eastAsia="바탕체"/>
          <w:bCs/>
          <w:color w:val="000000"/>
          <w:kern w:val="0"/>
          <w:sz w:val="22"/>
          <w:szCs w:val="22"/>
        </w:rPr>
        <w:t xml:space="preserve"> 1</w:t>
      </w:r>
      <w:r w:rsidRPr="00404F2D">
        <w:rPr>
          <w:rFonts w:ascii="Times New Roman" w:hint="eastAsia" w:hAnsi="Times New Roman" w:cs="Times New Roman" w:eastAsia="바탕체"/>
          <w:bCs/>
          <w:color w:val="000000"/>
          <w:kern w:val="0"/>
          <w:sz w:val="22"/>
          <w:szCs w:val="22"/>
        </w:rPr>
        <w:t>순위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우선수익자의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사전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서면동의를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받아야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한다</w:t>
      </w:r>
      <w:r w:rsidRPr="00404F2D">
        <w:rPr>
          <w:rFonts w:ascii="Times New Roman" w:hint="eastAsia" w:hAnsi="Times New Roman" w:cs="Times New Roman" w:eastAsia="바탕체"/>
          <w:bCs/>
          <w:color w:val="000000"/>
          <w:kern w:val="0"/>
          <w:sz w:val="22"/>
          <w:szCs w:val="22"/>
        </w:rPr>
        <w:t>.</w:t>
      </w:r>
    </w:p>
    <w:p w14:paraId="289F132F" w14:textId="77777777" w:rsidR="00DE42D9" w:rsidRPr="00404F2D" w:rsidRDefault="00930A79">
      <w:pPr>
        <w:pStyle w:val="TKNormal"/>
        <w:numPr>
          <w:ilvl w:val="0"/>
          <w:numId w:val="8"/>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rPr>
        <w:t>신탁계약서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제</w:t>
      </w:r>
      <w:r w:rsidRPr="00404F2D">
        <w:rPr>
          <w:rFonts w:ascii="Times New Roman" w:hint="eastAsia" w:hAnsi="Times New Roman" w:cs="Times New Roman" w:eastAsia="바탕체"/>
          <w:bCs/>
          <w:color w:val="000000"/>
          <w:kern w:val="0"/>
          <w:sz w:val="22"/>
          <w:szCs w:val="22"/>
        </w:rPr>
        <w:t>7</w:t>
      </w:r>
      <w:r w:rsidRPr="00404F2D">
        <w:rPr>
          <w:rFonts w:ascii="Times New Roman" w:hint="eastAsia" w:hAnsi="Times New Roman" w:cs="Times New Roman" w:eastAsia="바탕체"/>
          <w:bCs/>
          <w:color w:val="000000"/>
          <w:kern w:val="0"/>
          <w:sz w:val="22"/>
          <w:szCs w:val="22"/>
        </w:rPr>
        <w:t>조</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제④항에도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불구하고</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대출약정서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제</w:t>
      </w:r>
      <w:r w:rsidRPr="00404F2D">
        <w:rPr>
          <w:rFonts w:ascii="Times New Roman" w:hint="eastAsia" w:hAnsi="Times New Roman" w:cs="Times New Roman" w:eastAsia="바탕체"/>
          <w:bCs/>
          <w:color w:val="000000"/>
          <w:kern w:val="0"/>
          <w:sz w:val="22"/>
          <w:szCs w:val="22"/>
        </w:rPr>
        <w:t>11</w:t>
      </w:r>
      <w:r w:rsidRPr="00404F2D">
        <w:rPr>
          <w:rFonts w:ascii="Times New Roman" w:hint="eastAsia" w:hAnsi="Times New Roman" w:cs="Times New Roman" w:eastAsia="바탕체"/>
          <w:bCs/>
          <w:color w:val="000000"/>
          <w:kern w:val="0"/>
          <w:sz w:val="22"/>
          <w:szCs w:val="22"/>
        </w:rPr>
        <w:t>조</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제</w:t>
      </w:r>
      <w:r w:rsidRPr="00404F2D">
        <w:rPr>
          <w:rFonts w:ascii="Times New Roman" w:hint="eastAsia" w:hAnsi="Times New Roman" w:cs="Times New Roman" w:eastAsia="바탕체"/>
          <w:bCs/>
          <w:color w:val="000000"/>
          <w:kern w:val="0"/>
          <w:sz w:val="22"/>
          <w:szCs w:val="22"/>
        </w:rPr>
        <w:t>18</w:t>
      </w:r>
      <w:r w:rsidRPr="00404F2D">
        <w:rPr>
          <w:rFonts w:ascii="Times New Roman" w:hint="eastAsia" w:hAnsi="Times New Roman" w:cs="Times New Roman" w:eastAsia="바탕체"/>
          <w:bCs/>
          <w:color w:val="000000"/>
          <w:kern w:val="0"/>
          <w:sz w:val="22"/>
          <w:szCs w:val="22"/>
        </w:rPr>
        <w:t>항에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따른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리파이낸싱</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또는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대출약정서에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따른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대출채권의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양도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등으로</w:t>
      </w:r>
      <w:r w:rsidRPr="00404F2D">
        <w:rPr>
          <w:rFonts w:ascii="Times New Roman" w:hint="eastAsia" w:hAnsi="Times New Roman" w:cs="Times New Roman" w:eastAsia="바탕체"/>
          <w:bCs/>
          <w:color w:val="000000"/>
          <w:kern w:val="0"/>
          <w:sz w:val="22"/>
          <w:szCs w:val="22"/>
        </w:rPr>
        <w:t xml:space="preserve"> 2</w:t>
      </w:r>
      <w:r w:rsidRPr="00404F2D">
        <w:rPr>
          <w:rFonts w:ascii="Times New Roman" w:hint="eastAsia" w:hAnsi="Times New Roman" w:cs="Times New Roman" w:eastAsia="바탕체"/>
          <w:bCs/>
          <w:color w:val="000000"/>
          <w:kern w:val="0"/>
          <w:sz w:val="22"/>
          <w:szCs w:val="22"/>
        </w:rPr>
        <w:t>순위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또는</w:t>
      </w:r>
      <w:r w:rsidRPr="00404F2D">
        <w:rPr>
          <w:rFonts w:ascii="Times New Roman" w:hint="eastAsia" w:hAnsi="Times New Roman" w:cs="Times New Roman" w:eastAsia="바탕체"/>
          <w:bCs/>
          <w:color w:val="000000"/>
          <w:kern w:val="0"/>
          <w:sz w:val="22"/>
          <w:szCs w:val="22"/>
        </w:rPr>
        <w:t xml:space="preserve"> 3</w:t>
      </w:r>
      <w:r w:rsidRPr="00404F2D">
        <w:rPr>
          <w:rFonts w:ascii="Times New Roman" w:hint="eastAsia" w:hAnsi="Times New Roman" w:cs="Times New Roman" w:eastAsia="바탕체"/>
          <w:bCs/>
          <w:color w:val="000000"/>
          <w:kern w:val="0"/>
          <w:sz w:val="22"/>
          <w:szCs w:val="22"/>
        </w:rPr>
        <w:t>순위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우선수익자를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변경하는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경우</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위탁자는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신탁계약을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해지하지</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아니하고</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해당</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순위의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우선수익자를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변경</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지정할</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있으며</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lastRenderedPageBreak/>
        <w:t>수탁자는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위탁자의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요청에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따라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변경된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우선수익자에게</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수익권증서를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발행하여야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한다</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이</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경우</w:t>
      </w:r>
      <w:r w:rsidRPr="00404F2D">
        <w:rPr>
          <w:rFonts w:ascii="Times New Roman" w:hint="eastAsia" w:hAnsi="Times New Roman" w:cs="Times New Roman" w:eastAsia="바탕체"/>
          <w:bCs/>
          <w:color w:val="000000"/>
          <w:kern w:val="0"/>
          <w:sz w:val="22"/>
          <w:szCs w:val="22"/>
        </w:rPr>
        <w:t xml:space="preserve"> 1</w:t>
      </w:r>
      <w:r w:rsidRPr="00404F2D">
        <w:rPr>
          <w:rFonts w:ascii="Times New Roman" w:hint="eastAsia" w:hAnsi="Times New Roman" w:cs="Times New Roman" w:eastAsia="바탕체"/>
          <w:bCs/>
          <w:color w:val="000000"/>
          <w:kern w:val="0"/>
          <w:sz w:val="22"/>
          <w:szCs w:val="22"/>
        </w:rPr>
        <w:t>순위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우선수익자의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동의는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요하지</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아니한다</w:t>
      </w:r>
      <w:r w:rsidRPr="00404F2D">
        <w:rPr>
          <w:rFonts w:ascii="Times New Roman" w:hint="eastAsia" w:hAnsi="Times New Roman" w:cs="Times New Roman" w:eastAsia="바탕체"/>
          <w:bCs/>
          <w:color w:val="000000"/>
          <w:kern w:val="0"/>
          <w:sz w:val="22"/>
          <w:szCs w:val="22"/>
        </w:rPr>
        <w:t>.</w:t>
      </w:r>
    </w:p>
    <w:p w14:paraId="79AFBC7A" w14:textId="77777777" w:rsidR="00930A79" w:rsidRPr="00404F2D" w:rsidRDefault="00930A79" w:rsidP="006A29C3">
      <w:pPr>
        <w:pStyle w:val="TKNormal"/>
        <w:snapToGrid w:val="0"/>
        <w:spacing w:line="360" w:lineRule="auto" w:after="0"/>
        <w:rPr>
          <w:rFonts w:ascii="Times New Roman" w:eastAsia="바탕체" w:hAnsi="Times New Roman" w:cs="Times New Roman"/>
          <w:bCs/>
          <w:kern w:val="0"/>
          <w:sz w:val="22"/>
          <w:szCs w:val="22"/>
        </w:rPr>
      </w:pPr>
    </w:p>
    <w:p w14:paraId="65DE7C52"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r w:rsidRPr="00404F2D">
        <w:rPr>
          <w:rFonts w:ascii="Times New Roman" w:eastAsia="바탕체" w:hAnsi="Times New Roman" w:cs="Times New Roman"/>
          <w:b/>
          <w:color w:val="000000"/>
          <w:sz w:val="22"/>
          <w:szCs w:val="22"/>
        </w:rPr>
        <w:t>제</w:t>
      </w:r>
      <w:r w:rsidRPr="00404F2D">
        <w:rPr>
          <w:rFonts w:ascii="Times New Roman" w:eastAsia="바탕체" w:hAnsi="Times New Roman" w:hint="eastAsia" w:cs="Times New Roman"/>
          <w:b/>
          <w:color w:val="000000"/>
          <w:sz w:val="22"/>
          <w:szCs w:val="22"/>
        </w:rPr>
        <w:t>6</w:t>
      </w:r>
      <w:r w:rsidRPr="00404F2D">
        <w:rPr>
          <w:rFonts w:ascii="Times New Roman" w:eastAsia="바탕체" w:hAnsi="Times New Roman" w:cs="Times New Roman"/>
          <w:b/>
          <w:color w:val="000000"/>
          <w:sz w:val="22"/>
          <w:szCs w:val="22"/>
        </w:rPr>
        <w:t>조</w:t>
      </w:r>
      <w:r w:rsidRPr="00404F2D">
        <w:rPr>
          <w:rFonts w:ascii="Times New Roman" w:eastAsia="바탕체" w:hAnsi="Times New Roman" w:cs="Times New Roman"/>
          <w:b/>
          <w:color w:val="000000"/>
          <w:sz w:val="22"/>
          <w:szCs w:val="22"/>
        </w:rPr>
        <w:t xml:space="preserve"> </w:t>
      </w:r>
      <w:r w:rsidRPr="00404F2D">
        <w:rPr>
          <w:rFonts w:ascii="Times New Roman" w:eastAsia="바탕체" w:hAnsi="Times New Roman" w:hint="eastAsia" w:cs="Times New Roman"/>
          <w:b/>
          <w:color w:val="000000"/>
          <w:sz w:val="22"/>
          <w:szCs w:val="22"/>
        </w:rPr>
        <w:t>【신탁부동산의</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변경</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등】</w:t>
      </w:r>
      <w:r w:rsidRPr="00404F2D">
        <w:rPr>
          <w:rFonts w:ascii="Times New Roman" w:eastAsia="바탕체" w:hAnsi="Times New Roman" w:hint="eastAsia" w:cs="Times New Roman"/>
          <w:b/>
          <w:color w:val="000000"/>
          <w:sz w:val="22"/>
          <w:szCs w:val="22"/>
        </w:rPr>
        <w:t xml:space="preserve"> </w:t>
      </w:r>
    </w:p>
    <w:p w14:paraId="23543420" w14:textId="77777777" w:rsidR="00930A79" w:rsidRPr="00404F2D" w:rsidRDefault="00930A79">
      <w:pPr>
        <w:pStyle w:val="TKNormal"/>
        <w:numPr>
          <w:ilvl w:val="0"/>
          <w:numId w:val="23"/>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color w:val="000000"/>
          <w:kern w:val="0"/>
          <w:sz w:val="22"/>
          <w:shd w:val="clear" w:color="auto" w:fill="FFFFFF"/>
          <w:szCs w:val="22"/>
        </w:rPr>
      </w:pPr>
      <w:r w:rsidRPr="00404F2D">
        <w:rPr>
          <w:rFonts w:ascii="Times New Roman" w:hAnsi="Times New Roman" w:cs="Times New Roman" w:eastAsia="바탕체"/>
          <w:color w:val="000000"/>
          <w:kern w:val="0"/>
          <w:sz w:val="22"/>
          <w:szCs w:val="22"/>
          <w:shd w:val="clear" w:color="auto" w:fill="FFFFFF"/>
        </w:rPr>
        <w:t>신탁계약서에도</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불구하고</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위탁자는</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자산보관위탁계약에</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따</w:t>
      </w:r>
      <w:r w:rsidRPr="00404F2D">
        <w:rPr>
          <w:rFonts w:ascii="Times New Roman" w:hint="eastAsia" w:hAnsi="Times New Roman" w:cs="Times New Roman" w:eastAsia="바탕체"/>
          <w:color w:val="000000"/>
          <w:kern w:val="0"/>
          <w:sz w:val="22"/>
          <w:szCs w:val="22"/>
          <w:shd w:val="clear" w:color="auto" w:fill="FFFFFF"/>
        </w:rPr>
        <w:t>라</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수탁자</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또는</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우선수익자들의</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동의</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또는</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사전</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승낙</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없이</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다음</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각</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호의</w:t>
      </w:r>
      <w:r w:rsidRPr="00404F2D">
        <w:rPr>
          <w:rFonts w:ascii="Times New Roman" w:hAnsi="Times New Roman" w:cs="Times New Roman" w:eastAsia="바탕체"/>
          <w:color w:val="000000"/>
          <w:kern w:val="0"/>
          <w:sz w:val="22"/>
          <w:szCs w:val="22"/>
          <w:shd w:val="clear" w:color="auto" w:fill="FFFFFF"/>
        </w:rPr>
        <w:t xml:space="preserve"> 1</w:t>
      </w:r>
      <w:r w:rsidRPr="00404F2D">
        <w:rPr>
          <w:rFonts w:ascii="Times New Roman" w:hAnsi="Times New Roman" w:cs="Times New Roman" w:eastAsia="바탕체"/>
          <w:color w:val="000000"/>
          <w:kern w:val="0"/>
          <w:sz w:val="22"/>
          <w:szCs w:val="22"/>
          <w:shd w:val="clear" w:color="auto" w:fill="FFFFFF"/>
        </w:rPr>
        <w:t>에</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해당하는</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행위를</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할</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수</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있다</w:t>
      </w:r>
      <w:r w:rsidRPr="00404F2D">
        <w:rPr>
          <w:rFonts w:ascii="Times New Roman" w:hAnsi="Times New Roman" w:cs="Times New Roman" w:eastAsia="바탕체"/>
          <w:color w:val="000000"/>
          <w:kern w:val="0"/>
          <w:sz w:val="22"/>
          <w:szCs w:val="22"/>
          <w:shd w:val="clear" w:color="auto" w:fill="FFFFFF"/>
        </w:rPr>
        <w:t>.</w:t>
      </w:r>
    </w:p>
    <w:p w14:paraId="70607D66" w14:textId="77777777" w:rsidR="00930A79" w:rsidRPr="00404F2D" w:rsidRDefault="00930A79">
      <w:pPr>
        <w:pStyle w:val="TKNormal"/>
        <w:numPr>
          <w:ilvl w:val="0"/>
          <w:numId w:val="5"/>
        </w:numPr>
        <w:snapToGrid w:val="0"/>
        <w:spacing w:line="360" w:lineRule="auto" w:after="0"/>
        <w:rPr>
          <w:rFonts w:ascii="Times New Roman" w:eastAsia="바탕체" w:hAnsi="Times New Roman" w:cs="Times New Roman"/>
          <w:sz w:val="22"/>
          <w:szCs w:val="22"/>
        </w:rPr>
      </w:pPr>
      <w:r w:rsidRPr="00404F2D">
        <w:rPr>
          <w:rFonts w:ascii="Times New Roman" w:eastAsia="바탕체" w:hAnsi="Times New Roman" w:hint="eastAsia" w:cs="Times New Roman"/>
          <w:sz w:val="22"/>
          <w:szCs w:val="22"/>
        </w:rPr>
        <w:t>신탁부동산과</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관련하여</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건축허가</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기타</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인허가</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등을</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받고자</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하는</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경우</w:t>
      </w:r>
    </w:p>
    <w:p w14:paraId="40B7A0B9" w14:textId="77777777" w:rsidR="00930A79" w:rsidRPr="00404F2D" w:rsidRDefault="00930A79">
      <w:pPr>
        <w:pStyle w:val="TKNormal"/>
        <w:numPr>
          <w:ilvl w:val="0"/>
          <w:numId w:val="5"/>
        </w:numPr>
        <w:snapToGrid w:val="0"/>
        <w:spacing w:line="360" w:lineRule="auto" w:after="0"/>
        <w:rPr>
          <w:rFonts w:ascii="Times New Roman" w:eastAsia="바탕체" w:hAnsi="Times New Roman" w:cs="Times New Roman"/>
          <w:sz w:val="22"/>
          <w:szCs w:val="22"/>
        </w:rPr>
      </w:pPr>
      <w:r w:rsidRPr="00404F2D">
        <w:rPr>
          <w:rFonts w:ascii="Times New Roman" w:eastAsia="바탕체" w:hAnsi="Times New Roman" w:hint="eastAsia" w:cs="Times New Roman"/>
          <w:sz w:val="22"/>
          <w:szCs w:val="22"/>
        </w:rPr>
        <w:t>위탁자와</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수탁자</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간</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체결된</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자산보관위탁계약에서</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정한</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업무를</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처리하는</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경우</w:t>
      </w:r>
    </w:p>
    <w:p w14:paraId="5F9DBDFC" w14:textId="77777777" w:rsidR="00930A79" w:rsidRPr="00404F2D" w:rsidRDefault="00930A79">
      <w:pPr>
        <w:pStyle w:val="TKNormal"/>
        <w:numPr>
          <w:ilvl w:val="0"/>
          <w:numId w:val="23"/>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위탁자가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자산보관위탁계약에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권리나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권한</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토지사용승낙</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용도변경</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기타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신탁재산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관련</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인허가에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관한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동의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기타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조치를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취하는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포함하며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이에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한정되지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아니함</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행사하는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우선수익자들은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그러한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권리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권한의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행사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이를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바탕으로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업무처리에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대하여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일체의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이의를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제기하지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않기로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p>
    <w:p w14:paraId="418E5226" w14:textId="77777777" w:rsidR="00930A79" w:rsidRPr="00404F2D" w:rsidRDefault="00930A79">
      <w:pPr>
        <w:pStyle w:val="TKNormal"/>
        <w:numPr>
          <w:ilvl w:val="0"/>
          <w:numId w:val="23"/>
        </w:numPr>
        <w:snapToGrid w:val="0"/>
        <w:spacing w:line="360" w:lineRule="auto" w:after="0"/>
        <w:rPr>
          <w:rFonts w:ascii="Times New Roman" w:eastAsia="바탕체" w:hAnsi="Times New Roman" w:cs="Times New Roman"/>
          <w:sz w:val="22"/>
          <w:szCs w:val="22"/>
        </w:rPr>
      </w:pPr>
      <w:r w:rsidRPr="00404F2D">
        <w:rPr>
          <w:rFonts w:ascii="Times New Roman" w:eastAsia="바탕체" w:hint="eastAsia" w:hAnsi="Times New Roman" w:cs="Times New Roman"/>
          <w:sz w:val="22"/>
          <w:szCs w:val="22"/>
        </w:rPr>
        <w:t>위탁자는</w:t>
      </w:r>
      <w:r w:rsidRPr="00404F2D">
        <w:rPr>
          <w:rFonts w:ascii="Times New Roman" w:eastAsia="바탕체" w:hint="eastAsia" w:hAnsi="Times New Roman" w:cs="Times New Roman"/>
          <w:sz w:val="22"/>
          <w:szCs w:val="22"/>
        </w:rPr>
        <w:t xml:space="preserve"> </w:t>
      </w:r>
      <w:r w:rsidRPr="00404F2D">
        <w:rPr>
          <w:rFonts w:ascii="Times New Roman" w:eastAsia="바탕체" w:hint="eastAsia" w:hAnsi="Times New Roman" w:cs="Times New Roman"/>
          <w:sz w:val="22"/>
          <w:szCs w:val="22"/>
        </w:rPr>
        <w:t>본</w:t>
      </w:r>
      <w:r w:rsidRPr="00404F2D">
        <w:rPr>
          <w:rFonts w:ascii="Times New Roman" w:eastAsia="바탕체" w:hint="eastAsia" w:hAnsi="Times New Roman" w:cs="Times New Roman"/>
          <w:sz w:val="22"/>
          <w:szCs w:val="22"/>
        </w:rPr>
        <w:t xml:space="preserve"> </w:t>
      </w:r>
      <w:r w:rsidRPr="00404F2D">
        <w:rPr>
          <w:rFonts w:ascii="Times New Roman" w:eastAsia="바탕체" w:hAnsi="Times New Roman" w:hint="eastAsia" w:cs="Times New Roman"/>
          <w:sz w:val="22"/>
          <w:szCs w:val="22"/>
        </w:rPr>
        <w:t>특약</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및</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대출약정서에서</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별도로</w:t>
      </w:r>
      <w:r w:rsidRPr="00404F2D">
        <w:rPr>
          <w:rFonts w:ascii="Times New Roman" w:eastAsia="바탕체" w:hint="eastAsia" w:hAnsi="Times New Roman" w:cs="Times New Roman"/>
          <w:sz w:val="22"/>
          <w:szCs w:val="22"/>
        </w:rPr>
        <w:t xml:space="preserve"> </w:t>
      </w:r>
      <w:r w:rsidRPr="00404F2D">
        <w:rPr>
          <w:rFonts w:ascii="Times New Roman" w:eastAsia="바탕체" w:hint="eastAsia" w:hAnsi="Times New Roman" w:cs="Times New Roman"/>
          <w:sz w:val="22"/>
          <w:szCs w:val="22"/>
        </w:rPr>
        <w:t>허용하고</w:t>
      </w:r>
      <w:r w:rsidRPr="00404F2D">
        <w:rPr>
          <w:rFonts w:ascii="Times New Roman" w:eastAsia="바탕체" w:hint="eastAsia" w:hAnsi="Times New Roman" w:cs="Times New Roman"/>
          <w:sz w:val="22"/>
          <w:szCs w:val="22"/>
        </w:rPr>
        <w:t xml:space="preserve"> </w:t>
      </w:r>
      <w:r w:rsidRPr="00404F2D">
        <w:rPr>
          <w:rFonts w:ascii="Times New Roman" w:eastAsia="바탕체" w:hint="eastAsia" w:hAnsi="Times New Roman" w:cs="Times New Roman"/>
          <w:sz w:val="22"/>
          <w:szCs w:val="22"/>
        </w:rPr>
        <w:t>있는</w:t>
      </w:r>
      <w:r w:rsidRPr="00404F2D">
        <w:rPr>
          <w:rFonts w:ascii="Times New Roman" w:eastAsia="바탕체" w:hint="eastAsia" w:hAnsi="Times New Roman" w:cs="Times New Roman"/>
          <w:sz w:val="22"/>
          <w:szCs w:val="22"/>
        </w:rPr>
        <w:t xml:space="preserve"> </w:t>
      </w:r>
      <w:r w:rsidRPr="00404F2D">
        <w:rPr>
          <w:rFonts w:ascii="Times New Roman" w:eastAsia="바탕체" w:hint="eastAsia" w:hAnsi="Times New Roman" w:cs="Times New Roman"/>
          <w:sz w:val="22"/>
          <w:szCs w:val="22"/>
        </w:rPr>
        <w:t>경우를</w:t>
      </w:r>
      <w:r w:rsidRPr="00404F2D">
        <w:rPr>
          <w:rFonts w:ascii="Times New Roman" w:eastAsia="바탕체" w:hint="eastAsia" w:hAnsi="Times New Roman" w:cs="Times New Roman"/>
          <w:sz w:val="22"/>
          <w:szCs w:val="22"/>
        </w:rPr>
        <w:t xml:space="preserve"> </w:t>
      </w:r>
      <w:r w:rsidRPr="00404F2D">
        <w:rPr>
          <w:rFonts w:ascii="Times New Roman" w:eastAsia="바탕체" w:hint="eastAsia" w:hAnsi="Times New Roman" w:cs="Times New Roman"/>
          <w:sz w:val="22"/>
          <w:szCs w:val="22"/>
        </w:rPr>
        <w:t>제외하고는</w:t>
      </w:r>
      <w:r w:rsidRPr="00404F2D">
        <w:rPr>
          <w:rFonts w:ascii="Times New Roman" w:eastAsia="바탕체" w:hint="eastAsia" w:hAnsi="Times New Roman" w:cs="Times New Roman"/>
          <w:sz w:val="22"/>
          <w:szCs w:val="22"/>
        </w:rPr>
        <w:t>,</w:t>
      </w:r>
      <w:r w:rsidRPr="00404F2D">
        <w:rPr>
          <w:rFonts w:ascii="Times New Roman" w:eastAsia="바탕체" w:hAnsi="Times New Roman" w:cs="Times New Roman"/>
          <w:sz w:val="22"/>
          <w:szCs w:val="22"/>
        </w:rPr>
        <w:t xml:space="preserve"> </w:t>
      </w:r>
      <w:r w:rsidRPr="00404F2D">
        <w:rPr>
          <w:rFonts w:ascii="Times New Roman" w:eastAsia="바탕체" w:hint="eastAsia" w:hAnsi="Times New Roman" w:cs="Times New Roman"/>
          <w:sz w:val="22"/>
          <w:szCs w:val="22"/>
        </w:rPr>
        <w:t>우선수익자들의</w:t>
      </w:r>
      <w:r w:rsidRPr="00404F2D">
        <w:rPr>
          <w:rFonts w:ascii="Times New Roman" w:eastAsia="바탕체" w:hint="eastAsia" w:hAnsi="Times New Roman" w:cs="Times New Roman"/>
          <w:sz w:val="22"/>
          <w:szCs w:val="22"/>
        </w:rPr>
        <w:t xml:space="preserve"> </w:t>
      </w:r>
      <w:r w:rsidRPr="00404F2D">
        <w:rPr>
          <w:rFonts w:ascii="Times New Roman" w:eastAsia="바탕체" w:hint="eastAsia" w:hAnsi="Times New Roman" w:cs="Times New Roman"/>
          <w:sz w:val="22"/>
          <w:szCs w:val="22"/>
        </w:rPr>
        <w:t>동의</w:t>
      </w:r>
      <w:r w:rsidRPr="00404F2D">
        <w:rPr>
          <w:rFonts w:ascii="Times New Roman" w:eastAsia="바탕체" w:hint="eastAsia" w:hAnsi="Times New Roman" w:cs="Times New Roman"/>
          <w:sz w:val="22"/>
          <w:szCs w:val="22"/>
        </w:rPr>
        <w:t xml:space="preserve"> </w:t>
      </w:r>
      <w:r w:rsidRPr="00404F2D">
        <w:rPr>
          <w:rFonts w:ascii="Times New Roman" w:eastAsia="바탕체" w:hint="eastAsia" w:hAnsi="Times New Roman" w:cs="Times New Roman"/>
          <w:sz w:val="22"/>
          <w:szCs w:val="22"/>
        </w:rPr>
        <w:t>또는</w:t>
      </w:r>
      <w:r w:rsidRPr="00404F2D">
        <w:rPr>
          <w:rFonts w:ascii="Times New Roman" w:eastAsia="바탕체" w:hint="eastAsia" w:hAnsi="Times New Roman" w:cs="Times New Roman"/>
          <w:sz w:val="22"/>
          <w:szCs w:val="22"/>
        </w:rPr>
        <w:t xml:space="preserve"> </w:t>
      </w:r>
      <w:r w:rsidRPr="00404F2D">
        <w:rPr>
          <w:rFonts w:ascii="Times New Roman" w:eastAsia="바탕체" w:hint="eastAsia" w:hAnsi="Times New Roman" w:cs="Times New Roman"/>
          <w:sz w:val="22"/>
          <w:szCs w:val="22"/>
        </w:rPr>
        <w:t>사전</w:t>
      </w:r>
      <w:r w:rsidRPr="00404F2D">
        <w:rPr>
          <w:rFonts w:ascii="Times New Roman" w:eastAsia="바탕체" w:hint="eastAsia" w:hAnsi="Times New Roman" w:cs="Times New Roman"/>
          <w:sz w:val="22"/>
          <w:szCs w:val="22"/>
        </w:rPr>
        <w:t xml:space="preserve"> </w:t>
      </w:r>
      <w:r w:rsidRPr="00404F2D">
        <w:rPr>
          <w:rFonts w:ascii="Times New Roman" w:eastAsia="바탕체" w:hint="eastAsia" w:hAnsi="Times New Roman" w:cs="Times New Roman"/>
          <w:sz w:val="22"/>
          <w:szCs w:val="22"/>
        </w:rPr>
        <w:t>승낙</w:t>
      </w:r>
      <w:r w:rsidRPr="00404F2D">
        <w:rPr>
          <w:rFonts w:ascii="Times New Roman" w:eastAsia="바탕체" w:hint="eastAsia" w:hAnsi="Times New Roman" w:cs="Times New Roman"/>
          <w:sz w:val="22"/>
          <w:szCs w:val="22"/>
        </w:rPr>
        <w:t xml:space="preserve"> </w:t>
      </w:r>
      <w:r w:rsidRPr="00404F2D">
        <w:rPr>
          <w:rFonts w:ascii="Times New Roman" w:eastAsia="바탕체" w:hint="eastAsia" w:hAnsi="Times New Roman" w:cs="Times New Roman"/>
          <w:sz w:val="22"/>
          <w:szCs w:val="22"/>
        </w:rPr>
        <w:t>없이는</w:t>
      </w:r>
      <w:r w:rsidRPr="00404F2D">
        <w:rPr>
          <w:rFonts w:ascii="Times New Roman" w:eastAsia="바탕체" w:hint="eastAsia" w:hAnsi="Times New Roman" w:cs="Times New Roman"/>
          <w:sz w:val="22"/>
          <w:szCs w:val="22"/>
        </w:rPr>
        <w:t xml:space="preserve"> </w:t>
      </w:r>
      <w:r w:rsidRPr="00404F2D">
        <w:rPr>
          <w:rFonts w:ascii="Times New Roman" w:eastAsia="바탕체" w:hAnsi="Times New Roman" w:hint="eastAsia" w:cs="Times New Roman"/>
          <w:sz w:val="22"/>
          <w:szCs w:val="22"/>
        </w:rPr>
        <w:t>신탁부동산에</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대하여</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저당권설정</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전세권설정</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등</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소유권을</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제한하는</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행위나</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신탁부동산의</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훼손</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등으로</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인해</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가치를</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저감하는</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행위를</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할</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수</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없다</w:t>
      </w:r>
      <w:r w:rsidRPr="00404F2D">
        <w:rPr>
          <w:rFonts w:ascii="Times New Roman" w:eastAsia="바탕체" w:hAnsi="Times New Roman" w:hint="eastAsia" w:cs="Times New Roman"/>
          <w:sz w:val="22"/>
          <w:szCs w:val="22"/>
        </w:rPr>
        <w:t>.</w:t>
      </w:r>
    </w:p>
    <w:p w14:paraId="0BF26156" w14:textId="77777777" w:rsidR="00930A79" w:rsidRPr="00404F2D" w:rsidRDefault="00930A79" w:rsidP="006A29C3">
      <w:pPr>
        <w:pStyle w:val="TKNormal"/>
        <w:snapToGrid w:val="0"/>
        <w:spacing w:line="360" w:lineRule="auto" w:after="0"/>
        <w:ind w:left="1160"/>
        <w:rPr>
          <w:rFonts w:ascii="Times New Roman" w:hAnsi="Times New Roman" w:cs="Times New Roman" w:eastAsia="바탕체"/>
          <w:b/>
          <w:color w:val="000000"/>
          <w:sz w:val="22"/>
          <w:szCs w:val="22"/>
        </w:rPr>
      </w:pPr>
    </w:p>
    <w:p w14:paraId="6C8CD870" w14:textId="77777777" w:rsidR="00930A79" w:rsidRPr="00404F2D" w:rsidRDefault="00930A79" w:rsidP="006A29C3">
      <w:pPr>
        <w:pStyle w:val="TKNormal"/>
        <w:snapToGrid w:val="0"/>
        <w:spacing w:line="360" w:lineRule="auto" w:after="0"/>
        <w:rPr>
          <w:rFonts w:ascii="Times New Roman" w:eastAsia="바탕체" w:hAnsi="Times New Roman" w:cs="Times New Roman"/>
          <w:b/>
          <w:i/>
          <w:color w:val="C00000"/>
          <w:sz w:val="22"/>
          <w:szCs w:val="22"/>
        </w:rPr>
      </w:pPr>
      <w:r w:rsidRPr="00404F2D">
        <w:rPr>
          <w:rFonts w:ascii="Times New Roman" w:hAnsi="Times New Roman" w:hint="eastAsia" w:cs="Times New Roman" w:eastAsia="바탕체"/>
          <w:b/>
          <w:sz w:val="22"/>
          <w:szCs w:val="22"/>
        </w:rPr>
        <w:t>제</w:t>
      </w:r>
      <w:r w:rsidRPr="00404F2D">
        <w:rPr>
          <w:rFonts w:ascii="Times New Roman" w:eastAsia="바탕체" w:hAnsi="Times New Roman" w:hint="eastAsia" w:cs="Times New Roman"/>
          <w:b/>
          <w:color w:val="000000"/>
          <w:sz w:val="22"/>
          <w:szCs w:val="22"/>
        </w:rPr>
        <w:t>6</w:t>
      </w:r>
      <w:r w:rsidRPr="00404F2D">
        <w:rPr>
          <w:rFonts w:ascii="Times New Roman" w:eastAsia="바탕체" w:hAnsi="Times New Roman" w:cs="Times New Roman"/>
          <w:b/>
          <w:color w:val="000000"/>
          <w:sz w:val="22"/>
          <w:szCs w:val="22"/>
        </w:rPr>
        <w:t>조의</w:t>
      </w:r>
      <w:r w:rsidRPr="00404F2D">
        <w:rPr>
          <w:rFonts w:ascii="Times New Roman" w:eastAsia="바탕체" w:hAnsi="Times New Roman" w:cs="Times New Roman"/>
          <w:b/>
          <w:color w:val="000000"/>
          <w:sz w:val="22"/>
          <w:szCs w:val="22"/>
        </w:rPr>
        <w:t>2</w:t>
      </w:r>
      <w:r w:rsidRPr="00404F2D">
        <w:rPr>
          <w:rFonts w:ascii="Times New Roman" w:eastAsia="바탕체" w:hAnsi="Times New Roman" w:cs="Times New Roman"/>
          <w:b/>
          <w:sz w:val="22"/>
          <w:szCs w:val="22"/>
        </w:rPr>
        <w:t xml:space="preserve"> </w:t>
      </w:r>
      <w:r w:rsidRPr="00404F2D">
        <w:rPr>
          <w:rFonts w:ascii="Times New Roman" w:eastAsia="바탕체" w:hAnsi="Times New Roman" w:cs="Times New Roman"/>
          <w:b/>
          <w:sz w:val="22"/>
          <w:szCs w:val="22"/>
        </w:rPr>
        <w:t>【선순위</w:t>
      </w:r>
      <w:r w:rsidRPr="00404F2D">
        <w:rPr>
          <w:rFonts w:ascii="Times New Roman" w:eastAsia="바탕체" w:hAnsi="Times New Roman" w:cs="Times New Roman"/>
          <w:b/>
          <w:sz w:val="22"/>
          <w:szCs w:val="22"/>
        </w:rPr>
        <w:t xml:space="preserve"> </w:t>
      </w:r>
      <w:r w:rsidRPr="00404F2D">
        <w:rPr>
          <w:rFonts w:ascii="Times New Roman" w:eastAsia="바탕체" w:hAnsi="Times New Roman" w:cs="Times New Roman"/>
          <w:b/>
          <w:sz w:val="22"/>
          <w:szCs w:val="22"/>
        </w:rPr>
        <w:t>제한물권</w:t>
      </w:r>
      <w:r w:rsidRPr="00404F2D">
        <w:rPr>
          <w:rFonts w:ascii="Times New Roman" w:eastAsia="바탕체" w:hint="eastAsia" w:hAnsi="Times New Roman" w:cs="Times New Roman"/>
          <w:b/>
          <w:sz w:val="22"/>
          <w:szCs w:val="22"/>
        </w:rPr>
        <w:t xml:space="preserve"> </w:t>
      </w:r>
      <w:r w:rsidRPr="00404F2D">
        <w:rPr>
          <w:rFonts w:ascii="Times New Roman" w:eastAsia="바탕체" w:hint="eastAsia" w:hAnsi="Times New Roman" w:cs="Times New Roman"/>
          <w:b/>
          <w:sz w:val="22"/>
          <w:szCs w:val="22"/>
        </w:rPr>
        <w:t>등</w:t>
      </w:r>
      <w:r w:rsidRPr="00404F2D">
        <w:rPr>
          <w:rFonts w:ascii="Times New Roman" w:eastAsia="바탕체" w:hAnsi="Times New Roman" w:cs="Times New Roman"/>
          <w:b/>
          <w:color w:val="000000"/>
          <w:sz w:val="22"/>
          <w:szCs w:val="22"/>
        </w:rPr>
        <w:t>】</w:t>
      </w:r>
    </w:p>
    <w:p w14:paraId="7258235E" w14:textId="77777777" w:rsidR="00930A79" w:rsidRPr="00404F2D" w:rsidRDefault="00930A79">
      <w:pPr>
        <w:pStyle w:val="TKNormal"/>
        <w:numPr>
          <w:ilvl w:val="0"/>
          <w:numId w:val="21"/>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Ansi="Times New Roman" w:cs="Times New Roman" w:eastAsia="바탕체"/>
          <w:bCs/>
          <w:color w:val="000000"/>
          <w:kern w:val="0"/>
          <w:sz w:val="22"/>
          <w:szCs w:val="22"/>
          <w:shd w:val="clear" w:color="auto" w:fill="FFFFFF"/>
        </w:rPr>
        <w:t>수탁자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우선수익자들은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위탁자가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신탁계약</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체결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이전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신탁부동산</w:t>
      </w:r>
      <w:r w:rsidRPr="00404F2D">
        <w:rPr>
          <w:rFonts w:ascii="Times New Roman" w:hint="eastAsia" w:hAnsi="Times New Roman" w:cs="Times New Roman" w:eastAsia="바탕체"/>
          <w:bCs/>
          <w:color w:val="000000"/>
          <w:kern w:val="0"/>
          <w:sz w:val="22"/>
          <w:szCs w:val="22"/>
          <w:shd w:val="clear" w:color="auto" w:fill="FFFFFF"/>
        </w:rPr>
        <w:t>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점유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사용을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목적으로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임대차계약</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토지사용승낙</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기타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사용계약</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이하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
          <w:color w:val="000000"/>
          <w:kern w:val="0"/>
          <w:sz w:val="22"/>
          <w:szCs w:val="22"/>
          <w:shd w:val="clear" w:color="auto" w:fill="FFFFFF"/>
        </w:rPr>
        <w:t>임대차계약등</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이라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함</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rPr>
        <w:t>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따른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임차인의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임대차보증금</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반환채권</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중</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쿠팡</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주식회사의</w:t>
      </w:r>
      <w:r w:rsidRPr="00404F2D">
        <w:rPr>
          <w:rFonts w:ascii="Times New Roman" w:hint="eastAsia" w:hAnsi="Times New Roman" w:cs="Times New Roman" w:eastAsia="바탕체"/>
          <w:bCs/>
          <w:color w:val="000000"/>
          <w:kern w:val="0"/>
          <w:sz w:val="22"/>
          <w:szCs w:val="22"/>
        </w:rPr>
        <w:t xml:space="preserve"> 2024</w:t>
      </w:r>
      <w:r w:rsidRPr="00404F2D">
        <w:rPr>
          <w:rFonts w:ascii="Times New Roman" w:hint="eastAsia" w:hAnsi="Times New Roman" w:cs="Times New Roman" w:eastAsia="바탕체"/>
          <w:bCs/>
          <w:color w:val="000000"/>
          <w:kern w:val="0"/>
          <w:sz w:val="22"/>
          <w:szCs w:val="22"/>
        </w:rPr>
        <w:t>년</w:t>
      </w:r>
      <w:r w:rsidRPr="00404F2D">
        <w:rPr>
          <w:rFonts w:ascii="Times New Roman" w:hint="eastAsia" w:hAnsi="Times New Roman" w:cs="Times New Roman" w:eastAsia="바탕체"/>
          <w:bCs/>
          <w:color w:val="000000"/>
          <w:kern w:val="0"/>
          <w:sz w:val="22"/>
          <w:szCs w:val="22"/>
        </w:rPr>
        <w:t xml:space="preserve"> 2</w:t>
      </w:r>
      <w:r w:rsidRPr="00404F2D">
        <w:rPr>
          <w:rFonts w:ascii="Times New Roman" w:hint="eastAsia" w:hAnsi="Times New Roman" w:cs="Times New Roman" w:eastAsia="바탕체"/>
          <w:bCs/>
          <w:color w:val="000000"/>
          <w:kern w:val="0"/>
          <w:sz w:val="22"/>
          <w:szCs w:val="22"/>
        </w:rPr>
        <w:t>월</w:t>
      </w:r>
      <w:r w:rsidRPr="00404F2D">
        <w:rPr>
          <w:rFonts w:ascii="Times New Roman" w:hint="eastAsia" w:hAnsi="Times New Roman" w:cs="Times New Roman" w:eastAsia="바탕체"/>
          <w:bCs/>
          <w:color w:val="000000"/>
          <w:kern w:val="0"/>
          <w:sz w:val="22"/>
          <w:szCs w:val="22"/>
        </w:rPr>
        <w:t xml:space="preserve"> 5</w:t>
      </w:r>
      <w:r w:rsidRPr="00404F2D">
        <w:rPr>
          <w:rFonts w:ascii="Times New Roman" w:hint="eastAsia" w:hAnsi="Times New Roman" w:cs="Times New Roman" w:eastAsia="바탕체"/>
          <w:bCs/>
          <w:color w:val="000000"/>
          <w:kern w:val="0"/>
          <w:sz w:val="22"/>
          <w:szCs w:val="22"/>
        </w:rPr>
        <w:t>일자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임대차계약상</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임대차보증금</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반환채권은</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신탁계약상</w:t>
      </w:r>
      <w:r w:rsidRPr="00404F2D">
        <w:rPr>
          <w:rFonts w:ascii="Times New Roman" w:hint="eastAsia" w:hAnsi="Times New Roman" w:cs="Times New Roman" w:eastAsia="바탕체"/>
          <w:bCs/>
          <w:color w:val="000000"/>
          <w:kern w:val="0"/>
          <w:sz w:val="22"/>
          <w:szCs w:val="22"/>
        </w:rPr>
        <w:t xml:space="preserve"> 1</w:t>
      </w:r>
      <w:r w:rsidRPr="00404F2D">
        <w:rPr>
          <w:rFonts w:ascii="Times New Roman" w:hint="eastAsia" w:hAnsi="Times New Roman" w:cs="Times New Roman" w:eastAsia="바탕체"/>
          <w:bCs/>
          <w:color w:val="000000"/>
          <w:kern w:val="0"/>
          <w:sz w:val="22"/>
          <w:szCs w:val="22"/>
        </w:rPr>
        <w:t>순위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우선수익권으로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밖의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임대차보증금</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반환채권은</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위탁자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명의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예금계좌에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대한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근</w:t>
      </w:r>
      <w:r w:rsidRPr="00404F2D">
        <w:rPr>
          <w:rFonts w:ascii="Times New Roman" w:hint="eastAsia" w:hAnsi="Times New Roman" w:cs="Times New Roman" w:eastAsia="바탕체"/>
          <w:bCs/>
          <w:color w:val="000000"/>
          <w:kern w:val="0"/>
          <w:sz w:val="22"/>
          <w:szCs w:val="22"/>
        </w:rPr>
        <w:t>)</w:t>
      </w:r>
      <w:r w:rsidRPr="00404F2D">
        <w:rPr>
          <w:rFonts w:ascii="Times New Roman" w:hint="eastAsia" w:hAnsi="Times New Roman" w:cs="Times New Roman" w:eastAsia="바탕체"/>
          <w:bCs/>
          <w:color w:val="000000"/>
          <w:kern w:val="0"/>
          <w:sz w:val="22"/>
          <w:szCs w:val="22"/>
        </w:rPr>
        <w:t>질권으로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각</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담보되며</w:t>
      </w:r>
      <w:r w:rsidRPr="00404F2D">
        <w:rPr>
          <w:rFonts w:ascii="Times New Roman" w:hint="eastAsia" w:hAnsi="Times New Roman" w:cs="Times New Roman" w:eastAsia="바탕체"/>
          <w:bCs/>
          <w:color w:val="000000"/>
          <w:kern w:val="0"/>
          <w:sz w:val="22"/>
          <w:szCs w:val="22"/>
        </w:rPr>
        <w:t>(</w:t>
      </w:r>
      <w:r w:rsidRPr="00404F2D">
        <w:rPr>
          <w:rFonts w:ascii="Times New Roman" w:hint="eastAsia" w:hAnsi="Times New Roman" w:cs="Times New Roman" w:eastAsia="바탕체"/>
          <w:bCs/>
          <w:color w:val="000000"/>
          <w:kern w:val="0"/>
          <w:sz w:val="22"/>
          <w:szCs w:val="22"/>
        </w:rPr>
        <w:t>단</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주식회사</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아이팜은</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미설정</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신탁부동산에는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임대차계약등에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따른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근저당권이</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설정되어</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있지</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아니함을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확인한다</w:t>
      </w:r>
      <w:r w:rsidRPr="00404F2D">
        <w:rPr>
          <w:rFonts w:ascii="Times New Roman" w:hint="eastAsia" w:hAnsi="Times New Roman" w:cs="Times New Roman" w:eastAsia="바탕체"/>
          <w:bCs/>
          <w:color w:val="000000"/>
          <w:kern w:val="0"/>
          <w:sz w:val="22"/>
          <w:szCs w:val="22"/>
        </w:rPr>
        <w:t>.</w:t>
      </w:r>
    </w:p>
    <w:p w14:paraId="3A51AF88" w14:textId="77777777" w:rsidR="00930A79" w:rsidRPr="00404F2D" w:rsidRDefault="00930A79">
      <w:pPr>
        <w:pStyle w:val="TKNormal"/>
        <w:numPr>
          <w:ilvl w:val="0"/>
          <w:numId w:val="21"/>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zCs w:val="22"/>
        </w:rPr>
      </w:pPr>
      <w:r w:rsidRPr="00404F2D">
        <w:rPr>
          <w:rFonts w:ascii="Times New Roman" w:hAnsi="Times New Roman" w:cs="Times New Roman" w:eastAsia="바탕체"/>
          <w:bCs/>
          <w:color w:val="000000"/>
          <w:kern w:val="0"/>
          <w:sz w:val="22"/>
          <w:szCs w:val="22"/>
          <w:shd w:val="clear" w:color="auto" w:fill="FFFFFF"/>
        </w:rPr>
        <w:t>위탁자는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수탁자나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우선수익자</w:t>
      </w:r>
      <w:r w:rsidRPr="00404F2D">
        <w:rPr>
          <w:rFonts w:ascii="Times New Roman" w:hint="eastAsia" w:hAnsi="Times New Roman" w:cs="Times New Roman" w:eastAsia="바탕체"/>
          <w:bCs/>
          <w:color w:val="000000"/>
          <w:kern w:val="0"/>
          <w:sz w:val="22"/>
          <w:szCs w:val="22"/>
          <w:shd w:val="clear" w:color="auto" w:fill="FFFFFF"/>
        </w:rPr>
        <w:t>들</w:t>
      </w:r>
      <w:r w:rsidRPr="00404F2D">
        <w:rPr>
          <w:rFonts w:ascii="Times New Roman" w:hAnsi="Times New Roman" w:cs="Times New Roman" w:eastAsia="바탕체"/>
          <w:bCs/>
          <w:color w:val="000000"/>
          <w:kern w:val="0"/>
          <w:sz w:val="22"/>
          <w:szCs w:val="22"/>
          <w:shd w:val="clear" w:color="auto" w:fill="FFFFFF"/>
        </w:rPr>
        <w:t>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사전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승낙이나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동의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없이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근저당권의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설정</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변경</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등을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없다</w:t>
      </w:r>
      <w:r w:rsidRPr="00404F2D">
        <w:rPr>
          <w:rFonts w:ascii="Times New Roman" w:hint="eastAsia" w:hAnsi="Times New Roman" w:cs="Times New Roman" w:eastAsia="바탕체"/>
          <w:bCs/>
          <w:color w:val="000000"/>
          <w:kern w:val="0"/>
          <w:sz w:val="22"/>
          <w:szCs w:val="22"/>
          <w:shd w:val="clear" w:color="auto" w:fill="FFFFFF"/>
        </w:rPr>
        <w:t>.</w:t>
      </w:r>
    </w:p>
    <w:p w14:paraId="6AC7BAE9" w14:textId="77777777" w:rsidR="00930A79" w:rsidRPr="00404F2D" w:rsidRDefault="00930A79">
      <w:pPr>
        <w:pStyle w:val="TKNormal"/>
        <w:numPr>
          <w:ilvl w:val="0"/>
          <w:numId w:val="21"/>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highlight w:val="yellow"/>
          <w:shd w:val="clear" w:color="auto" w:fill="FFFFFF"/>
          <w:szCs w:val="22"/>
        </w:rPr>
      </w:pPr>
      <w:r w:rsidRPr="00404F2D">
        <w:rPr>
          <w:rFonts w:ascii="Times New Roman" w:hAnsi="Times New Roman" w:cs="Times New Roman" w:eastAsia="바탕체"/>
          <w:bCs/>
          <w:color w:val="000000"/>
          <w:kern w:val="0"/>
          <w:sz w:val="22"/>
          <w:szCs w:val="22"/>
          <w:highlight w:val="yellow"/>
        </w:rPr>
        <w:t>수탁자</w:t>
      </w:r>
      <w:r w:rsidRPr="00404F2D">
        <w:rPr>
          <w:rFonts w:ascii="Times New Roman" w:hint="eastAsia" w:hAnsi="Times New Roman" w:cs="Times New Roman" w:eastAsia="바탕체"/>
          <w:bCs/>
          <w:color w:val="000000"/>
          <w:kern w:val="0"/>
          <w:sz w:val="22"/>
          <w:szCs w:val="22"/>
          <w:highlight w:val="yellow"/>
        </w:rPr>
        <w:t xml:space="preserve"> </w:t>
      </w:r>
      <w:r w:rsidRPr="00404F2D">
        <w:rPr>
          <w:rFonts w:ascii="Times New Roman" w:hint="eastAsia" w:hAnsi="Times New Roman" w:cs="Times New Roman" w:eastAsia="바탕체"/>
          <w:bCs/>
          <w:color w:val="000000"/>
          <w:kern w:val="0"/>
          <w:sz w:val="22"/>
          <w:szCs w:val="22"/>
          <w:highlight w:val="yellow"/>
        </w:rPr>
        <w:t>및</w:t>
      </w:r>
      <w:r w:rsidRPr="00404F2D">
        <w:rPr>
          <w:rFonts w:ascii="Times New Roman" w:hint="eastAsia" w:hAnsi="Times New Roman" w:cs="Times New Roman" w:eastAsia="바탕체"/>
          <w:bCs/>
          <w:color w:val="000000"/>
          <w:kern w:val="0"/>
          <w:sz w:val="22"/>
          <w:szCs w:val="22"/>
          <w:highlight w:val="yellow"/>
        </w:rPr>
        <w:t xml:space="preserve"> </w:t>
      </w:r>
      <w:r w:rsidRPr="00404F2D">
        <w:rPr>
          <w:rFonts w:ascii="Times New Roman" w:hint="eastAsia" w:hAnsi="Times New Roman" w:cs="Times New Roman" w:eastAsia="바탕체"/>
          <w:bCs/>
          <w:color w:val="000000"/>
          <w:kern w:val="0"/>
          <w:sz w:val="22"/>
          <w:szCs w:val="22"/>
          <w:highlight w:val="yellow"/>
        </w:rPr>
        <w:t>우선수익자들은</w:t>
      </w:r>
      <w:r w:rsidRPr="00404F2D">
        <w:rPr>
          <w:rFonts w:ascii="Times New Roman" w:hAnsi="Times New Roman" w:cs="Times New Roman" w:eastAsia="바탕체"/>
          <w:bCs/>
          <w:color w:val="000000"/>
          <w:kern w:val="0"/>
          <w:sz w:val="22"/>
          <w:szCs w:val="22"/>
          <w:highlight w:val="yellow"/>
        </w:rPr>
        <w:t>,</w:t>
      </w:r>
      <w:r w:rsidRPr="00404F2D">
        <w:rPr>
          <w:rFonts w:ascii="Times New Roman" w:hint="eastAsia" w:hAnsi="Times New Roman" w:cs="Times New Roman" w:eastAsia="바탕체"/>
          <w:bCs/>
          <w:color w:val="000000"/>
          <w:kern w:val="0"/>
          <w:sz w:val="22"/>
          <w:szCs w:val="22"/>
          <w:highlight w:val="yellow"/>
        </w:rPr>
        <w:t xml:space="preserve"> </w:t>
      </w:r>
      <w:r w:rsidRPr="00404F2D">
        <w:rPr>
          <w:rFonts w:ascii="Times New Roman" w:hint="eastAsia" w:hAnsi="Times New Roman" w:cs="Times New Roman" w:eastAsia="바탕체"/>
          <w:bCs/>
          <w:color w:val="000000"/>
          <w:kern w:val="0"/>
          <w:sz w:val="22"/>
          <w:szCs w:val="22"/>
          <w:highlight w:val="yellow"/>
        </w:rPr>
        <w:t>본</w:t>
      </w:r>
      <w:r w:rsidRPr="00404F2D">
        <w:rPr>
          <w:rFonts w:ascii="Times New Roman" w:hint="eastAsia" w:hAnsi="Times New Roman" w:cs="Times New Roman" w:eastAsia="바탕체"/>
          <w:bCs/>
          <w:color w:val="000000"/>
          <w:kern w:val="0"/>
          <w:sz w:val="22"/>
          <w:szCs w:val="22"/>
          <w:highlight w:val="yellow"/>
        </w:rPr>
        <w:t xml:space="preserve"> </w:t>
      </w:r>
      <w:r w:rsidRPr="00404F2D">
        <w:rPr>
          <w:rFonts w:ascii="Times New Roman" w:hint="eastAsia" w:hAnsi="Times New Roman" w:cs="Times New Roman" w:eastAsia="바탕체"/>
          <w:bCs/>
          <w:color w:val="000000"/>
          <w:kern w:val="0"/>
          <w:sz w:val="22"/>
          <w:szCs w:val="22"/>
          <w:highlight w:val="yellow"/>
        </w:rPr>
        <w:t>특약</w:t>
      </w:r>
      <w:r w:rsidRPr="00404F2D">
        <w:rPr>
          <w:rFonts w:ascii="Times New Roman" w:hint="eastAsia" w:hAnsi="Times New Roman" w:cs="Times New Roman" w:eastAsia="바탕체"/>
          <w:bCs/>
          <w:color w:val="000000"/>
          <w:kern w:val="0"/>
          <w:sz w:val="22"/>
          <w:szCs w:val="22"/>
          <w:highlight w:val="yellow"/>
        </w:rPr>
        <w:t xml:space="preserve"> </w:t>
      </w:r>
      <w:r w:rsidRPr="00404F2D">
        <w:rPr>
          <w:rFonts w:ascii="Times New Roman" w:hint="eastAsia" w:hAnsi="Times New Roman" w:cs="Times New Roman" w:eastAsia="바탕체"/>
          <w:bCs/>
          <w:color w:val="000000"/>
          <w:kern w:val="0"/>
          <w:sz w:val="22"/>
          <w:szCs w:val="22"/>
          <w:highlight w:val="yellow"/>
        </w:rPr>
        <w:t>체결일</w:t>
      </w:r>
      <w:r w:rsidRPr="00404F2D">
        <w:rPr>
          <w:rFonts w:ascii="Times New Roman" w:hint="eastAsia" w:hAnsi="Times New Roman" w:cs="Times New Roman" w:eastAsia="바탕체"/>
          <w:bCs/>
          <w:color w:val="000000"/>
          <w:kern w:val="0"/>
          <w:sz w:val="22"/>
          <w:szCs w:val="22"/>
          <w:highlight w:val="yellow"/>
        </w:rPr>
        <w:t xml:space="preserve"> </w:t>
      </w:r>
      <w:r w:rsidRPr="00404F2D">
        <w:rPr>
          <w:rFonts w:ascii="Times New Roman" w:hint="eastAsia" w:hAnsi="Times New Roman" w:cs="Times New Roman" w:eastAsia="바탕체"/>
          <w:bCs/>
          <w:color w:val="000000"/>
          <w:kern w:val="0"/>
          <w:sz w:val="22"/>
          <w:szCs w:val="22"/>
          <w:highlight w:val="yellow"/>
        </w:rPr>
        <w:t>현재</w:t>
      </w:r>
      <w:r w:rsidRPr="00404F2D">
        <w:rPr>
          <w:rFonts w:ascii="Times New Roman" w:hint="eastAsia" w:hAnsi="Times New Roman" w:cs="Times New Roman" w:eastAsia="바탕체"/>
          <w:bCs/>
          <w:color w:val="000000"/>
          <w:kern w:val="0"/>
          <w:sz w:val="22"/>
          <w:szCs w:val="22"/>
          <w:highlight w:val="yellow"/>
        </w:rPr>
        <w:t xml:space="preserve"> </w:t>
      </w:r>
      <w:r w:rsidRPr="00404F2D">
        <w:rPr>
          <w:rFonts w:ascii="Times New Roman" w:hint="eastAsia" w:hAnsi="Times New Roman" w:cs="Times New Roman" w:eastAsia="바탕체"/>
          <w:b/>
          <w:color w:val="000000"/>
          <w:kern w:val="0"/>
          <w:sz w:val="22"/>
          <w:szCs w:val="22"/>
          <w:highlight w:val="yellow"/>
        </w:rPr>
        <w:t>&lt;</w:t>
      </w:r>
      <w:r w:rsidRPr="00404F2D">
        <w:rPr>
          <w:rFonts w:ascii="Times New Roman" w:hint="eastAsia" w:hAnsi="Times New Roman" w:cs="Times New Roman" w:eastAsia="바탕체"/>
          <w:b/>
          <w:color w:val="000000"/>
          <w:kern w:val="0"/>
          <w:sz w:val="22"/>
          <w:szCs w:val="22"/>
          <w:highlight w:val="yellow"/>
        </w:rPr>
        <w:t>별지</w:t>
      </w:r>
      <w:r w:rsidRPr="00404F2D">
        <w:rPr>
          <w:rFonts w:ascii="Times New Roman" w:hint="eastAsia" w:hAnsi="Times New Roman" w:cs="Times New Roman" w:eastAsia="바탕체"/>
          <w:b/>
          <w:color w:val="000000"/>
          <w:kern w:val="0"/>
          <w:sz w:val="22"/>
          <w:szCs w:val="22"/>
          <w:highlight w:val="yellow"/>
        </w:rPr>
        <w:t xml:space="preserve">&gt; </w:t>
      </w:r>
      <w:r w:rsidRPr="00404F2D">
        <w:rPr>
          <w:rFonts w:ascii="Times New Roman" w:hint="eastAsia" w:hAnsi="Times New Roman" w:cs="Times New Roman" w:eastAsia="바탕체"/>
          <w:b/>
          <w:color w:val="000000"/>
          <w:kern w:val="0"/>
          <w:sz w:val="22"/>
          <w:szCs w:val="22"/>
          <w:highlight w:val="yellow"/>
        </w:rPr>
        <w:t>임대차계약등</w:t>
      </w:r>
      <w:r w:rsidRPr="00404F2D">
        <w:rPr>
          <w:rFonts w:ascii="Times New Roman" w:hint="eastAsia" w:hAnsi="Times New Roman" w:cs="Times New Roman" w:eastAsia="바탕체"/>
          <w:bCs/>
          <w:color w:val="000000"/>
          <w:kern w:val="0"/>
          <w:sz w:val="22"/>
          <w:szCs w:val="22"/>
          <w:highlight w:val="yellow"/>
        </w:rPr>
        <w:t xml:space="preserve"> </w:t>
      </w:r>
      <w:r w:rsidRPr="00404F2D">
        <w:rPr>
          <w:rFonts w:ascii="Times New Roman" w:hint="eastAsia" w:hAnsi="Times New Roman" w:cs="Times New Roman" w:eastAsia="바탕체"/>
          <w:bCs/>
          <w:color w:val="000000"/>
          <w:kern w:val="0"/>
          <w:sz w:val="22"/>
          <w:szCs w:val="22"/>
          <w:highlight w:val="yellow"/>
        </w:rPr>
        <w:t>내역</w:t>
      </w:r>
      <w:r w:rsidRPr="00404F2D">
        <w:rPr>
          <w:rFonts w:ascii="Times New Roman" w:hint="eastAsia" w:hAnsi="Times New Roman" w:cs="Times New Roman" w:eastAsia="바탕체"/>
          <w:bCs/>
          <w:color w:val="000000"/>
          <w:kern w:val="0"/>
          <w:sz w:val="22"/>
          <w:szCs w:val="22"/>
          <w:highlight w:val="yellow"/>
        </w:rPr>
        <w:t xml:space="preserve"> </w:t>
      </w:r>
      <w:r w:rsidRPr="00404F2D">
        <w:rPr>
          <w:rFonts w:ascii="Times New Roman" w:hint="eastAsia" w:hAnsi="Times New Roman" w:cs="Times New Roman" w:eastAsia="바탕체"/>
          <w:bCs/>
          <w:color w:val="000000"/>
          <w:kern w:val="0"/>
          <w:sz w:val="22"/>
          <w:szCs w:val="22"/>
          <w:highlight w:val="yellow"/>
        </w:rPr>
        <w:t>기재와</w:t>
      </w:r>
      <w:r w:rsidRPr="00404F2D">
        <w:rPr>
          <w:rFonts w:ascii="Times New Roman" w:hint="eastAsia" w:hAnsi="Times New Roman" w:cs="Times New Roman" w:eastAsia="바탕체"/>
          <w:bCs/>
          <w:color w:val="000000"/>
          <w:kern w:val="0"/>
          <w:sz w:val="22"/>
          <w:szCs w:val="22"/>
          <w:highlight w:val="yellow"/>
        </w:rPr>
        <w:t xml:space="preserve"> </w:t>
      </w:r>
      <w:r w:rsidRPr="00404F2D">
        <w:rPr>
          <w:rFonts w:ascii="Times New Roman" w:hint="eastAsia" w:hAnsi="Times New Roman" w:cs="Times New Roman" w:eastAsia="바탕체"/>
          <w:bCs/>
          <w:color w:val="000000"/>
          <w:kern w:val="0"/>
          <w:sz w:val="22"/>
          <w:szCs w:val="22"/>
          <w:highlight w:val="yellow"/>
        </w:rPr>
        <w:t>같이</w:t>
      </w:r>
      <w:r w:rsidRPr="00404F2D">
        <w:rPr>
          <w:rFonts w:ascii="Times New Roman" w:hint="eastAsia" w:hAnsi="Times New Roman" w:cs="Times New Roman" w:eastAsia="바탕체"/>
          <w:bCs/>
          <w:color w:val="000000"/>
          <w:kern w:val="0"/>
          <w:sz w:val="22"/>
          <w:szCs w:val="22"/>
          <w:highlight w:val="yellow"/>
        </w:rPr>
        <w:t xml:space="preserve"> </w:t>
      </w:r>
      <w:r w:rsidRPr="00404F2D">
        <w:rPr>
          <w:rFonts w:ascii="Times New Roman" w:hint="eastAsia" w:hAnsi="Times New Roman" w:cs="Times New Roman" w:eastAsia="바탕체"/>
          <w:bCs/>
          <w:color w:val="000000"/>
          <w:kern w:val="0"/>
          <w:sz w:val="22"/>
          <w:szCs w:val="22"/>
        </w:rPr>
        <w:t>신탁부동산인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건물</w:t>
      </w:r>
      <w:r w:rsidRPr="00404F2D">
        <w:rPr>
          <w:rFonts w:ascii="Times New Roman" w:hint="eastAsia" w:hAnsi="Times New Roman" w:cs="Times New Roman" w:eastAsia="바탕체"/>
          <w:bCs/>
          <w:color w:val="000000"/>
          <w:kern w:val="0"/>
          <w:sz w:val="22"/>
          <w:szCs w:val="22"/>
        </w:rPr>
        <w:t xml:space="preserve"> 7</w:t>
      </w:r>
      <w:r w:rsidRPr="00404F2D">
        <w:rPr>
          <w:rFonts w:ascii="Times New Roman" w:hint="eastAsia" w:hAnsi="Times New Roman" w:cs="Times New Roman" w:eastAsia="바탕체"/>
          <w:bCs/>
          <w:color w:val="000000"/>
          <w:kern w:val="0"/>
          <w:sz w:val="22"/>
          <w:szCs w:val="22"/>
        </w:rPr>
        <w:t>층에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위탁자가</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매도인으로부터</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승계하는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가설건축물</w:t>
      </w:r>
      <w:r w:rsidRPr="00404F2D">
        <w:rPr>
          <w:rFonts w:ascii="Times New Roman" w:hint="eastAsia" w:hAnsi="Times New Roman" w:cs="Times New Roman" w:eastAsia="바탕체"/>
          <w:bCs/>
          <w:color w:val="000000"/>
          <w:kern w:val="0"/>
          <w:sz w:val="22"/>
          <w:szCs w:val="22"/>
        </w:rPr>
        <w:t xml:space="preserve"> 3</w:t>
      </w:r>
      <w:r w:rsidRPr="00404F2D">
        <w:rPr>
          <w:rFonts w:ascii="Times New Roman" w:hint="eastAsia" w:hAnsi="Times New Roman" w:cs="Times New Roman" w:eastAsia="바탕체"/>
          <w:bCs/>
          <w:color w:val="000000"/>
          <w:kern w:val="0"/>
          <w:sz w:val="22"/>
          <w:szCs w:val="22"/>
        </w:rPr>
        <w:t>동</w:t>
      </w:r>
      <w:r w:rsidRPr="00404F2D">
        <w:rPr>
          <w:rFonts w:ascii="Times New Roman" w:hint="eastAsia" w:hAnsi="Times New Roman" w:cs="Times New Roman" w:eastAsia="바탕체"/>
          <w:bCs/>
          <w:color w:val="000000"/>
          <w:kern w:val="0"/>
          <w:sz w:val="22"/>
          <w:szCs w:val="22"/>
        </w:rPr>
        <w:t>(2024</w:t>
      </w:r>
      <w:r w:rsidRPr="00404F2D">
        <w:rPr>
          <w:rFonts w:ascii="Times New Roman" w:hint="eastAsia" w:hAnsi="Times New Roman" w:cs="Times New Roman" w:eastAsia="바탕체"/>
          <w:bCs/>
          <w:color w:val="000000"/>
          <w:kern w:val="0"/>
          <w:sz w:val="22"/>
          <w:szCs w:val="22"/>
        </w:rPr>
        <w:t>년</w:t>
      </w:r>
      <w:r w:rsidRPr="00404F2D">
        <w:rPr>
          <w:rFonts w:ascii="Times New Roman" w:hint="eastAsia" w:hAnsi="Times New Roman" w:cs="Times New Roman" w:eastAsia="바탕체"/>
          <w:bCs/>
          <w:color w:val="000000"/>
          <w:kern w:val="0"/>
          <w:sz w:val="22"/>
          <w:szCs w:val="22"/>
        </w:rPr>
        <w:t xml:space="preserve"> 6</w:t>
      </w:r>
      <w:r w:rsidRPr="00404F2D">
        <w:rPr>
          <w:rFonts w:ascii="Times New Roman" w:hint="eastAsia" w:hAnsi="Times New Roman" w:cs="Times New Roman" w:eastAsia="바탕체"/>
          <w:bCs/>
          <w:color w:val="000000"/>
          <w:kern w:val="0"/>
          <w:sz w:val="22"/>
          <w:szCs w:val="22"/>
        </w:rPr>
        <w:t>월</w:t>
      </w:r>
      <w:r w:rsidRPr="00404F2D">
        <w:rPr>
          <w:rFonts w:ascii="Times New Roman" w:hint="eastAsia" w:hAnsi="Times New Roman" w:cs="Times New Roman" w:eastAsia="바탕체"/>
          <w:bCs/>
          <w:color w:val="000000"/>
          <w:kern w:val="0"/>
          <w:sz w:val="22"/>
          <w:szCs w:val="22"/>
        </w:rPr>
        <w:t xml:space="preserve"> 4</w:t>
      </w:r>
      <w:r w:rsidRPr="00404F2D">
        <w:rPr>
          <w:rFonts w:ascii="Times New Roman" w:hint="eastAsia" w:hAnsi="Times New Roman" w:cs="Times New Roman" w:eastAsia="바탕체"/>
          <w:bCs/>
          <w:color w:val="000000"/>
          <w:kern w:val="0"/>
          <w:sz w:val="22"/>
          <w:szCs w:val="22"/>
        </w:rPr>
        <w:t>일자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가설건축물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축조신고</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신고번호</w:t>
      </w:r>
      <w:r w:rsidRPr="00404F2D">
        <w:rPr>
          <w:rFonts w:ascii="Times New Roman" w:hint="eastAsia" w:hAnsi="Times New Roman" w:cs="Times New Roman" w:eastAsia="바탕체"/>
          <w:bCs/>
          <w:color w:val="000000"/>
          <w:kern w:val="0"/>
          <w:sz w:val="22"/>
          <w:szCs w:val="22"/>
        </w:rPr>
        <w:t xml:space="preserve"> 2024-</w:t>
      </w:r>
      <w:r w:rsidRPr="00404F2D">
        <w:rPr>
          <w:rFonts w:ascii="Times New Roman" w:hint="eastAsia" w:hAnsi="Times New Roman" w:cs="Times New Roman" w:eastAsia="바탕체"/>
          <w:bCs/>
          <w:color w:val="000000"/>
          <w:kern w:val="0"/>
          <w:sz w:val="22"/>
          <w:szCs w:val="22"/>
        </w:rPr>
        <w:t>건축과</w:t>
      </w:r>
      <w:r w:rsidRPr="00404F2D">
        <w:rPr>
          <w:rFonts w:ascii="Times New Roman" w:hint="eastAsia" w:hAnsi="Times New Roman" w:cs="Times New Roman" w:eastAsia="바탕체"/>
          <w:bCs/>
          <w:color w:val="000000"/>
          <w:kern w:val="0"/>
          <w:sz w:val="22"/>
          <w:szCs w:val="22"/>
        </w:rPr>
        <w:t>-</w:t>
      </w:r>
      <w:r w:rsidRPr="00404F2D">
        <w:rPr>
          <w:rFonts w:ascii="Times New Roman" w:hint="eastAsia" w:hAnsi="Times New Roman" w:cs="Times New Roman" w:eastAsia="바탕체"/>
          <w:bCs/>
          <w:color w:val="000000"/>
          <w:kern w:val="0"/>
          <w:sz w:val="22"/>
          <w:szCs w:val="22"/>
        </w:rPr>
        <w:t>가설건축물축조신고</w:t>
      </w:r>
      <w:r w:rsidRPr="00404F2D">
        <w:rPr>
          <w:rFonts w:ascii="Times New Roman" w:hint="eastAsia" w:hAnsi="Times New Roman" w:cs="Times New Roman" w:eastAsia="바탕체"/>
          <w:bCs/>
          <w:color w:val="000000"/>
          <w:kern w:val="0"/>
          <w:sz w:val="22"/>
          <w:szCs w:val="22"/>
        </w:rPr>
        <w:t xml:space="preserve">-40, </w:t>
      </w:r>
      <w:r w:rsidRPr="00404F2D">
        <w:rPr>
          <w:rFonts w:ascii="Times New Roman" w:hint="eastAsia" w:hAnsi="Times New Roman" w:cs="Times New Roman" w:eastAsia="바탕체"/>
          <w:bCs/>
          <w:color w:val="000000"/>
          <w:kern w:val="0"/>
          <w:sz w:val="22"/>
          <w:szCs w:val="22"/>
        </w:rPr>
        <w:t>존치기간</w:t>
      </w:r>
      <w:r w:rsidRPr="00404F2D">
        <w:rPr>
          <w:rFonts w:ascii="Times New Roman" w:hint="eastAsia" w:hAnsi="Times New Roman" w:cs="Times New Roman" w:eastAsia="바탕체"/>
          <w:bCs/>
          <w:color w:val="000000"/>
          <w:kern w:val="0"/>
          <w:sz w:val="22"/>
          <w:szCs w:val="22"/>
        </w:rPr>
        <w:t xml:space="preserve"> 2027</w:t>
      </w:r>
      <w:r w:rsidRPr="00404F2D">
        <w:rPr>
          <w:rFonts w:ascii="Times New Roman" w:hint="eastAsia" w:hAnsi="Times New Roman" w:cs="Times New Roman" w:eastAsia="바탕체"/>
          <w:bCs/>
          <w:color w:val="000000"/>
          <w:kern w:val="0"/>
          <w:sz w:val="22"/>
          <w:szCs w:val="22"/>
        </w:rPr>
        <w:t>년</w:t>
      </w:r>
      <w:r w:rsidRPr="00404F2D">
        <w:rPr>
          <w:rFonts w:ascii="Times New Roman" w:hint="eastAsia" w:hAnsi="Times New Roman" w:cs="Times New Roman" w:eastAsia="바탕체"/>
          <w:bCs/>
          <w:color w:val="000000"/>
          <w:kern w:val="0"/>
          <w:sz w:val="22"/>
          <w:szCs w:val="22"/>
        </w:rPr>
        <w:t xml:space="preserve"> 5</w:t>
      </w:r>
      <w:r w:rsidRPr="00404F2D">
        <w:rPr>
          <w:rFonts w:ascii="Times New Roman" w:hint="eastAsia" w:hAnsi="Times New Roman" w:cs="Times New Roman" w:eastAsia="바탕체"/>
          <w:bCs/>
          <w:color w:val="000000"/>
          <w:kern w:val="0"/>
          <w:sz w:val="22"/>
          <w:szCs w:val="22"/>
        </w:rPr>
        <w:t>월</w:t>
      </w:r>
      <w:r w:rsidRPr="00404F2D">
        <w:rPr>
          <w:rFonts w:ascii="Times New Roman" w:hint="eastAsia" w:hAnsi="Times New Roman" w:cs="Times New Roman" w:eastAsia="바탕체"/>
          <w:bCs/>
          <w:color w:val="000000"/>
          <w:kern w:val="0"/>
          <w:sz w:val="22"/>
          <w:szCs w:val="22"/>
        </w:rPr>
        <w:t xml:space="preserve"> 30</w:t>
      </w:r>
      <w:r w:rsidRPr="00404F2D">
        <w:rPr>
          <w:rFonts w:ascii="Times New Roman" w:hint="eastAsia" w:hAnsi="Times New Roman" w:cs="Times New Roman" w:eastAsia="바탕체"/>
          <w:bCs/>
          <w:color w:val="000000"/>
          <w:kern w:val="0"/>
          <w:sz w:val="22"/>
          <w:szCs w:val="22"/>
        </w:rPr>
        <w:t>일</w:t>
      </w:r>
      <w:r w:rsidRPr="00404F2D">
        <w:rPr>
          <w:rFonts w:ascii="Times New Roman" w:hint="eastAsia" w:hAnsi="Times New Roman" w:cs="Times New Roman" w:eastAsia="바탕체"/>
          <w:bCs/>
          <w:color w:val="000000"/>
          <w:kern w:val="0"/>
          <w:sz w:val="22"/>
          <w:szCs w:val="22"/>
        </w:rPr>
        <w:t>)</w:t>
      </w:r>
      <w:r w:rsidRPr="00404F2D">
        <w:rPr>
          <w:rFonts w:ascii="Times New Roman" w:hint="eastAsia" w:hAnsi="Times New Roman" w:cs="Times New Roman" w:eastAsia="바탕체"/>
          <w:bCs/>
          <w:color w:val="000000"/>
          <w:kern w:val="0"/>
          <w:sz w:val="22"/>
          <w:szCs w:val="22"/>
        </w:rPr>
        <w:t>이</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존재하는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사실</w:t>
      </w:r>
      <w:r w:rsidRPr="00404F2D">
        <w:rPr>
          <w:rFonts w:ascii="Times New Roman" w:hint="eastAsia" w:hAnsi="Times New Roman" w:cs="Times New Roman" w:eastAsia="바탕체"/>
          <w:bCs/>
          <w:color w:val="000000"/>
          <w:kern w:val="0"/>
          <w:sz w:val="22"/>
          <w:szCs w:val="22"/>
          <w:highlight w:val="yellow"/>
          <w:shd w:val="clear" w:color="auto" w:fill="FFFFFF"/>
        </w:rPr>
        <w:t>을</w:t>
      </w:r>
      <w:r w:rsidRPr="00404F2D">
        <w:rPr>
          <w:rFonts w:ascii="Times New Roman" w:hint="eastAsia" w:hAnsi="Times New Roman" w:cs="Times New Roman" w:eastAsia="바탕체"/>
          <w:bCs/>
          <w:color w:val="000000"/>
          <w:kern w:val="0"/>
          <w:sz w:val="22"/>
          <w:szCs w:val="22"/>
          <w:highlight w:val="yellow"/>
          <w:shd w:val="clear" w:color="auto" w:fill="FFFFFF"/>
        </w:rPr>
        <w:t xml:space="preserve"> </w:t>
      </w:r>
      <w:r w:rsidRPr="00404F2D">
        <w:rPr>
          <w:rFonts w:ascii="Times New Roman" w:hint="eastAsia" w:hAnsi="Times New Roman" w:cs="Times New Roman" w:eastAsia="바탕체"/>
          <w:bCs/>
          <w:color w:val="000000"/>
          <w:kern w:val="0"/>
          <w:sz w:val="22"/>
          <w:szCs w:val="22"/>
          <w:highlight w:val="yellow"/>
          <w:shd w:val="clear" w:color="auto" w:fill="FFFFFF"/>
        </w:rPr>
        <w:t>인지하고</w:t>
      </w:r>
      <w:r w:rsidRPr="00404F2D">
        <w:rPr>
          <w:rFonts w:ascii="Times New Roman" w:hint="eastAsia" w:hAnsi="Times New Roman" w:cs="Times New Roman" w:eastAsia="바탕체"/>
          <w:bCs/>
          <w:color w:val="000000"/>
          <w:kern w:val="0"/>
          <w:sz w:val="22"/>
          <w:szCs w:val="22"/>
          <w:highlight w:val="yellow"/>
          <w:shd w:val="clear" w:color="auto" w:fill="FFFFFF"/>
        </w:rPr>
        <w:t xml:space="preserve"> </w:t>
      </w:r>
      <w:r w:rsidRPr="00404F2D">
        <w:rPr>
          <w:rFonts w:ascii="Times New Roman" w:hint="eastAsia" w:hAnsi="Times New Roman" w:cs="Times New Roman" w:eastAsia="바탕체"/>
          <w:bCs/>
          <w:color w:val="000000"/>
          <w:kern w:val="0"/>
          <w:sz w:val="22"/>
          <w:szCs w:val="22"/>
          <w:highlight w:val="yellow"/>
          <w:shd w:val="clear" w:color="auto" w:fill="FFFFFF"/>
        </w:rPr>
        <w:t>있음을</w:t>
      </w:r>
      <w:r w:rsidRPr="00404F2D">
        <w:rPr>
          <w:rFonts w:ascii="Times New Roman" w:hint="eastAsia" w:hAnsi="Times New Roman" w:cs="Times New Roman" w:eastAsia="바탕체"/>
          <w:bCs/>
          <w:color w:val="000000"/>
          <w:kern w:val="0"/>
          <w:sz w:val="22"/>
          <w:szCs w:val="22"/>
          <w:highlight w:val="yellow"/>
          <w:shd w:val="clear" w:color="auto" w:fill="FFFFFF"/>
        </w:rPr>
        <w:t xml:space="preserve"> </w:t>
      </w:r>
      <w:r w:rsidRPr="00404F2D">
        <w:rPr>
          <w:rFonts w:ascii="Times New Roman" w:hint="eastAsia" w:hAnsi="Times New Roman" w:cs="Times New Roman" w:eastAsia="바탕체"/>
          <w:bCs/>
          <w:color w:val="000000"/>
          <w:kern w:val="0"/>
          <w:sz w:val="22"/>
          <w:szCs w:val="22"/>
          <w:highlight w:val="yellow"/>
          <w:shd w:val="clear" w:color="auto" w:fill="FFFFFF"/>
        </w:rPr>
        <w:t>확인한다</w:t>
      </w:r>
      <w:r w:rsidRPr="00404F2D">
        <w:rPr>
          <w:rFonts w:ascii="Times New Roman" w:hint="eastAsia" w:hAnsi="Times New Roman" w:cs="Times New Roman" w:eastAsia="바탕체"/>
          <w:bCs/>
          <w:color w:val="000000"/>
          <w:kern w:val="0"/>
          <w:sz w:val="22"/>
          <w:szCs w:val="22"/>
          <w:highlight w:val="yellow"/>
          <w:shd w:val="clear" w:color="auto" w:fill="FFFFFF"/>
        </w:rPr>
        <w:t>.</w:t>
      </w:r>
    </w:p>
    <w:p w14:paraId="0B5A79EE" w14:textId="77777777" w:rsidR="00930A79" w:rsidRPr="00404F2D" w:rsidRDefault="00930A79">
      <w:pPr>
        <w:pStyle w:val="TKNormal"/>
        <w:numPr>
          <w:ilvl w:val="0"/>
          <w:numId w:val="21"/>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제</w:t>
      </w:r>
      <w:r w:rsidRPr="00404F2D">
        <w:rPr>
          <w:rFonts w:hAnsi="Times New Roman" w:hint="eastAsia" w:ascii="Times New Roman" w:cs="Times New Roman" w:eastAsia="바탕체"/>
          <w:bCs/>
          <w:color w:val="000000"/>
          <w:kern w:val="0"/>
          <w:sz w:val="22"/>
          <w:szCs w:val="22"/>
          <w:shd w:val="clear" w:color="auto" w:fill="FFFFFF"/>
        </w:rPr>
        <w:t>②</w:t>
      </w:r>
      <w:r w:rsidRPr="00404F2D">
        <w:rPr>
          <w:rFonts w:ascii="Times New Roman" w:hint="eastAsia" w:hAnsi="Times New Roman" w:cs="Times New Roman" w:eastAsia="바탕체"/>
          <w:bCs/>
          <w:color w:val="000000"/>
          <w:kern w:val="0"/>
          <w:sz w:val="22"/>
          <w:szCs w:val="22"/>
          <w:shd w:val="clear" w:color="auto" w:fill="FFFFFF"/>
        </w:rPr>
        <w:t>항에도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불구하고</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수탁자나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우선수익자</w:t>
      </w:r>
      <w:r w:rsidRPr="00404F2D">
        <w:rPr>
          <w:rFonts w:ascii="Times New Roman" w:hint="eastAsia" w:hAnsi="Times New Roman" w:cs="Times New Roman" w:eastAsia="바탕체"/>
          <w:bCs/>
          <w:color w:val="000000"/>
          <w:kern w:val="0"/>
          <w:sz w:val="22"/>
          <w:szCs w:val="22"/>
          <w:shd w:val="clear" w:color="auto" w:fill="FFFFFF"/>
        </w:rPr>
        <w:t>들</w:t>
      </w:r>
      <w:r w:rsidRPr="00404F2D">
        <w:rPr>
          <w:rFonts w:ascii="Times New Roman" w:hAnsi="Times New Roman" w:cs="Times New Roman" w:eastAsia="바탕체"/>
          <w:bCs/>
          <w:color w:val="000000"/>
          <w:kern w:val="0"/>
          <w:sz w:val="22"/>
          <w:szCs w:val="22"/>
          <w:shd w:val="clear" w:color="auto" w:fill="FFFFFF"/>
        </w:rPr>
        <w:t>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사전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승낙이나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동의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없이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허용된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부담</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신탁계약상</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
          <w:bCs/>
          <w:color w:val="000000"/>
          <w:kern w:val="0"/>
          <w:sz w:val="22"/>
          <w:szCs w:val="22"/>
          <w:shd w:val="clear" w:color="auto" w:fill="FFFFFF"/>
        </w:rPr>
        <w:t>허용된</w:t>
      </w:r>
      <w:r w:rsidRPr="00404F2D">
        <w:rPr>
          <w:rFonts w:ascii="Times New Roman" w:hAnsi="Times New Roman" w:cs="Times New Roman" w:eastAsia="바탕체"/>
          <w:b/>
          <w:bCs/>
          <w:color w:val="000000"/>
          <w:kern w:val="0"/>
          <w:sz w:val="22"/>
          <w:szCs w:val="22"/>
          <w:shd w:val="clear" w:color="auto" w:fill="FFFFFF"/>
        </w:rPr>
        <w:t xml:space="preserve"> </w:t>
      </w:r>
      <w:r w:rsidRPr="00404F2D">
        <w:rPr>
          <w:rFonts w:ascii="Times New Roman" w:hAnsi="Times New Roman" w:cs="Times New Roman" w:eastAsia="바탕체"/>
          <w:b/>
          <w:bCs/>
          <w:color w:val="000000"/>
          <w:kern w:val="0"/>
          <w:sz w:val="22"/>
          <w:szCs w:val="22"/>
          <w:shd w:val="clear" w:color="auto" w:fill="FFFFFF"/>
        </w:rPr>
        <w:t>부담</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이라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함은</w:t>
      </w:r>
      <w:r w:rsidRPr="00404F2D">
        <w:rPr>
          <w:rFonts w:ascii="Times New Roman" w:hAnsi="Times New Roman" w:cs="Times New Roman" w:eastAsia="바탕체"/>
          <w:bCs/>
          <w:color w:val="000000"/>
          <w:kern w:val="0"/>
          <w:sz w:val="22"/>
          <w:szCs w:val="22"/>
          <w:shd w:val="clear" w:color="auto" w:fill="FFFFFF"/>
        </w:rPr>
        <w:t xml:space="preserve"> (i) </w:t>
      </w:r>
      <w:r w:rsidRPr="00404F2D">
        <w:rPr>
          <w:rFonts w:ascii="Times New Roman" w:hint="eastAsia" w:hAnsi="Times New Roman" w:cs="Times New Roman" w:eastAsia="바탕체"/>
          <w:bCs/>
          <w:color w:val="000000"/>
          <w:kern w:val="0"/>
          <w:sz w:val="22"/>
          <w:szCs w:val="22"/>
          <w:shd w:val="clear" w:color="auto" w:fill="FFFFFF"/>
        </w:rPr>
        <w:t>임대차계약등에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설정되었거나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해당</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계약에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설정되는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임차권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전세권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근저당권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질권</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임차인이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설치한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가설건축물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등의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부담</w:t>
      </w:r>
      <w:r w:rsidRPr="00404F2D">
        <w:rPr>
          <w:rFonts w:ascii="Times New Roman" w:hAnsi="Times New Roman" w:cs="Times New Roman" w:eastAsia="바탕체"/>
          <w:bCs/>
          <w:color w:val="000000"/>
          <w:kern w:val="0"/>
          <w:sz w:val="22"/>
          <w:szCs w:val="22"/>
          <w:shd w:val="clear" w:color="auto" w:fill="FFFFFF"/>
        </w:rPr>
        <w:t xml:space="preserve">, (ii) </w:t>
      </w:r>
      <w:r w:rsidRPr="00404F2D">
        <w:rPr>
          <w:rFonts w:ascii="Times New Roman" w:hint="eastAsia" w:hAnsi="Times New Roman" w:cs="Times New Roman" w:eastAsia="바탕체"/>
          <w:bCs/>
          <w:color w:val="000000"/>
          <w:kern w:val="0"/>
          <w:sz w:val="22"/>
          <w:szCs w:val="22"/>
          <w:shd w:val="clear" w:color="auto" w:fill="FFFFFF"/>
        </w:rPr>
        <w:t>위탁자와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우선수익자들</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간에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체결한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여신거래</w:t>
      </w:r>
      <w:r w:rsidRPr="00404F2D">
        <w:rPr>
          <w:rFonts w:ascii="Times New Roman" w:hAnsi="Times New Roman" w:cs="Times New Roman" w:eastAsia="바탕체"/>
          <w:bCs/>
          <w:color w:val="000000"/>
          <w:kern w:val="0"/>
          <w:sz w:val="22"/>
          <w:szCs w:val="22"/>
          <w:shd w:val="clear" w:color="auto" w:fill="FFFFFF"/>
        </w:rPr>
        <w:t>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따라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설정된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담보</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 xml:space="preserve"> (iii) </w:t>
      </w:r>
      <w:r w:rsidRPr="00404F2D">
        <w:rPr>
          <w:rFonts w:ascii="Times New Roman" w:hint="eastAsia" w:hAnsi="Times New Roman" w:cs="Times New Roman" w:eastAsia="바탕체"/>
          <w:bCs/>
          <w:color w:val="000000"/>
          <w:kern w:val="0"/>
          <w:sz w:val="22"/>
          <w:szCs w:val="22"/>
          <w:shd w:val="clear" w:color="auto" w:fill="FFFFFF"/>
        </w:rPr>
        <w:t>우선수익자들이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서면으로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동의한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부담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 xml:space="preserve">(iv) </w:t>
      </w:r>
      <w:r w:rsidRPr="00404F2D">
        <w:rPr>
          <w:rFonts w:ascii="Times New Roman" w:hint="eastAsia" w:hAnsi="Times New Roman" w:cs="Times New Roman" w:eastAsia="바탕체"/>
          <w:bCs/>
          <w:color w:val="000000"/>
          <w:kern w:val="0"/>
          <w:sz w:val="22"/>
          <w:szCs w:val="22"/>
          <w:shd w:val="clear" w:color="auto" w:fill="FFFFFF"/>
        </w:rPr>
        <w:t>기타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관련</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법령에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의하여</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발생하는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부담을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의미</w:t>
      </w:r>
      <w:r w:rsidRPr="00404F2D">
        <w:rPr>
          <w:rFonts w:ascii="Times New Roman" w:hint="eastAsia" w:hAnsi="Times New Roman" w:cs="Times New Roman" w:eastAsia="바탕체"/>
          <w:bCs/>
          <w:color w:val="000000"/>
          <w:kern w:val="0"/>
          <w:sz w:val="22"/>
          <w:szCs w:val="22"/>
          <w:shd w:val="clear" w:color="auto" w:fill="FFFFFF"/>
        </w:rPr>
        <w:t>함</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담보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기타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부담을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설정할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있고</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관련</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절차에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협조하여야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명확히</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존재하는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허용된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부담은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포함한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우선수익자들</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간에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체결한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여신거래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담보</w:t>
      </w:r>
      <w:r w:rsidRPr="00404F2D">
        <w:rPr>
          <w:rFonts w:ascii="Times New Roman" w:hint="eastAsia" w:hAnsi="Times New Roman" w:cs="Times New Roman" w:eastAsia="바탕체"/>
          <w:bCs/>
          <w:color w:val="000000"/>
          <w:kern w:val="0"/>
          <w:sz w:val="22"/>
          <w:szCs w:val="22"/>
          <w:shd w:val="clear" w:color="auto" w:fill="FFFFFF"/>
        </w:rPr>
        <w:lastRenderedPageBreak/>
        <w:t>설정계약</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이하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
          <w:bCs/>
          <w:color w:val="000000"/>
          <w:kern w:val="0"/>
          <w:sz w:val="22"/>
          <w:szCs w:val="22"/>
          <w:shd w:val="clear" w:color="auto" w:fill="FFFFFF"/>
        </w:rPr>
        <w:t>본건</w:t>
      </w:r>
      <w:r w:rsidRPr="00404F2D">
        <w:rPr>
          <w:rFonts w:ascii="Times New Roman" w:hint="eastAsia" w:hAnsi="Times New Roman" w:cs="Times New Roman" w:eastAsia="바탕체"/>
          <w:b/>
          <w:bCs/>
          <w:color w:val="000000"/>
          <w:kern w:val="0"/>
          <w:sz w:val="22"/>
          <w:szCs w:val="22"/>
          <w:shd w:val="clear" w:color="auto" w:fill="FFFFFF"/>
        </w:rPr>
        <w:t xml:space="preserve"> </w:t>
      </w:r>
      <w:r w:rsidRPr="00404F2D">
        <w:rPr>
          <w:rFonts w:ascii="Times New Roman" w:hint="eastAsia" w:hAnsi="Times New Roman" w:cs="Times New Roman" w:eastAsia="바탕체"/>
          <w:b/>
          <w:bCs/>
          <w:color w:val="000000"/>
          <w:kern w:val="0"/>
          <w:sz w:val="22"/>
          <w:szCs w:val="22"/>
          <w:shd w:val="clear" w:color="auto" w:fill="FFFFFF"/>
        </w:rPr>
        <w:t>여신거래</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설정되는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담보보다</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선순위로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설정할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있고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체결일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이후에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임대차계약등에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설정되는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권리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기타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담보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등의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부담이나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허용된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부담이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본건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여신거래에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설정되는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담보보다</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후순위로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설정되는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채권최고액</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담보금액</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등의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금액에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특별한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제한을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받지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아니한다</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 xml:space="preserve"> </w:t>
      </w:r>
    </w:p>
    <w:p w14:paraId="2904478D"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p>
    <w:p w14:paraId="2439A685"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r w:rsidRPr="00404F2D">
        <w:rPr>
          <w:rFonts w:ascii="Times New Roman" w:eastAsia="바탕체" w:hAnsi="Times New Roman" w:cs="Times New Roman"/>
          <w:b/>
          <w:color w:val="000000"/>
          <w:sz w:val="22"/>
          <w:szCs w:val="22"/>
        </w:rPr>
        <w:t>제</w:t>
      </w:r>
      <w:r w:rsidRPr="00404F2D">
        <w:rPr>
          <w:rFonts w:ascii="Times New Roman" w:eastAsia="바탕체" w:hAnsi="Times New Roman" w:hint="eastAsia" w:cs="Times New Roman"/>
          <w:b/>
          <w:color w:val="000000"/>
          <w:sz w:val="22"/>
          <w:szCs w:val="22"/>
        </w:rPr>
        <w:t>7</w:t>
      </w:r>
      <w:r w:rsidRPr="00404F2D">
        <w:rPr>
          <w:rFonts w:ascii="Times New Roman" w:eastAsia="바탕체" w:hAnsi="Times New Roman" w:cs="Times New Roman"/>
          <w:b/>
          <w:color w:val="000000"/>
          <w:sz w:val="22"/>
          <w:szCs w:val="22"/>
        </w:rPr>
        <w:t>조</w:t>
      </w:r>
      <w:r w:rsidRPr="00404F2D">
        <w:rPr>
          <w:rFonts w:ascii="Times New Roman" w:eastAsia="바탕체" w:hAnsi="Times New Roman" w:cs="Times New Roman"/>
          <w:b/>
          <w:color w:val="000000"/>
          <w:sz w:val="22"/>
          <w:szCs w:val="22"/>
        </w:rPr>
        <w:t xml:space="preserve"> </w:t>
      </w:r>
      <w:r w:rsidRPr="00404F2D">
        <w:rPr>
          <w:rFonts w:ascii="Times New Roman" w:eastAsia="바탕체" w:hAnsi="Times New Roman" w:hint="eastAsia" w:cs="Times New Roman"/>
          <w:b/>
          <w:color w:val="000000"/>
          <w:sz w:val="22"/>
          <w:szCs w:val="22"/>
        </w:rPr>
        <w:t>【신탁부동산의</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추가】</w:t>
      </w:r>
    </w:p>
    <w:p w14:paraId="52B5FBEE" w14:textId="77777777" w:rsidR="00930A79" w:rsidRPr="00404F2D" w:rsidRDefault="00930A79">
      <w:pPr>
        <w:pStyle w:val="TKNormal"/>
        <w:numPr>
          <w:ilvl w:val="0"/>
          <w:numId w:val="9"/>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특약</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6</w:t>
      </w:r>
      <w:r w:rsidRPr="00404F2D">
        <w:rPr>
          <w:rFonts w:ascii="Times New Roman" w:hint="eastAsia" w:hAnsi="Times New Roman" w:cs="Times New Roman" w:eastAsia="바탕체"/>
          <w:bCs/>
          <w:color w:val="000000"/>
          <w:kern w:val="0"/>
          <w:sz w:val="22"/>
          <w:szCs w:val="22"/>
          <w:shd w:val="clear" w:color="auto" w:fill="FFFFFF"/>
        </w:rPr>
        <w:t>조에도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불구하고</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위탁자는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신탁계약</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체결일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이후에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신탁부동산을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변형하여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건물을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신축하려고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우선수익자들</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서면승낙을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얻어야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건물이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완공되는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즉시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앞으로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소유권보존등기를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경료하여야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소유권보존등기가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경료된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즉시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해당</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건축물을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수탁자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앞으로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원인으로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소유권이전등기를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경료하여야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단</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별도의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절차</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없이도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토지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건축</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중인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건물</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시설물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완성</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미완성</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신탁계약상의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신탁재산으로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본다</w:t>
      </w:r>
      <w:r w:rsidRPr="00404F2D">
        <w:rPr>
          <w:rFonts w:ascii="Times New Roman" w:hint="eastAsia" w:hAnsi="Times New Roman" w:cs="Times New Roman" w:eastAsia="바탕체"/>
          <w:bCs/>
          <w:color w:val="000000"/>
          <w:kern w:val="0"/>
          <w:sz w:val="22"/>
          <w:szCs w:val="22"/>
          <w:shd w:val="clear" w:color="auto" w:fill="FFFFFF"/>
        </w:rPr>
        <w:t>.</w:t>
      </w:r>
    </w:p>
    <w:p w14:paraId="2A8EBB78" w14:textId="77777777" w:rsidR="00930A79" w:rsidRPr="00404F2D" w:rsidRDefault="00930A79">
      <w:pPr>
        <w:pStyle w:val="TKNormal"/>
        <w:numPr>
          <w:ilvl w:val="0"/>
          <w:numId w:val="9"/>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위탁자의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신축</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건물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사용승인미필</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인감증명서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미제출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등</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귀책</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없는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사유로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추가신탁</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등기를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경료하지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못할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이에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대한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책임을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부담하지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않는다</w:t>
      </w:r>
      <w:r w:rsidRPr="00404F2D">
        <w:rPr>
          <w:rFonts w:ascii="Times New Roman" w:hAnsi="Times New Roman" w:cs="Times New Roman" w:eastAsia="바탕체"/>
          <w:bCs/>
          <w:color w:val="000000"/>
          <w:kern w:val="0"/>
          <w:sz w:val="22"/>
          <w:szCs w:val="22"/>
          <w:shd w:val="clear" w:color="auto" w:fill="FFFFFF"/>
        </w:rPr>
        <w:t>.</w:t>
      </w:r>
    </w:p>
    <w:p w14:paraId="40BAB48C"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p>
    <w:p w14:paraId="55AD436A"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szCs w:val="22"/>
        </w:rPr>
      </w:pPr>
      <w:r w:rsidRPr="00404F2D">
        <w:rPr>
          <w:rFonts w:ascii="Times New Roman" w:eastAsia="바탕체" w:hAnsi="Times New Roman" w:hint="eastAsia" w:cs="Times New Roman"/>
          <w:b/>
          <w:color w:val="000000"/>
          <w:sz w:val="22"/>
          <w:szCs w:val="22"/>
        </w:rPr>
        <w:t>제</w:t>
      </w:r>
      <w:r w:rsidRPr="00404F2D">
        <w:rPr>
          <w:rFonts w:ascii="Times New Roman" w:eastAsia="바탕체" w:hAnsi="Times New Roman" w:hint="eastAsia" w:cs="Times New Roman"/>
          <w:b/>
          <w:color w:val="000000"/>
          <w:sz w:val="22"/>
          <w:szCs w:val="22"/>
        </w:rPr>
        <w:t xml:space="preserve"> 8</w:t>
      </w:r>
      <w:r w:rsidRPr="00404F2D">
        <w:rPr>
          <w:rFonts w:ascii="Times New Roman" w:eastAsia="바탕체" w:hAnsi="Times New Roman" w:hint="eastAsia" w:cs="Times New Roman"/>
          <w:b/>
          <w:color w:val="000000"/>
          <w:sz w:val="22"/>
          <w:szCs w:val="22"/>
        </w:rPr>
        <w:t>조【보험계약에</w:t>
      </w:r>
      <w:r w:rsidRPr="00404F2D">
        <w:rPr>
          <w:rFonts w:ascii="Times New Roman" w:eastAsia="바탕체" w:hAnsi="Times New Roman" w:cs="Times New Roman"/>
          <w:b/>
          <w:color w:val="000000"/>
          <w:sz w:val="22"/>
          <w:szCs w:val="22"/>
        </w:rPr>
        <w:t xml:space="preserve"> </w:t>
      </w:r>
      <w:r w:rsidRPr="00404F2D">
        <w:rPr>
          <w:rFonts w:ascii="Times New Roman" w:eastAsia="바탕체" w:hAnsi="Times New Roman" w:hint="eastAsia" w:cs="Times New Roman"/>
          <w:b/>
          <w:color w:val="000000"/>
          <w:sz w:val="22"/>
          <w:szCs w:val="22"/>
        </w:rPr>
        <w:t>대한</w:t>
      </w:r>
      <w:r w:rsidRPr="00404F2D">
        <w:rPr>
          <w:rFonts w:ascii="Times New Roman" w:eastAsia="바탕체" w:hAnsi="Times New Roman" w:cs="Times New Roman"/>
          <w:b/>
          <w:color w:val="000000"/>
          <w:sz w:val="22"/>
          <w:szCs w:val="22"/>
        </w:rPr>
        <w:t xml:space="preserve"> </w:t>
      </w:r>
      <w:r w:rsidRPr="00404F2D">
        <w:rPr>
          <w:rFonts w:ascii="Times New Roman" w:eastAsia="바탕체" w:hAnsi="Times New Roman" w:hint="eastAsia" w:cs="Times New Roman"/>
          <w:b/>
          <w:color w:val="000000"/>
          <w:sz w:val="22"/>
          <w:szCs w:val="22"/>
        </w:rPr>
        <w:t>특약】</w:t>
      </w:r>
      <w:r w:rsidRPr="00404F2D">
        <w:rPr>
          <w:rFonts w:ascii="Times New Roman" w:eastAsia="바탕체" w:hAnsi="Times New Roman" w:hint="eastAsia" w:cs="Times New Roman"/>
          <w:color w:val="000000"/>
          <w:sz w:val="22"/>
          <w:szCs w:val="22"/>
        </w:rPr>
        <w:t xml:space="preserve"> </w:t>
      </w:r>
    </w:p>
    <w:p w14:paraId="73000A34" w14:textId="77777777" w:rsidR="00930A79" w:rsidRPr="007B4163" w:rsidRDefault="00930A79" w:rsidP="006A29C3">
      <w:pPr>
        <w:pStyle w:val="TKNormal"/>
        <w:snapToGrid w:val="0"/>
        <w:spacing w:line="360" w:lineRule="auto" w:after="0"/>
        <w:ind w:leftChars="354" w:left="708"/>
        <w:rPr>
          <w:rFonts w:ascii="Times New Roman" w:eastAsia="바탕체" w:hAnsi="Times New Roman" w:cs="Times New Roman"/>
          <w:bCs/>
          <w:color w:val="5B9BD5"/>
          <w:sz w:val="22"/>
          <w:szCs w:val="22"/>
        </w:rPr>
      </w:pPr>
      <w:r w:rsidRPr="007B4163">
        <w:rPr>
          <w:rFonts w:ascii="Times New Roman" w:hint="eastAsia" w:hAnsi="Times New Roman" w:cs="Times New Roman" w:eastAsia="바탕체"/>
          <w:bCs/>
          <w:color w:val="000000"/>
          <w:kern w:val="0"/>
          <w:sz w:val="22"/>
          <w:szCs w:val="22"/>
        </w:rPr>
        <w:t>신탁계약서</w:t>
      </w:r>
      <w:r w:rsidRPr="007B4163">
        <w:rPr>
          <w:rFonts w:ascii="Times New Roman" w:hint="eastAsia" w:hAnsi="Times New Roman" w:cs="Times New Roman" w:eastAsia="바탕체"/>
          <w:bCs/>
          <w:color w:val="000000"/>
          <w:kern w:val="0"/>
          <w:sz w:val="22"/>
          <w:szCs w:val="22"/>
        </w:rPr>
        <w:t xml:space="preserve"> </w:t>
      </w:r>
      <w:r w:rsidRPr="007B4163">
        <w:rPr>
          <w:rFonts w:ascii="Times New Roman" w:hint="eastAsia" w:hAnsi="Times New Roman" w:cs="Times New Roman" w:eastAsia="바탕체"/>
          <w:bCs/>
          <w:color w:val="000000"/>
          <w:kern w:val="0"/>
          <w:sz w:val="22"/>
          <w:szCs w:val="22"/>
        </w:rPr>
        <w:t>제</w:t>
      </w:r>
      <w:r w:rsidRPr="007B4163">
        <w:rPr>
          <w:rFonts w:ascii="Times New Roman" w:hint="eastAsia" w:hAnsi="Times New Roman" w:cs="Times New Roman" w:eastAsia="바탕체"/>
          <w:bCs/>
          <w:color w:val="000000"/>
          <w:kern w:val="0"/>
          <w:sz w:val="22"/>
          <w:szCs w:val="22"/>
        </w:rPr>
        <w:t>12</w:t>
      </w:r>
      <w:r w:rsidRPr="007B4163">
        <w:rPr>
          <w:rFonts w:ascii="Times New Roman" w:hint="eastAsia" w:hAnsi="Times New Roman" w:cs="Times New Roman" w:eastAsia="바탕체"/>
          <w:bCs/>
          <w:color w:val="000000"/>
          <w:kern w:val="0"/>
          <w:sz w:val="22"/>
          <w:szCs w:val="22"/>
        </w:rPr>
        <w:t>조는</w:t>
      </w:r>
      <w:r w:rsidRPr="007B4163">
        <w:rPr>
          <w:rFonts w:ascii="Times New Roman" w:hint="eastAsia" w:hAnsi="Times New Roman" w:cs="Times New Roman" w:eastAsia="바탕체"/>
          <w:bCs/>
          <w:color w:val="000000"/>
          <w:kern w:val="0"/>
          <w:sz w:val="22"/>
          <w:szCs w:val="22"/>
        </w:rPr>
        <w:t xml:space="preserve"> </w:t>
      </w:r>
      <w:r w:rsidRPr="007B4163">
        <w:rPr>
          <w:rFonts w:ascii="Times New Roman" w:hint="eastAsia" w:hAnsi="Times New Roman" w:cs="Times New Roman" w:eastAsia="바탕체"/>
          <w:bCs/>
          <w:color w:val="000000"/>
          <w:kern w:val="0"/>
          <w:sz w:val="22"/>
          <w:szCs w:val="22"/>
        </w:rPr>
        <w:t>본</w:t>
      </w:r>
      <w:r w:rsidRPr="007B4163">
        <w:rPr>
          <w:rFonts w:ascii="Times New Roman" w:hint="eastAsia" w:hAnsi="Times New Roman" w:cs="Times New Roman" w:eastAsia="바탕체"/>
          <w:bCs/>
          <w:color w:val="000000"/>
          <w:kern w:val="0"/>
          <w:sz w:val="22"/>
          <w:szCs w:val="22"/>
        </w:rPr>
        <w:t xml:space="preserve"> </w:t>
      </w:r>
      <w:r w:rsidRPr="007B4163">
        <w:rPr>
          <w:rFonts w:ascii="Times New Roman" w:hint="eastAsia" w:hAnsi="Times New Roman" w:cs="Times New Roman" w:eastAsia="바탕체"/>
          <w:bCs/>
          <w:color w:val="000000"/>
          <w:kern w:val="0"/>
          <w:sz w:val="22"/>
          <w:szCs w:val="22"/>
        </w:rPr>
        <w:t>신탁계약에</w:t>
      </w:r>
      <w:r w:rsidRPr="007B4163">
        <w:rPr>
          <w:rFonts w:ascii="Times New Roman" w:hint="eastAsia" w:hAnsi="Times New Roman" w:cs="Times New Roman" w:eastAsia="바탕체"/>
          <w:bCs/>
          <w:color w:val="000000"/>
          <w:kern w:val="0"/>
          <w:sz w:val="22"/>
          <w:szCs w:val="22"/>
        </w:rPr>
        <w:t xml:space="preserve"> </w:t>
      </w:r>
      <w:r w:rsidRPr="007B4163">
        <w:rPr>
          <w:rFonts w:ascii="Times New Roman" w:hint="eastAsia" w:hAnsi="Times New Roman" w:cs="Times New Roman" w:eastAsia="바탕체"/>
          <w:bCs/>
          <w:color w:val="000000"/>
          <w:kern w:val="0"/>
          <w:sz w:val="22"/>
          <w:szCs w:val="22"/>
        </w:rPr>
        <w:t>적용하지</w:t>
      </w:r>
      <w:r w:rsidRPr="007B4163">
        <w:rPr>
          <w:rFonts w:ascii="Times New Roman" w:hint="eastAsia" w:hAnsi="Times New Roman" w:cs="Times New Roman" w:eastAsia="바탕체"/>
          <w:bCs/>
          <w:color w:val="000000"/>
          <w:kern w:val="0"/>
          <w:sz w:val="22"/>
          <w:szCs w:val="22"/>
        </w:rPr>
        <w:t xml:space="preserve"> </w:t>
      </w:r>
      <w:r w:rsidRPr="007B4163">
        <w:rPr>
          <w:rFonts w:ascii="Times New Roman" w:hint="eastAsia" w:hAnsi="Times New Roman" w:cs="Times New Roman" w:eastAsia="바탕체"/>
          <w:bCs/>
          <w:color w:val="000000"/>
          <w:kern w:val="0"/>
          <w:sz w:val="22"/>
          <w:szCs w:val="22"/>
        </w:rPr>
        <w:t>아니하며</w:t>
      </w:r>
      <w:r w:rsidRPr="007B4163">
        <w:rPr>
          <w:rFonts w:ascii="Times New Roman" w:hint="eastAsia" w:hAnsi="Times New Roman" w:cs="Times New Roman" w:eastAsia="바탕체"/>
          <w:bCs/>
          <w:color w:val="000000"/>
          <w:kern w:val="0"/>
          <w:sz w:val="22"/>
          <w:szCs w:val="22"/>
        </w:rPr>
        <w:t>,</w:t>
      </w:r>
      <w:r w:rsidRPr="007B4163">
        <w:rPr>
          <w:rFonts w:ascii="Times New Roman" w:hint="eastAsia" w:hAnsi="Times New Roman" w:cs="Times New Roman" w:eastAsia="바탕체"/>
          <w:bCs/>
          <w:color w:val="000000"/>
          <w:kern w:val="0"/>
          <w:sz w:val="22"/>
          <w:szCs w:val="22"/>
          <w:shd w:val="clear" w:color="auto" w:fill="FFFFFF"/>
        </w:rPr>
        <w:t xml:space="preserve"> </w:t>
      </w:r>
      <w:r w:rsidRPr="007B4163">
        <w:rPr>
          <w:rFonts w:ascii="Times New Roman" w:hint="eastAsia" w:hAnsi="Times New Roman" w:cs="Times New Roman" w:eastAsia="바탕체"/>
          <w:bCs/>
          <w:color w:val="000000"/>
          <w:kern w:val="0"/>
          <w:sz w:val="22"/>
          <w:szCs w:val="22"/>
          <w:shd w:val="clear" w:color="auto" w:fill="FFFFFF"/>
        </w:rPr>
        <w:t>위탁자는</w:t>
      </w:r>
      <w:r w:rsidRPr="007B4163">
        <w:rPr>
          <w:rFonts w:ascii="Times New Roman" w:hint="eastAsia" w:hAnsi="Times New Roman" w:cs="Times New Roman" w:eastAsia="바탕체"/>
          <w:bCs/>
          <w:color w:val="000000"/>
          <w:kern w:val="0"/>
          <w:sz w:val="22"/>
          <w:szCs w:val="22"/>
          <w:shd w:val="clear" w:color="auto" w:fill="FFFFFF"/>
        </w:rPr>
        <w:t xml:space="preserve"> </w:t>
      </w:r>
      <w:r w:rsidRPr="007B4163">
        <w:rPr>
          <w:rFonts w:ascii="Times New Roman" w:hAnsi="Times New Roman" w:cs="Times New Roman" w:eastAsia="바탕체"/>
          <w:bCs/>
          <w:color w:val="000000"/>
          <w:kern w:val="0"/>
          <w:sz w:val="22"/>
          <w:szCs w:val="22"/>
          <w:shd w:val="clear" w:color="auto" w:fill="FFFFFF"/>
        </w:rPr>
        <w:t>위탁자</w:t>
      </w:r>
      <w:r w:rsidRPr="007B4163">
        <w:rPr>
          <w:rFonts w:ascii="Times New Roman" w:hAnsi="Times New Roman" w:cs="Times New Roman" w:eastAsia="바탕체"/>
          <w:bCs/>
          <w:color w:val="000000"/>
          <w:kern w:val="0"/>
          <w:sz w:val="22"/>
          <w:szCs w:val="22"/>
          <w:shd w:val="clear" w:color="auto" w:fill="FFFFFF"/>
        </w:rPr>
        <w:t xml:space="preserve"> </w:t>
      </w:r>
      <w:r w:rsidRPr="007B4163">
        <w:rPr>
          <w:rFonts w:ascii="Times New Roman" w:hAnsi="Times New Roman" w:cs="Times New Roman" w:eastAsia="바탕체"/>
          <w:bCs/>
          <w:color w:val="000000"/>
          <w:kern w:val="0"/>
          <w:sz w:val="22"/>
          <w:szCs w:val="22"/>
          <w:shd w:val="clear" w:color="auto" w:fill="FFFFFF"/>
        </w:rPr>
        <w:t>또는</w:t>
      </w:r>
      <w:r w:rsidRPr="007B4163">
        <w:rPr>
          <w:rFonts w:ascii="Times New Roman" w:hAnsi="Times New Roman" w:cs="Times New Roman" w:eastAsia="바탕체"/>
          <w:bCs/>
          <w:color w:val="000000"/>
          <w:kern w:val="0"/>
          <w:sz w:val="22"/>
          <w:szCs w:val="22"/>
          <w:shd w:val="clear" w:color="auto" w:fill="FFFFFF"/>
        </w:rPr>
        <w:t xml:space="preserve"> </w:t>
      </w:r>
      <w:r w:rsidRPr="007B4163">
        <w:rPr>
          <w:rFonts w:ascii="Times New Roman" w:hint="eastAsia" w:hAnsi="Times New Roman" w:cs="Times New Roman" w:eastAsia="바탕체"/>
          <w:bCs/>
          <w:color w:val="000000"/>
          <w:kern w:val="0"/>
          <w:sz w:val="22"/>
          <w:szCs w:val="22"/>
          <w:shd w:val="clear" w:color="auto" w:fill="FFFFFF"/>
        </w:rPr>
        <w:t>위탁자의</w:t>
      </w:r>
      <w:r w:rsidRPr="007B4163">
        <w:rPr>
          <w:rFonts w:ascii="Times New Roman" w:hint="eastAsia" w:hAnsi="Times New Roman" w:cs="Times New Roman" w:eastAsia="바탕체"/>
          <w:bCs/>
          <w:color w:val="000000"/>
          <w:kern w:val="0"/>
          <w:sz w:val="22"/>
          <w:szCs w:val="22"/>
          <w:shd w:val="clear" w:color="auto" w:fill="FFFFFF"/>
        </w:rPr>
        <w:t xml:space="preserve"> </w:t>
      </w:r>
      <w:r w:rsidRPr="007B4163">
        <w:rPr>
          <w:rFonts w:ascii="Times New Roman" w:hAnsi="Times New Roman" w:cs="Times New Roman" w:eastAsia="바탕체"/>
          <w:bCs/>
          <w:color w:val="000000"/>
          <w:kern w:val="0"/>
          <w:sz w:val="22"/>
          <w:szCs w:val="22"/>
          <w:shd w:val="clear" w:color="auto" w:fill="FFFFFF"/>
        </w:rPr>
        <w:t>자산관리회사가</w:t>
      </w:r>
      <w:r w:rsidRPr="007B4163">
        <w:rPr>
          <w:rFonts w:ascii="Times New Roman" w:hAnsi="Times New Roman" w:cs="Times New Roman" w:eastAsia="바탕체"/>
          <w:bCs/>
          <w:color w:val="000000"/>
          <w:kern w:val="0"/>
          <w:sz w:val="22"/>
          <w:szCs w:val="22"/>
          <w:shd w:val="clear" w:color="auto" w:fill="FFFFFF"/>
        </w:rPr>
        <w:t xml:space="preserve"> </w:t>
      </w:r>
      <w:r w:rsidRPr="007B4163">
        <w:rPr>
          <w:rFonts w:ascii="Times New Roman" w:hAnsi="Times New Roman" w:cs="Times New Roman" w:eastAsia="바탕체"/>
          <w:bCs/>
          <w:color w:val="000000"/>
          <w:kern w:val="0"/>
          <w:sz w:val="22"/>
          <w:szCs w:val="22"/>
          <w:shd w:val="clear" w:color="auto" w:fill="FFFFFF"/>
        </w:rPr>
        <w:t>정하는</w:t>
      </w:r>
      <w:r w:rsidRPr="007B4163">
        <w:rPr>
          <w:rFonts w:ascii="Times New Roman" w:hAnsi="Times New Roman" w:cs="Times New Roman" w:eastAsia="바탕체"/>
          <w:bCs/>
          <w:color w:val="000000"/>
          <w:kern w:val="0"/>
          <w:sz w:val="22"/>
          <w:szCs w:val="22"/>
          <w:shd w:val="clear" w:color="auto" w:fill="FFFFFF"/>
        </w:rPr>
        <w:t xml:space="preserve"> </w:t>
      </w:r>
      <w:r w:rsidRPr="007B4163">
        <w:rPr>
          <w:rFonts w:ascii="Times New Roman" w:hAnsi="Times New Roman" w:cs="Times New Roman" w:eastAsia="바탕체"/>
          <w:bCs/>
          <w:color w:val="000000"/>
          <w:kern w:val="0"/>
          <w:sz w:val="22"/>
          <w:szCs w:val="22"/>
          <w:shd w:val="clear" w:color="auto" w:fill="FFFFFF"/>
        </w:rPr>
        <w:t>방법으로</w:t>
      </w:r>
      <w:r w:rsidRPr="007B4163">
        <w:rPr>
          <w:rFonts w:ascii="Times New Roman" w:hAnsi="Times New Roman" w:cs="Times New Roman" w:eastAsia="바탕체"/>
          <w:bCs/>
          <w:color w:val="000000"/>
          <w:kern w:val="0"/>
          <w:sz w:val="22"/>
          <w:szCs w:val="22"/>
          <w:shd w:val="clear" w:color="auto" w:fill="FFFFFF"/>
        </w:rPr>
        <w:t xml:space="preserve"> </w:t>
      </w:r>
      <w:r w:rsidRPr="007B4163">
        <w:rPr>
          <w:rFonts w:ascii="Times New Roman" w:hAnsi="Times New Roman" w:cs="Times New Roman" w:eastAsia="바탕체"/>
          <w:bCs/>
          <w:color w:val="000000"/>
          <w:kern w:val="0"/>
          <w:sz w:val="22"/>
          <w:szCs w:val="22"/>
          <w:shd w:val="clear" w:color="auto" w:fill="FFFFFF"/>
        </w:rPr>
        <w:t>신탁부동산에</w:t>
      </w:r>
      <w:r w:rsidRPr="007B4163">
        <w:rPr>
          <w:rFonts w:ascii="Times New Roman" w:hAnsi="Times New Roman" w:cs="Times New Roman" w:eastAsia="바탕체"/>
          <w:bCs/>
          <w:color w:val="000000"/>
          <w:kern w:val="0"/>
          <w:sz w:val="22"/>
          <w:szCs w:val="22"/>
          <w:shd w:val="clear" w:color="auto" w:fill="FFFFFF"/>
        </w:rPr>
        <w:t xml:space="preserve"> </w:t>
      </w:r>
      <w:r w:rsidRPr="007B4163">
        <w:rPr>
          <w:rFonts w:ascii="Times New Roman" w:hAnsi="Times New Roman" w:cs="Times New Roman" w:eastAsia="바탕체"/>
          <w:bCs/>
          <w:color w:val="000000"/>
          <w:kern w:val="0"/>
          <w:sz w:val="22"/>
          <w:szCs w:val="22"/>
          <w:shd w:val="clear" w:color="auto" w:fill="FFFFFF"/>
        </w:rPr>
        <w:t>관한</w:t>
      </w:r>
      <w:r w:rsidRPr="007B4163">
        <w:rPr>
          <w:rFonts w:ascii="Times New Roman" w:hAnsi="Times New Roman" w:cs="Times New Roman" w:eastAsia="바탕체"/>
          <w:bCs/>
          <w:color w:val="000000"/>
          <w:kern w:val="0"/>
          <w:sz w:val="22"/>
          <w:szCs w:val="22"/>
          <w:shd w:val="clear" w:color="auto" w:fill="FFFFFF"/>
        </w:rPr>
        <w:t xml:space="preserve"> </w:t>
      </w:r>
      <w:r w:rsidRPr="007B4163">
        <w:rPr>
          <w:rFonts w:ascii="Times New Roman" w:hAnsi="Times New Roman" w:cs="Times New Roman" w:eastAsia="바탕체"/>
          <w:bCs/>
          <w:color w:val="000000"/>
          <w:kern w:val="0"/>
          <w:sz w:val="22"/>
          <w:szCs w:val="22"/>
          <w:shd w:val="clear" w:color="auto" w:fill="FFFFFF"/>
        </w:rPr>
        <w:t>보험계약을</w:t>
      </w:r>
      <w:r w:rsidRPr="007B4163">
        <w:rPr>
          <w:rFonts w:ascii="Times New Roman" w:hAnsi="Times New Roman" w:cs="Times New Roman" w:eastAsia="바탕체"/>
          <w:bCs/>
          <w:color w:val="000000"/>
          <w:kern w:val="0"/>
          <w:sz w:val="22"/>
          <w:szCs w:val="22"/>
          <w:shd w:val="clear" w:color="auto" w:fill="FFFFFF"/>
        </w:rPr>
        <w:t xml:space="preserve"> </w:t>
      </w:r>
      <w:r w:rsidRPr="007B4163">
        <w:rPr>
          <w:rFonts w:ascii="Times New Roman" w:hAnsi="Times New Roman" w:cs="Times New Roman" w:eastAsia="바탕체"/>
          <w:bCs/>
          <w:color w:val="000000"/>
          <w:kern w:val="0"/>
          <w:sz w:val="22"/>
          <w:szCs w:val="22"/>
          <w:shd w:val="clear" w:color="auto" w:fill="FFFFFF"/>
        </w:rPr>
        <w:t>자유롭게</w:t>
      </w:r>
      <w:r w:rsidRPr="007B4163">
        <w:rPr>
          <w:rFonts w:ascii="Times New Roman" w:hAnsi="Times New Roman" w:cs="Times New Roman" w:eastAsia="바탕체"/>
          <w:bCs/>
          <w:color w:val="000000"/>
          <w:kern w:val="0"/>
          <w:sz w:val="22"/>
          <w:szCs w:val="22"/>
          <w:shd w:val="clear" w:color="auto" w:fill="FFFFFF"/>
        </w:rPr>
        <w:t xml:space="preserve"> </w:t>
      </w:r>
      <w:r w:rsidRPr="007B4163">
        <w:rPr>
          <w:rFonts w:ascii="Times New Roman" w:hAnsi="Times New Roman" w:cs="Times New Roman" w:eastAsia="바탕체"/>
          <w:bCs/>
          <w:color w:val="000000"/>
          <w:kern w:val="0"/>
          <w:sz w:val="22"/>
          <w:szCs w:val="22"/>
          <w:shd w:val="clear" w:color="auto" w:fill="FFFFFF"/>
        </w:rPr>
        <w:t>체결</w:t>
      </w:r>
      <w:r w:rsidRPr="007B4163">
        <w:rPr>
          <w:rFonts w:ascii="Times New Roman" w:hAnsi="Times New Roman" w:cs="Times New Roman" w:eastAsia="바탕체"/>
          <w:bCs/>
          <w:color w:val="000000"/>
          <w:kern w:val="0"/>
          <w:sz w:val="22"/>
          <w:szCs w:val="22"/>
          <w:shd w:val="clear" w:color="auto" w:fill="FFFFFF"/>
        </w:rPr>
        <w:t xml:space="preserve"> </w:t>
      </w:r>
      <w:r w:rsidRPr="007B4163">
        <w:rPr>
          <w:rFonts w:ascii="Times New Roman" w:hAnsi="Times New Roman" w:cs="Times New Roman" w:eastAsia="바탕체"/>
          <w:bCs/>
          <w:color w:val="000000"/>
          <w:kern w:val="0"/>
          <w:sz w:val="22"/>
          <w:szCs w:val="22"/>
          <w:shd w:val="clear" w:color="auto" w:fill="FFFFFF"/>
        </w:rPr>
        <w:t>및</w:t>
      </w:r>
      <w:r w:rsidRPr="007B4163">
        <w:rPr>
          <w:rFonts w:ascii="Times New Roman" w:hAnsi="Times New Roman" w:cs="Times New Roman" w:eastAsia="바탕체"/>
          <w:bCs/>
          <w:color w:val="000000"/>
          <w:kern w:val="0"/>
          <w:sz w:val="22"/>
          <w:szCs w:val="22"/>
          <w:shd w:val="clear" w:color="auto" w:fill="FFFFFF"/>
        </w:rPr>
        <w:t xml:space="preserve"> </w:t>
      </w:r>
      <w:r w:rsidRPr="007B4163">
        <w:rPr>
          <w:rFonts w:ascii="Times New Roman" w:hAnsi="Times New Roman" w:cs="Times New Roman" w:eastAsia="바탕체"/>
          <w:bCs/>
          <w:color w:val="000000"/>
          <w:kern w:val="0"/>
          <w:sz w:val="22"/>
          <w:szCs w:val="22"/>
          <w:shd w:val="clear" w:color="auto" w:fill="FFFFFF"/>
        </w:rPr>
        <w:t>관리할</w:t>
      </w:r>
      <w:r w:rsidRPr="007B4163">
        <w:rPr>
          <w:rFonts w:ascii="Times New Roman" w:hAnsi="Times New Roman" w:cs="Times New Roman" w:eastAsia="바탕체"/>
          <w:bCs/>
          <w:color w:val="000000"/>
          <w:kern w:val="0"/>
          <w:sz w:val="22"/>
          <w:szCs w:val="22"/>
          <w:shd w:val="clear" w:color="auto" w:fill="FFFFFF"/>
        </w:rPr>
        <w:t xml:space="preserve"> </w:t>
      </w:r>
      <w:r w:rsidRPr="007B4163">
        <w:rPr>
          <w:rFonts w:ascii="Times New Roman" w:hAnsi="Times New Roman" w:cs="Times New Roman" w:eastAsia="바탕체"/>
          <w:bCs/>
          <w:color w:val="000000"/>
          <w:kern w:val="0"/>
          <w:sz w:val="22"/>
          <w:szCs w:val="22"/>
          <w:shd w:val="clear" w:color="auto" w:fill="FFFFFF"/>
        </w:rPr>
        <w:t>수</w:t>
      </w:r>
      <w:r w:rsidRPr="007B4163">
        <w:rPr>
          <w:rFonts w:ascii="Times New Roman" w:hAnsi="Times New Roman" w:cs="Times New Roman" w:eastAsia="바탕체"/>
          <w:bCs/>
          <w:color w:val="000000"/>
          <w:kern w:val="0"/>
          <w:sz w:val="22"/>
          <w:szCs w:val="22"/>
          <w:shd w:val="clear" w:color="auto" w:fill="FFFFFF"/>
        </w:rPr>
        <w:t xml:space="preserve"> </w:t>
      </w:r>
      <w:r w:rsidRPr="007B4163">
        <w:rPr>
          <w:rFonts w:ascii="Times New Roman" w:hAnsi="Times New Roman" w:cs="Times New Roman" w:eastAsia="바탕체"/>
          <w:bCs/>
          <w:color w:val="000000"/>
          <w:kern w:val="0"/>
          <w:sz w:val="22"/>
          <w:szCs w:val="22"/>
          <w:shd w:val="clear" w:color="auto" w:fill="FFFFFF"/>
        </w:rPr>
        <w:t>있</w:t>
      </w:r>
      <w:r w:rsidRPr="007B4163">
        <w:rPr>
          <w:rFonts w:ascii="Times New Roman" w:hint="eastAsia" w:hAnsi="Times New Roman" w:cs="Times New Roman" w:eastAsia="바탕체"/>
          <w:bCs/>
          <w:color w:val="000000"/>
          <w:kern w:val="0"/>
          <w:sz w:val="22"/>
          <w:szCs w:val="22"/>
          <w:shd w:val="clear" w:color="auto" w:fill="FFFFFF"/>
        </w:rPr>
        <w:t>다</w:t>
      </w:r>
      <w:r w:rsidRPr="007B4163">
        <w:rPr>
          <w:rFonts w:ascii="Times New Roman" w:hint="eastAsia" w:hAnsi="Times New Roman" w:cs="Times New Roman" w:eastAsia="바탕체"/>
          <w:bCs/>
          <w:color w:val="000000"/>
          <w:kern w:val="0"/>
          <w:sz w:val="22"/>
          <w:szCs w:val="22"/>
          <w:shd w:val="clear" w:color="auto" w:fill="FFFFFF"/>
        </w:rPr>
        <w:t>.</w:t>
      </w:r>
      <w:r w:rsidRPr="007B4163">
        <w:rPr>
          <w:rFonts w:ascii="Times New Roman" w:hAnsi="Times New Roman" w:cs="Times New Roman" w:eastAsia="바탕체"/>
          <w:bCs/>
          <w:color w:val="000000"/>
          <w:kern w:val="0"/>
          <w:sz w:val="22"/>
          <w:szCs w:val="22"/>
          <w:shd w:val="clear" w:color="auto" w:fill="FFFFFF"/>
        </w:rPr>
        <w:t xml:space="preserve"> </w:t>
      </w:r>
      <w:r w:rsidRPr="007B4163">
        <w:rPr>
          <w:rFonts w:ascii="Times New Roman" w:hAnsi="Times New Roman" w:cs="Times New Roman" w:eastAsia="바탕체"/>
          <w:bCs/>
          <w:color w:val="000000"/>
          <w:kern w:val="0"/>
          <w:sz w:val="22"/>
          <w:szCs w:val="22"/>
          <w:shd w:val="clear" w:color="auto" w:fill="FFFFFF"/>
        </w:rPr>
        <w:t>단</w:t>
      </w:r>
      <w:r w:rsidRPr="007B4163">
        <w:rPr>
          <w:rFonts w:ascii="Times New Roman" w:hint="eastAsia" w:hAnsi="Times New Roman" w:cs="Times New Roman" w:eastAsia="바탕체"/>
          <w:bCs/>
          <w:color w:val="000000"/>
          <w:kern w:val="0"/>
          <w:sz w:val="22"/>
          <w:szCs w:val="22"/>
          <w:shd w:val="clear" w:color="auto" w:fill="FFFFFF"/>
        </w:rPr>
        <w:t>,</w:t>
      </w:r>
      <w:r w:rsidRPr="007B4163">
        <w:rPr>
          <w:rFonts w:ascii="Times New Roman" w:hAnsi="Times New Roman" w:cs="Times New Roman" w:eastAsia="바탕체"/>
          <w:bCs/>
          <w:color w:val="000000"/>
          <w:kern w:val="0"/>
          <w:sz w:val="22"/>
          <w:szCs w:val="22"/>
          <w:shd w:val="clear" w:color="auto" w:fill="FFFFFF"/>
        </w:rPr>
        <w:t xml:space="preserve"> </w:t>
      </w:r>
      <w:r w:rsidRPr="007B4163">
        <w:rPr>
          <w:rFonts w:ascii="Times New Roman" w:hint="eastAsia" w:hAnsi="Times New Roman" w:cs="Times New Roman" w:eastAsia="바탕체"/>
          <w:bCs/>
          <w:color w:val="000000"/>
          <w:kern w:val="0"/>
          <w:sz w:val="22"/>
          <w:szCs w:val="22"/>
          <w:shd w:val="clear" w:color="auto" w:fill="FFFFFF"/>
        </w:rPr>
        <w:t>위탁자는</w:t>
      </w:r>
      <w:r w:rsidRPr="007B4163">
        <w:rPr>
          <w:rFonts w:ascii="Times New Roman" w:hint="eastAsia" w:hAnsi="Times New Roman" w:cs="Times New Roman" w:eastAsia="바탕체"/>
          <w:bCs/>
          <w:color w:val="000000"/>
          <w:kern w:val="0"/>
          <w:sz w:val="22"/>
          <w:szCs w:val="22"/>
          <w:shd w:val="clear" w:color="auto" w:fill="FFFFFF"/>
        </w:rPr>
        <w:t xml:space="preserve"> </w:t>
      </w:r>
      <w:r w:rsidRPr="007B4163">
        <w:rPr>
          <w:rFonts w:ascii="Times New Roman" w:hint="eastAsia" w:hAnsi="Times New Roman" w:cs="Times New Roman" w:eastAsia="바탕체"/>
          <w:bCs/>
          <w:color w:val="000000"/>
          <w:kern w:val="0"/>
          <w:sz w:val="22"/>
          <w:szCs w:val="22"/>
          <w:shd w:val="clear" w:color="auto" w:fill="FFFFFF"/>
        </w:rPr>
        <w:t>보험금청구권</w:t>
      </w:r>
      <w:r w:rsidRPr="007B4163">
        <w:rPr>
          <w:rFonts w:ascii="Times New Roman" w:hint="eastAsia" w:hAnsi="Times New Roman" w:cs="Times New Roman" w:eastAsia="바탕체"/>
          <w:bCs/>
          <w:color w:val="000000"/>
          <w:kern w:val="0"/>
          <w:sz w:val="22"/>
          <w:szCs w:val="22"/>
          <w:shd w:val="clear" w:color="auto" w:fill="FFFFFF"/>
        </w:rPr>
        <w:t xml:space="preserve">, </w:t>
      </w:r>
      <w:r w:rsidRPr="007B4163">
        <w:rPr>
          <w:rFonts w:ascii="Times New Roman" w:hint="eastAsia" w:hAnsi="Times New Roman" w:cs="Times New Roman" w:eastAsia="바탕체"/>
          <w:bCs/>
          <w:color w:val="000000"/>
          <w:kern w:val="0"/>
          <w:sz w:val="22"/>
          <w:szCs w:val="22"/>
          <w:shd w:val="clear" w:color="auto" w:fill="FFFFFF"/>
        </w:rPr>
        <w:t>보험계약</w:t>
      </w:r>
      <w:r w:rsidRPr="007B4163">
        <w:rPr>
          <w:rFonts w:ascii="Times New Roman" w:hint="eastAsia" w:hAnsi="Times New Roman" w:cs="Times New Roman" w:eastAsia="바탕체"/>
          <w:bCs/>
          <w:color w:val="000000"/>
          <w:kern w:val="0"/>
          <w:sz w:val="22"/>
          <w:szCs w:val="22"/>
          <w:shd w:val="clear" w:color="auto" w:fill="FFFFFF"/>
        </w:rPr>
        <w:t xml:space="preserve"> </w:t>
      </w:r>
      <w:r w:rsidRPr="007B4163">
        <w:rPr>
          <w:rFonts w:ascii="Times New Roman" w:hint="eastAsia" w:hAnsi="Times New Roman" w:cs="Times New Roman" w:eastAsia="바탕체"/>
          <w:bCs/>
          <w:color w:val="000000"/>
          <w:kern w:val="0"/>
          <w:sz w:val="22"/>
          <w:szCs w:val="22"/>
          <w:shd w:val="clear" w:color="auto" w:fill="FFFFFF"/>
        </w:rPr>
        <w:t>해지로</w:t>
      </w:r>
      <w:r w:rsidRPr="007B4163">
        <w:rPr>
          <w:rFonts w:ascii="Times New Roman" w:hint="eastAsia" w:hAnsi="Times New Roman" w:cs="Times New Roman" w:eastAsia="바탕체"/>
          <w:bCs/>
          <w:color w:val="000000"/>
          <w:kern w:val="0"/>
          <w:sz w:val="22"/>
          <w:szCs w:val="22"/>
          <w:shd w:val="clear" w:color="auto" w:fill="FFFFFF"/>
        </w:rPr>
        <w:t xml:space="preserve"> </w:t>
      </w:r>
      <w:r w:rsidRPr="007B4163">
        <w:rPr>
          <w:rFonts w:ascii="Times New Roman" w:hint="eastAsia" w:hAnsi="Times New Roman" w:cs="Times New Roman" w:eastAsia="바탕체"/>
          <w:bCs/>
          <w:color w:val="000000"/>
          <w:kern w:val="0"/>
          <w:sz w:val="22"/>
          <w:szCs w:val="22"/>
          <w:shd w:val="clear" w:color="auto" w:fill="FFFFFF"/>
        </w:rPr>
        <w:t>인한</w:t>
      </w:r>
      <w:r w:rsidRPr="007B4163">
        <w:rPr>
          <w:rFonts w:ascii="Times New Roman" w:hint="eastAsia" w:hAnsi="Times New Roman" w:cs="Times New Roman" w:eastAsia="바탕체"/>
          <w:bCs/>
          <w:color w:val="000000"/>
          <w:kern w:val="0"/>
          <w:sz w:val="22"/>
          <w:szCs w:val="22"/>
          <w:shd w:val="clear" w:color="auto" w:fill="FFFFFF"/>
        </w:rPr>
        <w:t xml:space="preserve"> </w:t>
      </w:r>
      <w:r w:rsidRPr="007B4163">
        <w:rPr>
          <w:rFonts w:ascii="Times New Roman" w:hint="eastAsia" w:hAnsi="Times New Roman" w:cs="Times New Roman" w:eastAsia="바탕체"/>
          <w:color w:val="000000"/>
          <w:kern w:val="0"/>
          <w:sz w:val="22"/>
          <w:szCs w:val="22"/>
          <w:shd w:val="clear" w:color="auto" w:fill="FFFFFF"/>
        </w:rPr>
        <w:t>반환금청구권</w:t>
      </w:r>
      <w:r w:rsidRPr="007B4163">
        <w:rPr>
          <w:rFonts w:ascii="Times New Roman" w:hint="eastAsia" w:hAnsi="Times New Roman" w:cs="Times New Roman" w:eastAsia="바탕체"/>
          <w:color w:val="000000"/>
          <w:kern w:val="0"/>
          <w:sz w:val="22"/>
          <w:szCs w:val="22"/>
          <w:shd w:val="clear" w:color="auto" w:fill="FFFFFF"/>
        </w:rPr>
        <w:t xml:space="preserve">, </w:t>
      </w:r>
      <w:r w:rsidRPr="007B4163">
        <w:rPr>
          <w:rFonts w:ascii="Times New Roman" w:hint="eastAsia" w:hAnsi="Times New Roman" w:cs="Times New Roman" w:eastAsia="바탕체"/>
          <w:color w:val="000000"/>
          <w:kern w:val="0"/>
          <w:sz w:val="22"/>
          <w:szCs w:val="22"/>
          <w:shd w:val="clear" w:color="auto" w:fill="FFFFFF"/>
        </w:rPr>
        <w:t>기타</w:t>
      </w:r>
      <w:r w:rsidRPr="007B4163">
        <w:rPr>
          <w:rFonts w:ascii="Times New Roman" w:hint="eastAsia" w:hAnsi="Times New Roman" w:cs="Times New Roman" w:eastAsia="바탕체"/>
          <w:color w:val="000000"/>
          <w:kern w:val="0"/>
          <w:sz w:val="22"/>
          <w:szCs w:val="22"/>
          <w:shd w:val="clear" w:color="auto" w:fill="FFFFFF"/>
        </w:rPr>
        <w:t xml:space="preserve"> </w:t>
      </w:r>
      <w:r w:rsidRPr="007B4163">
        <w:rPr>
          <w:rFonts w:ascii="Times New Roman" w:hint="eastAsia" w:hAnsi="Times New Roman" w:cs="Times New Roman" w:eastAsia="바탕체"/>
          <w:color w:val="000000"/>
          <w:kern w:val="0"/>
          <w:sz w:val="22"/>
          <w:szCs w:val="22"/>
          <w:shd w:val="clear" w:color="auto" w:fill="FFFFFF"/>
        </w:rPr>
        <w:t>보험계약에서</w:t>
      </w:r>
      <w:r w:rsidRPr="007B4163">
        <w:rPr>
          <w:rFonts w:ascii="Times New Roman" w:hint="eastAsia" w:hAnsi="Times New Roman" w:cs="Times New Roman" w:eastAsia="바탕체"/>
          <w:color w:val="000000"/>
          <w:kern w:val="0"/>
          <w:sz w:val="22"/>
          <w:szCs w:val="22"/>
          <w:shd w:val="clear" w:color="auto" w:fill="FFFFFF"/>
        </w:rPr>
        <w:t xml:space="preserve"> </w:t>
      </w:r>
      <w:r w:rsidRPr="007B4163">
        <w:rPr>
          <w:rFonts w:ascii="Times New Roman" w:hint="eastAsia" w:hAnsi="Times New Roman" w:cs="Times New Roman" w:eastAsia="바탕체"/>
          <w:color w:val="000000"/>
          <w:kern w:val="0"/>
          <w:sz w:val="22"/>
          <w:szCs w:val="22"/>
          <w:shd w:val="clear" w:color="auto" w:fill="FFFFFF"/>
        </w:rPr>
        <w:t>발생하는</w:t>
      </w:r>
      <w:r w:rsidRPr="007B4163">
        <w:rPr>
          <w:rFonts w:ascii="Times New Roman" w:hint="eastAsia" w:hAnsi="Times New Roman" w:cs="Times New Roman" w:eastAsia="바탕체"/>
          <w:color w:val="000000"/>
          <w:kern w:val="0"/>
          <w:sz w:val="22"/>
          <w:szCs w:val="22"/>
          <w:shd w:val="clear" w:color="auto" w:fill="FFFFFF"/>
        </w:rPr>
        <w:t xml:space="preserve"> </w:t>
      </w:r>
      <w:r w:rsidRPr="007B4163">
        <w:rPr>
          <w:rFonts w:ascii="Times New Roman" w:hint="eastAsia" w:hAnsi="Times New Roman" w:cs="Times New Roman" w:eastAsia="바탕체"/>
          <w:color w:val="000000"/>
          <w:kern w:val="0"/>
          <w:sz w:val="22"/>
          <w:szCs w:val="22"/>
          <w:shd w:val="clear" w:color="auto" w:fill="FFFFFF"/>
        </w:rPr>
        <w:t>보험자에</w:t>
      </w:r>
      <w:r w:rsidRPr="007B4163">
        <w:rPr>
          <w:rFonts w:ascii="Times New Roman" w:hint="eastAsia" w:hAnsi="Times New Roman" w:cs="Times New Roman" w:eastAsia="바탕체"/>
          <w:color w:val="000000"/>
          <w:kern w:val="0"/>
          <w:sz w:val="22"/>
          <w:szCs w:val="22"/>
          <w:shd w:val="clear" w:color="auto" w:fill="FFFFFF"/>
        </w:rPr>
        <w:t xml:space="preserve"> </w:t>
      </w:r>
      <w:r w:rsidRPr="007B4163">
        <w:rPr>
          <w:rFonts w:ascii="Times New Roman" w:hint="eastAsia" w:hAnsi="Times New Roman" w:cs="Times New Roman" w:eastAsia="바탕체"/>
          <w:color w:val="000000"/>
          <w:kern w:val="0"/>
          <w:sz w:val="22"/>
          <w:szCs w:val="22"/>
          <w:shd w:val="clear" w:color="auto" w:fill="FFFFFF"/>
        </w:rPr>
        <w:t>대한</w:t>
      </w:r>
      <w:r w:rsidRPr="007B4163">
        <w:rPr>
          <w:rFonts w:ascii="Times New Roman" w:hint="eastAsia" w:hAnsi="Times New Roman" w:cs="Times New Roman" w:eastAsia="바탕체"/>
          <w:color w:val="000000"/>
          <w:kern w:val="0"/>
          <w:sz w:val="22"/>
          <w:szCs w:val="22"/>
          <w:shd w:val="clear" w:color="auto" w:fill="FFFFFF"/>
        </w:rPr>
        <w:t xml:space="preserve"> </w:t>
      </w:r>
      <w:r w:rsidRPr="007B4163">
        <w:rPr>
          <w:rFonts w:ascii="Times New Roman" w:hint="eastAsia" w:hAnsi="Times New Roman" w:cs="Times New Roman" w:eastAsia="바탕체"/>
          <w:color w:val="000000"/>
          <w:kern w:val="0"/>
          <w:sz w:val="22"/>
          <w:szCs w:val="22"/>
          <w:shd w:val="clear" w:color="auto" w:fill="FFFFFF"/>
        </w:rPr>
        <w:t>일체의</w:t>
      </w:r>
      <w:r w:rsidRPr="007B4163">
        <w:rPr>
          <w:rFonts w:ascii="Times New Roman" w:hint="eastAsia" w:hAnsi="Times New Roman" w:cs="Times New Roman" w:eastAsia="바탕체"/>
          <w:color w:val="000000"/>
          <w:kern w:val="0"/>
          <w:sz w:val="22"/>
          <w:szCs w:val="22"/>
          <w:shd w:val="clear" w:color="auto" w:fill="FFFFFF"/>
        </w:rPr>
        <w:t xml:space="preserve"> </w:t>
      </w:r>
      <w:r w:rsidRPr="007B4163">
        <w:rPr>
          <w:rFonts w:ascii="Times New Roman" w:hint="eastAsia" w:hAnsi="Times New Roman" w:cs="Times New Roman" w:eastAsia="바탕체"/>
          <w:color w:val="000000"/>
          <w:kern w:val="0"/>
          <w:sz w:val="22"/>
          <w:szCs w:val="22"/>
          <w:shd w:val="clear" w:color="auto" w:fill="FFFFFF"/>
        </w:rPr>
        <w:t>채권에</w:t>
      </w:r>
      <w:r w:rsidRPr="007B4163">
        <w:rPr>
          <w:rFonts w:ascii="Times New Roman" w:hint="eastAsia" w:hAnsi="Times New Roman" w:cs="Times New Roman" w:eastAsia="바탕체"/>
          <w:color w:val="000000"/>
          <w:kern w:val="0"/>
          <w:sz w:val="22"/>
          <w:szCs w:val="22"/>
          <w:shd w:val="clear" w:color="auto" w:fill="FFFFFF"/>
        </w:rPr>
        <w:t xml:space="preserve"> </w:t>
      </w:r>
      <w:r w:rsidRPr="007B4163">
        <w:rPr>
          <w:rFonts w:ascii="Times New Roman" w:hint="eastAsia" w:hAnsi="Times New Roman" w:cs="Times New Roman" w:eastAsia="바탕체"/>
          <w:color w:val="000000"/>
          <w:kern w:val="0"/>
          <w:sz w:val="22"/>
          <w:szCs w:val="22"/>
          <w:shd w:val="clear" w:color="auto" w:fill="FFFFFF"/>
        </w:rPr>
        <w:t>대하여</w:t>
      </w:r>
      <w:r w:rsidRPr="007B4163">
        <w:rPr>
          <w:rFonts w:ascii="Times New Roman" w:hint="eastAsia" w:hAnsi="Times New Roman" w:cs="Times New Roman" w:eastAsia="바탕체"/>
          <w:color w:val="000000"/>
          <w:kern w:val="0"/>
          <w:sz w:val="22"/>
          <w:szCs w:val="22"/>
          <w:shd w:val="clear" w:color="auto" w:fill="FFFFFF"/>
        </w:rPr>
        <w:t xml:space="preserve"> </w:t>
      </w:r>
      <w:r w:rsidRPr="007B4163">
        <w:rPr>
          <w:rFonts w:ascii="Times New Roman" w:hAnsi="Times New Roman" w:cs="Times New Roman" w:eastAsia="바탕체"/>
          <w:color w:val="000000"/>
          <w:kern w:val="0"/>
          <w:sz w:val="22"/>
          <w:szCs w:val="22"/>
          <w:shd w:val="clear" w:color="auto" w:fill="FFFFFF"/>
        </w:rPr>
        <w:t>우선수익자들에게</w:t>
      </w:r>
      <w:r w:rsidRPr="007B4163">
        <w:rPr>
          <w:rFonts w:ascii="Times New Roman" w:hint="eastAsia" w:hAnsi="Times New Roman" w:cs="Times New Roman" w:eastAsia="바탕체"/>
          <w:color w:val="000000"/>
          <w:kern w:val="0"/>
          <w:sz w:val="22"/>
          <w:szCs w:val="22"/>
          <w:shd w:val="clear" w:color="auto" w:fill="FFFFFF"/>
        </w:rPr>
        <w:t xml:space="preserve"> </w:t>
      </w:r>
      <w:r w:rsidRPr="007B4163">
        <w:rPr>
          <w:rFonts w:ascii="Times New Roman" w:hint="eastAsia" w:hAnsi="Times New Roman" w:cs="Times New Roman" w:eastAsia="바탕체"/>
          <w:color w:val="000000"/>
          <w:kern w:val="0"/>
          <w:sz w:val="22"/>
          <w:szCs w:val="22"/>
          <w:shd w:val="clear" w:color="auto" w:fill="FFFFFF"/>
        </w:rPr>
        <w:t>근질권을</w:t>
      </w:r>
      <w:r w:rsidRPr="007B4163">
        <w:rPr>
          <w:rFonts w:ascii="Times New Roman" w:hint="eastAsia" w:hAnsi="Times New Roman" w:cs="Times New Roman" w:eastAsia="바탕체"/>
          <w:color w:val="000000"/>
          <w:kern w:val="0"/>
          <w:sz w:val="22"/>
          <w:szCs w:val="22"/>
          <w:shd w:val="clear" w:color="auto" w:fill="FFFFFF"/>
        </w:rPr>
        <w:t xml:space="preserve"> </w:t>
      </w:r>
      <w:r w:rsidRPr="007B4163">
        <w:rPr>
          <w:rFonts w:ascii="Times New Roman" w:hAnsi="Times New Roman" w:cs="Times New Roman" w:eastAsia="바탕체"/>
          <w:color w:val="000000"/>
          <w:kern w:val="0"/>
          <w:sz w:val="22"/>
          <w:szCs w:val="22"/>
          <w:shd w:val="clear" w:color="auto" w:fill="FFFFFF"/>
        </w:rPr>
        <w:t>설정하고</w:t>
      </w:r>
      <w:r w:rsidRPr="007B4163">
        <w:rPr>
          <w:rFonts w:ascii="Times New Roman" w:hAnsi="Times New Roman" w:cs="Times New Roman" w:eastAsia="바탕체"/>
          <w:color w:val="000000"/>
          <w:kern w:val="0"/>
          <w:sz w:val="22"/>
          <w:szCs w:val="22"/>
          <w:shd w:val="clear" w:color="auto" w:fill="FFFFFF"/>
        </w:rPr>
        <w:t xml:space="preserve">, </w:t>
      </w:r>
      <w:r w:rsidRPr="007B4163">
        <w:rPr>
          <w:rFonts w:ascii="Times New Roman" w:hAnsi="Times New Roman" w:hint="eastAsia" w:cs="Times New Roman" w:eastAsia="바탕체"/>
          <w:color w:val="000000"/>
          <w:sz w:val="22"/>
          <w:szCs w:val="22"/>
        </w:rPr>
        <w:t>수탁자에게</w:t>
      </w:r>
      <w:r w:rsidRPr="007B4163">
        <w:rPr>
          <w:rFonts w:ascii="Times New Roman" w:hAnsi="Times New Roman" w:hint="eastAsia" w:cs="Times New Roman" w:eastAsia="바탕체"/>
          <w:color w:val="000000"/>
          <w:sz w:val="22"/>
          <w:szCs w:val="22"/>
        </w:rPr>
        <w:t xml:space="preserve"> </w:t>
      </w:r>
      <w:r w:rsidRPr="007B4163">
        <w:rPr>
          <w:rFonts w:ascii="Times New Roman" w:hAnsi="Times New Roman" w:cs="Times New Roman" w:eastAsia="바탕체"/>
          <w:color w:val="000000"/>
          <w:kern w:val="0"/>
          <w:sz w:val="22"/>
          <w:szCs w:val="22"/>
        </w:rPr>
        <w:t>대출약정서에서</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정한</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기한</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내에</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해당</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근질권설정계약서</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및</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확정일자부</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근질권설정</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통지서</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사본을</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제출하기로</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한다</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위탁자가</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신탁부동산에</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관하여</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매도인이</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가입한</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보험계약을</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승계하는</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경우</w:t>
      </w:r>
      <w:r w:rsidRPr="007B4163">
        <w:rPr>
          <w:rFonts w:ascii="Times New Roman" w:hAnsi="Times New Roman" w:cs="Times New Roman" w:eastAsia="바탕체"/>
          <w:color w:val="000000"/>
          <w:kern w:val="0"/>
          <w:sz w:val="22"/>
          <w:szCs w:val="22"/>
        </w:rPr>
        <w:t>(</w:t>
      </w:r>
      <w:r w:rsidRPr="007B4163">
        <w:rPr>
          <w:rFonts w:ascii="Times New Roman" w:hAnsi="Times New Roman" w:cs="Times New Roman" w:eastAsia="바탕체"/>
          <w:color w:val="000000"/>
          <w:kern w:val="0"/>
          <w:sz w:val="22"/>
          <w:szCs w:val="22"/>
        </w:rPr>
        <w:t>공동인수</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보험회사가</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있는</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경우</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그</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전부</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또는</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이를</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대리하는</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간사</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보험회사에</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대한</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통지를</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포함함</w:t>
      </w:r>
      <w:r w:rsidRPr="007B4163">
        <w:rPr>
          <w:rFonts w:ascii="Times New Roman" w:hAnsi="Times New Roman" w:cs="Times New Roman" w:eastAsia="바탕체"/>
          <w:color w:val="000000"/>
          <w:kern w:val="0"/>
          <w:sz w:val="22"/>
          <w:szCs w:val="22"/>
        </w:rPr>
        <w:t>)</w:t>
      </w:r>
      <w:r w:rsidRPr="007B4163">
        <w:rPr>
          <w:rFonts w:ascii="Times New Roman" w:hAnsi="Times New Roman" w:cs="Times New Roman" w:eastAsia="바탕체"/>
          <w:color w:val="000000"/>
          <w:kern w:val="0"/>
          <w:sz w:val="22"/>
          <w:szCs w:val="22"/>
        </w:rPr>
        <w:t>에도</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같다</w:t>
      </w:r>
      <w:r w:rsidRPr="007B4163">
        <w:rPr>
          <w:rFonts w:ascii="Times New Roman" w:hAnsi="Times New Roman" w:cs="Times New Roman" w:eastAsia="바탕체"/>
          <w:color w:val="000000"/>
          <w:kern w:val="0"/>
          <w:sz w:val="22"/>
          <w:szCs w:val="22"/>
        </w:rPr>
        <w:t>.</w:t>
      </w:r>
    </w:p>
    <w:p w14:paraId="63945EC8" w14:textId="77777777" w:rsidR="00930A79" w:rsidRPr="00404F2D" w:rsidRDefault="00930A79" w:rsidP="006A29C3">
      <w:pPr>
        <w:pStyle w:val="TKNormal"/>
        <w:snapToGrid w:val="0"/>
        <w:spacing w:line="360" w:lineRule="auto" w:after="0"/>
        <w:rPr>
          <w:rFonts w:ascii="Times New Roman" w:eastAsia="바탕체" w:hAnsi="Times New Roman" w:cs="Times New Roman"/>
          <w:bCs/>
          <w:color w:val="C00000"/>
          <w:sz w:val="22"/>
          <w:szCs w:val="22"/>
        </w:rPr>
      </w:pPr>
    </w:p>
    <w:p w14:paraId="4E04FC17"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r w:rsidRPr="00404F2D">
        <w:rPr>
          <w:rFonts w:ascii="Times New Roman" w:eastAsia="바탕체" w:hAnsi="Times New Roman" w:hint="eastAsia" w:cs="Times New Roman"/>
          <w:b/>
          <w:color w:val="000000"/>
          <w:sz w:val="22"/>
          <w:szCs w:val="22"/>
        </w:rPr>
        <w:t>제</w:t>
      </w:r>
      <w:r w:rsidRPr="00404F2D">
        <w:rPr>
          <w:rFonts w:ascii="Times New Roman" w:eastAsia="바탕체" w:hAnsi="Times New Roman" w:hint="eastAsia" w:cs="Times New Roman"/>
          <w:b/>
          <w:color w:val="000000"/>
          <w:sz w:val="22"/>
          <w:szCs w:val="22"/>
        </w:rPr>
        <w:t xml:space="preserve"> 9</w:t>
      </w:r>
      <w:r w:rsidRPr="00404F2D">
        <w:rPr>
          <w:rFonts w:ascii="Times New Roman" w:eastAsia="바탕체" w:hAnsi="Times New Roman" w:hint="eastAsia" w:cs="Times New Roman"/>
          <w:b/>
          <w:color w:val="000000"/>
          <w:sz w:val="22"/>
          <w:szCs w:val="22"/>
        </w:rPr>
        <w:t>조【세무】</w:t>
      </w:r>
    </w:p>
    <w:p w14:paraId="3047EB9A" w14:textId="77777777" w:rsidR="00930A79" w:rsidRPr="00404F2D" w:rsidRDefault="00930A79" w:rsidP="006A29C3">
      <w:pPr>
        <w:pStyle w:val="TKListParagraph"/>
        <w:tabs>
          <w:tab w:val="left" w:pos="400"/>
          <w:tab w:val="left" w:pos="800"/>
          <w:tab w:val="left" w:pos="1600"/>
          <w:tab w:val="left" w:pos="2400"/>
          <w:tab w:val="left" w:pos="3200"/>
        </w:tabs>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신탁재산과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관련된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세무업무는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부담으로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납부하여야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p>
    <w:p w14:paraId="52264657"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szCs w:val="22"/>
        </w:rPr>
      </w:pPr>
    </w:p>
    <w:p w14:paraId="216557D1"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r w:rsidRPr="00404F2D">
        <w:rPr>
          <w:rFonts w:ascii="Times New Roman" w:eastAsia="바탕체" w:hAnsi="Times New Roman" w:hint="eastAsia" w:cs="Times New Roman"/>
          <w:b/>
          <w:color w:val="000000"/>
          <w:sz w:val="22"/>
          <w:szCs w:val="22"/>
        </w:rPr>
        <w:t>제</w:t>
      </w:r>
      <w:r w:rsidRPr="00404F2D">
        <w:rPr>
          <w:rFonts w:ascii="Times New Roman" w:eastAsia="바탕체" w:hAnsi="Times New Roman" w:hint="eastAsia" w:cs="Times New Roman"/>
          <w:b/>
          <w:color w:val="000000"/>
          <w:sz w:val="22"/>
          <w:szCs w:val="22"/>
        </w:rPr>
        <w:t>10</w:t>
      </w:r>
      <w:r w:rsidRPr="00404F2D">
        <w:rPr>
          <w:rFonts w:ascii="Times New Roman" w:eastAsia="바탕체" w:hAnsi="Times New Roman" w:hint="eastAsia" w:cs="Times New Roman"/>
          <w:b/>
          <w:color w:val="000000"/>
          <w:sz w:val="22"/>
          <w:szCs w:val="22"/>
        </w:rPr>
        <w:t>조【책임면제】</w:t>
      </w:r>
    </w:p>
    <w:p w14:paraId="47E6A918" w14:textId="77777777" w:rsidR="00930A79" w:rsidRPr="00404F2D" w:rsidRDefault="00930A79">
      <w:pPr>
        <w:pStyle w:val="TKNormal"/>
        <w:numPr>
          <w:ilvl w:val="0"/>
          <w:numId w:val="10"/>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신탁법</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8</w:t>
      </w:r>
      <w:r w:rsidRPr="00404F2D">
        <w:rPr>
          <w:rFonts w:ascii="Times New Roman" w:hint="eastAsia" w:hAnsi="Times New Roman" w:cs="Times New Roman" w:eastAsia="바탕체"/>
          <w:bCs/>
          <w:color w:val="000000"/>
          <w:kern w:val="0"/>
          <w:sz w:val="22"/>
          <w:szCs w:val="22"/>
          <w:shd w:val="clear" w:color="auto" w:fill="FFFFFF"/>
        </w:rPr>
        <w:t>조</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사해신탁</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에서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정한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채권자취소권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행사에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의하여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취소된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책임을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부담하며</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책임을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부담하지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않는다</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또한</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이와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관련하여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손해가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발생한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손해를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배상하여야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p>
    <w:p w14:paraId="76F1D216" w14:textId="77777777" w:rsidR="00930A79" w:rsidRPr="00404F2D" w:rsidRDefault="00930A79">
      <w:pPr>
        <w:pStyle w:val="TKNormal"/>
        <w:numPr>
          <w:ilvl w:val="0"/>
          <w:numId w:val="10"/>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수탁자가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지위를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원인으로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3</w:t>
      </w:r>
      <w:r w:rsidRPr="00404F2D">
        <w:rPr>
          <w:rFonts w:ascii="Times New Roman" w:hint="eastAsia" w:hAnsi="Times New Roman" w:cs="Times New Roman" w:eastAsia="바탕체"/>
          <w:bCs/>
          <w:color w:val="000000"/>
          <w:kern w:val="0"/>
          <w:sz w:val="22"/>
          <w:szCs w:val="22"/>
          <w:shd w:val="clear" w:color="auto" w:fill="FFFFFF"/>
        </w:rPr>
        <w:t>자로부터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손해배상청구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기타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금원의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청구</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신탁부동산의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화재발생</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공작물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책임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사해행위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취소판결에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의한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가액배상</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등의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원인을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포함하며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이에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한하지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않는다</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당할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지급하여야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채무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소송으로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인하여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발생하는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모든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비용과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손해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등을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변제하여야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하며</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rPr>
        <w:t>이를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이행하지</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아니하는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경우</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수탁자는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위탁자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및</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우선수익자들에게</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서면으로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이행을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최고할</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있다</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다만</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이를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이유로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신탁계약의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해지는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특약</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제</w:t>
      </w:r>
      <w:r w:rsidRPr="00404F2D">
        <w:rPr>
          <w:rFonts w:ascii="Times New Roman" w:hint="eastAsia" w:hAnsi="Times New Roman" w:cs="Times New Roman" w:eastAsia="바탕체"/>
          <w:bCs/>
          <w:color w:val="000000"/>
          <w:kern w:val="0"/>
          <w:sz w:val="22"/>
          <w:szCs w:val="22"/>
        </w:rPr>
        <w:t>11</w:t>
      </w:r>
      <w:r w:rsidRPr="00404F2D">
        <w:rPr>
          <w:rFonts w:ascii="Times New Roman" w:hint="eastAsia" w:hAnsi="Times New Roman" w:cs="Times New Roman" w:eastAsia="바탕체"/>
          <w:bCs/>
          <w:color w:val="000000"/>
          <w:kern w:val="0"/>
          <w:sz w:val="22"/>
          <w:szCs w:val="22"/>
        </w:rPr>
        <w:t>조</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제①항에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따른다</w:t>
      </w:r>
      <w:r w:rsidRPr="00404F2D">
        <w:rPr>
          <w:rFonts w:ascii="Times New Roman" w:hint="eastAsia" w:hAnsi="Times New Roman" w:cs="Times New Roman" w:eastAsia="바탕체"/>
          <w:bCs/>
          <w:color w:val="000000"/>
          <w:kern w:val="0"/>
          <w:sz w:val="22"/>
          <w:szCs w:val="22"/>
        </w:rPr>
        <w:t>.</w:t>
      </w:r>
    </w:p>
    <w:p w14:paraId="36158410" w14:textId="77777777" w:rsidR="00930A79" w:rsidRPr="00404F2D" w:rsidRDefault="00930A79">
      <w:pPr>
        <w:pStyle w:val="TKNormal"/>
        <w:numPr>
          <w:ilvl w:val="0"/>
          <w:numId w:val="10"/>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신탁기간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중</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신탁종료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신탁부동산의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하자를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원인으로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손해가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발생하더라도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책임을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부담하지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않는다</w:t>
      </w:r>
      <w:r w:rsidRPr="00404F2D">
        <w:rPr>
          <w:rFonts w:ascii="Times New Roman" w:hint="eastAsia" w:hAnsi="Times New Roman" w:cs="Times New Roman" w:eastAsia="바탕체"/>
          <w:bCs/>
          <w:color w:val="000000"/>
          <w:kern w:val="0"/>
          <w:sz w:val="22"/>
          <w:szCs w:val="22"/>
          <w:shd w:val="clear" w:color="auto" w:fill="FFFFFF"/>
        </w:rPr>
        <w:t>.</w:t>
      </w:r>
    </w:p>
    <w:p w14:paraId="72782D34" w14:textId="77777777" w:rsidR="00930A79" w:rsidRPr="00404F2D" w:rsidRDefault="00930A79">
      <w:pPr>
        <w:pStyle w:val="TKNormal"/>
        <w:numPr>
          <w:ilvl w:val="0"/>
          <w:numId w:val="10"/>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lastRenderedPageBreak/>
        <w:t>수탁자는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다음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각</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호에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해당하는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손해에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대하여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책임을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부담하지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않는다</w:t>
      </w:r>
      <w:r w:rsidRPr="00404F2D">
        <w:rPr>
          <w:rFonts w:ascii="Times New Roman" w:hint="eastAsia" w:hAnsi="Times New Roman" w:cs="Times New Roman" w:eastAsia="바탕체"/>
          <w:bCs/>
          <w:color w:val="000000"/>
          <w:kern w:val="0"/>
          <w:sz w:val="22"/>
          <w:szCs w:val="22"/>
          <w:shd w:val="clear" w:color="auto" w:fill="FFFFFF"/>
        </w:rPr>
        <w:t>.</w:t>
      </w:r>
    </w:p>
    <w:p w14:paraId="076B2A77" w14:textId="4826435F" w:rsidR="00930A79" w:rsidRPr="00404F2D" w:rsidRDefault="007B4163">
      <w:pPr>
        <w:pStyle w:val="TKNormal"/>
        <w:numPr>
          <w:ilvl w:val="0"/>
          <w:numId w:val="11"/>
        </w:numPr>
        <w:snapToGrid w:val="0"/>
        <w:spacing w:line="360" w:lineRule="auto" w:after="0"/>
        <w:rPr>
          <w:rFonts w:ascii="Times New Roman" w:eastAsia="바탕체" w:hAnsi="Times New Roman" w:cs="Times New Roman"/>
          <w:sz w:val="22"/>
          <w:szCs w:val="22"/>
        </w:rPr>
      </w:pPr>
      <w:commentRangeStart w:id="5"/>
      <w:ins w:id="6" w:author="이원준 차장(법무팀)" w:date="2026-10-08T16:24:00Z" w16du:dateUtc="2026-10-08T07:24:00Z">
        <w:r>
          <w:rPr>
            <w:rFonts w:ascii="Times New Roman" w:eastAsia="바탕체" w:hAnsi="Times New Roman" w:hint="eastAsia" w:cs="Times New Roman"/>
            <w:sz w:val="22"/>
            <w:szCs w:val="22"/>
          </w:rPr>
          <w:t xml:space="preserve">수탁자가 선관주의의무를 다하여 신탁계약서에 따라 업무를 처리하였음에도 수탁자에게 발생한 손해 </w:t>
        </w:r>
      </w:ins>
      <w:commentRangeEnd w:id="5"/>
      <w:r w:rsidRPr="00404F2D">
        <w:rPr>
          <w:rStyle w:val="ad"/>
          <w:rFonts w:ascii="Times New Roman" w:eastAsia="바탕체" w:hAnsi="Times New Roman" w:hint="eastAsia" w:cs="Times New Roman"/>
          <w:sz w:val="22"/>
          <w:szCs w:val="22"/>
        </w:rPr>
        <w:commentReference w:id="5"/>
      </w:r>
      <w:del w:id="7" w:author="이원준 차장(법무팀)" w:date="2026-10-08T16:25:00Z" w16du:dateUtc="2026-10-08T07:25:00Z">
        <w:r w:rsidR="00930A79" w:rsidRPr="00404F2D" w:rsidDel="007B4163">
          <w:rPr>
            <w:rFonts w:ascii="Times New Roman" w:eastAsia="바탕체" w:hAnsi="Times New Roman" w:hint="eastAsia" w:cs="Times New Roman"/>
            <w:sz w:val="22"/>
            <w:szCs w:val="22"/>
          </w:rPr>
          <w:delText>신탁계약서에</w:delText>
        </w:r>
        <w:r w:rsidR="00930A79" w:rsidRPr="00404F2D" w:rsidDel="007B4163">
          <w:rPr>
            <w:rFonts w:ascii="Times New Roman" w:eastAsia="바탕체" w:hAnsi="Times New Roman" w:hint="eastAsia" w:cs="Times New Roman"/>
            <w:sz w:val="22"/>
            <w:szCs w:val="22"/>
          </w:rPr>
          <w:delText xml:space="preserve"> </w:delText>
        </w:r>
        <w:r w:rsidR="00930A79" w:rsidRPr="00404F2D" w:rsidDel="007B4163">
          <w:rPr>
            <w:rFonts w:ascii="Times New Roman" w:eastAsia="바탕체" w:hAnsi="Times New Roman" w:hint="eastAsia" w:cs="Times New Roman"/>
            <w:sz w:val="22"/>
            <w:szCs w:val="22"/>
          </w:rPr>
          <w:delText>의한</w:delText>
        </w:r>
        <w:r w:rsidR="00930A79" w:rsidRPr="00404F2D" w:rsidDel="007B4163">
          <w:rPr>
            <w:rFonts w:ascii="Times New Roman" w:eastAsia="바탕체" w:hAnsi="Times New Roman" w:hint="eastAsia" w:cs="Times New Roman"/>
            <w:sz w:val="22"/>
            <w:szCs w:val="22"/>
          </w:rPr>
          <w:delText xml:space="preserve"> </w:delText>
        </w:r>
        <w:r w:rsidR="00930A79" w:rsidRPr="00404F2D" w:rsidDel="007B4163">
          <w:rPr>
            <w:rFonts w:ascii="Times New Roman" w:eastAsia="바탕체" w:hAnsi="Times New Roman" w:hint="eastAsia" w:cs="Times New Roman"/>
            <w:sz w:val="22"/>
            <w:szCs w:val="22"/>
          </w:rPr>
          <w:delText>행위로</w:delText>
        </w:r>
        <w:r w:rsidR="00930A79" w:rsidRPr="00404F2D" w:rsidDel="007B4163">
          <w:rPr>
            <w:rFonts w:ascii="Times New Roman" w:eastAsia="바탕체" w:hAnsi="Times New Roman" w:hint="eastAsia" w:cs="Times New Roman"/>
            <w:sz w:val="22"/>
            <w:szCs w:val="22"/>
          </w:rPr>
          <w:delText xml:space="preserve"> </w:delText>
        </w:r>
        <w:r w:rsidR="00930A79" w:rsidRPr="00404F2D" w:rsidDel="007B4163">
          <w:rPr>
            <w:rFonts w:ascii="Times New Roman" w:eastAsia="바탕체" w:hAnsi="Times New Roman" w:hint="eastAsia" w:cs="Times New Roman"/>
            <w:sz w:val="22"/>
            <w:szCs w:val="22"/>
          </w:rPr>
          <w:delText>발생한</w:delText>
        </w:r>
        <w:r w:rsidR="00930A79" w:rsidRPr="00404F2D" w:rsidDel="007B4163">
          <w:rPr>
            <w:rFonts w:ascii="Times New Roman" w:eastAsia="바탕체" w:hAnsi="Times New Roman" w:hint="eastAsia" w:cs="Times New Roman"/>
            <w:sz w:val="22"/>
            <w:szCs w:val="22"/>
          </w:rPr>
          <w:delText xml:space="preserve"> </w:delText>
        </w:r>
        <w:r w:rsidR="00930A79" w:rsidRPr="00404F2D" w:rsidDel="007B4163">
          <w:rPr>
            <w:rFonts w:ascii="Times New Roman" w:eastAsia="바탕체" w:hAnsi="Times New Roman" w:hint="eastAsia" w:cs="Times New Roman"/>
            <w:sz w:val="22"/>
            <w:szCs w:val="22"/>
          </w:rPr>
          <w:delText>손해</w:delText>
        </w:r>
      </w:del>
    </w:p>
    <w:p w14:paraId="3548D366" w14:textId="77777777" w:rsidR="00930A79" w:rsidRPr="00404F2D" w:rsidRDefault="00930A79">
      <w:pPr>
        <w:pStyle w:val="TKNormal"/>
        <w:numPr>
          <w:ilvl w:val="0"/>
          <w:numId w:val="11"/>
        </w:numPr>
        <w:snapToGrid w:val="0"/>
        <w:spacing w:line="360" w:lineRule="auto" w:after="0"/>
        <w:rPr>
          <w:rFonts w:ascii="Times New Roman" w:eastAsia="바탕체" w:hAnsi="Times New Roman" w:cs="Times New Roman"/>
          <w:sz w:val="22"/>
          <w:szCs w:val="22"/>
        </w:rPr>
      </w:pPr>
      <w:r w:rsidRPr="00404F2D">
        <w:rPr>
          <w:rFonts w:ascii="Times New Roman" w:eastAsia="바탕체" w:hAnsi="Times New Roman" w:hint="eastAsia" w:cs="Times New Roman"/>
          <w:sz w:val="22"/>
          <w:szCs w:val="22"/>
        </w:rPr>
        <w:t>위탁자와</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우선수익자</w:t>
      </w:r>
      <w:r w:rsidRPr="00404F2D">
        <w:rPr>
          <w:rFonts w:ascii="Times New Roman" w:hint="eastAsia" w:hAnsi="Times New Roman" w:cs="Times New Roman" w:eastAsia="바탕체"/>
          <w:bCs/>
          <w:color w:val="000000"/>
          <w:kern w:val="0"/>
          <w:sz w:val="22"/>
          <w:szCs w:val="22"/>
          <w:shd w:val="clear" w:color="auto" w:fill="FFFFFF"/>
        </w:rPr>
        <w:t>들</w:t>
      </w:r>
      <w:r w:rsidRPr="00404F2D">
        <w:rPr>
          <w:rFonts w:ascii="Times New Roman" w:eastAsia="바탕체" w:hAnsi="Times New Roman" w:hint="eastAsia" w:cs="Times New Roman"/>
          <w:sz w:val="22"/>
          <w:szCs w:val="22"/>
        </w:rPr>
        <w:t>의</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동의가</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있거나</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우선수익자</w:t>
      </w:r>
      <w:r w:rsidRPr="00404F2D">
        <w:rPr>
          <w:rFonts w:ascii="Times New Roman" w:hint="eastAsia" w:hAnsi="Times New Roman" w:cs="Times New Roman" w:eastAsia="바탕체"/>
          <w:bCs/>
          <w:color w:val="000000"/>
          <w:kern w:val="0"/>
          <w:sz w:val="22"/>
          <w:szCs w:val="22"/>
          <w:shd w:val="clear" w:color="auto" w:fill="FFFFFF"/>
        </w:rPr>
        <w:t>들</w:t>
      </w:r>
      <w:r w:rsidRPr="00404F2D">
        <w:rPr>
          <w:rFonts w:ascii="Times New Roman" w:eastAsia="바탕체" w:hAnsi="Times New Roman" w:hint="eastAsia" w:cs="Times New Roman"/>
          <w:sz w:val="22"/>
          <w:szCs w:val="22"/>
        </w:rPr>
        <w:t>의</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요청에</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의한</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수탁자의</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행위에</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의하여</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발생한</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손해</w:t>
      </w:r>
    </w:p>
    <w:p w14:paraId="45E2C46D" w14:textId="77777777" w:rsidR="00930A79" w:rsidRPr="00404F2D" w:rsidRDefault="00930A79">
      <w:pPr>
        <w:pStyle w:val="TKNormal"/>
        <w:numPr>
          <w:ilvl w:val="0"/>
          <w:numId w:val="11"/>
        </w:numPr>
        <w:snapToGrid w:val="0"/>
        <w:spacing w:line="360" w:lineRule="auto" w:after="0"/>
        <w:rPr>
          <w:rFonts w:ascii="Times New Roman" w:eastAsia="바탕체" w:hAnsi="Times New Roman" w:cs="Times New Roman"/>
          <w:sz w:val="22"/>
          <w:szCs w:val="22"/>
        </w:rPr>
      </w:pPr>
      <w:r w:rsidRPr="00404F2D">
        <w:rPr>
          <w:rFonts w:ascii="Times New Roman" w:eastAsia="바탕체" w:hAnsi="Times New Roman" w:hint="eastAsia" w:cs="Times New Roman"/>
          <w:sz w:val="22"/>
          <w:szCs w:val="22"/>
        </w:rPr>
        <w:t>위탁자</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및</w:t>
      </w:r>
      <w:r w:rsidRPr="00404F2D">
        <w:rPr>
          <w:rFonts w:ascii="Times New Roman" w:eastAsia="바탕체" w:hAnsi="Times New Roman" w:hint="eastAsia" w:cs="Times New Roman"/>
          <w:sz w:val="22"/>
          <w:szCs w:val="22"/>
        </w:rPr>
        <w:t>/</w:t>
      </w:r>
      <w:r w:rsidRPr="00404F2D">
        <w:rPr>
          <w:rFonts w:ascii="Times New Roman" w:eastAsia="바탕체" w:hAnsi="Times New Roman" w:hint="eastAsia" w:cs="Times New Roman"/>
          <w:sz w:val="22"/>
          <w:szCs w:val="22"/>
        </w:rPr>
        <w:t>또는</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우선수익자가</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사전에</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고지하지</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않은</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사항과</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관련하여</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수탁자가</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이를</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인지하지</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못하여</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발생한</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손해</w:t>
      </w:r>
    </w:p>
    <w:p w14:paraId="2796514E" w14:textId="77777777" w:rsidR="00930A79" w:rsidRPr="00404F2D" w:rsidRDefault="00930A79">
      <w:pPr>
        <w:pStyle w:val="TKNormal"/>
        <w:numPr>
          <w:ilvl w:val="0"/>
          <w:numId w:val="11"/>
        </w:numPr>
        <w:snapToGrid w:val="0"/>
        <w:spacing w:line="360" w:lineRule="auto" w:after="0"/>
        <w:rPr>
          <w:rFonts w:ascii="Times New Roman" w:eastAsia="바탕체" w:hAnsi="Times New Roman" w:cs="Times New Roman"/>
          <w:sz w:val="22"/>
          <w:szCs w:val="22"/>
        </w:rPr>
      </w:pPr>
      <w:r w:rsidRPr="00404F2D">
        <w:rPr>
          <w:rFonts w:ascii="Times New Roman" w:eastAsia="바탕체" w:hAnsi="Times New Roman" w:cs="Times New Roman"/>
          <w:sz w:val="22"/>
          <w:szCs w:val="22"/>
        </w:rPr>
        <w:t>신탁등기</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cs="Times New Roman"/>
          <w:sz w:val="22"/>
          <w:szCs w:val="22"/>
        </w:rPr>
        <w:t>시</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위탁자가</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국세</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지방세</w:t>
      </w:r>
      <w:r w:rsidRPr="00404F2D">
        <w:rPr>
          <w:rFonts w:ascii="Times New Roman" w:eastAsia="바탕체" w:hAnsi="Times New Roman" w:cs="Times New Roman"/>
          <w:sz w:val="22"/>
          <w:szCs w:val="22"/>
        </w:rPr>
        <w:t>)</w:t>
      </w:r>
      <w:r w:rsidRPr="00404F2D">
        <w:rPr>
          <w:rFonts w:ascii="Times New Roman" w:eastAsia="바탕체" w:hAnsi="Times New Roman" w:cs="Times New Roman"/>
          <w:sz w:val="22"/>
          <w:szCs w:val="22"/>
        </w:rPr>
        <w:t>완납증명서를</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제출하지</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못하여</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신탁등기를</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하지</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못하는</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경우</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위탁자</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cs="Times New Roman"/>
          <w:sz w:val="22"/>
          <w:szCs w:val="22"/>
        </w:rPr>
        <w:t>수익자</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cs="Times New Roman"/>
          <w:sz w:val="22"/>
          <w:szCs w:val="22"/>
        </w:rPr>
        <w:t>우선수익자</w:t>
      </w:r>
      <w:r w:rsidRPr="00404F2D">
        <w:rPr>
          <w:rFonts w:ascii="Times New Roman" w:hint="eastAsia" w:hAnsi="Times New Roman" w:cs="Times New Roman" w:eastAsia="바탕체"/>
          <w:bCs/>
          <w:color w:val="000000"/>
          <w:kern w:val="0"/>
          <w:sz w:val="22"/>
          <w:szCs w:val="22"/>
          <w:shd w:val="clear" w:color="auto" w:fill="FFFFFF"/>
        </w:rPr>
        <w:t>들이</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입는</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손해</w:t>
      </w:r>
    </w:p>
    <w:p w14:paraId="4CB9F0A8" w14:textId="77777777" w:rsidR="00930A79" w:rsidRPr="00404F2D" w:rsidRDefault="00930A79">
      <w:pPr>
        <w:pStyle w:val="TKNormal"/>
        <w:numPr>
          <w:ilvl w:val="0"/>
          <w:numId w:val="11"/>
        </w:numPr>
        <w:snapToGrid w:val="0"/>
        <w:spacing w:line="360" w:lineRule="auto" w:after="0"/>
        <w:rPr>
          <w:rFonts w:ascii="Times New Roman" w:eastAsia="바탕체" w:hAnsi="Times New Roman" w:cs="Times New Roman"/>
          <w:sz w:val="22"/>
          <w:szCs w:val="22"/>
        </w:rPr>
      </w:pPr>
      <w:r w:rsidRPr="00404F2D">
        <w:rPr>
          <w:rFonts w:ascii="Times New Roman" w:eastAsia="바탕체" w:hAnsi="Times New Roman" w:cs="Times New Roman"/>
          <w:sz w:val="22"/>
          <w:szCs w:val="22"/>
        </w:rPr>
        <w:t>수탁자를</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납부</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의무자로</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cs="Times New Roman"/>
          <w:sz w:val="22"/>
          <w:szCs w:val="22"/>
        </w:rPr>
        <w:t>하는</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세금의</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미납에</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따른</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위탁자</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cs="Times New Roman"/>
          <w:sz w:val="22"/>
          <w:szCs w:val="22"/>
        </w:rPr>
        <w:t>수익자</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cs="Times New Roman"/>
          <w:sz w:val="22"/>
          <w:szCs w:val="22"/>
        </w:rPr>
        <w:t>우선수익자</w:t>
      </w:r>
      <w:r w:rsidRPr="00404F2D">
        <w:rPr>
          <w:rFonts w:ascii="Times New Roman" w:eastAsia="바탕체" w:hAnsi="Times New Roman" w:hint="eastAsia" w:cs="Times New Roman"/>
          <w:sz w:val="22"/>
          <w:szCs w:val="22"/>
        </w:rPr>
        <w:t>들</w:t>
      </w:r>
      <w:r w:rsidRPr="00404F2D">
        <w:rPr>
          <w:rFonts w:ascii="Times New Roman" w:eastAsia="바탕체" w:hAnsi="Times New Roman" w:cs="Times New Roman"/>
          <w:sz w:val="22"/>
          <w:szCs w:val="22"/>
        </w:rPr>
        <w:t>의</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cs="Times New Roman"/>
          <w:sz w:val="22"/>
          <w:szCs w:val="22"/>
        </w:rPr>
        <w:t>손해</w:t>
      </w:r>
      <w:r w:rsidRPr="00404F2D">
        <w:rPr>
          <w:rFonts w:ascii="Times New Roman" w:eastAsia="바탕체" w:hAnsi="Times New Roman" w:hint="eastAsia" w:cs="Times New Roman"/>
          <w:sz w:val="22"/>
          <w:szCs w:val="22"/>
        </w:rPr>
        <w:t>(</w:t>
      </w:r>
      <w:r w:rsidRPr="00404F2D">
        <w:rPr>
          <w:rFonts w:ascii="Times New Roman" w:eastAsia="바탕체" w:hAnsi="Times New Roman" w:cs="Times New Roman"/>
          <w:sz w:val="22"/>
          <w:szCs w:val="22"/>
        </w:rPr>
        <w:t>신탁부동산의</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처분도</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포함하나</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이에</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한하지</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아니함</w:t>
      </w:r>
      <w:r w:rsidRPr="00404F2D">
        <w:rPr>
          <w:rFonts w:ascii="Times New Roman" w:eastAsia="바탕체" w:hAnsi="Times New Roman" w:hint="eastAsia" w:cs="Times New Roman"/>
          <w:sz w:val="22"/>
          <w:szCs w:val="22"/>
        </w:rPr>
        <w:t>)</w:t>
      </w:r>
    </w:p>
    <w:p w14:paraId="14523646"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szCs w:val="22"/>
        </w:rPr>
      </w:pPr>
    </w:p>
    <w:p w14:paraId="30F8DBB8"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r w:rsidRPr="00404F2D">
        <w:rPr>
          <w:rFonts w:ascii="Times New Roman" w:eastAsia="바탕체" w:hAnsi="Times New Roman" w:hint="eastAsia" w:cs="Times New Roman"/>
          <w:b/>
          <w:color w:val="000000"/>
          <w:sz w:val="22"/>
          <w:szCs w:val="22"/>
        </w:rPr>
        <w:t>제</w:t>
      </w:r>
      <w:r w:rsidRPr="00404F2D">
        <w:rPr>
          <w:rFonts w:ascii="Times New Roman" w:eastAsia="바탕체" w:hAnsi="Times New Roman" w:hint="eastAsia" w:cs="Times New Roman"/>
          <w:b/>
          <w:color w:val="000000"/>
          <w:sz w:val="22"/>
          <w:szCs w:val="22"/>
        </w:rPr>
        <w:t>11</w:t>
      </w:r>
      <w:r w:rsidRPr="00404F2D">
        <w:rPr>
          <w:rFonts w:ascii="Times New Roman" w:eastAsia="바탕체" w:hAnsi="Times New Roman" w:hint="eastAsia" w:cs="Times New Roman"/>
          <w:b/>
          <w:color w:val="000000"/>
          <w:sz w:val="22"/>
          <w:szCs w:val="22"/>
        </w:rPr>
        <w:t>조【신탁의</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해지】</w:t>
      </w:r>
    </w:p>
    <w:p w14:paraId="5611F5D6" w14:textId="77777777" w:rsidR="00930A79" w:rsidRPr="00404F2D" w:rsidRDefault="00930A79">
      <w:pPr>
        <w:pStyle w:val="TKNormal"/>
        <w:numPr>
          <w:ilvl w:val="0"/>
          <w:numId w:val="12"/>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신탁계약서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25</w:t>
      </w:r>
      <w:r w:rsidRPr="00404F2D">
        <w:rPr>
          <w:rFonts w:ascii="Times New Roman" w:hAnsi="Times New Roman" w:cs="Times New Roman" w:eastAsia="바탕체"/>
          <w:bCs/>
          <w:color w:val="000000"/>
          <w:kern w:val="0"/>
          <w:sz w:val="22"/>
          <w:szCs w:val="22"/>
          <w:shd w:val="clear" w:color="auto" w:fill="FFFFFF"/>
        </w:rPr>
        <w:t>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①</w:t>
      </w:r>
      <w:r w:rsidRPr="00404F2D">
        <w:rPr>
          <w:rFonts w:ascii="Times New Roman" w:hAnsi="Times New Roman" w:cs="Times New Roman" w:eastAsia="바탕체"/>
          <w:bCs/>
          <w:color w:val="000000"/>
          <w:kern w:val="0"/>
          <w:sz w:val="22"/>
          <w:szCs w:val="22"/>
          <w:shd w:val="clear" w:color="auto" w:fill="FFFFFF"/>
        </w:rPr>
        <w:t>항</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및</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②</w:t>
      </w:r>
      <w:r w:rsidRPr="00404F2D">
        <w:rPr>
          <w:rFonts w:ascii="Times New Roman" w:hAnsi="Times New Roman" w:cs="Times New Roman" w:eastAsia="바탕체"/>
          <w:bCs/>
          <w:color w:val="000000"/>
          <w:kern w:val="0"/>
          <w:sz w:val="22"/>
          <w:szCs w:val="22"/>
          <w:shd w:val="clear" w:color="auto" w:fill="FFFFFF"/>
        </w:rPr>
        <w:t>항과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관련하여</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신탁기간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종료여부와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관계없이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위탁자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및</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우선수익자</w:t>
      </w:r>
      <w:r w:rsidRPr="00404F2D">
        <w:rPr>
          <w:rFonts w:ascii="Times New Roman" w:hint="eastAsia" w:hAnsi="Times New Roman" w:cs="Times New Roman" w:eastAsia="바탕체"/>
          <w:bCs/>
          <w:color w:val="000000"/>
          <w:kern w:val="0"/>
          <w:sz w:val="22"/>
          <w:szCs w:val="22"/>
          <w:shd w:val="clear" w:color="auto" w:fill="FFFFFF"/>
        </w:rPr>
        <w:t>들</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전원의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사전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서면동의로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해지할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있다</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등기를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말소하고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위탁자에게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소유권을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이전한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신탁부동산의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소유자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매도인으로서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자유롭게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신탁부동산을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3</w:t>
      </w:r>
      <w:r w:rsidRPr="00404F2D">
        <w:rPr>
          <w:rFonts w:ascii="Times New Roman" w:hint="eastAsia" w:hAnsi="Times New Roman" w:cs="Times New Roman" w:eastAsia="바탕체"/>
          <w:bCs/>
          <w:color w:val="000000"/>
          <w:kern w:val="0"/>
          <w:sz w:val="22"/>
          <w:szCs w:val="22"/>
          <w:shd w:val="clear" w:color="auto" w:fill="FFFFFF"/>
        </w:rPr>
        <w:t>자에게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매도</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이하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매각</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이라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함</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있다</w:t>
      </w:r>
      <w:r w:rsidRPr="00404F2D">
        <w:rPr>
          <w:rFonts w:ascii="Times New Roman" w:hint="eastAsia" w:hAnsi="Times New Roman" w:cs="Times New Roman" w:eastAsia="바탕체"/>
          <w:bCs/>
          <w:color w:val="000000"/>
          <w:kern w:val="0"/>
          <w:sz w:val="22"/>
          <w:szCs w:val="22"/>
          <w:shd w:val="clear" w:color="auto" w:fill="FFFFFF"/>
        </w:rPr>
        <w:t>.</w:t>
      </w:r>
    </w:p>
    <w:p w14:paraId="0A110456" w14:textId="77777777" w:rsidR="00930A79" w:rsidRPr="00404F2D" w:rsidRDefault="00930A79">
      <w:pPr>
        <w:pStyle w:val="TKNormal"/>
        <w:numPr>
          <w:ilvl w:val="0"/>
          <w:numId w:val="12"/>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신탁계약서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3</w:t>
      </w:r>
      <w:r w:rsidRPr="00404F2D">
        <w:rPr>
          <w:rFonts w:ascii="Times New Roman" w:hAnsi="Times New Roman" w:cs="Times New Roman" w:eastAsia="바탕체"/>
          <w:bCs/>
          <w:color w:val="000000"/>
          <w:kern w:val="0"/>
          <w:sz w:val="22"/>
          <w:szCs w:val="22"/>
          <w:shd w:val="clear" w:color="auto" w:fill="FFFFFF"/>
        </w:rPr>
        <w:t>조에도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불구하고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rPr>
        <w:t>대주</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우선수익자들의</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대출원리금</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상환이</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완료되고</w:t>
      </w:r>
      <w:r w:rsidRPr="00404F2D">
        <w:rPr>
          <w:rFonts w:ascii="Times New Roman" w:hAnsi="Times New Roman" w:cs="Times New Roman" w:eastAsia="바탕체"/>
          <w:bCs/>
          <w:color w:val="000000"/>
          <w:kern w:val="0"/>
          <w:sz w:val="22"/>
          <w:szCs w:val="22"/>
        </w:rPr>
        <w:t xml:space="preserve"> 1</w:t>
      </w:r>
      <w:r w:rsidRPr="00404F2D">
        <w:rPr>
          <w:rFonts w:ascii="Times New Roman" w:hAnsi="Times New Roman" w:cs="Times New Roman" w:eastAsia="바탕체"/>
          <w:bCs/>
          <w:color w:val="000000"/>
          <w:kern w:val="0"/>
          <w:sz w:val="22"/>
          <w:szCs w:val="22"/>
        </w:rPr>
        <w:t>순위</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우선수익자의</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임대차보증금</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반환채권이</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소멸한</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경우</w:t>
      </w:r>
      <w:r w:rsidRPr="00404F2D">
        <w:rPr>
          <w:rFonts w:ascii="Times New Roman" w:hAnsi="Times New Roman" w:cs="Times New Roman" w:eastAsia="바탕체"/>
          <w:bCs/>
          <w:color w:val="000000"/>
          <w:kern w:val="0"/>
          <w:sz w:val="22"/>
          <w:szCs w:val="22"/>
        </w:rPr>
        <w:t>(</w:t>
      </w:r>
      <w:r w:rsidRPr="00404F2D">
        <w:rPr>
          <w:rFonts w:ascii="Times New Roman" w:hAnsi="Times New Roman" w:cs="Times New Roman" w:eastAsia="바탕체"/>
          <w:bCs/>
          <w:color w:val="000000"/>
          <w:kern w:val="0"/>
          <w:sz w:val="22"/>
          <w:szCs w:val="22"/>
        </w:rPr>
        <w:t>위탁자가</w:t>
      </w:r>
      <w:r w:rsidRPr="00404F2D">
        <w:rPr>
          <w:rFonts w:ascii="Times New Roman" w:hAnsi="Times New Roman" w:cs="Times New Roman" w:eastAsia="바탕체"/>
          <w:bCs/>
          <w:color w:val="000000"/>
          <w:kern w:val="0"/>
          <w:sz w:val="22"/>
          <w:szCs w:val="22"/>
        </w:rPr>
        <w:t xml:space="preserve"> 1</w:t>
      </w:r>
      <w:r w:rsidRPr="00404F2D">
        <w:rPr>
          <w:rFonts w:ascii="Times New Roman" w:hAnsi="Times New Roman" w:cs="Times New Roman" w:eastAsia="바탕체"/>
          <w:bCs/>
          <w:color w:val="000000"/>
          <w:kern w:val="0"/>
          <w:sz w:val="22"/>
          <w:szCs w:val="22"/>
        </w:rPr>
        <w:t>순위</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우선수익자에게</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대체담보를</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제공한</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경우를</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포함함</w:t>
      </w:r>
      <w:r w:rsidRPr="00404F2D">
        <w:rPr>
          <w:rFonts w:ascii="Times New Roman" w:hAnsi="Times New Roman" w:cs="Times New Roman" w:eastAsia="바탕체"/>
          <w:bCs/>
          <w:color w:val="000000"/>
          <w:kern w:val="0"/>
          <w:sz w:val="22"/>
          <w:szCs w:val="22"/>
        </w:rPr>
        <w:t>)</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동</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기간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특약</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12</w:t>
      </w:r>
      <w:r w:rsidRPr="00404F2D">
        <w:rPr>
          <w:rFonts w:ascii="Times New Roman" w:hAnsi="Times New Roman" w:cs="Times New Roman" w:eastAsia="바탕체"/>
          <w:bCs/>
          <w:color w:val="000000"/>
          <w:kern w:val="0"/>
          <w:sz w:val="22"/>
          <w:szCs w:val="22"/>
          <w:shd w:val="clear" w:color="auto" w:fill="FFFFFF"/>
        </w:rPr>
        <w:t>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hAnsi="Times New Roman" w:cs="Times New Roman" w:hint="eastAsia" w:ascii="Times New Roman" w:eastAsia="바탕체"/>
          <w:bCs/>
          <w:color w:val="000000"/>
          <w:kern w:val="0"/>
          <w:sz w:val="22"/>
          <w:szCs w:val="22"/>
          <w:shd w:val="clear" w:color="auto" w:fill="FFFFFF"/>
        </w:rPr>
        <w:t>①</w:t>
      </w:r>
      <w:r w:rsidRPr="00404F2D">
        <w:rPr>
          <w:rFonts w:ascii="Times New Roman" w:hAnsi="Times New Roman" w:cs="Times New Roman" w:eastAsia="바탕체"/>
          <w:bCs/>
          <w:color w:val="000000"/>
          <w:kern w:val="0"/>
          <w:sz w:val="22"/>
          <w:szCs w:val="22"/>
          <w:shd w:val="clear" w:color="auto" w:fill="FFFFFF"/>
        </w:rPr>
        <w:t>항에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따른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신탁부동산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처분이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실행되어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정산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완료된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신탁기간이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만료되는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것으로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별도의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해지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의사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표시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없이도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자동적으로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종료된다</w:t>
      </w:r>
      <w:r w:rsidRPr="00404F2D">
        <w:rPr>
          <w:rFonts w:ascii="Times New Roman" w:hint="eastAsia" w:hAnsi="Times New Roman" w:cs="Times New Roman" w:eastAsia="바탕체"/>
          <w:bCs/>
          <w:color w:val="000000"/>
          <w:kern w:val="0"/>
          <w:sz w:val="22"/>
          <w:szCs w:val="22"/>
          <w:shd w:val="clear" w:color="auto" w:fill="FFFFFF"/>
        </w:rPr>
        <w:t>.</w:t>
      </w:r>
    </w:p>
    <w:p w14:paraId="49E018CE" w14:textId="77777777" w:rsidR="00930A79" w:rsidRPr="00404F2D" w:rsidRDefault="00930A79">
      <w:pPr>
        <w:pStyle w:val="TKNormal"/>
        <w:numPr>
          <w:ilvl w:val="0"/>
          <w:numId w:val="12"/>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신탁계약의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해지</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해제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종료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등을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포함하며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이에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한정되지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아니함</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신탁계약</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당사자간의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분쟁</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3</w:t>
      </w:r>
      <w:r w:rsidRPr="00404F2D">
        <w:rPr>
          <w:rFonts w:ascii="Times New Roman" w:hAnsi="Times New Roman" w:cs="Times New Roman" w:eastAsia="바탕체"/>
          <w:bCs/>
          <w:color w:val="000000"/>
          <w:kern w:val="0"/>
          <w:sz w:val="22"/>
          <w:szCs w:val="22"/>
          <w:shd w:val="clear" w:color="auto" w:fill="FFFFFF"/>
        </w:rPr>
        <w:t>자의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민원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소송의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이에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준하는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사유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발생이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우려되는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경우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수탁자는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우선수익자들의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동의를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득한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해지를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연기하고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필요자금을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유보하거나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공탁할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있다</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단</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위탁자</w:t>
      </w:r>
      <w:r w:rsidRPr="00404F2D">
        <w:rPr>
          <w:rFonts w:ascii="Times New Roman" w:hint="eastAsia" w:hAnsi="Times New Roman" w:cs="Times New Roman" w:eastAsia="바탕체"/>
          <w:bCs/>
          <w:color w:val="000000"/>
          <w:kern w:val="0"/>
          <w:sz w:val="22"/>
          <w:szCs w:val="22"/>
          <w:shd w:val="clear" w:color="auto" w:fill="FFFFFF"/>
        </w:rPr>
        <w:t>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수탁자에게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정산내역서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확인서를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제출함으로써</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필요자금의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유보나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공탁을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갈음할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있다</w:t>
      </w:r>
      <w:r w:rsidRPr="00404F2D">
        <w:rPr>
          <w:rFonts w:ascii="Times New Roman" w:hint="eastAsia" w:hAnsi="Times New Roman" w:cs="Times New Roman" w:eastAsia="바탕체"/>
          <w:bCs/>
          <w:color w:val="000000"/>
          <w:kern w:val="0"/>
          <w:sz w:val="22"/>
          <w:szCs w:val="22"/>
          <w:shd w:val="clear" w:color="auto" w:fill="FFFFFF"/>
        </w:rPr>
        <w:t>.</w:t>
      </w:r>
    </w:p>
    <w:p w14:paraId="35246E34"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szCs w:val="22"/>
        </w:rPr>
      </w:pPr>
    </w:p>
    <w:p w14:paraId="51A492C9"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commentRangeStart w:id="26"/>
      <w:r>
        <w:rPr>
          <w:rFonts w:ascii="Times New Roman" w:hAnsi="Times New Roman" w:cs="Times New Roman" w:eastAsia="바탕체"/>
          <w:sz w:val="22"/>
          <w:szCs w:val="22"/>
        </w:rPr>
      </w:r>
      <w:r w:rsidRPr="00404F2D">
        <w:rPr>
          <w:rFonts w:ascii="Times New Roman" w:eastAsia="바탕체" w:hAnsi="Times New Roman" w:hint="eastAsia" w:cs="Times New Roman"/>
          <w:b/>
          <w:color w:val="000000"/>
          <w:sz w:val="22"/>
          <w:szCs w:val="22"/>
        </w:rPr>
        <w:t>제</w:t>
      </w:r>
      <w:r w:rsidRPr="00404F2D">
        <w:rPr>
          <w:rFonts w:ascii="Times New Roman" w:eastAsia="바탕체" w:hAnsi="Times New Roman" w:hint="eastAsia" w:cs="Times New Roman"/>
          <w:b/>
          <w:color w:val="000000"/>
          <w:sz w:val="22"/>
          <w:szCs w:val="22"/>
        </w:rPr>
        <w:t>12</w:t>
      </w:r>
      <w:r w:rsidRPr="00404F2D">
        <w:rPr>
          <w:rFonts w:ascii="Times New Roman" w:eastAsia="바탕체" w:hAnsi="Times New Roman" w:hint="eastAsia" w:cs="Times New Roman"/>
          <w:b/>
          <w:color w:val="000000"/>
          <w:sz w:val="22"/>
          <w:szCs w:val="22"/>
        </w:rPr>
        <w:t>조【신탁부동산의</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처분</w:t>
      </w:r>
      <w:r w:rsidRPr="00404F2D">
        <w:rPr>
          <w:rFonts w:ascii="Times New Roman" w:eastAsia="바탕체" w:hAnsi="Times New Roman" w:cs="Times New Roman"/>
          <w:b/>
          <w:color w:val="000000"/>
          <w:sz w:val="22"/>
          <w:szCs w:val="22"/>
        </w:rPr>
        <w:t>(</w:t>
      </w:r>
      <w:r w:rsidRPr="00404F2D">
        <w:rPr>
          <w:rFonts w:ascii="Times New Roman" w:eastAsia="바탕체" w:hAnsi="Times New Roman" w:cs="Times New Roman"/>
          <w:b/>
          <w:color w:val="000000"/>
          <w:sz w:val="22"/>
          <w:szCs w:val="22"/>
        </w:rPr>
        <w:t>담보권의</w:t>
      </w:r>
      <w:r w:rsidRPr="00404F2D">
        <w:rPr>
          <w:rFonts w:ascii="Times New Roman" w:eastAsia="바탕체" w:hAnsi="Times New Roman" w:cs="Times New Roman"/>
          <w:b/>
          <w:color w:val="000000"/>
          <w:sz w:val="22"/>
          <w:szCs w:val="22"/>
        </w:rPr>
        <w:t xml:space="preserve"> </w:t>
      </w:r>
      <w:r w:rsidRPr="00404F2D">
        <w:rPr>
          <w:rFonts w:ascii="Times New Roman" w:eastAsia="바탕체" w:hAnsi="Times New Roman" w:cs="Times New Roman"/>
          <w:b/>
          <w:color w:val="000000"/>
          <w:sz w:val="22"/>
          <w:szCs w:val="22"/>
        </w:rPr>
        <w:t>실행</w:t>
      </w:r>
      <w:r w:rsidRPr="00404F2D">
        <w:rPr>
          <w:rFonts w:ascii="Times New Roman" w:eastAsia="바탕체" w:hAnsi="Times New Roman" w:cs="Times New Roman"/>
          <w:b/>
          <w:color w:val="000000"/>
          <w:sz w:val="22"/>
          <w:szCs w:val="22"/>
        </w:rPr>
        <w:t>)</w:t>
      </w:r>
      <w:r w:rsidRPr="00404F2D">
        <w:rPr>
          <w:rFonts w:ascii="Times New Roman" w:eastAsia="바탕체" w:hAnsi="Times New Roman" w:hint="eastAsia" w:cs="Times New Roman"/>
          <w:b/>
          <w:color w:val="000000"/>
          <w:sz w:val="22"/>
          <w:szCs w:val="22"/>
        </w:rPr>
        <w:t>】</w:t>
      </w:r>
      <w:r>
        <w:rPr>
          <w:rFonts w:ascii="Times New Roman" w:hAnsi="Times New Roman" w:cs="Times New Roman" w:eastAsia="바탕체"/>
          <w:sz w:val="22"/>
          <w:szCs w:val="22"/>
        </w:rPr>
      </w:r>
      <w:commentRangeEnd w:id="26"/>
      <w:r>
        <w:rPr>
          <w:rStyle w:val="CommentReference"/>
          <w:rFonts w:ascii="Times New Roman" w:hAnsi="Times New Roman" w:cs="Times New Roman" w:eastAsia="바탕체"/>
          <w:sz w:val="22"/>
          <w:szCs w:val="22"/>
        </w:rPr>
        <w:commentReference w:id="26"/>
      </w:r>
    </w:p>
    <w:p w14:paraId="31A01751" w14:textId="77777777" w:rsidR="00930A79" w:rsidRPr="00404F2D" w:rsidRDefault="00930A79">
      <w:pPr>
        <w:pStyle w:val="TKNormal"/>
        <w:numPr>
          <w:ilvl w:val="0"/>
          <w:numId w:val="13"/>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color w:val="000000"/>
          <w:kern w:val="0"/>
          <w:sz w:val="22"/>
          <w:shd w:val="clear" w:color="auto" w:fill="FFFFFF"/>
          <w:szCs w:val="22"/>
        </w:rPr>
      </w:pPr>
      <w:commentRangeStart w:id="13"/>
      <w:r>
        <w:rPr>
          <w:rFonts w:ascii="Times New Roman" w:hAnsi="Times New Roman" w:cs="Times New Roman" w:eastAsia="바탕체"/>
          <w:sz w:val="22"/>
          <w:szCs w:val="22"/>
        </w:rPr>
      </w:r>
      <w:r w:rsidRPr="00404F2D">
        <w:rPr>
          <w:rFonts w:ascii="Times New Roman" w:hint="eastAsia" w:hAnsi="Times New Roman" w:cs="Times New Roman" w:eastAsia="바탕체"/>
          <w:color w:val="000000"/>
          <w:kern w:val="0"/>
          <w:sz w:val="22"/>
          <w:szCs w:val="22"/>
          <w:shd w:val="clear" w:color="auto" w:fill="FFFFFF"/>
        </w:rPr>
        <w:t>신탁계약서</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제</w:t>
      </w:r>
      <w:r w:rsidRPr="00404F2D">
        <w:rPr>
          <w:rFonts w:ascii="Times New Roman" w:hAnsi="Times New Roman" w:cs="Times New Roman" w:eastAsia="바탕체"/>
          <w:color w:val="000000"/>
          <w:kern w:val="0"/>
          <w:sz w:val="22"/>
          <w:szCs w:val="22"/>
          <w:shd w:val="clear" w:color="auto" w:fill="FFFFFF"/>
        </w:rPr>
        <w:t>13</w:t>
      </w:r>
      <w:r w:rsidRPr="00404F2D">
        <w:rPr>
          <w:rFonts w:ascii="Times New Roman" w:hint="eastAsia" w:hAnsi="Times New Roman" w:cs="Times New Roman" w:eastAsia="바탕체"/>
          <w:color w:val="000000"/>
          <w:kern w:val="0"/>
          <w:sz w:val="22"/>
          <w:szCs w:val="22"/>
          <w:shd w:val="clear" w:color="auto" w:fill="FFFFFF"/>
        </w:rPr>
        <w:t>조</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제②</w:t>
      </w:r>
      <w:r w:rsidRPr="00404F2D">
        <w:rPr>
          <w:rFonts w:ascii="Times New Roman" w:hAnsi="Times New Roman" w:cs="Times New Roman" w:eastAsia="바탕체"/>
          <w:color w:val="000000"/>
          <w:kern w:val="0"/>
          <w:sz w:val="22"/>
          <w:szCs w:val="22"/>
          <w:shd w:val="clear" w:color="auto" w:fill="FFFFFF"/>
        </w:rPr>
        <w:t>항</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제</w:t>
      </w:r>
      <w:r w:rsidRPr="00404F2D">
        <w:rPr>
          <w:rFonts w:ascii="Times New Roman" w:hAnsi="Times New Roman" w:cs="Times New Roman" w:eastAsia="바탕체"/>
          <w:color w:val="000000"/>
          <w:kern w:val="0"/>
          <w:sz w:val="22"/>
          <w:szCs w:val="22"/>
          <w:shd w:val="clear" w:color="auto" w:fill="FFFFFF"/>
        </w:rPr>
        <w:t>16</w:t>
      </w:r>
      <w:r w:rsidRPr="00404F2D">
        <w:rPr>
          <w:rFonts w:ascii="Times New Roman" w:hAnsi="Times New Roman" w:cs="Times New Roman" w:eastAsia="바탕체"/>
          <w:color w:val="000000"/>
          <w:kern w:val="0"/>
          <w:sz w:val="22"/>
          <w:szCs w:val="22"/>
          <w:shd w:val="clear" w:color="auto" w:fill="FFFFFF"/>
        </w:rPr>
        <w:t>조</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제</w:t>
      </w:r>
      <w:r w:rsidRPr="00404F2D">
        <w:rPr>
          <w:rFonts w:ascii="Times New Roman" w:hint="eastAsia" w:hAnsi="Times New Roman" w:cs="Times New Roman" w:eastAsia="바탕체"/>
          <w:color w:val="000000"/>
          <w:kern w:val="0"/>
          <w:sz w:val="22"/>
          <w:szCs w:val="22"/>
          <w:shd w:val="clear" w:color="auto" w:fill="FFFFFF"/>
        </w:rPr>
        <w:t>②</w:t>
      </w:r>
      <w:r w:rsidRPr="00404F2D">
        <w:rPr>
          <w:rFonts w:ascii="Times New Roman" w:hAnsi="Times New Roman" w:cs="Times New Roman" w:eastAsia="바탕체"/>
          <w:color w:val="000000"/>
          <w:kern w:val="0"/>
          <w:sz w:val="22"/>
          <w:szCs w:val="22"/>
          <w:shd w:val="clear" w:color="auto" w:fill="FFFFFF"/>
        </w:rPr>
        <w:t>항</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및</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제</w:t>
      </w:r>
      <w:r w:rsidRPr="00404F2D">
        <w:rPr>
          <w:rFonts w:ascii="Times New Roman" w:hint="eastAsia" w:hAnsi="Times New Roman" w:cs="Times New Roman" w:eastAsia="바탕체"/>
          <w:color w:val="000000"/>
          <w:kern w:val="0"/>
          <w:sz w:val="22"/>
          <w:szCs w:val="22"/>
          <w:shd w:val="clear" w:color="auto" w:fill="FFFFFF"/>
        </w:rPr>
        <w:t>⑤</w:t>
      </w:r>
      <w:r w:rsidRPr="00404F2D">
        <w:rPr>
          <w:rFonts w:ascii="Times New Roman" w:hAnsi="Times New Roman" w:cs="Times New Roman" w:eastAsia="바탕체"/>
          <w:color w:val="000000"/>
          <w:kern w:val="0"/>
          <w:sz w:val="22"/>
          <w:szCs w:val="22"/>
          <w:shd w:val="clear" w:color="auto" w:fill="FFFFFF"/>
        </w:rPr>
        <w:t>항</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및</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제</w:t>
      </w:r>
      <w:r w:rsidRPr="00404F2D">
        <w:rPr>
          <w:rFonts w:ascii="Times New Roman" w:hAnsi="Times New Roman" w:cs="Times New Roman" w:eastAsia="바탕체"/>
          <w:color w:val="000000"/>
          <w:kern w:val="0"/>
          <w:sz w:val="22"/>
          <w:szCs w:val="22"/>
          <w:shd w:val="clear" w:color="auto" w:fill="FFFFFF"/>
        </w:rPr>
        <w:t>19</w:t>
      </w:r>
      <w:r w:rsidRPr="00404F2D">
        <w:rPr>
          <w:rFonts w:ascii="Times New Roman" w:hAnsi="Times New Roman" w:cs="Times New Roman" w:eastAsia="바탕체"/>
          <w:color w:val="000000"/>
          <w:kern w:val="0"/>
          <w:sz w:val="22"/>
          <w:szCs w:val="22"/>
          <w:shd w:val="clear" w:color="auto" w:fill="FFFFFF"/>
        </w:rPr>
        <w:t>조에도</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불구하고</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다음</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각</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호의</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1</w:t>
      </w:r>
      <w:r w:rsidRPr="00404F2D">
        <w:rPr>
          <w:rFonts w:ascii="Times New Roman" w:hint="eastAsia" w:hAnsi="Times New Roman" w:cs="Times New Roman" w:eastAsia="바탕체"/>
          <w:color w:val="000000"/>
          <w:kern w:val="0"/>
          <w:sz w:val="22"/>
          <w:szCs w:val="22"/>
          <w:shd w:val="clear" w:color="auto" w:fill="FFFFFF"/>
        </w:rPr>
        <w:t>에</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해당하는</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사유가</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발생한</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경우에</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한하여</w:t>
      </w:r>
      <w:r w:rsidRPr="00404F2D">
        <w:rPr>
          <w:rFonts w:ascii="Times New Roman" w:hint="eastAsia" w:hAnsi="Times New Roman" w:cs="Times New Roman" w:eastAsia="바탕체"/>
          <w:color w:val="000000"/>
          <w:kern w:val="0"/>
          <w:sz w:val="22"/>
          <w:szCs w:val="22"/>
          <w:shd w:val="clear" w:color="auto" w:fill="FFFFFF"/>
        </w:rPr>
        <w:t>,</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rPr>
        <w:t>대주</w:t>
      </w:r>
      <w:r w:rsidRPr="00404F2D">
        <w:rPr>
          <w:rFonts w:ascii="Times New Roman" w:hAnsi="Times New Roman" w:cs="Times New Roman" w:eastAsia="바탕체"/>
          <w:color w:val="000000"/>
          <w:kern w:val="0"/>
          <w:sz w:val="22"/>
          <w:szCs w:val="22"/>
        </w:rPr>
        <w:t xml:space="preserve"> </w:t>
      </w:r>
      <w:r w:rsidRPr="00404F2D">
        <w:rPr>
          <w:rFonts w:ascii="Times New Roman" w:hint="eastAsia" w:hAnsi="Times New Roman" w:cs="Times New Roman" w:eastAsia="바탕체"/>
          <w:color w:val="000000"/>
          <w:kern w:val="0"/>
          <w:sz w:val="22"/>
          <w:szCs w:val="22"/>
          <w:shd w:val="clear" w:color="auto" w:fill="FFFFFF"/>
        </w:rPr>
        <w:t>우선수익자들은</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본</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특약</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제</w:t>
      </w:r>
      <w:r w:rsidRPr="00404F2D">
        <w:rPr>
          <w:rFonts w:ascii="Times New Roman" w:hint="eastAsia" w:hAnsi="Times New Roman" w:cs="Times New Roman" w:eastAsia="바탕체"/>
          <w:color w:val="000000"/>
          <w:kern w:val="0"/>
          <w:sz w:val="22"/>
          <w:szCs w:val="22"/>
          <w:shd w:val="clear" w:color="auto" w:fill="FFFFFF"/>
        </w:rPr>
        <w:t>5</w:t>
      </w:r>
      <w:r w:rsidRPr="00404F2D">
        <w:rPr>
          <w:rFonts w:ascii="Times New Roman" w:hint="eastAsia" w:hAnsi="Times New Roman" w:cs="Times New Roman" w:eastAsia="바탕체"/>
          <w:color w:val="000000"/>
          <w:kern w:val="0"/>
          <w:sz w:val="22"/>
          <w:szCs w:val="22"/>
          <w:shd w:val="clear" w:color="auto" w:fill="FFFFFF"/>
        </w:rPr>
        <w:t>조</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제</w:t>
      </w:r>
      <w:r w:rsidRPr="00404F2D">
        <w:rPr>
          <w:rFonts w:ascii="Times New Roman" w:hint="eastAsia" w:hAnsi="Times New Roman" w:cs="Times New Roman" w:eastAsia="바탕체"/>
          <w:color w:val="000000"/>
          <w:kern w:val="0"/>
          <w:sz w:val="22"/>
          <w:szCs w:val="22"/>
          <w:shd w:val="clear" w:color="auto" w:fill="FFFFFF"/>
        </w:rPr>
        <w:t>②</w:t>
      </w:r>
      <w:r w:rsidRPr="00404F2D">
        <w:rPr>
          <w:rFonts w:ascii="Times New Roman" w:hAnsi="Times New Roman" w:cs="Times New Roman" w:eastAsia="바탕체"/>
          <w:color w:val="000000"/>
          <w:kern w:val="0"/>
          <w:sz w:val="22"/>
          <w:szCs w:val="22"/>
          <w:shd w:val="clear" w:color="auto" w:fill="FFFFFF"/>
        </w:rPr>
        <w:t>항</w:t>
      </w:r>
      <w:r w:rsidRPr="00404F2D">
        <w:rPr>
          <w:rFonts w:ascii="Times New Roman" w:hint="eastAsia" w:hAnsi="Times New Roman" w:cs="Times New Roman" w:eastAsia="바탕체"/>
          <w:color w:val="000000"/>
          <w:kern w:val="0"/>
          <w:sz w:val="22"/>
          <w:szCs w:val="22"/>
          <w:shd w:val="clear" w:color="auto" w:fill="FFFFFF"/>
        </w:rPr>
        <w:t>에</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따라</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신탁기간</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종료</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전이라도</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수탁자에게</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신탁부동산의</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처분</w:t>
      </w:r>
      <w:r w:rsidRPr="00404F2D">
        <w:rPr>
          <w:rFonts w:ascii="Times New Roman" w:hint="eastAsia" w:hAnsi="Times New Roman" w:cs="Times New Roman" w:eastAsia="바탕체"/>
          <w:color w:val="000000"/>
          <w:kern w:val="0"/>
          <w:sz w:val="22"/>
          <w:szCs w:val="22"/>
          <w:shd w:val="clear" w:color="auto" w:fill="FFFFFF"/>
        </w:rPr>
        <w:t>을</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요청할</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수</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있고</w:t>
      </w:r>
      <w:r w:rsidRPr="00404F2D">
        <w:rPr>
          <w:rFonts w:ascii="Times New Roman" w:hint="eastAsia" w:hAnsi="Times New Roman" w:cs="Times New Roman" w:eastAsia="바탕체"/>
          <w:color w:val="000000"/>
          <w:kern w:val="0"/>
          <w:sz w:val="22"/>
          <w:szCs w:val="22"/>
          <w:shd w:val="clear" w:color="auto" w:fill="FFFFFF"/>
        </w:rPr>
        <w:t>,</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수탁자는</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이에</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따라야</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한다</w:t>
      </w:r>
      <w:r w:rsidRPr="00404F2D">
        <w:rPr>
          <w:rFonts w:ascii="Times New Roman" w:hint="eastAsia" w:hAnsi="Times New Roman" w:cs="Times New Roman" w:eastAsia="바탕체"/>
          <w:color w:val="000000"/>
          <w:kern w:val="0"/>
          <w:sz w:val="22"/>
          <w:szCs w:val="22"/>
          <w:shd w:val="clear" w:color="auto" w:fill="FFFFFF"/>
        </w:rPr>
        <w:t>.</w:t>
      </w:r>
      <w:del w:id="9210" w:author="코람코 상장리츠팀" w:date="2026-10-13T09:00:00Z">
        <w:r w:rsidRPr="00404F2D">
          <w:rPr>
            <w:rFonts w:ascii="Times New Roman" w:hAnsi="Times New Roman" w:cs="Times New Roman" w:eastAsia="바탕체"/>
            <w:color w:val="000000"/>
            <w:kern w:val="0"/>
            <w:sz w:val="22"/>
            <w:szCs w:val="22"/>
            <w:shd w:val="clear" w:color="auto" w:fill="FFFFFF"/>
          </w:rPr>
          <w:delText xml:space="preserve"> </w:delText>
        </w:r>
      </w:del>
      <w:del w:id="9211" w:author="코람코 상장리츠팀" w:date="2026-10-13T09:00:00Z">
        <w:r w:rsidRPr="00404F2D">
          <w:rPr>
            <w:rFonts w:ascii="Times New Roman" w:hint="eastAsia" w:hAnsi="Times New Roman" w:cs="Times New Roman" w:eastAsia="바탕체"/>
            <w:color w:val="000000"/>
            <w:kern w:val="0"/>
            <w:sz w:val="22"/>
            <w:szCs w:val="22"/>
            <w:shd w:val="clear" w:color="auto" w:fill="FFFFFF"/>
          </w:rPr>
          <w:delText xml:space="preserve">단</w:delText>
        </w:r>
      </w:del>
      <w:del w:id="9212" w:author="코람코 상장리츠팀" w:date="2026-10-13T09:00:00Z">
        <w:r w:rsidRPr="00404F2D">
          <w:rPr>
            <w:rFonts w:ascii="Times New Roman" w:hint="eastAsia" w:hAnsi="Times New Roman" w:cs="Times New Roman" w:eastAsia="바탕체"/>
            <w:color w:val="000000"/>
            <w:kern w:val="0"/>
            <w:sz w:val="22"/>
            <w:szCs w:val="22"/>
            <w:shd w:val="clear" w:color="auto" w:fill="FFFFFF"/>
          </w:rPr>
          <w:delText xml:space="preserve">,</w:delText>
        </w:r>
      </w:del>
      <w:del w:id="9213" w:author="코람코 상장리츠팀" w:date="2026-10-13T09:00:00Z">
        <w:r w:rsidRPr="00404F2D">
          <w:rPr>
            <w:rFonts w:ascii="Times New Roman" w:hAnsi="Times New Roman" w:cs="Times New Roman" w:eastAsia="바탕체"/>
            <w:color w:val="000000"/>
            <w:kern w:val="0"/>
            <w:sz w:val="22"/>
            <w:szCs w:val="22"/>
            <w:shd w:val="clear" w:color="auto" w:fill="FFFFFF"/>
          </w:rPr>
          <w:delText xml:space="preserve"> </w:delText>
        </w:r>
      </w:del>
      <w:del w:id="9214" w:author="코람코 상장리츠팀" w:date="2026-10-13T09:00:00Z">
        <w:r w:rsidRPr="00404F2D">
          <w:rPr>
            <w:rFonts w:ascii="Times New Roman" w:hint="eastAsia" w:hAnsi="Times New Roman" w:cs="Times New Roman" w:eastAsia="바탕체"/>
            <w:color w:val="000000"/>
            <w:kern w:val="0"/>
            <w:sz w:val="22"/>
            <w:szCs w:val="22"/>
            <w:shd w:val="clear" w:color="auto" w:fill="FFFFFF"/>
          </w:rPr>
          <w:delText xml:space="preserve">본</w:delText>
        </w:r>
      </w:del>
      <w:del w:id="9215" w:author="코람코 상장리츠팀" w:date="2026-10-13T09:00:00Z">
        <w:r w:rsidRPr="00404F2D">
          <w:rPr>
            <w:rFonts w:ascii="Times New Roman" w:hint="eastAsia" w:hAnsi="Times New Roman" w:cs="Times New Roman" w:eastAsia="바탕체"/>
            <w:color w:val="000000"/>
            <w:kern w:val="0"/>
            <w:sz w:val="22"/>
            <w:szCs w:val="22"/>
            <w:shd w:val="clear" w:color="auto" w:fill="FFFFFF"/>
          </w:rPr>
          <w:delText xml:space="preserve"> </w:delText>
        </w:r>
      </w:del>
      <w:del w:id="9216" w:author="코람코 상장리츠팀" w:date="2026-10-13T09:00:00Z">
        <w:r w:rsidRPr="00404F2D">
          <w:rPr>
            <w:rFonts w:ascii="Times New Roman" w:hint="eastAsia" w:hAnsi="Times New Roman" w:cs="Times New Roman" w:eastAsia="바탕체"/>
            <w:color w:val="000000"/>
            <w:kern w:val="0"/>
            <w:sz w:val="22"/>
            <w:szCs w:val="22"/>
            <w:shd w:val="clear" w:color="auto" w:fill="FFFFFF"/>
          </w:rPr>
          <w:delText xml:space="preserve">항</w:delText>
        </w:r>
      </w:del>
      <w:del w:id="9217" w:author="코람코 상장리츠팀" w:date="2026-10-13T09:00:00Z">
        <w:r w:rsidRPr="00404F2D">
          <w:rPr>
            <w:rFonts w:ascii="Times New Roman" w:hint="eastAsia" w:hAnsi="Times New Roman" w:cs="Times New Roman" w:eastAsia="바탕체"/>
            <w:color w:val="000000"/>
            <w:kern w:val="0"/>
            <w:sz w:val="22"/>
            <w:szCs w:val="22"/>
            <w:shd w:val="clear" w:color="auto" w:fill="FFFFFF"/>
          </w:rPr>
          <w:delText xml:space="preserve"> </w:delText>
        </w:r>
      </w:del>
      <w:del w:id="9218" w:author="코람코 상장리츠팀" w:date="2026-10-13T09:00:00Z">
        <w:r w:rsidRPr="00404F2D">
          <w:rPr>
            <w:rFonts w:ascii="Times New Roman" w:hint="eastAsia" w:hAnsi="Times New Roman" w:cs="Times New Roman" w:eastAsia="바탕체"/>
            <w:color w:val="000000"/>
            <w:kern w:val="0"/>
            <w:sz w:val="22"/>
            <w:szCs w:val="22"/>
            <w:shd w:val="clear" w:color="auto" w:fill="FFFFFF"/>
          </w:rPr>
          <w:delText xml:space="preserve">제</w:delText>
        </w:r>
      </w:del>
      <w:del w:id="9219" w:author="코람코 상장리츠팀" w:date="2026-10-13T09:00:00Z">
        <w:r w:rsidRPr="00404F2D">
          <w:rPr>
            <w:rFonts w:ascii="Times New Roman" w:hint="eastAsia" w:hAnsi="Times New Roman" w:cs="Times New Roman" w:eastAsia="바탕체"/>
            <w:color w:val="000000"/>
            <w:kern w:val="0"/>
            <w:sz w:val="22"/>
            <w:szCs w:val="22"/>
            <w:shd w:val="clear" w:color="auto" w:fill="FFFFFF"/>
          </w:rPr>
          <w:delText xml:space="preserve">2</w:delText>
        </w:r>
      </w:del>
      <w:del w:id="9220" w:author="코람코 상장리츠팀" w:date="2026-10-13T09:00:00Z">
        <w:r w:rsidRPr="00404F2D">
          <w:rPr>
            <w:rFonts w:ascii="Times New Roman" w:hint="eastAsia" w:hAnsi="Times New Roman" w:cs="Times New Roman" w:eastAsia="바탕체"/>
            <w:color w:val="000000"/>
            <w:kern w:val="0"/>
            <w:sz w:val="22"/>
            <w:szCs w:val="22"/>
            <w:shd w:val="clear" w:color="auto" w:fill="FFFFFF"/>
          </w:rPr>
          <w:delText xml:space="preserve">호의</w:delText>
        </w:r>
      </w:del>
      <w:del w:id="9221" w:author="코람코 상장리츠팀" w:date="2026-10-13T09:00:00Z">
        <w:r w:rsidRPr="00404F2D">
          <w:rPr>
            <w:rFonts w:ascii="Times New Roman" w:hint="eastAsia" w:hAnsi="Times New Roman" w:cs="Times New Roman" w:eastAsia="바탕체"/>
            <w:color w:val="000000"/>
            <w:kern w:val="0"/>
            <w:sz w:val="22"/>
            <w:szCs w:val="22"/>
            <w:shd w:val="clear" w:color="auto" w:fill="FFFFFF"/>
          </w:rPr>
          <w:delText xml:space="preserve"> </w:delText>
        </w:r>
      </w:del>
      <w:del w:id="9222" w:author="코람코 상장리츠팀" w:date="2026-10-13T09:00:00Z">
        <w:r w:rsidRPr="00404F2D">
          <w:rPr>
            <w:rFonts w:ascii="Times New Roman" w:hint="eastAsia" w:hAnsi="Times New Roman" w:cs="Times New Roman" w:eastAsia="바탕체"/>
            <w:color w:val="000000"/>
            <w:kern w:val="0"/>
            <w:sz w:val="22"/>
            <w:szCs w:val="22"/>
            <w:shd w:val="clear" w:color="auto" w:fill="FFFFFF"/>
          </w:rPr>
          <w:delText xml:space="preserve">경우에는</w:delText>
        </w:r>
      </w:del>
      <w:del w:id="9223" w:author="코람코 상장리츠팀" w:date="2026-10-13T09:00:00Z">
        <w:r w:rsidRPr="00404F2D">
          <w:rPr>
            <w:rFonts w:ascii="Times New Roman" w:hint="eastAsia" w:hAnsi="Times New Roman" w:cs="Times New Roman" w:eastAsia="바탕체"/>
            <w:color w:val="000000"/>
            <w:kern w:val="0"/>
            <w:sz w:val="22"/>
            <w:szCs w:val="22"/>
            <w:shd w:val="clear" w:color="auto" w:fill="FFFFFF"/>
          </w:rPr>
          <w:delText xml:space="preserve"> </w:delText>
        </w:r>
      </w:del>
      <w:del w:id="9224" w:author="코람코 상장리츠팀" w:date="2026-10-13T09:00:00Z">
        <w:r w:rsidRPr="00404F2D">
          <w:rPr>
            <w:rFonts w:ascii="Times New Roman" w:hint="eastAsia" w:hAnsi="Times New Roman" w:cs="Times New Roman" w:eastAsia="바탕체"/>
            <w:color w:val="000000"/>
            <w:kern w:val="0"/>
            <w:sz w:val="22"/>
            <w:szCs w:val="22"/>
            <w:shd w:val="clear" w:color="auto" w:fill="FFFFFF"/>
          </w:rPr>
          <w:delText xml:space="preserve">위탁자의</w:delText>
        </w:r>
      </w:del>
      <w:del w:id="9225" w:author="코람코 상장리츠팀" w:date="2026-10-13T09:00:00Z">
        <w:r w:rsidRPr="00404F2D">
          <w:rPr>
            <w:rFonts w:ascii="Times New Roman" w:hint="eastAsia" w:hAnsi="Times New Roman" w:cs="Times New Roman" w:eastAsia="바탕체"/>
            <w:color w:val="000000"/>
            <w:kern w:val="0"/>
            <w:sz w:val="22"/>
            <w:szCs w:val="22"/>
            <w:shd w:val="clear" w:color="auto" w:fill="FFFFFF"/>
          </w:rPr>
          <w:delText xml:space="preserve"> </w:delText>
        </w:r>
      </w:del>
      <w:del w:id="9226" w:author="코람코 상장리츠팀" w:date="2026-10-13T09:00:00Z">
        <w:r w:rsidRPr="00404F2D">
          <w:rPr>
            <w:rFonts w:ascii="Times New Roman" w:hint="eastAsia" w:hAnsi="Times New Roman" w:cs="Times New Roman" w:eastAsia="바탕체"/>
            <w:color w:val="000000"/>
            <w:kern w:val="0"/>
            <w:sz w:val="22"/>
            <w:szCs w:val="22"/>
            <w:shd w:val="clear" w:color="auto" w:fill="FFFFFF"/>
          </w:rPr>
          <w:delText xml:space="preserve">사전</w:delText>
        </w:r>
      </w:del>
      <w:del w:id="9227" w:author="코람코 상장리츠팀" w:date="2026-10-13T09:00:00Z">
        <w:r w:rsidRPr="00404F2D">
          <w:rPr>
            <w:rFonts w:ascii="Times New Roman" w:hint="eastAsia" w:hAnsi="Times New Roman" w:cs="Times New Roman" w:eastAsia="바탕체"/>
            <w:color w:val="000000"/>
            <w:kern w:val="0"/>
            <w:sz w:val="22"/>
            <w:szCs w:val="22"/>
            <w:shd w:val="clear" w:color="auto" w:fill="FFFFFF"/>
          </w:rPr>
          <w:delText xml:space="preserve"> </w:delText>
        </w:r>
      </w:del>
      <w:del w:id="9228" w:author="코람코 상장리츠팀" w:date="2026-10-13T09:00:00Z">
        <w:r w:rsidRPr="00404F2D">
          <w:rPr>
            <w:rFonts w:ascii="Times New Roman" w:hint="eastAsia" w:hAnsi="Times New Roman" w:cs="Times New Roman" w:eastAsia="바탕체"/>
            <w:color w:val="000000"/>
            <w:kern w:val="0"/>
            <w:sz w:val="22"/>
            <w:szCs w:val="22"/>
            <w:shd w:val="clear" w:color="auto" w:fill="FFFFFF"/>
          </w:rPr>
          <w:delText xml:space="preserve">동의가</w:delText>
        </w:r>
      </w:del>
      <w:del w:id="9229" w:author="코람코 상장리츠팀" w:date="2026-10-13T09:00:00Z">
        <w:r w:rsidRPr="00404F2D">
          <w:rPr>
            <w:rFonts w:ascii="Times New Roman" w:hint="eastAsia" w:hAnsi="Times New Roman" w:cs="Times New Roman" w:eastAsia="바탕체"/>
            <w:color w:val="000000"/>
            <w:kern w:val="0"/>
            <w:sz w:val="22"/>
            <w:szCs w:val="22"/>
            <w:shd w:val="clear" w:color="auto" w:fill="FFFFFF"/>
          </w:rPr>
          <w:delText xml:space="preserve"> </w:delText>
        </w:r>
      </w:del>
      <w:del w:id="9230" w:author="코람코 상장리츠팀" w:date="2026-10-13T09:00:00Z">
        <w:r w:rsidRPr="00404F2D">
          <w:rPr>
            <w:rFonts w:ascii="Times New Roman" w:hint="eastAsia" w:hAnsi="Times New Roman" w:cs="Times New Roman" w:eastAsia="바탕체"/>
            <w:color w:val="000000"/>
            <w:kern w:val="0"/>
            <w:sz w:val="22"/>
            <w:szCs w:val="22"/>
            <w:shd w:val="clear" w:color="auto" w:fill="FFFFFF"/>
          </w:rPr>
          <w:delText xml:space="preserve">있어야</w:delText>
        </w:r>
      </w:del>
      <w:del w:id="9231" w:author="코람코 상장리츠팀" w:date="2026-10-13T09:00:00Z">
        <w:r w:rsidRPr="00404F2D">
          <w:rPr>
            <w:rFonts w:ascii="Times New Roman" w:hint="eastAsia" w:hAnsi="Times New Roman" w:cs="Times New Roman" w:eastAsia="바탕체"/>
            <w:color w:val="000000"/>
            <w:kern w:val="0"/>
            <w:sz w:val="22"/>
            <w:szCs w:val="22"/>
            <w:shd w:val="clear" w:color="auto" w:fill="FFFFFF"/>
          </w:rPr>
          <w:delText xml:space="preserve"> </w:delText>
        </w:r>
      </w:del>
      <w:del w:id="9232" w:author="코람코 상장리츠팀" w:date="2026-10-13T09:00:00Z">
        <w:r w:rsidRPr="00404F2D">
          <w:rPr>
            <w:rFonts w:ascii="Times New Roman" w:hint="eastAsia" w:hAnsi="Times New Roman" w:cs="Times New Roman" w:eastAsia="바탕체"/>
            <w:color w:val="000000"/>
            <w:kern w:val="0"/>
            <w:sz w:val="22"/>
            <w:szCs w:val="22"/>
            <w:shd w:val="clear" w:color="auto" w:fill="FFFFFF"/>
          </w:rPr>
          <w:delText xml:space="preserve">한다</w:delText>
        </w:r>
      </w:del>
      <w:del w:id="9233" w:author="코람코 상장리츠팀" w:date="2026-10-13T09:00:00Z">
        <w:r w:rsidRPr="00404F2D">
          <w:rPr>
            <w:rFonts w:ascii="Times New Roman" w:hint="eastAsia" w:hAnsi="Times New Roman" w:cs="Times New Roman" w:eastAsia="바탕체"/>
            <w:color w:val="000000"/>
            <w:kern w:val="0"/>
            <w:sz w:val="22"/>
            <w:szCs w:val="22"/>
            <w:shd w:val="clear" w:color="auto" w:fill="FFFFFF"/>
          </w:rPr>
          <w:delText xml:space="preserve">.</w:delText>
        </w:r>
      </w:del>
      <w:r>
        <w:rPr>
          <w:rFonts w:ascii="Times New Roman" w:hAnsi="Times New Roman" w:cs="Times New Roman" w:eastAsia="바탕체"/>
          <w:sz w:val="22"/>
          <w:szCs w:val="22"/>
        </w:rPr>
      </w:r>
      <w:commentRangeEnd w:id="13"/>
      <w:r>
        <w:rPr>
          <w:rStyle w:val="CommentReference"/>
          <w:rFonts w:ascii="Times New Roman" w:hAnsi="Times New Roman" w:cs="Times New Roman" w:eastAsia="바탕체"/>
          <w:sz w:val="22"/>
          <w:szCs w:val="22"/>
        </w:rPr>
        <w:commentReference w:id="13"/>
      </w:r>
    </w:p>
    <w:p w14:paraId="65AB4049" w14:textId="77777777" w:rsidR="00930A79" w:rsidRPr="00404F2D" w:rsidRDefault="00930A79">
      <w:pPr>
        <w:pStyle w:val="TKNormal"/>
        <w:numPr>
          <w:ilvl w:val="0"/>
          <w:numId w:val="14"/>
        </w:numPr>
        <w:snapToGrid w:val="0"/>
        <w:spacing w:line="360" w:lineRule="auto" w:after="0"/>
        <w:rPr>
          <w:rFonts w:ascii="Times New Roman" w:hAnsi="Times New Roman" w:cs="Times New Roman" w:eastAsia="바탕체"/>
          <w:sz w:val="22"/>
          <w:szCs w:val="22"/>
        </w:rPr>
      </w:pPr>
      <w:r w:rsidRPr="00404F2D">
        <w:rPr>
          <w:rFonts w:ascii="Times New Roman" w:eastAsia="바탕체" w:hAnsi="Times New Roman" w:hint="eastAsia" w:cs="Times New Roman"/>
          <w:sz w:val="22"/>
          <w:szCs w:val="22"/>
        </w:rPr>
        <w:t>대출약정서에</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정한</w:t>
      </w:r>
      <w:r w:rsidRPr="00404F2D">
        <w:rPr>
          <w:rFonts w:ascii="Times New Roman" w:eastAsia="바탕체" w:hAnsi="Times New Roman" w:hint="eastAsia" w:cs="Times New Roman"/>
          <w:sz w:val="22"/>
          <w:szCs w:val="22"/>
        </w:rPr>
        <w:t xml:space="preserve"> </w:t>
      </w:r>
      <w:r w:rsidRPr="00404F2D">
        <w:rPr>
          <w:rFonts w:ascii="Times New Roman" w:hAnsi="Times New Roman" w:hint="eastAsia" w:cs="Times New Roman" w:eastAsia="바탕체"/>
          <w:sz w:val="22"/>
          <w:szCs w:val="22"/>
        </w:rPr>
        <w:t>차주</w:t>
      </w:r>
      <w:r w:rsidRPr="00404F2D">
        <w:rPr>
          <w:rFonts w:ascii="Times New Roman" w:hAnsi="Times New Roman" w:cs="Times New Roman" w:eastAsia="바탕체"/>
          <w:sz w:val="22"/>
          <w:szCs w:val="22"/>
        </w:rPr>
        <w:t>(</w:t>
      </w:r>
      <w:r w:rsidRPr="00404F2D">
        <w:rPr>
          <w:rFonts w:ascii="Times New Roman" w:hAnsi="Times New Roman" w:cs="Times New Roman" w:eastAsia="바탕체"/>
          <w:sz w:val="22"/>
          <w:szCs w:val="22"/>
        </w:rPr>
        <w:t>위탁자</w:t>
      </w:r>
      <w:r w:rsidRPr="00404F2D">
        <w:rPr>
          <w:rFonts w:ascii="Times New Roman" w:hAnsi="Times New Roman" w:cs="Times New Roman" w:eastAsia="바탕체"/>
          <w:sz w:val="22"/>
          <w:szCs w:val="22"/>
        </w:rPr>
        <w:t>)</w:t>
      </w:r>
      <w:r w:rsidRPr="00404F2D">
        <w:rPr>
          <w:rFonts w:ascii="Times New Roman" w:hAnsi="Times New Roman" w:cs="Times New Roman" w:eastAsia="바탕체"/>
          <w:sz w:val="22"/>
          <w:szCs w:val="22"/>
        </w:rPr>
        <w:t>의</w:t>
      </w:r>
      <w:r w:rsidRPr="00404F2D">
        <w:rPr>
          <w:rFonts w:ascii="Times New Roman" w:hAnsi="Times New Roman" w:cs="Times New Roman" w:eastAsia="바탕체"/>
          <w:sz w:val="22"/>
          <w:szCs w:val="22"/>
        </w:rPr>
        <w:t xml:space="preserve"> </w:t>
      </w:r>
      <w:r w:rsidRPr="00404F2D">
        <w:rPr>
          <w:rFonts w:ascii="Times New Roman" w:hAnsi="Times New Roman" w:cs="Times New Roman" w:eastAsia="바탕체"/>
          <w:sz w:val="22"/>
          <w:szCs w:val="22"/>
        </w:rPr>
        <w:t>기한의</w:t>
      </w:r>
      <w:r w:rsidRPr="00404F2D">
        <w:rPr>
          <w:rFonts w:ascii="Times New Roman" w:hAnsi="Times New Roman" w:cs="Times New Roman" w:eastAsia="바탕체"/>
          <w:sz w:val="22"/>
          <w:szCs w:val="22"/>
        </w:rPr>
        <w:t xml:space="preserve"> </w:t>
      </w:r>
      <w:r w:rsidRPr="00404F2D">
        <w:rPr>
          <w:rFonts w:ascii="Times New Roman" w:hAnsi="Times New Roman" w:cs="Times New Roman" w:eastAsia="바탕체"/>
          <w:sz w:val="22"/>
          <w:szCs w:val="22"/>
        </w:rPr>
        <w:t>이익이</w:t>
      </w:r>
      <w:r w:rsidRPr="00404F2D">
        <w:rPr>
          <w:rFonts w:ascii="Times New Roman" w:hAnsi="Times New Roman" w:hint="eastAsia" w:cs="Times New Roman" w:eastAsia="바탕체"/>
          <w:sz w:val="22"/>
          <w:szCs w:val="22"/>
        </w:rPr>
        <w:t xml:space="preserve"> </w:t>
      </w:r>
      <w:r w:rsidRPr="00404F2D">
        <w:rPr>
          <w:rFonts w:ascii="Times New Roman" w:hAnsi="Times New Roman" w:cs="Times New Roman" w:eastAsia="바탕체"/>
          <w:sz w:val="22"/>
          <w:szCs w:val="22"/>
        </w:rPr>
        <w:t>상실된</w:t>
      </w:r>
      <w:r w:rsidRPr="00404F2D">
        <w:rPr>
          <w:rFonts w:ascii="Times New Roman" w:hAnsi="Times New Roman" w:cs="Times New Roman" w:eastAsia="바탕체"/>
          <w:sz w:val="22"/>
          <w:szCs w:val="22"/>
        </w:rPr>
        <w:t xml:space="preserve"> </w:t>
      </w:r>
      <w:r w:rsidRPr="00404F2D">
        <w:rPr>
          <w:rFonts w:ascii="Times New Roman" w:hAnsi="Times New Roman" w:cs="Times New Roman" w:eastAsia="바탕체"/>
          <w:sz w:val="22"/>
          <w:szCs w:val="22"/>
        </w:rPr>
        <w:t>경우</w:t>
      </w:r>
    </w:p>
    <w:p w14:paraId="75CE23C2" w14:textId="6EA9BBEC" w:rsidR="00930A79" w:rsidRPr="00404F2D" w:rsidRDefault="00930A79">
      <w:pPr>
        <w:pStyle w:val="TKNormal"/>
        <w:numPr>
          <w:ilvl w:val="0"/>
          <w:numId w:val="14"/>
        </w:numPr>
        <w:snapToGrid w:val="0"/>
        <w:spacing w:line="360" w:lineRule="auto" w:after="0"/>
        <w:rPr>
          <w:rFonts w:ascii="Times New Roman" w:hAnsi="Times New Roman" w:cs="Times New Roman" w:eastAsia="바탕체"/>
          <w:sz w:val="22"/>
          <w:del w:id="9249" w:author="코람코 상장리츠팀" w:date="2026-10-13T09:00:00Z"/>
          <w:szCs w:val="22"/>
        </w:rPr>
      </w:pPr>
      <w:commentRangeStart w:id="14"/>
      <w:r>
        <w:rPr>
          <w:rFonts w:ascii="Times New Roman" w:hAnsi="Times New Roman" w:cs="Times New Roman" w:eastAsia="바탕체"/>
          <w:sz w:val="22"/>
          <w:szCs w:val="22"/>
        </w:rPr>
      </w:r>
      <w:del w:id="9234" w:author="코람코 상장리츠팀" w:date="2026-10-13T09:00:00Z">
        <w:r w:rsidRPr="00404F2D">
          <w:rPr>
            <w:rFonts w:ascii="Times New Roman" w:hAnsi="Times New Roman" w:cs="Times New Roman" w:eastAsia="바탕체"/>
            <w:sz w:val="22"/>
            <w:szCs w:val="22"/>
          </w:rPr>
          <w:delText xml:space="preserve">위탁자가</w:delText>
        </w:r>
      </w:del>
      <w:del w:id="9235" w:author="코람코 상장리츠팀" w:date="2026-10-13T09:00:00Z">
        <w:r w:rsidRPr="00404F2D">
          <w:rPr>
            <w:rFonts w:ascii="Times New Roman" w:hAnsi="Times New Roman" w:cs="Times New Roman" w:eastAsia="바탕체"/>
            <w:sz w:val="22"/>
            <w:szCs w:val="22"/>
          </w:rPr>
          <w:delText xml:space="preserve"> </w:delText>
        </w:r>
      </w:del>
      <w:del w:id="9236" w:author="코람코 상장리츠팀" w:date="2026-10-13T09:00:00Z">
        <w:r w:rsidRPr="00404F2D">
          <w:rPr>
            <w:rFonts w:ascii="Times New Roman" w:hAnsi="Times New Roman" w:cs="Times New Roman" w:eastAsia="바탕체"/>
            <w:sz w:val="22"/>
            <w:szCs w:val="22"/>
          </w:rPr>
          <w:delText xml:space="preserve">본</w:delText>
        </w:r>
      </w:del>
      <w:del w:id="9237" w:author="코람코 상장리츠팀" w:date="2026-10-13T09:00:00Z">
        <w:r w:rsidRPr="00404F2D">
          <w:rPr>
            <w:rFonts w:ascii="Times New Roman" w:hAnsi="Times New Roman" w:cs="Times New Roman" w:eastAsia="바탕체"/>
            <w:sz w:val="22"/>
            <w:szCs w:val="22"/>
          </w:rPr>
          <w:delText xml:space="preserve"> </w:delText>
        </w:r>
      </w:del>
      <w:commentRangeStart w:id="8"/>
      <w:del w:id="9238" w:author="코람코 상장리츠팀" w:date="2026-10-13T09:00:00Z">
        <w:r w:rsidRPr="00404F2D">
          <w:rPr>
            <w:rFonts w:ascii="Times New Roman" w:hAnsi="Times New Roman" w:cs="Times New Roman" w:eastAsia="바탕체"/>
            <w:sz w:val="22"/>
            <w:szCs w:val="22"/>
          </w:rPr>
          <w:delText xml:space="preserve">신탁계약</w:delText>
        </w:r>
      </w:del>
      <w:ins w:id="9" w:author="이원준 차장(법무팀)" w:date="2026-10-08T16:31:00Z" w16du:dateUtc="2026-10-08T07:31:00Z">
        <w:del w:id="9239" w:author="코람코 상장리츠팀" w:date="2026-10-13T09:00:00Z">
          <w:r w:rsidR="00EF4A2E">
            <w:rPr>
              <w:rFonts w:ascii="Times New Roman" w:hAnsi="Times New Roman" w:hint="eastAsia" w:cs="Times New Roman" w:eastAsia="바탕체"/>
              <w:sz w:val="22"/>
              <w:szCs w:val="22"/>
            </w:rPr>
            <w:delText xml:space="preserve">의</w:delText>
          </w:r>
        </w:del>
        <w:del w:id="9240" w:author="코람코 상장리츠팀" w:date="2026-10-13T09:00:00Z">
          <w:r w:rsidR="00EF4A2E">
            <w:rPr>
              <w:rFonts w:ascii="Times New Roman" w:hAnsi="Times New Roman" w:hint="eastAsia" w:cs="Times New Roman" w:eastAsia="바탕체"/>
              <w:sz w:val="22"/>
              <w:szCs w:val="22"/>
            </w:rPr>
            <w:delText xml:space="preserve"> </w:delText>
          </w:r>
        </w:del>
        <w:del w:id="9241" w:author="코람코 상장리츠팀" w:date="2026-10-13T09:00:00Z">
          <w:r w:rsidR="00EF4A2E">
            <w:rPr>
              <w:rFonts w:ascii="Times New Roman" w:hAnsi="Times New Roman" w:hint="eastAsia" w:cs="Times New Roman" w:eastAsia="바탕체"/>
              <w:sz w:val="22"/>
              <w:szCs w:val="22"/>
            </w:rPr>
            <w:delText xml:space="preserve">중요한</w:delText>
          </w:r>
        </w:del>
        <w:del w:id="9242" w:author="코람코 상장리츠팀" w:date="2026-10-13T09:00:00Z">
          <w:r w:rsidR="00EF4A2E">
            <w:rPr>
              <w:rFonts w:ascii="Times New Roman" w:hAnsi="Times New Roman" w:hint="eastAsia" w:cs="Times New Roman" w:eastAsia="바탕체"/>
              <w:sz w:val="22"/>
              <w:szCs w:val="22"/>
            </w:rPr>
            <w:delText xml:space="preserve"> </w:delText>
          </w:r>
        </w:del>
        <w:del w:id="9243" w:author="코람코 상장리츠팀" w:date="2026-10-13T09:00:00Z">
          <w:r w:rsidR="00EF4A2E">
            <w:rPr>
              <w:rFonts w:ascii="Times New Roman" w:hAnsi="Times New Roman" w:hint="eastAsia" w:cs="Times New Roman" w:eastAsia="바탕체"/>
              <w:sz w:val="22"/>
              <w:szCs w:val="22"/>
            </w:rPr>
            <w:delText xml:space="preserve">사항을</w:delText>
          </w:r>
        </w:del>
      </w:ins>
      <w:del w:id="10" w:author="이원준 차장(법무팀)" w:date="2026-10-08T16:31:00Z" w16du:dateUtc="2026-10-08T07:31:00Z">
        <w:r w:rsidRPr="00404F2D" w:rsidDel="00EF4A2E">
          <w:rPr>
            <w:rFonts w:ascii="Times New Roman" w:hAnsi="Times New Roman" w:cs="Times New Roman" w:eastAsia="바탕체"/>
            <w:sz w:val="22"/>
            <w:szCs w:val="22"/>
          </w:rPr>
          <w:delText>을</w:delText>
        </w:r>
      </w:del>
      <w:del w:id="9244" w:author="코람코 상장리츠팀" w:date="2026-10-13T09:00:00Z">
        <w:r w:rsidRPr="00404F2D">
          <w:rPr>
            <w:rFonts w:ascii="Times New Roman" w:hAnsi="Times New Roman" w:cs="Times New Roman" w:eastAsia="바탕체"/>
            <w:sz w:val="22"/>
            <w:szCs w:val="22"/>
          </w:rPr>
          <w:delText xml:space="preserve"> </w:delText>
        </w:r>
      </w:del>
      <w:commentRangeEnd w:id="8"/>
      <w:del w:id="9245" w:author="코람코 상장리츠팀" w:date="2026-10-13T09:00:00Z">
        <w:r w:rsidR="00EF4A2E" w:rsidRPr="00404F2D">
          <w:rPr>
            <w:rStyle w:val="ad"/>
            <w:rFonts w:ascii="Times New Roman" w:hAnsi="Times New Roman" w:cs="Times New Roman" w:eastAsia="바탕체"/>
            <w:sz w:val="22"/>
            <w:szCs w:val="22"/>
          </w:rPr>
          <w:commentReference w:id="8"/>
        </w:r>
      </w:del>
      <w:del w:id="9246" w:author="코람코 상장리츠팀" w:date="2026-10-13T09:00:00Z">
        <w:r w:rsidRPr="00404F2D">
          <w:rPr>
            <w:rFonts w:ascii="Times New Roman" w:hAnsi="Times New Roman" w:cs="Times New Roman" w:eastAsia="바탕체"/>
            <w:sz w:val="22"/>
            <w:szCs w:val="22"/>
          </w:rPr>
          <w:delText xml:space="preserve">위반한</w:delText>
        </w:r>
      </w:del>
      <w:del w:id="9247" w:author="코람코 상장리츠팀" w:date="2026-10-13T09:00:00Z">
        <w:r w:rsidRPr="00404F2D">
          <w:rPr>
            <w:rFonts w:ascii="Times New Roman" w:hAnsi="Times New Roman" w:cs="Times New Roman" w:eastAsia="바탕체"/>
            <w:sz w:val="22"/>
            <w:szCs w:val="22"/>
          </w:rPr>
          <w:delText xml:space="preserve"> </w:delText>
        </w:r>
      </w:del>
      <w:del w:id="9248" w:author="코람코 상장리츠팀" w:date="2026-10-13T09:00:00Z">
        <w:r w:rsidRPr="00404F2D">
          <w:rPr>
            <w:rFonts w:ascii="Times New Roman" w:hAnsi="Times New Roman" w:cs="Times New Roman" w:eastAsia="바탕체"/>
            <w:sz w:val="22"/>
            <w:szCs w:val="22"/>
          </w:rPr>
          <w:delText xml:space="preserve">경우</w:delText>
        </w:r>
      </w:del>
      <w:r>
        <w:rPr>
          <w:rFonts w:ascii="Times New Roman" w:hAnsi="Times New Roman" w:cs="Times New Roman" w:eastAsia="바탕체"/>
          <w:sz w:val="22"/>
          <w:szCs w:val="22"/>
        </w:rPr>
      </w:r>
      <w:commentRangeEnd w:id="14"/>
      <w:r>
        <w:rPr>
          <w:rStyle w:val="CommentReference"/>
          <w:rFonts w:ascii="Times New Roman" w:hAnsi="Times New Roman" w:cs="Times New Roman" w:eastAsia="바탕체"/>
          <w:sz w:val="22"/>
          <w:szCs w:val="22"/>
        </w:rPr>
        <w:commentReference w:id="14"/>
      </w:r>
    </w:p>
    <w:p w14:paraId="003EB142" w14:textId="77777777" w:rsidR="00930A79" w:rsidRPr="00404F2D" w:rsidRDefault="00930A79">
      <w:pPr>
        <w:pStyle w:val="TKNormal"/>
        <w:numPr>
          <w:ilvl w:val="0"/>
          <w:numId w:val="13"/>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color w:val="000000"/>
          <w:kern w:val="0"/>
          <w:sz w:val="22"/>
          <w:shd w:val="clear" w:color="auto" w:fill="FFFFFF"/>
          <w:szCs w:val="22"/>
        </w:rPr>
      </w:pPr>
      <w:r w:rsidRPr="00404F2D">
        <w:rPr>
          <w:rFonts w:ascii="Times New Roman" w:hint="eastAsia" w:hAnsi="Times New Roman" w:cs="Times New Roman" w:eastAsia="바탕체"/>
          <w:color w:val="000000"/>
          <w:kern w:val="0"/>
          <w:sz w:val="22"/>
          <w:szCs w:val="22"/>
          <w:shd w:val="clear" w:color="auto" w:fill="FFFFFF"/>
        </w:rPr>
        <w:t>수탁자는</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필요시</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신탁부동산</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처분과</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관련하여</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자문기관</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법무법인</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회계법인</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감정평가법인</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등을</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선정할</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수</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있으며</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이에</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소요되는</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비용은</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처분대금에서</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지급하기로</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하며</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정산순서는</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신탁계약서</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제</w:t>
      </w:r>
      <w:r w:rsidRPr="00404F2D">
        <w:rPr>
          <w:rFonts w:ascii="Times New Roman" w:hAnsi="Times New Roman" w:cs="Times New Roman" w:eastAsia="바탕체"/>
          <w:color w:val="000000"/>
          <w:kern w:val="0"/>
          <w:sz w:val="22"/>
          <w:szCs w:val="22"/>
          <w:shd w:val="clear" w:color="auto" w:fill="FFFFFF"/>
        </w:rPr>
        <w:t>23</w:t>
      </w:r>
      <w:r w:rsidRPr="00404F2D">
        <w:rPr>
          <w:rFonts w:ascii="Times New Roman" w:hint="eastAsia" w:hAnsi="Times New Roman" w:cs="Times New Roman" w:eastAsia="바탕체"/>
          <w:color w:val="000000"/>
          <w:kern w:val="0"/>
          <w:sz w:val="22"/>
          <w:szCs w:val="22"/>
          <w:shd w:val="clear" w:color="auto" w:fill="FFFFFF"/>
        </w:rPr>
        <w:t>조</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제①항</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제</w:t>
      </w:r>
      <w:r w:rsidRPr="00404F2D">
        <w:rPr>
          <w:rFonts w:ascii="Times New Roman" w:hAnsi="Times New Roman" w:cs="Times New Roman" w:eastAsia="바탕체"/>
          <w:color w:val="000000"/>
          <w:kern w:val="0"/>
          <w:sz w:val="22"/>
          <w:szCs w:val="22"/>
          <w:shd w:val="clear" w:color="auto" w:fill="FFFFFF"/>
        </w:rPr>
        <w:t>1</w:t>
      </w:r>
      <w:r w:rsidRPr="00404F2D">
        <w:rPr>
          <w:rFonts w:ascii="Times New Roman" w:hint="eastAsia" w:hAnsi="Times New Roman" w:cs="Times New Roman" w:eastAsia="바탕체"/>
          <w:color w:val="000000"/>
          <w:kern w:val="0"/>
          <w:sz w:val="22"/>
          <w:szCs w:val="22"/>
          <w:shd w:val="clear" w:color="auto" w:fill="FFFFFF"/>
        </w:rPr>
        <w:t>호의</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비용과</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동일한</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순서로</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한다</w:t>
      </w:r>
      <w:r w:rsidRPr="00404F2D">
        <w:rPr>
          <w:rFonts w:ascii="Times New Roman" w:hint="eastAsia" w:hAnsi="Times New Roman" w:cs="Times New Roman" w:eastAsia="바탕체"/>
          <w:color w:val="000000"/>
          <w:kern w:val="0"/>
          <w:sz w:val="22"/>
          <w:szCs w:val="22"/>
          <w:shd w:val="clear" w:color="auto" w:fill="FFFFFF"/>
        </w:rPr>
        <w:t>.</w:t>
      </w:r>
    </w:p>
    <w:p w14:paraId="0022D41F" w14:textId="77777777" w:rsidR="00930A79" w:rsidRPr="00404F2D" w:rsidRDefault="00930A79">
      <w:pPr>
        <w:pStyle w:val="TKNormal"/>
        <w:numPr>
          <w:ilvl w:val="0"/>
          <w:numId w:val="13"/>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color w:val="000000"/>
          <w:kern w:val="0"/>
          <w:sz w:val="22"/>
          <w:shd w:val="clear" w:color="auto" w:fill="FFFFFF"/>
          <w:szCs w:val="22"/>
        </w:rPr>
      </w:pPr>
      <w:r w:rsidRPr="00404F2D">
        <w:rPr>
          <w:rFonts w:ascii="Times New Roman" w:hint="eastAsia" w:hAnsi="Times New Roman" w:cs="Times New Roman" w:eastAsia="바탕체"/>
          <w:color w:val="000000"/>
          <w:kern w:val="0"/>
          <w:sz w:val="22"/>
          <w:szCs w:val="22"/>
          <w:shd w:val="clear" w:color="auto" w:fill="FFFFFF"/>
        </w:rPr>
        <w:t>신탁계약서</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제</w:t>
      </w:r>
      <w:r w:rsidRPr="00404F2D">
        <w:rPr>
          <w:rFonts w:ascii="Times New Roman" w:hAnsi="Times New Roman" w:cs="Times New Roman" w:eastAsia="바탕체"/>
          <w:color w:val="000000"/>
          <w:kern w:val="0"/>
          <w:sz w:val="22"/>
          <w:szCs w:val="22"/>
          <w:shd w:val="clear" w:color="auto" w:fill="FFFFFF"/>
        </w:rPr>
        <w:t>20</w:t>
      </w:r>
      <w:r w:rsidRPr="00404F2D">
        <w:rPr>
          <w:rFonts w:ascii="Times New Roman" w:hAnsi="Times New Roman" w:cs="Times New Roman" w:eastAsia="바탕체"/>
          <w:color w:val="000000"/>
          <w:kern w:val="0"/>
          <w:sz w:val="22"/>
          <w:szCs w:val="22"/>
          <w:shd w:val="clear" w:color="auto" w:fill="FFFFFF"/>
        </w:rPr>
        <w:t>조</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내지</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제</w:t>
      </w:r>
      <w:r w:rsidRPr="00404F2D">
        <w:rPr>
          <w:rFonts w:ascii="Times New Roman" w:hAnsi="Times New Roman" w:cs="Times New Roman" w:eastAsia="바탕체"/>
          <w:color w:val="000000"/>
          <w:kern w:val="0"/>
          <w:sz w:val="22"/>
          <w:szCs w:val="22"/>
          <w:shd w:val="clear" w:color="auto" w:fill="FFFFFF"/>
        </w:rPr>
        <w:t>22</w:t>
      </w:r>
      <w:r w:rsidRPr="00404F2D">
        <w:rPr>
          <w:rFonts w:ascii="Times New Roman" w:hint="eastAsia" w:hAnsi="Times New Roman" w:cs="Times New Roman" w:eastAsia="바탕체"/>
          <w:color w:val="000000"/>
          <w:kern w:val="0"/>
          <w:sz w:val="22"/>
          <w:szCs w:val="22"/>
          <w:shd w:val="clear" w:color="auto" w:fill="FFFFFF"/>
        </w:rPr>
        <w:t>조에도</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불구하고</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본</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조</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제</w:t>
      </w:r>
      <w:r w:rsidRPr="00404F2D">
        <w:rPr>
          <w:rFonts w:ascii="Times New Roman" w:hint="eastAsia" w:hAnsi="Times New Roman" w:cs="Times New Roman" w:eastAsia="바탕체"/>
          <w:color w:val="000000"/>
          <w:kern w:val="0"/>
          <w:sz w:val="22"/>
          <w:szCs w:val="22"/>
          <w:shd w:val="clear" w:color="auto" w:fill="FFFFFF"/>
        </w:rPr>
        <w:t>①</w:t>
      </w:r>
      <w:r w:rsidRPr="00404F2D">
        <w:rPr>
          <w:rFonts w:ascii="Times New Roman" w:hAnsi="Times New Roman" w:cs="Times New Roman" w:eastAsia="바탕체"/>
          <w:color w:val="000000"/>
          <w:kern w:val="0"/>
          <w:sz w:val="22"/>
          <w:szCs w:val="22"/>
          <w:shd w:val="clear" w:color="auto" w:fill="FFFFFF"/>
        </w:rPr>
        <w:t>항</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각</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호</w:t>
      </w:r>
      <w:r w:rsidRPr="00404F2D">
        <w:rPr>
          <w:rFonts w:ascii="Times New Roman" w:hAnsi="Times New Roman" w:cs="Times New Roman" w:eastAsia="바탕체"/>
          <w:color w:val="000000"/>
          <w:kern w:val="0"/>
          <w:sz w:val="22"/>
          <w:szCs w:val="22"/>
          <w:shd w:val="clear" w:color="auto" w:fill="FFFFFF"/>
        </w:rPr>
        <w:t>의</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사유로</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신탁부동산이</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처분되는</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경우</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신탁부동산의</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처분시기</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처분방법</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처분</w:t>
      </w:r>
      <w:r w:rsidRPr="00404F2D">
        <w:rPr>
          <w:rFonts w:ascii="Times New Roman" w:hAnsi="Times New Roman" w:cs="Times New Roman" w:eastAsia="바탕체"/>
          <w:color w:val="000000"/>
          <w:kern w:val="0"/>
          <w:sz w:val="22"/>
          <w:szCs w:val="22"/>
          <w:shd w:val="clear" w:color="auto" w:fill="FFFFFF"/>
        </w:rPr>
        <w:lastRenderedPageBreak/>
        <w:t>대금</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매수인</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처분절차</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등</w:t>
      </w:r>
      <w:r w:rsidRPr="00404F2D">
        <w:rPr>
          <w:rFonts w:ascii="Times New Roman" w:hAnsi="Times New Roman" w:cs="Times New Roman" w:eastAsia="바탕체"/>
          <w:color w:val="000000"/>
          <w:kern w:val="0"/>
          <w:sz w:val="22"/>
          <w:szCs w:val="22"/>
          <w:shd w:val="clear" w:color="auto" w:fill="FFFFFF"/>
        </w:rPr>
        <w:t>(</w:t>
      </w:r>
      <w:r w:rsidRPr="00404F2D">
        <w:rPr>
          <w:rFonts w:ascii="Times New Roman" w:hAnsi="Times New Roman" w:cs="Times New Roman" w:eastAsia="바탕체"/>
          <w:color w:val="000000"/>
          <w:kern w:val="0"/>
          <w:sz w:val="22"/>
          <w:szCs w:val="22"/>
          <w:shd w:val="clear" w:color="auto" w:fill="FFFFFF"/>
        </w:rPr>
        <w:t>이하</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처분방법</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등</w:t>
      </w:r>
      <w:r w:rsidRPr="00404F2D">
        <w:rPr>
          <w:rFonts w:ascii="Times New Roman" w:hAnsi="Times New Roman" w:cs="Times New Roman" w:eastAsia="바탕체"/>
          <w:color w:val="000000"/>
          <w:kern w:val="0"/>
          <w:sz w:val="22"/>
          <w:szCs w:val="22"/>
          <w:shd w:val="clear" w:color="auto" w:fill="FFFFFF"/>
        </w:rPr>
        <w:t>”</w:t>
      </w:r>
      <w:r w:rsidRPr="00404F2D">
        <w:rPr>
          <w:rFonts w:ascii="Times New Roman" w:hAnsi="Times New Roman" w:cs="Times New Roman" w:eastAsia="바탕체"/>
          <w:color w:val="000000"/>
          <w:kern w:val="0"/>
          <w:sz w:val="22"/>
          <w:szCs w:val="22"/>
          <w:shd w:val="clear" w:color="auto" w:fill="FFFFFF"/>
        </w:rPr>
        <w:t>이라</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함</w:t>
      </w:r>
      <w:r w:rsidRPr="00404F2D">
        <w:rPr>
          <w:rFonts w:ascii="Times New Roman" w:hAnsi="Times New Roman" w:cs="Times New Roman" w:eastAsia="바탕체"/>
          <w:color w:val="000000"/>
          <w:kern w:val="0"/>
          <w:sz w:val="22"/>
          <w:szCs w:val="22"/>
          <w:shd w:val="clear" w:color="auto" w:fill="FFFFFF"/>
        </w:rPr>
        <w:t>)</w:t>
      </w:r>
      <w:r w:rsidRPr="00404F2D">
        <w:rPr>
          <w:rFonts w:ascii="Times New Roman" w:hAnsi="Times New Roman" w:cs="Times New Roman" w:eastAsia="바탕체"/>
          <w:color w:val="000000"/>
          <w:kern w:val="0"/>
          <w:sz w:val="22"/>
          <w:szCs w:val="22"/>
          <w:shd w:val="clear" w:color="auto" w:fill="FFFFFF"/>
        </w:rPr>
        <w:t>은</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수탁자</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및</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rPr>
        <w:t>대주</w:t>
      </w:r>
      <w:r w:rsidRPr="00404F2D">
        <w:rPr>
          <w:rFonts w:ascii="Times New Roman" w:hAnsi="Times New Roman" w:cs="Times New Roman" w:eastAsia="바탕체"/>
          <w:color w:val="000000"/>
          <w:kern w:val="0"/>
          <w:sz w:val="22"/>
          <w:szCs w:val="22"/>
        </w:rPr>
        <w:t xml:space="preserve"> </w:t>
      </w:r>
      <w:r w:rsidRPr="00404F2D">
        <w:rPr>
          <w:rFonts w:ascii="Times New Roman" w:hAnsi="Times New Roman" w:cs="Times New Roman" w:eastAsia="바탕체"/>
          <w:color w:val="000000"/>
          <w:kern w:val="0"/>
          <w:sz w:val="22"/>
          <w:szCs w:val="22"/>
          <w:shd w:val="clear" w:color="auto" w:fill="FFFFFF"/>
        </w:rPr>
        <w:t>우선수익자</w:t>
      </w:r>
      <w:r w:rsidRPr="00404F2D">
        <w:rPr>
          <w:rFonts w:ascii="Times New Roman" w:hint="eastAsia" w:hAnsi="Times New Roman" w:cs="Times New Roman" w:eastAsia="바탕체"/>
          <w:color w:val="000000"/>
          <w:kern w:val="0"/>
          <w:sz w:val="22"/>
          <w:szCs w:val="22"/>
          <w:shd w:val="clear" w:color="auto" w:fill="FFFFFF"/>
        </w:rPr>
        <w:t>들이</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협의하여</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정하기로</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한다</w:t>
      </w:r>
      <w:r w:rsidRPr="00404F2D">
        <w:rPr>
          <w:rFonts w:ascii="Times New Roman" w:hint="eastAsia" w:hAnsi="Times New Roman" w:cs="Times New Roman" w:eastAsia="바탕체"/>
          <w:color w:val="000000"/>
          <w:kern w:val="0"/>
          <w:sz w:val="22"/>
          <w:szCs w:val="22"/>
          <w:shd w:val="clear" w:color="auto" w:fill="FFFFFF"/>
        </w:rPr>
        <w:t>.</w:t>
      </w:r>
    </w:p>
    <w:p w14:paraId="53306402" w14:textId="77777777" w:rsidR="00930A79" w:rsidRPr="00404F2D" w:rsidRDefault="00930A79" w:rsidP="006A29C3">
      <w:pPr>
        <w:pStyle w:val="TKNormal"/>
        <w:snapToGrid w:val="0"/>
        <w:spacing w:line="360" w:lineRule="auto" w:after="0"/>
        <w:rPr>
          <w:rFonts w:ascii="Times New Roman" w:hAnsi="Times New Roman" w:cs="Times New Roman" w:eastAsia="바탕체"/>
          <w:bCs/>
          <w:color w:val="000000"/>
          <w:kern w:val="0"/>
          <w:sz w:val="22"/>
          <w:shd w:val="clear" w:color="auto" w:fill="FFFFFF"/>
          <w:szCs w:val="22"/>
        </w:rPr>
      </w:pPr>
    </w:p>
    <w:p w14:paraId="0279722A"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r w:rsidRPr="00404F2D">
        <w:rPr>
          <w:rFonts w:ascii="Times New Roman" w:hint="eastAsia" w:hAnsi="Times New Roman" w:cs="Times New Roman" w:eastAsia="바탕체"/>
          <w:b/>
          <w:bCs/>
          <w:color w:val="000000"/>
          <w:kern w:val="0"/>
          <w:sz w:val="22"/>
          <w:szCs w:val="22"/>
          <w:shd w:val="clear" w:color="auto" w:fill="FFFFFF"/>
        </w:rPr>
        <w:t>제</w:t>
      </w:r>
      <w:r w:rsidRPr="00404F2D">
        <w:rPr>
          <w:rFonts w:ascii="Times New Roman" w:eastAsia="바탕체" w:hAnsi="Times New Roman" w:hint="eastAsia" w:cs="Times New Roman"/>
          <w:b/>
          <w:color w:val="000000"/>
          <w:sz w:val="22"/>
          <w:szCs w:val="22"/>
        </w:rPr>
        <w:t>12</w:t>
      </w:r>
      <w:r w:rsidRPr="00404F2D">
        <w:rPr>
          <w:rFonts w:ascii="Times New Roman" w:eastAsia="바탕체" w:hAnsi="Times New Roman" w:hint="eastAsia" w:cs="Times New Roman"/>
          <w:b/>
          <w:color w:val="000000"/>
          <w:sz w:val="22"/>
          <w:szCs w:val="22"/>
        </w:rPr>
        <w:t>조의</w:t>
      </w:r>
      <w:r w:rsidRPr="00404F2D">
        <w:rPr>
          <w:rFonts w:ascii="Times New Roman" w:eastAsia="바탕체" w:hAnsi="Times New Roman" w:hint="eastAsia" w:cs="Times New Roman"/>
          <w:b/>
          <w:color w:val="000000"/>
          <w:sz w:val="22"/>
          <w:szCs w:val="22"/>
        </w:rPr>
        <w:t>2</w:t>
      </w:r>
      <w:r w:rsidRPr="00404F2D">
        <w:rPr>
          <w:rFonts w:ascii="Times New Roman" w:eastAsia="바탕체" w:hAnsi="Times New Roman" w:hint="eastAsia" w:cs="Times New Roman"/>
          <w:b/>
          <w:color w:val="000000"/>
          <w:sz w:val="22"/>
          <w:szCs w:val="22"/>
        </w:rPr>
        <w:t>【신탁부동산의</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처분</w:t>
      </w:r>
      <w:r w:rsidRPr="00404F2D">
        <w:rPr>
          <w:rFonts w:ascii="Times New Roman" w:eastAsia="바탕체" w:hAnsi="Times New Roman" w:hint="eastAsia" w:cs="Times New Roman"/>
          <w:b/>
          <w:color w:val="000000"/>
          <w:sz w:val="22"/>
          <w:szCs w:val="22"/>
        </w:rPr>
        <w:t>(</w:t>
      </w:r>
      <w:r w:rsidRPr="00404F2D">
        <w:rPr>
          <w:rFonts w:ascii="Times New Roman" w:eastAsia="바탕체" w:hAnsi="Times New Roman" w:hint="eastAsia" w:cs="Times New Roman"/>
          <w:b/>
          <w:color w:val="000000"/>
          <w:sz w:val="22"/>
          <w:szCs w:val="22"/>
        </w:rPr>
        <w:t>임의처분</w:t>
      </w:r>
      <w:r w:rsidRPr="00404F2D">
        <w:rPr>
          <w:rFonts w:ascii="Times New Roman" w:eastAsia="바탕체" w:hAnsi="Times New Roman" w:hint="eastAsia" w:cs="Times New Roman"/>
          <w:b/>
          <w:color w:val="000000"/>
          <w:sz w:val="22"/>
          <w:szCs w:val="22"/>
        </w:rPr>
        <w:t>)</w:t>
      </w:r>
      <w:r w:rsidRPr="00404F2D">
        <w:rPr>
          <w:rFonts w:ascii="Times New Roman" w:eastAsia="바탕체" w:hAnsi="Times New Roman" w:hint="eastAsia" w:cs="Times New Roman"/>
          <w:b/>
          <w:color w:val="000000"/>
          <w:sz w:val="22"/>
          <w:szCs w:val="22"/>
        </w:rPr>
        <w:t>】</w:t>
      </w:r>
    </w:p>
    <w:p w14:paraId="081D7420" w14:textId="77777777" w:rsidR="00930A79" w:rsidRPr="00404F2D" w:rsidRDefault="00930A79">
      <w:pPr>
        <w:pStyle w:val="TKNormal"/>
        <w:numPr>
          <w:ilvl w:val="0"/>
          <w:numId w:val="24"/>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시기를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불문하고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신탁부동산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일부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전부를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처분하고자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경우로서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수탁자에게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요청하고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우선수익자들이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이에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동의한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신탁기간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종료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전이라도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요청에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매수인과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매매계약을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체결하고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해당</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매매계약에서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정한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바에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소유권을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매수인에게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이전하는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절차</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등을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거쳐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신탁부동산을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처분하기로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다만</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해당</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처분대금으로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대출약정서상</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위탁자의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대주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우선수익자들에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대한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피담보채무</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전액을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상환할</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있는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경우에는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대주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우선수익자들의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동의를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요하지</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아니하며</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위탁자는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대주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우선수익자들에게</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서면으로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통지하여야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한다</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이</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경우</w:t>
      </w:r>
      <w:r w:rsidRPr="00404F2D">
        <w:rPr>
          <w:rFonts w:ascii="Times New Roman" w:hint="eastAsia" w:hAnsi="Times New Roman" w:cs="Times New Roman" w:eastAsia="바탕체"/>
          <w:bCs/>
          <w:color w:val="000000"/>
          <w:kern w:val="0"/>
          <w:sz w:val="22"/>
          <w:szCs w:val="22"/>
        </w:rPr>
        <w:t xml:space="preserve"> 1</w:t>
      </w:r>
      <w:r w:rsidRPr="00404F2D">
        <w:rPr>
          <w:rFonts w:ascii="Times New Roman" w:hint="eastAsia" w:hAnsi="Times New Roman" w:cs="Times New Roman" w:eastAsia="바탕체"/>
          <w:bCs/>
          <w:color w:val="000000"/>
          <w:kern w:val="0"/>
          <w:sz w:val="22"/>
          <w:szCs w:val="22"/>
        </w:rPr>
        <w:t>순위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우선수익자에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대하여는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매수인이</w:t>
      </w:r>
      <w:r w:rsidRPr="00404F2D">
        <w:rPr>
          <w:rFonts w:ascii="Times New Roman" w:hint="eastAsia" w:hAnsi="Times New Roman" w:cs="Times New Roman" w:eastAsia="바탕체"/>
          <w:bCs/>
          <w:color w:val="000000"/>
          <w:kern w:val="0"/>
          <w:sz w:val="22"/>
          <w:szCs w:val="22"/>
        </w:rPr>
        <w:t xml:space="preserve"> 1</w:t>
      </w:r>
      <w:r w:rsidRPr="00404F2D">
        <w:rPr>
          <w:rFonts w:ascii="Times New Roman" w:hint="eastAsia" w:hAnsi="Times New Roman" w:cs="Times New Roman" w:eastAsia="바탕체"/>
          <w:bCs/>
          <w:color w:val="000000"/>
          <w:kern w:val="0"/>
          <w:sz w:val="22"/>
          <w:szCs w:val="22"/>
        </w:rPr>
        <w:t>순위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우선수익자에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대한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임대인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지위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및</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임대차보증금</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반환채무를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승계하고</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대체담보를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제공하거나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위탁자가</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해당</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임대차보증금을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반환하는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것으로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동의에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갈음한다</w:t>
      </w:r>
      <w:r w:rsidRPr="00404F2D">
        <w:rPr>
          <w:rFonts w:ascii="Times New Roman" w:hint="eastAsia" w:hAnsi="Times New Roman" w:cs="Times New Roman" w:eastAsia="바탕체"/>
          <w:bCs/>
          <w:color w:val="000000"/>
          <w:kern w:val="0"/>
          <w:sz w:val="22"/>
          <w:szCs w:val="22"/>
        </w:rPr>
        <w:t>.</w:t>
      </w:r>
    </w:p>
    <w:p w14:paraId="6CFCB250" w14:textId="77777777" w:rsidR="00930A79" w:rsidRPr="00404F2D" w:rsidRDefault="00930A79">
      <w:pPr>
        <w:pStyle w:val="TKNormal"/>
        <w:numPr>
          <w:ilvl w:val="0"/>
          <w:numId w:val="24"/>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신탁계약서</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20</w:t>
      </w:r>
      <w:r w:rsidRPr="00404F2D">
        <w:rPr>
          <w:rFonts w:ascii="Times New Roman" w:hint="eastAsia" w:hAnsi="Times New Roman" w:cs="Times New Roman" w:eastAsia="바탕체"/>
          <w:bCs/>
          <w:color w:val="000000"/>
          <w:kern w:val="0"/>
          <w:sz w:val="22"/>
          <w:szCs w:val="22"/>
          <w:shd w:val="clear" w:color="auto" w:fill="FFFFFF"/>
        </w:rPr>
        <w:t>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내지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22</w:t>
      </w:r>
      <w:r w:rsidRPr="00404F2D">
        <w:rPr>
          <w:rFonts w:ascii="Times New Roman" w:hint="eastAsia" w:hAnsi="Times New Roman" w:cs="Times New Roman" w:eastAsia="바탕체"/>
          <w:bCs/>
          <w:color w:val="000000"/>
          <w:kern w:val="0"/>
          <w:sz w:val="22"/>
          <w:szCs w:val="22"/>
          <w:shd w:val="clear" w:color="auto" w:fill="FFFFFF"/>
        </w:rPr>
        <w:t>조에도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불구하고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eastAsia="바탕체" w:hint="eastAsia" w:hAnsi="Times New Roman" w:cs="Times New Roman"/>
          <w:bCs/>
          <w:color w:val="000000"/>
          <w:sz w:val="22"/>
          <w:szCs w:val="22"/>
        </w:rPr>
        <w:t>본</w:t>
      </w:r>
      <w:r w:rsidRPr="00404F2D">
        <w:rPr>
          <w:rFonts w:ascii="Times New Roman" w:eastAsia="바탕체" w:hint="eastAsia" w:hAnsi="Times New Roman" w:cs="Times New Roman"/>
          <w:bCs/>
          <w:color w:val="000000"/>
          <w:sz w:val="22"/>
          <w:szCs w:val="22"/>
        </w:rPr>
        <w:t xml:space="preserve"> </w:t>
      </w:r>
      <w:r w:rsidRPr="00404F2D">
        <w:rPr>
          <w:rFonts w:ascii="Times New Roman" w:eastAsia="바탕체" w:hint="eastAsia" w:hAnsi="Times New Roman" w:cs="Times New Roman"/>
          <w:bCs/>
          <w:color w:val="000000"/>
          <w:sz w:val="22"/>
          <w:szCs w:val="22"/>
        </w:rPr>
        <w:t>조</w:t>
      </w:r>
      <w:r w:rsidRPr="00404F2D">
        <w:rPr>
          <w:rFonts w:ascii="Times New Roman" w:eastAsia="바탕체" w:hint="eastAsia" w:hAnsi="Times New Roman" w:cs="Times New Roman"/>
          <w:bCs/>
          <w:color w:val="000000"/>
          <w:sz w:val="22"/>
          <w:szCs w:val="22"/>
        </w:rPr>
        <w:t xml:space="preserve"> </w:t>
      </w:r>
      <w:r w:rsidRPr="00404F2D">
        <w:rPr>
          <w:rFonts w:ascii="Times New Roman" w:eastAsia="바탕체" w:hint="eastAsia" w:hAnsi="Times New Roman" w:cs="Times New Roman"/>
          <w:bCs/>
          <w:color w:val="000000"/>
          <w:sz w:val="22"/>
          <w:szCs w:val="22"/>
        </w:rPr>
        <w:t>제</w:t>
      </w:r>
      <w:r w:rsidRPr="00404F2D">
        <w:rPr>
          <w:rFonts w:hAnsi="Times New Roman" w:hint="eastAsia" w:ascii="Times New Roman" w:cs="Times New Roman" w:eastAsia="바탕체"/>
          <w:bCs/>
          <w:color w:val="000000"/>
          <w:sz w:val="22"/>
          <w:szCs w:val="22"/>
        </w:rPr>
        <w:t>①항</w:t>
      </w:r>
      <w:r w:rsidRPr="00404F2D">
        <w:rPr>
          <w:rFonts w:ascii="Times New Roman" w:hint="eastAsia" w:hAnsi="Times New Roman" w:cs="Times New Roman" w:eastAsia="바탕체"/>
          <w:bCs/>
          <w:color w:val="000000"/>
          <w:kern w:val="0"/>
          <w:sz w:val="22"/>
          <w:szCs w:val="22"/>
          <w:shd w:val="clear" w:color="auto" w:fill="FFFFFF"/>
        </w:rPr>
        <w:t>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처분방법</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등은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정하기로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 xml:space="preserve"> </w:t>
      </w:r>
    </w:p>
    <w:p w14:paraId="35518ADC" w14:textId="77777777" w:rsidR="00930A79" w:rsidRPr="00404F2D" w:rsidRDefault="00930A79">
      <w:pPr>
        <w:pStyle w:val="TKNormal"/>
        <w:numPr>
          <w:ilvl w:val="0"/>
          <w:numId w:val="24"/>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제①항에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따라</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신탁부동산이</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처분되는</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경우에는</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신탁계약서</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『별지</w:t>
      </w:r>
      <w:r w:rsidRPr="00404F2D">
        <w:rPr>
          <w:rFonts w:ascii="Times New Roman" w:hint="eastAsia" w:hAnsi="Times New Roman" w:cs="Times New Roman" w:eastAsia="바탕체"/>
          <w:color w:val="000000"/>
          <w:kern w:val="0"/>
          <w:sz w:val="22"/>
          <w:szCs w:val="22"/>
          <w:shd w:val="clear" w:color="auto" w:fill="FFFFFF"/>
        </w:rPr>
        <w:t xml:space="preserve"> 3. </w:t>
      </w:r>
      <w:r w:rsidRPr="00404F2D">
        <w:rPr>
          <w:rFonts w:ascii="Times New Roman" w:hint="eastAsia" w:hAnsi="Times New Roman" w:cs="Times New Roman" w:eastAsia="바탕체"/>
          <w:color w:val="000000"/>
          <w:kern w:val="0"/>
          <w:sz w:val="22"/>
          <w:szCs w:val="22"/>
          <w:shd w:val="clear" w:color="auto" w:fill="FFFFFF"/>
        </w:rPr>
        <w:t>신탁보수에</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관한</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약정』에</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따른</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신탁재산</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처분보수가</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발생하지</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않는</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것으로</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한다</w:t>
      </w:r>
      <w:r w:rsidRPr="00404F2D">
        <w:rPr>
          <w:rFonts w:ascii="Times New Roman" w:hint="eastAsia" w:hAnsi="Times New Roman" w:cs="Times New Roman" w:eastAsia="바탕체"/>
          <w:color w:val="000000"/>
          <w:kern w:val="0"/>
          <w:sz w:val="22"/>
          <w:szCs w:val="22"/>
          <w:shd w:val="clear" w:color="auto" w:fill="FFFFFF"/>
        </w:rPr>
        <w:t>.</w:t>
      </w:r>
    </w:p>
    <w:p w14:paraId="1448E288" w14:textId="77777777" w:rsidR="00930A79" w:rsidRPr="00404F2D" w:rsidRDefault="00930A79" w:rsidP="006A29C3">
      <w:pPr>
        <w:pStyle w:val="TKNormal"/>
        <w:snapToGrid w:val="0"/>
        <w:spacing w:line="360" w:lineRule="auto" w:after="0"/>
        <w:rPr>
          <w:rFonts w:ascii="Times New Roman" w:hAnsi="Times New Roman" w:cs="Times New Roman" w:eastAsia="바탕체"/>
          <w:b/>
          <w:bCs/>
          <w:color w:val="000000"/>
          <w:kern w:val="0"/>
          <w:sz w:val="22"/>
          <w:shd w:val="clear" w:color="auto" w:fill="FFFFFF"/>
          <w:szCs w:val="22"/>
        </w:rPr>
      </w:pPr>
    </w:p>
    <w:p w14:paraId="4B272F42"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r w:rsidRPr="00404F2D">
        <w:rPr>
          <w:rFonts w:ascii="Times New Roman" w:hint="eastAsia" w:hAnsi="Times New Roman" w:cs="Times New Roman" w:eastAsia="바탕체"/>
          <w:b/>
          <w:bCs/>
          <w:color w:val="000000"/>
          <w:kern w:val="0"/>
          <w:sz w:val="22"/>
          <w:szCs w:val="22"/>
          <w:shd w:val="clear" w:color="auto" w:fill="FFFFFF"/>
        </w:rPr>
        <w:t>제</w:t>
      </w:r>
      <w:r w:rsidRPr="00404F2D">
        <w:rPr>
          <w:rFonts w:ascii="Times New Roman" w:eastAsia="바탕체" w:hAnsi="Times New Roman" w:hint="eastAsia" w:cs="Times New Roman"/>
          <w:b/>
          <w:color w:val="000000"/>
          <w:sz w:val="22"/>
          <w:szCs w:val="22"/>
        </w:rPr>
        <w:t>12</w:t>
      </w:r>
      <w:r w:rsidRPr="00404F2D">
        <w:rPr>
          <w:rFonts w:ascii="Times New Roman" w:eastAsia="바탕체" w:hAnsi="Times New Roman" w:hint="eastAsia" w:cs="Times New Roman"/>
          <w:b/>
          <w:color w:val="000000"/>
          <w:sz w:val="22"/>
          <w:szCs w:val="22"/>
        </w:rPr>
        <w:t>조의</w:t>
      </w:r>
      <w:r w:rsidRPr="00404F2D">
        <w:rPr>
          <w:rFonts w:ascii="Times New Roman" w:eastAsia="바탕체" w:hAnsi="Times New Roman" w:hint="eastAsia" w:cs="Times New Roman"/>
          <w:b/>
          <w:color w:val="000000"/>
          <w:sz w:val="22"/>
          <w:szCs w:val="22"/>
        </w:rPr>
        <w:t>3</w:t>
      </w:r>
      <w:r w:rsidRPr="00404F2D">
        <w:rPr>
          <w:rFonts w:ascii="Times New Roman" w:eastAsia="바탕체" w:hAnsi="Times New Roman" w:hint="eastAsia" w:cs="Times New Roman"/>
          <w:b/>
          <w:color w:val="000000"/>
          <w:sz w:val="22"/>
          <w:szCs w:val="22"/>
        </w:rPr>
        <w:t>【신탁부동산의</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처분</w:t>
      </w:r>
      <w:r w:rsidRPr="00404F2D">
        <w:rPr>
          <w:rFonts w:ascii="Times New Roman" w:eastAsia="바탕체" w:hAnsi="Times New Roman" w:hint="eastAsia" w:cs="Times New Roman"/>
          <w:b/>
          <w:color w:val="000000"/>
          <w:sz w:val="22"/>
          <w:szCs w:val="22"/>
        </w:rPr>
        <w:t>(</w:t>
      </w:r>
      <w:r w:rsidRPr="00404F2D">
        <w:rPr>
          <w:rFonts w:ascii="Times New Roman" w:eastAsia="바탕체" w:hAnsi="Times New Roman" w:hint="eastAsia" w:cs="Times New Roman"/>
          <w:b/>
          <w:color w:val="000000"/>
          <w:sz w:val="22"/>
          <w:szCs w:val="22"/>
        </w:rPr>
        <w:t>정산</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및</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신탁종료</w:t>
      </w:r>
      <w:r w:rsidRPr="00404F2D">
        <w:rPr>
          <w:rFonts w:ascii="Times New Roman" w:eastAsia="바탕체" w:hAnsi="Times New Roman" w:hint="eastAsia" w:cs="Times New Roman"/>
          <w:b/>
          <w:color w:val="000000"/>
          <w:sz w:val="22"/>
          <w:szCs w:val="22"/>
        </w:rPr>
        <w:t>)</w:t>
      </w:r>
      <w:r w:rsidRPr="00404F2D">
        <w:rPr>
          <w:rFonts w:ascii="Times New Roman" w:eastAsia="바탕체" w:hAnsi="Times New Roman" w:hint="eastAsia" w:cs="Times New Roman"/>
          <w:b/>
          <w:color w:val="000000"/>
          <w:sz w:val="22"/>
          <w:szCs w:val="22"/>
        </w:rPr>
        <w:t>】</w:t>
      </w:r>
    </w:p>
    <w:p w14:paraId="394CC521" w14:textId="77777777" w:rsidR="00930A79" w:rsidRPr="00404F2D" w:rsidRDefault="00930A79">
      <w:pPr>
        <w:pStyle w:val="TKNormal"/>
        <w:numPr>
          <w:ilvl w:val="0"/>
          <w:numId w:val="25"/>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color w:val="000000"/>
          <w:kern w:val="0"/>
          <w:sz w:val="22"/>
          <w:shd w:val="clear" w:color="auto" w:fill="FFFFFF"/>
          <w:szCs w:val="22"/>
        </w:rPr>
      </w:pPr>
      <w:r w:rsidRPr="00404F2D">
        <w:rPr>
          <w:rFonts w:ascii="Times New Roman" w:hint="eastAsia" w:hAnsi="Times New Roman" w:cs="Times New Roman" w:eastAsia="바탕체"/>
          <w:bCs/>
          <w:kern w:val="0"/>
          <w:sz w:val="22"/>
          <w:szCs w:val="22"/>
          <w:shd w:val="clear" w:color="auto" w:fill="FFFFFF"/>
        </w:rPr>
        <w:t>본</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특약</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제</w:t>
      </w:r>
      <w:r w:rsidRPr="00404F2D">
        <w:rPr>
          <w:rFonts w:ascii="Times New Roman" w:hint="eastAsia" w:hAnsi="Times New Roman" w:cs="Times New Roman" w:eastAsia="바탕체"/>
          <w:bCs/>
          <w:kern w:val="0"/>
          <w:sz w:val="22"/>
          <w:szCs w:val="22"/>
          <w:shd w:val="clear" w:color="auto" w:fill="FFFFFF"/>
        </w:rPr>
        <w:t>1</w:t>
      </w:r>
      <w:r w:rsidRPr="00404F2D">
        <w:rPr>
          <w:rFonts w:ascii="Times New Roman" w:hAnsi="Times New Roman" w:cs="Times New Roman" w:eastAsia="바탕체"/>
          <w:bCs/>
          <w:kern w:val="0"/>
          <w:sz w:val="22"/>
          <w:szCs w:val="22"/>
          <w:shd w:val="clear" w:color="auto" w:fill="FFFFFF"/>
        </w:rPr>
        <w:t>2</w:t>
      </w:r>
      <w:r w:rsidRPr="00404F2D">
        <w:rPr>
          <w:rFonts w:ascii="Times New Roman" w:hint="eastAsia" w:hAnsi="Times New Roman" w:cs="Times New Roman" w:eastAsia="바탕체"/>
          <w:bCs/>
          <w:kern w:val="0"/>
          <w:sz w:val="22"/>
          <w:szCs w:val="22"/>
          <w:shd w:val="clear" w:color="auto" w:fill="FFFFFF"/>
        </w:rPr>
        <w:t>조</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및</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제</w:t>
      </w:r>
      <w:r w:rsidRPr="00404F2D">
        <w:rPr>
          <w:rFonts w:ascii="Times New Roman" w:hint="eastAsia" w:hAnsi="Times New Roman" w:cs="Times New Roman" w:eastAsia="바탕체"/>
          <w:bCs/>
          <w:kern w:val="0"/>
          <w:sz w:val="22"/>
          <w:szCs w:val="22"/>
          <w:shd w:val="clear" w:color="auto" w:fill="FFFFFF"/>
        </w:rPr>
        <w:t>1</w:t>
      </w:r>
      <w:r w:rsidRPr="00404F2D">
        <w:rPr>
          <w:rFonts w:ascii="Times New Roman" w:hAnsi="Times New Roman" w:cs="Times New Roman" w:eastAsia="바탕체"/>
          <w:bCs/>
          <w:kern w:val="0"/>
          <w:sz w:val="22"/>
          <w:szCs w:val="22"/>
          <w:shd w:val="clear" w:color="auto" w:fill="FFFFFF"/>
        </w:rPr>
        <w:t>2</w:t>
      </w:r>
      <w:r w:rsidRPr="00404F2D">
        <w:rPr>
          <w:rFonts w:ascii="Times New Roman" w:hint="eastAsia" w:hAnsi="Times New Roman" w:cs="Times New Roman" w:eastAsia="바탕체"/>
          <w:bCs/>
          <w:kern w:val="0"/>
          <w:sz w:val="22"/>
          <w:szCs w:val="22"/>
          <w:shd w:val="clear" w:color="auto" w:fill="FFFFFF"/>
        </w:rPr>
        <w:t>조의</w:t>
      </w:r>
      <w:r w:rsidRPr="00404F2D">
        <w:rPr>
          <w:rFonts w:ascii="Times New Roman" w:hAnsi="Times New Roman" w:cs="Times New Roman" w:eastAsia="바탕체"/>
          <w:bCs/>
          <w:kern w:val="0"/>
          <w:sz w:val="22"/>
          <w:szCs w:val="22"/>
          <w:shd w:val="clear" w:color="auto" w:fill="FFFFFF"/>
        </w:rPr>
        <w:t>2</w:t>
      </w:r>
      <w:r w:rsidRPr="00404F2D">
        <w:rPr>
          <w:rFonts w:ascii="Times New Roman" w:hint="eastAsia" w:hAnsi="Times New Roman" w:cs="Times New Roman" w:eastAsia="바탕체"/>
          <w:bCs/>
          <w:kern w:val="0"/>
          <w:sz w:val="22"/>
          <w:szCs w:val="22"/>
          <w:shd w:val="clear" w:color="auto" w:fill="FFFFFF"/>
        </w:rPr>
        <w:t>에</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따른</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처분대금의</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정산은</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신탁계약서</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제</w:t>
      </w:r>
      <w:r w:rsidRPr="00404F2D">
        <w:rPr>
          <w:rFonts w:ascii="Times New Roman" w:hint="eastAsia" w:hAnsi="Times New Roman" w:cs="Times New Roman" w:eastAsia="바탕체"/>
          <w:bCs/>
          <w:kern w:val="0"/>
          <w:sz w:val="22"/>
          <w:szCs w:val="22"/>
          <w:shd w:val="clear" w:color="auto" w:fill="FFFFFF"/>
        </w:rPr>
        <w:t>2</w:t>
      </w:r>
      <w:r w:rsidRPr="00404F2D">
        <w:rPr>
          <w:rFonts w:ascii="Times New Roman" w:hAnsi="Times New Roman" w:cs="Times New Roman" w:eastAsia="바탕체"/>
          <w:bCs/>
          <w:kern w:val="0"/>
          <w:sz w:val="22"/>
          <w:szCs w:val="22"/>
          <w:shd w:val="clear" w:color="auto" w:fill="FFFFFF"/>
        </w:rPr>
        <w:t>3</w:t>
      </w:r>
      <w:r w:rsidRPr="00404F2D">
        <w:rPr>
          <w:rFonts w:ascii="Times New Roman" w:hint="eastAsia" w:hAnsi="Times New Roman" w:cs="Times New Roman" w:eastAsia="바탕체"/>
          <w:bCs/>
          <w:kern w:val="0"/>
          <w:sz w:val="22"/>
          <w:szCs w:val="22"/>
          <w:shd w:val="clear" w:color="auto" w:fill="FFFFFF"/>
        </w:rPr>
        <w:t>조</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Ansi="Times New Roman" w:cs="Times New Roman" w:eastAsia="바탕체"/>
          <w:bCs/>
          <w:kern w:val="0"/>
          <w:sz w:val="22"/>
          <w:szCs w:val="22"/>
          <w:shd w:val="clear" w:color="auto" w:fill="FFFFFF"/>
        </w:rPr>
        <w:t>제</w:t>
      </w:r>
      <w:r w:rsidRPr="00404F2D">
        <w:rPr>
          <w:rFonts w:hAnsi="Times New Roman" w:cs="Times New Roman" w:hint="eastAsia" w:ascii="Times New Roman" w:eastAsia="바탕체"/>
          <w:bCs/>
          <w:kern w:val="0"/>
          <w:sz w:val="22"/>
          <w:szCs w:val="22"/>
          <w:shd w:val="clear" w:color="auto" w:fill="FFFFFF"/>
        </w:rPr>
        <w:t>①</w:t>
      </w:r>
      <w:r w:rsidRPr="00404F2D">
        <w:rPr>
          <w:rFonts w:ascii="Times New Roman" w:hAnsi="Times New Roman" w:cs="Times New Roman" w:eastAsia="바탕체"/>
          <w:bCs/>
          <w:kern w:val="0"/>
          <w:sz w:val="22"/>
          <w:szCs w:val="22"/>
          <w:shd w:val="clear" w:color="auto" w:fill="FFFFFF"/>
        </w:rPr>
        <w:t>항</w:t>
      </w:r>
      <w:r w:rsidRPr="00404F2D">
        <w:rPr>
          <w:rFonts w:ascii="Times New Roman" w:hint="eastAsia" w:hAnsi="Times New Roman" w:cs="Times New Roman" w:eastAsia="바탕체"/>
          <w:bCs/>
          <w:kern w:val="0"/>
          <w:sz w:val="22"/>
          <w:szCs w:val="22"/>
          <w:shd w:val="clear" w:color="auto" w:fill="FFFFFF"/>
        </w:rPr>
        <w:t>의</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순서를</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따르기로</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하되</w:t>
      </w:r>
      <w:r w:rsidRPr="00404F2D">
        <w:rPr>
          <w:rFonts w:ascii="Times New Roman" w:hint="eastAsia" w:hAnsi="Times New Roman" w:cs="Times New Roman" w:eastAsia="바탕체"/>
          <w:bCs/>
          <w:kern w:val="0"/>
          <w:sz w:val="22"/>
          <w:szCs w:val="22"/>
          <w:shd w:val="clear" w:color="auto" w:fill="FFFFFF"/>
        </w:rPr>
        <w:t>,</w:t>
      </w:r>
      <w:r w:rsidRPr="00404F2D">
        <w:rPr>
          <w:rFonts w:ascii="Times New Roman"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신탁계약서</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제</w:t>
      </w:r>
      <w:r w:rsidRPr="00404F2D">
        <w:rPr>
          <w:rFonts w:ascii="Times New Roman" w:hint="eastAsia" w:hAnsi="Times New Roman" w:cs="Times New Roman" w:eastAsia="바탕체"/>
          <w:bCs/>
          <w:kern w:val="0"/>
          <w:sz w:val="22"/>
          <w:szCs w:val="22"/>
          <w:shd w:val="clear" w:color="auto" w:fill="FFFFFF"/>
        </w:rPr>
        <w:t>23</w:t>
      </w:r>
      <w:r w:rsidRPr="00404F2D">
        <w:rPr>
          <w:rFonts w:ascii="Times New Roman" w:hint="eastAsia" w:hAnsi="Times New Roman" w:cs="Times New Roman" w:eastAsia="바탕체"/>
          <w:bCs/>
          <w:kern w:val="0"/>
          <w:sz w:val="22"/>
          <w:szCs w:val="22"/>
          <w:shd w:val="clear" w:color="auto" w:fill="FFFFFF"/>
        </w:rPr>
        <w:t>조</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Ansi="Times New Roman" w:cs="Times New Roman" w:eastAsia="바탕체"/>
          <w:bCs/>
          <w:kern w:val="0"/>
          <w:sz w:val="22"/>
          <w:szCs w:val="22"/>
          <w:shd w:val="clear" w:color="auto" w:fill="FFFFFF"/>
        </w:rPr>
        <w:t>제</w:t>
      </w:r>
      <w:r w:rsidRPr="00404F2D">
        <w:rPr>
          <w:rFonts w:hAnsi="Times New Roman" w:cs="Times New Roman" w:hint="eastAsia" w:ascii="Times New Roman" w:eastAsia="바탕체"/>
          <w:bCs/>
          <w:kern w:val="0"/>
          <w:sz w:val="22"/>
          <w:szCs w:val="22"/>
          <w:shd w:val="clear" w:color="auto" w:fill="FFFFFF"/>
        </w:rPr>
        <w:t>①</w:t>
      </w:r>
      <w:r w:rsidRPr="00404F2D">
        <w:rPr>
          <w:rFonts w:ascii="Times New Roman" w:hAnsi="Times New Roman" w:cs="Times New Roman" w:eastAsia="바탕체"/>
          <w:bCs/>
          <w:kern w:val="0"/>
          <w:sz w:val="22"/>
          <w:szCs w:val="22"/>
          <w:shd w:val="clear" w:color="auto" w:fill="FFFFFF"/>
        </w:rPr>
        <w:t>항</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제</w:t>
      </w:r>
      <w:r w:rsidRPr="00404F2D">
        <w:rPr>
          <w:rFonts w:ascii="Times New Roman" w:hint="eastAsia" w:hAnsi="Times New Roman" w:cs="Times New Roman" w:eastAsia="바탕체"/>
          <w:bCs/>
          <w:kern w:val="0"/>
          <w:sz w:val="22"/>
          <w:szCs w:val="22"/>
          <w:shd w:val="clear" w:color="auto" w:fill="FFFFFF"/>
        </w:rPr>
        <w:t>5</w:t>
      </w:r>
      <w:r w:rsidRPr="00404F2D">
        <w:rPr>
          <w:rFonts w:ascii="Times New Roman" w:hint="eastAsia" w:hAnsi="Times New Roman" w:cs="Times New Roman" w:eastAsia="바탕체"/>
          <w:bCs/>
          <w:kern w:val="0"/>
          <w:sz w:val="22"/>
          <w:szCs w:val="22"/>
          <w:shd w:val="clear" w:color="auto" w:fill="FFFFFF"/>
        </w:rPr>
        <w:t>호의</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Ansi="Times New Roman" w:cs="Times New Roman" w:eastAsia="바탕체"/>
          <w:bCs/>
          <w:kern w:val="0"/>
          <w:sz w:val="22"/>
          <w:szCs w:val="22"/>
          <w:shd w:val="clear" w:color="auto" w:fill="FFFFFF"/>
        </w:rPr>
        <w:t>‘</w:t>
      </w:r>
      <w:r w:rsidRPr="00404F2D">
        <w:rPr>
          <w:rFonts w:ascii="Times New Roman" w:hint="eastAsia" w:hAnsi="Times New Roman" w:cs="Times New Roman" w:eastAsia="바탕체"/>
          <w:bCs/>
          <w:kern w:val="0"/>
          <w:sz w:val="22"/>
          <w:szCs w:val="22"/>
          <w:shd w:val="clear" w:color="auto" w:fill="FFFFFF"/>
        </w:rPr>
        <w:t>우선수익자의</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채권</w:t>
      </w:r>
      <w:r w:rsidRPr="00404F2D">
        <w:rPr>
          <w:rFonts w:ascii="Times New Roman" w:hAnsi="Times New Roman" w:cs="Times New Roman" w:eastAsia="바탕체"/>
          <w:bCs/>
          <w:kern w:val="0"/>
          <w:sz w:val="22"/>
          <w:szCs w:val="22"/>
          <w:shd w:val="clear" w:color="auto" w:fill="FFFFFF"/>
        </w:rPr>
        <w:t>’</w:t>
      </w:r>
      <w:r w:rsidRPr="00404F2D">
        <w:rPr>
          <w:rFonts w:ascii="Times New Roman" w:hint="eastAsia" w:hAnsi="Times New Roman" w:cs="Times New Roman" w:eastAsia="바탕체"/>
          <w:bCs/>
          <w:kern w:val="0"/>
          <w:sz w:val="22"/>
          <w:szCs w:val="22"/>
          <w:shd w:val="clear" w:color="auto" w:fill="FFFFFF"/>
        </w:rPr>
        <w:t>은</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rPr>
        <w:t>1</w:t>
      </w:r>
      <w:r w:rsidRPr="00404F2D">
        <w:rPr>
          <w:rFonts w:ascii="Times New Roman" w:hint="eastAsia" w:hAnsi="Times New Roman" w:cs="Times New Roman" w:eastAsia="바탕체"/>
          <w:bCs/>
          <w:kern w:val="0"/>
          <w:sz w:val="22"/>
          <w:szCs w:val="22"/>
        </w:rPr>
        <w:t>순위</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우선수익자의</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채권</w:t>
      </w:r>
      <w:r w:rsidRPr="00404F2D">
        <w:rPr>
          <w:rFonts w:ascii="Times New Roman" w:hint="eastAsia" w:hAnsi="Times New Roman" w:cs="Times New Roman" w:eastAsia="바탕체"/>
          <w:bCs/>
          <w:kern w:val="0"/>
          <w:sz w:val="22"/>
          <w:szCs w:val="22"/>
        </w:rPr>
        <w:t>, 2</w:t>
      </w:r>
      <w:r w:rsidRPr="00404F2D">
        <w:rPr>
          <w:rFonts w:ascii="Times New Roman" w:hint="eastAsia" w:hAnsi="Times New Roman" w:cs="Times New Roman" w:eastAsia="바탕체"/>
          <w:bCs/>
          <w:kern w:val="0"/>
          <w:sz w:val="22"/>
          <w:szCs w:val="22"/>
        </w:rPr>
        <w:t>순위</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우선수익자의</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채권</w:t>
      </w:r>
      <w:r w:rsidRPr="00404F2D">
        <w:rPr>
          <w:rFonts w:ascii="Times New Roman" w:hint="eastAsia" w:hAnsi="Times New Roman" w:cs="Times New Roman" w:eastAsia="바탕체"/>
          <w:bCs/>
          <w:kern w:val="0"/>
          <w:sz w:val="22"/>
          <w:szCs w:val="22"/>
        </w:rPr>
        <w:t>, 3</w:t>
      </w:r>
      <w:r w:rsidRPr="00404F2D">
        <w:rPr>
          <w:rFonts w:ascii="Times New Roman" w:hint="eastAsia" w:hAnsi="Times New Roman" w:cs="Times New Roman" w:eastAsia="바탕체"/>
          <w:bCs/>
          <w:kern w:val="0"/>
          <w:sz w:val="22"/>
          <w:szCs w:val="22"/>
        </w:rPr>
        <w:t>순위</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우선수익자의</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채권의</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순서로</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하고</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대주</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우선수익자들에</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대한</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충당은</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구체적으로</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대출약정서</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제</w:t>
      </w:r>
      <w:r w:rsidRPr="00404F2D">
        <w:rPr>
          <w:rFonts w:ascii="Times New Roman" w:hint="eastAsia" w:hAnsi="Times New Roman" w:cs="Times New Roman" w:eastAsia="바탕체"/>
          <w:bCs/>
          <w:kern w:val="0"/>
          <w:sz w:val="22"/>
          <w:szCs w:val="22"/>
        </w:rPr>
        <w:t>7</w:t>
      </w:r>
      <w:r w:rsidRPr="00404F2D">
        <w:rPr>
          <w:rFonts w:ascii="Times New Roman" w:hint="eastAsia" w:hAnsi="Times New Roman" w:cs="Times New Roman" w:eastAsia="바탕체"/>
          <w:bCs/>
          <w:kern w:val="0"/>
          <w:sz w:val="22"/>
          <w:szCs w:val="22"/>
        </w:rPr>
        <w:t>조</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제</w:t>
      </w:r>
      <w:r w:rsidRPr="00404F2D">
        <w:rPr>
          <w:rFonts w:ascii="Times New Roman" w:hint="eastAsia" w:hAnsi="Times New Roman" w:cs="Times New Roman" w:eastAsia="바탕체"/>
          <w:bCs/>
          <w:kern w:val="0"/>
          <w:sz w:val="22"/>
          <w:szCs w:val="22"/>
        </w:rPr>
        <w:t>4</w:t>
      </w:r>
      <w:r w:rsidRPr="00404F2D">
        <w:rPr>
          <w:rFonts w:ascii="Times New Roman" w:hint="eastAsia" w:hAnsi="Times New Roman" w:cs="Times New Roman" w:eastAsia="바탕체"/>
          <w:bCs/>
          <w:kern w:val="0"/>
          <w:sz w:val="22"/>
          <w:szCs w:val="22"/>
        </w:rPr>
        <w:t>항의</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변제충당</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순서를</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따르는</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것으로</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한다</w:t>
      </w:r>
      <w:r w:rsidRPr="00404F2D">
        <w:rPr>
          <w:rFonts w:ascii="Times New Roman" w:hint="eastAsia" w:hAnsi="Times New Roman" w:cs="Times New Roman" w:eastAsia="바탕체"/>
          <w:bCs/>
          <w:kern w:val="0"/>
          <w:sz w:val="22"/>
          <w:szCs w:val="22"/>
        </w:rPr>
        <w:t>.</w:t>
      </w:r>
    </w:p>
    <w:p w14:paraId="513347C6" w14:textId="77777777" w:rsidR="00930A79" w:rsidRPr="00404F2D" w:rsidRDefault="00930A79">
      <w:pPr>
        <w:pStyle w:val="TKNormal"/>
        <w:numPr>
          <w:ilvl w:val="0"/>
          <w:numId w:val="25"/>
        </w:numPr>
        <w:tabs>
          <w:tab w:val="left" w:pos="400"/>
          <w:tab w:val="left" w:pos="800"/>
          <w:tab w:val="left" w:pos="1600"/>
          <w:tab w:val="left" w:pos="2400"/>
          <w:tab w:val="left" w:pos="3200"/>
        </w:tabs>
        <w:wordWrap w:val="0"/>
        <w:autoSpaceDE w:val="0"/>
        <w:autoSpaceDN w:val="0"/>
        <w:snapToGrid w:val="0"/>
        <w:spacing w:line="360" w:lineRule="auto" w:after="0"/>
        <w:rPr>
          <w:rFonts w:ascii="Times New Roman" w:eastAsia="바탕체" w:hAnsi="Times New Roman" w:cs="Times New Roman"/>
          <w:color w:val="000000"/>
          <w:sz w:val="22"/>
          <w:u w:val="single"/>
          <w:szCs w:val="22"/>
        </w:rPr>
      </w:pPr>
      <w:r w:rsidRPr="00404F2D">
        <w:rPr>
          <w:rFonts w:ascii="Times New Roman" w:hint="eastAsia" w:hAnsi="Times New Roman" w:cs="Times New Roman" w:eastAsia="바탕체"/>
          <w:bCs/>
          <w:kern w:val="0"/>
          <w:sz w:val="22"/>
          <w:szCs w:val="22"/>
          <w:shd w:val="clear" w:color="auto" w:fill="FFFFFF"/>
        </w:rPr>
        <w:t>본</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특약</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제</w:t>
      </w:r>
      <w:r w:rsidRPr="00404F2D">
        <w:rPr>
          <w:rFonts w:ascii="Times New Roman" w:hint="eastAsia" w:hAnsi="Times New Roman" w:cs="Times New Roman" w:eastAsia="바탕체"/>
          <w:bCs/>
          <w:kern w:val="0"/>
          <w:sz w:val="22"/>
          <w:szCs w:val="22"/>
          <w:shd w:val="clear" w:color="auto" w:fill="FFFFFF"/>
        </w:rPr>
        <w:t>1</w:t>
      </w:r>
      <w:r w:rsidRPr="00404F2D">
        <w:rPr>
          <w:rFonts w:ascii="Times New Roman" w:hAnsi="Times New Roman" w:cs="Times New Roman" w:eastAsia="바탕체"/>
          <w:bCs/>
          <w:kern w:val="0"/>
          <w:sz w:val="22"/>
          <w:szCs w:val="22"/>
          <w:shd w:val="clear" w:color="auto" w:fill="FFFFFF"/>
        </w:rPr>
        <w:t>2</w:t>
      </w:r>
      <w:r w:rsidRPr="00404F2D">
        <w:rPr>
          <w:rFonts w:ascii="Times New Roman" w:hint="eastAsia" w:hAnsi="Times New Roman" w:cs="Times New Roman" w:eastAsia="바탕체"/>
          <w:bCs/>
          <w:kern w:val="0"/>
          <w:sz w:val="22"/>
          <w:szCs w:val="22"/>
          <w:shd w:val="clear" w:color="auto" w:fill="FFFFFF"/>
        </w:rPr>
        <w:t>조</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및</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제</w:t>
      </w:r>
      <w:r w:rsidRPr="00404F2D">
        <w:rPr>
          <w:rFonts w:ascii="Times New Roman" w:hint="eastAsia" w:hAnsi="Times New Roman" w:cs="Times New Roman" w:eastAsia="바탕체"/>
          <w:bCs/>
          <w:kern w:val="0"/>
          <w:sz w:val="22"/>
          <w:szCs w:val="22"/>
          <w:shd w:val="clear" w:color="auto" w:fill="FFFFFF"/>
        </w:rPr>
        <w:t>1</w:t>
      </w:r>
      <w:r w:rsidRPr="00404F2D">
        <w:rPr>
          <w:rFonts w:ascii="Times New Roman" w:hAnsi="Times New Roman" w:cs="Times New Roman" w:eastAsia="바탕체"/>
          <w:bCs/>
          <w:kern w:val="0"/>
          <w:sz w:val="22"/>
          <w:szCs w:val="22"/>
          <w:shd w:val="clear" w:color="auto" w:fill="FFFFFF"/>
        </w:rPr>
        <w:t>2</w:t>
      </w:r>
      <w:r w:rsidRPr="00404F2D">
        <w:rPr>
          <w:rFonts w:ascii="Times New Roman" w:hint="eastAsia" w:hAnsi="Times New Roman" w:cs="Times New Roman" w:eastAsia="바탕체"/>
          <w:bCs/>
          <w:kern w:val="0"/>
          <w:sz w:val="22"/>
          <w:szCs w:val="22"/>
          <w:shd w:val="clear" w:color="auto" w:fill="FFFFFF"/>
        </w:rPr>
        <w:t>조의</w:t>
      </w:r>
      <w:r w:rsidRPr="00404F2D">
        <w:rPr>
          <w:rFonts w:ascii="Times New Roman" w:hAnsi="Times New Roman" w:cs="Times New Roman" w:eastAsia="바탕체"/>
          <w:bCs/>
          <w:kern w:val="0"/>
          <w:sz w:val="22"/>
          <w:szCs w:val="22"/>
          <w:shd w:val="clear" w:color="auto" w:fill="FFFFFF"/>
        </w:rPr>
        <w:t>2</w:t>
      </w:r>
      <w:r w:rsidRPr="00404F2D">
        <w:rPr>
          <w:rFonts w:ascii="Times New Roman" w:hint="eastAsia" w:hAnsi="Times New Roman" w:cs="Times New Roman" w:eastAsia="바탕체"/>
          <w:bCs/>
          <w:kern w:val="0"/>
          <w:sz w:val="22"/>
          <w:szCs w:val="22"/>
          <w:shd w:val="clear" w:color="auto" w:fill="FFFFFF"/>
        </w:rPr>
        <w:t>에</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따른</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신탁부동산</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처분으로</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인하여</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매수인에게</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소유권이전등기가</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경료된</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때에는</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해당</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신탁부동산에</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한하여</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신탁계약서가</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일부</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종료된</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것으로</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본다</w:t>
      </w:r>
      <w:r w:rsidRPr="00404F2D">
        <w:rPr>
          <w:rFonts w:ascii="Times New Roman" w:hint="eastAsia" w:hAnsi="Times New Roman" w:cs="Times New Roman" w:eastAsia="바탕체"/>
          <w:bCs/>
          <w:kern w:val="0"/>
          <w:sz w:val="22"/>
          <w:szCs w:val="22"/>
          <w:shd w:val="clear" w:color="auto" w:fill="FFFFFF"/>
        </w:rPr>
        <w:t>.</w:t>
      </w:r>
    </w:p>
    <w:p w14:paraId="37554707"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u w:val="single"/>
          <w:szCs w:val="22"/>
        </w:rPr>
      </w:pPr>
    </w:p>
    <w:p w14:paraId="5D92B80D"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r w:rsidRPr="00404F2D">
        <w:rPr>
          <w:rFonts w:ascii="Times New Roman" w:eastAsia="바탕체" w:hAnsi="Times New Roman" w:hint="eastAsia" w:cs="Times New Roman"/>
          <w:b/>
          <w:color w:val="000000"/>
          <w:sz w:val="22"/>
          <w:szCs w:val="22"/>
        </w:rPr>
        <w:t>제</w:t>
      </w:r>
      <w:r w:rsidRPr="00404F2D">
        <w:rPr>
          <w:rFonts w:ascii="Times New Roman" w:eastAsia="바탕체" w:hAnsi="Times New Roman" w:hint="eastAsia" w:cs="Times New Roman"/>
          <w:b/>
          <w:color w:val="000000"/>
          <w:sz w:val="22"/>
          <w:szCs w:val="22"/>
        </w:rPr>
        <w:t>13</w:t>
      </w:r>
      <w:r w:rsidRPr="00404F2D">
        <w:rPr>
          <w:rFonts w:ascii="Times New Roman" w:eastAsia="바탕체" w:hAnsi="Times New Roman" w:hint="eastAsia" w:cs="Times New Roman"/>
          <w:b/>
          <w:color w:val="000000"/>
          <w:sz w:val="22"/>
          <w:szCs w:val="22"/>
        </w:rPr>
        <w:t>조【처분대금</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납부방법】</w:t>
      </w:r>
    </w:p>
    <w:p w14:paraId="60ABA2C3" w14:textId="77777777" w:rsidR="00930A79" w:rsidRPr="00404F2D" w:rsidRDefault="00930A79">
      <w:pPr>
        <w:pStyle w:val="TKNormal"/>
        <w:numPr>
          <w:ilvl w:val="0"/>
          <w:numId w:val="15"/>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신탁계약서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22</w:t>
      </w:r>
      <w:r w:rsidRPr="00404F2D">
        <w:rPr>
          <w:rFonts w:ascii="Times New Roman" w:hint="eastAsia" w:hAnsi="Times New Roman" w:cs="Times New Roman" w:eastAsia="바탕체"/>
          <w:bCs/>
          <w:color w:val="000000"/>
          <w:kern w:val="0"/>
          <w:sz w:val="22"/>
          <w:szCs w:val="22"/>
          <w:shd w:val="clear" w:color="auto" w:fill="FFFFFF"/>
        </w:rPr>
        <w:t>조에도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불구하고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신탁부동산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처분대금은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처분에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따른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계약을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체결한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날로부터</w:t>
      </w:r>
      <w:r w:rsidRPr="00404F2D">
        <w:rPr>
          <w:rFonts w:ascii="Times New Roman" w:hAnsi="Times New Roman" w:cs="Times New Roman" w:eastAsia="바탕체"/>
          <w:bCs/>
          <w:color w:val="000000"/>
          <w:kern w:val="0"/>
          <w:sz w:val="22"/>
          <w:szCs w:val="22"/>
          <w:shd w:val="clear" w:color="auto" w:fill="FFFFFF"/>
        </w:rPr>
        <w:t xml:space="preserve"> 3</w:t>
      </w:r>
      <w:r w:rsidRPr="00404F2D">
        <w:rPr>
          <w:rFonts w:ascii="Times New Roman" w:hint="eastAsia" w:hAnsi="Times New Roman" w:cs="Times New Roman" w:eastAsia="바탕체"/>
          <w:bCs/>
          <w:color w:val="000000"/>
          <w:kern w:val="0"/>
          <w:sz w:val="22"/>
          <w:szCs w:val="22"/>
          <w:shd w:val="clear" w:color="auto" w:fill="FFFFFF"/>
        </w:rPr>
        <w:t>개월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이내에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완납하는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것을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원칙으로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p>
    <w:p w14:paraId="338FFD17" w14:textId="77777777" w:rsidR="00930A79" w:rsidRPr="00404F2D" w:rsidRDefault="00930A79">
      <w:pPr>
        <w:pStyle w:val="TKNormal"/>
        <w:numPr>
          <w:ilvl w:val="0"/>
          <w:numId w:val="15"/>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제①항에도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불구하고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매수자를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용이하게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확보하기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위하여</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rPr>
        <w:t>대주</w:t>
      </w:r>
      <w:r w:rsidRPr="00404F2D">
        <w:rPr>
          <w:rFonts w:ascii="Times New Roman"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shd w:val="clear" w:color="auto" w:fill="FFFFFF"/>
        </w:rPr>
        <w:t>우선수익자들</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전원의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동의를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받아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처분대금</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납부기한을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연장하</w:t>
      </w:r>
      <w:r w:rsidRPr="00404F2D">
        <w:rPr>
          <w:rFonts w:ascii="Times New Roman" w:hint="eastAsia" w:hAnsi="Times New Roman" w:cs="Times New Roman" w:eastAsia="바탕체"/>
          <w:bCs/>
          <w:color w:val="000000"/>
          <w:kern w:val="0"/>
          <w:sz w:val="22"/>
          <w:szCs w:val="22"/>
          <w:shd w:val="clear" w:color="auto" w:fill="FFFFFF"/>
        </w:rPr>
        <w:t>거나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분할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납부하게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있</w:t>
      </w:r>
      <w:r w:rsidRPr="00404F2D">
        <w:rPr>
          <w:rFonts w:ascii="Times New Roman" w:hint="eastAsia" w:hAnsi="Times New Roman" w:cs="Times New Roman" w:eastAsia="바탕체"/>
          <w:bCs/>
          <w:color w:val="000000"/>
          <w:kern w:val="0"/>
          <w:sz w:val="22"/>
          <w:szCs w:val="22"/>
          <w:shd w:val="clear" w:color="auto" w:fill="FFFFFF"/>
        </w:rPr>
        <w:t>다</w:t>
      </w:r>
      <w:r w:rsidRPr="00404F2D">
        <w:rPr>
          <w:rFonts w:ascii="Times New Roman" w:hint="eastAsia" w:hAnsi="Times New Roman" w:cs="Times New Roman" w:eastAsia="바탕체"/>
          <w:bCs/>
          <w:color w:val="000000"/>
          <w:kern w:val="0"/>
          <w:sz w:val="22"/>
          <w:szCs w:val="22"/>
          <w:shd w:val="clear" w:color="auto" w:fill="FFFFFF"/>
        </w:rPr>
        <w:t>.</w:t>
      </w:r>
    </w:p>
    <w:p w14:paraId="35ED2490"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szCs w:val="22"/>
        </w:rPr>
      </w:pPr>
    </w:p>
    <w:p w14:paraId="65A06D8B"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r w:rsidRPr="00404F2D">
        <w:rPr>
          <w:rFonts w:ascii="Times New Roman" w:eastAsia="바탕체" w:hAnsi="Times New Roman" w:cs="Times New Roman"/>
          <w:b/>
          <w:color w:val="000000"/>
          <w:sz w:val="22"/>
          <w:szCs w:val="22"/>
        </w:rPr>
        <w:t>제</w:t>
      </w:r>
      <w:r w:rsidRPr="00404F2D">
        <w:rPr>
          <w:rFonts w:ascii="Times New Roman" w:eastAsia="바탕체" w:hAnsi="Times New Roman" w:hint="eastAsia" w:cs="Times New Roman"/>
          <w:b/>
          <w:color w:val="000000"/>
          <w:sz w:val="22"/>
          <w:szCs w:val="22"/>
        </w:rPr>
        <w:t>14</w:t>
      </w:r>
      <w:r w:rsidRPr="00404F2D">
        <w:rPr>
          <w:rFonts w:ascii="Times New Roman" w:eastAsia="바탕체" w:hAnsi="Times New Roman" w:cs="Times New Roman"/>
          <w:b/>
          <w:color w:val="000000"/>
          <w:sz w:val="22"/>
          <w:szCs w:val="22"/>
        </w:rPr>
        <w:t>조</w:t>
      </w:r>
      <w:r w:rsidRPr="00404F2D">
        <w:rPr>
          <w:rFonts w:ascii="Times New Roman" w:eastAsia="바탕체" w:hAnsi="Times New Roman" w:hint="eastAsia" w:cs="Times New Roman"/>
          <w:b/>
          <w:color w:val="000000"/>
          <w:sz w:val="22"/>
          <w:szCs w:val="22"/>
        </w:rPr>
        <w:t>【</w:t>
      </w:r>
      <w:r w:rsidRPr="00404F2D">
        <w:rPr>
          <w:rFonts w:ascii="Times New Roman" w:eastAsia="바탕체" w:hAnsi="Times New Roman" w:cs="Times New Roman"/>
          <w:b/>
          <w:color w:val="000000"/>
          <w:sz w:val="22"/>
          <w:szCs w:val="22"/>
        </w:rPr>
        <w:t>지방세법</w:t>
      </w:r>
      <w:r w:rsidRPr="00404F2D">
        <w:rPr>
          <w:rFonts w:ascii="Times New Roman" w:eastAsia="바탕체" w:hAnsi="Times New Roman" w:cs="Times New Roman"/>
          <w:b/>
          <w:color w:val="000000"/>
          <w:sz w:val="22"/>
          <w:szCs w:val="22"/>
        </w:rPr>
        <w:t xml:space="preserve"> </w:t>
      </w:r>
      <w:r w:rsidRPr="00404F2D">
        <w:rPr>
          <w:rFonts w:ascii="Times New Roman" w:eastAsia="바탕체" w:hAnsi="Times New Roman" w:cs="Times New Roman"/>
          <w:b/>
          <w:color w:val="000000"/>
          <w:sz w:val="22"/>
          <w:szCs w:val="22"/>
        </w:rPr>
        <w:t>개정에</w:t>
      </w:r>
      <w:r w:rsidRPr="00404F2D">
        <w:rPr>
          <w:rFonts w:ascii="Times New Roman" w:eastAsia="바탕체" w:hAnsi="Times New Roman" w:cs="Times New Roman"/>
          <w:b/>
          <w:color w:val="000000"/>
          <w:sz w:val="22"/>
          <w:szCs w:val="22"/>
        </w:rPr>
        <w:t xml:space="preserve"> </w:t>
      </w:r>
      <w:r w:rsidRPr="00404F2D">
        <w:rPr>
          <w:rFonts w:ascii="Times New Roman" w:eastAsia="바탕체" w:hAnsi="Times New Roman" w:cs="Times New Roman"/>
          <w:b/>
          <w:color w:val="000000"/>
          <w:sz w:val="22"/>
          <w:szCs w:val="22"/>
        </w:rPr>
        <w:t>따른</w:t>
      </w:r>
      <w:r w:rsidRPr="00404F2D">
        <w:rPr>
          <w:rFonts w:ascii="Times New Roman" w:eastAsia="바탕체" w:hAnsi="Times New Roman" w:cs="Times New Roman"/>
          <w:b/>
          <w:color w:val="000000"/>
          <w:sz w:val="22"/>
          <w:szCs w:val="22"/>
        </w:rPr>
        <w:t xml:space="preserve"> </w:t>
      </w:r>
      <w:r w:rsidRPr="00404F2D">
        <w:rPr>
          <w:rFonts w:ascii="Times New Roman" w:eastAsia="바탕체" w:hAnsi="Times New Roman" w:cs="Times New Roman"/>
          <w:b/>
          <w:color w:val="000000"/>
          <w:sz w:val="22"/>
          <w:szCs w:val="22"/>
        </w:rPr>
        <w:t>특약</w:t>
      </w:r>
      <w:r w:rsidRPr="00404F2D">
        <w:rPr>
          <w:rFonts w:ascii="Times New Roman" w:eastAsia="바탕체" w:hAnsi="Times New Roman" w:hint="eastAsia" w:cs="Times New Roman"/>
          <w:b/>
          <w:color w:val="000000"/>
          <w:sz w:val="22"/>
          <w:szCs w:val="22"/>
        </w:rPr>
        <w:t>】</w:t>
      </w:r>
    </w:p>
    <w:p w14:paraId="56976767" w14:textId="77777777" w:rsidR="00930A79" w:rsidRPr="00404F2D" w:rsidRDefault="00930A79">
      <w:pPr>
        <w:pStyle w:val="TKNormal"/>
        <w:numPr>
          <w:ilvl w:val="0"/>
          <w:numId w:val="16"/>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Ansi="Times New Roman" w:cs="Times New Roman" w:eastAsia="바탕체"/>
          <w:bCs/>
          <w:color w:val="000000"/>
          <w:kern w:val="0"/>
          <w:sz w:val="22"/>
          <w:szCs w:val="22"/>
          <w:shd w:val="clear" w:color="auto" w:fill="FFFFFF"/>
        </w:rPr>
        <w:t>위탁자는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신탁계약서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9</w:t>
      </w:r>
      <w:r w:rsidRPr="00404F2D">
        <w:rPr>
          <w:rFonts w:ascii="Times New Roman" w:hAnsi="Times New Roman" w:cs="Times New Roman" w:eastAsia="바탕체"/>
          <w:bCs/>
          <w:color w:val="000000"/>
          <w:kern w:val="0"/>
          <w:sz w:val="22"/>
          <w:szCs w:val="22"/>
          <w:shd w:val="clear" w:color="auto" w:fill="FFFFFF"/>
        </w:rPr>
        <w:t>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②</w:t>
      </w:r>
      <w:r w:rsidRPr="00404F2D">
        <w:rPr>
          <w:rFonts w:ascii="Times New Roman" w:hAnsi="Times New Roman" w:cs="Times New Roman" w:eastAsia="바탕체"/>
          <w:bCs/>
          <w:color w:val="000000"/>
          <w:kern w:val="0"/>
          <w:sz w:val="22"/>
          <w:szCs w:val="22"/>
          <w:shd w:val="clear" w:color="auto" w:fill="FFFFFF"/>
        </w:rPr>
        <w:t>항에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따라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서류를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수탁자에게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제출할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신탁부동산에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대한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국세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및</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지방세</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과세완납증명서를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수탁자에게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제출하여야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하고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수탁자는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과세완납증명서를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등기소에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제출하기로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p>
    <w:p w14:paraId="0966C891" w14:textId="77777777" w:rsidR="00930A79" w:rsidRPr="00404F2D" w:rsidRDefault="00930A79">
      <w:pPr>
        <w:pStyle w:val="TKNormal"/>
        <w:numPr>
          <w:ilvl w:val="0"/>
          <w:numId w:val="16"/>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①</w:t>
      </w:r>
      <w:r w:rsidRPr="00404F2D">
        <w:rPr>
          <w:rFonts w:ascii="Times New Roman" w:hAnsi="Times New Roman" w:cs="Times New Roman" w:eastAsia="바탕체"/>
          <w:bCs/>
          <w:color w:val="000000"/>
          <w:kern w:val="0"/>
          <w:sz w:val="22"/>
          <w:szCs w:val="22"/>
          <w:shd w:val="clear" w:color="auto" w:fill="FFFFFF"/>
        </w:rPr>
        <w:t>항에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따른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과세완납증명서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지연으로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인하여</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신탁등기가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지연되어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위탁자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수익자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및</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우선수익자</w:t>
      </w:r>
      <w:r w:rsidRPr="00404F2D">
        <w:rPr>
          <w:rFonts w:ascii="Times New Roman" w:hint="eastAsia" w:hAnsi="Times New Roman" w:cs="Times New Roman" w:eastAsia="바탕체"/>
          <w:bCs/>
          <w:color w:val="000000"/>
          <w:kern w:val="0"/>
          <w:sz w:val="22"/>
          <w:szCs w:val="22"/>
          <w:shd w:val="clear" w:color="auto" w:fill="FFFFFF"/>
        </w:rPr>
        <w:t>들</w:t>
      </w:r>
      <w:r w:rsidRPr="00404F2D">
        <w:rPr>
          <w:rFonts w:ascii="Times New Roman" w:hAnsi="Times New Roman" w:cs="Times New Roman" w:eastAsia="바탕체"/>
          <w:bCs/>
          <w:color w:val="000000"/>
          <w:kern w:val="0"/>
          <w:sz w:val="22"/>
          <w:szCs w:val="22"/>
          <w:shd w:val="clear" w:color="auto" w:fill="FFFFFF"/>
        </w:rPr>
        <w:t>에게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손해가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발생하는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경우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w:t>
      </w:r>
      <w:r w:rsidRPr="00404F2D">
        <w:rPr>
          <w:rFonts w:ascii="Times New Roman" w:hAnsi="Times New Roman" w:cs="Times New Roman" w:eastAsia="바탕체"/>
          <w:bCs/>
          <w:color w:val="000000"/>
          <w:kern w:val="0"/>
          <w:sz w:val="22"/>
          <w:szCs w:val="22"/>
          <w:shd w:val="clear" w:color="auto" w:fill="FFFFFF"/>
        </w:rPr>
        <w:lastRenderedPageBreak/>
        <w:t>탁자의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귀책사유가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없는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경우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수탁자는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손해에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대하여</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책임을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부담하지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아니한다</w:t>
      </w:r>
      <w:r w:rsidRPr="00404F2D">
        <w:rPr>
          <w:rFonts w:ascii="Times New Roman" w:hAnsi="Times New Roman" w:cs="Times New Roman" w:eastAsia="바탕체"/>
          <w:bCs/>
          <w:color w:val="000000"/>
          <w:kern w:val="0"/>
          <w:sz w:val="22"/>
          <w:szCs w:val="22"/>
          <w:shd w:val="clear" w:color="auto" w:fill="FFFFFF"/>
        </w:rPr>
        <w:t>.</w:t>
      </w:r>
    </w:p>
    <w:p w14:paraId="4729169A" w14:textId="77777777" w:rsidR="00930A79" w:rsidRPr="00404F2D" w:rsidRDefault="00930A79">
      <w:pPr>
        <w:pStyle w:val="TKNormal"/>
        <w:numPr>
          <w:ilvl w:val="0"/>
          <w:numId w:val="16"/>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Ansi="Times New Roman" w:cs="Times New Roman" w:eastAsia="바탕체"/>
          <w:bCs/>
          <w:color w:val="000000"/>
          <w:kern w:val="0"/>
          <w:sz w:val="22"/>
          <w:szCs w:val="22"/>
          <w:shd w:val="clear" w:color="auto" w:fill="FFFFFF"/>
        </w:rPr>
        <w:t>위탁자는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신탁계약서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10</w:t>
      </w:r>
      <w:r w:rsidRPr="00404F2D">
        <w:rPr>
          <w:rFonts w:ascii="Times New Roman" w:hAnsi="Times New Roman" w:cs="Times New Roman" w:eastAsia="바탕체"/>
          <w:bCs/>
          <w:color w:val="000000"/>
          <w:kern w:val="0"/>
          <w:sz w:val="22"/>
          <w:szCs w:val="22"/>
          <w:shd w:val="clear" w:color="auto" w:fill="FFFFFF"/>
        </w:rPr>
        <w:t>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①</w:t>
      </w:r>
      <w:r w:rsidRPr="00404F2D">
        <w:rPr>
          <w:rFonts w:ascii="Times New Roman" w:hAnsi="Times New Roman" w:cs="Times New Roman" w:eastAsia="바탕체"/>
          <w:bCs/>
          <w:color w:val="000000"/>
          <w:kern w:val="0"/>
          <w:sz w:val="22"/>
          <w:szCs w:val="22"/>
          <w:shd w:val="clear" w:color="auto" w:fill="FFFFFF"/>
        </w:rPr>
        <w:t>항에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추가하여</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신탁부동산에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대한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실질적인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사용</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수익자로서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지방세법</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등의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개정에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따라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수탁자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명의로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고지되는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신탁부동산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관련</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세금에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대한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부담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주체임을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인식하고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관련</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세금을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납부하기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조치</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세금고지서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수령</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세금</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납부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등을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포함하나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이에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한하지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아니함</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이행하여야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한다</w:t>
      </w:r>
      <w:r w:rsidRPr="00404F2D">
        <w:rPr>
          <w:rFonts w:ascii="Times New Roman" w:hAnsi="Times New Roman" w:cs="Times New Roman" w:eastAsia="바탕체"/>
          <w:bCs/>
          <w:color w:val="000000"/>
          <w:kern w:val="0"/>
          <w:sz w:val="22"/>
          <w:szCs w:val="22"/>
          <w:shd w:val="clear" w:color="auto" w:fill="FFFFFF"/>
        </w:rPr>
        <w:t xml:space="preserve">. </w:t>
      </w:r>
    </w:p>
    <w:p w14:paraId="0E54E711" w14:textId="77777777" w:rsidR="00930A79" w:rsidRPr="00404F2D" w:rsidRDefault="00930A79">
      <w:pPr>
        <w:pStyle w:val="TKNormal"/>
        <w:numPr>
          <w:ilvl w:val="0"/>
          <w:numId w:val="16"/>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Ansi="Times New Roman" w:cs="Times New Roman" w:eastAsia="바탕체"/>
          <w:bCs/>
          <w:color w:val="000000"/>
          <w:kern w:val="0"/>
          <w:sz w:val="22"/>
          <w:szCs w:val="22"/>
          <w:shd w:val="clear" w:color="auto" w:fill="FFFFFF"/>
        </w:rPr>
        <w:t>위탁자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수익자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우선수익자</w:t>
      </w:r>
      <w:r w:rsidRPr="00404F2D">
        <w:rPr>
          <w:rFonts w:ascii="Times New Roman" w:hint="eastAsia" w:hAnsi="Times New Roman" w:cs="Times New Roman" w:eastAsia="바탕체"/>
          <w:bCs/>
          <w:color w:val="000000"/>
          <w:kern w:val="0"/>
          <w:sz w:val="22"/>
          <w:szCs w:val="22"/>
          <w:shd w:val="clear" w:color="auto" w:fill="FFFFFF"/>
        </w:rPr>
        <w:t>들은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③</w:t>
      </w:r>
      <w:r w:rsidRPr="00404F2D">
        <w:rPr>
          <w:rFonts w:ascii="Times New Roman" w:hAnsi="Times New Roman" w:cs="Times New Roman" w:eastAsia="바탕체"/>
          <w:bCs/>
          <w:color w:val="000000"/>
          <w:kern w:val="0"/>
          <w:sz w:val="22"/>
          <w:szCs w:val="22"/>
          <w:shd w:val="clear" w:color="auto" w:fill="FFFFFF"/>
        </w:rPr>
        <w:t>항과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관련하여</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수탁자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명의로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고지되는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세금에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대하여</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수탁자의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고유재산으로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해당</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세금을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부담하지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아니하고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이로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인하여</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신탁부동산에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대하여</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체납처분이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있음을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인지하고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이에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이의를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제기하지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아니한다</w:t>
      </w:r>
      <w:r w:rsidRPr="00404F2D">
        <w:rPr>
          <w:rFonts w:ascii="Times New Roman" w:hAnsi="Times New Roman" w:cs="Times New Roman" w:eastAsia="바탕체"/>
          <w:bCs/>
          <w:color w:val="000000"/>
          <w:kern w:val="0"/>
          <w:sz w:val="22"/>
          <w:szCs w:val="22"/>
          <w:shd w:val="clear" w:color="auto" w:fill="FFFFFF"/>
        </w:rPr>
        <w:t>.</w:t>
      </w:r>
    </w:p>
    <w:p w14:paraId="6A3137D6" w14:textId="77777777" w:rsidR="00930A79" w:rsidRPr="00404F2D" w:rsidRDefault="00930A79">
      <w:pPr>
        <w:pStyle w:val="TKNormal"/>
        <w:numPr>
          <w:ilvl w:val="0"/>
          <w:numId w:val="16"/>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제④항에도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불구하고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체납세금에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대하여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고유재산으로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세금을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납부하는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신탁재산을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특약</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12</w:t>
      </w:r>
      <w:r w:rsidRPr="00404F2D">
        <w:rPr>
          <w:rFonts w:ascii="Times New Roman" w:hint="eastAsia" w:hAnsi="Times New Roman" w:cs="Times New Roman" w:eastAsia="바탕체"/>
          <w:bCs/>
          <w:color w:val="000000"/>
          <w:kern w:val="0"/>
          <w:sz w:val="22"/>
          <w:szCs w:val="22"/>
          <w:shd w:val="clear" w:color="auto" w:fill="FFFFFF"/>
        </w:rPr>
        <w:t>조에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처분할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있고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수익자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우선수익자들은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이에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대하여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일체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이의를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제기하지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아니한다</w:t>
      </w:r>
      <w:r w:rsidRPr="00404F2D">
        <w:rPr>
          <w:rFonts w:ascii="Times New Roman" w:hAnsi="Times New Roman" w:cs="Times New Roman" w:eastAsia="바탕체"/>
          <w:bCs/>
          <w:color w:val="000000"/>
          <w:kern w:val="0"/>
          <w:sz w:val="22"/>
          <w:szCs w:val="22"/>
          <w:shd w:val="clear" w:color="auto" w:fill="FFFFFF"/>
        </w:rPr>
        <w:t xml:space="preserve">. </w:t>
      </w:r>
    </w:p>
    <w:p w14:paraId="7D380393" w14:textId="77777777" w:rsidR="00930A79" w:rsidRPr="00404F2D" w:rsidRDefault="00930A79">
      <w:pPr>
        <w:pStyle w:val="TKNormal"/>
        <w:numPr>
          <w:ilvl w:val="0"/>
          <w:numId w:val="16"/>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수탁자를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납세의무자로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미납</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조세</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조세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채무가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성립하였으나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신탁계약</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체결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당시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납부기한이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도래하지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않은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조세도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포함</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있음에도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불구하고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위탁자가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신탁계약에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따라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해지를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요청하는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경우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수탁자는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우선수익자</w:t>
      </w:r>
      <w:r w:rsidRPr="00404F2D">
        <w:rPr>
          <w:rFonts w:ascii="Times New Roman" w:hint="eastAsia" w:hAnsi="Times New Roman" w:cs="Times New Roman" w:eastAsia="바탕체"/>
          <w:bCs/>
          <w:color w:val="000000"/>
          <w:kern w:val="0"/>
          <w:sz w:val="22"/>
          <w:szCs w:val="22"/>
          <w:shd w:val="clear" w:color="auto" w:fill="FFFFFF"/>
        </w:rPr>
        <w:t>들이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해지에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서면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동의한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다음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각</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호의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방법으로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조세상당액이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예치된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경우에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한하여</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위탁자의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해지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요청에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응할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있다</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위탁자는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조항에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따른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예치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및</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해지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업무처리에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이의를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제기할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없다</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단</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위탁자</w:t>
      </w:r>
      <w:r w:rsidRPr="00404F2D">
        <w:rPr>
          <w:rFonts w:ascii="Times New Roman" w:hint="eastAsia" w:hAnsi="Times New Roman" w:cs="Times New Roman" w:eastAsia="바탕체"/>
          <w:bCs/>
          <w:color w:val="000000"/>
          <w:kern w:val="0"/>
          <w:sz w:val="22"/>
          <w:szCs w:val="22"/>
          <w:shd w:val="clear" w:color="auto" w:fill="FFFFFF"/>
        </w:rPr>
        <w:t>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정산내역서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확인서를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제출함으로써</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조세상당액</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예치를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갈음할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있다</w:t>
      </w:r>
      <w:r w:rsidRPr="00404F2D">
        <w:rPr>
          <w:rFonts w:ascii="Times New Roman" w:hint="eastAsia" w:hAnsi="Times New Roman" w:cs="Times New Roman" w:eastAsia="바탕체"/>
          <w:bCs/>
          <w:color w:val="000000"/>
          <w:kern w:val="0"/>
          <w:sz w:val="22"/>
          <w:szCs w:val="22"/>
          <w:shd w:val="clear" w:color="auto" w:fill="FFFFFF"/>
        </w:rPr>
        <w:t>.</w:t>
      </w:r>
    </w:p>
    <w:p w14:paraId="68EE21C0" w14:textId="77777777" w:rsidR="00930A79" w:rsidRPr="00404F2D" w:rsidRDefault="00930A79">
      <w:pPr>
        <w:pStyle w:val="TKNormal"/>
        <w:numPr>
          <w:ilvl w:val="0"/>
          <w:numId w:val="17"/>
        </w:numPr>
        <w:wordWrap w:val="0"/>
        <w:autoSpaceDE w:val="0"/>
        <w:autoSpaceDN w:val="0"/>
        <w:snapToGrid w:val="0"/>
        <w:spacing w:line="360" w:lineRule="auto" w:after="0"/>
        <w:ind w:left="1156" w:hanging="357"/>
        <w:rPr>
          <w:rFonts w:ascii="Times New Roman" w:eastAsia="바탕체" w:hAnsi="Times New Roman" w:cs="Times New Roman"/>
          <w:sz w:val="22"/>
          <w:szCs w:val="22"/>
        </w:rPr>
      </w:pPr>
      <w:r w:rsidRPr="00404F2D">
        <w:rPr>
          <w:rFonts w:ascii="Times New Roman" w:eastAsia="바탕체" w:hAnsi="Times New Roman" w:cs="Times New Roman"/>
          <w:sz w:val="22"/>
          <w:szCs w:val="22"/>
        </w:rPr>
        <w:t>신탁재산</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내에</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조세납부에</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충당하기에</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충분한</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금전이</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있는</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경우</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조세</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상당액을</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수탁자에게</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예치하여야</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한다</w:t>
      </w:r>
      <w:r w:rsidRPr="00404F2D">
        <w:rPr>
          <w:rFonts w:ascii="Times New Roman" w:eastAsia="바탕체" w:hAnsi="Times New Roman" w:cs="Times New Roman"/>
          <w:sz w:val="22"/>
          <w:szCs w:val="22"/>
        </w:rPr>
        <w:t>.</w:t>
      </w:r>
    </w:p>
    <w:p w14:paraId="1291ACA0" w14:textId="77777777" w:rsidR="00930A79" w:rsidRPr="00404F2D" w:rsidRDefault="00930A79">
      <w:pPr>
        <w:pStyle w:val="TKNormal"/>
        <w:numPr>
          <w:ilvl w:val="0"/>
          <w:numId w:val="17"/>
        </w:numPr>
        <w:wordWrap w:val="0"/>
        <w:autoSpaceDE w:val="0"/>
        <w:autoSpaceDN w:val="0"/>
        <w:snapToGrid w:val="0"/>
        <w:spacing w:line="360" w:lineRule="auto" w:after="0"/>
        <w:ind w:left="1156" w:hanging="357"/>
        <w:rPr>
          <w:rFonts w:ascii="Times New Roman" w:eastAsia="바탕체" w:hAnsi="Times New Roman" w:cs="Times New Roman"/>
          <w:sz w:val="22"/>
          <w:szCs w:val="22"/>
        </w:rPr>
      </w:pPr>
      <w:r w:rsidRPr="00404F2D">
        <w:rPr>
          <w:rFonts w:ascii="Times New Roman" w:eastAsia="바탕체" w:hAnsi="Times New Roman" w:cs="Times New Roman"/>
          <w:sz w:val="22"/>
          <w:szCs w:val="22"/>
        </w:rPr>
        <w:t>신탁재산</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내에</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조세를</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납부하기에</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충분한</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금전이</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없는</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경우</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위탁자는</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수탁자가</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인정하는</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방법에</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따라</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금액</w:t>
      </w:r>
      <w:r w:rsidRPr="00404F2D">
        <w:rPr>
          <w:rFonts w:ascii="Times New Roman" w:eastAsia="바탕체" w:hAnsi="Times New Roman" w:cs="Times New Roman"/>
          <w:sz w:val="22"/>
          <w:szCs w:val="22"/>
        </w:rPr>
        <w:t>(</w:t>
      </w:r>
      <w:r w:rsidRPr="00404F2D">
        <w:rPr>
          <w:rFonts w:ascii="Times New Roman" w:eastAsia="바탕체" w:hAnsi="Times New Roman" w:cs="Times New Roman"/>
          <w:sz w:val="22"/>
          <w:szCs w:val="22"/>
        </w:rPr>
        <w:t>현금</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이행보증보험증권</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등</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수탁자가</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세금납부를</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위하여</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즉시</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현금화</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가능한</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수단</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등</w:t>
      </w:r>
      <w:r w:rsidRPr="00404F2D">
        <w:rPr>
          <w:rFonts w:ascii="Times New Roman" w:eastAsia="바탕체" w:hAnsi="Times New Roman" w:cs="Times New Roman"/>
          <w:sz w:val="22"/>
          <w:szCs w:val="22"/>
        </w:rPr>
        <w:t>)</w:t>
      </w:r>
      <w:r w:rsidRPr="00404F2D">
        <w:rPr>
          <w:rFonts w:ascii="Times New Roman" w:eastAsia="바탕체" w:hAnsi="Times New Roman" w:cs="Times New Roman"/>
          <w:sz w:val="22"/>
          <w:szCs w:val="22"/>
        </w:rPr>
        <w:t>을</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수탁자에게</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예치하여야</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한다</w:t>
      </w:r>
      <w:r w:rsidRPr="00404F2D">
        <w:rPr>
          <w:rFonts w:ascii="Times New Roman" w:eastAsia="바탕체" w:hAnsi="Times New Roman" w:cs="Times New Roman"/>
          <w:sz w:val="22"/>
          <w:szCs w:val="22"/>
        </w:rPr>
        <w:t>.</w:t>
      </w:r>
    </w:p>
    <w:p w14:paraId="799842D9" w14:textId="77777777" w:rsidR="00930A79" w:rsidRPr="00404F2D" w:rsidRDefault="00930A79">
      <w:pPr>
        <w:pStyle w:val="TKNormal"/>
        <w:numPr>
          <w:ilvl w:val="0"/>
          <w:numId w:val="17"/>
        </w:numPr>
        <w:wordWrap w:val="0"/>
        <w:autoSpaceDE w:val="0"/>
        <w:autoSpaceDN w:val="0"/>
        <w:snapToGrid w:val="0"/>
        <w:spacing w:line="360" w:lineRule="auto" w:after="0"/>
        <w:ind w:left="1156" w:hanging="357"/>
        <w:rPr>
          <w:rFonts w:ascii="Times New Roman" w:eastAsia="바탕체" w:hAnsi="Times New Roman" w:cs="Times New Roman"/>
          <w:sz w:val="22"/>
          <w:szCs w:val="22"/>
        </w:rPr>
      </w:pPr>
      <w:r w:rsidRPr="00404F2D">
        <w:rPr>
          <w:rFonts w:ascii="Times New Roman" w:eastAsia="바탕체" w:hAnsi="Times New Roman" w:cs="Times New Roman"/>
          <w:sz w:val="22"/>
          <w:szCs w:val="22"/>
        </w:rPr>
        <w:t>위탁자가</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위</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제</w:t>
      </w:r>
      <w:r w:rsidRPr="00404F2D">
        <w:rPr>
          <w:rFonts w:ascii="Times New Roman" w:eastAsia="바탕체" w:hAnsi="Times New Roman" w:cs="Times New Roman"/>
          <w:sz w:val="22"/>
          <w:szCs w:val="22"/>
        </w:rPr>
        <w:t>1</w:t>
      </w:r>
      <w:r w:rsidRPr="00404F2D">
        <w:rPr>
          <w:rFonts w:ascii="Times New Roman" w:eastAsia="바탕체" w:hAnsi="Times New Roman" w:cs="Times New Roman"/>
          <w:sz w:val="22"/>
          <w:szCs w:val="22"/>
        </w:rPr>
        <w:t>호</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및</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제</w:t>
      </w:r>
      <w:r w:rsidRPr="00404F2D">
        <w:rPr>
          <w:rFonts w:ascii="Times New Roman" w:eastAsia="바탕체" w:hAnsi="Times New Roman" w:cs="Times New Roman"/>
          <w:sz w:val="22"/>
          <w:szCs w:val="22"/>
        </w:rPr>
        <w:t>2</w:t>
      </w:r>
      <w:r w:rsidRPr="00404F2D">
        <w:rPr>
          <w:rFonts w:ascii="Times New Roman" w:eastAsia="바탕체" w:hAnsi="Times New Roman" w:cs="Times New Roman"/>
          <w:sz w:val="22"/>
          <w:szCs w:val="22"/>
        </w:rPr>
        <w:t>호에</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따라</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금전</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등을</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수탁자에게</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예치하는</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경우</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전년도</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조세</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액의</w:t>
      </w:r>
      <w:r w:rsidRPr="00404F2D">
        <w:rPr>
          <w:rFonts w:ascii="Times New Roman" w:eastAsia="바탕체" w:hAnsi="Times New Roman" w:cs="Times New Roman"/>
          <w:sz w:val="22"/>
          <w:szCs w:val="22"/>
        </w:rPr>
        <w:t xml:space="preserve"> 120% </w:t>
      </w:r>
      <w:r w:rsidRPr="00404F2D">
        <w:rPr>
          <w:rFonts w:ascii="Times New Roman" w:eastAsia="바탕체" w:hAnsi="Times New Roman" w:cs="Times New Roman"/>
          <w:sz w:val="22"/>
          <w:szCs w:val="22"/>
        </w:rPr>
        <w:t>수준</w:t>
      </w:r>
      <w:r w:rsidRPr="00404F2D">
        <w:rPr>
          <w:rFonts w:ascii="Times New Roman" w:eastAsia="바탕체" w:hAnsi="Times New Roman" w:cs="Times New Roman"/>
          <w:sz w:val="22"/>
          <w:szCs w:val="22"/>
        </w:rPr>
        <w:t>(</w:t>
      </w:r>
      <w:r w:rsidRPr="00404F2D">
        <w:rPr>
          <w:rFonts w:ascii="Times New Roman" w:eastAsia="바탕체" w:hAnsi="Times New Roman" w:cs="Times New Roman"/>
          <w:sz w:val="22"/>
          <w:szCs w:val="22"/>
        </w:rPr>
        <w:t>해당</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조세납부</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후</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남는</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금액은</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신탁계약에서</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정한</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바에</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따라</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반환하고</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해당</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조세납부를</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위하여</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부족한</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경우에는</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위탁자</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또는</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수익자가</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수탁자에게</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그</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부족분을</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지급한다</w:t>
      </w:r>
      <w:r w:rsidRPr="00404F2D">
        <w:rPr>
          <w:rFonts w:ascii="Times New Roman" w:eastAsia="바탕체" w:hAnsi="Times New Roman" w:cs="Times New Roman"/>
          <w:sz w:val="22"/>
          <w:szCs w:val="22"/>
        </w:rPr>
        <w:t>.)</w:t>
      </w:r>
      <w:r w:rsidRPr="00404F2D">
        <w:rPr>
          <w:rFonts w:ascii="Times New Roman" w:eastAsia="바탕체" w:hAnsi="Times New Roman" w:cs="Times New Roman"/>
          <w:sz w:val="22"/>
          <w:szCs w:val="22"/>
        </w:rPr>
        <w:t>을</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수탁자에게</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예치하는</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것을</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원칙으로</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하나</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과세기준금액의</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급등락</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등의</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경우</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예치금액수준은</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수탁자가</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조정할</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수</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있다</w:t>
      </w:r>
      <w:r w:rsidRPr="00404F2D">
        <w:rPr>
          <w:rFonts w:ascii="Times New Roman" w:eastAsia="바탕체" w:hAnsi="Times New Roman" w:cs="Times New Roman"/>
          <w:sz w:val="22"/>
          <w:szCs w:val="22"/>
        </w:rPr>
        <w:t>.</w:t>
      </w:r>
    </w:p>
    <w:p w14:paraId="61497F08" w14:textId="77777777" w:rsidR="00930A79" w:rsidRPr="00404F2D" w:rsidRDefault="00930A79" w:rsidP="006A29C3">
      <w:pPr>
        <w:pStyle w:val="TKNormal"/>
        <w:snapToGrid w:val="0"/>
        <w:spacing w:line="360" w:lineRule="auto" w:after="0"/>
        <w:ind w:leftChars="200" w:left="880" w:hangingChars="200" w:hanging="480"/>
        <w:rPr>
          <w:rFonts w:ascii="Times New Roman" w:eastAsia="바탕체" w:hAnsi="Times New Roman" w:cs="Times New Roman"/>
          <w:color w:val="000000"/>
          <w:sz w:val="22"/>
          <w:szCs w:val="22"/>
        </w:rPr>
      </w:pPr>
      <w:r w:rsidRPr="00404F2D">
        <w:rPr>
          <w:rFonts w:ascii="Times New Roman" w:eastAsia="바탕체" w:hAnsi="Times New Roman" w:hint="eastAsia" w:cs="Times New Roman"/>
          <w:color w:val="000000"/>
          <w:sz w:val="22"/>
          <w:szCs w:val="22"/>
        </w:rPr>
        <w:t xml:space="preserve"> </w:t>
      </w:r>
    </w:p>
    <w:p w14:paraId="5B9B4E04" w14:textId="77777777" w:rsidR="00930A79" w:rsidRPr="00404F2D" w:rsidRDefault="00930A79" w:rsidP="006A29C3">
      <w:pPr>
        <w:pStyle w:val="TKNormal"/>
        <w:snapToGrid w:val="0"/>
        <w:spacing w:line="360" w:lineRule="auto" w:after="0"/>
        <w:rPr>
          <w:rFonts w:ascii="Times New Roman" w:eastAsia="바탕체" w:hAnsi="Times New Roman" w:cs="Times New Roman"/>
          <w:sz w:val="22"/>
          <w:szCs w:val="22"/>
        </w:rPr>
      </w:pPr>
      <w:r w:rsidRPr="00404F2D">
        <w:rPr>
          <w:rFonts w:ascii="Times New Roman" w:eastAsia="바탕체" w:hAnsi="Times New Roman" w:cs="Times New Roman"/>
          <w:b/>
          <w:sz w:val="22"/>
          <w:szCs w:val="22"/>
        </w:rPr>
        <w:t>제</w:t>
      </w:r>
      <w:r w:rsidRPr="00404F2D">
        <w:rPr>
          <w:rFonts w:ascii="Times New Roman" w:eastAsia="바탕체" w:hAnsi="Times New Roman" w:hint="eastAsia" w:cs="Times New Roman"/>
          <w:b/>
          <w:sz w:val="22"/>
          <w:szCs w:val="22"/>
        </w:rPr>
        <w:t>15</w:t>
      </w:r>
      <w:r w:rsidRPr="00404F2D">
        <w:rPr>
          <w:rFonts w:ascii="Times New Roman" w:eastAsia="바탕체" w:hAnsi="Times New Roman" w:cs="Times New Roman"/>
          <w:b/>
          <w:sz w:val="22"/>
          <w:szCs w:val="22"/>
        </w:rPr>
        <w:t>조</w:t>
      </w:r>
      <w:r w:rsidRPr="00404F2D">
        <w:rPr>
          <w:rFonts w:ascii="Times New Roman" w:eastAsia="바탕체" w:hAnsi="Times New Roman" w:cs="Times New Roman"/>
          <w:b/>
          <w:sz w:val="22"/>
          <w:szCs w:val="22"/>
        </w:rPr>
        <w:t xml:space="preserve"> </w:t>
      </w:r>
      <w:r w:rsidRPr="00404F2D">
        <w:rPr>
          <w:rFonts w:ascii="Times New Roman" w:eastAsia="바탕체" w:hAnsi="Times New Roman" w:hint="eastAsia" w:cs="Times New Roman"/>
          <w:b/>
          <w:sz w:val="22"/>
          <w:szCs w:val="22"/>
        </w:rPr>
        <w:t>【신탁부동산</w:t>
      </w:r>
      <w:r w:rsidRPr="00404F2D">
        <w:rPr>
          <w:rFonts w:ascii="Times New Roman" w:eastAsia="바탕체" w:hAnsi="Times New Roman" w:hint="eastAsia" w:cs="Times New Roman"/>
          <w:b/>
          <w:sz w:val="22"/>
          <w:szCs w:val="22"/>
        </w:rPr>
        <w:t xml:space="preserve"> </w:t>
      </w:r>
      <w:r w:rsidRPr="00404F2D">
        <w:rPr>
          <w:rFonts w:ascii="Times New Roman" w:eastAsia="바탕체" w:hAnsi="Times New Roman" w:hint="eastAsia" w:cs="Times New Roman"/>
          <w:b/>
          <w:sz w:val="22"/>
          <w:szCs w:val="22"/>
        </w:rPr>
        <w:t>관리에</w:t>
      </w:r>
      <w:r w:rsidRPr="00404F2D">
        <w:rPr>
          <w:rFonts w:ascii="Times New Roman" w:eastAsia="바탕체" w:hAnsi="Times New Roman" w:hint="eastAsia" w:cs="Times New Roman"/>
          <w:b/>
          <w:sz w:val="22"/>
          <w:szCs w:val="22"/>
        </w:rPr>
        <w:t xml:space="preserve"> </w:t>
      </w:r>
      <w:r w:rsidRPr="00404F2D">
        <w:rPr>
          <w:rFonts w:ascii="Times New Roman" w:eastAsia="바탕체" w:hAnsi="Times New Roman" w:hint="eastAsia" w:cs="Times New Roman"/>
          <w:b/>
          <w:sz w:val="22"/>
          <w:szCs w:val="22"/>
        </w:rPr>
        <w:t>대한</w:t>
      </w:r>
      <w:r w:rsidRPr="00404F2D">
        <w:rPr>
          <w:rFonts w:ascii="Times New Roman" w:eastAsia="바탕체" w:hAnsi="Times New Roman" w:hint="eastAsia" w:cs="Times New Roman"/>
          <w:b/>
          <w:sz w:val="22"/>
          <w:szCs w:val="22"/>
        </w:rPr>
        <w:t xml:space="preserve"> </w:t>
      </w:r>
      <w:r w:rsidRPr="00404F2D">
        <w:rPr>
          <w:rFonts w:ascii="Times New Roman" w:eastAsia="바탕체" w:hAnsi="Times New Roman" w:hint="eastAsia" w:cs="Times New Roman"/>
          <w:b/>
          <w:sz w:val="22"/>
          <w:szCs w:val="22"/>
        </w:rPr>
        <w:t>특약</w:t>
      </w:r>
      <w:r w:rsidRPr="00404F2D">
        <w:rPr>
          <w:rFonts w:ascii="Times New Roman" w:eastAsia="바탕체" w:hAnsi="Times New Roman" w:hint="eastAsia" w:cs="Times New Roman"/>
          <w:sz w:val="22"/>
          <w:szCs w:val="22"/>
        </w:rPr>
        <w:t>】</w:t>
      </w:r>
    </w:p>
    <w:p w14:paraId="700CCFCF" w14:textId="77777777" w:rsidR="00930A79" w:rsidRPr="00404F2D" w:rsidRDefault="00930A79">
      <w:pPr>
        <w:pStyle w:val="TKNormal"/>
        <w:numPr>
          <w:ilvl w:val="0"/>
          <w:numId w:val="20"/>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수탁자는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신탁부동산의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등기상</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소유권만을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관리하고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위탁자는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신탁부동산에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관한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모든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사용</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수익</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권한을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갖고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있으며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그에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따른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모든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비용</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권리</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의무를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부담한다</w:t>
      </w:r>
      <w:r w:rsidRPr="00404F2D">
        <w:rPr>
          <w:rFonts w:ascii="Times New Roman" w:hAnsi="Times New Roman" w:cs="Times New Roman" w:eastAsia="바탕체"/>
          <w:bCs/>
          <w:color w:val="000000"/>
          <w:kern w:val="0"/>
          <w:sz w:val="22"/>
          <w:szCs w:val="22"/>
          <w:shd w:val="clear" w:color="auto" w:fill="FFFFFF"/>
        </w:rPr>
        <w:t>.</w:t>
      </w:r>
    </w:p>
    <w:p w14:paraId="368D28AB" w14:textId="77777777" w:rsidR="00930A79" w:rsidRPr="00404F2D" w:rsidRDefault="00930A79">
      <w:pPr>
        <w:pStyle w:val="TKNormal"/>
        <w:numPr>
          <w:ilvl w:val="0"/>
          <w:numId w:val="20"/>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eastAsia="바탕체" w:hAnsi="Times New Roman" w:cs="Times New Roman"/>
          <w:sz w:val="22"/>
          <w:szCs w:val="22"/>
        </w:rPr>
      </w:pPr>
      <w:commentRangeStart w:id="27"/>
      <w:r>
        <w:rPr>
          <w:rFonts w:ascii="Times New Roman" w:hAnsi="Times New Roman" w:cs="Times New Roman" w:eastAsia="바탕체"/>
          <w:sz w:val="22"/>
          <w:szCs w:val="22"/>
        </w:rPr>
      </w:r>
      <w:r w:rsidRPr="00404F2D">
        <w:rPr>
          <w:rFonts w:ascii="Times New Roman" w:hAnsi="Times New Roman" w:cs="Times New Roman" w:eastAsia="바탕체"/>
          <w:bCs/>
          <w:color w:val="000000"/>
          <w:kern w:val="0"/>
          <w:sz w:val="22"/>
          <w:szCs w:val="22"/>
          <w:shd w:val="clear" w:color="auto" w:fill="FFFFFF"/>
        </w:rPr>
        <w:t>신탁계약서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10</w:t>
      </w:r>
      <w:r w:rsidRPr="00404F2D">
        <w:rPr>
          <w:rFonts w:ascii="Times New Roman" w:hAnsi="Times New Roman" w:cs="Times New Roman" w:eastAsia="바탕체"/>
          <w:bCs/>
          <w:color w:val="000000"/>
          <w:kern w:val="0"/>
          <w:sz w:val="22"/>
          <w:szCs w:val="22"/>
          <w:shd w:val="clear" w:color="auto" w:fill="FFFFFF"/>
        </w:rPr>
        <w:t>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hAnsi="Times New Roman" w:cs="Times New Roman" w:hint="eastAsia" w:ascii="Times New Roman" w:eastAsia="바탕체"/>
          <w:bCs/>
          <w:color w:val="000000"/>
          <w:kern w:val="0"/>
          <w:sz w:val="22"/>
          <w:szCs w:val="22"/>
          <w:shd w:val="clear" w:color="auto" w:fill="FFFFFF"/>
        </w:rPr>
        <w:t>②</w:t>
      </w:r>
      <w:r w:rsidRPr="00404F2D">
        <w:rPr>
          <w:rFonts w:ascii="Times New Roman" w:hAnsi="Times New Roman" w:cs="Times New Roman" w:eastAsia="바탕체"/>
          <w:bCs/>
          <w:color w:val="000000"/>
          <w:kern w:val="0"/>
          <w:sz w:val="22"/>
          <w:szCs w:val="22"/>
          <w:shd w:val="clear" w:color="auto" w:fill="FFFFFF"/>
        </w:rPr>
        <w:t>항</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11</w:t>
      </w:r>
      <w:r w:rsidRPr="00404F2D">
        <w:rPr>
          <w:rFonts w:ascii="Times New Roman" w:hAnsi="Times New Roman" w:cs="Times New Roman" w:eastAsia="바탕체"/>
          <w:bCs/>
          <w:color w:val="000000"/>
          <w:kern w:val="0"/>
          <w:sz w:val="22"/>
          <w:szCs w:val="22"/>
          <w:shd w:val="clear" w:color="auto" w:fill="FFFFFF"/>
        </w:rPr>
        <w:t>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및</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특약</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6</w:t>
      </w:r>
      <w:r w:rsidRPr="00404F2D">
        <w:rPr>
          <w:rFonts w:ascii="Times New Roman" w:hAnsi="Times New Roman" w:cs="Times New Roman" w:eastAsia="바탕체"/>
          <w:bCs/>
          <w:color w:val="000000"/>
          <w:kern w:val="0"/>
          <w:sz w:val="22"/>
          <w:szCs w:val="22"/>
          <w:shd w:val="clear" w:color="auto" w:fill="FFFFFF"/>
        </w:rPr>
        <w:t>조에도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불구하고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위탁자는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동의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사전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승낙</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없이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변경사항에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대해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통지함으로써</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위탁자가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정하는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방법에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따라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임대인으로서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3</w:t>
      </w:r>
      <w:r w:rsidRPr="00404F2D">
        <w:rPr>
          <w:rFonts w:ascii="Times New Roman" w:hAnsi="Times New Roman" w:cs="Times New Roman" w:eastAsia="바탕체"/>
          <w:bCs/>
          <w:color w:val="000000"/>
          <w:kern w:val="0"/>
          <w:sz w:val="22"/>
          <w:szCs w:val="22"/>
          <w:shd w:val="clear" w:color="auto" w:fill="FFFFFF"/>
        </w:rPr>
        <w:t>자와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임대차계약을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체결</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변경계약</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해지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포함</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하는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등</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3</w:t>
      </w:r>
      <w:r w:rsidRPr="00404F2D">
        <w:rPr>
          <w:rFonts w:ascii="Times New Roman" w:hAnsi="Times New Roman" w:cs="Times New Roman" w:eastAsia="바탕체"/>
          <w:bCs/>
          <w:color w:val="000000"/>
          <w:kern w:val="0"/>
          <w:sz w:val="22"/>
          <w:szCs w:val="22"/>
          <w:shd w:val="clear" w:color="auto" w:fill="FFFFFF"/>
        </w:rPr>
        <w:t>자에게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신탁부동산을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임대하거나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직접</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점유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사용할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있으며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임대차보증금</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임대료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관리비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등</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위탁자가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취득한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금원을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3</w:t>
      </w:r>
      <w:r w:rsidRPr="00404F2D">
        <w:rPr>
          <w:rFonts w:ascii="Times New Roman" w:hAnsi="Times New Roman" w:cs="Times New Roman" w:eastAsia="바탕체"/>
          <w:bCs/>
          <w:color w:val="000000"/>
          <w:kern w:val="0"/>
          <w:sz w:val="22"/>
          <w:szCs w:val="22"/>
          <w:shd w:val="clear" w:color="auto" w:fill="FFFFFF"/>
        </w:rPr>
        <w:t>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자산보관기관에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보관위탁하거나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이득을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직접</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취할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있다</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명확히</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하면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위탁자가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항에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임대차계약에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lastRenderedPageBreak/>
        <w:t>따라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수취하는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임대차보증금</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및</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임대료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등</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모든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금원은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신탁계약의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신탁재산에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포함되지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아니하고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대출약정서상</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대출원리금</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상환에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충당되지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아니한다</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처분대금을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정산하는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임대차보증금</w:t>
      </w:r>
      <w:r w:rsidRPr="00404F2D">
        <w:rPr>
          <w:rFonts w:ascii="Times New Roman" w:hint="eastAsia" w:hAnsi="Times New Roman" w:cs="Times New Roman" w:eastAsia="바탕체"/>
          <w:bCs/>
          <w:color w:val="000000"/>
          <w:kern w:val="0"/>
          <w:sz w:val="22"/>
          <w:szCs w:val="22"/>
        </w:rPr>
        <w:t>(1</w:t>
      </w:r>
      <w:r w:rsidRPr="00404F2D">
        <w:rPr>
          <w:rFonts w:ascii="Times New Roman" w:hint="eastAsia" w:hAnsi="Times New Roman" w:cs="Times New Roman" w:eastAsia="바탕체"/>
          <w:bCs/>
          <w:color w:val="000000"/>
          <w:kern w:val="0"/>
          <w:sz w:val="22"/>
          <w:szCs w:val="22"/>
        </w:rPr>
        <w:t>순위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우선수익자의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우선수익권으로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담보되는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임대차보증금</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금</w:t>
      </w:r>
      <w:r w:rsidRPr="00404F2D">
        <w:rPr>
          <w:rFonts w:ascii="Times New Roman" w:hint="eastAsia" w:hAnsi="Times New Roman" w:cs="Times New Roman" w:eastAsia="바탕체"/>
          <w:bCs/>
          <w:color w:val="000000"/>
          <w:kern w:val="0"/>
          <w:sz w:val="22"/>
          <w:szCs w:val="22"/>
        </w:rPr>
        <w:t>2,132,586,000</w:t>
      </w:r>
      <w:r w:rsidRPr="00404F2D">
        <w:rPr>
          <w:rFonts w:ascii="Times New Roman" w:hint="eastAsia" w:hAnsi="Times New Roman" w:cs="Times New Roman" w:eastAsia="바탕체"/>
          <w:bCs/>
          <w:color w:val="000000"/>
          <w:kern w:val="0"/>
          <w:sz w:val="22"/>
          <w:szCs w:val="22"/>
        </w:rPr>
        <w:t>원은</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제외함</w:t>
      </w:r>
      <w:r w:rsidRPr="00404F2D">
        <w:rPr>
          <w:rFonts w:ascii="Times New Roman" w:hint="eastAsia" w:hAnsi="Times New Roman" w:cs="Times New Roman" w:eastAsia="바탕체"/>
          <w:bCs/>
          <w:color w:val="000000"/>
          <w:kern w:val="0"/>
          <w:sz w:val="22"/>
          <w:szCs w:val="22"/>
        </w:rPr>
        <w:t>)</w:t>
      </w:r>
      <w:r w:rsidRPr="00404F2D">
        <w:rPr>
          <w:rFonts w:ascii="Times New Roman" w:hint="eastAsia" w:hAnsi="Times New Roman" w:cs="Times New Roman" w:eastAsia="바탕체"/>
          <w:bCs/>
          <w:color w:val="000000"/>
          <w:kern w:val="0"/>
          <w:sz w:val="22"/>
          <w:szCs w:val="22"/>
          <w:shd w:val="clear" w:color="auto" w:fill="FFFFFF"/>
        </w:rPr>
        <w:t>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2</w:t>
      </w:r>
      <w:r w:rsidRPr="00404F2D">
        <w:rPr>
          <w:rFonts w:ascii="Times New Roman" w:hAnsi="Times New Roman" w:cs="Times New Roman" w:eastAsia="바탕체"/>
          <w:bCs/>
          <w:color w:val="000000"/>
          <w:kern w:val="0"/>
          <w:sz w:val="22"/>
          <w:szCs w:val="22"/>
          <w:shd w:val="clear" w:color="auto" w:fill="FFFFFF"/>
        </w:rPr>
        <w:t>3</w:t>
      </w:r>
      <w:r w:rsidRPr="00404F2D">
        <w:rPr>
          <w:rFonts w:ascii="Times New Roman" w:hint="eastAsia" w:hAnsi="Times New Roman" w:cs="Times New Roman" w:eastAsia="바탕체"/>
          <w:bCs/>
          <w:color w:val="000000"/>
          <w:kern w:val="0"/>
          <w:sz w:val="22"/>
          <w:szCs w:val="22"/>
          <w:shd w:val="clear" w:color="auto" w:fill="FFFFFF"/>
        </w:rPr>
        <w:t>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hAnsi="Times New Roman" w:hint="eastAsia" w:ascii="Times New Roman" w:cs="Times New Roman" w:eastAsia="바탕체"/>
          <w:bCs/>
          <w:color w:val="000000"/>
          <w:kern w:val="0"/>
          <w:sz w:val="22"/>
          <w:szCs w:val="22"/>
          <w:shd w:val="clear" w:color="auto" w:fill="FFFFFF"/>
        </w:rPr>
        <w:t>①</w:t>
      </w:r>
      <w:r w:rsidRPr="00404F2D">
        <w:rPr>
          <w:rFonts w:ascii="Times New Roman" w:hint="eastAsia" w:hAnsi="Times New Roman" w:cs="Times New Roman" w:eastAsia="바탕체"/>
          <w:bCs/>
          <w:color w:val="000000"/>
          <w:kern w:val="0"/>
          <w:sz w:val="22"/>
          <w:szCs w:val="22"/>
          <w:shd w:val="clear" w:color="auto" w:fill="FFFFFF"/>
        </w:rPr>
        <w:t>항</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3</w:t>
      </w:r>
      <w:r w:rsidRPr="00404F2D">
        <w:rPr>
          <w:rFonts w:ascii="Times New Roman" w:hint="eastAsia" w:hAnsi="Times New Roman" w:cs="Times New Roman" w:eastAsia="바탕체"/>
          <w:bCs/>
          <w:color w:val="000000"/>
          <w:kern w:val="0"/>
          <w:sz w:val="22"/>
          <w:szCs w:val="22"/>
          <w:shd w:val="clear" w:color="auto" w:fill="FFFFFF"/>
        </w:rPr>
        <w:t>호의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바로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다음이자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5</w:t>
      </w:r>
      <w:r w:rsidRPr="00404F2D">
        <w:rPr>
          <w:rFonts w:ascii="Times New Roman" w:hint="eastAsia" w:hAnsi="Times New Roman" w:cs="Times New Roman" w:eastAsia="바탕체"/>
          <w:bCs/>
          <w:color w:val="000000"/>
          <w:kern w:val="0"/>
          <w:sz w:val="22"/>
          <w:szCs w:val="22"/>
          <w:shd w:val="clear" w:color="auto" w:fill="FFFFFF"/>
        </w:rPr>
        <w:t>호의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바로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이전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순위로서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우선수익자들의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채권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수익권보다</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정산되는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것으로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 xml:space="preserve"> </w:t>
      </w:r>
      <w:r>
        <w:rPr>
          <w:rFonts w:ascii="Times New Roman" w:hAnsi="Times New Roman" w:cs="Times New Roman" w:eastAsia="바탕체"/>
          <w:sz w:val="22"/>
          <w:szCs w:val="22"/>
        </w:rPr>
      </w:r>
      <w:commentRangeEnd w:id="27"/>
      <w:r>
        <w:rPr>
          <w:rStyle w:val="CommentReference"/>
          <w:rFonts w:ascii="Times New Roman" w:hAnsi="Times New Roman" w:cs="Times New Roman" w:eastAsia="바탕체"/>
          <w:sz w:val="22"/>
          <w:szCs w:val="22"/>
        </w:rPr>
        <w:commentReference w:id="27"/>
      </w:r>
    </w:p>
    <w:p w14:paraId="605DF452" w14:textId="77777777" w:rsidR="00930A79" w:rsidRPr="00404F2D" w:rsidRDefault="00930A79">
      <w:pPr>
        <w:pStyle w:val="TKNormal"/>
        <w:numPr>
          <w:ilvl w:val="0"/>
          <w:numId w:val="20"/>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위탁자는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특약</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체결일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현재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신탁부동산과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관련하여</w:t>
      </w:r>
      <w:r w:rsidRPr="00404F2D">
        <w:rPr>
          <w:rFonts w:ascii="Times New Roman" w:hint="eastAsia" w:hAnsi="Times New Roman" w:cs="Times New Roman" w:eastAsia="바탕체"/>
          <w:bCs/>
          <w:color w:val="000000"/>
          <w:kern w:val="0"/>
          <w:sz w:val="22"/>
          <w:szCs w:val="22"/>
          <w:shd w:val="clear" w:color="auto" w:fill="FFFFFF"/>
        </w:rPr>
        <w:t xml:space="preserve"> &lt;</w:t>
      </w:r>
      <w:r w:rsidRPr="00404F2D">
        <w:rPr>
          <w:rFonts w:ascii="Times New Roman" w:hint="eastAsia" w:hAnsi="Times New Roman" w:cs="Times New Roman" w:eastAsia="바탕체"/>
          <w:bCs/>
          <w:color w:val="000000"/>
          <w:kern w:val="0"/>
          <w:sz w:val="22"/>
          <w:szCs w:val="22"/>
          <w:shd w:val="clear" w:color="auto" w:fill="FFFFFF"/>
        </w:rPr>
        <w:t>별지</w:t>
      </w:r>
      <w:r w:rsidRPr="00404F2D">
        <w:rPr>
          <w:rFonts w:ascii="Times New Roman" w:hint="eastAsia" w:hAnsi="Times New Roman" w:cs="Times New Roman" w:eastAsia="바탕체"/>
          <w:bCs/>
          <w:color w:val="000000"/>
          <w:kern w:val="0"/>
          <w:sz w:val="22"/>
          <w:szCs w:val="22"/>
          <w:shd w:val="clear" w:color="auto" w:fill="FFFFFF"/>
        </w:rPr>
        <w:t xml:space="preserve">&gt; </w:t>
      </w:r>
      <w:r w:rsidRPr="00404F2D">
        <w:rPr>
          <w:rFonts w:ascii="Times New Roman" w:hint="eastAsia" w:hAnsi="Times New Roman" w:cs="Times New Roman" w:eastAsia="바탕체"/>
          <w:bCs/>
          <w:color w:val="000000"/>
          <w:kern w:val="0"/>
          <w:sz w:val="22"/>
          <w:szCs w:val="22"/>
          <w:shd w:val="clear" w:color="auto" w:fill="FFFFFF"/>
        </w:rPr>
        <w:t>기재의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임대차계약등</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이외의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임대차계약이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존재하지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아니함을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확인한다</w:t>
      </w:r>
      <w:r w:rsidRPr="00404F2D">
        <w:rPr>
          <w:rFonts w:ascii="Times New Roman" w:hint="eastAsia" w:hAnsi="Times New Roman" w:cs="Times New Roman" w:eastAsia="바탕체"/>
          <w:bCs/>
          <w:color w:val="000000"/>
          <w:kern w:val="0"/>
          <w:sz w:val="22"/>
          <w:szCs w:val="22"/>
          <w:shd w:val="clear" w:color="auto" w:fill="FFFFFF"/>
        </w:rPr>
        <w:t>.</w:t>
      </w:r>
    </w:p>
    <w:p w14:paraId="0F72E394" w14:textId="77777777" w:rsidR="00930A79" w:rsidRPr="00404F2D" w:rsidRDefault="00930A79">
      <w:pPr>
        <w:pStyle w:val="TKNormal"/>
        <w:numPr>
          <w:ilvl w:val="0"/>
          <w:numId w:val="20"/>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hAnsi="Times New Roman" w:cs="Times New Roman" w:hint="eastAsia" w:ascii="Times New Roman" w:eastAsia="바탕체"/>
          <w:bCs/>
          <w:color w:val="000000"/>
          <w:kern w:val="0"/>
          <w:sz w:val="22"/>
          <w:szCs w:val="22"/>
          <w:shd w:val="clear" w:color="auto" w:fill="FFFFFF"/>
        </w:rPr>
        <w:t>②</w:t>
      </w:r>
      <w:r w:rsidRPr="00404F2D">
        <w:rPr>
          <w:rFonts w:ascii="Times New Roman" w:hint="eastAsia" w:hAnsi="Times New Roman" w:cs="Times New Roman" w:eastAsia="바탕체"/>
          <w:bCs/>
          <w:color w:val="000000"/>
          <w:kern w:val="0"/>
          <w:sz w:val="22"/>
          <w:szCs w:val="22"/>
          <w:shd w:val="clear" w:color="auto" w:fill="FFFFFF"/>
        </w:rPr>
        <w:t>항</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등</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여타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규정에도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불구하고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임대차보증금</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반환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의무는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위탁자에게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있으며</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임차인이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임대차보증금을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반환을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요구할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자신의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비용과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책임으로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임대차보증금을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반환하고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면책시키기로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p>
    <w:p w14:paraId="45916CEC" w14:textId="77777777" w:rsidR="00930A79" w:rsidRPr="00404F2D" w:rsidRDefault="00930A79">
      <w:pPr>
        <w:pStyle w:val="TKNormal"/>
        <w:numPr>
          <w:ilvl w:val="0"/>
          <w:numId w:val="20"/>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위탁자는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임대차계약</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체결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임차인에게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임대차</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대상</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물건이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우선수익자들의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채권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담보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목적으로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수탁자에게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신탁되었다는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취지의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사실을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인지시켜야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그러한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인지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내용에는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채무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불이행시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신탁부동산을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처분</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임대차</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등을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포함</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있음을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포함하여야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p>
    <w:p w14:paraId="770C7080" w14:textId="77777777" w:rsidR="00930A79" w:rsidRPr="00404F2D" w:rsidRDefault="00930A79" w:rsidP="006A29C3">
      <w:pPr>
        <w:pStyle w:val="TKNormal"/>
        <w:snapToGrid w:val="0"/>
        <w:spacing w:line="360" w:lineRule="auto" w:after="0"/>
        <w:rPr>
          <w:rFonts w:ascii="Times New Roman" w:eastAsia="바탕체" w:hAnsi="Times New Roman" w:cs="Times New Roman"/>
          <w:sz w:val="22"/>
          <w:szCs w:val="22"/>
        </w:rPr>
      </w:pPr>
    </w:p>
    <w:p w14:paraId="3344C561"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r w:rsidRPr="00404F2D">
        <w:rPr>
          <w:rFonts w:ascii="Times New Roman" w:eastAsia="바탕체" w:hAnsi="Times New Roman" w:hint="eastAsia" w:cs="Times New Roman"/>
          <w:b/>
          <w:color w:val="000000"/>
          <w:sz w:val="22"/>
          <w:szCs w:val="22"/>
        </w:rPr>
        <w:t>제</w:t>
      </w:r>
      <w:r w:rsidRPr="00404F2D">
        <w:rPr>
          <w:rFonts w:ascii="Times New Roman" w:eastAsia="바탕체" w:hAnsi="Times New Roman" w:hint="eastAsia" w:cs="Times New Roman"/>
          <w:b/>
          <w:color w:val="000000"/>
          <w:sz w:val="22"/>
          <w:szCs w:val="22"/>
        </w:rPr>
        <w:t>16</w:t>
      </w:r>
      <w:r w:rsidRPr="00404F2D">
        <w:rPr>
          <w:rFonts w:ascii="Times New Roman" w:eastAsia="바탕체" w:hAnsi="Times New Roman" w:hint="eastAsia" w:cs="Times New Roman"/>
          <w:b/>
          <w:color w:val="000000"/>
          <w:sz w:val="22"/>
          <w:szCs w:val="22"/>
        </w:rPr>
        <w:t>조【신탁보수</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및</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등기비용</w:t>
      </w:r>
      <w:r w:rsidRPr="00404F2D">
        <w:rPr>
          <w:rFonts w:ascii="Times New Roman" w:eastAsia="바탕체" w:hAnsi="Times New Roman" w:cs="Times New Roman"/>
          <w:b/>
          <w:color w:val="000000"/>
          <w:sz w:val="22"/>
          <w:szCs w:val="22"/>
        </w:rPr>
        <w:t>】</w:t>
      </w:r>
    </w:p>
    <w:p w14:paraId="7054DCD9" w14:textId="77777777" w:rsidR="00930A79" w:rsidRPr="00404F2D" w:rsidRDefault="00930A79">
      <w:pPr>
        <w:pStyle w:val="TKNormal"/>
        <w:numPr>
          <w:ilvl w:val="0"/>
          <w:numId w:val="18"/>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신규체결에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신탁재산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관리보수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소유권이전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신탁등기비용은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부담하기로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p>
    <w:p w14:paraId="02A95D08" w14:textId="77777777" w:rsidR="00930A79" w:rsidRPr="00404F2D" w:rsidRDefault="00930A79">
      <w:pPr>
        <w:pStyle w:val="TKNormal"/>
        <w:numPr>
          <w:ilvl w:val="0"/>
          <w:numId w:val="18"/>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특약</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5</w:t>
      </w:r>
      <w:r w:rsidRPr="00404F2D">
        <w:rPr>
          <w:rFonts w:ascii="Times New Roman" w:hint="eastAsia" w:hAnsi="Times New Roman" w:cs="Times New Roman" w:eastAsia="바탕체"/>
          <w:bCs/>
          <w:color w:val="000000"/>
          <w:kern w:val="0"/>
          <w:sz w:val="22"/>
          <w:szCs w:val="22"/>
          <w:shd w:val="clear" w:color="auto" w:fill="FFFFFF"/>
        </w:rPr>
        <w:t>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hAnsi="Times New Roman" w:hint="eastAsia" w:ascii="Times New Roman" w:cs="Times New Roman" w:eastAsia="바탕체"/>
          <w:bCs/>
          <w:color w:val="000000"/>
          <w:kern w:val="0"/>
          <w:sz w:val="22"/>
          <w:szCs w:val="22"/>
          <w:shd w:val="clear" w:color="auto" w:fill="FFFFFF"/>
        </w:rPr>
        <w:t>①</w:t>
      </w:r>
      <w:r w:rsidRPr="00404F2D">
        <w:rPr>
          <w:rFonts w:ascii="Times New Roman" w:hint="eastAsia" w:hAnsi="Times New Roman" w:cs="Times New Roman" w:eastAsia="바탕체"/>
          <w:bCs/>
          <w:color w:val="000000"/>
          <w:kern w:val="0"/>
          <w:sz w:val="22"/>
          <w:szCs w:val="22"/>
          <w:shd w:val="clear" w:color="auto" w:fill="FFFFFF"/>
        </w:rPr>
        <w:t>항에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신탁원부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변경등기를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수탁자에게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관리보수로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금</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일백오십만</w:t>
      </w:r>
      <w:r w:rsidRPr="00404F2D">
        <w:rPr>
          <w:rFonts w:ascii="Times New Roman" w:hint="eastAsia" w:hAnsi="Times New Roman" w:cs="Times New Roman" w:eastAsia="바탕체"/>
          <w:bCs/>
          <w:color w:val="000000"/>
          <w:kern w:val="0"/>
          <w:sz w:val="22"/>
          <w:szCs w:val="22"/>
          <w:shd w:val="clear" w:color="auto" w:fill="FFFFFF"/>
        </w:rPr>
        <w:t>(1,500,000)</w:t>
      </w:r>
      <w:r w:rsidRPr="00404F2D">
        <w:rPr>
          <w:rFonts w:ascii="Times New Roman" w:hint="eastAsia" w:hAnsi="Times New Roman" w:cs="Times New Roman" w:eastAsia="바탕체"/>
          <w:bCs/>
          <w:color w:val="000000"/>
          <w:kern w:val="0"/>
          <w:sz w:val="22"/>
          <w:szCs w:val="22"/>
          <w:shd w:val="clear" w:color="auto" w:fill="FFFFFF"/>
        </w:rPr>
        <w:t>원을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추가로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지급하기로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변경등기비용은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해당</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우선수익자가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협의하여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부담하기로한다</w:t>
      </w:r>
      <w:r w:rsidRPr="00404F2D">
        <w:rPr>
          <w:rFonts w:ascii="Times New Roman" w:hint="eastAsia" w:hAnsi="Times New Roman" w:cs="Times New Roman" w:eastAsia="바탕체"/>
          <w:bCs/>
          <w:color w:val="000000"/>
          <w:kern w:val="0"/>
          <w:sz w:val="22"/>
          <w:szCs w:val="22"/>
          <w:shd w:val="clear" w:color="auto" w:fill="FFFFFF"/>
        </w:rPr>
        <w:t xml:space="preserve">. </w:t>
      </w:r>
    </w:p>
    <w:p w14:paraId="3662BA79" w14:textId="77777777" w:rsidR="00930A79" w:rsidRPr="00404F2D" w:rsidRDefault="00930A79">
      <w:pPr>
        <w:pStyle w:val="TKNormal"/>
        <w:numPr>
          <w:ilvl w:val="0"/>
          <w:numId w:val="18"/>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commentRangeStart w:id="15"/>
      <w:r>
        <w:rPr>
          <w:rFonts w:ascii="Times New Roman" w:hAnsi="Times New Roman" w:cs="Times New Roman" w:eastAsia="바탕체"/>
          <w:sz w:val="22"/>
          <w:szCs w:val="22"/>
        </w:rPr>
      </w: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특약</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1</w:t>
      </w:r>
      <w:r w:rsidRPr="00404F2D">
        <w:rPr>
          <w:rFonts w:ascii="Times New Roman" w:hAnsi="Times New Roman" w:cs="Times New Roman" w:eastAsia="바탕체"/>
          <w:bCs/>
          <w:color w:val="000000"/>
          <w:kern w:val="0"/>
          <w:sz w:val="22"/>
          <w:szCs w:val="22"/>
          <w:shd w:val="clear" w:color="auto" w:fill="FFFFFF"/>
        </w:rPr>
        <w:t>2</w:t>
      </w:r>
      <w:r w:rsidRPr="00404F2D">
        <w:rPr>
          <w:rFonts w:ascii="Times New Roman" w:hint="eastAsia" w:hAnsi="Times New Roman" w:cs="Times New Roman" w:eastAsia="바탕체"/>
          <w:bCs/>
          <w:color w:val="000000"/>
          <w:kern w:val="0"/>
          <w:sz w:val="22"/>
          <w:szCs w:val="22"/>
          <w:shd w:val="clear" w:color="auto" w:fill="FFFFFF"/>
        </w:rPr>
        <w:t>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hAnsi="Times New Roman" w:hint="eastAsia" w:ascii="Times New Roman" w:cs="Times New Roman" w:eastAsia="바탕체"/>
          <w:bCs/>
          <w:color w:val="000000"/>
          <w:kern w:val="0"/>
          <w:sz w:val="22"/>
          <w:szCs w:val="22"/>
          <w:shd w:val="clear" w:color="auto" w:fill="FFFFFF"/>
        </w:rPr>
        <w:t>①</w:t>
      </w:r>
      <w:r w:rsidRPr="00404F2D">
        <w:rPr>
          <w:rFonts w:ascii="Times New Roman" w:hint="eastAsia" w:hAnsi="Times New Roman" w:cs="Times New Roman" w:eastAsia="바탕체"/>
          <w:bCs/>
          <w:color w:val="000000"/>
          <w:kern w:val="0"/>
          <w:sz w:val="22"/>
          <w:szCs w:val="22"/>
          <w:shd w:val="clear" w:color="auto" w:fill="FFFFFF"/>
        </w:rPr>
        <w:t>항</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 xml:space="preserve">1</w:t>
      </w:r>
      <w:del w:id="9250" w:author="코람코 상장리츠팀" w:date="2026-10-13T09:00:00Z">
        <w:r w:rsidRPr="00404F2D">
          <w:rPr>
            <w:rFonts w:ascii="Times New Roman" w:hint="eastAsia" w:hAnsi="Times New Roman" w:cs="Times New Roman" w:eastAsia="바탕체"/>
            <w:bCs/>
            <w:color w:val="000000"/>
            <w:kern w:val="0"/>
            <w:sz w:val="22"/>
            <w:szCs w:val="22"/>
            <w:shd w:val="clear" w:color="auto" w:fill="FFFFFF"/>
          </w:rPr>
          <w:delText xml:space="preserve">, 2</w:delText>
        </w:r>
      </w:del>
      <w:r w:rsidRPr="00404F2D">
        <w:rPr>
          <w:rFonts w:ascii="Times New Roman" w:hint="eastAsia" w:hAnsi="Times New Roman" w:cs="Times New Roman" w:eastAsia="바탕체"/>
          <w:bCs/>
          <w:color w:val="000000"/>
          <w:kern w:val="0"/>
          <w:sz w:val="22"/>
          <w:szCs w:val="22"/>
          <w:shd w:val="clear" w:color="auto" w:fill="FFFFFF"/>
        </w:rPr>
        <w:t>호에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의한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신탁재산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처분보수는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신탁계약서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23</w:t>
      </w:r>
      <w:r w:rsidRPr="00404F2D">
        <w:rPr>
          <w:rFonts w:ascii="Times New Roman" w:hAnsi="Times New Roman" w:cs="Times New Roman" w:eastAsia="바탕체"/>
          <w:bCs/>
          <w:color w:val="000000"/>
          <w:kern w:val="0"/>
          <w:sz w:val="22"/>
          <w:szCs w:val="22"/>
          <w:shd w:val="clear" w:color="auto" w:fill="FFFFFF"/>
        </w:rPr>
        <w:t>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①</w:t>
      </w:r>
      <w:r w:rsidRPr="00404F2D">
        <w:rPr>
          <w:rFonts w:ascii="Times New Roman" w:hAnsi="Times New Roman" w:cs="Times New Roman" w:eastAsia="바탕체"/>
          <w:bCs/>
          <w:color w:val="000000"/>
          <w:kern w:val="0"/>
          <w:sz w:val="22"/>
          <w:szCs w:val="22"/>
          <w:shd w:val="clear" w:color="auto" w:fill="FFFFFF"/>
        </w:rPr>
        <w:t>항</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1</w:t>
      </w:r>
      <w:r w:rsidRPr="00404F2D">
        <w:rPr>
          <w:rFonts w:ascii="Times New Roman" w:hAnsi="Times New Roman" w:cs="Times New Roman" w:eastAsia="바탕체"/>
          <w:bCs/>
          <w:color w:val="000000"/>
          <w:kern w:val="0"/>
          <w:sz w:val="22"/>
          <w:szCs w:val="22"/>
          <w:shd w:val="clear" w:color="auto" w:fill="FFFFFF"/>
        </w:rPr>
        <w:t>호에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따라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처분대금에서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정산할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있다</w:t>
      </w:r>
      <w:r w:rsidRPr="00404F2D">
        <w:rPr>
          <w:rFonts w:ascii="Times New Roman" w:hint="eastAsia" w:hAnsi="Times New Roman" w:cs="Times New Roman" w:eastAsia="바탕체"/>
          <w:bCs/>
          <w:color w:val="000000"/>
          <w:kern w:val="0"/>
          <w:sz w:val="22"/>
          <w:szCs w:val="22"/>
          <w:shd w:val="clear" w:color="auto" w:fill="FFFFFF"/>
        </w:rPr>
        <w:t>.</w:t>
      </w:r>
      <w:r>
        <w:rPr>
          <w:rFonts w:ascii="Times New Roman" w:hAnsi="Times New Roman" w:cs="Times New Roman" w:eastAsia="바탕체"/>
          <w:sz w:val="22"/>
          <w:szCs w:val="22"/>
        </w:rPr>
      </w:r>
      <w:commentRangeEnd w:id="15"/>
      <w:r>
        <w:rPr>
          <w:rStyle w:val="CommentReference"/>
          <w:rFonts w:ascii="Times New Roman" w:hAnsi="Times New Roman" w:cs="Times New Roman" w:eastAsia="바탕체"/>
          <w:sz w:val="22"/>
          <w:szCs w:val="22"/>
        </w:rPr>
        <w:commentReference w:id="15"/>
      </w:r>
    </w:p>
    <w:p w14:paraId="04988124" w14:textId="77777777" w:rsidR="00930A79" w:rsidRPr="00404F2D" w:rsidRDefault="00930A79">
      <w:pPr>
        <w:pStyle w:val="TKNormal"/>
        <w:numPr>
          <w:ilvl w:val="0"/>
          <w:numId w:val="18"/>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지급한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신탁보수는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해지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기타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어떠한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사유를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불문하고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반환되지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아니한다</w:t>
      </w:r>
      <w:r w:rsidRPr="00404F2D">
        <w:rPr>
          <w:rFonts w:ascii="Times New Roman" w:hint="eastAsia" w:hAnsi="Times New Roman" w:cs="Times New Roman" w:eastAsia="바탕체"/>
          <w:bCs/>
          <w:color w:val="000000"/>
          <w:kern w:val="0"/>
          <w:sz w:val="22"/>
          <w:szCs w:val="22"/>
          <w:shd w:val="clear" w:color="auto" w:fill="FFFFFF"/>
        </w:rPr>
        <w:t xml:space="preserve">. </w:t>
      </w:r>
    </w:p>
    <w:p w14:paraId="699EE9A3" w14:textId="77777777" w:rsidR="00930A79" w:rsidRPr="00404F2D" w:rsidRDefault="00930A79">
      <w:pPr>
        <w:pStyle w:val="TKNormal"/>
        <w:numPr>
          <w:ilvl w:val="0"/>
          <w:numId w:val="18"/>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기타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변경</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해지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등에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신탁보수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등기비용은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별도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협의키로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p>
    <w:p w14:paraId="10760ED3"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szCs w:val="22"/>
        </w:rPr>
      </w:pPr>
    </w:p>
    <w:p w14:paraId="1C236AC1"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r w:rsidRPr="00404F2D">
        <w:rPr>
          <w:rFonts w:ascii="Times New Roman" w:eastAsia="바탕체" w:hAnsi="Times New Roman" w:hint="eastAsia" w:cs="Times New Roman"/>
          <w:b/>
          <w:color w:val="000000"/>
          <w:sz w:val="22"/>
          <w:szCs w:val="22"/>
        </w:rPr>
        <w:t>제</w:t>
      </w:r>
      <w:r w:rsidRPr="00404F2D">
        <w:rPr>
          <w:rFonts w:ascii="Times New Roman" w:eastAsia="바탕체" w:hAnsi="Times New Roman" w:hint="eastAsia" w:cs="Times New Roman"/>
          <w:b/>
          <w:color w:val="000000"/>
          <w:sz w:val="22"/>
          <w:szCs w:val="22"/>
        </w:rPr>
        <w:t>17</w:t>
      </w:r>
      <w:r w:rsidRPr="00404F2D">
        <w:rPr>
          <w:rFonts w:ascii="Times New Roman" w:eastAsia="바탕체" w:hAnsi="Times New Roman" w:hint="eastAsia" w:cs="Times New Roman"/>
          <w:b/>
          <w:color w:val="000000"/>
          <w:sz w:val="22"/>
          <w:szCs w:val="22"/>
        </w:rPr>
        <w:t>조【효력】</w:t>
      </w:r>
    </w:p>
    <w:p w14:paraId="15C32723" w14:textId="77777777" w:rsidR="00930A79" w:rsidRPr="00404F2D" w:rsidRDefault="00930A79">
      <w:pPr>
        <w:pStyle w:val="TKNormal"/>
        <w:numPr>
          <w:ilvl w:val="0"/>
          <w:numId w:val="19"/>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효력은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신탁재산이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형질변경</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합필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등으로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지번</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면적이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변경될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경우에도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변경된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지번</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면적에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유효하게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존속한다</w:t>
      </w:r>
      <w:r w:rsidRPr="00404F2D">
        <w:rPr>
          <w:rFonts w:ascii="Times New Roman" w:hAnsi="Times New Roman" w:cs="Times New Roman" w:eastAsia="바탕체"/>
          <w:bCs/>
          <w:color w:val="000000"/>
          <w:kern w:val="0"/>
          <w:sz w:val="22"/>
          <w:szCs w:val="22"/>
          <w:shd w:val="clear" w:color="auto" w:fill="FFFFFF"/>
        </w:rPr>
        <w:t>.</w:t>
      </w:r>
    </w:p>
    <w:p w14:paraId="7AC125F4" w14:textId="77777777" w:rsidR="00930A79" w:rsidRPr="00404F2D" w:rsidRDefault="00930A79">
      <w:pPr>
        <w:pStyle w:val="TKNormal"/>
        <w:numPr>
          <w:ilvl w:val="0"/>
          <w:numId w:val="19"/>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내용의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일부가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무효인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경우에도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나머지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부분은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계속하여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효력을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가진다</w:t>
      </w:r>
      <w:r w:rsidRPr="00404F2D">
        <w:rPr>
          <w:rFonts w:ascii="Times New Roman" w:hint="eastAsia" w:hAnsi="Times New Roman" w:cs="Times New Roman" w:eastAsia="바탕체"/>
          <w:bCs/>
          <w:color w:val="000000"/>
          <w:kern w:val="0"/>
          <w:sz w:val="22"/>
          <w:szCs w:val="22"/>
          <w:shd w:val="clear" w:color="auto" w:fill="FFFFFF"/>
        </w:rPr>
        <w:t>.</w:t>
      </w:r>
    </w:p>
    <w:p w14:paraId="5EDA0357" w14:textId="77777777" w:rsidR="00930A79" w:rsidRPr="00404F2D" w:rsidRDefault="00930A79">
      <w:pPr>
        <w:pStyle w:val="TKNormal"/>
        <w:numPr>
          <w:ilvl w:val="0"/>
          <w:numId w:val="19"/>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특약의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내용과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신탁계약서의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내용이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상호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충돌하는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특약의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내용이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우선한다</w:t>
      </w:r>
      <w:r w:rsidRPr="00404F2D">
        <w:rPr>
          <w:rFonts w:ascii="Times New Roman" w:hint="eastAsia" w:hAnsi="Times New Roman" w:cs="Times New Roman" w:eastAsia="바탕체"/>
          <w:bCs/>
          <w:color w:val="000000"/>
          <w:kern w:val="0"/>
          <w:sz w:val="22"/>
          <w:szCs w:val="22"/>
          <w:shd w:val="clear" w:color="auto" w:fill="FFFFFF"/>
        </w:rPr>
        <w:t>.</w:t>
      </w:r>
    </w:p>
    <w:p w14:paraId="6CBF0AA0" w14:textId="77777777" w:rsidR="00930A79" w:rsidRPr="00404F2D" w:rsidRDefault="00930A79">
      <w:pPr>
        <w:pStyle w:val="TKNormal"/>
        <w:numPr>
          <w:ilvl w:val="0"/>
          <w:numId w:val="19"/>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신탁관련법령</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신탁법</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자본시장과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금융투자업에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관한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법률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동법</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하위법규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금융투자업규정에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위배될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법령</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동</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감독규정에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의한다</w:t>
      </w:r>
      <w:r w:rsidRPr="00404F2D">
        <w:rPr>
          <w:rFonts w:ascii="Times New Roman" w:hAnsi="Times New Roman" w:cs="Times New Roman" w:eastAsia="바탕체"/>
          <w:bCs/>
          <w:color w:val="000000"/>
          <w:kern w:val="0"/>
          <w:sz w:val="22"/>
          <w:szCs w:val="22"/>
          <w:shd w:val="clear" w:color="auto" w:fill="FFFFFF"/>
        </w:rPr>
        <w:t>.</w:t>
      </w:r>
    </w:p>
    <w:p w14:paraId="78079D26"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szCs w:val="22"/>
        </w:rPr>
      </w:pPr>
    </w:p>
    <w:p w14:paraId="5724B2EA"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r w:rsidRPr="00404F2D">
        <w:rPr>
          <w:rFonts w:ascii="Times New Roman" w:eastAsia="바탕체" w:hAnsi="Times New Roman" w:hint="eastAsia" w:cs="Times New Roman"/>
          <w:b/>
          <w:color w:val="000000"/>
          <w:sz w:val="22"/>
          <w:szCs w:val="22"/>
        </w:rPr>
        <w:t>제</w:t>
      </w:r>
      <w:r w:rsidRPr="00404F2D">
        <w:rPr>
          <w:rFonts w:ascii="Times New Roman" w:eastAsia="바탕체" w:hAnsi="Times New Roman" w:hint="eastAsia" w:cs="Times New Roman"/>
          <w:b/>
          <w:color w:val="000000"/>
          <w:sz w:val="22"/>
          <w:szCs w:val="22"/>
        </w:rPr>
        <w:t>18</w:t>
      </w:r>
      <w:r w:rsidRPr="00404F2D">
        <w:rPr>
          <w:rFonts w:ascii="Times New Roman" w:eastAsia="바탕체" w:hAnsi="Times New Roman" w:hint="eastAsia" w:cs="Times New Roman"/>
          <w:b/>
          <w:color w:val="000000"/>
          <w:sz w:val="22"/>
          <w:szCs w:val="22"/>
        </w:rPr>
        <w:t>조【간인대체의</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합의】</w:t>
      </w:r>
    </w:p>
    <w:p w14:paraId="35F09B71" w14:textId="77777777" w:rsidR="00930A79" w:rsidRPr="00404F2D" w:rsidRDefault="00930A79" w:rsidP="006A29C3">
      <w:pPr>
        <w:pStyle w:val="TKListParagraph"/>
        <w:tabs>
          <w:tab w:val="left" w:pos="400"/>
          <w:tab w:val="left" w:pos="800"/>
          <w:tab w:val="left" w:pos="1600"/>
          <w:tab w:val="left" w:pos="2400"/>
          <w:tab w:val="left" w:pos="3200"/>
        </w:tabs>
        <w:snapToGrid w:val="0"/>
        <w:spacing w:after="0" w:line="360" w:lineRule="auto"/>
        <w:rPr>
          <w:rFonts w:ascii="Times New Roman" w:hAnsi="Times New Roman" w:cs="Times New Roman" w:eastAsia="바탕체"/>
          <w:bCs/>
          <w:color w:val="000000"/>
          <w:kern w:val="0"/>
          <w:sz w:val="22"/>
          <w:shd w:val="clear" w:color="auto" w:fill="FFFFFF"/>
          <w:szCs w:val="22"/>
        </w:rPr>
      </w:pPr>
      <w:commentRangeStart w:id="16"/>
      <w:r>
        <w:rPr>
          <w:rFonts w:ascii="Times New Roman" w:hAnsi="Times New Roman" w:cs="Times New Roman" w:eastAsia="바탕체"/>
          <w:sz w:val="22"/>
          <w:szCs w:val="22"/>
        </w:rPr>
      </w:r>
      <w:del w:id="9251" w:author="코람코 상장리츠팀" w:date="2026-10-13T09:00:00Z">
        <w:r w:rsidRPr="00404F2D">
          <w:rPr>
            <w:rFonts w:ascii="Times New Roman" w:hint="eastAsia" w:hAnsi="Times New Roman" w:cs="Times New Roman" w:eastAsia="바탕체"/>
            <w:bCs/>
            <w:color w:val="000000"/>
            <w:kern w:val="0"/>
            <w:sz w:val="22"/>
            <w:szCs w:val="22"/>
            <w:shd w:val="clear" w:color="auto" w:fill="FFFFFF"/>
          </w:rPr>
          <w:lastRenderedPageBreak/>
          <w:delText xml:space="preserve">신탁계약서</w:delText>
        </w:r>
      </w:del>
      <w:del w:id="9252" w:author="코람코 상장리츠팀" w:date="2026-10-13T09:00:00Z">
        <w:r w:rsidRPr="00404F2D">
          <w:rPr>
            <w:rFonts w:ascii="Times New Roman" w:hint="eastAsia" w:hAnsi="Times New Roman" w:cs="Times New Roman" w:eastAsia="바탕체"/>
            <w:bCs/>
            <w:color w:val="000000"/>
            <w:kern w:val="0"/>
            <w:sz w:val="22"/>
            <w:szCs w:val="22"/>
            <w:shd w:val="clear" w:color="auto" w:fill="FFFFFF"/>
          </w:rPr>
          <w:delText xml:space="preserve"> </w:delText>
        </w:r>
      </w:del>
      <w:del w:id="9253" w:author="코람코 상장리츠팀" w:date="2026-10-13T09:00:00Z">
        <w:r w:rsidRPr="00404F2D">
          <w:rPr>
            <w:rFonts w:ascii="Times New Roman" w:hint="eastAsia" w:hAnsi="Times New Roman" w:cs="Times New Roman" w:eastAsia="바탕체"/>
            <w:bCs/>
            <w:color w:val="000000"/>
            <w:kern w:val="0"/>
            <w:sz w:val="22"/>
            <w:szCs w:val="22"/>
            <w:shd w:val="clear" w:color="auto" w:fill="FFFFFF"/>
          </w:rPr>
          <w:delText xml:space="preserve">및</w:delText>
        </w:r>
      </w:del>
      <w:del w:id="9254" w:author="코람코 상장리츠팀" w:date="2026-10-13T09:00:00Z">
        <w:r w:rsidRPr="00404F2D">
          <w:rPr>
            <w:rFonts w:ascii="Times New Roman" w:hint="eastAsia" w:hAnsi="Times New Roman" w:cs="Times New Roman" w:eastAsia="바탕체"/>
            <w:bCs/>
            <w:color w:val="000000"/>
            <w:kern w:val="0"/>
            <w:sz w:val="22"/>
            <w:szCs w:val="22"/>
            <w:shd w:val="clear" w:color="auto" w:fill="FFFFFF"/>
          </w:rPr>
          <w:delText xml:space="preserve"> </w:delText>
        </w:r>
      </w:del>
      <w:del w:id="9255" w:author="코람코 상장리츠팀" w:date="2026-10-13T09:00:00Z">
        <w:r w:rsidRPr="00404F2D">
          <w:rPr>
            <w:rFonts w:ascii="Times New Roman" w:hint="eastAsia" w:hAnsi="Times New Roman" w:cs="Times New Roman" w:eastAsia="바탕체"/>
            <w:bCs/>
            <w:color w:val="000000"/>
            <w:kern w:val="0"/>
            <w:sz w:val="22"/>
            <w:szCs w:val="22"/>
            <w:shd w:val="clear" w:color="auto" w:fill="FFFFFF"/>
          </w:rPr>
          <w:delText xml:space="preserve">본</w:delText>
        </w:r>
      </w:del>
      <w:del w:id="9256" w:author="코람코 상장리츠팀" w:date="2026-10-13T09:00:00Z">
        <w:r w:rsidRPr="00404F2D">
          <w:rPr>
            <w:rFonts w:ascii="Times New Roman" w:hint="eastAsia" w:hAnsi="Times New Roman" w:cs="Times New Roman" w:eastAsia="바탕체"/>
            <w:bCs/>
            <w:color w:val="000000"/>
            <w:kern w:val="0"/>
            <w:sz w:val="22"/>
            <w:szCs w:val="22"/>
            <w:shd w:val="clear" w:color="auto" w:fill="FFFFFF"/>
          </w:rPr>
          <w:delText xml:space="preserve"> </w:delText>
        </w:r>
      </w:del>
      <w:del w:id="9257" w:author="코람코 상장리츠팀" w:date="2026-10-13T09:00:00Z">
        <w:r w:rsidRPr="00404F2D">
          <w:rPr>
            <w:rFonts w:ascii="Times New Roman" w:hint="eastAsia" w:hAnsi="Times New Roman" w:cs="Times New Roman" w:eastAsia="바탕체"/>
            <w:bCs/>
            <w:color w:val="000000"/>
            <w:kern w:val="0"/>
            <w:sz w:val="22"/>
            <w:szCs w:val="22"/>
            <w:shd w:val="clear" w:color="auto" w:fill="FFFFFF"/>
          </w:rPr>
          <w:delText xml:space="preserve">특약의</w:delText>
        </w:r>
      </w:del>
      <w:del w:id="9258" w:author="코람코 상장리츠팀" w:date="2026-10-13T09:00:00Z">
        <w:r w:rsidRPr="00404F2D">
          <w:rPr>
            <w:rFonts w:ascii="Times New Roman" w:hint="eastAsia" w:hAnsi="Times New Roman" w:cs="Times New Roman" w:eastAsia="바탕체"/>
            <w:bCs/>
            <w:color w:val="000000"/>
            <w:kern w:val="0"/>
            <w:sz w:val="22"/>
            <w:szCs w:val="22"/>
            <w:shd w:val="clear" w:color="auto" w:fill="FFFFFF"/>
          </w:rPr>
          <w:delText xml:space="preserve"> </w:delText>
        </w:r>
      </w:del>
      <w:del w:id="9259" w:author="코람코 상장리츠팀" w:date="2026-10-13T09:00:00Z">
        <w:r w:rsidRPr="00404F2D">
          <w:rPr>
            <w:rFonts w:ascii="Times New Roman" w:hint="eastAsia" w:hAnsi="Times New Roman" w:cs="Times New Roman" w:eastAsia="바탕체"/>
            <w:bCs/>
            <w:color w:val="000000"/>
            <w:kern w:val="0"/>
            <w:sz w:val="22"/>
            <w:szCs w:val="22"/>
            <w:shd w:val="clear" w:color="auto" w:fill="FFFFFF"/>
          </w:rPr>
          <w:delText xml:space="preserve">당사자들은</w:delText>
        </w:r>
      </w:del>
      <w:ins w:id="9260" w:author="코람코 상장리츠팀" w:date="2026-10-13T09:00:00Z">
        <w:r>
          <w:rPr>
            <w:rFonts w:ascii="Times New Roman" w:hint="eastAsia" w:hAnsi="Times New Roman" w:cs="Times New Roman" w:eastAsia="바탕체"/>
            <w:bCs/>
            <w:color w:val="000000"/>
            <w:kern w:val="0"/>
            <w:sz w:val="22"/>
            <w:szCs w:val="22"/>
            <w:shd w:val="clear" w:color="auto" w:fill="FFFFFF"/>
          </w:rPr>
          <w:t xml:space="preserve">위탁자와 수탁자는</w:t>
        </w:r>
      </w:ins>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특약의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간인을</w:t>
      </w:r>
      <w:r w:rsidRPr="00404F2D">
        <w:rPr>
          <w:rFonts w:ascii="Times New Roman" w:hint="eastAsia" w:hAnsi="Times New Roman" w:cs="Times New Roman" w:eastAsia="바탕체"/>
          <w:bCs/>
          <w:color w:val="000000"/>
          <w:kern w:val="0"/>
          <w:sz w:val="22"/>
          <w:szCs w:val="22"/>
          <w:shd w:val="clear" w:color="auto" w:fill="FFFFFF"/>
        </w:rPr>
        <w:t xml:space="preserve"> </w:t>
      </w:r>
      <w:del w:id="9261" w:author="코람코 상장리츠팀" w:date="2026-10-13T09:00:00Z">
        <w:r w:rsidRPr="00404F2D">
          <w:rPr>
            <w:rFonts w:ascii="Times New Roman" w:hint="eastAsia" w:hAnsi="Times New Roman" w:cs="Times New Roman" w:eastAsia="바탕체"/>
            <w:bCs/>
            <w:color w:val="000000"/>
            <w:kern w:val="0"/>
            <w:sz w:val="22"/>
            <w:szCs w:val="22"/>
            <w:shd w:val="clear" w:color="auto" w:fill="FFFFFF"/>
          </w:rPr>
          <w:delText xml:space="preserve">당사자들이</w:delText>
        </w:r>
      </w:del>
      <w:ins w:id="9262" w:author="코람코 상장리츠팀" w:date="2026-10-13T09:00:00Z">
        <w:r>
          <w:rPr>
            <w:rFonts w:ascii="Times New Roman" w:hint="eastAsia" w:hAnsi="Times New Roman" w:cs="Times New Roman" w:eastAsia="바탕체"/>
            <w:bCs/>
            <w:color w:val="000000"/>
            <w:kern w:val="0"/>
            <w:sz w:val="22"/>
            <w:szCs w:val="22"/>
            <w:shd w:val="clear" w:color="auto" w:fill="FFFFFF"/>
          </w:rPr>
          <w:t xml:space="preserve">위탁자와 수탁자가</w:t>
        </w:r>
      </w:ins>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합의하여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지정하는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직인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천공으로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대체하기로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r>
        <w:rPr>
          <w:rFonts w:ascii="Times New Roman" w:hAnsi="Times New Roman" w:cs="Times New Roman" w:eastAsia="바탕체"/>
          <w:sz w:val="22"/>
          <w:szCs w:val="22"/>
        </w:rPr>
      </w:r>
      <w:commentRangeEnd w:id="16"/>
      <w:r>
        <w:rPr>
          <w:rStyle w:val="CommentReference"/>
          <w:rFonts w:ascii="Times New Roman" w:hAnsi="Times New Roman" w:cs="Times New Roman" w:eastAsia="바탕체"/>
          <w:sz w:val="22"/>
          <w:szCs w:val="22"/>
        </w:rPr>
        <w:commentReference w:id="16"/>
      </w:r>
    </w:p>
    <w:p w14:paraId="6A880F1F"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szCs w:val="22"/>
        </w:rPr>
      </w:pPr>
    </w:p>
    <w:p w14:paraId="00B906A3" w14:textId="77777777" w:rsidR="00930A79" w:rsidRPr="00404F2D" w:rsidRDefault="00930A79" w:rsidP="006A29C3">
      <w:pPr>
        <w:pStyle w:val="TKNormal"/>
        <w:snapToGrid w:val="0"/>
        <w:spacing w:line="360" w:lineRule="auto" w:after="0"/>
        <w:rPr>
          <w:rFonts w:ascii="Times New Roman" w:hAnsi="Times New Roman" w:cs="Times New Roman" w:eastAsia="바탕체"/>
          <w:sz w:val="22"/>
          <w:szCs w:val="22"/>
        </w:rPr>
      </w:pPr>
      <w:r w:rsidRPr="00404F2D">
        <w:rPr>
          <w:rFonts w:ascii="Times New Roman" w:eastAsia="바탕체" w:hAnsi="Times New Roman" w:hint="eastAsia" w:cs="Times New Roman"/>
          <w:b/>
          <w:color w:val="000000"/>
          <w:sz w:val="22"/>
          <w:szCs w:val="22"/>
        </w:rPr>
        <w:t>제</w:t>
      </w:r>
      <w:r w:rsidRPr="00404F2D">
        <w:rPr>
          <w:rFonts w:ascii="Times New Roman" w:eastAsia="바탕체" w:hAnsi="Times New Roman" w:hint="eastAsia" w:cs="Times New Roman"/>
          <w:b/>
          <w:color w:val="000000"/>
          <w:sz w:val="22"/>
          <w:szCs w:val="22"/>
        </w:rPr>
        <w:t>19</w:t>
      </w:r>
      <w:r w:rsidRPr="00404F2D">
        <w:rPr>
          <w:rFonts w:ascii="Times New Roman" w:eastAsia="바탕체" w:hAnsi="Times New Roman" w:hint="eastAsia" w:cs="Times New Roman"/>
          <w:b/>
          <w:color w:val="000000"/>
          <w:sz w:val="22"/>
          <w:szCs w:val="22"/>
        </w:rPr>
        <w:t>조</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【통지】</w:t>
      </w:r>
      <w:r w:rsidRPr="00404F2D">
        <w:rPr>
          <w:rFonts w:hint="eastAsia" w:ascii="Times New Roman" w:hAnsi="Times New Roman" w:cs="Times New Roman" w:eastAsia="바탕체"/>
          <w:sz w:val="22"/>
          <w:szCs w:val="22"/>
        </w:rPr>
        <w:t xml:space="preserve"> </w:t>
      </w:r>
    </w:p>
    <w:p w14:paraId="55403DAE" w14:textId="77777777" w:rsidR="00930A79" w:rsidRPr="00404F2D" w:rsidRDefault="00930A79" w:rsidP="006A29C3">
      <w:pPr>
        <w:pStyle w:val="TKListParagraph"/>
        <w:tabs>
          <w:tab w:val="left" w:pos="400"/>
          <w:tab w:val="left" w:pos="800"/>
          <w:tab w:val="left" w:pos="1600"/>
          <w:tab w:val="left" w:pos="2400"/>
          <w:tab w:val="left" w:pos="3200"/>
        </w:tabs>
        <w:snapToGrid w:val="0"/>
        <w:spacing w:after="0" w:line="360" w:lineRule="auto"/>
        <w:rPr>
          <w:rFonts w:ascii="Times New Roman" w:hAnsi="Times New Roman" w:cs="Times New Roman" w:eastAsia="바탕체"/>
          <w:bCs/>
          <w:color w:val="000000"/>
          <w:kern w:val="0"/>
          <w:sz w:val="22"/>
          <w:shd w:val="clear" w:color="auto" w:fill="FFFFFF"/>
          <w:szCs w:val="22"/>
        </w:rPr>
      </w:pPr>
      <w:commentRangeStart w:id="28"/>
      <w:r>
        <w:rPr>
          <w:rFonts w:ascii="Times New Roman" w:hAnsi="Times New Roman" w:cs="Times New Roman" w:eastAsia="바탕체"/>
          <w:sz w:val="22"/>
          <w:szCs w:val="22"/>
        </w:rPr>
      </w: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특약상</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발송이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요구되거나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허용되는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모든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통지는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다음의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주소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통지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기타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서류의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수령을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각</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당사자가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서면으로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지정한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기타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주소로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직접</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교부하거나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요금</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선납의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등기우편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팩시밀리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전자우편으로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하여야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 xml:space="preserve">. </w:t>
      </w:r>
      <w:del w:id="11246"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다만</w:delText>
        </w:r>
      </w:del>
      <w:del w:id="11247"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 </w:delText>
        </w:r>
      </w:del>
      <w:del w:id="11248"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팩시밀리</w:delText>
        </w:r>
      </w:del>
      <w:del w:id="11249"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 </w:delText>
        </w:r>
      </w:del>
      <w:del w:id="11250"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또는</w:delText>
        </w:r>
      </w:del>
      <w:del w:id="11251"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 </w:delText>
        </w:r>
      </w:del>
      <w:del w:id="11252"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전자우편으로</w:delText>
        </w:r>
      </w:del>
      <w:del w:id="11253"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 </w:delText>
        </w:r>
      </w:del>
      <w:del w:id="11254"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송부하는</w:delText>
        </w:r>
      </w:del>
      <w:del w:id="11255"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 </w:delText>
        </w:r>
      </w:del>
      <w:del w:id="11256"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경우에는</w:delText>
        </w:r>
      </w:del>
      <w:del w:id="11257"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 </w:delText>
        </w:r>
      </w:del>
      <w:del w:id="11258"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그</w:delText>
        </w:r>
      </w:del>
      <w:del w:id="11259"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 </w:delText>
        </w:r>
      </w:del>
      <w:del w:id="11260"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수령을</w:delText>
        </w:r>
      </w:del>
      <w:del w:id="11261"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 </w:delText>
        </w:r>
      </w:del>
      <w:del w:id="11262"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확인하는</w:delText>
        </w:r>
      </w:del>
      <w:del w:id="11263"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 </w:delText>
        </w:r>
      </w:del>
      <w:del w:id="11264"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내용을</w:delText>
        </w:r>
      </w:del>
      <w:del w:id="11265"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 </w:delText>
        </w:r>
      </w:del>
      <w:del w:id="11266"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팩시밀리</w:delText>
        </w:r>
      </w:del>
      <w:del w:id="11267"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 </w:delText>
        </w:r>
      </w:del>
      <w:del w:id="11268"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또는</w:delText>
        </w:r>
      </w:del>
      <w:del w:id="11269"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 </w:delText>
        </w:r>
      </w:del>
      <w:del w:id="11270"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전자우편으로</w:delText>
        </w:r>
      </w:del>
      <w:del w:id="11271"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 </w:delText>
        </w:r>
      </w:del>
      <w:del w:id="11272"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받아야</w:delText>
        </w:r>
      </w:del>
      <w:del w:id="11273"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 </w:delText>
        </w:r>
      </w:del>
      <w:del w:id="11274"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한다</w:delText>
        </w:r>
      </w:del>
      <w:del w:id="11275"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w:delText>
        </w:r>
      </w:del>
      <w:ins w:id="11276" w:author="코람코 상장리츠팀" w:date="2026-10-13T15:00:00Z">
        <w:r>
          <w:rPr>
            <w:rFonts w:ascii="Times New Roman" w:hint="eastAsia" w:hAnsi="Times New Roman" w:cs="Times New Roman" w:eastAsia="바탕체"/>
            <w:bCs/>
            <w:color w:val="000000"/>
            <w:kern w:val="0"/>
            <w:sz w:val="22"/>
            <w:szCs w:val="22"/>
            <w:shd w:val="clear" w:color="auto" w:fill="FFFFFF"/>
          </w:rPr>
          <w:t xml:space="preserve">모든 통지는 인편으로 교부될 경우에는 그 교부일에, 등기우편으로 발송하는 경우에는 그 도달일에, 전자우편으로 발송하는 경우에는 수신확인일에 각 수령된 것으로 본다.</w:t>
        </w:r>
      </w:ins>
      <w:r>
        <w:rPr>
          <w:rFonts w:ascii="Times New Roman" w:hAnsi="Times New Roman" w:cs="Times New Roman" w:eastAsia="바탕체"/>
          <w:sz w:val="22"/>
          <w:szCs w:val="22"/>
        </w:rPr>
      </w:r>
      <w:commentRangeEnd w:id="28"/>
      <w:r>
        <w:rPr>
          <w:rStyle w:val="CommentReference"/>
          <w:rFonts w:ascii="Times New Roman" w:hAnsi="Times New Roman" w:cs="Times New Roman" w:eastAsia="바탕체"/>
          <w:sz w:val="22"/>
          <w:szCs w:val="22"/>
        </w:rPr>
        <w:commentReference w:id="28"/>
      </w:r>
    </w:p>
    <w:p w14:paraId="1C8B2B55"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szCs w:val="22"/>
        </w:rPr>
      </w:pPr>
    </w:p>
    <w:tbl>
      <w:tblPr>
        <w:tblStyle w:val="TKNormalTable"/>
        <w:tblW w:w="0" w:type="auto"/>
        <w:jc w:val="right"/>
        <w:tblLook w:val="04A0" w:firstRow="1" w:lastRow="0" w:firstColumn="1" w:lastColumn="0" w:noHBand="0" w:noVBand="1"/>
      </w:tblPr>
      <w:tblGrid>
        <w:gridCol w:w="3896"/>
        <w:gridCol w:w="4608"/>
      </w:tblGrid>
      <w:tr w:rsidR="006A29C3" w:rsidRPr="00404F2D" w14:paraId="64A3EFD3" w14:textId="77777777" w:rsidTr="005E1C22">
        <w:trPr>
          <w:jc w:val="right"/>
        </w:trPr>
        <w:tc>
          <w:tcPr>
            <w:tcW w:w="1486" w:type="dxa"/>
          </w:tcPr>
          <w:p w14:paraId="220A2922" w14:textId="77777777" w:rsidR="00930A79" w:rsidRPr="00404F2D" w:rsidRDefault="00930A79" w:rsidP="005E1C22">
            <w:pPr>
              <w:pStyle w:val="TKNormal"/>
              <w:spacing w:line="200" w:lineRule="exact"/>
              <w:rPr>
                <w:rFonts w:ascii="Times New Roman" w:eastAsia="바탕체"/>
                <w:b/>
                <w:color w:val="000000"/>
                <w:sz w:val="24"/>
              </w:rPr>
            </w:pPr>
            <w:r w:rsidRPr="00404F2D">
              <w:rPr>
                <w:rFonts w:ascii="Times New Roman" w:eastAsia="바탕체"/>
                <w:b/>
                <w:color w:val="000000"/>
                <w:sz w:val="24"/>
              </w:rPr>
              <w:t>위탁자</w:t>
            </w:r>
          </w:p>
          <w:p w14:paraId="7AD8BB3D" w14:textId="77777777" w:rsidR="00930A79" w:rsidRPr="00404F2D" w:rsidRDefault="00930A79" w:rsidP="005E1C22">
            <w:pPr>
              <w:pStyle w:val="TKNormal"/>
              <w:spacing w:line="200" w:lineRule="exact"/>
              <w:rPr>
                <w:rFonts w:ascii="Times New Roman" w:eastAsia="바탕체"/>
                <w:color w:val="000000"/>
                <w:sz w:val="24"/>
              </w:rPr>
            </w:pPr>
          </w:p>
          <w:p w14:paraId="679414B6" w14:textId="77777777" w:rsidR="00930A79" w:rsidRPr="00404F2D" w:rsidRDefault="00930A79" w:rsidP="005E1C22">
            <w:pPr>
              <w:pStyle w:val="TKNormal"/>
              <w:spacing w:line="200" w:lineRule="exact"/>
              <w:rPr>
                <w:rFonts w:ascii="Times New Roman" w:eastAsia="바탕체"/>
                <w:color w:val="000000"/>
                <w:sz w:val="24"/>
              </w:rPr>
            </w:pPr>
          </w:p>
          <w:p w14:paraId="36EB6634" w14:textId="77777777" w:rsidR="00930A79" w:rsidRPr="00404F2D" w:rsidRDefault="00930A79" w:rsidP="005E1C22">
            <w:pPr>
              <w:pStyle w:val="TKNormal"/>
              <w:spacing w:line="200" w:lineRule="exact"/>
              <w:rPr>
                <w:rFonts w:ascii="Times New Roman" w:eastAsia="바탕체"/>
                <w:color w:val="000000"/>
                <w:sz w:val="24"/>
              </w:rPr>
            </w:pPr>
          </w:p>
          <w:p w14:paraId="7FBCBBCB" w14:textId="77777777" w:rsidR="00930A79" w:rsidRPr="00404F2D" w:rsidRDefault="00930A79" w:rsidP="005E1C22">
            <w:pPr>
              <w:pStyle w:val="TKNormal"/>
              <w:spacing w:line="200" w:lineRule="exact"/>
              <w:rPr>
                <w:rFonts w:ascii="Times New Roman" w:eastAsia="바탕체"/>
                <w:color w:val="000000"/>
                <w:sz w:val="24"/>
              </w:rPr>
            </w:pPr>
          </w:p>
          <w:p w14:paraId="067D51F6" w14:textId="77777777" w:rsidR="00930A79" w:rsidRPr="00404F2D" w:rsidRDefault="00930A79" w:rsidP="005E1C22">
            <w:pPr>
              <w:pStyle w:val="TKNormal"/>
              <w:spacing w:line="200" w:lineRule="exact"/>
              <w:rPr>
                <w:rFonts w:ascii="Times New Roman" w:eastAsia="바탕체"/>
                <w:color w:val="000000"/>
                <w:sz w:val="24"/>
              </w:rPr>
            </w:pPr>
          </w:p>
          <w:p w14:paraId="10BDFD8C" w14:textId="77777777" w:rsidR="00930A79" w:rsidRPr="00404F2D" w:rsidRDefault="00930A79" w:rsidP="005E1C22">
            <w:pPr>
              <w:pStyle w:val="TKNormal"/>
              <w:spacing w:line="200" w:lineRule="exact"/>
              <w:rPr>
                <w:rFonts w:ascii="Times New Roman" w:eastAsia="바탕체"/>
                <w:color w:val="000000"/>
                <w:sz w:val="24"/>
              </w:rPr>
            </w:pPr>
          </w:p>
          <w:p w14:paraId="63B499A8" w14:textId="77777777" w:rsidR="00930A79" w:rsidRPr="00404F2D" w:rsidRDefault="00930A79" w:rsidP="005E1C22">
            <w:pPr>
              <w:pStyle w:val="TKNormal"/>
              <w:spacing w:line="200" w:lineRule="exact"/>
              <w:rPr>
                <w:rFonts w:ascii="Times New Roman" w:eastAsia="바탕체"/>
                <w:color w:val="000000"/>
                <w:sz w:val="24"/>
              </w:rPr>
            </w:pPr>
            <w:r w:rsidRPr="00404F2D">
              <w:rPr>
                <w:rFonts w:ascii="Times New Roman" w:eastAsia="바탕체"/>
                <w:b/>
                <w:color w:val="000000"/>
                <w:sz w:val="24"/>
              </w:rPr>
              <w:t>수탁자</w:t>
            </w:r>
          </w:p>
        </w:tc>
        <w:tc>
          <w:tcPr>
            <w:tcW w:w="6485" w:type="dxa"/>
          </w:tcPr>
          <w:p w14:paraId="2277ABE8" w14:textId="77777777" w:rsidR="00930A79" w:rsidRPr="00404F2D" w:rsidRDefault="00930A79" w:rsidP="005E1C22">
            <w:pPr>
              <w:pStyle w:val="TKNormal"/>
              <w:spacing w:line="200" w:lineRule="exact"/>
              <w:rPr>
                <w:rFonts w:ascii="Times New Roman" w:eastAsia="바탕체"/>
                <w:b/>
                <w:color w:val="000000"/>
                <w:sz w:val="24"/>
              </w:rPr>
            </w:pPr>
            <w:r w:rsidRPr="00404F2D">
              <w:rPr>
                <w:rFonts w:ascii="Times New Roman" w:eastAsia="바탕체" w:hint="eastAsia"/>
                <w:b/>
                <w:sz w:val="24"/>
              </w:rPr>
              <w:t>주식회사</w:t>
            </w:r>
            <w:r w:rsidRPr="00404F2D">
              <w:rPr>
                <w:rFonts w:ascii="Times New Roman" w:eastAsia="바탕체" w:hint="eastAsia"/>
                <w:b/>
                <w:sz w:val="24"/>
              </w:rPr>
              <w:t xml:space="preserve"> </w:t>
            </w:r>
            <w:r w:rsidRPr="00404F2D">
              <w:rPr>
                <w:rFonts w:ascii="Times New Roman" w:eastAsia="바탕체"/>
                <w:b/>
                <w:sz w:val="24"/>
              </w:rPr>
              <w:t>코람코라이프로지스위탁관리부동산투자회사</w:t>
            </w:r>
            <w:r w:rsidRPr="00404F2D">
              <w:rPr>
                <w:rFonts w:ascii="Times New Roman" w:eastAsia="바탕체"/>
                <w:b/>
                <w:sz w:val="24"/>
              </w:rPr>
              <w:t xml:space="preserve"> </w:t>
            </w:r>
          </w:p>
          <w:p w14:paraId="640AB002" w14:textId="77777777" w:rsidR="00930A79" w:rsidRPr="00404F2D" w:rsidRDefault="00930A79" w:rsidP="005E1C22">
            <w:pPr>
              <w:pStyle w:val="TKNormal"/>
              <w:spacing w:line="200" w:lineRule="exact"/>
              <w:rPr>
                <w:rFonts w:ascii="Times New Roman" w:eastAsia="바탕체"/>
                <w:color w:val="000000"/>
                <w:sz w:val="24"/>
              </w:rPr>
            </w:pPr>
            <w:r w:rsidRPr="00404F2D">
              <w:rPr>
                <w:rFonts w:ascii="Times New Roman" w:eastAsia="바탕체"/>
                <w:color w:val="000000"/>
                <w:sz w:val="24"/>
              </w:rPr>
              <w:t>주소</w:t>
            </w:r>
            <w:r w:rsidRPr="00404F2D">
              <w:rPr>
                <w:rFonts w:ascii="Times New Roman" w:eastAsia="바탕체"/>
                <w:color w:val="000000"/>
                <w:sz w:val="24"/>
              </w:rPr>
              <w:t xml:space="preserve"> :</w:t>
            </w:r>
            <w:r w:rsidRPr="00404F2D">
              <w:rPr>
                <w:rFonts w:ascii="Times New Roman" w:eastAsia="바탕체"/>
                <w:kern w:val="0"/>
                <w:sz w:val="24"/>
              </w:rPr>
              <w:t xml:space="preserve"> </w:t>
            </w:r>
            <w:r w:rsidRPr="00404F2D">
              <w:rPr>
                <w:rFonts w:ascii="Times New Roman" w:eastAsia="바탕체"/>
                <w:kern w:val="0"/>
                <w:sz w:val="24"/>
              </w:rPr>
              <w:t>서울특별시</w:t>
            </w:r>
            <w:r w:rsidRPr="00404F2D">
              <w:rPr>
                <w:rFonts w:ascii="Times New Roman" w:eastAsia="바탕체"/>
                <w:kern w:val="0"/>
                <w:sz w:val="24"/>
              </w:rPr>
              <w:t xml:space="preserve"> </w:t>
            </w:r>
            <w:r w:rsidRPr="00404F2D">
              <w:rPr>
                <w:rFonts w:ascii="Times New Roman" w:eastAsia="바탕체"/>
                <w:kern w:val="0"/>
                <w:sz w:val="24"/>
              </w:rPr>
              <w:t>강남구</w:t>
            </w:r>
            <w:r w:rsidRPr="00404F2D">
              <w:rPr>
                <w:rFonts w:ascii="Times New Roman" w:eastAsia="바탕체"/>
                <w:kern w:val="0"/>
                <w:sz w:val="24"/>
              </w:rPr>
              <w:t xml:space="preserve"> </w:t>
            </w:r>
            <w:r w:rsidRPr="00404F2D">
              <w:rPr>
                <w:rFonts w:ascii="Times New Roman" w:eastAsia="바탕체"/>
                <w:kern w:val="0"/>
                <w:sz w:val="24"/>
              </w:rPr>
              <w:t>삼성로</w:t>
            </w:r>
            <w:r w:rsidRPr="00404F2D">
              <w:rPr>
                <w:rFonts w:ascii="Times New Roman" w:eastAsia="바탕체"/>
                <w:kern w:val="0"/>
                <w:sz w:val="24"/>
              </w:rPr>
              <w:t xml:space="preserve"> 51</w:t>
            </w:r>
            <w:r w:rsidRPr="00404F2D">
              <w:rPr>
                <w:rFonts w:ascii="Times New Roman" w:eastAsia="바탕체" w:hint="eastAsia"/>
                <w:kern w:val="0"/>
                <w:sz w:val="24"/>
              </w:rPr>
              <w:t xml:space="preserve">1 </w:t>
            </w:r>
            <w:r w:rsidRPr="00404F2D">
              <w:rPr>
                <w:rFonts w:ascii="Times New Roman" w:eastAsia="바탕체"/>
                <w:kern w:val="0"/>
                <w:sz w:val="24"/>
              </w:rPr>
              <w:t>(</w:t>
            </w:r>
            <w:r w:rsidRPr="00404F2D">
              <w:rPr>
                <w:rFonts w:ascii="Times New Roman" w:eastAsia="바탕체"/>
                <w:kern w:val="0"/>
                <w:sz w:val="24"/>
              </w:rPr>
              <w:t>삼성동</w:t>
            </w:r>
            <w:r w:rsidRPr="00404F2D">
              <w:rPr>
                <w:rFonts w:ascii="Times New Roman" w:eastAsia="바탕체"/>
                <w:kern w:val="0"/>
                <w:sz w:val="24"/>
              </w:rPr>
              <w:t>)</w:t>
            </w:r>
          </w:p>
          <w:p w14:paraId="090F1692" w14:textId="77777777" w:rsidR="00930A79" w:rsidRPr="00404F2D" w:rsidRDefault="00930A79" w:rsidP="005E1C22">
            <w:pPr>
              <w:pStyle w:val="TKNormal"/>
              <w:spacing w:line="200" w:lineRule="exact"/>
              <w:rPr>
                <w:rFonts w:ascii="Times New Roman" w:eastAsia="바탕체"/>
                <w:color w:val="000000"/>
                <w:sz w:val="24"/>
              </w:rPr>
            </w:pPr>
            <w:r w:rsidRPr="00404F2D">
              <w:rPr>
                <w:rFonts w:ascii="Times New Roman" w:eastAsia="바탕체"/>
                <w:color w:val="000000"/>
                <w:sz w:val="24"/>
              </w:rPr>
              <w:t>참조</w:t>
            </w:r>
            <w:r w:rsidRPr="00404F2D">
              <w:rPr>
                <w:rFonts w:ascii="Times New Roman" w:eastAsia="바탕체"/>
                <w:color w:val="000000"/>
                <w:sz w:val="24"/>
              </w:rPr>
              <w:t xml:space="preserve"> : </w:t>
            </w:r>
            <w:r w:rsidRPr="00404F2D">
              <w:rPr>
                <w:rFonts w:ascii="Times New Roman" w:eastAsia="바탕체" w:hint="eastAsia"/>
                <w:color w:val="000000"/>
                <w:sz w:val="24"/>
              </w:rPr>
              <w:t>[*]</w:t>
            </w:r>
          </w:p>
          <w:p w14:paraId="22E18A5A" w14:textId="77777777" w:rsidR="00930A79" w:rsidRPr="00404F2D" w:rsidRDefault="00930A79" w:rsidP="005E1C22">
            <w:pPr>
              <w:pStyle w:val="TKNormal"/>
              <w:spacing w:line="200" w:lineRule="exact"/>
              <w:rPr>
                <w:rFonts w:ascii="Times New Roman" w:eastAsia="바탕체"/>
                <w:color w:val="000000"/>
                <w:sz w:val="24"/>
              </w:rPr>
            </w:pPr>
            <w:r w:rsidRPr="00404F2D">
              <w:rPr>
                <w:rFonts w:ascii="Times New Roman" w:eastAsia="바탕체"/>
                <w:color w:val="000000"/>
                <w:sz w:val="24"/>
              </w:rPr>
              <w:t>전화</w:t>
            </w:r>
            <w:r w:rsidRPr="00404F2D">
              <w:rPr>
                <w:rFonts w:ascii="Times New Roman" w:eastAsia="바탕체"/>
                <w:color w:val="000000"/>
                <w:sz w:val="24"/>
              </w:rPr>
              <w:t xml:space="preserve"> : </w:t>
            </w:r>
            <w:r w:rsidRPr="00404F2D">
              <w:rPr>
                <w:rFonts w:ascii="Times New Roman" w:eastAsia="바탕체" w:hint="eastAsia"/>
                <w:color w:val="000000"/>
                <w:sz w:val="24"/>
              </w:rPr>
              <w:t>[*]</w:t>
            </w:r>
          </w:p>
          <w:p w14:paraId="418551B9" w14:textId="77777777" w:rsidR="00930A79" w:rsidRPr="00404F2D" w:rsidRDefault="00930A79" w:rsidP="005E1C22">
            <w:pPr>
              <w:pStyle w:val="TK"/>
              <w:spacing w:line="200" w:lineRule="exact"/>
              <w:rPr>
                <w:rFonts w:ascii="Times New Roman" w:eastAsia="바탕체" w:hint="eastAsia"/>
                <w:sz w:val="24"/>
                <w:szCs w:val="24"/>
              </w:rPr>
            </w:pPr>
            <w:r w:rsidRPr="00404F2D">
              <w:rPr>
                <w:rFonts w:ascii="Times New Roman" w:eastAsia="바탕체" w:hint="eastAsia"/>
                <w:sz w:val="24"/>
                <w:szCs w:val="24"/>
              </w:rPr>
              <w:t>팩스번호</w:t>
            </w:r>
            <w:r w:rsidRPr="00404F2D">
              <w:rPr>
                <w:rFonts w:ascii="Times New Roman" w:eastAsia="바탕체" w:hint="eastAsia"/>
                <w:sz w:val="24"/>
                <w:szCs w:val="24"/>
              </w:rPr>
              <w:t xml:space="preserve"> :</w:t>
            </w:r>
            <w:r w:rsidRPr="00404F2D">
              <w:rPr>
                <w:rFonts w:ascii="Times New Roman" w:eastAsia="바탕체"/>
                <w:sz w:val="24"/>
                <w:szCs w:val="24"/>
              </w:rPr>
              <w:t xml:space="preserve"> </w:t>
            </w:r>
            <w:r w:rsidRPr="00404F2D">
              <w:rPr>
                <w:rFonts w:ascii="Times New Roman" w:eastAsia="바탕체" w:hint="eastAsia"/>
                <w:sz w:val="24"/>
                <w:szCs w:val="24"/>
              </w:rPr>
              <w:t>[*]</w:t>
            </w:r>
          </w:p>
          <w:p w14:paraId="329CF46F" w14:textId="77777777" w:rsidR="00930A79" w:rsidRPr="00404F2D" w:rsidRDefault="00930A79" w:rsidP="005E1C22">
            <w:pPr>
              <w:pStyle w:val="TK"/>
              <w:spacing w:line="200" w:lineRule="exact"/>
              <w:rPr>
                <w:rFonts w:ascii="Times New Roman" w:eastAsia="바탕체" w:hAnsi="Times New Roman"/>
                <w:kern w:val="2"/>
                <w:sz w:val="24"/>
                <w:szCs w:val="24"/>
              </w:rPr>
            </w:pPr>
            <w:r w:rsidRPr="00404F2D">
              <w:rPr>
                <w:rFonts w:ascii="Times New Roman" w:eastAsia="바탕체" w:hAnsi="Times New Roman"/>
                <w:sz w:val="24"/>
                <w:szCs w:val="24"/>
              </w:rPr>
              <w:t>전자우편</w:t>
            </w:r>
            <w:r w:rsidRPr="00404F2D">
              <w:rPr>
                <w:rFonts w:ascii="Times New Roman" w:eastAsia="바탕체" w:hAnsi="Times New Roman"/>
                <w:kern w:val="2"/>
                <w:sz w:val="24"/>
                <w:szCs w:val="24"/>
              </w:rPr>
              <w:t xml:space="preserve">: </w:t>
            </w:r>
            <w:r w:rsidRPr="00404F2D">
              <w:rPr>
                <w:rFonts w:ascii="Times New Roman" w:eastAsia="바탕체" w:hint="eastAsia"/>
                <w:sz w:val="24"/>
                <w:szCs w:val="24"/>
              </w:rPr>
              <w:t>[*]</w:t>
            </w:r>
          </w:p>
          <w:p w14:paraId="4A5A1214" w14:textId="77777777" w:rsidR="00930A79" w:rsidRPr="00404F2D" w:rsidRDefault="00930A79" w:rsidP="005E1C22">
            <w:pPr>
              <w:pStyle w:val="TK"/>
              <w:spacing w:line="200" w:lineRule="exact"/>
              <w:rPr>
                <w:rFonts w:ascii="Times New Roman" w:eastAsia="바탕체" w:hAnsi="Times New Roman"/>
                <w:sz w:val="24"/>
                <w:szCs w:val="24"/>
              </w:rPr>
            </w:pPr>
          </w:p>
          <w:p w14:paraId="7C74553D" w14:textId="77777777" w:rsidR="00930A79" w:rsidRPr="00404F2D" w:rsidRDefault="00930A79" w:rsidP="005E1C22">
            <w:pPr>
              <w:pStyle w:val="TKNormal"/>
              <w:spacing w:line="200" w:lineRule="exact"/>
              <w:rPr>
                <w:rFonts w:ascii="Times New Roman" w:eastAsia="바탕체"/>
                <w:b/>
                <w:color w:val="000000"/>
                <w:sz w:val="24"/>
              </w:rPr>
            </w:pPr>
            <w:r w:rsidRPr="00404F2D">
              <w:rPr>
                <w:rFonts w:ascii="Times New Roman" w:eastAsia="바탕체" w:hint="eastAsia"/>
                <w:b/>
                <w:color w:val="000000"/>
                <w:sz w:val="24"/>
              </w:rPr>
              <w:t>주식회사</w:t>
            </w:r>
            <w:r w:rsidRPr="00404F2D">
              <w:rPr>
                <w:rFonts w:ascii="Times New Roman" w:eastAsia="바탕체" w:hint="eastAsia"/>
                <w:b/>
                <w:color w:val="000000"/>
                <w:sz w:val="24"/>
              </w:rPr>
              <w:t xml:space="preserve"> </w:t>
            </w:r>
            <w:r w:rsidRPr="00404F2D">
              <w:rPr>
                <w:rFonts w:ascii="Times New Roman" w:eastAsia="바탕체"/>
                <w:b/>
                <w:color w:val="000000"/>
                <w:sz w:val="24"/>
              </w:rPr>
              <w:t>우리은행</w:t>
            </w:r>
            <w:r w:rsidRPr="00404F2D">
              <w:rPr>
                <w:rFonts w:ascii="Times New Roman" w:eastAsia="바탕체"/>
                <w:b/>
                <w:color w:val="000000"/>
                <w:sz w:val="24"/>
              </w:rPr>
              <w:t xml:space="preserve"> </w:t>
            </w:r>
          </w:p>
          <w:p w14:paraId="15F70C69" w14:textId="77777777" w:rsidR="00930A79" w:rsidRPr="00404F2D" w:rsidRDefault="00930A79" w:rsidP="005E1C22">
            <w:pPr>
              <w:pStyle w:val="TKNormal"/>
              <w:spacing w:line="200" w:lineRule="exact"/>
              <w:rPr>
                <w:rFonts w:ascii="Times New Roman" w:eastAsia="바탕체"/>
                <w:color w:val="000000"/>
                <w:sz w:val="24"/>
              </w:rPr>
            </w:pPr>
            <w:r w:rsidRPr="00404F2D">
              <w:rPr>
                <w:rFonts w:ascii="Times New Roman" w:eastAsia="바탕체"/>
                <w:color w:val="000000"/>
                <w:sz w:val="24"/>
              </w:rPr>
              <w:t>주소</w:t>
            </w:r>
            <w:r w:rsidRPr="00404F2D">
              <w:rPr>
                <w:rFonts w:ascii="Times New Roman" w:eastAsia="바탕체"/>
                <w:color w:val="000000"/>
                <w:sz w:val="24"/>
              </w:rPr>
              <w:t xml:space="preserve"> : </w:t>
            </w:r>
            <w:r w:rsidRPr="00404F2D">
              <w:rPr>
                <w:rFonts w:ascii="Times New Roman" w:eastAsia="바탕체"/>
                <w:color w:val="000000"/>
                <w:sz w:val="24"/>
              </w:rPr>
              <w:t>서울</w:t>
            </w:r>
            <w:r w:rsidRPr="00404F2D">
              <w:rPr>
                <w:rFonts w:ascii="Times New Roman" w:eastAsia="바탕체"/>
                <w:kern w:val="0"/>
                <w:sz w:val="24"/>
              </w:rPr>
              <w:t>특별</w:t>
            </w:r>
            <w:r w:rsidRPr="00404F2D">
              <w:rPr>
                <w:rFonts w:ascii="Times New Roman" w:eastAsia="바탕체" w:hint="eastAsia"/>
                <w:color w:val="000000"/>
                <w:sz w:val="24"/>
              </w:rPr>
              <w:t>시</w:t>
            </w:r>
            <w:r w:rsidRPr="00404F2D">
              <w:rPr>
                <w:rFonts w:ascii="Times New Roman" w:eastAsia="바탕체"/>
                <w:color w:val="000000"/>
                <w:sz w:val="24"/>
              </w:rPr>
              <w:t xml:space="preserve"> </w:t>
            </w:r>
            <w:r w:rsidRPr="00404F2D">
              <w:rPr>
                <w:rFonts w:ascii="Times New Roman" w:eastAsia="바탕체"/>
                <w:color w:val="000000"/>
                <w:sz w:val="24"/>
              </w:rPr>
              <w:t>중구</w:t>
            </w:r>
            <w:r w:rsidRPr="00404F2D">
              <w:rPr>
                <w:rFonts w:ascii="Times New Roman" w:eastAsia="바탕체"/>
                <w:color w:val="000000"/>
                <w:sz w:val="24"/>
              </w:rPr>
              <w:t xml:space="preserve"> </w:t>
            </w:r>
            <w:r w:rsidRPr="00404F2D">
              <w:rPr>
                <w:rFonts w:ascii="Times New Roman" w:eastAsia="바탕체"/>
                <w:color w:val="000000"/>
                <w:sz w:val="24"/>
              </w:rPr>
              <w:t>소공로</w:t>
            </w:r>
            <w:r w:rsidRPr="00404F2D">
              <w:rPr>
                <w:rFonts w:ascii="Times New Roman" w:eastAsia="바탕체"/>
                <w:color w:val="000000"/>
                <w:sz w:val="24"/>
              </w:rPr>
              <w:t>51(</w:t>
            </w:r>
            <w:r w:rsidRPr="00404F2D">
              <w:rPr>
                <w:rFonts w:ascii="Times New Roman" w:eastAsia="바탕체"/>
                <w:color w:val="000000"/>
                <w:sz w:val="24"/>
              </w:rPr>
              <w:t>회현동</w:t>
            </w:r>
            <w:r w:rsidRPr="00404F2D">
              <w:rPr>
                <w:rFonts w:ascii="Times New Roman" w:eastAsia="바탕체"/>
                <w:color w:val="000000"/>
                <w:sz w:val="24"/>
              </w:rPr>
              <w:t>1</w:t>
            </w:r>
            <w:r w:rsidRPr="00404F2D">
              <w:rPr>
                <w:rFonts w:ascii="Times New Roman" w:eastAsia="바탕체"/>
                <w:color w:val="000000"/>
                <w:sz w:val="24"/>
              </w:rPr>
              <w:t>가</w:t>
            </w:r>
            <w:r w:rsidRPr="00404F2D">
              <w:rPr>
                <w:rFonts w:ascii="Times New Roman" w:eastAsia="바탕체"/>
                <w:color w:val="000000"/>
                <w:sz w:val="24"/>
              </w:rPr>
              <w:t>)</w:t>
            </w:r>
          </w:p>
          <w:p w14:paraId="41A3C660" w14:textId="77777777" w:rsidR="00930A79" w:rsidRPr="00404F2D" w:rsidRDefault="00930A79" w:rsidP="005E1C22">
            <w:pPr>
              <w:pStyle w:val="TKNormal"/>
              <w:spacing w:line="200" w:lineRule="exact"/>
              <w:rPr>
                <w:rFonts w:ascii="Times New Roman" w:eastAsia="바탕체"/>
                <w:color w:val="000000"/>
                <w:sz w:val="24"/>
              </w:rPr>
            </w:pPr>
            <w:r w:rsidRPr="00404F2D">
              <w:rPr>
                <w:rFonts w:ascii="Times New Roman" w:eastAsia="바탕체"/>
                <w:color w:val="000000"/>
                <w:sz w:val="24"/>
              </w:rPr>
              <w:t>참조</w:t>
            </w:r>
            <w:r w:rsidRPr="00404F2D">
              <w:rPr>
                <w:rFonts w:ascii="Times New Roman" w:eastAsia="바탕체"/>
                <w:color w:val="000000"/>
                <w:sz w:val="24"/>
              </w:rPr>
              <w:t xml:space="preserve"> : </w:t>
            </w:r>
            <w:r w:rsidRPr="00404F2D">
              <w:rPr>
                <w:rFonts w:ascii="Times New Roman" w:eastAsia="바탕체" w:hint="eastAsia"/>
                <w:color w:val="000000"/>
                <w:sz w:val="24"/>
              </w:rPr>
              <w:t>신탁부</w:t>
            </w:r>
            <w:r w:rsidRPr="00404F2D">
              <w:rPr>
                <w:rFonts w:ascii="Times New Roman" w:eastAsia="바탕체" w:hint="eastAsia"/>
                <w:color w:val="000000"/>
                <w:sz w:val="24"/>
              </w:rPr>
              <w:t xml:space="preserve"> </w:t>
            </w:r>
            <w:r w:rsidRPr="00404F2D">
              <w:rPr>
                <w:rFonts w:ascii="Times New Roman" w:eastAsia="바탕체" w:hint="eastAsia"/>
                <w:color w:val="000000"/>
                <w:sz w:val="24"/>
              </w:rPr>
              <w:t>차장</w:t>
            </w:r>
            <w:r w:rsidRPr="00404F2D">
              <w:rPr>
                <w:rFonts w:ascii="Times New Roman" w:eastAsia="바탕체" w:hint="eastAsia"/>
                <w:color w:val="000000"/>
                <w:sz w:val="24"/>
              </w:rPr>
              <w:t xml:space="preserve"> </w:t>
            </w:r>
            <w:r w:rsidRPr="00404F2D">
              <w:rPr>
                <w:rFonts w:ascii="Times New Roman" w:eastAsia="바탕체" w:hint="eastAsia"/>
                <w:color w:val="000000"/>
                <w:sz w:val="24"/>
              </w:rPr>
              <w:t>김소희</w:t>
            </w:r>
            <w:r w:rsidRPr="00404F2D">
              <w:rPr>
                <w:rFonts w:ascii="Times New Roman" w:eastAsia="바탕체" w:hint="eastAsia"/>
                <w:color w:val="000000"/>
                <w:sz w:val="24"/>
              </w:rPr>
              <w:t xml:space="preserve"> </w:t>
            </w:r>
          </w:p>
          <w:p w14:paraId="42FE2D7D" w14:textId="77777777" w:rsidR="00930A79" w:rsidRPr="00404F2D" w:rsidRDefault="00930A79" w:rsidP="005E1C22">
            <w:pPr>
              <w:pStyle w:val="TKNormal"/>
              <w:spacing w:line="200" w:lineRule="exact"/>
              <w:rPr>
                <w:rFonts w:ascii="Times New Roman" w:eastAsia="바탕체"/>
                <w:color w:val="000000"/>
                <w:sz w:val="24"/>
              </w:rPr>
            </w:pPr>
            <w:r w:rsidRPr="00404F2D">
              <w:rPr>
                <w:rFonts w:ascii="Times New Roman" w:eastAsia="바탕체"/>
                <w:color w:val="000000"/>
                <w:sz w:val="24"/>
              </w:rPr>
              <w:t>전화</w:t>
            </w:r>
            <w:r w:rsidRPr="00404F2D">
              <w:rPr>
                <w:rFonts w:ascii="Times New Roman" w:eastAsia="바탕체"/>
                <w:color w:val="000000"/>
                <w:sz w:val="24"/>
              </w:rPr>
              <w:t xml:space="preserve"> : 02-2002-</w:t>
            </w:r>
            <w:r w:rsidRPr="00404F2D">
              <w:rPr>
                <w:rFonts w:ascii="Times New Roman" w:eastAsia="바탕체" w:hint="eastAsia"/>
                <w:color w:val="000000"/>
                <w:sz w:val="24"/>
              </w:rPr>
              <w:t>3889</w:t>
            </w:r>
          </w:p>
          <w:p w14:paraId="2C23DB5E" w14:textId="77777777" w:rsidR="00930A79" w:rsidRPr="00404F2D" w:rsidRDefault="00930A79" w:rsidP="005E1C22">
            <w:pPr>
              <w:pStyle w:val="TKNormal"/>
              <w:spacing w:line="200" w:lineRule="exact"/>
              <w:rPr>
                <w:rFonts w:ascii="Times New Roman" w:eastAsia="바탕체"/>
                <w:color w:val="000000"/>
                <w:sz w:val="24"/>
              </w:rPr>
            </w:pPr>
            <w:r w:rsidRPr="00404F2D">
              <w:rPr>
                <w:rFonts w:ascii="Times New Roman" w:eastAsia="바탕체"/>
                <w:color w:val="000000"/>
                <w:sz w:val="24"/>
              </w:rPr>
              <w:t>팩스</w:t>
            </w:r>
            <w:r w:rsidRPr="00404F2D">
              <w:rPr>
                <w:rFonts w:ascii="Times New Roman" w:eastAsia="바탕체"/>
                <w:color w:val="000000"/>
                <w:sz w:val="24"/>
              </w:rPr>
              <w:t xml:space="preserve"> : 0505-003-</w:t>
            </w:r>
            <w:r w:rsidRPr="00404F2D">
              <w:rPr>
                <w:rFonts w:ascii="Times New Roman" w:eastAsia="바탕체" w:hint="eastAsia"/>
                <w:color w:val="000000"/>
                <w:sz w:val="24"/>
              </w:rPr>
              <w:t>5269</w:t>
            </w:r>
          </w:p>
          <w:p w14:paraId="76A37F82" w14:textId="77777777" w:rsidR="00930A79" w:rsidRPr="00404F2D" w:rsidRDefault="00930A79" w:rsidP="005E1C22">
            <w:pPr>
              <w:pStyle w:val="TKNormal"/>
              <w:spacing w:line="200" w:lineRule="exact"/>
              <w:rPr>
                <w:rFonts w:ascii="Times New Roman" w:eastAsia="바탕체"/>
                <w:color w:val="000000"/>
                <w:sz w:val="24"/>
              </w:rPr>
            </w:pPr>
            <w:r w:rsidRPr="00404F2D">
              <w:rPr>
                <w:rFonts w:ascii="Times New Roman" w:eastAsia="바탕체"/>
                <w:color w:val="000000"/>
                <w:sz w:val="24"/>
              </w:rPr>
              <w:t>전자우편</w:t>
            </w:r>
            <w:r w:rsidRPr="00404F2D">
              <w:rPr>
                <w:rFonts w:ascii="Times New Roman" w:eastAsia="바탕체"/>
                <w:color w:val="000000"/>
                <w:sz w:val="24"/>
              </w:rPr>
              <w:t xml:space="preserve">: </w:t>
            </w:r>
            <w:r w:rsidRPr="00404F2D">
              <w:rPr>
                <w:rFonts w:ascii="Times New Roman" w:eastAsia="바탕체" w:hint="eastAsia"/>
                <w:color w:val="000000"/>
                <w:sz w:val="24"/>
              </w:rPr>
              <w:t>banker.ksh</w:t>
            </w:r>
            <w:r w:rsidRPr="00404F2D">
              <w:rPr>
                <w:rFonts w:ascii="Times New Roman" w:eastAsia="바탕체"/>
                <w:color w:val="000000"/>
                <w:sz w:val="24"/>
              </w:rPr>
              <w:t>@wooribank.com</w:t>
            </w:r>
          </w:p>
          <w:p w14:paraId="795FA0AC" w14:textId="77777777" w:rsidR="00930A79" w:rsidRPr="00404F2D" w:rsidRDefault="00930A79" w:rsidP="005E1C22">
            <w:pPr>
              <w:pStyle w:val="TK"/>
              <w:spacing w:line="200" w:lineRule="exact"/>
              <w:rPr>
                <w:rFonts w:ascii="Times New Roman" w:eastAsia="바탕체" w:hAnsi="Times New Roman"/>
                <w:sz w:val="24"/>
                <w:szCs w:val="24"/>
              </w:rPr>
            </w:pPr>
          </w:p>
        </w:tc>
      </w:tr>
      <w:tr w:rsidR="006A29C3" w:rsidRPr="00404F2D" w14:paraId="15E77612" w14:textId="77777777" w:rsidTr="005E1C22">
        <w:trPr>
          <w:jc w:val="right"/>
        </w:trPr>
        <w:tc>
          <w:tcPr>
            <w:tcW w:w="1486" w:type="dxa"/>
          </w:tcPr>
          <w:p w14:paraId="00346FE9" w14:textId="77777777" w:rsidR="00930A79" w:rsidRPr="00404F2D" w:rsidRDefault="00930A79" w:rsidP="005E1C22">
            <w:pPr>
              <w:pStyle w:val="TKNormal"/>
              <w:spacing w:line="200" w:lineRule="exact"/>
              <w:rPr>
                <w:rFonts w:ascii="Times New Roman" w:eastAsia="바탕체"/>
                <w:b/>
                <w:sz w:val="24"/>
              </w:rPr>
            </w:pPr>
            <w:r w:rsidRPr="00404F2D">
              <w:rPr>
                <w:rFonts w:ascii="Times New Roman" w:eastAsia="바탕체" w:hint="eastAsia"/>
                <w:b/>
                <w:sz w:val="24"/>
              </w:rPr>
              <w:t>1</w:t>
            </w:r>
            <w:r w:rsidRPr="00404F2D">
              <w:rPr>
                <w:rFonts w:ascii="Times New Roman" w:eastAsia="바탕체" w:hint="eastAsia"/>
                <w:b/>
                <w:sz w:val="24"/>
              </w:rPr>
              <w:t>순위</w:t>
            </w:r>
            <w:r w:rsidRPr="00404F2D">
              <w:rPr>
                <w:rFonts w:ascii="Times New Roman" w:eastAsia="바탕체"/>
                <w:b/>
                <w:sz w:val="24"/>
              </w:rPr>
              <w:t>우선수익자</w:t>
            </w:r>
            <w:r w:rsidRPr="00404F2D">
              <w:rPr>
                <w:rFonts w:ascii="Times New Roman" w:eastAsia="바탕체"/>
                <w:b/>
                <w:sz w:val="24"/>
              </w:rPr>
              <w:t>(</w:t>
            </w:r>
            <w:r w:rsidRPr="00404F2D">
              <w:rPr>
                <w:rFonts w:ascii="Times New Roman" w:eastAsia="바탕체"/>
                <w:b/>
                <w:sz w:val="24"/>
              </w:rPr>
              <w:t>쿠팡</w:t>
            </w:r>
            <w:r w:rsidRPr="00404F2D">
              <w:rPr>
                <w:rFonts w:ascii="Times New Roman" w:eastAsia="바탕체"/>
                <w:b/>
                <w:sz w:val="24"/>
              </w:rPr>
              <w:t xml:space="preserve"> </w:t>
            </w:r>
            <w:r w:rsidRPr="00404F2D">
              <w:rPr>
                <w:rFonts w:ascii="Times New Roman" w:eastAsia="바탕체"/>
                <w:b/>
                <w:sz w:val="24"/>
              </w:rPr>
              <w:t>주식회사</w:t>
            </w:r>
            <w:r w:rsidRPr="00404F2D">
              <w:rPr>
                <w:rFonts w:ascii="Times New Roman" w:eastAsia="바탕체"/>
                <w:b/>
                <w:sz w:val="24"/>
              </w:rPr>
              <w:t>)</w:t>
            </w:r>
          </w:p>
          <w:p w14:paraId="76B5F397" w14:textId="77777777" w:rsidR="00930A79" w:rsidRPr="00404F2D" w:rsidRDefault="00930A79" w:rsidP="005E1C22">
            <w:pPr>
              <w:pStyle w:val="TKNormal"/>
              <w:spacing w:line="200" w:lineRule="exact"/>
              <w:rPr>
                <w:rFonts w:ascii="Times New Roman" w:eastAsia="바탕체"/>
                <w:b/>
                <w:color w:val="000000"/>
                <w:sz w:val="24"/>
              </w:rPr>
            </w:pPr>
          </w:p>
        </w:tc>
        <w:tc>
          <w:tcPr>
            <w:tcW w:w="6485" w:type="dxa"/>
          </w:tcPr>
          <w:p w14:paraId="3D4EDFAB" w14:textId="77777777" w:rsidR="00930A79" w:rsidRPr="00404F2D" w:rsidRDefault="00930A79" w:rsidP="005E1C22">
            <w:pPr>
              <w:pStyle w:val="TKNormal"/>
              <w:spacing w:line="200" w:lineRule="exact"/>
              <w:jc w:val="left"/>
              <w:rPr>
                <w:rFonts w:ascii="Times New Roman" w:eastAsia="바탕체"/>
                <w:sz w:val="24"/>
                <w:highlight w:val="yellow"/>
              </w:rPr>
            </w:pPr>
            <w:r w:rsidRPr="00404F2D">
              <w:rPr>
                <w:rFonts w:ascii="Times New Roman" w:eastAsia="바탕체" w:hint="eastAsia"/>
                <w:b/>
                <w:color w:val="000000"/>
                <w:sz w:val="24"/>
              </w:rPr>
              <w:t>별첨</w:t>
            </w:r>
            <w:r w:rsidRPr="00404F2D">
              <w:rPr>
                <w:rFonts w:ascii="Times New Roman" w:eastAsia="바탕체" w:hint="eastAsia"/>
                <w:b/>
                <w:color w:val="000000"/>
                <w:sz w:val="24"/>
              </w:rPr>
              <w:t xml:space="preserve"> </w:t>
            </w:r>
            <w:r w:rsidRPr="00404F2D">
              <w:rPr>
                <w:rFonts w:ascii="Times New Roman" w:eastAsia="바탕체"/>
                <w:b/>
                <w:color w:val="000000"/>
                <w:sz w:val="24"/>
              </w:rPr>
              <w:t>2.</w:t>
            </w:r>
            <w:r w:rsidRPr="00404F2D">
              <w:rPr>
                <w:rFonts w:ascii="Times New Roman" w:eastAsia="바탕체" w:hint="eastAsia"/>
                <w:b/>
                <w:color w:val="000000"/>
                <w:sz w:val="24"/>
              </w:rPr>
              <w:t>와</w:t>
            </w:r>
            <w:r w:rsidRPr="00404F2D">
              <w:rPr>
                <w:rFonts w:ascii="Times New Roman" w:eastAsia="바탕체" w:hint="eastAsia"/>
                <w:b/>
                <w:color w:val="000000"/>
                <w:sz w:val="24"/>
              </w:rPr>
              <w:t xml:space="preserve"> </w:t>
            </w:r>
            <w:r w:rsidRPr="00404F2D">
              <w:rPr>
                <w:rFonts w:ascii="Times New Roman" w:eastAsia="바탕체" w:hint="eastAsia"/>
                <w:b/>
                <w:color w:val="000000"/>
                <w:sz w:val="24"/>
              </w:rPr>
              <w:t>같음</w:t>
            </w:r>
          </w:p>
        </w:tc>
      </w:tr>
      <w:tr w:rsidR="006A29C3" w:rsidRPr="00404F2D" w14:paraId="6D8DC774" w14:textId="77777777" w:rsidTr="005E1C22">
        <w:trPr>
          <w:jc w:val="right"/>
        </w:trPr>
        <w:tc>
          <w:tcPr>
            <w:tcW w:w="1486" w:type="dxa"/>
          </w:tcPr>
          <w:p w14:paraId="6BA946EF" w14:textId="77777777" w:rsidR="00930A79" w:rsidRPr="00404F2D" w:rsidRDefault="00930A79" w:rsidP="005E1C22">
            <w:pPr>
              <w:pStyle w:val="TKNormal"/>
              <w:spacing w:line="200" w:lineRule="exact"/>
              <w:rPr>
                <w:rFonts w:ascii="Times New Roman" w:eastAsia="바탕체"/>
                <w:b/>
                <w:sz w:val="24"/>
              </w:rPr>
            </w:pPr>
            <w:r w:rsidRPr="00404F2D">
              <w:rPr>
                <w:rFonts w:ascii="Times New Roman" w:eastAsia="바탕체" w:hint="eastAsia"/>
                <w:b/>
                <w:sz w:val="24"/>
              </w:rPr>
              <w:t>(</w:t>
            </w:r>
            <w:r w:rsidRPr="00404F2D">
              <w:rPr>
                <w:rFonts w:ascii="Times New Roman" w:eastAsia="바탕체" w:hint="eastAsia"/>
                <w:b/>
                <w:sz w:val="24"/>
              </w:rPr>
              <w:t>공동</w:t>
            </w:r>
            <w:r w:rsidRPr="00404F2D">
              <w:rPr>
                <w:rFonts w:ascii="Times New Roman" w:eastAsia="바탕체" w:hint="eastAsia"/>
                <w:b/>
                <w:sz w:val="24"/>
              </w:rPr>
              <w:t>)2</w:t>
            </w:r>
            <w:r w:rsidRPr="00404F2D">
              <w:rPr>
                <w:rFonts w:ascii="Times New Roman" w:eastAsia="바탕체" w:hint="eastAsia"/>
                <w:b/>
                <w:sz w:val="24"/>
              </w:rPr>
              <w:t>순위·</w:t>
            </w:r>
            <w:r w:rsidRPr="00404F2D">
              <w:rPr>
                <w:rFonts w:ascii="Times New Roman" w:eastAsia="바탕체" w:hint="eastAsia"/>
                <w:b/>
                <w:sz w:val="24"/>
              </w:rPr>
              <w:t>(</w:t>
            </w:r>
            <w:r w:rsidRPr="00404F2D">
              <w:rPr>
                <w:rFonts w:ascii="Times New Roman" w:eastAsia="바탕체" w:hint="eastAsia"/>
                <w:b/>
                <w:sz w:val="24"/>
              </w:rPr>
              <w:t>공동</w:t>
            </w:r>
            <w:r w:rsidRPr="00404F2D">
              <w:rPr>
                <w:rFonts w:ascii="Times New Roman" w:eastAsia="바탕체" w:hint="eastAsia"/>
                <w:b/>
                <w:sz w:val="24"/>
              </w:rPr>
              <w:t>)3</w:t>
            </w:r>
            <w:r w:rsidRPr="00404F2D">
              <w:rPr>
                <w:rFonts w:ascii="Times New Roman" w:eastAsia="바탕체" w:hint="eastAsia"/>
                <w:b/>
                <w:sz w:val="24"/>
              </w:rPr>
              <w:t>순위우선수익자</w:t>
            </w:r>
          </w:p>
        </w:tc>
        <w:tc>
          <w:tcPr>
            <w:tcW w:w="6485" w:type="dxa"/>
          </w:tcPr>
          <w:p w14:paraId="58133A15" w14:textId="77777777" w:rsidR="00930A79" w:rsidRPr="00404F2D" w:rsidRDefault="00930A79" w:rsidP="005E1C22">
            <w:pPr>
              <w:pStyle w:val="TKNormal"/>
              <w:spacing w:line="200" w:lineRule="exact"/>
              <w:jc w:val="left"/>
              <w:rPr>
                <w:rFonts w:ascii="Times New Roman" w:eastAsia="바탕체"/>
                <w:b/>
                <w:color w:val="000000"/>
                <w:sz w:val="24"/>
              </w:rPr>
            </w:pPr>
            <w:r w:rsidRPr="00404F2D">
              <w:rPr>
                <w:rFonts w:ascii="Times New Roman" w:eastAsia="바탕체" w:hint="eastAsia"/>
                <w:b/>
                <w:color w:val="000000"/>
                <w:sz w:val="24"/>
              </w:rPr>
              <w:t>별첨</w:t>
            </w:r>
            <w:r w:rsidRPr="00404F2D">
              <w:rPr>
                <w:rFonts w:ascii="Times New Roman" w:eastAsia="바탕체" w:hint="eastAsia"/>
                <w:b/>
                <w:color w:val="000000"/>
                <w:sz w:val="24"/>
              </w:rPr>
              <w:t xml:space="preserve"> </w:t>
            </w:r>
            <w:r w:rsidRPr="00404F2D">
              <w:rPr>
                <w:rFonts w:ascii="Times New Roman" w:eastAsia="바탕체"/>
                <w:b/>
                <w:color w:val="000000"/>
                <w:sz w:val="24"/>
              </w:rPr>
              <w:t>2.</w:t>
            </w:r>
            <w:r w:rsidRPr="00404F2D">
              <w:rPr>
                <w:rFonts w:ascii="Times New Roman" w:eastAsia="바탕체" w:hint="eastAsia"/>
                <w:b/>
                <w:color w:val="000000"/>
                <w:sz w:val="24"/>
              </w:rPr>
              <w:t>와</w:t>
            </w:r>
            <w:r w:rsidRPr="00404F2D">
              <w:rPr>
                <w:rFonts w:ascii="Times New Roman" w:eastAsia="바탕체" w:hint="eastAsia"/>
                <w:b/>
                <w:color w:val="000000"/>
                <w:sz w:val="24"/>
              </w:rPr>
              <w:t xml:space="preserve"> </w:t>
            </w:r>
            <w:r w:rsidRPr="00404F2D">
              <w:rPr>
                <w:rFonts w:ascii="Times New Roman" w:eastAsia="바탕체" w:hint="eastAsia"/>
                <w:b/>
                <w:color w:val="000000"/>
                <w:sz w:val="24"/>
              </w:rPr>
              <w:t>같음</w:t>
            </w:r>
          </w:p>
          <w:p w14:paraId="74A809D3" w14:textId="77777777" w:rsidR="00930A79" w:rsidRPr="00404F2D" w:rsidRDefault="00930A79" w:rsidP="005E1C22">
            <w:pPr>
              <w:pStyle w:val="TKNormal"/>
              <w:spacing w:line="200" w:lineRule="exact"/>
              <w:jc w:val="left"/>
              <w:rPr>
                <w:rFonts w:ascii="Times New Roman" w:eastAsia="바탕체"/>
                <w:b/>
                <w:color w:val="000000"/>
                <w:sz w:val="24"/>
              </w:rPr>
            </w:pPr>
          </w:p>
        </w:tc>
      </w:tr>
    </w:tbl>
    <w:p w14:paraId="7329AB3E" w14:textId="77777777" w:rsidR="00930A79" w:rsidRPr="00404F2D" w:rsidRDefault="00930A79" w:rsidP="006A29C3">
      <w:pPr>
        <w:pStyle w:val="TKNormal"/>
        <w:tabs>
          <w:tab w:val="left" w:pos="1277"/>
        </w:tabs>
        <w:snapToGrid w:val="0"/>
        <w:spacing w:line="360" w:lineRule="auto" w:after="0"/>
        <w:rPr>
          <w:rFonts w:ascii="Times New Roman" w:eastAsia="바탕체" w:hAnsi="Times New Roman" w:cs="Times New Roman"/>
          <w:color w:val="000000"/>
          <w:sz w:val="22"/>
          <w:szCs w:val="22"/>
        </w:rPr>
      </w:pPr>
    </w:p>
    <w:p w14:paraId="209B5E57"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r w:rsidRPr="00404F2D">
        <w:rPr>
          <w:rFonts w:ascii="Times New Roman" w:eastAsia="바탕체" w:hAnsi="Times New Roman" w:hint="eastAsia" w:cs="Times New Roman"/>
          <w:b/>
          <w:color w:val="000000"/>
          <w:sz w:val="22"/>
          <w:szCs w:val="22"/>
        </w:rPr>
        <w:t>제</w:t>
      </w:r>
      <w:r w:rsidRPr="00404F2D">
        <w:rPr>
          <w:rFonts w:ascii="Times New Roman" w:eastAsia="바탕체" w:hAnsi="Times New Roman" w:hint="eastAsia" w:cs="Times New Roman"/>
          <w:b/>
          <w:color w:val="000000"/>
          <w:sz w:val="22"/>
          <w:szCs w:val="22"/>
        </w:rPr>
        <w:t>20</w:t>
      </w:r>
      <w:r w:rsidRPr="00404F2D">
        <w:rPr>
          <w:rFonts w:ascii="Times New Roman" w:eastAsia="바탕체" w:hAnsi="Times New Roman" w:hint="eastAsia" w:cs="Times New Roman"/>
          <w:b/>
          <w:color w:val="000000"/>
          <w:sz w:val="22"/>
          <w:szCs w:val="22"/>
        </w:rPr>
        <w:t>조</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【기타사항】</w:t>
      </w:r>
    </w:p>
    <w:p w14:paraId="037EE9FB" w14:textId="77777777" w:rsidR="00930A79" w:rsidRPr="00404F2D" w:rsidRDefault="00930A79">
      <w:pPr>
        <w:pStyle w:val="TKNormal"/>
        <w:numPr>
          <w:ilvl w:val="0"/>
          <w:numId w:val="22"/>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위탁자는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체결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수탁자에게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신탁등기에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필요한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일체의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서류를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제출하여야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p>
    <w:p w14:paraId="36E2E267" w14:textId="77777777" w:rsidR="00930A79" w:rsidRPr="00404F2D" w:rsidRDefault="00930A79">
      <w:pPr>
        <w:pStyle w:val="TKNormal"/>
        <w:numPr>
          <w:ilvl w:val="0"/>
          <w:numId w:val="22"/>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신탁부동산과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관련하여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민원이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발생할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처리하도록</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하며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수탁자는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위탁자의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민원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대응</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및</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처리에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관련한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요청에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신탁계약서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및</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특약의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범위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내에서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협조하기로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신탁법</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관련</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법령에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명시되어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있지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않은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사항에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대해서는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우선수익자들이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협의하여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정한다</w:t>
      </w:r>
      <w:r w:rsidRPr="00404F2D">
        <w:rPr>
          <w:rFonts w:ascii="Times New Roman" w:hint="eastAsia" w:hAnsi="Times New Roman" w:cs="Times New Roman" w:eastAsia="바탕체"/>
          <w:bCs/>
          <w:color w:val="000000"/>
          <w:kern w:val="0"/>
          <w:sz w:val="22"/>
          <w:szCs w:val="22"/>
          <w:shd w:val="clear" w:color="auto" w:fill="FFFFFF"/>
        </w:rPr>
        <w:t xml:space="preserve">. </w:t>
      </w:r>
    </w:p>
    <w:p w14:paraId="3914674E" w14:textId="77777777" w:rsidR="00930A79" w:rsidRPr="00404F2D" w:rsidRDefault="00930A79">
      <w:pPr>
        <w:pStyle w:val="TKNormal"/>
        <w:numPr>
          <w:ilvl w:val="0"/>
          <w:numId w:val="22"/>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수익자는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상호나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로고를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사용할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없다</w:t>
      </w:r>
      <w:r w:rsidRPr="00404F2D">
        <w:rPr>
          <w:rFonts w:ascii="Times New Roman" w:hint="eastAsia" w:hAnsi="Times New Roman" w:cs="Times New Roman" w:eastAsia="바탕체"/>
          <w:bCs/>
          <w:color w:val="000000"/>
          <w:kern w:val="0"/>
          <w:sz w:val="22"/>
          <w:szCs w:val="22"/>
          <w:shd w:val="clear" w:color="auto" w:fill="FFFFFF"/>
        </w:rPr>
        <w:t xml:space="preserve">. </w:t>
      </w:r>
    </w:p>
    <w:p w14:paraId="5ECBE5AA" w14:textId="77777777" w:rsidR="00930A79" w:rsidRPr="00404F2D" w:rsidRDefault="00930A79">
      <w:pPr>
        <w:pStyle w:val="TKNormal"/>
        <w:numPr>
          <w:ilvl w:val="0"/>
          <w:numId w:val="22"/>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위탁자는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귀책사유가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없는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해임할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없다</w:t>
      </w:r>
      <w:r w:rsidRPr="00404F2D">
        <w:rPr>
          <w:rFonts w:ascii="Times New Roman" w:hint="eastAsia" w:hAnsi="Times New Roman" w:cs="Times New Roman" w:eastAsia="바탕체"/>
          <w:bCs/>
          <w:color w:val="000000"/>
          <w:kern w:val="0"/>
          <w:sz w:val="22"/>
          <w:szCs w:val="22"/>
          <w:shd w:val="clear" w:color="auto" w:fill="FFFFFF"/>
        </w:rPr>
        <w:t>.</w:t>
      </w:r>
    </w:p>
    <w:p w14:paraId="4F368BCA" w14:textId="77777777" w:rsidR="00930A79" w:rsidRPr="00404F2D" w:rsidRDefault="00930A79">
      <w:pPr>
        <w:pStyle w:val="TKNormal"/>
        <w:numPr>
          <w:ilvl w:val="0"/>
          <w:numId w:val="22"/>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수익자</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우선수익자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포함</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수익권을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포기하더라도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신탁사무처리비용</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신탁보수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무과실</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손해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등</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비용상환청구권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기타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부담하거나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부담할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금전적</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손해에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대한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배상책임을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면하지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아니한다</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수익자가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수익권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포기의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의사표시를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경우에도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이에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대한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소급효는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없다</w:t>
      </w:r>
      <w:r w:rsidRPr="00404F2D">
        <w:rPr>
          <w:rFonts w:ascii="Times New Roman" w:hint="eastAsia" w:hAnsi="Times New Roman" w:cs="Times New Roman" w:eastAsia="바탕체"/>
          <w:bCs/>
          <w:color w:val="000000"/>
          <w:kern w:val="0"/>
          <w:sz w:val="22"/>
          <w:szCs w:val="22"/>
          <w:shd w:val="clear" w:color="auto" w:fill="FFFFFF"/>
        </w:rPr>
        <w:t xml:space="preserve">. </w:t>
      </w:r>
    </w:p>
    <w:p w14:paraId="7A9DA6D6" w14:textId="77777777" w:rsidR="00930A79" w:rsidRPr="00404F2D" w:rsidRDefault="00930A79">
      <w:pPr>
        <w:pStyle w:val="TKNormal"/>
        <w:numPr>
          <w:ilvl w:val="0"/>
          <w:numId w:val="22"/>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위탁자는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주소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연락처가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변경될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경우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즉시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수탁자에게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알려야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하며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이를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해태하여</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발생하는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손해는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수탁자가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부담하지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아니한다</w:t>
      </w:r>
      <w:r w:rsidRPr="00404F2D">
        <w:rPr>
          <w:rFonts w:ascii="Times New Roman" w:hAnsi="Times New Roman" w:cs="Times New Roman" w:eastAsia="바탕체"/>
          <w:bCs/>
          <w:color w:val="000000"/>
          <w:kern w:val="0"/>
          <w:sz w:val="22"/>
          <w:szCs w:val="22"/>
          <w:shd w:val="clear" w:color="auto" w:fill="FFFFFF"/>
        </w:rPr>
        <w:t xml:space="preserve">. </w:t>
      </w:r>
    </w:p>
    <w:p w14:paraId="0D165383" w14:textId="77777777" w:rsidR="00930A79" w:rsidRPr="00404F2D" w:rsidRDefault="00930A79">
      <w:pPr>
        <w:pStyle w:val="TKNormal"/>
        <w:numPr>
          <w:ilvl w:val="0"/>
          <w:numId w:val="22"/>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Ansi="Times New Roman" w:cs="Times New Roman" w:eastAsia="바탕체"/>
          <w:bCs/>
          <w:color w:val="000000"/>
          <w:kern w:val="0"/>
          <w:sz w:val="22"/>
          <w:szCs w:val="22"/>
          <w:shd w:val="clear" w:color="auto" w:fill="FFFFFF"/>
        </w:rPr>
        <w:lastRenderedPageBreak/>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신탁계약</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체결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위탁자가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원본이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아닌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사본</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팩스본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복사문서로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이하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사본</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이라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함</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으로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업무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진행시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사본문서에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대해서는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동일한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내용의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원본의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존재와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원본의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성립과정에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다툼이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없음을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확인한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것으로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간주하여</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업무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처리키로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한다</w:t>
      </w:r>
      <w:r w:rsidRPr="00404F2D">
        <w:rPr>
          <w:rFonts w:ascii="Times New Roman" w:hAnsi="Times New Roman" w:cs="Times New Roman" w:eastAsia="바탕체"/>
          <w:bCs/>
          <w:color w:val="000000"/>
          <w:kern w:val="0"/>
          <w:sz w:val="22"/>
          <w:szCs w:val="22"/>
          <w:shd w:val="clear" w:color="auto" w:fill="FFFFFF"/>
        </w:rPr>
        <w:t>.</w:t>
      </w:r>
    </w:p>
    <w:p w14:paraId="2C8E6E21" w14:textId="77777777" w:rsidR="00930A79" w:rsidRPr="00404F2D" w:rsidRDefault="00930A79">
      <w:pPr>
        <w:pStyle w:val="TKNormal"/>
        <w:numPr>
          <w:ilvl w:val="0"/>
          <w:numId w:val="22"/>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Ansi="Times New Roman" w:cs="Times New Roman" w:eastAsia="바탕체"/>
          <w:bCs/>
          <w:color w:val="000000"/>
          <w:kern w:val="0"/>
          <w:sz w:val="22"/>
          <w:szCs w:val="22"/>
          <w:shd w:val="clear" w:color="auto" w:fill="FFFFFF"/>
        </w:rPr>
        <w:t>수탁자는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어</w:t>
      </w:r>
      <w:r w:rsidRPr="00404F2D">
        <w:rPr>
          <w:rFonts w:ascii="Times New Roman" w:hint="eastAsia" w:hAnsi="Times New Roman" w:cs="Times New Roman" w:eastAsia="바탕체"/>
          <w:bCs/>
          <w:color w:val="000000"/>
          <w:kern w:val="0"/>
          <w:sz w:val="22"/>
          <w:szCs w:val="22"/>
          <w:shd w:val="clear" w:color="auto" w:fill="FFFFFF"/>
        </w:rPr>
        <w:t>떠한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경우에도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위탁자에게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지급의무가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있는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비용을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대지급할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의무를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부담하지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아니하며</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부득이한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사유로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신탁사무처리비용을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대지급한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16</w:t>
      </w:r>
      <w:r w:rsidRPr="00404F2D">
        <w:rPr>
          <w:rFonts w:ascii="Times New Roman" w:hint="eastAsia" w:hAnsi="Times New Roman" w:cs="Times New Roman" w:eastAsia="바탕체"/>
          <w:bCs/>
          <w:color w:val="000000"/>
          <w:kern w:val="0"/>
          <w:sz w:val="22"/>
          <w:szCs w:val="22"/>
          <w:shd w:val="clear" w:color="auto" w:fill="FFFFFF"/>
        </w:rPr>
        <w:t>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hAnsi="Times New Roman" w:hint="eastAsia" w:ascii="Times New Roman" w:cs="Times New Roman" w:eastAsia="바탕체"/>
          <w:bCs/>
          <w:color w:val="000000"/>
          <w:kern w:val="0"/>
          <w:sz w:val="22"/>
          <w:szCs w:val="22"/>
          <w:shd w:val="clear" w:color="auto" w:fill="FFFFFF"/>
        </w:rPr>
        <w:t>③</w:t>
      </w:r>
      <w:r w:rsidRPr="00404F2D">
        <w:rPr>
          <w:rFonts w:ascii="Times New Roman" w:hint="eastAsia" w:hAnsi="Times New Roman" w:cs="Times New Roman" w:eastAsia="바탕체"/>
          <w:bCs/>
          <w:color w:val="000000"/>
          <w:kern w:val="0"/>
          <w:sz w:val="22"/>
          <w:szCs w:val="22"/>
          <w:shd w:val="clear" w:color="auto" w:fill="FFFFFF"/>
        </w:rPr>
        <w:t>항이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적용된다</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 xml:space="preserve"> </w:t>
      </w:r>
    </w:p>
    <w:p w14:paraId="6F23C1E6" w14:textId="77777777" w:rsidR="00930A79" w:rsidRPr="00404F2D" w:rsidRDefault="00930A79">
      <w:pPr>
        <w:pStyle w:val="TKNormal"/>
        <w:numPr>
          <w:ilvl w:val="0"/>
          <w:numId w:val="22"/>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Ansi="Times New Roman" w:cs="Times New Roman" w:eastAsia="바탕체"/>
          <w:bCs/>
          <w:color w:val="000000"/>
          <w:kern w:val="0"/>
          <w:sz w:val="22"/>
          <w:szCs w:val="22"/>
          <w:shd w:val="clear" w:color="auto" w:fill="FFFFFF"/>
        </w:rPr>
        <w:t>신탁계약서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10</w:t>
      </w:r>
      <w:r w:rsidRPr="00404F2D">
        <w:rPr>
          <w:rFonts w:ascii="Times New Roman" w:hAnsi="Times New Roman" w:cs="Times New Roman" w:eastAsia="바탕체"/>
          <w:bCs/>
          <w:color w:val="000000"/>
          <w:kern w:val="0"/>
          <w:sz w:val="22"/>
          <w:szCs w:val="22"/>
          <w:shd w:val="clear" w:color="auto" w:fill="FFFFFF"/>
        </w:rPr>
        <w:t>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hAnsi="Times New Roman" w:cs="Times New Roman" w:hint="eastAsia" w:ascii="Times New Roman" w:eastAsia="바탕체"/>
          <w:bCs/>
          <w:color w:val="000000"/>
          <w:kern w:val="0"/>
          <w:sz w:val="22"/>
          <w:szCs w:val="22"/>
          <w:shd w:val="clear" w:color="auto" w:fill="FFFFFF"/>
        </w:rPr>
        <w:t>③</w:t>
      </w:r>
      <w:r w:rsidRPr="00404F2D">
        <w:rPr>
          <w:rFonts w:ascii="Times New Roman" w:hAnsi="Times New Roman" w:cs="Times New Roman" w:eastAsia="바탕체"/>
          <w:bCs/>
          <w:color w:val="000000"/>
          <w:kern w:val="0"/>
          <w:sz w:val="22"/>
          <w:szCs w:val="22"/>
          <w:shd w:val="clear" w:color="auto" w:fill="FFFFFF"/>
        </w:rPr>
        <w:t>항</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11</w:t>
      </w:r>
      <w:r w:rsidRPr="00404F2D">
        <w:rPr>
          <w:rFonts w:ascii="Times New Roman" w:hAnsi="Times New Roman" w:cs="Times New Roman" w:eastAsia="바탕체"/>
          <w:bCs/>
          <w:color w:val="000000"/>
          <w:kern w:val="0"/>
          <w:sz w:val="22"/>
          <w:szCs w:val="22"/>
          <w:shd w:val="clear" w:color="auto" w:fill="FFFFFF"/>
        </w:rPr>
        <w:t>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hAnsi="Times New Roman" w:cs="Times New Roman" w:hint="eastAsia" w:ascii="Times New Roman" w:eastAsia="바탕체"/>
          <w:bCs/>
          <w:color w:val="000000"/>
          <w:kern w:val="0"/>
          <w:sz w:val="22"/>
          <w:szCs w:val="22"/>
          <w:shd w:val="clear" w:color="auto" w:fill="FFFFFF"/>
        </w:rPr>
        <w:t>⑤</w:t>
      </w:r>
      <w:r w:rsidRPr="00404F2D">
        <w:rPr>
          <w:rFonts w:ascii="Times New Roman" w:hAnsi="Times New Roman" w:cs="Times New Roman" w:eastAsia="바탕체"/>
          <w:bCs/>
          <w:color w:val="000000"/>
          <w:kern w:val="0"/>
          <w:sz w:val="22"/>
          <w:szCs w:val="22"/>
          <w:shd w:val="clear" w:color="auto" w:fill="FFFFFF"/>
        </w:rPr>
        <w:t>항</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hAnsi="Times New Roman" w:cs="Times New Roman" w:hint="eastAsia" w:ascii="Times New Roman" w:eastAsia="바탕체"/>
          <w:bCs/>
          <w:color w:val="000000"/>
          <w:kern w:val="0"/>
          <w:sz w:val="22"/>
          <w:szCs w:val="22"/>
          <w:shd w:val="clear" w:color="auto" w:fill="FFFFFF"/>
        </w:rPr>
        <w:t>⑦</w:t>
      </w:r>
      <w:r w:rsidRPr="00404F2D">
        <w:rPr>
          <w:rFonts w:ascii="Times New Roman" w:hAnsi="Times New Roman" w:cs="Times New Roman" w:eastAsia="바탕체"/>
          <w:bCs/>
          <w:color w:val="000000"/>
          <w:kern w:val="0"/>
          <w:sz w:val="22"/>
          <w:szCs w:val="22"/>
          <w:shd w:val="clear" w:color="auto" w:fill="FFFFFF"/>
        </w:rPr>
        <w:t>항</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23</w:t>
      </w:r>
      <w:r w:rsidRPr="00404F2D">
        <w:rPr>
          <w:rFonts w:ascii="Times New Roman" w:hint="eastAsia" w:hAnsi="Times New Roman" w:cs="Times New Roman" w:eastAsia="바탕체"/>
          <w:bCs/>
          <w:color w:val="000000"/>
          <w:kern w:val="0"/>
          <w:sz w:val="22"/>
          <w:szCs w:val="22"/>
          <w:shd w:val="clear" w:color="auto" w:fill="FFFFFF"/>
        </w:rPr>
        <w:t>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hAnsi="Times New Roman" w:cs="Times New Roman" w:hint="eastAsia" w:ascii="Times New Roman" w:eastAsia="바탕체"/>
          <w:bCs/>
          <w:color w:val="000000"/>
          <w:kern w:val="0"/>
          <w:sz w:val="22"/>
          <w:szCs w:val="22"/>
          <w:shd w:val="clear" w:color="auto" w:fill="FFFFFF"/>
        </w:rPr>
        <w:t>①</w:t>
      </w:r>
      <w:r w:rsidRPr="00404F2D">
        <w:rPr>
          <w:rFonts w:ascii="Times New Roman" w:hAnsi="Times New Roman" w:cs="Times New Roman" w:eastAsia="바탕체"/>
          <w:bCs/>
          <w:color w:val="000000"/>
          <w:kern w:val="0"/>
          <w:sz w:val="22"/>
          <w:szCs w:val="22"/>
          <w:shd w:val="clear" w:color="auto" w:fill="FFFFFF"/>
        </w:rPr>
        <w:t>항</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4</w:t>
      </w:r>
      <w:r w:rsidRPr="00404F2D">
        <w:rPr>
          <w:rFonts w:ascii="Times New Roman" w:hAnsi="Times New Roman" w:cs="Times New Roman" w:eastAsia="바탕체"/>
          <w:bCs/>
          <w:color w:val="000000"/>
          <w:kern w:val="0"/>
          <w:sz w:val="22"/>
          <w:szCs w:val="22"/>
          <w:shd w:val="clear" w:color="auto" w:fill="FFFFFF"/>
        </w:rPr>
        <w:t>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24</w:t>
      </w:r>
      <w:r w:rsidRPr="00404F2D">
        <w:rPr>
          <w:rFonts w:ascii="Times New Roman" w:hAnsi="Times New Roman" w:cs="Times New Roman" w:eastAsia="바탕체"/>
          <w:bCs/>
          <w:color w:val="000000"/>
          <w:kern w:val="0"/>
          <w:sz w:val="22"/>
          <w:szCs w:val="22"/>
          <w:shd w:val="clear" w:color="auto" w:fill="FFFFFF"/>
        </w:rPr>
        <w:t>조는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신탁계약서에서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각</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삭제하며</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신탁계약에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적용</w:t>
      </w:r>
      <w:r w:rsidRPr="00404F2D">
        <w:rPr>
          <w:rFonts w:ascii="Times New Roman" w:hint="eastAsia" w:hAnsi="Times New Roman" w:cs="Times New Roman" w:eastAsia="바탕체"/>
          <w:bCs/>
          <w:color w:val="000000"/>
          <w:kern w:val="0"/>
          <w:sz w:val="22"/>
          <w:szCs w:val="22"/>
          <w:shd w:val="clear" w:color="auto" w:fill="FFFFFF"/>
        </w:rPr>
        <w:t>하</w:t>
      </w:r>
      <w:r w:rsidRPr="00404F2D">
        <w:rPr>
          <w:rFonts w:ascii="Times New Roman" w:hAnsi="Times New Roman" w:cs="Times New Roman" w:eastAsia="바탕체"/>
          <w:bCs/>
          <w:color w:val="000000"/>
          <w:kern w:val="0"/>
          <w:sz w:val="22"/>
          <w:szCs w:val="22"/>
          <w:shd w:val="clear" w:color="auto" w:fill="FFFFFF"/>
        </w:rPr>
        <w:t>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아니한다</w:t>
      </w:r>
      <w:r w:rsidRPr="00404F2D">
        <w:rPr>
          <w:rFonts w:ascii="Times New Roman" w:hAnsi="Times New Roman" w:cs="Times New Roman" w:eastAsia="바탕체"/>
          <w:bCs/>
          <w:color w:val="000000"/>
          <w:kern w:val="0"/>
          <w:sz w:val="22"/>
          <w:szCs w:val="22"/>
          <w:shd w:val="clear" w:color="auto" w:fill="FFFFFF"/>
        </w:rPr>
        <w:t>.</w:t>
      </w:r>
    </w:p>
    <w:p w14:paraId="49D2938F" w14:textId="77777777" w:rsidR="00930A79" w:rsidRPr="00404F2D" w:rsidRDefault="00930A79">
      <w:pPr>
        <w:pStyle w:val="TKNormal"/>
        <w:numPr>
          <w:ilvl w:val="0"/>
          <w:numId w:val="22"/>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신탁계약과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관련하여</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분쟁이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발생할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경우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서울중앙지방법원을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1</w:t>
      </w:r>
      <w:r w:rsidRPr="00404F2D">
        <w:rPr>
          <w:rFonts w:ascii="Times New Roman" w:hAnsi="Times New Roman" w:cs="Times New Roman" w:eastAsia="바탕체"/>
          <w:bCs/>
          <w:color w:val="000000"/>
          <w:kern w:val="0"/>
          <w:sz w:val="22"/>
          <w:szCs w:val="22"/>
          <w:shd w:val="clear" w:color="auto" w:fill="FFFFFF"/>
        </w:rPr>
        <w:t>심</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전속적</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합의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관할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법원으로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한다</w:t>
      </w:r>
      <w:r w:rsidRPr="00404F2D">
        <w:rPr>
          <w:rFonts w:ascii="Times New Roman" w:hAnsi="Times New Roman" w:cs="Times New Roman" w:eastAsia="바탕체"/>
          <w:bCs/>
          <w:color w:val="000000"/>
          <w:kern w:val="0"/>
          <w:sz w:val="22"/>
          <w:szCs w:val="22"/>
          <w:shd w:val="clear" w:color="auto" w:fill="FFFFFF"/>
        </w:rPr>
        <w:t>.</w:t>
      </w:r>
    </w:p>
    <w:p w14:paraId="2E73AA4B"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szCs w:val="22"/>
        </w:rPr>
      </w:pPr>
    </w:p>
    <w:p w14:paraId="2658D4D1"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szCs w:val="22"/>
        </w:rPr>
      </w:pPr>
    </w:p>
    <w:p w14:paraId="38E91A09"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szCs w:val="22"/>
        </w:rPr>
      </w:pPr>
      <w:commentRangeStart w:id="25"/>
      <w:r>
        <w:rPr>
          <w:rFonts w:ascii="Times New Roman" w:hAnsi="Times New Roman" w:cs="Times New Roman" w:eastAsia="바탕체"/>
          <w:sz w:val="22"/>
          <w:szCs w:val="22"/>
        </w:rPr>
      </w:r>
      <w:commentRangeStart w:id="17"/>
      <w:r>
        <w:rPr>
          <w:rFonts w:ascii="Times New Roman" w:hAnsi="Times New Roman" w:cs="Times New Roman" w:eastAsia="바탕체"/>
          <w:sz w:val="22"/>
          <w:szCs w:val="22"/>
        </w:rPr>
      </w:r>
      <w:r w:rsidRPr="00404F2D">
        <w:rPr>
          <w:rFonts w:ascii="Times New Roman" w:eastAsia="바탕체" w:hAnsi="Times New Roman" w:hint="eastAsia" w:cs="Times New Roman"/>
          <w:color w:val="000000"/>
          <w:sz w:val="22"/>
          <w:szCs w:val="22"/>
        </w:rPr>
        <w:t>본</w:t>
      </w:r>
      <w:r w:rsidRPr="00404F2D">
        <w:rPr>
          <w:rFonts w:ascii="Times New Roman" w:eastAsia="바탕체" w:hAnsi="Times New Roman" w:hint="eastAsia" w:cs="Times New Roman"/>
          <w:color w:val="000000"/>
          <w:sz w:val="22"/>
          <w:szCs w:val="22"/>
        </w:rPr>
        <w:t xml:space="preserve"> </w:t>
      </w:r>
      <w:r w:rsidRPr="00404F2D">
        <w:rPr>
          <w:rFonts w:ascii="Times New Roman" w:eastAsia="바탕체" w:hAnsi="Times New Roman" w:hint="eastAsia" w:cs="Times New Roman"/>
          <w:color w:val="000000"/>
          <w:sz w:val="22"/>
          <w:szCs w:val="22"/>
        </w:rPr>
        <w:t>특약이</w:t>
      </w:r>
      <w:r w:rsidRPr="00404F2D">
        <w:rPr>
          <w:rFonts w:ascii="Times New Roman" w:eastAsia="바탕체" w:hAnsi="Times New Roman" w:hint="eastAsia" w:cs="Times New Roman"/>
          <w:color w:val="000000"/>
          <w:sz w:val="22"/>
          <w:szCs w:val="22"/>
        </w:rPr>
        <w:t xml:space="preserve"> </w:t>
      </w:r>
      <w:r w:rsidRPr="00404F2D">
        <w:rPr>
          <w:rFonts w:ascii="Times New Roman" w:eastAsia="바탕체" w:hAnsi="Times New Roman" w:hint="eastAsia" w:cs="Times New Roman"/>
          <w:color w:val="000000"/>
          <w:sz w:val="22"/>
          <w:szCs w:val="22"/>
        </w:rPr>
        <w:t>체결된</w:t>
      </w:r>
      <w:r w:rsidRPr="00404F2D">
        <w:rPr>
          <w:rFonts w:ascii="Times New Roman" w:eastAsia="바탕체" w:hAnsi="Times New Roman" w:hint="eastAsia" w:cs="Times New Roman"/>
          <w:color w:val="000000"/>
          <w:sz w:val="22"/>
          <w:szCs w:val="22"/>
        </w:rPr>
        <w:t xml:space="preserve"> </w:t>
      </w:r>
      <w:r w:rsidRPr="00404F2D">
        <w:rPr>
          <w:rFonts w:ascii="Times New Roman" w:eastAsia="바탕체" w:hAnsi="Times New Roman" w:hint="eastAsia" w:cs="Times New Roman"/>
          <w:color w:val="000000"/>
          <w:sz w:val="22"/>
          <w:szCs w:val="22"/>
        </w:rPr>
        <w:t>증거로써</w:t>
      </w:r>
      <w:r w:rsidRPr="00404F2D">
        <w:rPr>
          <w:rFonts w:ascii="Times New Roman" w:eastAsia="바탕체" w:hAnsi="Times New Roman" w:hint="eastAsia" w:cs="Times New Roman"/>
          <w:color w:val="000000"/>
          <w:sz w:val="22"/>
          <w:szCs w:val="22"/>
        </w:rPr>
        <w:t xml:space="preserve"> </w:t>
      </w:r>
      <w:del w:id="9263" w:author="코람코 상장리츠팀" w:date="2026-10-13T09:00:00Z">
        <w:r w:rsidRPr="00404F2D">
          <w:rPr>
            <w:rFonts w:ascii="Times New Roman" w:eastAsia="바탕체" w:hAnsi="Times New Roman" w:hint="eastAsia" w:cs="Times New Roman"/>
            <w:color w:val="000000"/>
            <w:sz w:val="22"/>
            <w:szCs w:val="22"/>
          </w:rPr>
          <w:delText xml:space="preserve">당사자들은</w:delText>
        </w:r>
      </w:del>
      <w:ins w:id="9264" w:author="코람코 상장리츠팀" w:date="2026-10-13T09:00:00Z">
        <w:r>
          <w:rPr>
            <w:rFonts w:ascii="Times New Roman" w:eastAsia="바탕체" w:hAnsi="Times New Roman" w:hint="eastAsia" w:cs="Times New Roman"/>
            <w:color w:val="000000"/>
            <w:sz w:val="22"/>
            <w:szCs w:val="22"/>
          </w:rPr>
          <w:t xml:space="preserve">위탁자와 수탁자는</w:t>
        </w:r>
      </w:ins>
      <w:r w:rsidRPr="00404F2D">
        <w:rPr>
          <w:rFonts w:ascii="Times New Roman" w:eastAsia="바탕체" w:hAnsi="Times New Roman" w:hint="eastAsia" w:cs="Times New Roman"/>
          <w:color w:val="000000"/>
          <w:sz w:val="22"/>
          <w:szCs w:val="22"/>
        </w:rPr>
        <w:t xml:space="preserve"> </w:t>
      </w:r>
      <w:r w:rsidRPr="00404F2D">
        <w:rPr>
          <w:rFonts w:ascii="Times New Roman" w:eastAsia="바탕체" w:hAnsi="Times New Roman" w:cs="Times New Roman"/>
          <w:color w:val="000000"/>
          <w:sz w:val="22"/>
          <w:szCs w:val="22"/>
        </w:rPr>
        <w:t>본</w:t>
      </w:r>
      <w:r w:rsidRPr="00404F2D">
        <w:rPr>
          <w:rFonts w:ascii="Times New Roman" w:eastAsia="바탕체" w:hAnsi="Times New Roman" w:cs="Times New Roman"/>
          <w:color w:val="000000"/>
          <w:sz w:val="22"/>
          <w:szCs w:val="22"/>
        </w:rPr>
        <w:t xml:space="preserve"> </w:t>
      </w:r>
      <w:r w:rsidRPr="00404F2D">
        <w:rPr>
          <w:rFonts w:ascii="Times New Roman" w:eastAsia="바탕체" w:hAnsi="Times New Roman" w:cs="Times New Roman"/>
          <w:color w:val="000000"/>
          <w:sz w:val="22"/>
          <w:szCs w:val="22"/>
        </w:rPr>
        <w:t>특약</w:t>
      </w:r>
      <w:r w:rsidRPr="00404F2D">
        <w:rPr>
          <w:rFonts w:ascii="Times New Roman" w:eastAsia="바탕체" w:hAnsi="Times New Roman" w:cs="Times New Roman"/>
          <w:color w:val="000000"/>
          <w:sz w:val="22"/>
          <w:szCs w:val="22"/>
        </w:rPr>
        <w:t xml:space="preserve"> </w:t>
      </w:r>
      <w:del w:id="11232" w:author="코람코 상장리츠팀" w:date="2026-10-13T15:00:00Z">
        <w:r w:rsidRPr="00404F2D">
          <w:rPr>
            <w:rFonts w:ascii="Times New Roman" w:eastAsia="바탕체" w:hAnsi="Times New Roman" w:cs="Times New Roman"/>
            <w:color w:val="000000"/>
            <w:sz w:val="22"/>
            <w:szCs w:val="22"/>
          </w:rPr>
          <w:delText xml:space="preserve">1</w:delText>
        </w:r>
      </w:del>
      <w:del w:id="11233" w:author="코람코 상장리츠팀" w:date="2026-10-13T15:00:00Z">
        <w:r w:rsidRPr="00404F2D">
          <w:rPr>
            <w:rFonts w:ascii="Times New Roman" w:eastAsia="바탕체" w:hAnsi="Times New Roman" w:cs="Times New Roman"/>
            <w:kern w:val="0"/>
            <w:sz w:val="22"/>
            <w:szCs w:val="22"/>
          </w:rPr>
          <w:delText xml:space="preserve">부</w:delText>
        </w:r>
      </w:del>
      <w:ins w:id="11234" w:author="코람코 상장리츠팀" w:date="2026-10-13T15:00:00Z">
        <w:r>
          <w:rPr>
            <w:rFonts w:ascii="Times New Roman" w:eastAsia="바탕체" w:hAnsi="Times New Roman" w:cs="Times New Roman"/>
            <w:color w:val="000000"/>
            <w:sz w:val="22"/>
            <w:szCs w:val="22"/>
          </w:rPr>
          <w:t xml:space="preserve">2부</w:t>
        </w:r>
      </w:ins>
      <w:r w:rsidRPr="00404F2D">
        <w:rPr>
          <w:rFonts w:ascii="Times New Roman" w:eastAsia="바탕체" w:hAnsi="Times New Roman" w:cs="Times New Roman"/>
          <w:kern w:val="0"/>
          <w:sz w:val="22"/>
          <w:szCs w:val="22"/>
        </w:rPr>
        <w:t xml:space="preserve">를</w:t>
      </w:r>
      <w:r w:rsidRPr="00404F2D">
        <w:rPr>
          <w:rFonts w:ascii="Times New Roman" w:eastAsia="바탕체" w:hAnsi="Times New Roman" w:cs="Times New Roman"/>
          <w:kern w:val="0"/>
          <w:sz w:val="22"/>
          <w:szCs w:val="22"/>
        </w:rPr>
        <w:t xml:space="preserve"> </w:t>
      </w:r>
      <w:r w:rsidRPr="00404F2D">
        <w:rPr>
          <w:rFonts w:ascii="Times New Roman" w:eastAsia="바탕체" w:hAnsi="Times New Roman" w:cs="Times New Roman"/>
          <w:kern w:val="0"/>
          <w:sz w:val="22"/>
          <w:szCs w:val="22"/>
        </w:rPr>
        <w:t>작성하여</w:t>
      </w:r>
      <w:ins w:id="11231" w:author="코람코 상장리츠팀" w:date="2026-10-13T15:00:00Z">
        <w:r>
          <w:rPr>
            <w:rFonts w:ascii="Times New Roman" w:eastAsia="바탕체" w:hAnsi="Times New Roman" w:cs="Times New Roman"/>
            <w:kern w:val="0"/>
            <w:sz w:val="22"/>
            <w:szCs w:val="22"/>
          </w:rPr>
          <w:t xml:space="preserve"> 각자 서명 또는 기명날인하도록 한 후,</w:t>
        </w:r>
      </w:ins>
      <w:r w:rsidRPr="00404F2D">
        <w:rPr>
          <w:rFonts w:ascii="Times New Roman" w:eastAsia="바탕체" w:hAnsi="Times New Roman" w:cs="Times New Roman"/>
          <w:kern w:val="0"/>
          <w:sz w:val="22"/>
          <w:szCs w:val="22"/>
        </w:rPr>
        <w:t xml:space="preserve"> </w:t>
      </w:r>
      <w:del w:id="11235" w:author="코람코 상장리츠팀" w:date="2026-10-13T15:00:00Z">
        <w:r w:rsidRPr="00404F2D">
          <w:rPr>
            <w:rFonts w:ascii="Times New Roman" w:eastAsia="바탕체" w:hAnsi="Times New Roman" w:cs="Times New Roman"/>
            <w:kern w:val="0"/>
            <w:sz w:val="22"/>
            <w:szCs w:val="22"/>
          </w:rPr>
          <w:delText xml:space="preserve">위탁자</w:delText>
        </w:r>
      </w:del>
      <w:del w:id="11236" w:author="코람코 상장리츠팀" w:date="2026-10-13T15:00:00Z">
        <w:r w:rsidRPr="00404F2D">
          <w:rPr>
            <w:rFonts w:ascii="Times New Roman" w:eastAsia="바탕체" w:hint="eastAsia" w:hAnsi="Times New Roman" w:cs="Times New Roman"/>
            <w:kern w:val="0"/>
            <w:sz w:val="22"/>
            <w:szCs w:val="22"/>
          </w:rPr>
          <w:delText xml:space="preserve">가</w:delText>
        </w:r>
      </w:del>
      <w:del w:id="11237" w:author="코람코 상장리츠팀" w:date="2026-10-13T15:00:00Z">
        <w:r w:rsidRPr="00404F2D">
          <w:rPr>
            <w:rFonts w:ascii="Times New Roman" w:eastAsia="바탕체" w:hint="eastAsia" w:hAnsi="Times New Roman" w:cs="Times New Roman"/>
            <w:kern w:val="0"/>
            <w:sz w:val="22"/>
            <w:szCs w:val="22"/>
          </w:rPr>
          <w:delText xml:space="preserve"> </w:delText>
        </w:r>
      </w:del>
      <w:del w:id="11238" w:author="코람코 상장리츠팀" w:date="2026-10-13T15:00:00Z">
        <w:r w:rsidRPr="00404F2D">
          <w:rPr>
            <w:rFonts w:ascii="Times New Roman" w:eastAsia="바탕체" w:hint="eastAsia" w:hAnsi="Times New Roman" w:cs="Times New Roman"/>
            <w:kern w:val="0"/>
            <w:sz w:val="22"/>
            <w:szCs w:val="22"/>
          </w:rPr>
          <w:delText xml:space="preserve">원본을</w:delText>
        </w:r>
      </w:del>
      <w:del w:id="11239" w:author="코람코 상장리츠팀" w:date="2026-10-13T15:00:00Z">
        <w:r w:rsidRPr="00404F2D">
          <w:rPr>
            <w:rFonts w:ascii="Times New Roman" w:eastAsia="바탕체" w:hint="eastAsia" w:hAnsi="Times New Roman" w:cs="Times New Roman"/>
            <w:kern w:val="0"/>
            <w:sz w:val="22"/>
            <w:szCs w:val="22"/>
          </w:rPr>
          <w:delText xml:space="preserve"> </w:delText>
        </w:r>
      </w:del>
      <w:del w:id="11240" w:author="코람코 상장리츠팀" w:date="2026-10-13T15:00:00Z">
        <w:r w:rsidRPr="00404F2D">
          <w:rPr>
            <w:rFonts w:ascii="Times New Roman" w:eastAsia="바탕체" w:hint="eastAsia" w:hAnsi="Times New Roman" w:cs="Times New Roman"/>
            <w:kern w:val="0"/>
            <w:sz w:val="22"/>
            <w:szCs w:val="22"/>
          </w:rPr>
          <w:delText xml:space="preserve">보관</w:delText>
        </w:r>
      </w:del>
      <w:del w:id="11241" w:author="코람코 상장리츠팀" w:date="2026-10-13T15:00:00Z">
        <w:r w:rsidRPr="00404F2D">
          <w:rPr>
            <w:rFonts w:ascii="Times New Roman" w:eastAsia="바탕체" w:hAnsi="Times New Roman" w:cs="Times New Roman"/>
            <w:sz w:val="22"/>
            <w:szCs w:val="22"/>
          </w:rPr>
          <w:delText xml:space="preserve">하기로</w:delText>
        </w:r>
      </w:del>
      <w:del w:id="11242" w:author="코람코 상장리츠팀" w:date="2026-10-13T15:00:00Z">
        <w:r w:rsidRPr="00404F2D">
          <w:rPr>
            <w:rFonts w:ascii="Times New Roman" w:eastAsia="바탕체" w:hAnsi="Times New Roman" w:cs="Times New Roman"/>
            <w:sz w:val="22"/>
            <w:szCs w:val="22"/>
          </w:rPr>
          <w:delText xml:space="preserve"> </w:delText>
        </w:r>
      </w:del>
      <w:del w:id="11243" w:author="코람코 상장리츠팀" w:date="2026-10-13T15:00:00Z">
        <w:r w:rsidRPr="00404F2D">
          <w:rPr>
            <w:rFonts w:ascii="Times New Roman" w:eastAsia="바탕체" w:hAnsi="Times New Roman" w:cs="Times New Roman"/>
            <w:sz w:val="22"/>
            <w:szCs w:val="22"/>
          </w:rPr>
          <w:delText xml:space="preserve">한다</w:delText>
        </w:r>
      </w:del>
      <w:del w:id="11244" w:author="코람코 상장리츠팀" w:date="2026-10-13T15:00:00Z">
        <w:r w:rsidRPr="00404F2D">
          <w:rPr>
            <w:rFonts w:ascii="Times New Roman" w:eastAsia="바탕체" w:hAnsi="Times New Roman" w:cs="Times New Roman"/>
            <w:sz w:val="22"/>
            <w:szCs w:val="22"/>
          </w:rPr>
          <w:delText xml:space="preserve">.</w:delText>
        </w:r>
      </w:del>
      <w:ins w:id="11245" w:author="코람코 상장리츠팀" w:date="2026-10-13T15:00:00Z">
        <w:r>
          <w:rPr>
            <w:rFonts w:ascii="Times New Roman" w:eastAsia="바탕체" w:hAnsi="Times New Roman" w:cs="Times New Roman"/>
            <w:kern w:val="0"/>
            <w:sz w:val="22"/>
            <w:szCs w:val="22"/>
          </w:rPr>
          <w:t xml:space="preserve">원본은 위탁자 및 수탁자가 각각 1부씩 보관하기로 하며, 수탁자 보관용을 등기소에 제출하기로 한다.</w:t>
        </w:r>
      </w:ins>
      <w:r>
        <w:rPr>
          <w:rFonts w:ascii="Times New Roman" w:hAnsi="Times New Roman" w:cs="Times New Roman" w:eastAsia="바탕체"/>
          <w:sz w:val="22"/>
          <w:szCs w:val="22"/>
        </w:rPr>
      </w:r>
      <w:commentRangeEnd w:id="17"/>
      <w:r>
        <w:rPr>
          <w:rStyle w:val="CommentReference"/>
          <w:rFonts w:ascii="Times New Roman" w:hAnsi="Times New Roman" w:cs="Times New Roman" w:eastAsia="바탕체"/>
          <w:sz w:val="22"/>
          <w:szCs w:val="22"/>
        </w:rPr>
        <w:commentReference w:id="17"/>
      </w:r>
      <w:r>
        <w:rPr>
          <w:rFonts w:ascii="Times New Roman" w:hAnsi="Times New Roman" w:cs="Times New Roman" w:eastAsia="바탕체"/>
          <w:sz w:val="22"/>
          <w:szCs w:val="22"/>
        </w:rPr>
      </w:r>
      <w:commentRangeEnd w:id="25"/>
      <w:r>
        <w:rPr>
          <w:rStyle w:val="CommentReference"/>
          <w:rFonts w:ascii="Times New Roman" w:hAnsi="Times New Roman" w:cs="Times New Roman" w:eastAsia="바탕체"/>
          <w:sz w:val="22"/>
          <w:szCs w:val="22"/>
        </w:rPr>
        <w:commentReference w:id="25"/>
      </w:r>
    </w:p>
    <w:p w14:paraId="6198A961"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szCs w:val="22"/>
        </w:rPr>
      </w:pPr>
    </w:p>
    <w:p w14:paraId="38A6CD79"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szCs w:val="22"/>
        </w:rPr>
      </w:pPr>
    </w:p>
    <w:p w14:paraId="72256FA0"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szCs w:val="22"/>
        </w:rPr>
      </w:pPr>
    </w:p>
    <w:p w14:paraId="213830B5"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szCs w:val="22"/>
        </w:rPr>
      </w:pPr>
    </w:p>
    <w:p w14:paraId="03B152AB" w14:textId="77777777" w:rsidR="00930A79" w:rsidRPr="00404F2D" w:rsidRDefault="00930A79" w:rsidP="006A29C3">
      <w:pPr>
        <w:pStyle w:val="TKNormal"/>
        <w:snapToGrid w:val="0"/>
        <w:spacing w:line="360" w:lineRule="auto" w:after="0"/>
        <w:jc w:val="center"/>
        <w:rPr>
          <w:rFonts w:ascii="Times New Roman" w:eastAsia="바탕체" w:hAnsi="Times New Roman" w:cs="Times New Roman"/>
          <w:color w:val="000000"/>
          <w:sz w:val="22"/>
          <w:szCs w:val="22"/>
        </w:rPr>
      </w:pPr>
      <w:r w:rsidRPr="00404F2D">
        <w:rPr>
          <w:rFonts w:ascii="Times New Roman" w:eastAsia="바탕체" w:hAnsi="Times New Roman" w:cs="Times New Roman"/>
          <w:color w:val="000000"/>
          <w:sz w:val="22"/>
          <w:szCs w:val="22"/>
        </w:rPr>
        <w:t>202</w:t>
      </w:r>
      <w:r w:rsidRPr="00404F2D">
        <w:rPr>
          <w:rFonts w:ascii="Times New Roman" w:eastAsia="바탕체" w:hint="eastAsia" w:hAnsi="Times New Roman" w:cs="Times New Roman"/>
          <w:color w:val="000000"/>
          <w:sz w:val="22"/>
          <w:szCs w:val="22"/>
        </w:rPr>
        <w:t>6</w:t>
      </w:r>
      <w:r w:rsidRPr="00404F2D">
        <w:rPr>
          <w:rFonts w:ascii="Times New Roman" w:eastAsia="바탕체" w:hAnsi="Times New Roman" w:cs="Times New Roman"/>
          <w:color w:val="000000"/>
          <w:sz w:val="22"/>
          <w:szCs w:val="22"/>
        </w:rPr>
        <w:t>년</w:t>
      </w:r>
      <w:r w:rsidRPr="00404F2D">
        <w:rPr>
          <w:rFonts w:ascii="Times New Roman" w:eastAsia="바탕체" w:hint="eastAsia" w:hAnsi="Times New Roman" w:cs="Times New Roman"/>
          <w:color w:val="000000"/>
          <w:sz w:val="22"/>
          <w:szCs w:val="22"/>
        </w:rPr>
        <w:t xml:space="preserve"> [*]</w:t>
      </w:r>
      <w:r w:rsidRPr="00404F2D">
        <w:rPr>
          <w:rFonts w:ascii="Times New Roman" w:eastAsia="바탕체" w:hAnsi="Times New Roman" w:cs="Times New Roman"/>
          <w:color w:val="000000"/>
          <w:sz w:val="22"/>
          <w:szCs w:val="22"/>
        </w:rPr>
        <w:t>월</w:t>
      </w:r>
      <w:r w:rsidRPr="00404F2D">
        <w:rPr>
          <w:rFonts w:ascii="Times New Roman" w:eastAsia="바탕체" w:hint="eastAsia" w:hAnsi="Times New Roman" w:cs="Times New Roman"/>
          <w:color w:val="000000"/>
          <w:sz w:val="22"/>
          <w:szCs w:val="22"/>
        </w:rPr>
        <w:t xml:space="preserve"> [*]</w:t>
      </w:r>
      <w:r w:rsidRPr="00404F2D">
        <w:rPr>
          <w:rFonts w:ascii="Times New Roman" w:eastAsia="바탕체" w:hAnsi="Times New Roman" w:cs="Times New Roman"/>
          <w:color w:val="000000"/>
          <w:sz w:val="22"/>
          <w:szCs w:val="22"/>
        </w:rPr>
        <w:t>일</w:t>
      </w:r>
    </w:p>
    <w:p w14:paraId="44BD2577" w14:textId="77777777" w:rsidR="00930A79" w:rsidRPr="00404F2D" w:rsidRDefault="00930A79" w:rsidP="006A29C3">
      <w:pPr>
        <w:pStyle w:val="TKNormal"/>
        <w:snapToGrid w:val="0"/>
        <w:spacing w:line="360" w:lineRule="auto" w:after="0"/>
        <w:jc w:val="center"/>
        <w:rPr>
          <w:rFonts w:ascii="Times New Roman" w:eastAsia="바탕체" w:hAnsi="Times New Roman" w:cs="Times New Roman"/>
          <w:color w:val="000000"/>
          <w:sz w:val="22"/>
          <w:szCs w:val="22"/>
        </w:rPr>
      </w:pPr>
    </w:p>
    <w:p w14:paraId="27531AAD" w14:textId="77777777" w:rsidR="00930A79" w:rsidRPr="00404F2D" w:rsidRDefault="00930A79" w:rsidP="006A29C3">
      <w:pPr>
        <w:pStyle w:val="TKNormal"/>
        <w:snapToGrid w:val="0"/>
        <w:spacing w:line="360" w:lineRule="auto" w:after="0"/>
        <w:jc w:val="center"/>
        <w:rPr>
          <w:rFonts w:ascii="Times New Roman" w:eastAsia="바탕체" w:hAnsi="Times New Roman" w:cs="Times New Roman"/>
          <w:color w:val="000000"/>
          <w:sz w:val="22"/>
          <w:szCs w:val="22"/>
        </w:rPr>
      </w:pPr>
    </w:p>
    <w:p w14:paraId="3A332D86" w14:textId="77777777" w:rsidR="00930A79" w:rsidRPr="00404F2D" w:rsidRDefault="00930A79" w:rsidP="006A29C3">
      <w:pPr>
        <w:pStyle w:val="TKNormal"/>
        <w:tabs>
          <w:tab w:val="left" w:pos="3402"/>
        </w:tabs>
        <w:snapToGrid w:val="0"/>
        <w:spacing w:line="360" w:lineRule="auto" w:after="0"/>
        <w:textAlignment w:val="baseline"/>
        <w:rPr>
          <w:rFonts w:ascii="Times New Roman" w:eastAsia="바탕체" w:hAnsi="Times New Roman" w:cs="Times New Roman"/>
          <w:b/>
          <w:kern w:val="0"/>
          <w:sz w:val="22"/>
          <w:szCs w:val="22"/>
        </w:rPr>
      </w:pPr>
    </w:p>
    <w:p w14:paraId="58663CE1" w14:textId="77777777" w:rsidR="00930A79" w:rsidRPr="00404F2D" w:rsidRDefault="00930A79" w:rsidP="006A29C3">
      <w:pPr>
        <w:pStyle w:val="TKNormal"/>
        <w:tabs>
          <w:tab w:val="left" w:pos="3402"/>
        </w:tabs>
        <w:snapToGrid w:val="0"/>
        <w:spacing w:line="360" w:lineRule="auto" w:after="0"/>
        <w:textAlignment w:val="baseline"/>
        <w:rPr>
          <w:rFonts w:ascii="Times New Roman" w:eastAsia="바탕체" w:hAnsi="Times New Roman" w:cs="Times New Roman"/>
          <w:b/>
          <w:kern w:val="0"/>
          <w:sz w:val="22"/>
          <w:szCs w:val="22"/>
        </w:rPr>
      </w:pPr>
    </w:p>
    <w:p w14:paraId="653A5D5A" w14:textId="77777777" w:rsidR="00930A79" w:rsidRPr="00404F2D" w:rsidRDefault="00930A79" w:rsidP="006A29C3">
      <w:pPr>
        <w:pStyle w:val="TKNormal"/>
        <w:tabs>
          <w:tab w:val="left" w:pos="3402"/>
        </w:tabs>
        <w:snapToGrid w:val="0"/>
        <w:spacing w:line="360" w:lineRule="auto" w:after="0"/>
        <w:textAlignment w:val="baseline"/>
        <w:rPr>
          <w:rFonts w:ascii="Times New Roman" w:eastAsia="바탕체" w:hAnsi="Times New Roman" w:cs="Times New Roman"/>
          <w:b/>
          <w:kern w:val="0"/>
          <w:sz w:val="22"/>
          <w:szCs w:val="22"/>
        </w:rPr>
      </w:pPr>
    </w:p>
    <w:p w14:paraId="0B1C28D4" w14:textId="77777777" w:rsidR="00930A79" w:rsidRPr="00404F2D" w:rsidRDefault="00930A79" w:rsidP="006A29C3">
      <w:pPr>
        <w:pStyle w:val="TKNormal"/>
        <w:tabs>
          <w:tab w:val="left" w:pos="3402"/>
        </w:tabs>
        <w:snapToGrid w:val="0"/>
        <w:spacing w:line="360" w:lineRule="auto" w:after="0"/>
        <w:textAlignment w:val="baseline"/>
        <w:rPr>
          <w:rFonts w:ascii="Times New Roman" w:eastAsia="바탕체" w:hAnsi="Times New Roman" w:cs="Times New Roman"/>
          <w:b/>
          <w:kern w:val="0"/>
          <w:sz w:val="22"/>
          <w:szCs w:val="22"/>
        </w:rPr>
      </w:pPr>
      <w:r w:rsidRPr="00404F2D">
        <w:rPr>
          <w:rFonts w:ascii="Times New Roman" w:eastAsia="바탕체" w:hint="eastAsia" w:hAnsi="Times New Roman" w:cs="Times New Roman"/>
          <w:b/>
          <w:kern w:val="0"/>
          <w:sz w:val="22"/>
          <w:szCs w:val="22"/>
        </w:rPr>
        <w:t>위</w:t>
      </w:r>
      <w:r w:rsidRPr="00404F2D">
        <w:rPr>
          <w:rFonts w:ascii="Times New Roman" w:eastAsia="바탕체" w:hAnsi="Times New Roman" w:cs="Times New Roman"/>
          <w:b/>
          <w:kern w:val="0"/>
          <w:sz w:val="22"/>
          <w:szCs w:val="22"/>
        </w:rPr>
        <w:t xml:space="preserve"> </w:t>
      </w:r>
      <w:r w:rsidRPr="00404F2D">
        <w:rPr>
          <w:rFonts w:ascii="Times New Roman" w:eastAsia="바탕체" w:hint="eastAsia" w:hAnsi="Times New Roman" w:cs="Times New Roman"/>
          <w:b/>
          <w:kern w:val="0"/>
          <w:sz w:val="22"/>
          <w:szCs w:val="22"/>
        </w:rPr>
        <w:t>탁</w:t>
      </w:r>
      <w:r w:rsidRPr="00404F2D">
        <w:rPr>
          <w:rFonts w:ascii="Times New Roman" w:eastAsia="바탕체" w:hAnsi="Times New Roman" w:cs="Times New Roman"/>
          <w:b/>
          <w:kern w:val="0"/>
          <w:sz w:val="22"/>
          <w:szCs w:val="22"/>
        </w:rPr>
        <w:t xml:space="preserve"> </w:t>
      </w:r>
      <w:r w:rsidRPr="00404F2D">
        <w:rPr>
          <w:rFonts w:ascii="Times New Roman" w:eastAsia="바탕체" w:hint="eastAsia" w:hAnsi="Times New Roman" w:cs="Times New Roman"/>
          <w:b/>
          <w:kern w:val="0"/>
          <w:sz w:val="22"/>
          <w:szCs w:val="22"/>
        </w:rPr>
        <w:t>자</w:t>
      </w:r>
      <w:r w:rsidRPr="00404F2D">
        <w:rPr>
          <w:rFonts w:ascii="Times New Roman" w:eastAsia="바탕체" w:hint="eastAsia" w:hAnsi="Times New Roman" w:cs="Times New Roman"/>
          <w:b/>
          <w:kern w:val="0"/>
          <w:sz w:val="22"/>
          <w:szCs w:val="22"/>
        </w:rPr>
        <w:t xml:space="preserve">      </w:t>
      </w:r>
      <w:r w:rsidRPr="00404F2D">
        <w:rPr>
          <w:rFonts w:ascii="Times New Roman" w:eastAsia="바탕체" w:hAnsi="Times New Roman" w:cs="Times New Roman"/>
          <w:b/>
          <w:kern w:val="0"/>
          <w:sz w:val="22"/>
          <w:szCs w:val="22"/>
        </w:rPr>
        <w:t xml:space="preserve"> </w:t>
      </w:r>
    </w:p>
    <w:p w14:paraId="52570C67" w14:textId="77777777" w:rsidR="00930A79" w:rsidRPr="00404F2D" w:rsidRDefault="00930A79" w:rsidP="006A29C3">
      <w:pPr>
        <w:pStyle w:val="TKNormal"/>
        <w:tabs>
          <w:tab w:val="left" w:pos="3402"/>
        </w:tabs>
        <w:snapToGrid w:val="0"/>
        <w:spacing w:line="360" w:lineRule="auto" w:after="0"/>
        <w:textAlignment w:val="baseline"/>
        <w:rPr>
          <w:rFonts w:ascii="Times New Roman" w:eastAsia="바탕체" w:hAnsi="Times New Roman" w:cs="Times New Roman"/>
          <w:b/>
          <w:kern w:val="0"/>
          <w:sz w:val="22"/>
          <w:szCs w:val="22"/>
        </w:rPr>
      </w:pPr>
    </w:p>
    <w:p w14:paraId="7083BEE1" w14:textId="77777777" w:rsidR="00930A79" w:rsidRPr="00404F2D" w:rsidRDefault="00930A79" w:rsidP="006A29C3">
      <w:pPr>
        <w:pStyle w:val="TKNormal"/>
        <w:tabs>
          <w:tab w:val="left" w:pos="3402"/>
        </w:tabs>
        <w:snapToGrid w:val="0"/>
        <w:spacing w:line="360" w:lineRule="auto" w:after="0"/>
        <w:textAlignment w:val="baseline"/>
        <w:rPr>
          <w:rFonts w:ascii="Times New Roman" w:eastAsia="바탕체" w:hAnsi="Times New Roman" w:cs="Times New Roman"/>
          <w:kern w:val="0"/>
          <w:sz w:val="22"/>
          <w:szCs w:val="22"/>
        </w:rPr>
      </w:pPr>
      <w:r w:rsidRPr="00404F2D">
        <w:rPr>
          <w:rFonts w:ascii="Times New Roman" w:eastAsia="바탕체" w:hint="eastAsia" w:hAnsi="Times New Roman" w:cs="Times New Roman"/>
          <w:kern w:val="0"/>
          <w:sz w:val="22"/>
          <w:szCs w:val="22"/>
        </w:rPr>
        <w:t>법인등록번호</w:t>
      </w:r>
      <w:r w:rsidRPr="00404F2D">
        <w:rPr>
          <w:rFonts w:ascii="Times New Roman" w:eastAsia="바탕체" w:hAnsi="Times New Roman" w:cs="Times New Roman"/>
          <w:kern w:val="0"/>
          <w:sz w:val="22"/>
          <w:szCs w:val="22"/>
        </w:rPr>
        <w:t xml:space="preserve"> : 110111-</w:t>
      </w:r>
      <w:r w:rsidRPr="00404F2D">
        <w:rPr>
          <w:rFonts w:ascii="Times New Roman" w:eastAsia="바탕체" w:hint="eastAsia" w:hAnsi="Times New Roman" w:cs="Times New Roman"/>
          <w:kern w:val="0"/>
          <w:sz w:val="22"/>
          <w:szCs w:val="22"/>
        </w:rPr>
        <w:t>0969954</w:t>
      </w:r>
    </w:p>
    <w:p w14:paraId="093EBA6C" w14:textId="77777777" w:rsidR="00930A79" w:rsidRPr="00404F2D" w:rsidRDefault="00930A79" w:rsidP="006A29C3">
      <w:pPr>
        <w:pStyle w:val="TKNormal"/>
        <w:snapToGrid w:val="0"/>
        <w:spacing w:line="360" w:lineRule="auto" w:after="0"/>
        <w:textAlignment w:val="baseline"/>
        <w:rPr>
          <w:rFonts w:ascii="Times New Roman" w:eastAsia="바탕체" w:hAnsi="Times New Roman" w:cs="Times New Roman"/>
          <w:kern w:val="0"/>
          <w:sz w:val="22"/>
          <w:szCs w:val="22"/>
        </w:rPr>
      </w:pPr>
      <w:r w:rsidRPr="00404F2D">
        <w:rPr>
          <w:rFonts w:ascii="Times New Roman" w:eastAsia="바탕체" w:hint="eastAsia" w:hAnsi="Times New Roman" w:cs="Times New Roman"/>
          <w:kern w:val="0"/>
          <w:sz w:val="22"/>
          <w:szCs w:val="22"/>
        </w:rPr>
        <w:t>주</w:t>
      </w:r>
      <w:r w:rsidRPr="00404F2D">
        <w:rPr>
          <w:rFonts w:ascii="Times New Roman" w:eastAsia="바탕체" w:hAnsi="Times New Roman" w:cs="Times New Roman"/>
          <w:kern w:val="0"/>
          <w:sz w:val="22"/>
          <w:szCs w:val="22"/>
        </w:rPr>
        <w:t xml:space="preserve">        </w:t>
      </w:r>
      <w:r w:rsidRPr="00404F2D">
        <w:rPr>
          <w:rFonts w:ascii="Times New Roman" w:eastAsia="바탕체" w:hint="eastAsia" w:hAnsi="Times New Roman" w:cs="Times New Roman"/>
          <w:kern w:val="0"/>
          <w:sz w:val="22"/>
          <w:szCs w:val="22"/>
        </w:rPr>
        <w:t>소</w:t>
      </w:r>
      <w:r w:rsidRPr="00404F2D">
        <w:rPr>
          <w:rFonts w:ascii="Times New Roman" w:eastAsia="바탕체" w:hAnsi="Times New Roman" w:cs="Times New Roman"/>
          <w:kern w:val="0"/>
          <w:sz w:val="22"/>
          <w:szCs w:val="22"/>
        </w:rPr>
        <w:t xml:space="preserve"> : </w:t>
      </w:r>
      <w:r w:rsidRPr="00404F2D">
        <w:rPr>
          <w:rFonts w:ascii="Times New Roman" w:eastAsia="바탕체" w:hAnsi="Times New Roman" w:cs="Times New Roman"/>
          <w:kern w:val="0"/>
          <w:sz w:val="22"/>
          <w:szCs w:val="22"/>
        </w:rPr>
        <w:t>서울특별시</w:t>
      </w:r>
      <w:r w:rsidRPr="00404F2D">
        <w:rPr>
          <w:rFonts w:ascii="Times New Roman" w:eastAsia="바탕체" w:hAnsi="Times New Roman" w:cs="Times New Roman"/>
          <w:kern w:val="0"/>
          <w:sz w:val="22"/>
          <w:szCs w:val="22"/>
        </w:rPr>
        <w:t xml:space="preserve"> </w:t>
      </w:r>
      <w:r w:rsidRPr="00404F2D">
        <w:rPr>
          <w:rFonts w:ascii="Times New Roman" w:eastAsia="바탕체" w:hAnsi="Times New Roman" w:cs="Times New Roman"/>
          <w:kern w:val="0"/>
          <w:sz w:val="22"/>
          <w:szCs w:val="22"/>
        </w:rPr>
        <w:t>강남구</w:t>
      </w:r>
      <w:r w:rsidRPr="00404F2D">
        <w:rPr>
          <w:rFonts w:ascii="Times New Roman" w:eastAsia="바탕체" w:hAnsi="Times New Roman" w:cs="Times New Roman"/>
          <w:kern w:val="0"/>
          <w:sz w:val="22"/>
          <w:szCs w:val="22"/>
        </w:rPr>
        <w:t xml:space="preserve"> </w:t>
      </w:r>
      <w:r w:rsidRPr="00404F2D">
        <w:rPr>
          <w:rFonts w:ascii="Times New Roman" w:eastAsia="바탕체" w:hAnsi="Times New Roman" w:cs="Times New Roman"/>
          <w:kern w:val="0"/>
          <w:sz w:val="22"/>
          <w:szCs w:val="22"/>
        </w:rPr>
        <w:t>삼성로</w:t>
      </w:r>
      <w:r w:rsidRPr="00404F2D">
        <w:rPr>
          <w:rFonts w:ascii="Times New Roman" w:eastAsia="바탕체" w:hAnsi="Times New Roman" w:cs="Times New Roman"/>
          <w:kern w:val="0"/>
          <w:sz w:val="22"/>
          <w:szCs w:val="22"/>
        </w:rPr>
        <w:t xml:space="preserve"> 51</w:t>
      </w:r>
      <w:r w:rsidRPr="00404F2D">
        <w:rPr>
          <w:rFonts w:ascii="Times New Roman" w:eastAsia="바탕체" w:hint="eastAsia" w:hAnsi="Times New Roman" w:cs="Times New Roman"/>
          <w:kern w:val="0"/>
          <w:sz w:val="22"/>
          <w:szCs w:val="22"/>
        </w:rPr>
        <w:t xml:space="preserve">1 </w:t>
      </w:r>
      <w:r w:rsidRPr="00404F2D">
        <w:rPr>
          <w:rFonts w:ascii="Times New Roman" w:eastAsia="바탕체" w:hAnsi="Times New Roman" w:cs="Times New Roman"/>
          <w:kern w:val="0"/>
          <w:sz w:val="22"/>
          <w:szCs w:val="22"/>
        </w:rPr>
        <w:t>(</w:t>
      </w:r>
      <w:r w:rsidRPr="00404F2D">
        <w:rPr>
          <w:rFonts w:ascii="Times New Roman" w:eastAsia="바탕체" w:hAnsi="Times New Roman" w:cs="Times New Roman"/>
          <w:kern w:val="0"/>
          <w:sz w:val="22"/>
          <w:szCs w:val="22"/>
        </w:rPr>
        <w:t>삼성동</w:t>
      </w:r>
      <w:r w:rsidRPr="00404F2D">
        <w:rPr>
          <w:rFonts w:ascii="Times New Roman" w:eastAsia="바탕체" w:hAnsi="Times New Roman" w:cs="Times New Roman"/>
          <w:kern w:val="0"/>
          <w:sz w:val="22"/>
          <w:szCs w:val="22"/>
        </w:rPr>
        <w:t>)</w:t>
      </w:r>
    </w:p>
    <w:p w14:paraId="46827E4D" w14:textId="77777777" w:rsidR="00930A79" w:rsidRPr="00404F2D" w:rsidRDefault="00930A79" w:rsidP="006A29C3">
      <w:pPr>
        <w:pStyle w:val="TKNormal"/>
        <w:snapToGrid w:val="0"/>
        <w:spacing w:line="360" w:lineRule="auto" w:after="0"/>
        <w:textAlignment w:val="baseline"/>
        <w:rPr>
          <w:rFonts w:ascii="Times New Roman" w:eastAsia="바탕체" w:hAnsi="Times New Roman" w:cs="Times New Roman"/>
          <w:kern w:val="0"/>
          <w:sz w:val="22"/>
          <w:szCs w:val="22"/>
        </w:rPr>
      </w:pPr>
      <w:r w:rsidRPr="00404F2D">
        <w:rPr>
          <w:rFonts w:ascii="Times New Roman" w:eastAsia="바탕체" w:hint="eastAsia" w:hAnsi="Times New Roman" w:cs="Times New Roman"/>
          <w:kern w:val="0"/>
          <w:sz w:val="22"/>
          <w:szCs w:val="22"/>
        </w:rPr>
        <w:t>법</w:t>
      </w:r>
      <w:r w:rsidRPr="00404F2D">
        <w:rPr>
          <w:rFonts w:ascii="Times New Roman" w:eastAsia="바탕체" w:hAnsi="Times New Roman" w:cs="Times New Roman"/>
          <w:kern w:val="0"/>
          <w:sz w:val="22"/>
          <w:szCs w:val="22"/>
        </w:rPr>
        <w:t xml:space="preserve">   </w:t>
      </w:r>
      <w:r w:rsidRPr="00404F2D">
        <w:rPr>
          <w:rFonts w:ascii="Times New Roman" w:eastAsia="바탕체" w:hint="eastAsia" w:hAnsi="Times New Roman" w:cs="Times New Roman"/>
          <w:kern w:val="0"/>
          <w:sz w:val="22"/>
          <w:szCs w:val="22"/>
        </w:rPr>
        <w:t>인</w:t>
      </w:r>
      <w:r w:rsidRPr="00404F2D">
        <w:rPr>
          <w:rFonts w:ascii="Times New Roman" w:eastAsia="바탕체" w:hAnsi="Times New Roman" w:cs="Times New Roman"/>
          <w:kern w:val="0"/>
          <w:sz w:val="22"/>
          <w:szCs w:val="22"/>
        </w:rPr>
        <w:t xml:space="preserve">   </w:t>
      </w:r>
      <w:r w:rsidRPr="00404F2D">
        <w:rPr>
          <w:rFonts w:ascii="Times New Roman" w:eastAsia="바탕체" w:hint="eastAsia" w:hAnsi="Times New Roman" w:cs="Times New Roman"/>
          <w:kern w:val="0"/>
          <w:sz w:val="22"/>
          <w:szCs w:val="22"/>
        </w:rPr>
        <w:t>명</w:t>
      </w:r>
      <w:r w:rsidRPr="00404F2D">
        <w:rPr>
          <w:rFonts w:ascii="Times New Roman" w:eastAsia="바탕체" w:hAnsi="Times New Roman" w:cs="Times New Roman"/>
          <w:kern w:val="0"/>
          <w:sz w:val="22"/>
          <w:szCs w:val="22"/>
        </w:rPr>
        <w:t xml:space="preserve"> : </w:t>
      </w:r>
      <w:r w:rsidRPr="00404F2D">
        <w:rPr>
          <w:rFonts w:ascii="Times New Roman" w:eastAsia="바탕체" w:hint="eastAsia" w:hAnsi="Times New Roman" w:cs="Times New Roman"/>
          <w:kern w:val="0"/>
          <w:sz w:val="22"/>
          <w:szCs w:val="22"/>
        </w:rPr>
        <w:t>주식회사</w:t>
      </w:r>
      <w:r w:rsidRPr="00404F2D">
        <w:rPr>
          <w:rFonts w:ascii="Times New Roman" w:eastAsia="바탕체" w:hint="eastAsia" w:hAnsi="Times New Roman" w:cs="Times New Roman"/>
          <w:kern w:val="0"/>
          <w:sz w:val="22"/>
          <w:szCs w:val="22"/>
        </w:rPr>
        <w:t xml:space="preserve"> </w:t>
      </w:r>
      <w:r w:rsidRPr="00404F2D">
        <w:rPr>
          <w:rFonts w:ascii="Times New Roman" w:eastAsia="바탕체" w:hAnsi="Times New Roman" w:cs="Times New Roman"/>
          <w:kern w:val="0"/>
          <w:sz w:val="22"/>
          <w:szCs w:val="22"/>
        </w:rPr>
        <w:t>코람코라이프로지스위탁관리부동산투자회사</w:t>
      </w:r>
    </w:p>
    <w:p w14:paraId="17342B3D" w14:textId="77777777" w:rsidR="00930A79" w:rsidRPr="00404F2D" w:rsidRDefault="00930A79" w:rsidP="006A29C3">
      <w:pPr>
        <w:pStyle w:val="TKNormal"/>
        <w:snapToGrid w:val="0"/>
        <w:spacing w:line="360" w:lineRule="auto" w:after="0"/>
        <w:ind w:leftChars="567" w:left="1134"/>
        <w:textAlignment w:val="baseline"/>
        <w:rPr>
          <w:rFonts w:ascii="Times New Roman" w:eastAsia="바탕체" w:hAnsi="Times New Roman" w:cs="Times New Roman"/>
          <w:kern w:val="0"/>
          <w:sz w:val="22"/>
          <w:szCs w:val="22"/>
        </w:rPr>
      </w:pPr>
      <w:r w:rsidRPr="00404F2D">
        <w:rPr>
          <w:rFonts w:ascii="Times New Roman" w:eastAsia="바탕체" w:hint="eastAsia" w:hAnsi="Times New Roman" w:cs="Times New Roman"/>
          <w:kern w:val="0"/>
          <w:sz w:val="22"/>
          <w:szCs w:val="22"/>
        </w:rPr>
        <w:t>대표이사</w:t>
      </w:r>
      <w:r w:rsidRPr="00404F2D">
        <w:rPr>
          <w:rFonts w:ascii="Times New Roman" w:eastAsia="바탕체" w:hint="eastAsia" w:hAnsi="Times New Roman" w:cs="Times New Roman"/>
          <w:kern w:val="0"/>
          <w:sz w:val="22"/>
          <w:szCs w:val="22"/>
        </w:rPr>
        <w:t xml:space="preserve"> </w:t>
      </w:r>
      <w:r w:rsidRPr="00404F2D">
        <w:rPr>
          <w:rFonts w:ascii="Times New Roman" w:eastAsia="바탕체" w:hint="eastAsia" w:hAnsi="Times New Roman" w:cs="Times New Roman"/>
          <w:kern w:val="0"/>
          <w:sz w:val="22"/>
          <w:szCs w:val="22"/>
        </w:rPr>
        <w:t>원</w:t>
      </w:r>
      <w:r w:rsidRPr="00404F2D">
        <w:rPr>
          <w:rFonts w:ascii="Times New Roman" w:eastAsia="바탕체" w:hint="eastAsia" w:hAnsi="Times New Roman" w:cs="Times New Roman"/>
          <w:kern w:val="0"/>
          <w:sz w:val="22"/>
          <w:szCs w:val="22"/>
        </w:rPr>
        <w:t xml:space="preserve"> </w:t>
      </w:r>
      <w:r w:rsidRPr="00404F2D">
        <w:rPr>
          <w:rFonts w:ascii="Times New Roman" w:eastAsia="바탕체" w:hint="eastAsia" w:hAnsi="Times New Roman" w:cs="Times New Roman"/>
          <w:kern w:val="0"/>
          <w:sz w:val="22"/>
          <w:szCs w:val="22"/>
        </w:rPr>
        <w:t>재</w:t>
      </w:r>
      <w:r w:rsidRPr="00404F2D">
        <w:rPr>
          <w:rFonts w:ascii="Times New Roman" w:eastAsia="바탕체" w:hint="eastAsia" w:hAnsi="Times New Roman" w:cs="Times New Roman"/>
          <w:kern w:val="0"/>
          <w:sz w:val="22"/>
          <w:szCs w:val="22"/>
        </w:rPr>
        <w:t xml:space="preserve"> </w:t>
      </w:r>
      <w:r w:rsidRPr="00404F2D">
        <w:rPr>
          <w:rFonts w:ascii="Times New Roman" w:eastAsia="바탕체" w:hint="eastAsia" w:hAnsi="Times New Roman" w:cs="Times New Roman"/>
          <w:kern w:val="0"/>
          <w:sz w:val="22"/>
          <w:szCs w:val="22"/>
        </w:rPr>
        <w:t>이</w:t>
      </w:r>
      <w:r w:rsidRPr="00404F2D">
        <w:rPr>
          <w:rFonts w:ascii="Times New Roman" w:eastAsia="바탕체" w:hAnsi="Times New Roman" w:cs="Times New Roman"/>
          <w:kern w:val="0"/>
          <w:sz w:val="22"/>
          <w:szCs w:val="22"/>
        </w:rPr>
        <w:t xml:space="preserve"> </w:t>
      </w:r>
      <w:r w:rsidRPr="00404F2D">
        <w:rPr>
          <w:rFonts w:ascii="Times New Roman" w:eastAsia="바탕체" w:hint="eastAsia" w:hAnsi="Times New Roman" w:cs="Times New Roman"/>
          <w:kern w:val="0"/>
          <w:sz w:val="22"/>
          <w:szCs w:val="22"/>
        </w:rPr>
        <w:t xml:space="preserve">      </w:t>
      </w:r>
      <w:r w:rsidRPr="00404F2D">
        <w:rPr>
          <w:rFonts w:ascii="Times New Roman" w:eastAsia="바탕체" w:hAnsi="Times New Roman" w:cs="Times New Roman"/>
          <w:kern w:val="0"/>
          <w:sz w:val="22"/>
          <w:szCs w:val="22"/>
        </w:rPr>
        <w:t xml:space="preserve">  (</w:t>
      </w:r>
      <w:r w:rsidRPr="00404F2D">
        <w:rPr>
          <w:rFonts w:ascii="Times New Roman" w:eastAsia="바탕체" w:hint="eastAsia" w:hAnsi="Times New Roman" w:cs="Times New Roman"/>
          <w:kern w:val="0"/>
          <w:sz w:val="22"/>
          <w:szCs w:val="22"/>
        </w:rPr>
        <w:t>인</w:t>
      </w:r>
      <w:r w:rsidRPr="00404F2D">
        <w:rPr>
          <w:rFonts w:ascii="Times New Roman" w:eastAsia="바탕체" w:hAnsi="Times New Roman" w:cs="Times New Roman"/>
          <w:kern w:val="0"/>
          <w:sz w:val="22"/>
          <w:szCs w:val="22"/>
        </w:rPr>
        <w:t>)</w:t>
      </w:r>
    </w:p>
    <w:p w14:paraId="476B7FC7" w14:textId="77777777" w:rsidR="00930A79" w:rsidRPr="00404F2D" w:rsidRDefault="00930A79" w:rsidP="006A29C3">
      <w:pPr>
        <w:pStyle w:val="TKNormal"/>
        <w:snapToGrid w:val="0"/>
        <w:spacing w:line="360" w:lineRule="auto" w:after="0"/>
        <w:rPr>
          <w:rFonts w:ascii="Times New Roman" w:eastAsia="바탕체" w:hAnsi="Times New Roman" w:cs="Times New Roman"/>
          <w:sz w:val="22"/>
          <w:szCs w:val="22"/>
        </w:rPr>
      </w:pPr>
    </w:p>
    <w:p w14:paraId="0211CD1D" w14:textId="77777777" w:rsidR="00930A79" w:rsidRPr="00404F2D" w:rsidRDefault="00930A79" w:rsidP="006A29C3">
      <w:pPr>
        <w:pStyle w:val="TKNormal"/>
        <w:tabs>
          <w:tab w:val="left" w:pos="5298"/>
        </w:tabs>
        <w:snapToGrid w:val="0"/>
        <w:spacing w:line="360" w:lineRule="auto" w:after="0"/>
        <w:ind w:firstLineChars="1500" w:firstLine="3600"/>
        <w:rPr>
          <w:rFonts w:ascii="Times New Roman" w:eastAsia="바탕체" w:hAnsi="Times New Roman" w:cs="Times New Roman"/>
          <w:sz w:val="22"/>
          <w:szCs w:val="22"/>
        </w:rPr>
      </w:pPr>
      <w:r w:rsidRPr="00404F2D">
        <w:rPr>
          <w:rFonts w:ascii="Times New Roman" w:eastAsia="바탕체" w:hAnsi="Times New Roman" w:cs="Times New Roman"/>
          <w:sz w:val="22"/>
          <w:szCs w:val="22"/>
        </w:rPr>
        <w:tab/>
      </w:r>
    </w:p>
    <w:tbl>
      <w:tblPr>
        <w:tblStyle w:val="TKNormalTable"/>
        <w:tblOverlap w:val="never"/>
        <w:tblW w:w="0" w:type="auto"/>
        <w:tblBorders>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8504"/>
      </w:tblGrid>
      <w:tr w:rsidR="006A29C3" w:rsidRPr="00404F2D" w14:paraId="2EAD1D86" w14:textId="77777777" w:rsidTr="005E1C22">
        <w:trPr>
          <w:trHeight w:val="593"/>
        </w:trPr>
        <w:tc>
          <w:tcPr>
            <w:tcW w:w="8708" w:type="dxa"/>
            <w:tcBorders>
              <w:top w:val="nil"/>
              <w:left w:val="nil"/>
              <w:bottom w:val="nil"/>
              <w:right w:val="nil"/>
            </w:tcBorders>
            <w:tcMar>
              <w:top w:w="28" w:type="dxa"/>
              <w:left w:w="102" w:type="dxa"/>
              <w:bottom w:w="28" w:type="dxa"/>
              <w:right w:w="102" w:type="dxa"/>
            </w:tcMar>
            <w:vAlign w:val="center"/>
            <w:hideMark/>
          </w:tcPr>
          <w:p w14:paraId="7FF68083" w14:textId="77777777" w:rsidR="00930A79" w:rsidRPr="00404F2D" w:rsidRDefault="00930A79" w:rsidP="005E1C22">
            <w:pPr>
              <w:pStyle w:val="TKNormal"/>
              <w:shd w:val="clear" w:color="auto" w:fill="FFFFFF"/>
              <w:snapToGrid w:val="0"/>
              <w:spacing w:line="200" w:lineRule="exact"/>
              <w:textAlignment w:val="baseline"/>
              <w:rPr>
                <w:rFonts w:ascii="바탕체" w:eastAsia="바탕체" w:hAnsi="바탕체" w:cs="굴림"/>
                <w:color w:val="000000"/>
                <w:kern w:val="0"/>
                <w:sz w:val="24"/>
              </w:rPr>
            </w:pPr>
            <w:r w:rsidRPr="00404F2D">
              <w:rPr>
                <w:rFonts w:ascii="바탕체" w:eastAsia="바탕체" w:hAnsi="바탕체" w:cs="굴림"/>
                <w:b/>
                <w:bCs/>
                <w:color w:val="000000"/>
                <w:kern w:val="0"/>
                <w:sz w:val="24"/>
                <w:shd w:val="clear" w:color="auto" w:fill="FFFFFF"/>
              </w:rPr>
              <w:t>본</w:t>
            </w:r>
            <w:r w:rsidRPr="00404F2D">
              <w:rPr>
                <w:rFonts w:ascii="바탕체" w:eastAsia="바탕체" w:hAnsi="바탕체" w:cs="굴림"/>
                <w:b/>
                <w:bCs/>
                <w:color w:val="000000"/>
                <w:kern w:val="0"/>
                <w:sz w:val="24"/>
                <w:shd w:val="clear" w:color="auto" w:fill="FFFFFF"/>
              </w:rPr>
              <w:t xml:space="preserve"> </w:t>
            </w:r>
            <w:r w:rsidRPr="00404F2D">
              <w:rPr>
                <w:rFonts w:ascii="바탕체" w:eastAsia="바탕체" w:hAnsi="바탕체" w:cs="굴림"/>
                <w:b/>
                <w:bCs/>
                <w:color w:val="000000"/>
                <w:kern w:val="0"/>
                <w:sz w:val="24"/>
                <w:shd w:val="clear" w:color="auto" w:fill="FFFFFF"/>
              </w:rPr>
              <w:t>신탁계약의</w:t>
            </w:r>
            <w:r w:rsidRPr="00404F2D">
              <w:rPr>
                <w:rFonts w:ascii="바탕체" w:eastAsia="바탕체" w:hAnsi="바탕체" w:cs="굴림"/>
                <w:b/>
                <w:bCs/>
                <w:color w:val="000000"/>
                <w:kern w:val="0"/>
                <w:sz w:val="24"/>
                <w:shd w:val="clear" w:color="auto" w:fill="FFFFFF"/>
              </w:rPr>
              <w:t xml:space="preserve"> </w:t>
            </w:r>
            <w:r w:rsidRPr="00404F2D">
              <w:rPr>
                <w:rFonts w:ascii="바탕체" w:eastAsia="바탕체" w:hAnsi="바탕체" w:cs="굴림"/>
                <w:b/>
                <w:bCs/>
                <w:color w:val="000000"/>
                <w:kern w:val="0"/>
                <w:sz w:val="24"/>
                <w:shd w:val="clear" w:color="auto" w:fill="FFFFFF"/>
              </w:rPr>
              <w:t>내용을</w:t>
            </w:r>
            <w:r w:rsidRPr="00404F2D">
              <w:rPr>
                <w:rFonts w:ascii="바탕체" w:eastAsia="바탕체" w:hAnsi="바탕체" w:cs="굴림"/>
                <w:b/>
                <w:bCs/>
                <w:color w:val="000000"/>
                <w:kern w:val="0"/>
                <w:sz w:val="24"/>
                <w:shd w:val="clear" w:color="auto" w:fill="FFFFFF"/>
              </w:rPr>
              <w:t xml:space="preserve"> </w:t>
            </w:r>
            <w:r w:rsidRPr="00404F2D">
              <w:rPr>
                <w:rFonts w:ascii="바탕체" w:eastAsia="바탕체" w:hAnsi="바탕체" w:cs="굴림"/>
                <w:b/>
                <w:bCs/>
                <w:color w:val="000000"/>
                <w:kern w:val="0"/>
                <w:sz w:val="24"/>
                <w:shd w:val="clear" w:color="auto" w:fill="FFFFFF"/>
              </w:rPr>
              <w:t>설명</w:t>
            </w:r>
            <w:r w:rsidRPr="00404F2D">
              <w:rPr>
                <w:rFonts w:ascii="바탕체" w:eastAsia="바탕체" w:hAnsi="바탕체" w:cs="굴림"/>
                <w:b/>
                <w:bCs/>
                <w:color w:val="000000"/>
                <w:kern w:val="0"/>
                <w:sz w:val="24"/>
                <w:shd w:val="clear" w:color="auto" w:fill="FFFFFF"/>
              </w:rPr>
              <w:t xml:space="preserve"> </w:t>
            </w:r>
            <w:r w:rsidRPr="00404F2D">
              <w:rPr>
                <w:rFonts w:ascii="바탕체" w:eastAsia="바탕체" w:hAnsi="바탕체" w:cs="굴림"/>
                <w:b/>
                <w:bCs/>
                <w:color w:val="000000"/>
                <w:kern w:val="0"/>
                <w:sz w:val="24"/>
                <w:shd w:val="clear" w:color="auto" w:fill="FFFFFF"/>
              </w:rPr>
              <w:t>들었으며</w:t>
            </w:r>
            <w:r w:rsidRPr="00404F2D">
              <w:rPr>
                <w:rFonts w:ascii="바탕체" w:eastAsia="바탕체" w:hAnsi="바탕체" w:cs="굴림" w:hint="eastAsia"/>
                <w:b/>
                <w:bCs/>
                <w:color w:val="000000"/>
                <w:kern w:val="0"/>
                <w:sz w:val="24"/>
                <w:shd w:val="clear" w:color="auto" w:fill="FFFFFF"/>
              </w:rPr>
              <w:t xml:space="preserve">, </w:t>
            </w:r>
            <w:r w:rsidRPr="00404F2D">
              <w:rPr>
                <w:rFonts w:ascii="바탕체" w:eastAsia="바탕체" w:hAnsi="바탕체" w:cs="굴림"/>
                <w:b/>
                <w:bCs/>
                <w:color w:val="000000"/>
                <w:kern w:val="0"/>
                <w:sz w:val="24"/>
                <w:shd w:val="clear" w:color="auto" w:fill="FFFFFF"/>
              </w:rPr>
              <w:t>신탁내용을</w:t>
            </w:r>
            <w:r w:rsidRPr="00404F2D">
              <w:rPr>
                <w:rFonts w:ascii="바탕체" w:eastAsia="바탕체" w:hAnsi="바탕체" w:cs="굴림"/>
                <w:b/>
                <w:bCs/>
                <w:color w:val="000000"/>
                <w:kern w:val="0"/>
                <w:sz w:val="24"/>
                <w:shd w:val="clear" w:color="auto" w:fill="FFFFFF"/>
              </w:rPr>
              <w:t xml:space="preserve"> </w:t>
            </w:r>
            <w:r w:rsidRPr="00404F2D">
              <w:rPr>
                <w:rFonts w:ascii="바탕체" w:eastAsia="바탕체" w:hAnsi="바탕체" w:cs="굴림"/>
                <w:b/>
                <w:bCs/>
                <w:color w:val="000000"/>
                <w:kern w:val="0"/>
                <w:sz w:val="24"/>
                <w:shd w:val="clear" w:color="auto" w:fill="FFFFFF"/>
              </w:rPr>
              <w:t>이해하였음</w:t>
            </w:r>
          </w:p>
        </w:tc>
      </w:tr>
      <w:tr w:rsidR="006A29C3" w:rsidRPr="00404F2D" w14:paraId="70F3B8A8" w14:textId="77777777" w:rsidTr="005E1C22">
        <w:trPr>
          <w:trHeight w:val="361"/>
        </w:trPr>
        <w:tc>
          <w:tcPr>
            <w:tcW w:w="8708" w:type="dxa"/>
            <w:tcBorders>
              <w:top w:val="nil"/>
              <w:left w:val="nil"/>
              <w:bottom w:val="nil"/>
              <w:right w:val="nil"/>
            </w:tcBorders>
            <w:tcMar>
              <w:top w:w="28" w:type="dxa"/>
              <w:left w:w="102" w:type="dxa"/>
              <w:bottom w:w="28" w:type="dxa"/>
              <w:right w:w="102" w:type="dxa"/>
            </w:tcMar>
            <w:vAlign w:val="center"/>
            <w:hideMark/>
          </w:tcPr>
          <w:p w14:paraId="425278DE" w14:textId="77777777" w:rsidR="00930A79" w:rsidRPr="00404F2D" w:rsidRDefault="00930A79" w:rsidP="005E1C22">
            <w:pPr>
              <w:pStyle w:val="TKNormal"/>
              <w:shd w:val="clear" w:color="auto" w:fill="FFFFFF"/>
              <w:snapToGrid w:val="0"/>
              <w:spacing w:line="200" w:lineRule="exact"/>
              <w:textAlignment w:val="baseline"/>
              <w:rPr>
                <w:rFonts w:ascii="바탕체" w:eastAsia="바탕체" w:hAnsi="바탕체" w:cs="굴림"/>
                <w:color w:val="000000"/>
                <w:kern w:val="0"/>
                <w:sz w:val="24"/>
              </w:rPr>
            </w:pPr>
            <w:r w:rsidRPr="00404F2D">
              <w:rPr>
                <w:rFonts w:ascii="바탕체" w:eastAsia="바탕체" w:hAnsi="바탕체" w:cs="굴림"/>
                <w:b/>
                <w:bCs/>
                <w:color w:val="000000"/>
                <w:kern w:val="0"/>
                <w:sz w:val="24"/>
                <w:shd w:val="clear" w:color="auto" w:fill="FFFFFF"/>
              </w:rPr>
              <w:t>본</w:t>
            </w:r>
            <w:r w:rsidRPr="00404F2D">
              <w:rPr>
                <w:rFonts w:ascii="바탕체" w:eastAsia="바탕체" w:hAnsi="바탕체" w:cs="굴림"/>
                <w:b/>
                <w:bCs/>
                <w:color w:val="000000"/>
                <w:kern w:val="0"/>
                <w:sz w:val="24"/>
                <w:shd w:val="clear" w:color="auto" w:fill="FFFFFF"/>
              </w:rPr>
              <w:t xml:space="preserve"> </w:t>
            </w:r>
            <w:r w:rsidRPr="00404F2D">
              <w:rPr>
                <w:rFonts w:ascii="바탕체" w:eastAsia="바탕체" w:hAnsi="바탕체" w:cs="굴림"/>
                <w:b/>
                <w:bCs/>
                <w:color w:val="000000"/>
                <w:kern w:val="0"/>
                <w:sz w:val="24"/>
                <w:shd w:val="clear" w:color="auto" w:fill="FFFFFF"/>
              </w:rPr>
              <w:t>신탁계약의</w:t>
            </w:r>
            <w:r w:rsidRPr="00404F2D">
              <w:rPr>
                <w:rFonts w:ascii="바탕체" w:eastAsia="바탕체" w:hAnsi="바탕체" w:cs="굴림"/>
                <w:b/>
                <w:bCs/>
                <w:color w:val="000000"/>
                <w:kern w:val="0"/>
                <w:sz w:val="24"/>
                <w:shd w:val="clear" w:color="auto" w:fill="FFFFFF"/>
              </w:rPr>
              <w:t xml:space="preserve"> </w:t>
            </w:r>
            <w:r w:rsidRPr="00404F2D">
              <w:rPr>
                <w:rFonts w:ascii="바탕체" w:eastAsia="바탕체" w:hAnsi="바탕체" w:cs="굴림"/>
                <w:b/>
                <w:bCs/>
                <w:color w:val="000000"/>
                <w:kern w:val="0"/>
                <w:sz w:val="24"/>
                <w:shd w:val="clear" w:color="auto" w:fill="FFFFFF"/>
              </w:rPr>
              <w:t>내용을</w:t>
            </w:r>
            <w:r w:rsidRPr="00404F2D">
              <w:rPr>
                <w:rFonts w:ascii="바탕체" w:eastAsia="바탕체" w:hAnsi="바탕체" w:cs="굴림"/>
                <w:b/>
                <w:bCs/>
                <w:color w:val="000000"/>
                <w:kern w:val="0"/>
                <w:sz w:val="24"/>
                <w:shd w:val="clear" w:color="auto" w:fill="FFFFFF"/>
              </w:rPr>
              <w:t xml:space="preserve"> </w:t>
            </w:r>
            <w:r w:rsidRPr="00404F2D">
              <w:rPr>
                <w:rFonts w:ascii="바탕체" w:eastAsia="바탕체" w:hAnsi="바탕체" w:cs="굴림" w:hint="eastAsia"/>
                <w:b/>
                <w:bCs/>
                <w:color w:val="000000"/>
                <w:kern w:val="0"/>
                <w:sz w:val="24"/>
                <w:shd w:val="clear" w:color="auto" w:fill="FFFFFF"/>
              </w:rPr>
              <w:t xml:space="preserve">(  </w:t>
            </w:r>
            <w:r w:rsidRPr="00404F2D">
              <w:rPr>
                <w:rFonts w:ascii="바탕체" w:eastAsia="바탕체" w:hAnsi="바탕체" w:cs="굴림"/>
                <w:b/>
                <w:bCs/>
                <w:color w:val="CCCCCC"/>
                <w:kern w:val="0"/>
                <w:sz w:val="24"/>
                <w:shd w:val="clear" w:color="auto" w:fill="FFFFFF"/>
              </w:rPr>
              <w:t>설명</w:t>
            </w:r>
            <w:r w:rsidRPr="00404F2D">
              <w:rPr>
                <w:rFonts w:ascii="바탕체" w:eastAsia="바탕체" w:hAnsi="바탕체" w:cs="굴림"/>
                <w:b/>
                <w:bCs/>
                <w:color w:val="CCCCCC"/>
                <w:kern w:val="0"/>
                <w:sz w:val="24"/>
                <w:shd w:val="clear" w:color="auto" w:fill="FFFFFF"/>
              </w:rPr>
              <w:t xml:space="preserve"> </w:t>
            </w:r>
            <w:r w:rsidRPr="00404F2D">
              <w:rPr>
                <w:rFonts w:ascii="바탕체" w:eastAsia="바탕체" w:hAnsi="바탕체" w:cs="굴림"/>
                <w:b/>
                <w:bCs/>
                <w:color w:val="CCCCCC"/>
                <w:kern w:val="0"/>
                <w:sz w:val="24"/>
                <w:shd w:val="clear" w:color="auto" w:fill="FFFFFF"/>
              </w:rPr>
              <w:t>들었으며</w:t>
            </w:r>
            <w:r w:rsidRPr="00404F2D">
              <w:rPr>
                <w:rFonts w:ascii="바탕체" w:eastAsia="바탕체" w:hAnsi="바탕체" w:cs="굴림" w:hint="eastAsia"/>
                <w:b/>
                <w:bCs/>
                <w:color w:val="CCCCCC"/>
                <w:kern w:val="0"/>
                <w:sz w:val="24"/>
                <w:shd w:val="clear" w:color="auto" w:fill="FFFFFF"/>
              </w:rPr>
              <w:t xml:space="preserve">  </w:t>
            </w:r>
            <w:r w:rsidRPr="00404F2D">
              <w:rPr>
                <w:rFonts w:ascii="바탕체" w:eastAsia="바탕체" w:hAnsi="바탕체" w:cs="굴림" w:hint="eastAsia"/>
                <w:b/>
                <w:bCs/>
                <w:color w:val="000000"/>
                <w:kern w:val="0"/>
                <w:sz w:val="24"/>
                <w:shd w:val="clear" w:color="auto" w:fill="FFFFFF"/>
              </w:rPr>
              <w:t xml:space="preserve">), </w:t>
            </w:r>
            <w:r w:rsidRPr="00404F2D">
              <w:rPr>
                <w:rFonts w:ascii="바탕체" w:eastAsia="바탕체" w:hAnsi="바탕체" w:cs="굴림"/>
                <w:b/>
                <w:bCs/>
                <w:color w:val="000000"/>
                <w:kern w:val="0"/>
                <w:sz w:val="24"/>
                <w:shd w:val="clear" w:color="auto" w:fill="FFFFFF"/>
              </w:rPr>
              <w:t>신탁내용을</w:t>
            </w:r>
            <w:r w:rsidRPr="00404F2D">
              <w:rPr>
                <w:rFonts w:ascii="바탕체" w:eastAsia="바탕체" w:hAnsi="바탕체" w:cs="굴림"/>
                <w:b/>
                <w:bCs/>
                <w:color w:val="000000"/>
                <w:kern w:val="0"/>
                <w:sz w:val="24"/>
                <w:shd w:val="clear" w:color="auto" w:fill="FFFFFF"/>
              </w:rPr>
              <w:t xml:space="preserve"> </w:t>
            </w:r>
            <w:r w:rsidRPr="00404F2D">
              <w:rPr>
                <w:rFonts w:ascii="바탕체" w:eastAsia="바탕체" w:hAnsi="바탕체" w:cs="굴림" w:hint="eastAsia"/>
                <w:b/>
                <w:bCs/>
                <w:color w:val="000000"/>
                <w:kern w:val="0"/>
                <w:sz w:val="24"/>
                <w:shd w:val="clear" w:color="auto" w:fill="FFFFFF"/>
              </w:rPr>
              <w:t xml:space="preserve">(  </w:t>
            </w:r>
            <w:r w:rsidRPr="00404F2D">
              <w:rPr>
                <w:rFonts w:ascii="바탕체" w:eastAsia="바탕체" w:hAnsi="바탕체" w:cs="굴림"/>
                <w:b/>
                <w:bCs/>
                <w:color w:val="CCCCCC"/>
                <w:kern w:val="0"/>
                <w:sz w:val="24"/>
                <w:shd w:val="clear" w:color="auto" w:fill="FFFFFF"/>
              </w:rPr>
              <w:t>이해하였음</w:t>
            </w:r>
            <w:r w:rsidRPr="00404F2D">
              <w:rPr>
                <w:rFonts w:ascii="바탕체" w:eastAsia="바탕체" w:hAnsi="바탕체" w:cs="굴림" w:hint="eastAsia"/>
                <w:b/>
                <w:bCs/>
                <w:color w:val="CCCCCC"/>
                <w:kern w:val="0"/>
                <w:sz w:val="24"/>
                <w:shd w:val="clear" w:color="auto" w:fill="FFFFFF"/>
              </w:rPr>
              <w:t xml:space="preserve">  </w:t>
            </w:r>
            <w:r w:rsidRPr="00404F2D">
              <w:rPr>
                <w:rFonts w:ascii="바탕체" w:eastAsia="바탕체" w:hAnsi="바탕체" w:cs="굴림" w:hint="eastAsia"/>
                <w:b/>
                <w:bCs/>
                <w:color w:val="000000"/>
                <w:kern w:val="0"/>
                <w:sz w:val="24"/>
                <w:shd w:val="clear" w:color="auto" w:fill="FFFFFF"/>
              </w:rPr>
              <w:t>)</w:t>
            </w:r>
          </w:p>
        </w:tc>
      </w:tr>
    </w:tbl>
    <w:p w14:paraId="51000755" w14:textId="77777777" w:rsidR="00930A79" w:rsidRPr="00404F2D" w:rsidRDefault="00930A79" w:rsidP="006A29C3">
      <w:pPr>
        <w:pStyle w:val="TKNormal"/>
        <w:snapToGrid w:val="0"/>
        <w:spacing w:line="360" w:lineRule="auto" w:after="0"/>
        <w:rPr>
          <w:rFonts w:ascii="Times New Roman" w:eastAsia="바탕체" w:hAnsi="Times New Roman" w:cs="Times New Roman"/>
          <w:b/>
          <w:bCs/>
          <w:kern w:val="0"/>
          <w:sz w:val="22"/>
          <w:szCs w:val="22"/>
        </w:rPr>
      </w:pPr>
    </w:p>
    <w:p w14:paraId="09261CED" w14:textId="77777777" w:rsidR="00930A79" w:rsidRPr="00404F2D" w:rsidRDefault="00930A79" w:rsidP="006A29C3">
      <w:pPr>
        <w:pStyle w:val="TKNormal"/>
        <w:snapToGrid w:val="0"/>
        <w:spacing w:line="360" w:lineRule="auto" w:after="0"/>
        <w:ind w:firstLineChars="1500" w:firstLine="3604"/>
        <w:textAlignment w:val="baseline"/>
        <w:rPr>
          <w:rFonts w:ascii="Times New Roman" w:eastAsia="바탕체" w:hAnsi="Times New Roman" w:cs="Times New Roman"/>
          <w:b/>
          <w:bCs/>
          <w:kern w:val="0"/>
          <w:sz w:val="22"/>
          <w:szCs w:val="22"/>
        </w:rPr>
      </w:pPr>
      <w:r w:rsidRPr="00404F2D">
        <w:rPr>
          <w:rFonts w:ascii="Times New Roman" w:eastAsia="바탕체" w:hint="eastAsia" w:hAnsi="Times New Roman" w:cs="Times New Roman"/>
          <w:b/>
          <w:bCs/>
          <w:kern w:val="0"/>
          <w:sz w:val="22"/>
          <w:szCs w:val="22"/>
        </w:rPr>
        <w:t>위탁자</w:t>
      </w:r>
      <w:r w:rsidRPr="00404F2D">
        <w:rPr>
          <w:rFonts w:ascii="Times New Roman" w:eastAsia="바탕체" w:hAnsi="Times New Roman" w:cs="Times New Roman"/>
          <w:b/>
          <w:bCs/>
          <w:kern w:val="0"/>
          <w:sz w:val="22"/>
          <w:szCs w:val="22"/>
        </w:rPr>
        <w:t xml:space="preserve"> : </w:t>
      </w:r>
      <w:r w:rsidRPr="00404F2D">
        <w:rPr>
          <w:rFonts w:ascii="Times New Roman" w:eastAsia="바탕체" w:hint="eastAsia" w:hAnsi="Times New Roman" w:cs="Times New Roman"/>
          <w:b/>
          <w:bCs/>
          <w:kern w:val="0"/>
          <w:sz w:val="22"/>
          <w:szCs w:val="22"/>
        </w:rPr>
        <w:t>주식회사</w:t>
      </w:r>
      <w:r w:rsidRPr="00404F2D">
        <w:rPr>
          <w:rFonts w:ascii="Times New Roman" w:eastAsia="바탕체" w:hint="eastAsia" w:hAnsi="Times New Roman" w:cs="Times New Roman"/>
          <w:b/>
          <w:bCs/>
          <w:kern w:val="0"/>
          <w:sz w:val="22"/>
          <w:szCs w:val="22"/>
        </w:rPr>
        <w:t xml:space="preserve"> </w:t>
      </w:r>
      <w:r w:rsidRPr="00404F2D">
        <w:rPr>
          <w:rFonts w:ascii="Times New Roman" w:eastAsia="바탕체" w:hAnsi="Times New Roman" w:cs="Times New Roman"/>
          <w:b/>
          <w:bCs/>
          <w:kern w:val="0"/>
          <w:sz w:val="22"/>
          <w:szCs w:val="22"/>
        </w:rPr>
        <w:t>코람코라이프로지스위탁관리부동산투자회사</w:t>
      </w:r>
    </w:p>
    <w:p w14:paraId="163069CC" w14:textId="77777777" w:rsidR="00930A79" w:rsidRPr="00404F2D" w:rsidRDefault="00930A79" w:rsidP="006A29C3">
      <w:pPr>
        <w:pStyle w:val="TKNormal"/>
        <w:snapToGrid w:val="0"/>
        <w:spacing w:line="360" w:lineRule="auto" w:after="0"/>
        <w:ind w:firstLineChars="2500" w:firstLine="6006"/>
        <w:rPr>
          <w:rFonts w:ascii="Times New Roman" w:eastAsia="바탕체" w:hAnsi="Times New Roman" w:cs="Times New Roman"/>
          <w:sz w:val="22"/>
          <w:szCs w:val="22"/>
        </w:rPr>
      </w:pPr>
      <w:r w:rsidRPr="00404F2D">
        <w:rPr>
          <w:rFonts w:ascii="Times New Roman" w:eastAsia="바탕체" w:hint="eastAsia" w:hAnsi="Times New Roman" w:cs="Times New Roman"/>
          <w:b/>
          <w:bCs/>
          <w:kern w:val="0"/>
          <w:sz w:val="22"/>
          <w:szCs w:val="22"/>
        </w:rPr>
        <w:t>대표이사</w:t>
      </w:r>
      <w:r w:rsidRPr="00404F2D">
        <w:rPr>
          <w:rFonts w:ascii="Times New Roman" w:eastAsia="바탕체" w:hint="eastAsia" w:hAnsi="Times New Roman" w:cs="Times New Roman"/>
          <w:b/>
          <w:bCs/>
          <w:kern w:val="0"/>
          <w:sz w:val="22"/>
          <w:szCs w:val="22"/>
        </w:rPr>
        <w:t xml:space="preserve"> </w:t>
      </w:r>
      <w:r w:rsidRPr="00404F2D">
        <w:rPr>
          <w:rFonts w:ascii="Times New Roman" w:eastAsia="바탕체" w:hint="eastAsia" w:hAnsi="Times New Roman" w:cs="Times New Roman"/>
          <w:b/>
          <w:bCs/>
          <w:kern w:val="0"/>
          <w:sz w:val="22"/>
          <w:szCs w:val="22"/>
        </w:rPr>
        <w:t>원</w:t>
      </w:r>
      <w:r w:rsidRPr="00404F2D">
        <w:rPr>
          <w:rFonts w:ascii="Times New Roman" w:eastAsia="바탕체" w:hint="eastAsia" w:hAnsi="Times New Roman" w:cs="Times New Roman"/>
          <w:b/>
          <w:bCs/>
          <w:kern w:val="0"/>
          <w:sz w:val="22"/>
          <w:szCs w:val="22"/>
        </w:rPr>
        <w:t xml:space="preserve"> </w:t>
      </w:r>
      <w:r w:rsidRPr="00404F2D">
        <w:rPr>
          <w:rFonts w:ascii="Times New Roman" w:eastAsia="바탕체" w:hint="eastAsia" w:hAnsi="Times New Roman" w:cs="Times New Roman"/>
          <w:b/>
          <w:bCs/>
          <w:kern w:val="0"/>
          <w:sz w:val="22"/>
          <w:szCs w:val="22"/>
        </w:rPr>
        <w:t>재</w:t>
      </w:r>
      <w:r w:rsidRPr="00404F2D">
        <w:rPr>
          <w:rFonts w:ascii="Times New Roman" w:eastAsia="바탕체" w:hint="eastAsia" w:hAnsi="Times New Roman" w:cs="Times New Roman"/>
          <w:b/>
          <w:bCs/>
          <w:kern w:val="0"/>
          <w:sz w:val="22"/>
          <w:szCs w:val="22"/>
        </w:rPr>
        <w:t xml:space="preserve"> </w:t>
      </w:r>
      <w:r w:rsidRPr="00404F2D">
        <w:rPr>
          <w:rFonts w:ascii="Times New Roman" w:eastAsia="바탕체" w:hint="eastAsia" w:hAnsi="Times New Roman" w:cs="Times New Roman"/>
          <w:b/>
          <w:bCs/>
          <w:kern w:val="0"/>
          <w:sz w:val="22"/>
          <w:szCs w:val="22"/>
        </w:rPr>
        <w:t>이</w:t>
      </w:r>
      <w:r w:rsidRPr="00404F2D">
        <w:rPr>
          <w:rFonts w:ascii="Times New Roman" w:eastAsia="바탕체" w:hint="eastAsia" w:hAnsi="Times New Roman" w:cs="Times New Roman"/>
          <w:b/>
          <w:bCs/>
          <w:kern w:val="0"/>
          <w:sz w:val="22"/>
          <w:szCs w:val="22"/>
        </w:rPr>
        <w:t xml:space="preserve"> </w:t>
      </w:r>
      <w:r w:rsidRPr="00404F2D">
        <w:rPr>
          <w:rFonts w:ascii="Times New Roman" w:eastAsia="바탕체" w:hAnsi="Times New Roman" w:cs="Times New Roman"/>
          <w:b/>
          <w:bCs/>
          <w:kern w:val="0"/>
          <w:sz w:val="22"/>
          <w:szCs w:val="22"/>
        </w:rPr>
        <w:t>(</w:t>
      </w:r>
      <w:r w:rsidRPr="00404F2D">
        <w:rPr>
          <w:rFonts w:ascii="Times New Roman" w:eastAsia="바탕체" w:hint="eastAsia" w:hAnsi="Times New Roman" w:cs="Times New Roman"/>
          <w:b/>
          <w:bCs/>
          <w:kern w:val="0"/>
          <w:sz w:val="22"/>
          <w:szCs w:val="22"/>
        </w:rPr>
        <w:t>인</w:t>
      </w:r>
      <w:r w:rsidRPr="00404F2D">
        <w:rPr>
          <w:rFonts w:ascii="Times New Roman" w:eastAsia="바탕체" w:hAnsi="Times New Roman" w:cs="Times New Roman"/>
          <w:b/>
          <w:bCs/>
          <w:kern w:val="0"/>
          <w:sz w:val="22"/>
          <w:szCs w:val="22"/>
        </w:rPr>
        <w:t>)</w:t>
      </w:r>
    </w:p>
    <w:p w14:paraId="5A576557" w14:textId="77777777" w:rsidR="00930A79" w:rsidRPr="00404F2D" w:rsidRDefault="00930A79" w:rsidP="006A29C3">
      <w:pPr>
        <w:pStyle w:val="TKNormal"/>
        <w:snapToGrid w:val="0"/>
        <w:spacing w:line="360" w:lineRule="auto" w:after="0"/>
        <w:rPr>
          <w:rFonts w:ascii="Times New Roman" w:eastAsia="바탕체" w:hAnsi="Times New Roman" w:cs="Times New Roman"/>
          <w:sz w:val="22"/>
          <w:szCs w:val="22"/>
        </w:rPr>
      </w:pPr>
    </w:p>
    <w:p w14:paraId="65D79737" w14:textId="77777777" w:rsidR="00930A79" w:rsidRPr="00404F2D" w:rsidRDefault="00930A79" w:rsidP="006A29C3">
      <w:pPr>
        <w:pStyle w:val="TKNormal"/>
        <w:snapToGrid w:val="0"/>
        <w:spacing w:line="360" w:lineRule="auto" w:after="0"/>
        <w:rPr>
          <w:rFonts w:ascii="Times New Roman" w:eastAsia="바탕체" w:hAnsi="Times New Roman" w:cs="Times New Roman"/>
          <w:sz w:val="22"/>
          <w:szCs w:val="22"/>
        </w:rPr>
      </w:pPr>
    </w:p>
    <w:p w14:paraId="1AD1064E" w14:textId="77777777" w:rsidR="00930A79" w:rsidRPr="00404F2D" w:rsidRDefault="00930A79" w:rsidP="006A29C3">
      <w:pPr>
        <w:pStyle w:val="TKNormal"/>
        <w:snapToGrid w:val="0"/>
        <w:spacing w:line="360" w:lineRule="auto" w:after="0"/>
        <w:rPr>
          <w:rFonts w:ascii="Times New Roman" w:eastAsia="바탕체" w:hAnsi="Times New Roman" w:cs="Times New Roman"/>
          <w:sz w:val="22"/>
          <w:szCs w:val="22"/>
        </w:rPr>
      </w:pPr>
    </w:p>
    <w:p w14:paraId="5FEB9256" w14:textId="77777777" w:rsidR="00930A79" w:rsidRPr="000A7798" w:rsidRDefault="00930A79" w:rsidP="006A29C3">
      <w:pPr>
        <w:pStyle w:val="TKNormal"/>
        <w:snapToGrid w:val="0"/>
        <w:spacing w:line="360" w:lineRule="auto" w:after="0"/>
        <w:rPr>
          <w:rFonts w:ascii="Times New Roman" w:eastAsia="바탕체" w:hAnsi="Times New Roman" w:cs="Times New Roman"/>
          <w:sz w:val="22"/>
          <w:szCs w:val="22"/>
        </w:rPr>
      </w:pPr>
    </w:p>
    <w:p w14:paraId="6B59C954" w14:textId="77777777" w:rsidR="00930A79" w:rsidRPr="000A7798" w:rsidRDefault="00930A79" w:rsidP="006A29C3">
      <w:pPr>
        <w:pStyle w:val="TKNormal"/>
        <w:snapToGrid w:val="0"/>
        <w:spacing w:line="360" w:lineRule="auto" w:after="0"/>
        <w:rPr>
          <w:rFonts w:ascii="Times New Roman" w:eastAsia="바탕체" w:hAnsi="Times New Roman" w:cs="Times New Roman"/>
          <w:kern w:val="0"/>
          <w:sz w:val="22"/>
          <w:szCs w:val="22"/>
        </w:rPr>
      </w:pPr>
      <w:r>
        <w:rPr>
          <w:rFonts w:ascii="Times New Roman" w:eastAsia="바탕체" w:hAnsi="Times New Roman" w:cs="Times New Roman"/>
          <w:b/>
          <w:kern w:val="0"/>
          <w:sz w:val="22"/>
          <w:szCs w:val="22"/>
        </w:rPr>
        <w:br w:type="page"/>
      </w:r>
      <w:r>
        <w:rPr>
          <w:rFonts w:ascii="Times New Roman" w:eastAsia="바탕체" w:hint="eastAsia" w:hAnsi="Times New Roman" w:cs="Times New Roman"/>
          <w:b/>
          <w:kern w:val="0"/>
          <w:sz w:val="22"/>
          <w:szCs w:val="22"/>
        </w:rPr>
        <w:lastRenderedPageBreak/>
        <w:t>수</w:t>
      </w:r>
      <w:r>
        <w:rPr>
          <w:rFonts w:ascii="Times New Roman" w:eastAsia="바탕체" w:hAnsi="Times New Roman" w:cs="Times New Roman"/>
          <w:b/>
          <w:kern w:val="0"/>
          <w:sz w:val="22"/>
          <w:szCs w:val="22"/>
        </w:rPr>
        <w:t xml:space="preserve"> </w:t>
      </w:r>
      <w:r>
        <w:rPr>
          <w:rFonts w:ascii="Times New Roman" w:eastAsia="바탕체" w:hint="eastAsia" w:hAnsi="Times New Roman" w:cs="Times New Roman"/>
          <w:b/>
          <w:kern w:val="0"/>
          <w:sz w:val="22"/>
          <w:szCs w:val="22"/>
        </w:rPr>
        <w:t>탁</w:t>
      </w:r>
      <w:r>
        <w:rPr>
          <w:rFonts w:ascii="Times New Roman" w:eastAsia="바탕체" w:hAnsi="Times New Roman" w:cs="Times New Roman"/>
          <w:b/>
          <w:kern w:val="0"/>
          <w:sz w:val="22"/>
          <w:szCs w:val="22"/>
        </w:rPr>
        <w:t xml:space="preserve"> </w:t>
      </w:r>
      <w:r>
        <w:rPr>
          <w:rFonts w:ascii="Times New Roman" w:eastAsia="바탕체" w:hint="eastAsia" w:hAnsi="Times New Roman" w:cs="Times New Roman"/>
          <w:b/>
          <w:kern w:val="0"/>
          <w:sz w:val="22"/>
          <w:szCs w:val="22"/>
        </w:rPr>
        <w:t>자</w:t>
      </w:r>
      <w:r>
        <w:rPr>
          <w:rFonts w:ascii="Times New Roman" w:eastAsia="바탕체" w:hint="eastAsia" w:hAnsi="Times New Roman" w:cs="Times New Roman"/>
          <w:kern w:val="0"/>
          <w:sz w:val="22"/>
          <w:szCs w:val="22"/>
        </w:rPr>
        <w:t xml:space="preserve"> </w:t>
      </w:r>
      <w:r>
        <w:rPr>
          <w:rFonts w:ascii="Times New Roman" w:eastAsia="바탕체" w:hAnsi="Times New Roman" w:cs="Times New Roman"/>
          <w:kern w:val="0"/>
          <w:sz w:val="22"/>
          <w:szCs w:val="22"/>
        </w:rPr>
        <w:t xml:space="preserve"> </w:t>
      </w:r>
      <w:r>
        <w:rPr>
          <w:rFonts w:ascii="Times New Roman" w:eastAsia="바탕체" w:hint="eastAsia" w:hAnsi="Times New Roman" w:cs="Times New Roman"/>
          <w:kern w:val="0"/>
          <w:sz w:val="22"/>
          <w:szCs w:val="22"/>
        </w:rPr>
        <w:t xml:space="preserve">    </w:t>
      </w:r>
    </w:p>
    <w:p w14:paraId="6E8D7E6B" w14:textId="77777777" w:rsidR="00930A79" w:rsidRPr="000A7798" w:rsidRDefault="00930A79" w:rsidP="006A29C3">
      <w:pPr>
        <w:pStyle w:val="TKNormal"/>
        <w:snapToGrid w:val="0"/>
        <w:spacing w:line="360" w:lineRule="auto" w:after="0"/>
        <w:rPr>
          <w:rFonts w:ascii="Times New Roman" w:eastAsia="바탕체" w:hAnsi="Times New Roman" w:cs="Times New Roman"/>
          <w:kern w:val="0"/>
          <w:sz w:val="22"/>
          <w:szCs w:val="22"/>
        </w:rPr>
      </w:pPr>
    </w:p>
    <w:p w14:paraId="4537C615" w14:textId="77777777" w:rsidR="00930A79" w:rsidRPr="000A7798" w:rsidRDefault="00930A79" w:rsidP="006A29C3">
      <w:pPr>
        <w:pStyle w:val="TKNormal"/>
        <w:snapToGrid w:val="0"/>
        <w:spacing w:line="360" w:lineRule="auto" w:after="0"/>
        <w:rPr>
          <w:rFonts w:ascii="Times New Roman" w:eastAsia="바탕체" w:hAnsi="Times New Roman" w:cs="Times New Roman"/>
          <w:kern w:val="0"/>
          <w:sz w:val="22"/>
          <w:szCs w:val="22"/>
        </w:rPr>
      </w:pPr>
      <w:r>
        <w:rPr>
          <w:rFonts w:ascii="Times New Roman" w:eastAsia="바탕체" w:hint="eastAsia" w:hAnsi="Times New Roman" w:cs="Times New Roman"/>
          <w:kern w:val="0"/>
          <w:sz w:val="22"/>
          <w:szCs w:val="22"/>
        </w:rPr>
        <w:t>법인등록번호</w:t>
      </w:r>
      <w:r>
        <w:rPr>
          <w:rFonts w:ascii="Times New Roman" w:eastAsia="바탕체" w:hAnsi="Times New Roman" w:cs="Times New Roman"/>
          <w:kern w:val="0"/>
          <w:sz w:val="22"/>
          <w:szCs w:val="22"/>
        </w:rPr>
        <w:t xml:space="preserve"> :</w:t>
      </w:r>
      <w:r>
        <w:rPr>
          <w:rFonts w:ascii="Times New Roman" w:eastAsia="바탕체" w:hint="eastAsia" w:hAnsi="Times New Roman" w:cs="Times New Roman"/>
          <w:kern w:val="0"/>
          <w:sz w:val="22"/>
          <w:szCs w:val="22"/>
        </w:rPr>
        <w:t xml:space="preserve"> </w:t>
      </w:r>
      <w:r>
        <w:rPr>
          <w:rFonts w:ascii="Times New Roman" w:eastAsia="바탕체" w:hAnsi="Times New Roman" w:cs="Times New Roman"/>
          <w:kern w:val="0"/>
          <w:sz w:val="22"/>
          <w:szCs w:val="22"/>
        </w:rPr>
        <w:t>110111-0023393</w:t>
      </w:r>
    </w:p>
    <w:p w14:paraId="07B6ED2C" w14:textId="77777777" w:rsidR="00930A79" w:rsidRPr="000A7798" w:rsidRDefault="00930A79" w:rsidP="006A29C3">
      <w:pPr>
        <w:pStyle w:val="TKNormal"/>
        <w:snapToGrid w:val="0"/>
        <w:spacing w:line="360" w:lineRule="auto" w:after="0"/>
        <w:ind w:left="899" w:hangingChars="562" w:hanging="899"/>
        <w:textAlignment w:val="baseline"/>
        <w:rPr>
          <w:rFonts w:ascii="Times New Roman" w:eastAsia="바탕체" w:hAnsi="Times New Roman" w:cs="Times New Roman"/>
          <w:kern w:val="0"/>
          <w:sz w:val="22"/>
          <w:szCs w:val="22"/>
        </w:rPr>
      </w:pPr>
      <w:r>
        <w:rPr>
          <w:rFonts w:ascii="Times New Roman" w:eastAsia="바탕체" w:hint="eastAsia" w:hAnsi="Times New Roman" w:cs="Times New Roman"/>
          <w:kern w:val="0"/>
          <w:sz w:val="22"/>
          <w:szCs w:val="22"/>
        </w:rPr>
        <w:t>주</w:t>
      </w:r>
      <w:r>
        <w:rPr>
          <w:rFonts w:ascii="Times New Roman" w:eastAsia="바탕체" w:hAnsi="Times New Roman" w:cs="Times New Roman"/>
          <w:kern w:val="0"/>
          <w:sz w:val="22"/>
          <w:szCs w:val="22"/>
        </w:rPr>
        <w:t xml:space="preserve">        </w:t>
      </w:r>
      <w:r>
        <w:rPr>
          <w:rFonts w:ascii="Times New Roman" w:eastAsia="바탕체" w:hint="eastAsia" w:hAnsi="Times New Roman" w:cs="Times New Roman"/>
          <w:kern w:val="0"/>
          <w:sz w:val="22"/>
          <w:szCs w:val="22"/>
        </w:rPr>
        <w:t>소</w:t>
      </w:r>
      <w:r>
        <w:rPr>
          <w:rFonts w:ascii="Times New Roman" w:eastAsia="바탕체" w:hAnsi="Times New Roman" w:cs="Times New Roman"/>
          <w:kern w:val="0"/>
          <w:sz w:val="22"/>
          <w:szCs w:val="22"/>
        </w:rPr>
        <w:t xml:space="preserve"> : </w:t>
      </w:r>
      <w:r>
        <w:rPr>
          <w:rFonts w:ascii="Times New Roman" w:eastAsia="바탕체" w:hint="eastAsia" w:hAnsi="Times New Roman" w:cs="Times New Roman"/>
          <w:kern w:val="0"/>
          <w:sz w:val="22"/>
          <w:szCs w:val="22"/>
        </w:rPr>
        <w:t>서울특별시</w:t>
      </w:r>
      <w:r>
        <w:rPr>
          <w:rFonts w:ascii="Times New Roman" w:eastAsia="바탕체" w:hAnsi="Times New Roman" w:cs="Times New Roman"/>
          <w:kern w:val="0"/>
          <w:sz w:val="22"/>
          <w:szCs w:val="22"/>
        </w:rPr>
        <w:t xml:space="preserve"> </w:t>
      </w:r>
      <w:r>
        <w:rPr>
          <w:rFonts w:ascii="Times New Roman" w:eastAsia="바탕체" w:hint="eastAsia" w:hAnsi="Times New Roman" w:cs="Times New Roman"/>
          <w:kern w:val="0"/>
          <w:sz w:val="22"/>
          <w:szCs w:val="22"/>
        </w:rPr>
        <w:t>중구</w:t>
      </w:r>
      <w:r>
        <w:rPr>
          <w:rFonts w:ascii="Times New Roman" w:eastAsia="바탕체" w:hAnsi="Times New Roman" w:cs="Times New Roman"/>
          <w:kern w:val="0"/>
          <w:sz w:val="22"/>
          <w:szCs w:val="22"/>
        </w:rPr>
        <w:t xml:space="preserve"> </w:t>
      </w:r>
      <w:r>
        <w:rPr>
          <w:rFonts w:ascii="Times New Roman" w:eastAsia="바탕체" w:hint="eastAsia" w:hAnsi="Times New Roman" w:cs="Times New Roman"/>
          <w:kern w:val="0"/>
          <w:sz w:val="22"/>
          <w:szCs w:val="22"/>
        </w:rPr>
        <w:t>소공로</w:t>
      </w:r>
      <w:r>
        <w:rPr>
          <w:rFonts w:ascii="Times New Roman" w:eastAsia="바탕체" w:hAnsi="Times New Roman" w:cs="Times New Roman"/>
          <w:kern w:val="0"/>
          <w:sz w:val="22"/>
          <w:szCs w:val="22"/>
        </w:rPr>
        <w:t xml:space="preserve"> 51(</w:t>
      </w:r>
      <w:r>
        <w:rPr>
          <w:rFonts w:ascii="Times New Roman" w:eastAsia="바탕체" w:hint="eastAsia" w:hAnsi="Times New Roman" w:cs="Times New Roman"/>
          <w:kern w:val="0"/>
          <w:sz w:val="22"/>
          <w:szCs w:val="22"/>
        </w:rPr>
        <w:t>회현동</w:t>
      </w:r>
      <w:r>
        <w:rPr>
          <w:rFonts w:ascii="Times New Roman" w:eastAsia="바탕체" w:hAnsi="Times New Roman" w:cs="Times New Roman"/>
          <w:kern w:val="0"/>
          <w:sz w:val="22"/>
          <w:szCs w:val="22"/>
        </w:rPr>
        <w:t>1</w:t>
      </w:r>
      <w:r>
        <w:rPr>
          <w:rFonts w:ascii="Times New Roman" w:eastAsia="바탕체" w:hint="eastAsia" w:hAnsi="Times New Roman" w:cs="Times New Roman"/>
          <w:kern w:val="0"/>
          <w:sz w:val="22"/>
          <w:szCs w:val="22"/>
        </w:rPr>
        <w:t>가</w:t>
      </w:r>
      <w:r>
        <w:rPr>
          <w:rFonts w:ascii="Times New Roman" w:eastAsia="바탕체" w:hAnsi="Times New Roman" w:cs="Times New Roman"/>
          <w:kern w:val="0"/>
          <w:sz w:val="22"/>
          <w:szCs w:val="22"/>
        </w:rPr>
        <w:t>)</w:t>
      </w:r>
    </w:p>
    <w:p w14:paraId="0FB566C9" w14:textId="77777777" w:rsidR="00930A79" w:rsidRPr="000A7798" w:rsidRDefault="00930A79" w:rsidP="006A29C3">
      <w:pPr>
        <w:pStyle w:val="TKNormal"/>
        <w:snapToGrid w:val="0"/>
        <w:spacing w:line="360" w:lineRule="auto" w:after="0"/>
        <w:ind w:left="899" w:hangingChars="562" w:hanging="899"/>
        <w:textAlignment w:val="baseline"/>
        <w:rPr>
          <w:rFonts w:ascii="Times New Roman" w:eastAsia="바탕체" w:hAnsi="Times New Roman" w:cs="Times New Roman"/>
          <w:kern w:val="0"/>
          <w:sz w:val="22"/>
          <w:szCs w:val="22"/>
        </w:rPr>
      </w:pPr>
      <w:r>
        <w:rPr>
          <w:rFonts w:ascii="Times New Roman" w:eastAsia="바탕체" w:hint="eastAsia" w:hAnsi="Times New Roman" w:cs="Times New Roman"/>
          <w:kern w:val="0"/>
          <w:sz w:val="22"/>
          <w:szCs w:val="22"/>
        </w:rPr>
        <w:t>법</w:t>
      </w:r>
      <w:r>
        <w:rPr>
          <w:rFonts w:ascii="Times New Roman" w:eastAsia="바탕체" w:hAnsi="Times New Roman" w:cs="Times New Roman"/>
          <w:kern w:val="0"/>
          <w:sz w:val="22"/>
          <w:szCs w:val="22"/>
        </w:rPr>
        <w:t xml:space="preserve">   </w:t>
      </w:r>
      <w:r>
        <w:rPr>
          <w:rFonts w:ascii="Times New Roman" w:eastAsia="바탕체" w:hint="eastAsia" w:hAnsi="Times New Roman" w:cs="Times New Roman"/>
          <w:kern w:val="0"/>
          <w:sz w:val="22"/>
          <w:szCs w:val="22"/>
        </w:rPr>
        <w:t>인</w:t>
      </w:r>
      <w:r>
        <w:rPr>
          <w:rFonts w:ascii="Times New Roman" w:eastAsia="바탕체" w:hAnsi="Times New Roman" w:cs="Times New Roman"/>
          <w:kern w:val="0"/>
          <w:sz w:val="22"/>
          <w:szCs w:val="22"/>
        </w:rPr>
        <w:t xml:space="preserve">   </w:t>
      </w:r>
      <w:r>
        <w:rPr>
          <w:rFonts w:ascii="Times New Roman" w:eastAsia="바탕체" w:hint="eastAsia" w:hAnsi="Times New Roman" w:cs="Times New Roman"/>
          <w:kern w:val="0"/>
          <w:sz w:val="22"/>
          <w:szCs w:val="22"/>
        </w:rPr>
        <w:t>명</w:t>
      </w:r>
      <w:r>
        <w:rPr>
          <w:rFonts w:ascii="Times New Roman" w:eastAsia="바탕체" w:hAnsi="Times New Roman" w:cs="Times New Roman"/>
          <w:kern w:val="0"/>
          <w:sz w:val="22"/>
          <w:szCs w:val="22"/>
        </w:rPr>
        <w:t xml:space="preserve"> : </w:t>
      </w:r>
      <w:r>
        <w:rPr>
          <w:rFonts w:ascii="Times New Roman" w:eastAsia="바탕체" w:hint="eastAsia" w:hAnsi="Times New Roman" w:cs="Times New Roman"/>
          <w:kern w:val="0"/>
          <w:sz w:val="22"/>
          <w:szCs w:val="22"/>
        </w:rPr>
        <w:t>주식회사</w:t>
      </w:r>
      <w:r>
        <w:rPr>
          <w:rFonts w:ascii="Times New Roman" w:eastAsia="바탕체" w:hAnsi="Times New Roman" w:cs="Times New Roman"/>
          <w:kern w:val="0"/>
          <w:sz w:val="22"/>
          <w:szCs w:val="22"/>
        </w:rPr>
        <w:t xml:space="preserve"> </w:t>
      </w:r>
      <w:r>
        <w:rPr>
          <w:rFonts w:ascii="Times New Roman" w:eastAsia="바탕체" w:hint="eastAsia" w:hAnsi="Times New Roman" w:cs="Times New Roman"/>
          <w:kern w:val="0"/>
          <w:sz w:val="22"/>
          <w:szCs w:val="22"/>
        </w:rPr>
        <w:t>우리은행</w:t>
      </w:r>
      <w:r>
        <w:rPr>
          <w:rFonts w:ascii="Times New Roman" w:eastAsia="바탕체" w:hAnsi="Times New Roman" w:cs="Times New Roman"/>
          <w:kern w:val="0"/>
          <w:sz w:val="22"/>
          <w:szCs w:val="22"/>
        </w:rPr>
        <w:t xml:space="preserve"> </w:t>
      </w:r>
    </w:p>
    <w:p w14:paraId="3D34F088" w14:textId="77777777" w:rsidR="00930A79" w:rsidRPr="00CB47F8" w:rsidRDefault="00930A79" w:rsidP="006A29C3">
      <w:pPr>
        <w:pStyle w:val="TKNormal"/>
        <w:snapToGrid w:val="0"/>
        <w:spacing w:line="360" w:lineRule="auto" w:after="0"/>
        <w:ind w:leftChars="449" w:left="898" w:firstLineChars="147" w:firstLine="235"/>
        <w:textAlignment w:val="baseline"/>
        <w:rPr>
          <w:rFonts w:ascii="Times New Roman" w:eastAsia="바탕체" w:hAnsi="Times New Roman" w:cs="Times New Roman"/>
          <w:kern w:val="0"/>
          <w:sz w:val="22"/>
          <w:szCs w:val="22"/>
        </w:rPr>
      </w:pPr>
      <w:r>
        <w:rPr>
          <w:rFonts w:ascii="Times New Roman" w:eastAsia="바탕체" w:hint="eastAsia" w:hAnsi="Times New Roman" w:cs="Times New Roman"/>
          <w:kern w:val="0"/>
          <w:sz w:val="22"/>
          <w:szCs w:val="22"/>
        </w:rPr>
        <w:t>대표이사</w:t>
      </w:r>
      <w:r>
        <w:rPr>
          <w:rFonts w:ascii="Times New Roman" w:eastAsia="바탕체" w:hAnsi="Times New Roman" w:cs="Times New Roman"/>
          <w:kern w:val="0"/>
          <w:sz w:val="22"/>
          <w:szCs w:val="22"/>
        </w:rPr>
        <w:t xml:space="preserve"> </w:t>
      </w:r>
      <w:r>
        <w:rPr>
          <w:rFonts w:ascii="Times New Roman" w:eastAsia="바탕체" w:hint="eastAsia" w:hAnsi="Times New Roman" w:cs="Times New Roman"/>
          <w:kern w:val="0"/>
          <w:sz w:val="22"/>
          <w:szCs w:val="22"/>
        </w:rPr>
        <w:t>정</w:t>
      </w:r>
      <w:r>
        <w:rPr>
          <w:rFonts w:ascii="Times New Roman" w:eastAsia="바탕체" w:hint="eastAsia" w:hAnsi="Times New Roman" w:cs="Times New Roman"/>
          <w:kern w:val="0"/>
          <w:sz w:val="22"/>
          <w:szCs w:val="22"/>
        </w:rPr>
        <w:t xml:space="preserve"> </w:t>
      </w:r>
      <w:r>
        <w:rPr>
          <w:rFonts w:ascii="Times New Roman" w:eastAsia="바탕체" w:hint="eastAsia" w:hAnsi="Times New Roman" w:cs="Times New Roman"/>
          <w:kern w:val="0"/>
          <w:sz w:val="22"/>
          <w:szCs w:val="22"/>
        </w:rPr>
        <w:t>진</w:t>
      </w:r>
      <w:r>
        <w:rPr>
          <w:rFonts w:ascii="Times New Roman" w:eastAsia="바탕체" w:hint="eastAsia" w:hAnsi="Times New Roman" w:cs="Times New Roman"/>
          <w:kern w:val="0"/>
          <w:sz w:val="22"/>
          <w:szCs w:val="22"/>
        </w:rPr>
        <w:t xml:space="preserve"> </w:t>
      </w:r>
      <w:r>
        <w:rPr>
          <w:rFonts w:ascii="Times New Roman" w:eastAsia="바탕체" w:hint="eastAsia" w:hAnsi="Times New Roman" w:cs="Times New Roman"/>
          <w:kern w:val="0"/>
          <w:sz w:val="22"/>
          <w:szCs w:val="22"/>
        </w:rPr>
        <w:t>완</w:t>
      </w:r>
      <w:r>
        <w:rPr>
          <w:rFonts w:ascii="Times New Roman" w:eastAsia="바탕체" w:hint="eastAsia" w:hAnsi="Times New Roman" w:cs="Times New Roman"/>
          <w:kern w:val="0"/>
          <w:sz w:val="22"/>
          <w:szCs w:val="22"/>
        </w:rPr>
        <w:t xml:space="preserve"> </w:t>
      </w:r>
    </w:p>
    <w:p w14:paraId="32FC5E22" w14:textId="77777777" w:rsidR="00930A79" w:rsidRPr="000A7798" w:rsidRDefault="00930A79" w:rsidP="006A29C3">
      <w:pPr>
        <w:pStyle w:val="TKNormal"/>
        <w:snapToGrid w:val="0"/>
        <w:spacing w:line="360" w:lineRule="auto" w:after="0"/>
        <w:ind w:leftChars="449" w:left="898" w:firstLineChars="147" w:firstLine="235"/>
        <w:textAlignment w:val="baseline"/>
        <w:rPr>
          <w:rFonts w:ascii="Times New Roman" w:eastAsia="바탕체" w:hAnsi="Times New Roman" w:cs="Times New Roman"/>
          <w:kern w:val="0"/>
          <w:sz w:val="22"/>
          <w:szCs w:val="22"/>
        </w:rPr>
      </w:pPr>
      <w:r>
        <w:rPr>
          <w:rFonts w:ascii="Times New Roman" w:eastAsia="바탕체" w:hint="eastAsia" w:hAnsi="Times New Roman" w:cs="Times New Roman"/>
          <w:kern w:val="0"/>
          <w:sz w:val="22"/>
          <w:szCs w:val="22"/>
        </w:rPr>
        <w:t>위</w:t>
      </w:r>
      <w:r>
        <w:rPr>
          <w:rFonts w:ascii="Times New Roman" w:eastAsia="바탕체" w:hint="eastAsia" w:hAnsi="Times New Roman" w:cs="Times New Roman"/>
          <w:kern w:val="0"/>
          <w:sz w:val="22"/>
          <w:szCs w:val="22"/>
        </w:rPr>
        <w:t xml:space="preserve"> </w:t>
      </w:r>
      <w:r>
        <w:rPr>
          <w:rFonts w:ascii="Times New Roman" w:eastAsia="바탕체" w:hint="eastAsia" w:hAnsi="Times New Roman" w:cs="Times New Roman"/>
          <w:kern w:val="0"/>
          <w:sz w:val="22"/>
          <w:szCs w:val="22"/>
        </w:rPr>
        <w:t>지배인</w:t>
      </w:r>
      <w:r>
        <w:rPr>
          <w:rFonts w:ascii="Times New Roman" w:eastAsia="바탕체" w:hint="eastAsia" w:hAnsi="Times New Roman" w:cs="Times New Roman"/>
          <w:kern w:val="0"/>
          <w:sz w:val="22"/>
          <w:szCs w:val="22"/>
        </w:rPr>
        <w:t xml:space="preserve"> </w:t>
      </w:r>
      <w:r>
        <w:rPr>
          <w:rFonts w:ascii="Times New Roman" w:eastAsia="바탕체" w:hint="eastAsia" w:hAnsi="Times New Roman" w:cs="Times New Roman"/>
          <w:kern w:val="0"/>
          <w:sz w:val="22"/>
          <w:szCs w:val="22"/>
        </w:rPr>
        <w:t>신탁부장</w:t>
      </w:r>
      <w:r>
        <w:rPr>
          <w:rFonts w:ascii="Times New Roman" w:eastAsia="바탕체" w:hint="eastAsia" w:hAnsi="Times New Roman" w:cs="Times New Roman"/>
          <w:kern w:val="0"/>
          <w:sz w:val="22"/>
          <w:szCs w:val="22"/>
        </w:rPr>
        <w:t xml:space="preserve">  </w:t>
      </w:r>
      <w:r>
        <w:rPr>
          <w:rFonts w:ascii="Times New Roman" w:eastAsia="바탕체" w:hint="eastAsia" w:hAnsi="Times New Roman" w:cs="Times New Roman"/>
          <w:kern w:val="0"/>
          <w:sz w:val="22"/>
          <w:szCs w:val="22"/>
        </w:rPr>
        <w:t>손</w:t>
      </w:r>
      <w:r>
        <w:rPr>
          <w:rFonts w:ascii="Times New Roman" w:eastAsia="바탕체" w:hint="eastAsia" w:hAnsi="Times New Roman" w:cs="Times New Roman"/>
          <w:kern w:val="0"/>
          <w:sz w:val="22"/>
          <w:szCs w:val="22"/>
        </w:rPr>
        <w:t xml:space="preserve"> </w:t>
      </w:r>
      <w:r>
        <w:rPr>
          <w:rFonts w:ascii="Times New Roman" w:eastAsia="바탕체" w:hint="eastAsia" w:hAnsi="Times New Roman" w:cs="Times New Roman"/>
          <w:kern w:val="0"/>
          <w:sz w:val="22"/>
          <w:szCs w:val="22"/>
        </w:rPr>
        <w:t>상</w:t>
      </w:r>
      <w:r>
        <w:rPr>
          <w:rFonts w:ascii="Times New Roman" w:eastAsia="바탕체" w:hint="eastAsia" w:hAnsi="Times New Roman" w:cs="Times New Roman"/>
          <w:kern w:val="0"/>
          <w:sz w:val="22"/>
          <w:szCs w:val="22"/>
        </w:rPr>
        <w:t xml:space="preserve"> </w:t>
      </w:r>
      <w:r>
        <w:rPr>
          <w:rFonts w:ascii="Times New Roman" w:eastAsia="바탕체" w:hint="eastAsia" w:hAnsi="Times New Roman" w:cs="Times New Roman"/>
          <w:kern w:val="0"/>
          <w:sz w:val="22"/>
          <w:szCs w:val="22"/>
        </w:rPr>
        <w:t>범</w:t>
      </w:r>
      <w:r>
        <w:rPr>
          <w:rFonts w:ascii="Times New Roman" w:eastAsia="바탕체" w:hint="eastAsia" w:hAnsi="Times New Roman" w:cs="Times New Roman"/>
          <w:kern w:val="0"/>
          <w:sz w:val="22"/>
          <w:szCs w:val="22"/>
        </w:rPr>
        <w:t xml:space="preserve"> (</w:t>
      </w:r>
      <w:r>
        <w:rPr>
          <w:rFonts w:ascii="Times New Roman" w:eastAsia="바탕체" w:hint="eastAsia" w:hAnsi="Times New Roman" w:cs="Times New Roman"/>
          <w:kern w:val="0"/>
          <w:sz w:val="22"/>
          <w:szCs w:val="22"/>
        </w:rPr>
        <w:t>인</w:t>
      </w:r>
      <w:r>
        <w:rPr>
          <w:rFonts w:ascii="Times New Roman" w:eastAsia="바탕체" w:hint="eastAsia" w:hAnsi="Times New Roman" w:cs="Times New Roman"/>
          <w:kern w:val="0"/>
          <w:sz w:val="22"/>
          <w:szCs w:val="22"/>
        </w:rPr>
        <w:t>)</w:t>
      </w:r>
    </w:p>
    <w:p w14:paraId="16B41832" w14:textId="77777777" w:rsidR="00930A79" w:rsidRPr="000A7798" w:rsidRDefault="00930A79" w:rsidP="006A29C3">
      <w:pPr>
        <w:pStyle w:val="TKNormal"/>
        <w:tabs>
          <w:tab w:val="left" w:pos="3332"/>
        </w:tabs>
        <w:snapToGrid w:val="0"/>
        <w:spacing w:line="360" w:lineRule="auto" w:after="0"/>
        <w:rPr>
          <w:rFonts w:ascii="Times New Roman" w:eastAsia="바탕체" w:hAnsi="Times New Roman" w:cs="Times New Roman"/>
          <w:kern w:val="0"/>
          <w:sz w:val="22"/>
          <w:szCs w:val="22"/>
          <w:del w:id="9276" w:author="코람코 상장리츠팀" w:date="2026-10-13T09:00:00Z"/>
        </w:rPr>
      </w:pPr>
      <w:commentRangeStart w:id="18"/>
      <w:r>
        <w:rPr>
          <w:rFonts w:ascii="Times New Roman" w:hAnsi="Times New Roman" w:cs="Times New Roman" w:eastAsia="바탕체"/>
          <w:sz w:val="22"/>
          <w:szCs w:val="22"/>
        </w:rPr>
      </w:r>
      <w:del w:id="9266" w:author="코람코 상장리츠팀" w:date="2026-10-13T09:00:00Z">
        <w:r>
          <w:rPr>
            <w:rFonts w:ascii="Times New Roman" w:eastAsia="바탕체" w:hAnsi="Times New Roman" w:cs="Times New Roman"/>
            <w:b/>
            <w:kern w:val="0"/>
            <w:sz w:val="22"/>
            <w:szCs w:val="22"/>
          </w:rPr>
          <w:br w:type="page"/>
        </w:r>
      </w:del>
      <w:del w:id="9267" w:author="코람코 상장리츠팀" w:date="2026-10-13T09:00:00Z">
        <w:r>
          <w:rPr>
            <w:rFonts w:ascii="Times New Roman" w:eastAsia="바탕체" w:hint="eastAsia" w:hAnsi="Times New Roman" w:cs="Times New Roman"/>
            <w:b/>
            <w:kern w:val="0"/>
            <w:sz w:val="22"/>
            <w:szCs w:val="22"/>
          </w:rPr>
          <w:lastRenderedPageBreak/>
          <w:delText xml:space="preserve">1</w:delText>
        </w:r>
      </w:del>
      <w:del w:id="9268" w:author="코람코 상장리츠팀" w:date="2026-10-13T09:00:00Z">
        <w:r>
          <w:rPr>
            <w:rFonts w:ascii="Times New Roman" w:eastAsia="바탕체" w:hAnsi="Times New Roman" w:cs="Times New Roman"/>
            <w:b/>
            <w:kern w:val="0"/>
            <w:sz w:val="22"/>
            <w:szCs w:val="22"/>
          </w:rPr>
          <w:delText xml:space="preserve"> </w:delText>
        </w:r>
      </w:del>
      <w:del w:id="9269" w:author="코람코 상장리츠팀" w:date="2026-10-13T09:00:00Z">
        <w:r>
          <w:rPr>
            <w:rFonts w:ascii="Times New Roman" w:eastAsia="바탕체" w:hint="eastAsia" w:hAnsi="Times New Roman" w:cs="Times New Roman"/>
            <w:b/>
            <w:kern w:val="0"/>
            <w:sz w:val="22"/>
            <w:szCs w:val="22"/>
          </w:rPr>
          <w:delText xml:space="preserve">순</w:delText>
        </w:r>
      </w:del>
      <w:del w:id="9270" w:author="코람코 상장리츠팀" w:date="2026-10-13T09:00:00Z">
        <w:r>
          <w:rPr>
            <w:rFonts w:ascii="Times New Roman" w:eastAsia="바탕체" w:hint="eastAsia" w:hAnsi="Times New Roman" w:cs="Times New Roman"/>
            <w:b/>
            <w:kern w:val="0"/>
            <w:sz w:val="22"/>
            <w:szCs w:val="22"/>
          </w:rPr>
          <w:delText xml:space="preserve"> </w:delText>
        </w:r>
      </w:del>
      <w:del w:id="9271" w:author="코람코 상장리츠팀" w:date="2026-10-13T09:00:00Z">
        <w:r>
          <w:rPr>
            <w:rFonts w:ascii="Times New Roman" w:eastAsia="바탕체" w:hint="eastAsia" w:hAnsi="Times New Roman" w:cs="Times New Roman"/>
            <w:b/>
            <w:kern w:val="0"/>
            <w:sz w:val="22"/>
            <w:szCs w:val="22"/>
          </w:rPr>
          <w:delText xml:space="preserve">위</w:delText>
        </w:r>
      </w:del>
      <w:del w:id="9272" w:author="코람코 상장리츠팀" w:date="2026-10-13T09:00:00Z">
        <w:r>
          <w:rPr>
            <w:rFonts w:ascii="Times New Roman" w:eastAsia="바탕체" w:hint="eastAsia" w:hAnsi="Times New Roman" w:cs="Times New Roman"/>
            <w:b/>
            <w:kern w:val="0"/>
            <w:sz w:val="22"/>
            <w:szCs w:val="22"/>
          </w:rPr>
          <w:delText xml:space="preserve"> </w:delText>
        </w:r>
      </w:del>
      <w:del w:id="9273" w:author="코람코 상장리츠팀" w:date="2026-10-13T09:00:00Z">
        <w:r w:rsidRPr="00404F2D">
          <w:rPr>
            <w:rFonts w:ascii="Times New Roman" w:eastAsia="바탕체" w:hint="eastAsia" w:hAnsi="Times New Roman" w:cs="Times New Roman"/>
            <w:b/>
            <w:kern w:val="0"/>
            <w:sz w:val="22"/>
            <w:szCs w:val="22"/>
            <w:fitText w:val="1210" w:id="-365240832"/>
          </w:rPr>
          <w:delText xml:space="preserve">우선수익</w:delText>
        </w:r>
      </w:del>
      <w:del w:id="9274" w:author="코람코 상장리츠팀" w:date="2026-10-13T09:00:00Z">
        <w:r w:rsidRPr="00404F2D">
          <w:rPr>
            <w:rFonts w:ascii="Times New Roman" w:eastAsia="바탕체" w:hint="eastAsia" w:hAnsi="Times New Roman" w:cs="Times New Roman"/>
            <w:b/>
            <w:kern w:val="0"/>
            <w:sz w:val="22"/>
            <w:szCs w:val="22"/>
            <w:fitText w:val="1210" w:id="-365240832"/>
          </w:rPr>
          <w:delText xml:space="preserve">자</w:delText>
        </w:r>
      </w:del>
      <w:del w:id="9275" w:author="코람코 상장리츠팀" w:date="2026-10-13T09:00:00Z">
        <w:r>
          <w:rPr>
            <w:rFonts w:ascii="Times New Roman" w:eastAsia="바탕체" w:hAnsi="Times New Roman" w:cs="Times New Roman"/>
            <w:kern w:val="0"/>
            <w:sz w:val="22"/>
            <w:szCs w:val="22"/>
          </w:rPr>
          <w:delText xml:space="preserve"> </w:delText>
        </w:r>
      </w:del>
      <w:r>
        <w:rPr>
          <w:rFonts w:ascii="Times New Roman" w:hAnsi="Times New Roman" w:cs="Times New Roman" w:eastAsia="바탕체"/>
          <w:sz w:val="22"/>
          <w:szCs w:val="22"/>
        </w:rPr>
      </w:r>
      <w:commentRangeEnd w:id="18"/>
      <w:r>
        <w:rPr>
          <w:rStyle w:val="CommentReference"/>
          <w:rFonts w:ascii="Times New Roman" w:hAnsi="Times New Roman" w:cs="Times New Roman" w:eastAsia="바탕체"/>
          <w:sz w:val="22"/>
          <w:szCs w:val="22"/>
        </w:rPr>
        <w:commentReference w:id="18"/>
      </w:r>
    </w:p>
    <w:p w14:paraId="1610E17A" w14:textId="77777777" w:rsidR="00930A79" w:rsidRPr="000A7798" w:rsidRDefault="00930A79" w:rsidP="006A29C3">
      <w:pPr>
        <w:pStyle w:val="TKNormal"/>
        <w:tabs>
          <w:tab w:val="left" w:pos="3332"/>
        </w:tabs>
        <w:snapToGrid w:val="0"/>
        <w:spacing w:line="360" w:lineRule="auto" w:after="0"/>
        <w:rPr>
          <w:rFonts w:ascii="Times New Roman" w:eastAsia="바탕체" w:hAnsi="Times New Roman" w:cs="Times New Roman"/>
          <w:kern w:val="0"/>
          <w:sz w:val="22"/>
          <w:szCs w:val="22"/>
          <w:del w:id="9277" w:author="코람코 상장리츠팀" w:date="2026-10-13T09:00:00Z"/>
        </w:rPr>
      </w:pPr>
    </w:p>
    <w:p w14:paraId="20A6B859" w14:textId="77777777" w:rsidR="00930A79" w:rsidRPr="000A7798" w:rsidRDefault="00930A79" w:rsidP="006A29C3">
      <w:pPr>
        <w:pStyle w:val="TKNormal"/>
        <w:tabs>
          <w:tab w:val="left" w:pos="3332"/>
        </w:tabs>
        <w:snapToGrid w:val="0"/>
        <w:spacing w:line="360" w:lineRule="auto" w:after="0"/>
        <w:rPr>
          <w:rFonts w:ascii="Times New Roman" w:eastAsia="바탕체" w:hAnsi="Times New Roman" w:cs="Times New Roman"/>
          <w:kern w:val="0"/>
          <w:sz w:val="22"/>
          <w:szCs w:val="22"/>
          <w:del w:id="9281" w:author="코람코 상장리츠팀" w:date="2026-10-13T09:00:00Z"/>
        </w:rPr>
      </w:pPr>
      <w:del w:id="9278" w:author="코람코 상장리츠팀" w:date="2026-10-13T09:00:00Z">
        <w:r>
          <w:rPr>
            <w:rFonts w:ascii="Times New Roman" w:eastAsia="바탕체" w:hint="eastAsia" w:hAnsi="Times New Roman" w:cs="Times New Roman"/>
            <w:kern w:val="0"/>
            <w:sz w:val="22"/>
            <w:szCs w:val="22"/>
          </w:rPr>
          <w:delText xml:space="preserve">법인등록번호</w:delText>
        </w:r>
      </w:del>
      <w:del w:id="9279" w:author="코람코 상장리츠팀" w:date="2026-10-13T09:00:00Z">
        <w:r>
          <w:rPr>
            <w:rFonts w:ascii="Times New Roman" w:eastAsia="바탕체" w:hAnsi="Times New Roman" w:cs="Times New Roman"/>
            <w:kern w:val="0"/>
            <w:sz w:val="22"/>
            <w:szCs w:val="22"/>
          </w:rPr>
          <w:delText xml:space="preserve"> : </w:delText>
        </w:r>
      </w:del>
      <w:del w:id="9280" w:author="코람코 상장리츠팀" w:date="2026-10-13T09:00:00Z">
        <w:r>
          <w:rPr>
            <w:rFonts w:ascii="Times New Roman" w:eastAsia="바탕체" w:hint="eastAsia" w:hAnsi="Times New Roman" w:cs="Times New Roman"/>
            <w:kern w:val="0"/>
            <w:sz w:val="22"/>
            <w:szCs w:val="22"/>
          </w:rPr>
          <w:delText xml:space="preserve">[*]</w:delText>
        </w:r>
      </w:del>
    </w:p>
    <w:p w14:paraId="36FAFC8F" w14:textId="77777777" w:rsidR="00930A79" w:rsidRDefault="00930A79" w:rsidP="006A29C3">
      <w:pPr>
        <w:pStyle w:val="TKNormal"/>
        <w:tabs>
          <w:tab w:val="left" w:pos="3332"/>
        </w:tabs>
        <w:snapToGrid w:val="0"/>
        <w:spacing w:line="360" w:lineRule="auto" w:after="0"/>
        <w:rPr>
          <w:rFonts w:ascii="Times New Roman" w:eastAsia="바탕체" w:hAnsi="Times New Roman" w:cs="Times New Roman"/>
          <w:kern w:val="0"/>
          <w:sz w:val="22"/>
          <w:del w:id="9287" w:author="코람코 상장리츠팀" w:date="2026-10-13T09:00:00Z"/>
          <w:szCs w:val="22"/>
        </w:rPr>
      </w:pPr>
      <w:del w:id="9282" w:author="코람코 상장리츠팀" w:date="2026-10-13T09:00:00Z">
        <w:r>
          <w:rPr>
            <w:rFonts w:ascii="Times New Roman" w:eastAsia="바탕체" w:hint="eastAsia" w:hAnsi="Times New Roman" w:cs="Times New Roman"/>
            <w:kern w:val="0"/>
            <w:sz w:val="22"/>
            <w:szCs w:val="22"/>
          </w:rPr>
          <w:delText xml:space="preserve">주</w:delText>
        </w:r>
      </w:del>
      <w:del w:id="9283" w:author="코람코 상장리츠팀" w:date="2026-10-13T09:00:00Z">
        <w:r>
          <w:rPr>
            <w:rFonts w:ascii="Times New Roman" w:eastAsia="바탕체" w:hAnsi="Times New Roman" w:cs="Times New Roman"/>
            <w:kern w:val="0"/>
            <w:sz w:val="22"/>
            <w:szCs w:val="22"/>
          </w:rPr>
          <w:delText xml:space="preserve">        </w:delText>
        </w:r>
      </w:del>
      <w:del w:id="9284" w:author="코람코 상장리츠팀" w:date="2026-10-13T09:00:00Z">
        <w:r>
          <w:rPr>
            <w:rFonts w:ascii="Times New Roman" w:eastAsia="바탕체" w:hint="eastAsia" w:hAnsi="Times New Roman" w:cs="Times New Roman"/>
            <w:kern w:val="0"/>
            <w:sz w:val="22"/>
            <w:szCs w:val="22"/>
          </w:rPr>
          <w:delText xml:space="preserve">소</w:delText>
        </w:r>
      </w:del>
      <w:del w:id="9285" w:author="코람코 상장리츠팀" w:date="2026-10-13T09:00:00Z">
        <w:r>
          <w:rPr>
            <w:rFonts w:ascii="Times New Roman" w:eastAsia="바탕체" w:hAnsi="Times New Roman" w:cs="Times New Roman"/>
            <w:kern w:val="0"/>
            <w:sz w:val="22"/>
            <w:szCs w:val="22"/>
          </w:rPr>
          <w:delText xml:space="preserve"> : </w:delText>
        </w:r>
      </w:del>
      <w:del w:id="9286" w:author="코람코 상장리츠팀" w:date="2026-10-13T09:00:00Z">
        <w:r>
          <w:rPr>
            <w:rFonts w:ascii="Times New Roman" w:eastAsia="바탕체" w:hint="eastAsia" w:hAnsi="Times New Roman" w:cs="Times New Roman"/>
            <w:kern w:val="0"/>
            <w:sz w:val="22"/>
            <w:szCs w:val="22"/>
          </w:rPr>
          <w:delText xml:space="preserve">[*]</w:delText>
        </w:r>
      </w:del>
    </w:p>
    <w:p w14:paraId="55B7C5B3" w14:textId="77777777" w:rsidR="00930A79" w:rsidRPr="000A7798" w:rsidRDefault="00930A79" w:rsidP="006A29C3">
      <w:pPr>
        <w:pStyle w:val="TKNormal"/>
        <w:tabs>
          <w:tab w:val="left" w:pos="3332"/>
        </w:tabs>
        <w:snapToGrid w:val="0"/>
        <w:spacing w:line="360" w:lineRule="auto" w:after="0"/>
        <w:rPr>
          <w:rFonts w:ascii="Times New Roman" w:eastAsia="바탕체" w:hAnsi="Times New Roman" w:cs="Times New Roman"/>
          <w:kern w:val="0"/>
          <w:sz w:val="22"/>
          <w:szCs w:val="22"/>
          <w:del w:id="9297" w:author="코람코 상장리츠팀" w:date="2026-10-13T09:00:00Z"/>
        </w:rPr>
      </w:pPr>
      <w:del w:id="9288" w:author="코람코 상장리츠팀" w:date="2026-10-13T09:00:00Z">
        <w:r>
          <w:rPr>
            <w:rFonts w:ascii="Times New Roman" w:eastAsia="바탕체" w:hint="eastAsia" w:hAnsi="Times New Roman" w:cs="Times New Roman"/>
            <w:kern w:val="0"/>
            <w:sz w:val="22"/>
            <w:szCs w:val="22"/>
          </w:rPr>
          <w:delText xml:space="preserve">법</w:delText>
        </w:r>
      </w:del>
      <w:del w:id="9289" w:author="코람코 상장리츠팀" w:date="2026-10-13T09:00:00Z">
        <w:r>
          <w:rPr>
            <w:rFonts w:ascii="Times New Roman" w:eastAsia="바탕체" w:hAnsi="Times New Roman" w:cs="Times New Roman"/>
            <w:kern w:val="0"/>
            <w:sz w:val="22"/>
            <w:szCs w:val="22"/>
          </w:rPr>
          <w:delText xml:space="preserve">   </w:delText>
        </w:r>
      </w:del>
      <w:del w:id="9290" w:author="코람코 상장리츠팀" w:date="2026-10-13T09:00:00Z">
        <w:r>
          <w:rPr>
            <w:rFonts w:ascii="Times New Roman" w:eastAsia="바탕체" w:hint="eastAsia" w:hAnsi="Times New Roman" w:cs="Times New Roman"/>
            <w:kern w:val="0"/>
            <w:sz w:val="22"/>
            <w:szCs w:val="22"/>
          </w:rPr>
          <w:delText xml:space="preserve">인</w:delText>
        </w:r>
      </w:del>
      <w:del w:id="9291" w:author="코람코 상장리츠팀" w:date="2026-10-13T09:00:00Z">
        <w:r>
          <w:rPr>
            <w:rFonts w:ascii="Times New Roman" w:eastAsia="바탕체" w:hAnsi="Times New Roman" w:cs="Times New Roman"/>
            <w:kern w:val="0"/>
            <w:sz w:val="22"/>
            <w:szCs w:val="22"/>
          </w:rPr>
          <w:delText xml:space="preserve">   </w:delText>
        </w:r>
      </w:del>
      <w:del w:id="9292" w:author="코람코 상장리츠팀" w:date="2026-10-13T09:00:00Z">
        <w:r>
          <w:rPr>
            <w:rFonts w:ascii="Times New Roman" w:eastAsia="바탕체" w:hint="eastAsia" w:hAnsi="Times New Roman" w:cs="Times New Roman"/>
            <w:kern w:val="0"/>
            <w:sz w:val="22"/>
            <w:szCs w:val="22"/>
          </w:rPr>
          <w:delText xml:space="preserve">명</w:delText>
        </w:r>
      </w:del>
      <w:del w:id="9293" w:author="코람코 상장리츠팀" w:date="2026-10-13T09:00:00Z">
        <w:r>
          <w:rPr>
            <w:rFonts w:ascii="Times New Roman" w:eastAsia="바탕체" w:hAnsi="Times New Roman" w:cs="Times New Roman"/>
            <w:kern w:val="0"/>
            <w:sz w:val="22"/>
            <w:szCs w:val="22"/>
          </w:rPr>
          <w:delText xml:space="preserve"> : </w:delText>
        </w:r>
      </w:del>
      <w:del w:id="9294" w:author="코람코 상장리츠팀" w:date="2026-10-13T09:00:00Z">
        <w:r>
          <w:rPr>
            <w:rFonts w:ascii="Times New Roman" w:eastAsia="바탕체" w:hint="eastAsia" w:hAnsi="Times New Roman" w:cs="Times New Roman"/>
            <w:kern w:val="0"/>
            <w:sz w:val="22"/>
            <w:szCs w:val="22"/>
          </w:rPr>
          <w:delText xml:space="preserve">쿠팡</w:delText>
        </w:r>
      </w:del>
      <w:del w:id="9295" w:author="코람코 상장리츠팀" w:date="2026-10-13T09:00:00Z">
        <w:r>
          <w:rPr>
            <w:rFonts w:ascii="Times New Roman" w:eastAsia="바탕체" w:hint="eastAsia" w:hAnsi="Times New Roman" w:cs="Times New Roman"/>
            <w:kern w:val="0"/>
            <w:sz w:val="22"/>
            <w:szCs w:val="22"/>
          </w:rPr>
          <w:delText xml:space="preserve"> </w:delText>
        </w:r>
      </w:del>
      <w:del w:id="9296" w:author="코람코 상장리츠팀" w:date="2026-10-13T09:00:00Z">
        <w:r>
          <w:rPr>
            <w:rFonts w:ascii="Times New Roman" w:eastAsia="바탕체" w:hint="eastAsia" w:hAnsi="Times New Roman" w:cs="Times New Roman"/>
            <w:kern w:val="0"/>
            <w:sz w:val="22"/>
            <w:szCs w:val="22"/>
          </w:rPr>
          <w:delText xml:space="preserve">주식회사</w:delText>
        </w:r>
      </w:del>
    </w:p>
    <w:p w14:paraId="0628565F" w14:textId="77777777" w:rsidR="00930A79" w:rsidRPr="000A7798" w:rsidRDefault="00930A79" w:rsidP="006A29C3">
      <w:pPr>
        <w:pStyle w:val="TKNormal"/>
        <w:tabs>
          <w:tab w:val="left" w:pos="3332"/>
        </w:tabs>
        <w:snapToGrid w:val="0"/>
        <w:spacing w:line="360" w:lineRule="auto" w:after="0"/>
        <w:ind w:leftChars="567" w:left="1134"/>
        <w:rPr>
          <w:rFonts w:ascii="Times New Roman" w:eastAsia="바탕체" w:hAnsi="Times New Roman" w:cs="Times New Roman"/>
          <w:kern w:val="0"/>
          <w:sz w:val="22"/>
          <w:szCs w:val="22"/>
          <w:del w:id="9304" w:author="코람코 상장리츠팀" w:date="2026-10-13T09:00:00Z"/>
        </w:rPr>
      </w:pPr>
      <w:del w:id="9298" w:author="코람코 상장리츠팀" w:date="2026-10-13T09:00:00Z">
        <w:r>
          <w:rPr>
            <w:rFonts w:ascii="Times New Roman" w:eastAsia="바탕체" w:hint="eastAsia" w:hAnsi="Times New Roman" w:cs="Times New Roman"/>
            <w:kern w:val="0"/>
            <w:sz w:val="22"/>
            <w:szCs w:val="22"/>
          </w:rPr>
          <w:delText xml:space="preserve">대표자</w:delText>
        </w:r>
      </w:del>
      <w:del w:id="9299" w:author="코람코 상장리츠팀" w:date="2026-10-13T09:00:00Z">
        <w:r>
          <w:rPr>
            <w:rFonts w:ascii="Times New Roman" w:eastAsia="바탕체" w:hint="eastAsia" w:hAnsi="Times New Roman" w:cs="Times New Roman"/>
            <w:kern w:val="0"/>
            <w:sz w:val="22"/>
            <w:szCs w:val="22"/>
          </w:rPr>
          <w:delText xml:space="preserve"> [*]        </w:delText>
        </w:r>
      </w:del>
      <w:del w:id="9300" w:author="코람코 상장리츠팀" w:date="2026-10-13T09:00:00Z">
        <w:r>
          <w:rPr>
            <w:rFonts w:ascii="Times New Roman" w:eastAsia="바탕체" w:hAnsi="Times New Roman" w:cs="Times New Roman"/>
            <w:kern w:val="0"/>
            <w:sz w:val="22"/>
            <w:szCs w:val="22"/>
          </w:rPr>
          <w:delText xml:space="preserve">  </w:delText>
        </w:r>
      </w:del>
      <w:del w:id="9301" w:author="코람코 상장리츠팀" w:date="2026-10-13T09:00:00Z">
        <w:r>
          <w:rPr>
            <w:rFonts w:ascii="Times New Roman" w:eastAsia="바탕체" w:hAnsi="Times New Roman" w:cs="Times New Roman"/>
            <w:kern w:val="0"/>
            <w:sz w:val="22"/>
            <w:szCs w:val="22"/>
          </w:rPr>
          <w:tab/>
          <w:delText xml:space="preserve">(</w:delText>
        </w:r>
      </w:del>
      <w:del w:id="9302" w:author="코람코 상장리츠팀" w:date="2026-10-13T09:00:00Z">
        <w:r>
          <w:rPr>
            <w:rFonts w:ascii="Times New Roman" w:eastAsia="바탕체" w:hint="eastAsia" w:hAnsi="Times New Roman" w:cs="Times New Roman"/>
            <w:kern w:val="0"/>
            <w:sz w:val="22"/>
            <w:szCs w:val="22"/>
          </w:rPr>
          <w:delText xml:space="preserve">인</w:delText>
        </w:r>
      </w:del>
      <w:del w:id="9303" w:author="코람코 상장리츠팀" w:date="2026-10-13T09:00:00Z">
        <w:r>
          <w:rPr>
            <w:rFonts w:ascii="Times New Roman" w:eastAsia="바탕체" w:hAnsi="Times New Roman" w:cs="Times New Roman"/>
            <w:kern w:val="0"/>
            <w:sz w:val="22"/>
            <w:szCs w:val="22"/>
          </w:rPr>
          <w:delText xml:space="preserve">)</w:delText>
        </w:r>
      </w:del>
    </w:p>
    <w:p w14:paraId="54863508" w14:textId="77777777" w:rsidR="00930A79" w:rsidRDefault="00930A79" w:rsidP="006A29C3">
      <w:pPr>
        <w:pStyle w:val="TKNormal"/>
        <w:tabs>
          <w:tab w:val="left" w:pos="3332"/>
        </w:tabs>
        <w:snapToGrid w:val="0"/>
        <w:spacing w:line="360" w:lineRule="auto" w:after="0"/>
        <w:rPr>
          <w:rFonts w:ascii="Times New Roman" w:eastAsia="바탕체" w:hAnsi="Times New Roman" w:cs="Times New Roman"/>
          <w:b/>
          <w:kern w:val="0"/>
          <w:sz w:val="22"/>
          <w:szCs w:val="22"/>
          <w:del w:id="9305" w:author="코람코 상장리츠팀" w:date="2026-10-13T09:00:00Z"/>
        </w:rPr>
      </w:pPr>
    </w:p>
    <w:p w14:paraId="3BAD486D" w14:textId="77777777" w:rsidR="00930A79" w:rsidRPr="000A7798" w:rsidRDefault="00930A79" w:rsidP="006A29C3">
      <w:pPr>
        <w:pStyle w:val="TKNormal"/>
        <w:tabs>
          <w:tab w:val="left" w:pos="3332"/>
        </w:tabs>
        <w:snapToGrid w:val="0"/>
        <w:spacing w:line="360" w:lineRule="auto" w:after="0"/>
        <w:rPr>
          <w:rFonts w:ascii="Times New Roman" w:eastAsia="바탕체" w:hAnsi="Times New Roman" w:cs="Times New Roman"/>
          <w:kern w:val="0"/>
          <w:sz w:val="22"/>
          <w:szCs w:val="22"/>
          <w:del w:id="9320" w:author="코람코 상장리츠팀" w:date="2026-10-13T09:00:00Z"/>
        </w:rPr>
      </w:pPr>
      <w:del w:id="9306" w:author="코람코 상장리츠팀" w:date="2026-10-13T09:00:00Z">
        <w:r>
          <w:rPr>
            <w:rFonts w:ascii="Times New Roman" w:eastAsia="바탕체" w:hAnsi="Times New Roman" w:cs="Times New Roman"/>
            <w:b/>
            <w:kern w:val="0"/>
            <w:sz w:val="22"/>
            <w:szCs w:val="22"/>
          </w:rPr>
          <w:br w:type="page"/>
        </w:r>
      </w:del>
      <w:del w:id="9307" w:author="코람코 상장리츠팀" w:date="2026-10-13T09:00:00Z">
        <w:r>
          <w:rPr>
            <w:rFonts w:ascii="Times New Roman" w:eastAsia="바탕체" w:hint="eastAsia" w:hAnsi="Times New Roman" w:cs="Times New Roman"/>
            <w:b/>
            <w:kern w:val="0"/>
            <w:sz w:val="22"/>
            <w:szCs w:val="22"/>
          </w:rPr>
          <w:lastRenderedPageBreak/>
          <w:delText xml:space="preserve">(</w:delText>
        </w:r>
      </w:del>
      <w:del w:id="9308" w:author="코람코 상장리츠팀" w:date="2026-10-13T09:00:00Z">
        <w:r>
          <w:rPr>
            <w:rFonts w:ascii="Times New Roman" w:eastAsia="바탕체" w:hint="eastAsia" w:hAnsi="Times New Roman" w:cs="Times New Roman"/>
            <w:b/>
            <w:kern w:val="0"/>
            <w:sz w:val="22"/>
            <w:szCs w:val="22"/>
          </w:rPr>
          <w:delText xml:space="preserve">공동</w:delText>
        </w:r>
      </w:del>
      <w:del w:id="9309" w:author="코람코 상장리츠팀" w:date="2026-10-13T09:00:00Z">
        <w:r>
          <w:rPr>
            <w:rFonts w:ascii="Times New Roman" w:eastAsia="바탕체" w:hint="eastAsia" w:hAnsi="Times New Roman" w:cs="Times New Roman"/>
            <w:b/>
            <w:kern w:val="0"/>
            <w:sz w:val="22"/>
            <w:szCs w:val="22"/>
          </w:rPr>
          <w:delText xml:space="preserve">) 2</w:delText>
        </w:r>
      </w:del>
      <w:del w:id="9310" w:author="코람코 상장리츠팀" w:date="2026-10-13T09:00:00Z">
        <w:r>
          <w:rPr>
            <w:rFonts w:ascii="Times New Roman" w:eastAsia="바탕체" w:hint="eastAsia" w:hAnsi="Times New Roman" w:cs="Times New Roman"/>
            <w:b/>
            <w:kern w:val="0"/>
            <w:sz w:val="22"/>
            <w:szCs w:val="22"/>
          </w:rPr>
          <w:delText xml:space="preserve">순위</w:delText>
        </w:r>
      </w:del>
      <w:del w:id="9311" w:author="코람코 상장리츠팀" w:date="2026-10-13T09:00:00Z">
        <w:r>
          <w:rPr>
            <w:rFonts w:ascii="Times New Roman" w:eastAsia="바탕체" w:hint="eastAsia" w:hAnsi="Times New Roman" w:cs="Times New Roman"/>
            <w:b/>
            <w:kern w:val="0"/>
            <w:sz w:val="22"/>
            <w:szCs w:val="22"/>
          </w:rPr>
          <w:delText xml:space="preserve"> </w:delText>
        </w:r>
      </w:del>
      <w:del w:id="9312" w:author="코람코 상장리츠팀" w:date="2026-10-13T09:00:00Z">
        <w:r>
          <w:rPr>
            <w:rFonts w:ascii="Times New Roman" w:eastAsia="바탕체" w:hint="eastAsia" w:hAnsi="Times New Roman" w:cs="Times New Roman"/>
            <w:b/>
            <w:kern w:val="0"/>
            <w:sz w:val="22"/>
            <w:szCs w:val="22"/>
          </w:rPr>
          <w:delText xml:space="preserve">및</w:delText>
        </w:r>
      </w:del>
      <w:del w:id="9313" w:author="코람코 상장리츠팀" w:date="2026-10-13T09:00:00Z">
        <w:r>
          <w:rPr>
            <w:rFonts w:ascii="Times New Roman" w:eastAsia="바탕체" w:hint="eastAsia" w:hAnsi="Times New Roman" w:cs="Times New Roman"/>
            <w:b/>
            <w:kern w:val="0"/>
            <w:sz w:val="22"/>
            <w:szCs w:val="22"/>
          </w:rPr>
          <w:delText xml:space="preserve"> (</w:delText>
        </w:r>
      </w:del>
      <w:del w:id="9314" w:author="코람코 상장리츠팀" w:date="2026-10-13T09:00:00Z">
        <w:r>
          <w:rPr>
            <w:rFonts w:ascii="Times New Roman" w:eastAsia="바탕체" w:hint="eastAsia" w:hAnsi="Times New Roman" w:cs="Times New Roman"/>
            <w:b/>
            <w:kern w:val="0"/>
            <w:sz w:val="22"/>
            <w:szCs w:val="22"/>
          </w:rPr>
          <w:delText xml:space="preserve">공동</w:delText>
        </w:r>
      </w:del>
      <w:del w:id="9315" w:author="코람코 상장리츠팀" w:date="2026-10-13T09:00:00Z">
        <w:r>
          <w:rPr>
            <w:rFonts w:ascii="Times New Roman" w:eastAsia="바탕체" w:hint="eastAsia" w:hAnsi="Times New Roman" w:cs="Times New Roman"/>
            <w:b/>
            <w:kern w:val="0"/>
            <w:sz w:val="22"/>
            <w:szCs w:val="22"/>
          </w:rPr>
          <w:delText xml:space="preserve">) 3</w:delText>
        </w:r>
      </w:del>
      <w:del w:id="9316" w:author="코람코 상장리츠팀" w:date="2026-10-13T09:00:00Z">
        <w:r>
          <w:rPr>
            <w:rFonts w:ascii="Times New Roman" w:eastAsia="바탕체" w:hint="eastAsia" w:hAnsi="Times New Roman" w:cs="Times New Roman"/>
            <w:b/>
            <w:kern w:val="0"/>
            <w:sz w:val="22"/>
            <w:szCs w:val="22"/>
          </w:rPr>
          <w:delText xml:space="preserve">순위</w:delText>
        </w:r>
      </w:del>
      <w:del w:id="9317" w:author="코람코 상장리츠팀" w:date="2026-10-13T09:00:00Z">
        <w:r>
          <w:rPr>
            <w:rFonts w:ascii="Times New Roman" w:eastAsia="바탕체" w:hint="eastAsia" w:hAnsi="Times New Roman" w:cs="Times New Roman"/>
            <w:b/>
            <w:kern w:val="0"/>
            <w:sz w:val="22"/>
            <w:szCs w:val="22"/>
          </w:rPr>
          <w:delText xml:space="preserve"> </w:delText>
        </w:r>
      </w:del>
      <w:del w:id="9318" w:author="코람코 상장리츠팀" w:date="2026-10-13T09:00:00Z">
        <w:r>
          <w:rPr>
            <w:rFonts w:ascii="Times New Roman" w:eastAsia="바탕체" w:hint="eastAsia" w:hAnsi="Times New Roman" w:cs="Times New Roman"/>
            <w:b/>
            <w:kern w:val="0"/>
            <w:sz w:val="22"/>
            <w:szCs w:val="22"/>
          </w:rPr>
          <w:delText xml:space="preserve">우선수익자</w:delText>
        </w:r>
      </w:del>
      <w:del w:id="9319" w:author="코람코 상장리츠팀" w:date="2026-10-13T09:00:00Z">
        <w:r>
          <w:rPr>
            <w:rFonts w:ascii="Times New Roman" w:eastAsia="바탕체" w:hAnsi="Times New Roman" w:cs="Times New Roman"/>
            <w:kern w:val="0"/>
            <w:sz w:val="22"/>
            <w:szCs w:val="22"/>
          </w:rPr>
          <w:delText xml:space="preserve"> </w:delText>
        </w:r>
      </w:del>
    </w:p>
    <w:p w14:paraId="01C0533F" w14:textId="77777777" w:rsidR="00930A79" w:rsidRPr="000A7798" w:rsidRDefault="00930A79" w:rsidP="006A29C3">
      <w:pPr>
        <w:pStyle w:val="TKNormal"/>
        <w:tabs>
          <w:tab w:val="left" w:pos="3332"/>
        </w:tabs>
        <w:snapToGrid w:val="0"/>
        <w:spacing w:line="360" w:lineRule="auto" w:after="0"/>
        <w:rPr>
          <w:rFonts w:ascii="Times New Roman" w:eastAsia="바탕체" w:hAnsi="Times New Roman" w:cs="Times New Roman"/>
          <w:kern w:val="0"/>
          <w:sz w:val="22"/>
          <w:szCs w:val="22"/>
          <w:del w:id="9321" w:author="코람코 상장리츠팀" w:date="2026-10-13T09:00:00Z"/>
        </w:rPr>
      </w:pPr>
    </w:p>
    <w:p w14:paraId="4A463C9A" w14:textId="77777777" w:rsidR="00930A79" w:rsidRPr="000A7798" w:rsidRDefault="00930A79" w:rsidP="006A29C3">
      <w:pPr>
        <w:pStyle w:val="TKNormal"/>
        <w:tabs>
          <w:tab w:val="left" w:pos="3332"/>
        </w:tabs>
        <w:snapToGrid w:val="0"/>
        <w:spacing w:line="360" w:lineRule="auto" w:after="0"/>
        <w:rPr>
          <w:rFonts w:ascii="Times New Roman" w:eastAsia="바탕체" w:hAnsi="Times New Roman" w:cs="Times New Roman"/>
          <w:kern w:val="0"/>
          <w:sz w:val="22"/>
          <w:szCs w:val="22"/>
          <w:del w:id="9325" w:author="코람코 상장리츠팀" w:date="2026-10-13T09:00:00Z"/>
        </w:rPr>
      </w:pPr>
      <w:del w:id="9322" w:author="코람코 상장리츠팀" w:date="2026-10-13T09:00:00Z">
        <w:r>
          <w:rPr>
            <w:rFonts w:ascii="Times New Roman" w:eastAsia="바탕체" w:hint="eastAsia" w:hAnsi="Times New Roman" w:cs="Times New Roman"/>
            <w:kern w:val="0"/>
            <w:sz w:val="22"/>
            <w:szCs w:val="22"/>
          </w:rPr>
          <w:delText xml:space="preserve">법인등록번호</w:delText>
        </w:r>
      </w:del>
      <w:del w:id="9323" w:author="코람코 상장리츠팀" w:date="2026-10-13T09:00:00Z">
        <w:r>
          <w:rPr>
            <w:rFonts w:ascii="Times New Roman" w:eastAsia="바탕체" w:hAnsi="Times New Roman" w:cs="Times New Roman"/>
            <w:kern w:val="0"/>
            <w:sz w:val="22"/>
            <w:szCs w:val="22"/>
          </w:rPr>
          <w:delText xml:space="preserve"> : </w:delText>
        </w:r>
      </w:del>
      <w:del w:id="9324" w:author="코람코 상장리츠팀" w:date="2026-10-13T09:00:00Z">
        <w:r>
          <w:rPr>
            <w:rFonts w:ascii="Times New Roman" w:eastAsia="바탕체" w:hint="eastAsia" w:hAnsi="Times New Roman" w:cs="Times New Roman"/>
            <w:kern w:val="0"/>
            <w:sz w:val="22"/>
            <w:szCs w:val="22"/>
          </w:rPr>
          <w:delText xml:space="preserve">[*]</w:delText>
        </w:r>
      </w:del>
    </w:p>
    <w:p w14:paraId="038FB9F1" w14:textId="77777777" w:rsidR="00930A79" w:rsidRDefault="00930A79" w:rsidP="006A29C3">
      <w:pPr>
        <w:pStyle w:val="TKNormal"/>
        <w:tabs>
          <w:tab w:val="left" w:pos="3332"/>
        </w:tabs>
        <w:snapToGrid w:val="0"/>
        <w:spacing w:line="360" w:lineRule="auto" w:after="0"/>
        <w:rPr>
          <w:rFonts w:ascii="Times New Roman" w:eastAsia="바탕체" w:hAnsi="Times New Roman" w:cs="Times New Roman"/>
          <w:kern w:val="0"/>
          <w:sz w:val="22"/>
          <w:del w:id="9331" w:author="코람코 상장리츠팀" w:date="2026-10-13T09:00:00Z"/>
          <w:szCs w:val="22"/>
        </w:rPr>
      </w:pPr>
      <w:del w:id="9326" w:author="코람코 상장리츠팀" w:date="2026-10-13T09:00:00Z">
        <w:r>
          <w:rPr>
            <w:rFonts w:ascii="Times New Roman" w:eastAsia="바탕체" w:hint="eastAsia" w:hAnsi="Times New Roman" w:cs="Times New Roman"/>
            <w:kern w:val="0"/>
            <w:sz w:val="22"/>
            <w:szCs w:val="22"/>
          </w:rPr>
          <w:delText xml:space="preserve">주</w:delText>
        </w:r>
      </w:del>
      <w:del w:id="9327" w:author="코람코 상장리츠팀" w:date="2026-10-13T09:00:00Z">
        <w:r>
          <w:rPr>
            <w:rFonts w:ascii="Times New Roman" w:eastAsia="바탕체" w:hAnsi="Times New Roman" w:cs="Times New Roman"/>
            <w:kern w:val="0"/>
            <w:sz w:val="22"/>
            <w:szCs w:val="22"/>
          </w:rPr>
          <w:delText xml:space="preserve">        </w:delText>
        </w:r>
      </w:del>
      <w:del w:id="9328" w:author="코람코 상장리츠팀" w:date="2026-10-13T09:00:00Z">
        <w:r>
          <w:rPr>
            <w:rFonts w:ascii="Times New Roman" w:eastAsia="바탕체" w:hint="eastAsia" w:hAnsi="Times New Roman" w:cs="Times New Roman"/>
            <w:kern w:val="0"/>
            <w:sz w:val="22"/>
            <w:szCs w:val="22"/>
          </w:rPr>
          <w:delText xml:space="preserve">소</w:delText>
        </w:r>
      </w:del>
      <w:del w:id="9329" w:author="코람코 상장리츠팀" w:date="2026-10-13T09:00:00Z">
        <w:r>
          <w:rPr>
            <w:rFonts w:ascii="Times New Roman" w:eastAsia="바탕체" w:hAnsi="Times New Roman" w:cs="Times New Roman"/>
            <w:kern w:val="0"/>
            <w:sz w:val="22"/>
            <w:szCs w:val="22"/>
          </w:rPr>
          <w:delText xml:space="preserve"> : </w:delText>
        </w:r>
      </w:del>
      <w:del w:id="9330" w:author="코람코 상장리츠팀" w:date="2026-10-13T09:00:00Z">
        <w:r>
          <w:rPr>
            <w:rFonts w:ascii="Times New Roman" w:eastAsia="바탕체" w:hint="eastAsia" w:hAnsi="Times New Roman" w:cs="Times New Roman"/>
            <w:kern w:val="0"/>
            <w:sz w:val="22"/>
            <w:szCs w:val="22"/>
          </w:rPr>
          <w:delText xml:space="preserve">[*]</w:delText>
        </w:r>
      </w:del>
    </w:p>
    <w:p w14:paraId="3BDCFC70" w14:textId="77777777" w:rsidR="00930A79" w:rsidRPr="000A7798" w:rsidRDefault="00930A79" w:rsidP="006A29C3">
      <w:pPr>
        <w:pStyle w:val="TKNormal"/>
        <w:tabs>
          <w:tab w:val="left" w:pos="3332"/>
        </w:tabs>
        <w:snapToGrid w:val="0"/>
        <w:spacing w:line="360" w:lineRule="auto" w:after="0"/>
        <w:rPr>
          <w:rFonts w:ascii="Times New Roman" w:eastAsia="바탕체" w:hAnsi="Times New Roman" w:cs="Times New Roman"/>
          <w:kern w:val="0"/>
          <w:sz w:val="22"/>
          <w:szCs w:val="22"/>
          <w:del w:id="9339" w:author="코람코 상장리츠팀" w:date="2026-10-13T09:00:00Z"/>
        </w:rPr>
      </w:pPr>
      <w:del w:id="9332" w:author="코람코 상장리츠팀" w:date="2026-10-13T09:00:00Z">
        <w:r>
          <w:rPr>
            <w:rFonts w:ascii="Times New Roman" w:eastAsia="바탕체" w:hint="eastAsia" w:hAnsi="Times New Roman" w:cs="Times New Roman"/>
            <w:kern w:val="0"/>
            <w:sz w:val="22"/>
            <w:szCs w:val="22"/>
          </w:rPr>
          <w:delText xml:space="preserve">법</w:delText>
        </w:r>
      </w:del>
      <w:del w:id="9333" w:author="코람코 상장리츠팀" w:date="2026-10-13T09:00:00Z">
        <w:r>
          <w:rPr>
            <w:rFonts w:ascii="Times New Roman" w:eastAsia="바탕체" w:hAnsi="Times New Roman" w:cs="Times New Roman"/>
            <w:kern w:val="0"/>
            <w:sz w:val="22"/>
            <w:szCs w:val="22"/>
          </w:rPr>
          <w:delText xml:space="preserve">   </w:delText>
        </w:r>
      </w:del>
      <w:del w:id="9334" w:author="코람코 상장리츠팀" w:date="2026-10-13T09:00:00Z">
        <w:r>
          <w:rPr>
            <w:rFonts w:ascii="Times New Roman" w:eastAsia="바탕체" w:hint="eastAsia" w:hAnsi="Times New Roman" w:cs="Times New Roman"/>
            <w:kern w:val="0"/>
            <w:sz w:val="22"/>
            <w:szCs w:val="22"/>
          </w:rPr>
          <w:delText xml:space="preserve">인</w:delText>
        </w:r>
      </w:del>
      <w:del w:id="9335" w:author="코람코 상장리츠팀" w:date="2026-10-13T09:00:00Z">
        <w:r>
          <w:rPr>
            <w:rFonts w:ascii="Times New Roman" w:eastAsia="바탕체" w:hAnsi="Times New Roman" w:cs="Times New Roman"/>
            <w:kern w:val="0"/>
            <w:sz w:val="22"/>
            <w:szCs w:val="22"/>
          </w:rPr>
          <w:delText xml:space="preserve">   </w:delText>
        </w:r>
      </w:del>
      <w:del w:id="9336" w:author="코람코 상장리츠팀" w:date="2026-10-13T09:00:00Z">
        <w:r>
          <w:rPr>
            <w:rFonts w:ascii="Times New Roman" w:eastAsia="바탕체" w:hint="eastAsia" w:hAnsi="Times New Roman" w:cs="Times New Roman"/>
            <w:kern w:val="0"/>
            <w:sz w:val="22"/>
            <w:szCs w:val="22"/>
          </w:rPr>
          <w:delText xml:space="preserve">명</w:delText>
        </w:r>
      </w:del>
      <w:del w:id="9337" w:author="코람코 상장리츠팀" w:date="2026-10-13T09:00:00Z">
        <w:r>
          <w:rPr>
            <w:rFonts w:ascii="Times New Roman" w:eastAsia="바탕체" w:hAnsi="Times New Roman" w:cs="Times New Roman"/>
            <w:kern w:val="0"/>
            <w:sz w:val="22"/>
            <w:szCs w:val="22"/>
          </w:rPr>
          <w:delText xml:space="preserve"> : </w:delText>
        </w:r>
      </w:del>
      <w:del w:id="9338" w:author="코람코 상장리츠팀" w:date="2026-10-13T09:00:00Z">
        <w:r>
          <w:rPr>
            <w:rFonts w:ascii="Times New Roman" w:eastAsia="바탕체" w:hint="eastAsia" w:hAnsi="Times New Roman" w:cs="Times New Roman"/>
            <w:kern w:val="0"/>
            <w:sz w:val="22"/>
            <w:szCs w:val="22"/>
          </w:rPr>
          <w:delText xml:space="preserve">[*]</w:delText>
        </w:r>
      </w:del>
    </w:p>
    <w:p w14:paraId="27CD1CC5" w14:textId="77777777" w:rsidR="00930A79" w:rsidRDefault="00930A79" w:rsidP="006A29C3">
      <w:pPr>
        <w:pStyle w:val="TKNormal"/>
        <w:tabs>
          <w:tab w:val="left" w:pos="3332"/>
        </w:tabs>
        <w:snapToGrid w:val="0"/>
        <w:spacing w:line="360" w:lineRule="auto" w:after="0"/>
        <w:ind w:leftChars="567" w:left="1134"/>
        <w:rPr>
          <w:rFonts w:ascii="Times New Roman" w:eastAsia="바탕체" w:hAnsi="Times New Roman" w:cs="Times New Roman"/>
          <w:kern w:val="0"/>
          <w:sz w:val="22"/>
          <w:szCs w:val="22"/>
          <w:del w:id="9346" w:author="코람코 상장리츠팀" w:date="2026-10-13T09:00:00Z"/>
        </w:rPr>
      </w:pPr>
      <w:del w:id="9340" w:author="코람코 상장리츠팀" w:date="2026-10-13T09:00:00Z">
        <w:r>
          <w:rPr>
            <w:rFonts w:ascii="Times New Roman" w:eastAsia="바탕체" w:hint="eastAsia" w:hAnsi="Times New Roman" w:cs="Times New Roman"/>
            <w:kern w:val="0"/>
            <w:sz w:val="22"/>
            <w:szCs w:val="22"/>
          </w:rPr>
          <w:delText xml:space="preserve">대표자</w:delText>
        </w:r>
      </w:del>
      <w:del w:id="9341" w:author="코람코 상장리츠팀" w:date="2026-10-13T09:00:00Z">
        <w:r>
          <w:rPr>
            <w:rFonts w:ascii="Times New Roman" w:eastAsia="바탕체" w:hint="eastAsia" w:hAnsi="Times New Roman" w:cs="Times New Roman"/>
            <w:kern w:val="0"/>
            <w:sz w:val="22"/>
            <w:szCs w:val="22"/>
          </w:rPr>
          <w:delText xml:space="preserve"> [*]        </w:delText>
        </w:r>
      </w:del>
      <w:del w:id="9342" w:author="코람코 상장리츠팀" w:date="2026-10-13T09:00:00Z">
        <w:r>
          <w:rPr>
            <w:rFonts w:ascii="Times New Roman" w:eastAsia="바탕체" w:hAnsi="Times New Roman" w:cs="Times New Roman"/>
            <w:kern w:val="0"/>
            <w:sz w:val="22"/>
            <w:szCs w:val="22"/>
          </w:rPr>
          <w:delText xml:space="preserve">  </w:delText>
        </w:r>
      </w:del>
      <w:del w:id="9343" w:author="코람코 상장리츠팀" w:date="2026-10-13T09:00:00Z">
        <w:r>
          <w:rPr>
            <w:rFonts w:ascii="Times New Roman" w:eastAsia="바탕체" w:hAnsi="Times New Roman" w:cs="Times New Roman"/>
            <w:kern w:val="0"/>
            <w:sz w:val="22"/>
            <w:szCs w:val="22"/>
          </w:rPr>
          <w:tab/>
          <w:delText xml:space="preserve">(</w:delText>
        </w:r>
      </w:del>
      <w:del w:id="9344" w:author="코람코 상장리츠팀" w:date="2026-10-13T09:00:00Z">
        <w:r>
          <w:rPr>
            <w:rFonts w:ascii="Times New Roman" w:eastAsia="바탕체" w:hint="eastAsia" w:hAnsi="Times New Roman" w:cs="Times New Roman"/>
            <w:kern w:val="0"/>
            <w:sz w:val="22"/>
            <w:szCs w:val="22"/>
          </w:rPr>
          <w:delText xml:space="preserve">인</w:delText>
        </w:r>
      </w:del>
      <w:del w:id="9345" w:author="코람코 상장리츠팀" w:date="2026-10-13T09:00:00Z">
        <w:r>
          <w:rPr>
            <w:rFonts w:ascii="Times New Roman" w:eastAsia="바탕체" w:hAnsi="Times New Roman" w:cs="Times New Roman"/>
            <w:kern w:val="0"/>
            <w:sz w:val="22"/>
            <w:szCs w:val="22"/>
          </w:rPr>
          <w:delText xml:space="preserve">)</w:delText>
        </w:r>
      </w:del>
    </w:p>
    <w:p w14:paraId="02D5815E" w14:textId="77777777" w:rsidR="00930A79" w:rsidRPr="00AE3364" w:rsidRDefault="00930A79" w:rsidP="006A29C3">
      <w:pPr>
        <w:pStyle w:val="TKNormal"/>
        <w:snapToGrid w:val="0"/>
        <w:spacing w:after="0" w:line="360" w:lineRule="auto"/>
        <w:jc w:val="left"/>
        <w:rPr>
          <w:rFonts w:ascii="Times New Roman" w:eastAsia="바탕체" w:hAnsi="Times New Roman" w:cs="Times New Roman"/>
          <w:kern w:val="0"/>
          <w:sz w:val="22"/>
          <w:szCs w:val="22"/>
        </w:rPr>
      </w:pPr>
      <w:r>
        <w:rPr>
          <w:rFonts w:ascii="Times New Roman" w:eastAsia="바탕체" w:hAnsi="Times New Roman" w:cs="Times New Roman"/>
          <w:kern w:val="0"/>
          <w:sz w:val="22"/>
          <w:szCs w:val="22"/>
        </w:rPr>
        <w:br w:type="page"/>
      </w:r>
      <w:r>
        <w:rPr>
          <w:rFonts w:ascii="Times New Roman" w:eastAsia="바탕체" w:hint="eastAsia" w:hAnsi="Times New Roman" w:cs="Times New Roman"/>
          <w:b/>
          <w:sz w:val="22"/>
          <w:szCs w:val="22"/>
        </w:rPr>
        <w:lastRenderedPageBreak/>
        <w:t>별첨</w:t>
      </w:r>
      <w:r>
        <w:rPr>
          <w:rFonts w:ascii="Times New Roman" w:eastAsia="바탕체" w:hint="eastAsia" w:hAnsi="Times New Roman" w:cs="Times New Roman"/>
          <w:b/>
          <w:sz w:val="22"/>
          <w:szCs w:val="22"/>
        </w:rPr>
        <w:t xml:space="preserve"> </w:t>
      </w:r>
      <w:r>
        <w:rPr>
          <w:rFonts w:ascii="Times New Roman" w:eastAsia="바탕체" w:hAnsi="Times New Roman" w:cs="Times New Roman"/>
          <w:b/>
          <w:sz w:val="22"/>
          <w:szCs w:val="22"/>
        </w:rPr>
        <w:t>1.</w:t>
      </w:r>
    </w:p>
    <w:p w14:paraId="53D0B7C8" w14:textId="77777777" w:rsidR="00930A79" w:rsidRPr="00F15B0C" w:rsidRDefault="00930A79" w:rsidP="006A29C3">
      <w:pPr>
        <w:pStyle w:val="TKNormal"/>
        <w:snapToGrid w:val="0"/>
        <w:spacing w:line="360" w:lineRule="auto" w:after="0"/>
        <w:jc w:val="center"/>
        <w:rPr>
          <w:rFonts w:ascii="Times New Roman" w:eastAsia="바탕체" w:hAnsi="Times New Roman" w:cs="Times New Roman"/>
          <w:b/>
          <w:color w:val="000000"/>
          <w:spacing w:val="6"/>
          <w:sz w:val="22"/>
          <w:szCs w:val="22"/>
        </w:rPr>
      </w:pPr>
    </w:p>
    <w:p w14:paraId="09275C30" w14:textId="77777777" w:rsidR="00930A79" w:rsidRPr="00F15B0C" w:rsidRDefault="00930A79" w:rsidP="006A29C3">
      <w:pPr>
        <w:pStyle w:val="TKNormal"/>
        <w:snapToGrid w:val="0"/>
        <w:spacing w:line="360" w:lineRule="auto" w:after="0"/>
        <w:jc w:val="center"/>
        <w:rPr>
          <w:rFonts w:ascii="Times New Roman" w:eastAsia="바탕체" w:hAnsi="Times New Roman" w:cs="Times New Roman"/>
          <w:b/>
          <w:color w:val="000000"/>
          <w:sz w:val="30"/>
          <w:szCs w:val="30"/>
          <w:u w:val="single"/>
        </w:rPr>
      </w:pPr>
      <w:r>
        <w:rPr>
          <w:rFonts w:ascii="Times New Roman" w:eastAsia="바탕체" w:hAnsi="Times New Roman" w:hint="eastAsia" w:cs="Times New Roman"/>
          <w:b/>
          <w:color w:val="000000"/>
          <w:sz w:val="30"/>
          <w:szCs w:val="30"/>
          <w:u w:val="single"/>
        </w:rPr>
        <w:t>우선수익자들</w:t>
      </w:r>
      <w:r>
        <w:rPr>
          <w:rFonts w:ascii="Times New Roman" w:eastAsia="바탕체" w:hAnsi="Times New Roman" w:hint="eastAsia" w:cs="Times New Roman"/>
          <w:b/>
          <w:color w:val="000000"/>
          <w:sz w:val="30"/>
          <w:szCs w:val="30"/>
          <w:u w:val="single"/>
        </w:rPr>
        <w:t xml:space="preserve"> </w:t>
      </w:r>
      <w:r>
        <w:rPr>
          <w:rFonts w:ascii="Times New Roman" w:eastAsia="바탕체" w:hAnsi="Times New Roman" w:cs="Times New Roman"/>
          <w:b/>
          <w:color w:val="000000"/>
          <w:sz w:val="30"/>
          <w:szCs w:val="30"/>
          <w:u w:val="single"/>
        </w:rPr>
        <w:t>목록</w:t>
      </w:r>
    </w:p>
    <w:p w14:paraId="46085077" w14:textId="77777777" w:rsidR="00930A79" w:rsidRDefault="00930A79" w:rsidP="006A29C3">
      <w:pPr>
        <w:pStyle w:val="TKNormal"/>
        <w:snapToGrid w:val="0"/>
        <w:spacing w:line="360" w:lineRule="auto" w:after="0"/>
        <w:rPr>
          <w:rFonts w:ascii="Times New Roman" w:eastAsia="바탕체" w:hAnsi="Times New Roman" w:cs="Times New Roman"/>
          <w:b/>
          <w:sz w:val="22"/>
          <w:szCs w:val="22"/>
        </w:rPr>
      </w:pPr>
    </w:p>
    <w:p w14:paraId="4803B375" w14:textId="77777777" w:rsidR="00930A79" w:rsidRPr="00F15B0C" w:rsidRDefault="00930A79" w:rsidP="006A29C3">
      <w:pPr>
        <w:pStyle w:val="TKNormal"/>
        <w:widowControl w:val="0"/>
        <w:wordWrap w:val="0"/>
        <w:autoSpaceDE w:val="0"/>
        <w:autoSpaceDN w:val="0"/>
        <w:snapToGrid w:val="0"/>
        <w:spacing w:line="360" w:lineRule="auto" w:after="0"/>
        <w:rPr>
          <w:rFonts w:ascii="Times New Roman" w:eastAsia="바탕체" w:hAnsi="Times New Roman" w:cs="Times New Roman"/>
          <w:color w:val="000000"/>
          <w:sz w:val="22"/>
          <w:szCs w:val="22"/>
        </w:rPr>
      </w:pPr>
      <w:r>
        <w:rPr>
          <w:rFonts w:ascii="Times New Roman" w:eastAsia="바탕체" w:hint="eastAsia" w:hAnsi="Times New Roman" w:cs="Times New Roman"/>
          <w:color w:val="000000"/>
          <w:sz w:val="22"/>
          <w:szCs w:val="22"/>
        </w:rPr>
        <w:t>1. 1</w:t>
      </w:r>
      <w:r>
        <w:rPr>
          <w:rFonts w:ascii="Times New Roman" w:eastAsia="바탕체" w:hint="eastAsia" w:hAnsi="Times New Roman" w:cs="Times New Roman"/>
          <w:color w:val="000000"/>
          <w:sz w:val="22"/>
          <w:szCs w:val="22"/>
        </w:rPr>
        <w:t>순위</w:t>
      </w:r>
      <w:r>
        <w:rPr>
          <w:rFonts w:ascii="Times New Roman" w:eastAsia="바탕체" w:hint="eastAsia" w:hAnsi="Times New Roman" w:cs="Times New Roman"/>
          <w:color w:val="000000"/>
          <w:sz w:val="22"/>
          <w:szCs w:val="22"/>
        </w:rPr>
        <w:t xml:space="preserve"> </w:t>
      </w:r>
      <w:r>
        <w:rPr>
          <w:rFonts w:ascii="Times New Roman" w:eastAsia="바탕체" w:hint="eastAsia" w:hAnsi="Times New Roman" w:cs="Times New Roman"/>
          <w:color w:val="000000"/>
          <w:sz w:val="22"/>
          <w:szCs w:val="22"/>
        </w:rPr>
        <w:t>우선수익자</w:t>
      </w:r>
      <w:r>
        <w:rPr>
          <w:rFonts w:ascii="Times New Roman" w:eastAsia="바탕체" w:hint="eastAsia" w:hAnsi="Times New Roman" w:cs="Times New Roman"/>
          <w:color w:val="000000"/>
          <w:sz w:val="22"/>
          <w:szCs w:val="22"/>
        </w:rPr>
        <w:t xml:space="preserve">: </w:t>
      </w:r>
      <w:r>
        <w:rPr>
          <w:rFonts w:ascii="Times New Roman" w:eastAsia="바탕체" w:hint="eastAsia" w:hAnsi="Times New Roman" w:cs="Times New Roman"/>
          <w:color w:val="000000"/>
          <w:sz w:val="22"/>
          <w:szCs w:val="22"/>
        </w:rPr>
        <w:t>쿠팡</w:t>
      </w:r>
      <w:r>
        <w:rPr>
          <w:rFonts w:ascii="Times New Roman" w:eastAsia="바탕체" w:hint="eastAsia" w:hAnsi="Times New Roman" w:cs="Times New Roman"/>
          <w:color w:val="000000"/>
          <w:sz w:val="22"/>
          <w:szCs w:val="22"/>
        </w:rPr>
        <w:t xml:space="preserve"> </w:t>
      </w:r>
      <w:r>
        <w:rPr>
          <w:rFonts w:ascii="Times New Roman" w:eastAsia="바탕체" w:hint="eastAsia" w:hAnsi="Times New Roman" w:cs="Times New Roman"/>
          <w:color w:val="000000"/>
          <w:sz w:val="22"/>
          <w:szCs w:val="22"/>
        </w:rPr>
        <w:t>주식회사</w:t>
      </w:r>
      <w:r>
        <w:rPr>
          <w:rFonts w:ascii="Times New Roman" w:eastAsia="바탕체" w:hint="eastAsia" w:hAnsi="Times New Roman" w:cs="Times New Roman"/>
          <w:color w:val="000000"/>
          <w:sz w:val="22"/>
          <w:szCs w:val="22"/>
        </w:rPr>
        <w:t xml:space="preserve"> (</w:t>
      </w:r>
      <w:r>
        <w:rPr>
          <w:rFonts w:ascii="Times New Roman" w:eastAsia="바탕체" w:hint="eastAsia" w:hAnsi="Times New Roman" w:cs="Times New Roman"/>
          <w:color w:val="000000"/>
          <w:sz w:val="22"/>
          <w:szCs w:val="22"/>
        </w:rPr>
        <w:t>우선수익한도금액</w:t>
      </w:r>
      <w:r>
        <w:rPr>
          <w:rFonts w:ascii="Times New Roman" w:eastAsia="바탕체" w:hint="eastAsia" w:hAnsi="Times New Roman" w:cs="Times New Roman"/>
          <w:color w:val="000000"/>
          <w:sz w:val="22"/>
          <w:szCs w:val="22"/>
        </w:rPr>
        <w:t xml:space="preserve"> </w:t>
      </w:r>
      <w:r>
        <w:rPr>
          <w:rFonts w:ascii="Times New Roman" w:eastAsia="바탕체" w:hint="eastAsia" w:hAnsi="Times New Roman" w:cs="Times New Roman"/>
          <w:color w:val="000000"/>
          <w:sz w:val="22"/>
          <w:szCs w:val="22"/>
        </w:rPr>
        <w:t>금</w:t>
      </w:r>
      <w:r>
        <w:rPr>
          <w:rFonts w:ascii="Times New Roman" w:eastAsia="바탕체" w:hint="eastAsia" w:hAnsi="Times New Roman" w:cs="Times New Roman"/>
          <w:color w:val="000000"/>
          <w:sz w:val="22"/>
          <w:szCs w:val="22"/>
        </w:rPr>
        <w:t>2,132,586,000</w:t>
      </w:r>
      <w:r>
        <w:rPr>
          <w:rFonts w:ascii="Times New Roman" w:eastAsia="바탕체" w:hint="eastAsia" w:hAnsi="Times New Roman" w:cs="Times New Roman"/>
          <w:color w:val="000000"/>
          <w:sz w:val="22"/>
          <w:szCs w:val="22"/>
        </w:rPr>
        <w:t>원</w:t>
      </w:r>
      <w:r>
        <w:rPr>
          <w:rFonts w:ascii="Times New Roman" w:eastAsia="바탕체" w:hint="eastAsia" w:hAnsi="Times New Roman" w:cs="Times New Roman"/>
          <w:color w:val="000000"/>
          <w:sz w:val="22"/>
          <w:szCs w:val="22"/>
        </w:rPr>
        <w:t>)</w:t>
      </w:r>
    </w:p>
    <w:p w14:paraId="51085B41" w14:textId="77777777" w:rsidR="00DE42D9" w:rsidRDefault="00930A79">
      <w:pPr>
        <w:pStyle w:val="TKNormal"/>
        <w:widowControl w:val="0"/>
        <w:wordWrap w:val="0"/>
        <w:autoSpaceDE w:val="0"/>
        <w:autoSpaceDN w:val="0"/>
        <w:snapToGrid w:val="0"/>
        <w:spacing w:line="360" w:lineRule="auto" w:after="0"/>
        <w:rPr>
          <w:rFonts w:ascii="Times New Roman" w:eastAsia="바탕체" w:hAnsi="Times New Roman" w:cs="Times New Roman"/>
          <w:color w:val="000000"/>
          <w:sz w:val="22"/>
          <w:szCs w:val="22"/>
        </w:rPr>
      </w:pPr>
      <w:r>
        <w:rPr>
          <w:rFonts w:ascii="Times New Roman" w:eastAsia="바탕체" w:hAnsi="Times New Roman" w:cs="Times New Roman"/>
          <w:color w:val="000000"/>
          <w:sz w:val="22"/>
          <w:szCs w:val="22"/>
        </w:rPr>
        <w:t xml:space="preserve">2. </w:t>
      </w:r>
      <w:r>
        <w:rPr>
          <w:rFonts w:ascii="Times New Roman" w:eastAsia="바탕체" w:hAnsi="Times New Roman" w:cs="Times New Roman"/>
          <w:color w:val="000000"/>
          <w:sz w:val="22"/>
          <w:szCs w:val="22"/>
        </w:rPr>
        <w:t>공동</w:t>
      </w:r>
      <w:r>
        <w:rPr>
          <w:rFonts w:ascii="Times New Roman" w:eastAsia="바탕체" w:hAnsi="Times New Roman" w:cs="Times New Roman"/>
          <w:color w:val="000000"/>
          <w:sz w:val="22"/>
          <w:szCs w:val="22"/>
        </w:rPr>
        <w:t xml:space="preserve"> 2</w:t>
      </w:r>
      <w:r>
        <w:rPr>
          <w:rFonts w:ascii="Times New Roman" w:eastAsia="바탕체" w:hAnsi="Times New Roman" w:cs="Times New Roman"/>
          <w:color w:val="000000"/>
          <w:sz w:val="22"/>
          <w:szCs w:val="22"/>
        </w:rPr>
        <w:t>순위</w:t>
      </w:r>
      <w:r>
        <w:rPr>
          <w:rFonts w:ascii="Times New Roman" w:eastAsia="바탕체" w:hAnsi="Times New Roman" w:cs="Times New Roman"/>
          <w:color w:val="000000"/>
          <w:sz w:val="22"/>
          <w:szCs w:val="22"/>
        </w:rPr>
        <w:t xml:space="preserve"> </w:t>
      </w:r>
      <w:r>
        <w:rPr>
          <w:rFonts w:ascii="Times New Roman" w:eastAsia="바탕체" w:hAnsi="Times New Roman" w:cs="Times New Roman"/>
          <w:color w:val="000000"/>
          <w:sz w:val="22"/>
          <w:szCs w:val="22"/>
        </w:rPr>
        <w:t>우선수익자</w:t>
      </w:r>
      <w:r>
        <w:rPr>
          <w:rFonts w:ascii="Times New Roman" w:eastAsia="바탕체" w:hAnsi="Times New Roman" w:cs="Times New Roman"/>
          <w:color w:val="000000"/>
          <w:sz w:val="22"/>
          <w:szCs w:val="22"/>
        </w:rPr>
        <w:t xml:space="preserve">(Tranche A): </w:t>
      </w:r>
      <w:r>
        <w:rPr>
          <w:rFonts w:ascii="Times New Roman" w:eastAsia="바탕체" w:hAnsi="Times New Roman" w:cs="Times New Roman"/>
          <w:color w:val="000000"/>
          <w:sz w:val="22"/>
          <w:szCs w:val="22"/>
        </w:rPr>
        <w:t>주식회사</w:t>
      </w:r>
      <w:r>
        <w:rPr>
          <w:rFonts w:ascii="Times New Roman" w:eastAsia="바탕체" w:hAnsi="Times New Roman" w:cs="Times New Roman"/>
          <w:color w:val="000000"/>
          <w:sz w:val="22"/>
          <w:szCs w:val="22"/>
        </w:rPr>
        <w:t xml:space="preserve"> </w:t>
      </w:r>
      <w:r>
        <w:rPr>
          <w:rFonts w:ascii="Times New Roman" w:eastAsia="바탕체" w:hAnsi="Times New Roman" w:cs="Times New Roman"/>
          <w:color w:val="000000"/>
          <w:sz w:val="22"/>
          <w:szCs w:val="22"/>
        </w:rPr>
        <w:t>우리은행</w:t>
      </w:r>
      <w:r>
        <w:rPr>
          <w:rFonts w:ascii="Times New Roman" w:eastAsia="바탕체" w:hAnsi="Times New Roman" w:cs="Times New Roman"/>
          <w:color w:val="000000"/>
          <w:sz w:val="22"/>
          <w:szCs w:val="22"/>
        </w:rPr>
        <w:t xml:space="preserve"> </w:t>
      </w:r>
      <w:del w:id="10477" w:author="코람코 상장리츠팀" w:date="2026-10-13T15:00:00Z">
        <w:r>
          <w:rPr>
            <w:rFonts w:ascii="Times New Roman" w:eastAsia="바탕체" w:hAnsi="Times New Roman" w:cs="Times New Roman"/>
            <w:color w:val="000000"/>
            <w:sz w:val="22"/>
            <w:szCs w:val="22"/>
          </w:rPr>
          <w:delText xml:space="preserve">외</w:delText>
        </w:r>
      </w:del>
      <w:del w:id="10478" w:author="코람코 상장리츠팀" w:date="2026-10-13T15:00:00Z">
        <w:r>
          <w:rPr>
            <w:rFonts w:ascii="Times New Roman" w:eastAsia="바탕체" w:hAnsi="Times New Roman" w:cs="Times New Roman"/>
            <w:color w:val="000000"/>
            <w:sz w:val="22"/>
            <w:szCs w:val="22"/>
          </w:rPr>
          <w:delText xml:space="preserve"> Tranche A </w:delText>
        </w:r>
      </w:del>
      <w:del w:id="10479" w:author="코람코 상장리츠팀" w:date="2026-10-13T15:00:00Z">
        <w:r>
          <w:rPr>
            <w:rFonts w:ascii="Times New Roman" w:eastAsia="바탕체" w:hAnsi="Times New Roman" w:cs="Times New Roman"/>
            <w:color w:val="000000"/>
            <w:sz w:val="22"/>
            <w:szCs w:val="22"/>
          </w:rPr>
          <w:delText xml:space="preserve">대주</w:delText>
        </w:r>
      </w:del>
      <w:del w:id="10480" w:author="코람코 상장리츠팀" w:date="2026-10-13T15:00:00Z">
        <w:r>
          <w:rPr>
            <w:rFonts w:ascii="Times New Roman" w:eastAsia="바탕체" w:hAnsi="Times New Roman" w:cs="Times New Roman"/>
            <w:color w:val="000000"/>
            <w:sz w:val="22"/>
            <w:szCs w:val="22"/>
          </w:rPr>
          <w:delText xml:space="preserve"> [</w:delText>
        </w:r>
      </w:del>
      <w:del w:id="10481" w:author="코람코 상장리츠팀" w:date="2026-10-13T15:00:00Z">
        <w:r>
          <w:rPr>
            <w:rFonts w:ascii="Times New Roman" w:eastAsia="바탕체" w:hAnsi="Times New Roman" w:cs="Times New Roman"/>
            <w:color w:val="000000"/>
            <w:sz w:val="22"/>
            <w:szCs w:val="22"/>
          </w:rPr>
          <w:delText xml:space="preserve">확정</w:delText>
        </w:r>
      </w:del>
      <w:del w:id="10482" w:author="코람코 상장리츠팀" w:date="2026-10-13T15:00:00Z">
        <w:r>
          <w:rPr>
            <w:rFonts w:ascii="Times New Roman" w:eastAsia="바탕체" w:hAnsi="Times New Roman" w:cs="Times New Roman"/>
            <w:color w:val="000000"/>
            <w:sz w:val="22"/>
            <w:szCs w:val="22"/>
          </w:rPr>
          <w:delText xml:space="preserve"> </w:delText>
        </w:r>
      </w:del>
      <w:del w:id="10483" w:author="코람코 상장리츠팀" w:date="2026-10-13T15:00:00Z">
        <w:r>
          <w:rPr>
            <w:rFonts w:ascii="Times New Roman" w:eastAsia="바탕체" w:hAnsi="Times New Roman" w:cs="Times New Roman"/>
            <w:color w:val="000000"/>
            <w:sz w:val="22"/>
            <w:szCs w:val="22"/>
          </w:rPr>
          <w:delText xml:space="preserve">시</w:delText>
        </w:r>
      </w:del>
      <w:del w:id="10484" w:author="코람코 상장리츠팀" w:date="2026-10-13T15:00:00Z">
        <w:r>
          <w:rPr>
            <w:rFonts w:ascii="Times New Roman" w:eastAsia="바탕체" w:hAnsi="Times New Roman" w:cs="Times New Roman"/>
            <w:color w:val="000000"/>
            <w:sz w:val="22"/>
            <w:szCs w:val="22"/>
          </w:rPr>
          <w:delText xml:space="preserve"> </w:delText>
        </w:r>
      </w:del>
      <w:del w:id="10485" w:author="코람코 상장리츠팀" w:date="2026-10-13T15:00:00Z">
        <w:r>
          <w:rPr>
            <w:rFonts w:ascii="Times New Roman" w:eastAsia="바탕체" w:hAnsi="Times New Roman" w:cs="Times New Roman"/>
            <w:color w:val="000000"/>
            <w:sz w:val="22"/>
            <w:szCs w:val="22"/>
          </w:rPr>
          <w:delText xml:space="preserve">기재</w:delText>
        </w:r>
      </w:del>
      <w:del w:id="10486" w:author="코람코 상장리츠팀" w:date="2026-10-13T15:00:00Z">
        <w:r>
          <w:rPr>
            <w:rFonts w:ascii="Times New Roman" w:eastAsia="바탕체" w:hAnsi="Times New Roman" w:cs="Times New Roman"/>
            <w:color w:val="000000"/>
            <w:sz w:val="22"/>
            <w:szCs w:val="22"/>
          </w:rPr>
          <w:delText xml:space="preserve">]</w:delText>
        </w:r>
      </w:del>
      <w:ins w:id="10487" w:author="코람코 상장리츠팀" w:date="2026-10-13T15:00:00Z">
        <w:r>
          <w:rPr>
            <w:rFonts w:ascii="Times New Roman" w:eastAsia="바탕체" w:hAnsi="Times New Roman" w:cs="Times New Roman"/>
            <w:color w:val="000000"/>
            <w:sz w:val="22"/>
            <w:szCs w:val="22"/>
          </w:rPr>
          <w:t xml:space="preserve">외 21개사</w:t>
        </w:r>
      </w:ins>
      <w:r>
        <w:rPr>
          <w:rFonts w:ascii="Times New Roman" w:eastAsia="바탕체" w:hAnsi="Times New Roman" w:cs="Times New Roman"/>
          <w:color w:val="000000"/>
          <w:sz w:val="22"/>
          <w:szCs w:val="22"/>
        </w:rPr>
        <w:t xml:space="preserve"> (</w:t>
      </w:r>
      <w:r>
        <w:rPr>
          <w:rFonts w:ascii="Times New Roman" w:eastAsia="바탕체" w:hAnsi="Times New Roman" w:cs="Times New Roman"/>
          <w:color w:val="000000"/>
          <w:sz w:val="22"/>
          <w:szCs w:val="22"/>
        </w:rPr>
        <w:t>우선수익한도금액</w:t>
      </w:r>
      <w:r>
        <w:rPr>
          <w:rFonts w:ascii="Times New Roman" w:eastAsia="바탕체" w:hAnsi="Times New Roman" w:cs="Times New Roman"/>
          <w:color w:val="000000"/>
          <w:sz w:val="22"/>
          <w:szCs w:val="22"/>
        </w:rPr>
        <w:t xml:space="preserve"> </w:t>
      </w:r>
      <w:r>
        <w:rPr>
          <w:rFonts w:ascii="Times New Roman" w:eastAsia="바탕체" w:hAnsi="Times New Roman" w:cs="Times New Roman"/>
          <w:color w:val="000000"/>
          <w:sz w:val="22"/>
          <w:szCs w:val="22"/>
        </w:rPr>
        <w:t>합계</w:t>
      </w:r>
      <w:r>
        <w:rPr>
          <w:rFonts w:ascii="Times New Roman" w:eastAsia="바탕체" w:hAnsi="Times New Roman" w:cs="Times New Roman"/>
          <w:color w:val="000000"/>
          <w:sz w:val="22"/>
          <w:szCs w:val="22"/>
        </w:rPr>
        <w:t xml:space="preserve"> </w:t>
      </w:r>
      <w:r>
        <w:rPr>
          <w:rFonts w:ascii="Times New Roman" w:eastAsia="바탕체" w:hAnsi="Times New Roman" w:cs="Times New Roman"/>
          <w:color w:val="000000"/>
          <w:sz w:val="22"/>
          <w:szCs w:val="22"/>
        </w:rPr>
        <w:t>금</w:t>
      </w:r>
      <w:r>
        <w:rPr>
          <w:rFonts w:ascii="Times New Roman" w:eastAsia="바탕체" w:hAnsi="Times New Roman" w:cs="Times New Roman"/>
          <w:color w:val="000000"/>
          <w:sz w:val="22"/>
          <w:szCs w:val="22"/>
        </w:rPr>
        <w:t>192,000,000,000</w:t>
      </w:r>
      <w:r>
        <w:rPr>
          <w:rFonts w:ascii="Times New Roman" w:eastAsia="바탕체" w:hAnsi="Times New Roman" w:cs="Times New Roman"/>
          <w:color w:val="000000"/>
          <w:sz w:val="22"/>
          <w:szCs w:val="22"/>
        </w:rPr>
        <w:t>원</w:t>
      </w:r>
      <w:r>
        <w:rPr>
          <w:rFonts w:ascii="Times New Roman" w:eastAsia="바탕체" w:hAnsi="Times New Roman" w:cs="Times New Roman"/>
          <w:color w:val="000000"/>
          <w:sz w:val="22"/>
          <w:szCs w:val="22"/>
        </w:rPr>
        <w:t xml:space="preserve">, </w:t>
      </w:r>
      <w:r>
        <w:rPr>
          <w:rFonts w:ascii="Times New Roman" w:eastAsia="바탕체" w:hAnsi="Times New Roman" w:cs="Times New Roman"/>
          <w:color w:val="000000"/>
          <w:sz w:val="22"/>
          <w:szCs w:val="22"/>
        </w:rPr>
        <w:t>각</w:t>
      </w:r>
      <w:r>
        <w:rPr>
          <w:rFonts w:ascii="Times New Roman" w:eastAsia="바탕체" w:hAnsi="Times New Roman" w:cs="Times New Roman"/>
          <w:color w:val="000000"/>
          <w:sz w:val="22"/>
          <w:szCs w:val="22"/>
        </w:rPr>
        <w:t xml:space="preserve"> </w:t>
      </w:r>
      <w:r>
        <w:rPr>
          <w:rFonts w:ascii="Times New Roman" w:eastAsia="바탕체" w:hAnsi="Times New Roman" w:cs="Times New Roman"/>
          <w:color w:val="000000"/>
          <w:sz w:val="22"/>
          <w:szCs w:val="22"/>
        </w:rPr>
        <w:t>대출약정금의</w:t>
      </w:r>
      <w:r>
        <w:rPr>
          <w:rFonts w:ascii="Times New Roman" w:eastAsia="바탕체" w:hAnsi="Times New Roman" w:cs="Times New Roman"/>
          <w:color w:val="000000"/>
          <w:sz w:val="22"/>
          <w:szCs w:val="22"/>
        </w:rPr>
        <w:t xml:space="preserve"> 120%)</w:t>
      </w:r>
    </w:p>
    <w:p w14:paraId="48A1BEF4" w14:textId="77777777" w:rsidR="00DE42D9" w:rsidRDefault="00930A79">
      <w:pPr>
        <w:pStyle w:val="TKNormal"/>
        <w:widowControl w:val="0"/>
        <w:wordWrap w:val="0"/>
        <w:autoSpaceDE w:val="0"/>
        <w:autoSpaceDN w:val="0"/>
        <w:snapToGrid w:val="0"/>
        <w:spacing w:line="360" w:lineRule="auto" w:after="0"/>
        <w:rPr>
          <w:rFonts w:ascii="Times New Roman" w:eastAsia="바탕체" w:hAnsi="Times New Roman" w:cs="Times New Roman"/>
          <w:color w:val="000000"/>
          <w:sz w:val="22"/>
          <w:szCs w:val="22"/>
        </w:rPr>
      </w:pPr>
      <w:r>
        <w:rPr>
          <w:rFonts w:ascii="Times New Roman" w:eastAsia="바탕체" w:hAnsi="Times New Roman" w:cs="Times New Roman"/>
          <w:color w:val="000000"/>
          <w:sz w:val="22"/>
          <w:szCs w:val="22"/>
        </w:rPr>
        <w:t xml:space="preserve">3. </w:t>
      </w:r>
      <w:r>
        <w:rPr>
          <w:rFonts w:ascii="Times New Roman" w:eastAsia="바탕체" w:hAnsi="Times New Roman" w:cs="Times New Roman"/>
          <w:color w:val="000000"/>
          <w:sz w:val="22"/>
          <w:szCs w:val="22"/>
        </w:rPr>
        <w:t>공동</w:t>
      </w:r>
      <w:r>
        <w:rPr>
          <w:rFonts w:ascii="Times New Roman" w:eastAsia="바탕체" w:hAnsi="Times New Roman" w:cs="Times New Roman"/>
          <w:color w:val="000000"/>
          <w:sz w:val="22"/>
          <w:szCs w:val="22"/>
        </w:rPr>
        <w:t xml:space="preserve"> 3</w:t>
      </w:r>
      <w:r>
        <w:rPr>
          <w:rFonts w:ascii="Times New Roman" w:eastAsia="바탕체" w:hAnsi="Times New Roman" w:cs="Times New Roman"/>
          <w:color w:val="000000"/>
          <w:sz w:val="22"/>
          <w:szCs w:val="22"/>
        </w:rPr>
        <w:t>순위</w:t>
      </w:r>
      <w:r>
        <w:rPr>
          <w:rFonts w:ascii="Times New Roman" w:eastAsia="바탕체" w:hAnsi="Times New Roman" w:cs="Times New Roman"/>
          <w:color w:val="000000"/>
          <w:sz w:val="22"/>
          <w:szCs w:val="22"/>
        </w:rPr>
        <w:t xml:space="preserve"> </w:t>
      </w:r>
      <w:r>
        <w:rPr>
          <w:rFonts w:ascii="Times New Roman" w:eastAsia="바탕체" w:hAnsi="Times New Roman" w:cs="Times New Roman"/>
          <w:color w:val="000000"/>
          <w:sz w:val="22"/>
          <w:szCs w:val="22"/>
        </w:rPr>
        <w:t>우선수익자</w:t>
      </w:r>
      <w:r>
        <w:rPr>
          <w:rFonts w:ascii="Times New Roman" w:eastAsia="바탕체" w:hAnsi="Times New Roman" w:cs="Times New Roman"/>
          <w:color w:val="000000"/>
          <w:sz w:val="22"/>
          <w:szCs w:val="22"/>
        </w:rPr>
        <w:t xml:space="preserve">(Tranche B): </w:t>
      </w:r>
      <w:r>
        <w:rPr>
          <w:rFonts w:ascii="Times New Roman" w:eastAsia="바탕체" w:hAnsi="Times New Roman" w:cs="Times New Roman"/>
          <w:color w:val="000000"/>
          <w:sz w:val="22"/>
          <w:szCs w:val="22"/>
        </w:rPr>
        <w:t>키움캐피탈</w:t>
      </w:r>
      <w:r>
        <w:rPr>
          <w:rFonts w:ascii="Times New Roman" w:eastAsia="바탕체" w:hAnsi="Times New Roman" w:cs="Times New Roman"/>
          <w:color w:val="000000"/>
          <w:sz w:val="22"/>
          <w:szCs w:val="22"/>
        </w:rPr>
        <w:t xml:space="preserve"> </w:t>
      </w:r>
      <w:r>
        <w:rPr>
          <w:rFonts w:ascii="Times New Roman" w:eastAsia="바탕체" w:hAnsi="Times New Roman" w:cs="Times New Roman"/>
          <w:color w:val="000000"/>
          <w:sz w:val="22"/>
          <w:szCs w:val="22"/>
        </w:rPr>
        <w:t>주식회사</w:t>
      </w:r>
      <w:r>
        <w:rPr>
          <w:rFonts w:ascii="Times New Roman" w:eastAsia="바탕체" w:hAnsi="Times New Roman" w:cs="Times New Roman"/>
          <w:color w:val="000000"/>
          <w:sz w:val="22"/>
          <w:szCs w:val="22"/>
        </w:rPr>
        <w:t>(</w:t>
      </w:r>
      <w:r>
        <w:rPr>
          <w:rFonts w:ascii="Times New Roman" w:eastAsia="바탕체" w:hAnsi="Times New Roman" w:cs="Times New Roman"/>
          <w:color w:val="000000"/>
          <w:sz w:val="22"/>
          <w:szCs w:val="22"/>
        </w:rPr>
        <w:t>금</w:t>
      </w:r>
      <w:r>
        <w:rPr>
          <w:rFonts w:ascii="Times New Roman" w:eastAsia="바탕체" w:hAnsi="Times New Roman" w:cs="Times New Roman"/>
          <w:color w:val="000000"/>
          <w:sz w:val="22"/>
          <w:szCs w:val="22"/>
        </w:rPr>
        <w:t>24,000,000,000</w:t>
      </w:r>
      <w:r>
        <w:rPr>
          <w:rFonts w:ascii="Times New Roman" w:eastAsia="바탕체" w:hAnsi="Times New Roman" w:cs="Times New Roman"/>
          <w:color w:val="000000"/>
          <w:sz w:val="22"/>
          <w:szCs w:val="22"/>
        </w:rPr>
        <w:t>원</w:t>
      </w:r>
      <w:r>
        <w:rPr>
          <w:rFonts w:ascii="Times New Roman" w:eastAsia="바탕체" w:hAnsi="Times New Roman" w:cs="Times New Roman"/>
          <w:color w:val="000000"/>
          <w:sz w:val="22"/>
          <w:szCs w:val="22"/>
        </w:rPr>
        <w:t xml:space="preserve">), </w:t>
      </w:r>
      <w:r>
        <w:rPr>
          <w:rFonts w:ascii="Times New Roman" w:eastAsia="바탕체" w:hAnsi="Times New Roman" w:cs="Times New Roman"/>
          <w:color w:val="000000"/>
          <w:sz w:val="22"/>
          <w:szCs w:val="22"/>
        </w:rPr>
        <w:t>엠지캐피탈</w:t>
      </w:r>
      <w:r>
        <w:rPr>
          <w:rFonts w:ascii="Times New Roman" w:eastAsia="바탕체" w:hAnsi="Times New Roman" w:cs="Times New Roman"/>
          <w:color w:val="000000"/>
          <w:sz w:val="22"/>
          <w:szCs w:val="22"/>
        </w:rPr>
        <w:t xml:space="preserve"> </w:t>
      </w:r>
      <w:r>
        <w:rPr>
          <w:rFonts w:ascii="Times New Roman" w:eastAsia="바탕체" w:hAnsi="Times New Roman" w:cs="Times New Roman"/>
          <w:color w:val="000000"/>
          <w:sz w:val="22"/>
          <w:szCs w:val="22"/>
        </w:rPr>
        <w:t>주식회사</w:t>
      </w:r>
      <w:r>
        <w:rPr>
          <w:rFonts w:ascii="Times New Roman" w:eastAsia="바탕체" w:hAnsi="Times New Roman" w:cs="Times New Roman"/>
          <w:color w:val="000000"/>
          <w:sz w:val="22"/>
          <w:szCs w:val="22"/>
        </w:rPr>
        <w:t>(</w:t>
      </w:r>
      <w:r>
        <w:rPr>
          <w:rFonts w:ascii="Times New Roman" w:eastAsia="바탕체" w:hAnsi="Times New Roman" w:cs="Times New Roman"/>
          <w:color w:val="000000"/>
          <w:sz w:val="22"/>
          <w:szCs w:val="22"/>
        </w:rPr>
        <w:t>금</w:t>
      </w:r>
      <w:r>
        <w:rPr>
          <w:rFonts w:ascii="Times New Roman" w:eastAsia="바탕체" w:hAnsi="Times New Roman" w:cs="Times New Roman"/>
          <w:color w:val="000000"/>
          <w:sz w:val="22"/>
          <w:szCs w:val="22"/>
        </w:rPr>
        <w:t>12,000,000,000</w:t>
      </w:r>
      <w:r>
        <w:rPr>
          <w:rFonts w:ascii="Times New Roman" w:eastAsia="바탕체" w:hAnsi="Times New Roman" w:cs="Times New Roman"/>
          <w:color w:val="000000"/>
          <w:sz w:val="22"/>
          <w:szCs w:val="22"/>
        </w:rPr>
        <w:t>원</w:t>
      </w:r>
      <w:r>
        <w:rPr>
          <w:rFonts w:ascii="Times New Roman" w:eastAsia="바탕체" w:hAnsi="Times New Roman" w:cs="Times New Roman"/>
          <w:color w:val="000000"/>
          <w:sz w:val="22"/>
          <w:szCs w:val="22"/>
        </w:rPr>
        <w:t xml:space="preserve">), </w:t>
      </w:r>
      <w:del w:id="10488" w:author="코람코 상장리츠팀" w:date="2026-10-13T15:00:00Z">
        <w:r>
          <w:rPr>
            <w:rFonts w:ascii="Times New Roman" w:eastAsia="바탕체" w:hAnsi="Times New Roman" w:cs="Times New Roman"/>
            <w:color w:val="000000"/>
            <w:sz w:val="22"/>
            <w:szCs w:val="22"/>
          </w:rPr>
          <w:delText xml:space="preserve">DB</w:delText>
        </w:r>
      </w:del>
      <w:del w:id="10489" w:author="코람코 상장리츠팀" w:date="2026-10-13T15:00:00Z">
        <w:r>
          <w:rPr>
            <w:rFonts w:ascii="Times New Roman" w:eastAsia="바탕체" w:hAnsi="Times New Roman" w:cs="Times New Roman"/>
            <w:color w:val="000000"/>
            <w:sz w:val="22"/>
            <w:szCs w:val="22"/>
          </w:rPr>
          <w:delText xml:space="preserve">저축은행</w:delText>
        </w:r>
      </w:del>
      <w:del w:id="10490" w:author="코람코 상장리츠팀" w:date="2026-10-13T15:00:00Z">
        <w:r>
          <w:rPr>
            <w:rFonts w:ascii="Times New Roman" w:eastAsia="바탕체" w:hAnsi="Times New Roman" w:cs="Times New Roman"/>
            <w:color w:val="000000"/>
            <w:sz w:val="22"/>
            <w:szCs w:val="22"/>
          </w:rPr>
          <w:delText xml:space="preserve">[</w:delText>
        </w:r>
      </w:del>
      <w:del w:id="10491" w:author="코람코 상장리츠팀" w:date="2026-10-13T15:00:00Z">
        <w:r>
          <w:rPr>
            <w:rFonts w:ascii="Times New Roman" w:eastAsia="바탕체" w:hAnsi="Times New Roman" w:cs="Times New Roman"/>
            <w:color w:val="000000"/>
            <w:sz w:val="22"/>
            <w:szCs w:val="22"/>
          </w:rPr>
          <w:delText xml:space="preserve">정식</w:delText>
        </w:r>
      </w:del>
      <w:del w:id="10492" w:author="코람코 상장리츠팀" w:date="2026-10-13T15:00:00Z">
        <w:r>
          <w:rPr>
            <w:rFonts w:ascii="Times New Roman" w:eastAsia="바탕체" w:hAnsi="Times New Roman" w:cs="Times New Roman"/>
            <w:color w:val="000000"/>
            <w:sz w:val="22"/>
            <w:szCs w:val="22"/>
          </w:rPr>
          <w:delText xml:space="preserve"> </w:delText>
        </w:r>
      </w:del>
      <w:del w:id="10493" w:author="코람코 상장리츠팀" w:date="2026-10-13T15:00:00Z">
        <w:r>
          <w:rPr>
            <w:rFonts w:ascii="Times New Roman" w:eastAsia="바탕체" w:hAnsi="Times New Roman" w:cs="Times New Roman"/>
            <w:color w:val="000000"/>
            <w:sz w:val="22"/>
            <w:szCs w:val="22"/>
          </w:rPr>
          <w:delText xml:space="preserve">상호</w:delText>
        </w:r>
      </w:del>
      <w:del w:id="10494" w:author="코람코 상장리츠팀" w:date="2026-10-13T15:00:00Z">
        <w:r>
          <w:rPr>
            <w:rFonts w:ascii="Times New Roman" w:eastAsia="바탕체" w:hAnsi="Times New Roman" w:cs="Times New Roman"/>
            <w:color w:val="000000"/>
            <w:sz w:val="22"/>
            <w:szCs w:val="22"/>
          </w:rPr>
          <w:delText xml:space="preserve"> </w:delText>
        </w:r>
      </w:del>
      <w:del w:id="10495" w:author="코람코 상장리츠팀" w:date="2026-10-13T15:00:00Z">
        <w:r>
          <w:rPr>
            <w:rFonts w:ascii="Times New Roman" w:eastAsia="바탕체" w:hAnsi="Times New Roman" w:cs="Times New Roman"/>
            <w:color w:val="000000"/>
            <w:sz w:val="22"/>
            <w:szCs w:val="22"/>
          </w:rPr>
          <w:delText xml:space="preserve">확인</w:delText>
        </w:r>
      </w:del>
      <w:del w:id="10496" w:author="코람코 상장리츠팀" w:date="2026-10-13T15:00:00Z">
        <w:r>
          <w:rPr>
            <w:rFonts w:ascii="Times New Roman" w:eastAsia="바탕체" w:hAnsi="Times New Roman" w:cs="Times New Roman"/>
            <w:color w:val="000000"/>
            <w:sz w:val="22"/>
            <w:szCs w:val="22"/>
          </w:rPr>
          <w:delText xml:space="preserve"> </w:delText>
        </w:r>
      </w:del>
      <w:del w:id="10497" w:author="코람코 상장리츠팀" w:date="2026-10-13T15:00:00Z">
        <w:r>
          <w:rPr>
            <w:rFonts w:ascii="Times New Roman" w:eastAsia="바탕체" w:hAnsi="Times New Roman" w:cs="Times New Roman"/>
            <w:color w:val="000000"/>
            <w:sz w:val="22"/>
            <w:szCs w:val="22"/>
          </w:rPr>
          <w:delText xml:space="preserve">필요</w:delText>
        </w:r>
      </w:del>
      <w:del w:id="10498" w:author="코람코 상장리츠팀" w:date="2026-10-13T15:00:00Z">
        <w:r>
          <w:rPr>
            <w:rFonts w:ascii="Times New Roman" w:eastAsia="바탕체" w:hAnsi="Times New Roman" w:cs="Times New Roman"/>
            <w:color w:val="000000"/>
            <w:sz w:val="22"/>
            <w:szCs w:val="22"/>
          </w:rPr>
          <w:delText xml:space="preserve">]</w:delText>
        </w:r>
      </w:del>
      <w:ins w:id="10499" w:author="코람코 상장리츠팀" w:date="2026-10-13T15:00:00Z">
        <w:r>
          <w:rPr>
            <w:rFonts w:ascii="Times New Roman" w:eastAsia="바탕체" w:hAnsi="Times New Roman" w:cs="Times New Roman"/>
            <w:color w:val="000000"/>
            <w:sz w:val="22"/>
            <w:szCs w:val="22"/>
          </w:rPr>
          <w:t xml:space="preserve">주식회사 디비저축은행</w:t>
        </w:r>
      </w:ins>
      <w:r>
        <w:rPr>
          <w:rFonts w:ascii="Times New Roman" w:eastAsia="바탕체" w:hAnsi="Times New Roman" w:cs="Times New Roman"/>
          <w:color w:val="000000"/>
          <w:sz w:val="22"/>
          <w:szCs w:val="22"/>
        </w:rPr>
        <w:t xml:space="preserve">(</w:t>
      </w:r>
      <w:r>
        <w:rPr>
          <w:rFonts w:ascii="Times New Roman" w:eastAsia="바탕체" w:hAnsi="Times New Roman" w:cs="Times New Roman"/>
          <w:color w:val="000000"/>
          <w:sz w:val="22"/>
          <w:szCs w:val="22"/>
        </w:rPr>
        <w:t>금</w:t>
      </w:r>
      <w:r>
        <w:rPr>
          <w:rFonts w:ascii="Times New Roman" w:eastAsia="바탕체" w:hAnsi="Times New Roman" w:cs="Times New Roman"/>
          <w:color w:val="000000"/>
          <w:sz w:val="22"/>
          <w:szCs w:val="22"/>
        </w:rPr>
        <w:t>9,600,000,000</w:t>
      </w:r>
      <w:r>
        <w:rPr>
          <w:rFonts w:ascii="Times New Roman" w:eastAsia="바탕체" w:hAnsi="Times New Roman" w:cs="Times New Roman"/>
          <w:color w:val="000000"/>
          <w:sz w:val="22"/>
          <w:szCs w:val="22"/>
        </w:rPr>
        <w:t>원</w:t>
      </w:r>
      <w:r>
        <w:rPr>
          <w:rFonts w:ascii="Times New Roman" w:eastAsia="바탕체" w:hAnsi="Times New Roman" w:cs="Times New Roman"/>
          <w:color w:val="000000"/>
          <w:sz w:val="22"/>
          <w:szCs w:val="22"/>
        </w:rPr>
        <w:t>) (</w:t>
      </w:r>
      <w:r>
        <w:rPr>
          <w:rFonts w:ascii="Times New Roman" w:eastAsia="바탕체" w:hAnsi="Times New Roman" w:cs="Times New Roman"/>
          <w:color w:val="000000"/>
          <w:sz w:val="22"/>
          <w:szCs w:val="22"/>
        </w:rPr>
        <w:t>합계</w:t>
      </w:r>
      <w:r>
        <w:rPr>
          <w:rFonts w:ascii="Times New Roman" w:eastAsia="바탕체" w:hAnsi="Times New Roman" w:cs="Times New Roman"/>
          <w:color w:val="000000"/>
          <w:sz w:val="22"/>
          <w:szCs w:val="22"/>
        </w:rPr>
        <w:t xml:space="preserve"> </w:t>
      </w:r>
      <w:r>
        <w:rPr>
          <w:rFonts w:ascii="Times New Roman" w:eastAsia="바탕체" w:hAnsi="Times New Roman" w:cs="Times New Roman"/>
          <w:color w:val="000000"/>
          <w:sz w:val="22"/>
          <w:szCs w:val="22"/>
        </w:rPr>
        <w:t>금</w:t>
      </w:r>
      <w:r>
        <w:rPr>
          <w:rFonts w:ascii="Times New Roman" w:eastAsia="바탕체" w:hAnsi="Times New Roman" w:cs="Times New Roman"/>
          <w:color w:val="000000"/>
          <w:sz w:val="22"/>
          <w:szCs w:val="22"/>
        </w:rPr>
        <w:t>45,600,000,000</w:t>
      </w:r>
      <w:r>
        <w:rPr>
          <w:rFonts w:ascii="Times New Roman" w:eastAsia="바탕체" w:hAnsi="Times New Roman" w:cs="Times New Roman"/>
          <w:color w:val="000000"/>
          <w:sz w:val="22"/>
          <w:szCs w:val="22"/>
        </w:rPr>
        <w:t>원</w:t>
      </w:r>
      <w:r>
        <w:rPr>
          <w:rFonts w:ascii="Times New Roman" w:eastAsia="바탕체" w:hAnsi="Times New Roman" w:cs="Times New Roman"/>
          <w:color w:val="000000"/>
          <w:sz w:val="22"/>
          <w:szCs w:val="22"/>
        </w:rPr>
        <w:t xml:space="preserve">, </w:t>
      </w:r>
      <w:r>
        <w:rPr>
          <w:rFonts w:ascii="Times New Roman" w:eastAsia="바탕체" w:hAnsi="Times New Roman" w:cs="Times New Roman"/>
          <w:color w:val="000000"/>
          <w:sz w:val="22"/>
          <w:szCs w:val="22"/>
        </w:rPr>
        <w:t>각</w:t>
      </w:r>
      <w:r>
        <w:rPr>
          <w:rFonts w:ascii="Times New Roman" w:eastAsia="바탕체" w:hAnsi="Times New Roman" w:cs="Times New Roman"/>
          <w:color w:val="000000"/>
          <w:sz w:val="22"/>
          <w:szCs w:val="22"/>
        </w:rPr>
        <w:t xml:space="preserve"> </w:t>
      </w:r>
      <w:r>
        <w:rPr>
          <w:rFonts w:ascii="Times New Roman" w:eastAsia="바탕체" w:hAnsi="Times New Roman" w:cs="Times New Roman"/>
          <w:color w:val="000000"/>
          <w:sz w:val="22"/>
          <w:szCs w:val="22"/>
        </w:rPr>
        <w:t>대출약정금의</w:t>
      </w:r>
      <w:r>
        <w:rPr>
          <w:rFonts w:ascii="Times New Roman" w:eastAsia="바탕체" w:hAnsi="Times New Roman" w:cs="Times New Roman"/>
          <w:color w:val="000000"/>
          <w:sz w:val="22"/>
          <w:szCs w:val="22"/>
        </w:rPr>
        <w:t xml:space="preserve"> 120%)</w:t>
      </w:r>
    </w:p>
    <w:p>
      <w:pPr>
        <w:snapToGrid w:val="0"/>
        <w:spacing w:after="0" w:line="360" w:lineRule="auto"/>
        <w:rPr>
          <w:ins w:id="10500" w:author="코람코 상장리츠팀" w:date="2026-10-13T15:00:00Z"/>
          <w:rFonts w:ascii="Times New Roman" w:hAnsi="Times New Roman" w:cs="Times New Roman" w:eastAsia="바탕체"/>
          <w:b/>
          <w:bCs/>
          <w:color w:val="000000"/>
          <w:kern w:val="0"/>
          <w:sz w:val="22"/>
          <w:szCs w:val="22"/>
        </w:rPr>
      </w:pPr>
      <w:commentRangeStart w:id="22"/>
      <w:r>
        <w:rPr>
          <w:rFonts w:ascii="Times New Roman" w:hAnsi="Times New Roman" w:cs="Times New Roman" w:eastAsia="바탕체"/>
          <w:sz w:val="22"/>
          <w:szCs w:val="22"/>
        </w:rPr>
      </w:r>
      <w:ins w:id="10501" w:author="코람코 상장리츠팀" w:date="2026-10-13T15:00:00Z">
        <w:r>
          <w:rPr>
            <w:rFonts w:ascii="Times New Roman" w:hAnsi="Times New Roman" w:cs="Times New Roman" w:eastAsia="바탕체"/>
            <w:b/>
            <w:bCs/>
            <w:color w:val="000000"/>
            <w:kern w:val="0"/>
            <w:sz w:val="22"/>
            <w:szCs w:val="22"/>
          </w:rPr>
          <w:t xml:space="preserve">※ 우선수익자별 세부 내역</w:t>
        </w:r>
      </w:ins>
      <w:r>
        <w:rPr>
          <w:rFonts w:ascii="Times New Roman" w:hAnsi="Times New Roman" w:cs="Times New Roman" w:eastAsia="바탕체"/>
          <w:sz w:val="22"/>
          <w:szCs w:val="22"/>
        </w:rPr>
      </w:r>
      <w:commentRangeEnd w:id="22"/>
      <w:r>
        <w:rPr>
          <w:rStyle w:val="CommentReference"/>
          <w:rFonts w:ascii="Times New Roman" w:hAnsi="Times New Roman" w:cs="Times New Roman" w:eastAsia="바탕체"/>
          <w:sz w:val="22"/>
          <w:szCs w:val="22"/>
        </w:rPr>
        <w:commentReference w:id="22"/>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57" w:type="dxa"/>
          <w:bottom w:w="28" w:type="dxa"/>
          <w:right w:w="57" w:type="dxa"/>
        </w:tblCellMar>
      </w:tblPr>
      <w:tblGrid>
        <w:gridCol w:w="1100"/>
        <w:gridCol w:w="500"/>
        <w:gridCol w:w="2726"/>
        <w:gridCol w:w="1500"/>
        <w:gridCol w:w="1600"/>
        <w:gridCol w:w="1600"/>
      </w:tblGrid>
      <w:tr>
        <w:trPr>
          <w:tblHeader/>
          <w:cantSplit/>
          <w:ins w:id="10502" w:author="코람코 상장리츠팀" w:date="2026-10-13T15:00:00Z"/>
        </w:trPr>
        <w:tc>
          <w:tcPr>
            <w:tcW w:w="1100" w:type="dxa"/>
            <w:shd w:val="clear" w:color="auto" w:fill="F2F2F2"/>
            <w:vAlign w:val="center"/>
          </w:tcPr>
          <w:p>
            <w:pPr>
              <w:snapToGrid w:val="0"/>
              <w:spacing w:after="0" w:line="240" w:lineRule="auto"/>
              <w:jc w:val="center"/>
              <w:rPr>
                <w:ins w:id="10503" w:author="코람코 상장리츠팀" w:date="2026-10-13T15:00:00Z"/>
                <w:rFonts w:ascii="Times New Roman" w:hAnsi="Times New Roman" w:cs="Times New Roman" w:eastAsia="바탕체"/>
                <w:b/>
                <w:bCs/>
                <w:color w:val="000000"/>
                <w:kern w:val="0"/>
                <w:sz w:val="18"/>
                <w:szCs w:val="18"/>
              </w:rPr>
            </w:pPr>
            <w:ins w:id="10504" w:author="코람코 상장리츠팀" w:date="2026-10-13T15:00:00Z">
              <w:r>
                <w:rPr>
                  <w:rFonts w:ascii="Times New Roman" w:hAnsi="Times New Roman" w:cs="Times New Roman" w:eastAsia="바탕체"/>
                  <w:b/>
                  <w:bCs/>
                  <w:color w:val="000000"/>
                  <w:kern w:val="0"/>
                  <w:sz w:val="18"/>
                  <w:szCs w:val="18"/>
                </w:rPr>
                <w:t xml:space="preserve">순위</w:t>
              </w:r>
            </w:ins>
          </w:p>
        </w:tc>
        <w:tc>
          <w:tcPr>
            <w:tcW w:w="500" w:type="dxa"/>
            <w:shd w:val="clear" w:color="auto" w:fill="F2F2F2"/>
            <w:vAlign w:val="center"/>
          </w:tcPr>
          <w:p>
            <w:pPr>
              <w:snapToGrid w:val="0"/>
              <w:spacing w:after="0" w:line="240" w:lineRule="auto"/>
              <w:jc w:val="center"/>
              <w:rPr>
                <w:ins w:id="10505" w:author="코람코 상장리츠팀" w:date="2026-10-13T15:00:00Z"/>
                <w:rFonts w:ascii="Times New Roman" w:hAnsi="Times New Roman" w:cs="Times New Roman" w:eastAsia="바탕체"/>
                <w:b/>
                <w:bCs/>
                <w:color w:val="000000"/>
                <w:kern w:val="0"/>
                <w:sz w:val="18"/>
                <w:szCs w:val="18"/>
              </w:rPr>
            </w:pPr>
            <w:ins w:id="10506" w:author="코람코 상장리츠팀" w:date="2026-10-13T15:00:00Z">
              <w:r>
                <w:rPr>
                  <w:rFonts w:ascii="Times New Roman" w:hAnsi="Times New Roman" w:cs="Times New Roman" w:eastAsia="바탕체"/>
                  <w:b/>
                  <w:bCs/>
                  <w:color w:val="000000"/>
                  <w:kern w:val="0"/>
                  <w:sz w:val="18"/>
                  <w:szCs w:val="18"/>
                </w:rPr>
                <w:t xml:space="preserve">연번</w:t>
              </w:r>
            </w:ins>
          </w:p>
        </w:tc>
        <w:tc>
          <w:tcPr>
            <w:tcW w:w="2726" w:type="dxa"/>
            <w:shd w:val="clear" w:color="auto" w:fill="F2F2F2"/>
            <w:vAlign w:val="center"/>
          </w:tcPr>
          <w:p>
            <w:pPr>
              <w:snapToGrid w:val="0"/>
              <w:spacing w:after="0" w:line="240" w:lineRule="auto"/>
              <w:jc w:val="center"/>
              <w:rPr>
                <w:ins w:id="10507" w:author="코람코 상장리츠팀" w:date="2026-10-13T15:00:00Z"/>
                <w:rFonts w:ascii="Times New Roman" w:hAnsi="Times New Roman" w:cs="Times New Roman" w:eastAsia="바탕체"/>
                <w:b/>
                <w:bCs/>
                <w:color w:val="000000"/>
                <w:kern w:val="0"/>
                <w:sz w:val="18"/>
                <w:szCs w:val="18"/>
              </w:rPr>
            </w:pPr>
            <w:ins w:id="10508" w:author="코람코 상장리츠팀" w:date="2026-10-13T15:00:00Z">
              <w:r>
                <w:rPr>
                  <w:rFonts w:ascii="Times New Roman" w:hAnsi="Times New Roman" w:cs="Times New Roman" w:eastAsia="바탕체"/>
                  <w:b/>
                  <w:bCs/>
                  <w:color w:val="000000"/>
                  <w:kern w:val="0"/>
                  <w:sz w:val="18"/>
                  <w:szCs w:val="18"/>
                </w:rPr>
                <w:t xml:space="preserve">우선수익자(상호)</w:t>
              </w:r>
            </w:ins>
          </w:p>
        </w:tc>
        <w:tc>
          <w:tcPr>
            <w:tcW w:w="1500" w:type="dxa"/>
            <w:shd w:val="clear" w:color="auto" w:fill="F2F2F2"/>
            <w:vAlign w:val="center"/>
          </w:tcPr>
          <w:p>
            <w:pPr>
              <w:snapToGrid w:val="0"/>
              <w:spacing w:after="0" w:line="240" w:lineRule="auto"/>
              <w:jc w:val="center"/>
              <w:rPr>
                <w:ins w:id="10509" w:author="코람코 상장리츠팀" w:date="2026-10-13T15:00:00Z"/>
                <w:rFonts w:ascii="Times New Roman" w:hAnsi="Times New Roman" w:cs="Times New Roman" w:eastAsia="바탕체"/>
                <w:b/>
                <w:bCs/>
                <w:color w:val="000000"/>
                <w:kern w:val="0"/>
                <w:sz w:val="18"/>
                <w:szCs w:val="18"/>
              </w:rPr>
            </w:pPr>
            <w:ins w:id="10510" w:author="코람코 상장리츠팀" w:date="2026-10-13T15:00:00Z">
              <w:r>
                <w:rPr>
                  <w:rFonts w:ascii="Times New Roman" w:hAnsi="Times New Roman" w:cs="Times New Roman" w:eastAsia="바탕체"/>
                  <w:b/>
                  <w:bCs/>
                  <w:color w:val="000000"/>
                  <w:kern w:val="0"/>
                  <w:sz w:val="18"/>
                  <w:szCs w:val="18"/>
                </w:rPr>
                <w:t xml:space="preserve">법인등록번호</w:t>
              </w:r>
            </w:ins>
          </w:p>
        </w:tc>
        <w:tc>
          <w:tcPr>
            <w:tcW w:w="1600" w:type="dxa"/>
            <w:shd w:val="clear" w:color="auto" w:fill="F2F2F2"/>
            <w:vAlign w:val="center"/>
          </w:tcPr>
          <w:p>
            <w:pPr>
              <w:snapToGrid w:val="0"/>
              <w:spacing w:after="0" w:line="240" w:lineRule="auto"/>
              <w:jc w:val="center"/>
              <w:rPr>
                <w:ins w:id="10511" w:author="코람코 상장리츠팀" w:date="2026-10-13T15:00:00Z"/>
                <w:rFonts w:ascii="Times New Roman" w:hAnsi="Times New Roman" w:cs="Times New Roman" w:eastAsia="바탕체"/>
                <w:b/>
                <w:bCs/>
                <w:color w:val="000000"/>
                <w:kern w:val="0"/>
                <w:sz w:val="18"/>
                <w:szCs w:val="18"/>
              </w:rPr>
            </w:pPr>
            <w:ins w:id="10512" w:author="코람코 상장리츠팀" w:date="2026-10-13T15:00:00Z">
              <w:r>
                <w:rPr>
                  <w:rFonts w:ascii="Times New Roman" w:hAnsi="Times New Roman" w:cs="Times New Roman" w:eastAsia="바탕체"/>
                  <w:b/>
                  <w:bCs/>
                  <w:color w:val="000000"/>
                  <w:kern w:val="0"/>
                  <w:sz w:val="18"/>
                  <w:szCs w:val="18"/>
                </w:rPr>
                <w:t xml:space="preserve">대출약정금 등(원)</w:t>
              </w:r>
            </w:ins>
          </w:p>
        </w:tc>
        <w:tc>
          <w:tcPr>
            <w:tcW w:w="1600" w:type="dxa"/>
            <w:shd w:val="clear" w:color="auto" w:fill="F2F2F2"/>
            <w:vAlign w:val="center"/>
          </w:tcPr>
          <w:p>
            <w:pPr>
              <w:snapToGrid w:val="0"/>
              <w:spacing w:after="0" w:line="240" w:lineRule="auto"/>
              <w:jc w:val="center"/>
              <w:rPr>
                <w:ins w:id="10513" w:author="코람코 상장리츠팀" w:date="2026-10-13T15:00:00Z"/>
                <w:rFonts w:ascii="Times New Roman" w:hAnsi="Times New Roman" w:cs="Times New Roman" w:eastAsia="바탕체"/>
                <w:b/>
                <w:bCs/>
                <w:color w:val="000000"/>
                <w:kern w:val="0"/>
                <w:sz w:val="18"/>
                <w:szCs w:val="18"/>
              </w:rPr>
            </w:pPr>
            <w:ins w:id="10514" w:author="코람코 상장리츠팀" w:date="2026-10-13T15:00:00Z">
              <w:r>
                <w:rPr>
                  <w:rFonts w:ascii="Times New Roman" w:hAnsi="Times New Roman" w:cs="Times New Roman" w:eastAsia="바탕체"/>
                  <w:b/>
                  <w:bCs/>
                  <w:color w:val="000000"/>
                  <w:kern w:val="0"/>
                  <w:sz w:val="18"/>
                  <w:szCs w:val="18"/>
                </w:rPr>
                <w:t xml:space="preserve">우선수익한도금액(원)</w:t>
              </w:r>
            </w:ins>
          </w:p>
        </w:tc>
      </w:tr>
      <w:tr>
        <w:trPr>
          <w:cantSplit/>
          <w:ins w:id="10515" w:author="코람코 상장리츠팀" w:date="2026-10-13T15:00:00Z"/>
        </w:trPr>
        <w:tc>
          <w:tcPr>
            <w:tcW w:w="1100" w:type="dxa"/>
            <w:vAlign w:val="center"/>
          </w:tcPr>
          <w:p>
            <w:pPr>
              <w:snapToGrid w:val="0"/>
              <w:spacing w:after="0" w:line="240" w:lineRule="auto"/>
              <w:jc w:val="center"/>
              <w:rPr>
                <w:ins w:id="10516" w:author="코람코 상장리츠팀" w:date="2026-10-13T15:00:00Z"/>
                <w:rFonts w:ascii="Times New Roman" w:hAnsi="Times New Roman" w:cs="Times New Roman" w:eastAsia="바탕체"/>
                <w:color w:val="000000"/>
                <w:kern w:val="0"/>
                <w:sz w:val="18"/>
                <w:szCs w:val="18"/>
              </w:rPr>
            </w:pPr>
            <w:ins w:id="10517" w:author="코람코 상장리츠팀" w:date="2026-10-13T15:00:00Z">
              <w:r>
                <w:rPr>
                  <w:rFonts w:ascii="Times New Roman" w:hAnsi="Times New Roman" w:cs="Times New Roman" w:eastAsia="바탕체"/>
                  <w:color w:val="000000"/>
                  <w:kern w:val="0"/>
                  <w:sz w:val="18"/>
                  <w:szCs w:val="18"/>
                </w:rPr>
                <w:t xml:space="preserve">제1순위</w:t>
              </w:r>
            </w:ins>
          </w:p>
        </w:tc>
        <w:tc>
          <w:tcPr>
            <w:tcW w:w="500" w:type="dxa"/>
            <w:vAlign w:val="center"/>
          </w:tcPr>
          <w:p>
            <w:pPr>
              <w:snapToGrid w:val="0"/>
              <w:spacing w:after="0" w:line="240" w:lineRule="auto"/>
              <w:jc w:val="center"/>
              <w:rPr>
                <w:ins w:id="10518" w:author="코람코 상장리츠팀" w:date="2026-10-13T15:00:00Z"/>
                <w:rFonts w:ascii="Times New Roman" w:hAnsi="Times New Roman" w:cs="Times New Roman" w:eastAsia="바탕체"/>
                <w:color w:val="000000"/>
                <w:kern w:val="0"/>
                <w:sz w:val="18"/>
                <w:szCs w:val="18"/>
              </w:rPr>
            </w:pPr>
            <w:ins w:id="10519" w:author="코람코 상장리츠팀" w:date="2026-10-13T15:00:00Z">
              <w:r>
                <w:rPr>
                  <w:rFonts w:ascii="Times New Roman" w:hAnsi="Times New Roman" w:cs="Times New Roman" w:eastAsia="바탕체"/>
                  <w:color w:val="000000"/>
                  <w:kern w:val="0"/>
                  <w:sz w:val="18"/>
                  <w:szCs w:val="18"/>
                </w:rPr>
                <w:t xml:space="preserve">1</w:t>
              </w:r>
            </w:ins>
          </w:p>
        </w:tc>
        <w:tc>
          <w:tcPr>
            <w:tcW w:w="2726" w:type="dxa"/>
            <w:vAlign w:val="center"/>
          </w:tcPr>
          <w:p>
            <w:pPr>
              <w:snapToGrid w:val="0"/>
              <w:spacing w:after="0" w:line="240" w:lineRule="auto"/>
              <w:jc w:val="left"/>
              <w:rPr>
                <w:ins w:id="10520" w:author="코람코 상장리츠팀" w:date="2026-10-13T15:00:00Z"/>
                <w:rFonts w:ascii="Times New Roman" w:hAnsi="Times New Roman" w:cs="Times New Roman" w:eastAsia="바탕체"/>
                <w:color w:val="000000"/>
                <w:kern w:val="0"/>
                <w:sz w:val="18"/>
                <w:szCs w:val="18"/>
              </w:rPr>
            </w:pPr>
            <w:ins w:id="10521" w:author="코람코 상장리츠팀" w:date="2026-10-13T15:00:00Z">
              <w:r>
                <w:rPr>
                  <w:rFonts w:ascii="Times New Roman" w:hAnsi="Times New Roman" w:cs="Times New Roman" w:eastAsia="바탕체"/>
                  <w:color w:val="000000"/>
                  <w:kern w:val="0"/>
                  <w:sz w:val="18"/>
                  <w:szCs w:val="18"/>
                </w:rPr>
                <w:t xml:space="preserve">쿠팡 주식회사</w:t>
              </w:r>
            </w:ins>
          </w:p>
        </w:tc>
        <w:tc>
          <w:tcPr>
            <w:tcW w:w="1500" w:type="dxa"/>
            <w:vAlign w:val="center"/>
          </w:tcPr>
          <w:p>
            <w:pPr>
              <w:snapToGrid w:val="0"/>
              <w:spacing w:after="0" w:line="240" w:lineRule="auto"/>
              <w:jc w:val="center"/>
              <w:rPr>
                <w:ins w:id="10522" w:author="코람코 상장리츠팀" w:date="2026-10-13T15:00:00Z"/>
                <w:rFonts w:ascii="Times New Roman" w:hAnsi="Times New Roman" w:cs="Times New Roman" w:eastAsia="바탕체"/>
                <w:color w:val="000000"/>
                <w:kern w:val="0"/>
                <w:sz w:val="18"/>
                <w:szCs w:val="18"/>
              </w:rPr>
            </w:pPr>
            <w:ins w:id="10523" w:author="코람코 상장리츠팀" w:date="2026-10-13T15:00:00Z">
              <w:r>
                <w:rPr>
                  <w:rFonts w:ascii="Times New Roman" w:hAnsi="Times New Roman" w:cs="Times New Roman" w:eastAsia="바탕체"/>
                  <w:color w:val="000000"/>
                  <w:kern w:val="0"/>
                  <w:sz w:val="18"/>
                  <w:szCs w:val="18"/>
                </w:rPr>
                <w:t xml:space="preserve">[*]</w:t>
              </w:r>
            </w:ins>
          </w:p>
        </w:tc>
        <w:tc>
          <w:tcPr>
            <w:tcW w:w="1600" w:type="dxa"/>
            <w:vAlign w:val="center"/>
          </w:tcPr>
          <w:p>
            <w:pPr>
              <w:snapToGrid w:val="0"/>
              <w:spacing w:after="0" w:line="240" w:lineRule="auto"/>
              <w:jc w:val="right"/>
              <w:rPr>
                <w:ins w:id="10524" w:author="코람코 상장리츠팀" w:date="2026-10-13T15:00:00Z"/>
                <w:rFonts w:ascii="Times New Roman" w:hAnsi="Times New Roman" w:cs="Times New Roman" w:eastAsia="바탕체"/>
                <w:color w:val="000000"/>
                <w:kern w:val="0"/>
                <w:sz w:val="18"/>
                <w:szCs w:val="18"/>
              </w:rPr>
            </w:pPr>
            <w:ins w:id="10525" w:author="코람코 상장리츠팀" w:date="2026-10-13T15:00:00Z">
              <w:r>
                <w:rPr>
                  <w:rFonts w:ascii="Times New Roman" w:hAnsi="Times New Roman" w:cs="Times New Roman" w:eastAsia="바탕체"/>
                  <w:color w:val="000000"/>
                  <w:kern w:val="0"/>
                  <w:sz w:val="18"/>
                  <w:szCs w:val="18"/>
                </w:rPr>
                <w:t xml:space="preserve">2,132,586,000</w:t>
              </w:r>
            </w:ins>
          </w:p>
          <w:p>
            <w:pPr>
              <w:snapToGrid w:val="0"/>
              <w:spacing w:after="0" w:line="240" w:lineRule="auto"/>
              <w:jc w:val="right"/>
              <w:rPr>
                <w:ins w:id="10526" w:author="코람코 상장리츠팀" w:date="2026-10-13T15:00:00Z"/>
                <w:rFonts w:ascii="Times New Roman" w:hAnsi="Times New Roman" w:cs="Times New Roman" w:eastAsia="바탕체"/>
                <w:color w:val="000000"/>
                <w:kern w:val="0"/>
                <w:sz w:val="18"/>
                <w:szCs w:val="18"/>
              </w:rPr>
            </w:pPr>
            <w:ins w:id="10527" w:author="코람코 상장리츠팀" w:date="2026-10-13T15:00:00Z">
              <w:r>
                <w:rPr>
                  <w:rFonts w:ascii="Times New Roman" w:hAnsi="Times New Roman" w:cs="Times New Roman" w:eastAsia="바탕체"/>
                  <w:color w:val="000000"/>
                  <w:kern w:val="0"/>
                  <w:sz w:val="18"/>
                  <w:szCs w:val="18"/>
                </w:rPr>
                <w:t xml:space="preserve">(임대차보증금)</w:t>
              </w:r>
            </w:ins>
          </w:p>
        </w:tc>
        <w:tc>
          <w:tcPr>
            <w:tcW w:w="1600" w:type="dxa"/>
            <w:vAlign w:val="center"/>
          </w:tcPr>
          <w:p>
            <w:pPr>
              <w:snapToGrid w:val="0"/>
              <w:spacing w:after="0" w:line="240" w:lineRule="auto"/>
              <w:jc w:val="right"/>
              <w:rPr>
                <w:ins w:id="10528" w:author="코람코 상장리츠팀" w:date="2026-10-13T15:00:00Z"/>
                <w:rFonts w:ascii="Times New Roman" w:hAnsi="Times New Roman" w:cs="Times New Roman" w:eastAsia="바탕체"/>
                <w:color w:val="000000"/>
                <w:kern w:val="0"/>
                <w:sz w:val="18"/>
                <w:szCs w:val="18"/>
              </w:rPr>
            </w:pPr>
            <w:ins w:id="10529" w:author="코람코 상장리츠팀" w:date="2026-10-13T15:00:00Z">
              <w:r>
                <w:rPr>
                  <w:rFonts w:ascii="Times New Roman" w:hAnsi="Times New Roman" w:cs="Times New Roman" w:eastAsia="바탕체"/>
                  <w:color w:val="000000"/>
                  <w:kern w:val="0"/>
                  <w:sz w:val="18"/>
                  <w:szCs w:val="18"/>
                </w:rPr>
                <w:t xml:space="preserve">2,132,586,000</w:t>
              </w:r>
            </w:ins>
          </w:p>
        </w:tc>
      </w:tr>
      <w:tr>
        <w:trPr>
          <w:cantSplit/>
          <w:ins w:id="10530" w:author="코람코 상장리츠팀" w:date="2026-10-13T15:00:00Z"/>
        </w:trPr>
        <w:tc>
          <w:tcPr>
            <w:tcW w:w="1100" w:type="dxa"/>
            <w:vMerge w:val="restart"/>
            <w:vAlign w:val="center"/>
          </w:tcPr>
          <w:p>
            <w:pPr>
              <w:snapToGrid w:val="0"/>
              <w:spacing w:after="0" w:line="240" w:lineRule="auto"/>
              <w:jc w:val="center"/>
              <w:rPr>
                <w:ins w:id="10531" w:author="코람코 상장리츠팀" w:date="2026-10-13T15:00:00Z"/>
                <w:rFonts w:ascii="Times New Roman" w:hAnsi="Times New Roman" w:cs="Times New Roman" w:eastAsia="바탕체"/>
                <w:color w:val="000000"/>
                <w:kern w:val="0"/>
                <w:sz w:val="18"/>
                <w:szCs w:val="18"/>
              </w:rPr>
            </w:pPr>
            <w:ins w:id="10532" w:author="코람코 상장리츠팀" w:date="2026-10-13T15:00:00Z">
              <w:r>
                <w:rPr>
                  <w:rFonts w:ascii="Times New Roman" w:hAnsi="Times New Roman" w:cs="Times New Roman" w:eastAsia="바탕체"/>
                  <w:color w:val="000000"/>
                  <w:kern w:val="0"/>
                  <w:sz w:val="18"/>
                  <w:szCs w:val="18"/>
                </w:rPr>
                <w:t xml:space="preserve">(공동)</w:t>
              </w:r>
            </w:ins>
          </w:p>
          <w:p>
            <w:pPr>
              <w:snapToGrid w:val="0"/>
              <w:spacing w:after="0" w:line="240" w:lineRule="auto"/>
              <w:jc w:val="center"/>
              <w:rPr>
                <w:ins w:id="10533" w:author="코람코 상장리츠팀" w:date="2026-10-13T15:00:00Z"/>
                <w:rFonts w:ascii="Times New Roman" w:hAnsi="Times New Roman" w:cs="Times New Roman" w:eastAsia="바탕체"/>
                <w:color w:val="000000"/>
                <w:kern w:val="0"/>
                <w:sz w:val="18"/>
                <w:szCs w:val="18"/>
              </w:rPr>
            </w:pPr>
            <w:ins w:id="10534" w:author="코람코 상장리츠팀" w:date="2026-10-13T15:00:00Z">
              <w:r>
                <w:rPr>
                  <w:rFonts w:ascii="Times New Roman" w:hAnsi="Times New Roman" w:cs="Times New Roman" w:eastAsia="바탕체"/>
                  <w:color w:val="000000"/>
                  <w:kern w:val="0"/>
                  <w:sz w:val="18"/>
                  <w:szCs w:val="18"/>
                </w:rPr>
                <w:t xml:space="preserve">제2순위</w:t>
              </w:r>
            </w:ins>
          </w:p>
          <w:p>
            <w:pPr>
              <w:snapToGrid w:val="0"/>
              <w:spacing w:after="0" w:line="240" w:lineRule="auto"/>
              <w:jc w:val="center"/>
              <w:rPr>
                <w:ins w:id="10535" w:author="코람코 상장리츠팀" w:date="2026-10-13T15:00:00Z"/>
                <w:rFonts w:ascii="Times New Roman" w:hAnsi="Times New Roman" w:cs="Times New Roman" w:eastAsia="바탕체"/>
                <w:color w:val="000000"/>
                <w:kern w:val="0"/>
                <w:sz w:val="18"/>
                <w:szCs w:val="18"/>
              </w:rPr>
            </w:pPr>
            <w:ins w:id="10536" w:author="코람코 상장리츠팀" w:date="2026-10-13T15:00:00Z">
              <w:r>
                <w:rPr>
                  <w:rFonts w:ascii="Times New Roman" w:hAnsi="Times New Roman" w:cs="Times New Roman" w:eastAsia="바탕체"/>
                  <w:color w:val="000000"/>
                  <w:kern w:val="0"/>
                  <w:sz w:val="18"/>
                  <w:szCs w:val="18"/>
                </w:rPr>
                <w:t xml:space="preserve">(Tranche A)</w:t>
              </w:r>
            </w:ins>
          </w:p>
        </w:tc>
        <w:tc>
          <w:tcPr>
            <w:tcW w:w="500" w:type="dxa"/>
            <w:vAlign w:val="center"/>
          </w:tcPr>
          <w:p>
            <w:pPr>
              <w:snapToGrid w:val="0"/>
              <w:spacing w:after="0" w:line="240" w:lineRule="auto"/>
              <w:jc w:val="center"/>
              <w:rPr>
                <w:ins w:id="10537" w:author="코람코 상장리츠팀" w:date="2026-10-13T15:00:00Z"/>
                <w:rFonts w:ascii="Times New Roman" w:hAnsi="Times New Roman" w:cs="Times New Roman" w:eastAsia="바탕체"/>
                <w:color w:val="000000"/>
                <w:kern w:val="0"/>
                <w:sz w:val="18"/>
                <w:szCs w:val="18"/>
              </w:rPr>
            </w:pPr>
            <w:ins w:id="10538" w:author="코람코 상장리츠팀" w:date="2026-10-13T15:00:00Z">
              <w:r>
                <w:rPr>
                  <w:rFonts w:ascii="Times New Roman" w:hAnsi="Times New Roman" w:cs="Times New Roman" w:eastAsia="바탕체"/>
                  <w:color w:val="000000"/>
                  <w:kern w:val="0"/>
                  <w:sz w:val="18"/>
                  <w:szCs w:val="18"/>
                </w:rPr>
                <w:t xml:space="preserve">1</w:t>
              </w:r>
            </w:ins>
          </w:p>
        </w:tc>
        <w:tc>
          <w:tcPr>
            <w:tcW w:w="2726" w:type="dxa"/>
            <w:vAlign w:val="center"/>
          </w:tcPr>
          <w:p>
            <w:pPr>
              <w:snapToGrid w:val="0"/>
              <w:spacing w:after="0" w:line="240" w:lineRule="auto"/>
              <w:jc w:val="left"/>
              <w:rPr>
                <w:ins w:id="10539" w:author="코람코 상장리츠팀" w:date="2026-10-13T15:00:00Z"/>
                <w:rFonts w:ascii="Times New Roman" w:hAnsi="Times New Roman" w:cs="Times New Roman" w:eastAsia="바탕체"/>
                <w:color w:val="000000"/>
                <w:kern w:val="0"/>
                <w:sz w:val="18"/>
                <w:szCs w:val="18"/>
              </w:rPr>
            </w:pPr>
            <w:ins w:id="10540" w:author="코람코 상장리츠팀" w:date="2026-10-13T15:00:00Z">
              <w:r>
                <w:rPr>
                  <w:rFonts w:ascii="Times New Roman" w:hAnsi="Times New Roman" w:cs="Times New Roman" w:eastAsia="바탕체"/>
                  <w:color w:val="000000"/>
                  <w:kern w:val="0"/>
                  <w:sz w:val="18"/>
                  <w:szCs w:val="18"/>
                </w:rPr>
                <w:t xml:space="preserve">주식회사 우리은행</w:t>
              </w:r>
            </w:ins>
          </w:p>
        </w:tc>
        <w:tc>
          <w:tcPr>
            <w:tcW w:w="1500" w:type="dxa"/>
            <w:vAlign w:val="center"/>
          </w:tcPr>
          <w:p>
            <w:pPr>
              <w:snapToGrid w:val="0"/>
              <w:spacing w:after="0" w:line="240" w:lineRule="auto"/>
              <w:jc w:val="center"/>
              <w:rPr>
                <w:ins w:id="10541" w:author="코람코 상장리츠팀" w:date="2026-10-13T15:00:00Z"/>
                <w:rFonts w:ascii="Times New Roman" w:hAnsi="Times New Roman" w:cs="Times New Roman" w:eastAsia="바탕체"/>
                <w:color w:val="000000"/>
                <w:kern w:val="0"/>
                <w:sz w:val="18"/>
                <w:szCs w:val="18"/>
              </w:rPr>
            </w:pPr>
            <w:ins w:id="10542" w:author="코람코 상장리츠팀" w:date="2026-10-13T15:00:00Z">
              <w:r>
                <w:rPr>
                  <w:rFonts w:ascii="Times New Roman" w:hAnsi="Times New Roman" w:cs="Times New Roman" w:eastAsia="바탕체"/>
                  <w:color w:val="000000"/>
                  <w:kern w:val="0"/>
                  <w:sz w:val="18"/>
                  <w:szCs w:val="18"/>
                </w:rPr>
                <w:t xml:space="preserve">110111-0023393</w:t>
              </w:r>
            </w:ins>
          </w:p>
        </w:tc>
        <w:tc>
          <w:tcPr>
            <w:tcW w:w="1600" w:type="dxa"/>
            <w:vAlign w:val="center"/>
          </w:tcPr>
          <w:p>
            <w:pPr>
              <w:snapToGrid w:val="0"/>
              <w:spacing w:after="0" w:line="240" w:lineRule="auto"/>
              <w:jc w:val="right"/>
              <w:rPr>
                <w:ins w:id="10543" w:author="코람코 상장리츠팀" w:date="2026-10-13T15:00:00Z"/>
                <w:rFonts w:ascii="Times New Roman" w:hAnsi="Times New Roman" w:cs="Times New Roman" w:eastAsia="바탕체"/>
                <w:color w:val="000000"/>
                <w:kern w:val="0"/>
                <w:sz w:val="18"/>
                <w:szCs w:val="18"/>
              </w:rPr>
            </w:pPr>
            <w:ins w:id="10544" w:author="코람코 상장리츠팀" w:date="2026-10-13T15:00:00Z">
              <w:r>
                <w:rPr>
                  <w:rFonts w:ascii="Times New Roman" w:hAnsi="Times New Roman" w:cs="Times New Roman" w:eastAsia="바탕체"/>
                  <w:color w:val="000000"/>
                  <w:kern w:val="0"/>
                  <w:sz w:val="18"/>
                  <w:szCs w:val="18"/>
                </w:rPr>
                <w:t xml:space="preserve">70,000,000,000</w:t>
              </w:r>
            </w:ins>
          </w:p>
        </w:tc>
        <w:tc>
          <w:tcPr>
            <w:tcW w:w="1600" w:type="dxa"/>
            <w:vAlign w:val="center"/>
          </w:tcPr>
          <w:p>
            <w:pPr>
              <w:snapToGrid w:val="0"/>
              <w:spacing w:after="0" w:line="240" w:lineRule="auto"/>
              <w:jc w:val="right"/>
              <w:rPr>
                <w:ins w:id="10545" w:author="코람코 상장리츠팀" w:date="2026-10-13T15:00:00Z"/>
                <w:rFonts w:ascii="Times New Roman" w:hAnsi="Times New Roman" w:cs="Times New Roman" w:eastAsia="바탕체"/>
                <w:color w:val="000000"/>
                <w:kern w:val="0"/>
                <w:sz w:val="18"/>
                <w:szCs w:val="18"/>
              </w:rPr>
            </w:pPr>
            <w:ins w:id="10546" w:author="코람코 상장리츠팀" w:date="2026-10-13T15:00:00Z">
              <w:r>
                <w:rPr>
                  <w:rFonts w:ascii="Times New Roman" w:hAnsi="Times New Roman" w:cs="Times New Roman" w:eastAsia="바탕체"/>
                  <w:color w:val="000000"/>
                  <w:kern w:val="0"/>
                  <w:sz w:val="18"/>
                  <w:szCs w:val="18"/>
                </w:rPr>
                <w:t xml:space="preserve">84,000,000,000</w:t>
              </w:r>
            </w:ins>
          </w:p>
        </w:tc>
      </w:tr>
      <w:tr>
        <w:trPr>
          <w:cantSplit/>
          <w:ins w:id="10547" w:author="코람코 상장리츠팀" w:date="2026-10-13T15:00:00Z"/>
        </w:trPr>
        <w:tc>
          <w:tcPr>
            <w:tcW w:w="1100" w:type="dxa"/>
            <w:vMerge/>
            <w:vAlign w:val="center"/>
          </w:tcPr>
          <w:p>
            <w:pPr>
              <w:snapToGrid w:val="0"/>
              <w:spacing w:after="0" w:line="240" w:lineRule="auto"/>
              <w:jc w:val="center"/>
              <w:rPr>
                <w:ins w:id="10548"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10549" w:author="코람코 상장리츠팀" w:date="2026-10-13T15:00:00Z"/>
                <w:rFonts w:ascii="Times New Roman" w:hAnsi="Times New Roman" w:cs="Times New Roman" w:eastAsia="바탕체"/>
                <w:color w:val="000000"/>
                <w:kern w:val="0"/>
                <w:sz w:val="18"/>
                <w:szCs w:val="18"/>
              </w:rPr>
            </w:pPr>
            <w:ins w:id="10550" w:author="코람코 상장리츠팀" w:date="2026-10-13T15:00:00Z">
              <w:r>
                <w:rPr>
                  <w:rFonts w:ascii="Times New Roman" w:hAnsi="Times New Roman" w:cs="Times New Roman" w:eastAsia="바탕체"/>
                  <w:color w:val="000000"/>
                  <w:kern w:val="0"/>
                  <w:sz w:val="18"/>
                  <w:szCs w:val="18"/>
                </w:rPr>
                <w:t xml:space="preserve">2</w:t>
              </w:r>
            </w:ins>
          </w:p>
        </w:tc>
        <w:tc>
          <w:tcPr>
            <w:tcW w:w="2726" w:type="dxa"/>
            <w:vAlign w:val="center"/>
          </w:tcPr>
          <w:p>
            <w:pPr>
              <w:snapToGrid w:val="0"/>
              <w:spacing w:after="0" w:line="240" w:lineRule="auto"/>
              <w:jc w:val="left"/>
              <w:rPr>
                <w:ins w:id="10551" w:author="코람코 상장리츠팀" w:date="2026-10-13T15:00:00Z"/>
                <w:rFonts w:ascii="Times New Roman" w:hAnsi="Times New Roman" w:cs="Times New Roman" w:eastAsia="바탕체"/>
                <w:color w:val="000000"/>
                <w:kern w:val="0"/>
                <w:sz w:val="18"/>
                <w:szCs w:val="18"/>
              </w:rPr>
            </w:pPr>
            <w:ins w:id="10552" w:author="코람코 상장리츠팀" w:date="2026-10-13T15:00:00Z">
              <w:r>
                <w:rPr>
                  <w:rFonts w:ascii="Times New Roman" w:hAnsi="Times New Roman" w:cs="Times New Roman" w:eastAsia="바탕체"/>
                  <w:color w:val="000000"/>
                  <w:kern w:val="0"/>
                  <w:sz w:val="18"/>
                  <w:szCs w:val="18"/>
                </w:rPr>
                <w:t xml:space="preserve">롯데캐피탈 주식회사</w:t>
              </w:r>
            </w:ins>
          </w:p>
        </w:tc>
        <w:tc>
          <w:tcPr>
            <w:tcW w:w="1500" w:type="dxa"/>
            <w:vAlign w:val="center"/>
          </w:tcPr>
          <w:p>
            <w:pPr>
              <w:snapToGrid w:val="0"/>
              <w:spacing w:after="0" w:line="240" w:lineRule="auto"/>
              <w:jc w:val="center"/>
              <w:rPr>
                <w:ins w:id="10553" w:author="코람코 상장리츠팀" w:date="2026-10-13T15:00:00Z"/>
                <w:rFonts w:ascii="Times New Roman" w:hAnsi="Times New Roman" w:cs="Times New Roman" w:eastAsia="바탕체"/>
                <w:color w:val="000000"/>
                <w:kern w:val="0"/>
                <w:sz w:val="18"/>
                <w:szCs w:val="18"/>
              </w:rPr>
            </w:pPr>
            <w:ins w:id="10554" w:author="코람코 상장리츠팀" w:date="2026-10-13T15:00:00Z">
              <w:r>
                <w:rPr>
                  <w:rFonts w:ascii="Times New Roman" w:hAnsi="Times New Roman" w:cs="Times New Roman" w:eastAsia="바탕체"/>
                  <w:color w:val="000000"/>
                  <w:kern w:val="0"/>
                  <w:sz w:val="18"/>
                  <w:szCs w:val="18"/>
                </w:rPr>
                <w:t xml:space="preserve">110111-1217416</w:t>
              </w:r>
            </w:ins>
          </w:p>
        </w:tc>
        <w:tc>
          <w:tcPr>
            <w:tcW w:w="1600" w:type="dxa"/>
            <w:vAlign w:val="center"/>
          </w:tcPr>
          <w:p>
            <w:pPr>
              <w:snapToGrid w:val="0"/>
              <w:spacing w:after="0" w:line="240" w:lineRule="auto"/>
              <w:jc w:val="right"/>
              <w:rPr>
                <w:ins w:id="10555" w:author="코람코 상장리츠팀" w:date="2026-10-13T15:00:00Z"/>
                <w:rFonts w:ascii="Times New Roman" w:hAnsi="Times New Roman" w:cs="Times New Roman" w:eastAsia="바탕체"/>
                <w:color w:val="000000"/>
                <w:kern w:val="0"/>
                <w:sz w:val="18"/>
                <w:szCs w:val="18"/>
              </w:rPr>
            </w:pPr>
            <w:ins w:id="10556" w:author="코람코 상장리츠팀" w:date="2026-10-13T15:00:00Z">
              <w:r>
                <w:rPr>
                  <w:rFonts w:ascii="Times New Roman" w:hAnsi="Times New Roman" w:cs="Times New Roman" w:eastAsia="바탕체"/>
                  <w:color w:val="000000"/>
                  <w:kern w:val="0"/>
                  <w:sz w:val="18"/>
                  <w:szCs w:val="18"/>
                </w:rPr>
                <w:t xml:space="preserve">30,000,000,000</w:t>
              </w:r>
            </w:ins>
          </w:p>
        </w:tc>
        <w:tc>
          <w:tcPr>
            <w:tcW w:w="1600" w:type="dxa"/>
            <w:vAlign w:val="center"/>
          </w:tcPr>
          <w:p>
            <w:pPr>
              <w:snapToGrid w:val="0"/>
              <w:spacing w:after="0" w:line="240" w:lineRule="auto"/>
              <w:jc w:val="right"/>
              <w:rPr>
                <w:ins w:id="10557" w:author="코람코 상장리츠팀" w:date="2026-10-13T15:00:00Z"/>
                <w:rFonts w:ascii="Times New Roman" w:hAnsi="Times New Roman" w:cs="Times New Roman" w:eastAsia="바탕체"/>
                <w:color w:val="000000"/>
                <w:kern w:val="0"/>
                <w:sz w:val="18"/>
                <w:szCs w:val="18"/>
              </w:rPr>
            </w:pPr>
            <w:ins w:id="10558" w:author="코람코 상장리츠팀" w:date="2026-10-13T15:00:00Z">
              <w:r>
                <w:rPr>
                  <w:rFonts w:ascii="Times New Roman" w:hAnsi="Times New Roman" w:cs="Times New Roman" w:eastAsia="바탕체"/>
                  <w:color w:val="000000"/>
                  <w:kern w:val="0"/>
                  <w:sz w:val="18"/>
                  <w:szCs w:val="18"/>
                </w:rPr>
                <w:t xml:space="preserve">36,000,000,000</w:t>
              </w:r>
            </w:ins>
          </w:p>
        </w:tc>
      </w:tr>
      <w:tr>
        <w:trPr>
          <w:cantSplit/>
          <w:ins w:id="10559" w:author="코람코 상장리츠팀" w:date="2026-10-13T15:00:00Z"/>
        </w:trPr>
        <w:tc>
          <w:tcPr>
            <w:tcW w:w="1100" w:type="dxa"/>
            <w:vMerge/>
            <w:vAlign w:val="center"/>
          </w:tcPr>
          <w:p>
            <w:pPr>
              <w:snapToGrid w:val="0"/>
              <w:spacing w:after="0" w:line="240" w:lineRule="auto"/>
              <w:jc w:val="center"/>
              <w:rPr>
                <w:ins w:id="10560"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10561" w:author="코람코 상장리츠팀" w:date="2026-10-13T15:00:00Z"/>
                <w:rFonts w:ascii="Times New Roman" w:hAnsi="Times New Roman" w:cs="Times New Roman" w:eastAsia="바탕체"/>
                <w:color w:val="000000"/>
                <w:kern w:val="0"/>
                <w:sz w:val="18"/>
                <w:szCs w:val="18"/>
              </w:rPr>
            </w:pPr>
            <w:ins w:id="10562" w:author="코람코 상장리츠팀" w:date="2026-10-13T15:00:00Z">
              <w:r>
                <w:rPr>
                  <w:rFonts w:ascii="Times New Roman" w:hAnsi="Times New Roman" w:cs="Times New Roman" w:eastAsia="바탕체"/>
                  <w:color w:val="000000"/>
                  <w:kern w:val="0"/>
                  <w:sz w:val="18"/>
                  <w:szCs w:val="18"/>
                </w:rPr>
                <w:t xml:space="preserve">3</w:t>
              </w:r>
            </w:ins>
          </w:p>
        </w:tc>
        <w:tc>
          <w:tcPr>
            <w:tcW w:w="2726" w:type="dxa"/>
            <w:vAlign w:val="center"/>
          </w:tcPr>
          <w:p>
            <w:pPr>
              <w:snapToGrid w:val="0"/>
              <w:spacing w:after="0" w:line="240" w:lineRule="auto"/>
              <w:jc w:val="left"/>
              <w:rPr>
                <w:ins w:id="10563" w:author="코람코 상장리츠팀" w:date="2026-10-13T15:00:00Z"/>
                <w:rFonts w:ascii="Times New Roman" w:hAnsi="Times New Roman" w:cs="Times New Roman" w:eastAsia="바탕체"/>
                <w:color w:val="000000"/>
                <w:kern w:val="0"/>
                <w:sz w:val="18"/>
                <w:szCs w:val="18"/>
              </w:rPr>
            </w:pPr>
            <w:ins w:id="10564" w:author="코람코 상장리츠팀" w:date="2026-10-13T15:00:00Z">
              <w:r>
                <w:rPr>
                  <w:rFonts w:ascii="Times New Roman" w:hAnsi="Times New Roman" w:cs="Times New Roman" w:eastAsia="바탕체"/>
                  <w:color w:val="000000"/>
                  <w:kern w:val="0"/>
                  <w:sz w:val="18"/>
                  <w:szCs w:val="18"/>
                </w:rPr>
                <w:t xml:space="preserve">주식회사 우리카드</w:t>
              </w:r>
            </w:ins>
          </w:p>
        </w:tc>
        <w:tc>
          <w:tcPr>
            <w:tcW w:w="1500" w:type="dxa"/>
            <w:vAlign w:val="center"/>
          </w:tcPr>
          <w:p>
            <w:pPr>
              <w:snapToGrid w:val="0"/>
              <w:spacing w:after="0" w:line="240" w:lineRule="auto"/>
              <w:jc w:val="center"/>
              <w:rPr>
                <w:ins w:id="10565" w:author="코람코 상장리츠팀" w:date="2026-10-13T15:00:00Z"/>
                <w:rFonts w:ascii="Times New Roman" w:hAnsi="Times New Roman" w:cs="Times New Roman" w:eastAsia="바탕체"/>
                <w:color w:val="000000"/>
                <w:kern w:val="0"/>
                <w:sz w:val="18"/>
                <w:szCs w:val="18"/>
              </w:rPr>
            </w:pPr>
            <w:ins w:id="10566" w:author="코람코 상장리츠팀" w:date="2026-10-13T15:00:00Z">
              <w:r>
                <w:rPr>
                  <w:rFonts w:ascii="Times New Roman" w:hAnsi="Times New Roman" w:cs="Times New Roman" w:eastAsia="바탕체"/>
                  <w:color w:val="000000"/>
                  <w:kern w:val="0"/>
                  <w:sz w:val="18"/>
                  <w:szCs w:val="18"/>
                </w:rPr>
                <w:t xml:space="preserve">[*]</w:t>
              </w:r>
            </w:ins>
          </w:p>
        </w:tc>
        <w:tc>
          <w:tcPr>
            <w:tcW w:w="1600" w:type="dxa"/>
            <w:vAlign w:val="center"/>
          </w:tcPr>
          <w:p>
            <w:pPr>
              <w:snapToGrid w:val="0"/>
              <w:spacing w:after="0" w:line="240" w:lineRule="auto"/>
              <w:jc w:val="right"/>
              <w:rPr>
                <w:ins w:id="10567" w:author="코람코 상장리츠팀" w:date="2026-10-13T15:00:00Z"/>
                <w:rFonts w:ascii="Times New Roman" w:hAnsi="Times New Roman" w:cs="Times New Roman" w:eastAsia="바탕체"/>
                <w:color w:val="000000"/>
                <w:kern w:val="0"/>
                <w:sz w:val="18"/>
                <w:szCs w:val="18"/>
              </w:rPr>
            </w:pPr>
            <w:ins w:id="10568" w:author="코람코 상장리츠팀" w:date="2026-10-13T15:00:00Z">
              <w:r>
                <w:rPr>
                  <w:rFonts w:ascii="Times New Roman" w:hAnsi="Times New Roman" w:cs="Times New Roman" w:eastAsia="바탕체"/>
                  <w:color w:val="000000"/>
                  <w:kern w:val="0"/>
                  <w:sz w:val="18"/>
                  <w:szCs w:val="18"/>
                </w:rPr>
                <w:t xml:space="preserve">10,000,000,000</w:t>
              </w:r>
            </w:ins>
          </w:p>
        </w:tc>
        <w:tc>
          <w:tcPr>
            <w:tcW w:w="1600" w:type="dxa"/>
            <w:vAlign w:val="center"/>
          </w:tcPr>
          <w:p>
            <w:pPr>
              <w:snapToGrid w:val="0"/>
              <w:spacing w:after="0" w:line="240" w:lineRule="auto"/>
              <w:jc w:val="right"/>
              <w:rPr>
                <w:ins w:id="10569" w:author="코람코 상장리츠팀" w:date="2026-10-13T15:00:00Z"/>
                <w:rFonts w:ascii="Times New Roman" w:hAnsi="Times New Roman" w:cs="Times New Roman" w:eastAsia="바탕체"/>
                <w:color w:val="000000"/>
                <w:kern w:val="0"/>
                <w:sz w:val="18"/>
                <w:szCs w:val="18"/>
              </w:rPr>
            </w:pPr>
            <w:ins w:id="10570" w:author="코람코 상장리츠팀" w:date="2026-10-13T15:00:00Z">
              <w:r>
                <w:rPr>
                  <w:rFonts w:ascii="Times New Roman" w:hAnsi="Times New Roman" w:cs="Times New Roman" w:eastAsia="바탕체"/>
                  <w:color w:val="000000"/>
                  <w:kern w:val="0"/>
                  <w:sz w:val="18"/>
                  <w:szCs w:val="18"/>
                </w:rPr>
                <w:t xml:space="preserve">12,000,000,000</w:t>
              </w:r>
            </w:ins>
          </w:p>
        </w:tc>
      </w:tr>
      <w:tr>
        <w:trPr>
          <w:cantSplit/>
          <w:ins w:id="10571" w:author="코람코 상장리츠팀" w:date="2026-10-13T15:00:00Z"/>
        </w:trPr>
        <w:tc>
          <w:tcPr>
            <w:tcW w:w="1100" w:type="dxa"/>
            <w:vMerge/>
            <w:vAlign w:val="center"/>
          </w:tcPr>
          <w:p>
            <w:pPr>
              <w:snapToGrid w:val="0"/>
              <w:spacing w:after="0" w:line="240" w:lineRule="auto"/>
              <w:jc w:val="center"/>
              <w:rPr>
                <w:ins w:id="10572"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10573" w:author="코람코 상장리츠팀" w:date="2026-10-13T15:00:00Z"/>
                <w:rFonts w:ascii="Times New Roman" w:hAnsi="Times New Roman" w:cs="Times New Roman" w:eastAsia="바탕체"/>
                <w:color w:val="000000"/>
                <w:kern w:val="0"/>
                <w:sz w:val="18"/>
                <w:szCs w:val="18"/>
              </w:rPr>
            </w:pPr>
            <w:ins w:id="10574" w:author="코람코 상장리츠팀" w:date="2026-10-13T15:00:00Z">
              <w:r>
                <w:rPr>
                  <w:rFonts w:ascii="Times New Roman" w:hAnsi="Times New Roman" w:cs="Times New Roman" w:eastAsia="바탕체"/>
                  <w:color w:val="000000"/>
                  <w:kern w:val="0"/>
                  <w:sz w:val="18"/>
                  <w:szCs w:val="18"/>
                </w:rPr>
                <w:t xml:space="preserve">4</w:t>
              </w:r>
            </w:ins>
          </w:p>
        </w:tc>
        <w:tc>
          <w:tcPr>
            <w:tcW w:w="2726" w:type="dxa"/>
            <w:vAlign w:val="center"/>
          </w:tcPr>
          <w:p>
            <w:pPr>
              <w:snapToGrid w:val="0"/>
              <w:spacing w:after="0" w:line="240" w:lineRule="auto"/>
              <w:jc w:val="left"/>
              <w:rPr>
                <w:ins w:id="10575" w:author="코람코 상장리츠팀" w:date="2026-10-13T15:00:00Z"/>
                <w:rFonts w:ascii="Times New Roman" w:hAnsi="Times New Roman" w:cs="Times New Roman" w:eastAsia="바탕체"/>
                <w:color w:val="000000"/>
                <w:kern w:val="0"/>
                <w:sz w:val="18"/>
                <w:szCs w:val="18"/>
              </w:rPr>
            </w:pPr>
            <w:ins w:id="10576" w:author="코람코 상장리츠팀" w:date="2026-10-13T15:00:00Z">
              <w:r>
                <w:rPr>
                  <w:rFonts w:ascii="Times New Roman" w:hAnsi="Times New Roman" w:cs="Times New Roman" w:eastAsia="바탕체"/>
                  <w:color w:val="000000"/>
                  <w:kern w:val="0"/>
                  <w:sz w:val="18"/>
                  <w:szCs w:val="18"/>
                </w:rPr>
                <w:t xml:space="preserve">수협은행</w:t>
              </w:r>
            </w:ins>
          </w:p>
        </w:tc>
        <w:tc>
          <w:tcPr>
            <w:tcW w:w="1500" w:type="dxa"/>
            <w:vAlign w:val="center"/>
          </w:tcPr>
          <w:p>
            <w:pPr>
              <w:snapToGrid w:val="0"/>
              <w:spacing w:after="0" w:line="240" w:lineRule="auto"/>
              <w:jc w:val="center"/>
              <w:rPr>
                <w:ins w:id="10577" w:author="코람코 상장리츠팀" w:date="2026-10-13T15:00:00Z"/>
                <w:rFonts w:ascii="Times New Roman" w:hAnsi="Times New Roman" w:cs="Times New Roman" w:eastAsia="바탕체"/>
                <w:color w:val="000000"/>
                <w:kern w:val="0"/>
                <w:sz w:val="18"/>
                <w:szCs w:val="18"/>
              </w:rPr>
            </w:pPr>
            <w:ins w:id="10578" w:author="코람코 상장리츠팀" w:date="2026-10-13T15:00:00Z">
              <w:r>
                <w:rPr>
                  <w:rFonts w:ascii="Times New Roman" w:hAnsi="Times New Roman" w:cs="Times New Roman" w:eastAsia="바탕체"/>
                  <w:color w:val="000000"/>
                  <w:kern w:val="0"/>
                  <w:sz w:val="18"/>
                  <w:szCs w:val="18"/>
                </w:rPr>
                <w:t xml:space="preserve">244235-0009895</w:t>
              </w:r>
            </w:ins>
          </w:p>
        </w:tc>
        <w:tc>
          <w:tcPr>
            <w:tcW w:w="1600" w:type="dxa"/>
            <w:vAlign w:val="center"/>
          </w:tcPr>
          <w:p>
            <w:pPr>
              <w:snapToGrid w:val="0"/>
              <w:spacing w:after="0" w:line="240" w:lineRule="auto"/>
              <w:jc w:val="right"/>
              <w:rPr>
                <w:ins w:id="10579" w:author="코람코 상장리츠팀" w:date="2026-10-13T15:00:00Z"/>
                <w:rFonts w:ascii="Times New Roman" w:hAnsi="Times New Roman" w:cs="Times New Roman" w:eastAsia="바탕체"/>
                <w:color w:val="000000"/>
                <w:kern w:val="0"/>
                <w:sz w:val="18"/>
                <w:szCs w:val="18"/>
              </w:rPr>
            </w:pPr>
            <w:ins w:id="10580" w:author="코람코 상장리츠팀" w:date="2026-10-13T15:00:00Z">
              <w:r>
                <w:rPr>
                  <w:rFonts w:ascii="Times New Roman" w:hAnsi="Times New Roman" w:cs="Times New Roman" w:eastAsia="바탕체"/>
                  <w:color w:val="000000"/>
                  <w:kern w:val="0"/>
                  <w:sz w:val="18"/>
                  <w:szCs w:val="18"/>
                </w:rPr>
                <w:t xml:space="preserve">10,000,000,000</w:t>
              </w:r>
            </w:ins>
          </w:p>
        </w:tc>
        <w:tc>
          <w:tcPr>
            <w:tcW w:w="1600" w:type="dxa"/>
            <w:vAlign w:val="center"/>
          </w:tcPr>
          <w:p>
            <w:pPr>
              <w:snapToGrid w:val="0"/>
              <w:spacing w:after="0" w:line="240" w:lineRule="auto"/>
              <w:jc w:val="right"/>
              <w:rPr>
                <w:ins w:id="10581" w:author="코람코 상장리츠팀" w:date="2026-10-13T15:00:00Z"/>
                <w:rFonts w:ascii="Times New Roman" w:hAnsi="Times New Roman" w:cs="Times New Roman" w:eastAsia="바탕체"/>
                <w:color w:val="000000"/>
                <w:kern w:val="0"/>
                <w:sz w:val="18"/>
                <w:szCs w:val="18"/>
              </w:rPr>
            </w:pPr>
            <w:ins w:id="10582" w:author="코람코 상장리츠팀" w:date="2026-10-13T15:00:00Z">
              <w:r>
                <w:rPr>
                  <w:rFonts w:ascii="Times New Roman" w:hAnsi="Times New Roman" w:cs="Times New Roman" w:eastAsia="바탕체"/>
                  <w:color w:val="000000"/>
                  <w:kern w:val="0"/>
                  <w:sz w:val="18"/>
                  <w:szCs w:val="18"/>
                </w:rPr>
                <w:t xml:space="preserve">12,000,000,000</w:t>
              </w:r>
            </w:ins>
          </w:p>
        </w:tc>
      </w:tr>
      <w:tr>
        <w:trPr>
          <w:cantSplit/>
          <w:ins w:id="10583" w:author="코람코 상장리츠팀" w:date="2026-10-13T15:00:00Z"/>
        </w:trPr>
        <w:tc>
          <w:tcPr>
            <w:tcW w:w="1100" w:type="dxa"/>
            <w:vMerge/>
            <w:vAlign w:val="center"/>
          </w:tcPr>
          <w:p>
            <w:pPr>
              <w:snapToGrid w:val="0"/>
              <w:spacing w:after="0" w:line="240" w:lineRule="auto"/>
              <w:jc w:val="center"/>
              <w:rPr>
                <w:ins w:id="10584"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10585" w:author="코람코 상장리츠팀" w:date="2026-10-13T15:00:00Z"/>
                <w:rFonts w:ascii="Times New Roman" w:hAnsi="Times New Roman" w:cs="Times New Roman" w:eastAsia="바탕체"/>
                <w:color w:val="000000"/>
                <w:kern w:val="0"/>
                <w:sz w:val="18"/>
                <w:szCs w:val="18"/>
              </w:rPr>
            </w:pPr>
            <w:ins w:id="10586" w:author="코람코 상장리츠팀" w:date="2026-10-13T15:00:00Z">
              <w:r>
                <w:rPr>
                  <w:rFonts w:ascii="Times New Roman" w:hAnsi="Times New Roman" w:cs="Times New Roman" w:eastAsia="바탕체"/>
                  <w:color w:val="000000"/>
                  <w:kern w:val="0"/>
                  <w:sz w:val="18"/>
                  <w:szCs w:val="18"/>
                </w:rPr>
                <w:t xml:space="preserve">5</w:t>
              </w:r>
            </w:ins>
          </w:p>
        </w:tc>
        <w:tc>
          <w:tcPr>
            <w:tcW w:w="2726" w:type="dxa"/>
            <w:vAlign w:val="center"/>
          </w:tcPr>
          <w:p>
            <w:pPr>
              <w:snapToGrid w:val="0"/>
              <w:spacing w:after="0" w:line="240" w:lineRule="auto"/>
              <w:jc w:val="left"/>
              <w:rPr>
                <w:ins w:id="10587" w:author="코람코 상장리츠팀" w:date="2026-10-13T15:00:00Z"/>
                <w:rFonts w:ascii="Times New Roman" w:hAnsi="Times New Roman" w:cs="Times New Roman" w:eastAsia="바탕체"/>
                <w:color w:val="000000"/>
                <w:kern w:val="0"/>
                <w:sz w:val="18"/>
                <w:szCs w:val="18"/>
              </w:rPr>
            </w:pPr>
            <w:ins w:id="10588" w:author="코람코 상장리츠팀" w:date="2026-10-13T15:00:00Z">
              <w:r>
                <w:rPr>
                  <w:rFonts w:ascii="Times New Roman" w:hAnsi="Times New Roman" w:cs="Times New Roman" w:eastAsia="바탕체"/>
                  <w:color w:val="000000"/>
                  <w:kern w:val="0"/>
                  <w:sz w:val="18"/>
                  <w:szCs w:val="18"/>
                </w:rPr>
                <w:t xml:space="preserve">주식회사 에스비아이저축은행</w:t>
              </w:r>
            </w:ins>
          </w:p>
        </w:tc>
        <w:tc>
          <w:tcPr>
            <w:tcW w:w="1500" w:type="dxa"/>
            <w:vAlign w:val="center"/>
          </w:tcPr>
          <w:p>
            <w:pPr>
              <w:snapToGrid w:val="0"/>
              <w:spacing w:after="0" w:line="240" w:lineRule="auto"/>
              <w:jc w:val="center"/>
              <w:rPr>
                <w:ins w:id="10589" w:author="코람코 상장리츠팀" w:date="2026-10-13T15:00:00Z"/>
                <w:rFonts w:ascii="Times New Roman" w:hAnsi="Times New Roman" w:cs="Times New Roman" w:eastAsia="바탕체"/>
                <w:color w:val="000000"/>
                <w:kern w:val="0"/>
                <w:sz w:val="18"/>
                <w:szCs w:val="18"/>
              </w:rPr>
            </w:pPr>
            <w:ins w:id="10590" w:author="코람코 상장리츠팀" w:date="2026-10-13T15:00:00Z">
              <w:r>
                <w:rPr>
                  <w:rFonts w:ascii="Times New Roman" w:hAnsi="Times New Roman" w:cs="Times New Roman" w:eastAsia="바탕체"/>
                  <w:color w:val="000000"/>
                  <w:kern w:val="0"/>
                  <w:sz w:val="18"/>
                  <w:szCs w:val="18"/>
                </w:rPr>
                <w:t xml:space="preserve">[*]</w:t>
              </w:r>
            </w:ins>
          </w:p>
        </w:tc>
        <w:tc>
          <w:tcPr>
            <w:tcW w:w="1600" w:type="dxa"/>
            <w:vAlign w:val="center"/>
          </w:tcPr>
          <w:p>
            <w:pPr>
              <w:snapToGrid w:val="0"/>
              <w:spacing w:after="0" w:line="240" w:lineRule="auto"/>
              <w:jc w:val="right"/>
              <w:rPr>
                <w:ins w:id="10591" w:author="코람코 상장리츠팀" w:date="2026-10-13T15:00:00Z"/>
                <w:rFonts w:ascii="Times New Roman" w:hAnsi="Times New Roman" w:cs="Times New Roman" w:eastAsia="바탕체"/>
                <w:color w:val="000000"/>
                <w:kern w:val="0"/>
                <w:sz w:val="18"/>
                <w:szCs w:val="18"/>
              </w:rPr>
            </w:pPr>
            <w:ins w:id="10592" w:author="코람코 상장리츠팀" w:date="2026-10-13T15:00:00Z">
              <w:r>
                <w:rPr>
                  <w:rFonts w:ascii="Times New Roman" w:hAnsi="Times New Roman" w:cs="Times New Roman" w:eastAsia="바탕체"/>
                  <w:color w:val="000000"/>
                  <w:kern w:val="0"/>
                  <w:sz w:val="18"/>
                  <w:szCs w:val="18"/>
                </w:rPr>
                <w:t xml:space="preserve">10,000,000,000</w:t>
              </w:r>
            </w:ins>
          </w:p>
        </w:tc>
        <w:tc>
          <w:tcPr>
            <w:tcW w:w="1600" w:type="dxa"/>
            <w:vAlign w:val="center"/>
          </w:tcPr>
          <w:p>
            <w:pPr>
              <w:snapToGrid w:val="0"/>
              <w:spacing w:after="0" w:line="240" w:lineRule="auto"/>
              <w:jc w:val="right"/>
              <w:rPr>
                <w:ins w:id="10593" w:author="코람코 상장리츠팀" w:date="2026-10-13T15:00:00Z"/>
                <w:rFonts w:ascii="Times New Roman" w:hAnsi="Times New Roman" w:cs="Times New Roman" w:eastAsia="바탕체"/>
                <w:color w:val="000000"/>
                <w:kern w:val="0"/>
                <w:sz w:val="18"/>
                <w:szCs w:val="18"/>
              </w:rPr>
            </w:pPr>
            <w:ins w:id="10594" w:author="코람코 상장리츠팀" w:date="2026-10-13T15:00:00Z">
              <w:r>
                <w:rPr>
                  <w:rFonts w:ascii="Times New Roman" w:hAnsi="Times New Roman" w:cs="Times New Roman" w:eastAsia="바탕체"/>
                  <w:color w:val="000000"/>
                  <w:kern w:val="0"/>
                  <w:sz w:val="18"/>
                  <w:szCs w:val="18"/>
                </w:rPr>
                <w:t xml:space="preserve">12,000,000,000</w:t>
              </w:r>
            </w:ins>
          </w:p>
        </w:tc>
      </w:tr>
      <w:tr>
        <w:trPr>
          <w:cantSplit/>
          <w:ins w:id="10595" w:author="코람코 상장리츠팀" w:date="2026-10-13T15:00:00Z"/>
        </w:trPr>
        <w:tc>
          <w:tcPr>
            <w:tcW w:w="1100" w:type="dxa"/>
            <w:vMerge/>
            <w:vAlign w:val="center"/>
          </w:tcPr>
          <w:p>
            <w:pPr>
              <w:snapToGrid w:val="0"/>
              <w:spacing w:after="0" w:line="240" w:lineRule="auto"/>
              <w:jc w:val="center"/>
              <w:rPr>
                <w:ins w:id="10596"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10597" w:author="코람코 상장리츠팀" w:date="2026-10-13T15:00:00Z"/>
                <w:rFonts w:ascii="Times New Roman" w:hAnsi="Times New Roman" w:cs="Times New Roman" w:eastAsia="바탕체"/>
                <w:color w:val="000000"/>
                <w:kern w:val="0"/>
                <w:sz w:val="18"/>
                <w:szCs w:val="18"/>
              </w:rPr>
            </w:pPr>
            <w:ins w:id="10598" w:author="코람코 상장리츠팀" w:date="2026-10-13T15:00:00Z">
              <w:r>
                <w:rPr>
                  <w:rFonts w:ascii="Times New Roman" w:hAnsi="Times New Roman" w:cs="Times New Roman" w:eastAsia="바탕체"/>
                  <w:color w:val="000000"/>
                  <w:kern w:val="0"/>
                  <w:sz w:val="18"/>
                  <w:szCs w:val="18"/>
                </w:rPr>
                <w:t xml:space="preserve">6</w:t>
              </w:r>
            </w:ins>
          </w:p>
        </w:tc>
        <w:tc>
          <w:tcPr>
            <w:tcW w:w="2726" w:type="dxa"/>
            <w:vAlign w:val="center"/>
          </w:tcPr>
          <w:p>
            <w:pPr>
              <w:snapToGrid w:val="0"/>
              <w:spacing w:after="0" w:line="240" w:lineRule="auto"/>
              <w:jc w:val="left"/>
              <w:rPr>
                <w:ins w:id="10599" w:author="코람코 상장리츠팀" w:date="2026-10-13T15:00:00Z"/>
                <w:rFonts w:ascii="Times New Roman" w:hAnsi="Times New Roman" w:cs="Times New Roman" w:eastAsia="바탕체"/>
                <w:color w:val="000000"/>
                <w:kern w:val="0"/>
                <w:sz w:val="18"/>
                <w:szCs w:val="18"/>
              </w:rPr>
            </w:pPr>
            <w:ins w:id="10600" w:author="코람코 상장리츠팀" w:date="2026-10-13T15:00:00Z">
              <w:r>
                <w:rPr>
                  <w:rFonts w:ascii="Times New Roman" w:hAnsi="Times New Roman" w:cs="Times New Roman" w:eastAsia="바탕체"/>
                  <w:color w:val="000000"/>
                  <w:kern w:val="0"/>
                  <w:sz w:val="18"/>
                  <w:szCs w:val="18"/>
                </w:rPr>
                <w:t xml:space="preserve">신용협동조합중앙회</w:t>
              </w:r>
            </w:ins>
          </w:p>
        </w:tc>
        <w:tc>
          <w:tcPr>
            <w:tcW w:w="1500" w:type="dxa"/>
            <w:vAlign w:val="center"/>
          </w:tcPr>
          <w:p>
            <w:pPr>
              <w:snapToGrid w:val="0"/>
              <w:spacing w:after="0" w:line="240" w:lineRule="auto"/>
              <w:jc w:val="center"/>
              <w:rPr>
                <w:ins w:id="10601" w:author="코람코 상장리츠팀" w:date="2026-10-13T15:00:00Z"/>
                <w:rFonts w:ascii="Times New Roman" w:hAnsi="Times New Roman" w:cs="Times New Roman" w:eastAsia="바탕체"/>
                <w:color w:val="000000"/>
                <w:kern w:val="0"/>
                <w:sz w:val="18"/>
                <w:szCs w:val="18"/>
              </w:rPr>
            </w:pPr>
            <w:ins w:id="10602" w:author="코람코 상장리츠팀" w:date="2026-10-13T15:00:00Z">
              <w:r>
                <w:rPr>
                  <w:rFonts w:ascii="Times New Roman" w:hAnsi="Times New Roman" w:cs="Times New Roman" w:eastAsia="바탕체"/>
                  <w:color w:val="000000"/>
                  <w:kern w:val="0"/>
                  <w:sz w:val="18"/>
                  <w:szCs w:val="18"/>
                </w:rPr>
                <w:t xml:space="preserve">115041-0000361</w:t>
              </w:r>
            </w:ins>
          </w:p>
        </w:tc>
        <w:tc>
          <w:tcPr>
            <w:tcW w:w="1600" w:type="dxa"/>
            <w:vAlign w:val="center"/>
          </w:tcPr>
          <w:p>
            <w:pPr>
              <w:snapToGrid w:val="0"/>
              <w:spacing w:after="0" w:line="240" w:lineRule="auto"/>
              <w:jc w:val="right"/>
              <w:rPr>
                <w:ins w:id="10603" w:author="코람코 상장리츠팀" w:date="2026-10-13T15:00:00Z"/>
                <w:rFonts w:ascii="Times New Roman" w:hAnsi="Times New Roman" w:cs="Times New Roman" w:eastAsia="바탕체"/>
                <w:color w:val="000000"/>
                <w:kern w:val="0"/>
                <w:sz w:val="18"/>
                <w:szCs w:val="18"/>
              </w:rPr>
            </w:pPr>
            <w:ins w:id="10604" w:author="코람코 상장리츠팀" w:date="2026-10-13T15:00:00Z">
              <w:r>
                <w:rPr>
                  <w:rFonts w:ascii="Times New Roman" w:hAnsi="Times New Roman" w:cs="Times New Roman" w:eastAsia="바탕체"/>
                  <w:color w:val="000000"/>
                  <w:kern w:val="0"/>
                  <w:sz w:val="18"/>
                  <w:szCs w:val="18"/>
                </w:rPr>
                <w:t xml:space="preserve">100,000,000</w:t>
              </w:r>
            </w:ins>
          </w:p>
        </w:tc>
        <w:tc>
          <w:tcPr>
            <w:tcW w:w="1600" w:type="dxa"/>
            <w:vAlign w:val="center"/>
          </w:tcPr>
          <w:p>
            <w:pPr>
              <w:snapToGrid w:val="0"/>
              <w:spacing w:after="0" w:line="240" w:lineRule="auto"/>
              <w:jc w:val="right"/>
              <w:rPr>
                <w:ins w:id="10605" w:author="코람코 상장리츠팀" w:date="2026-10-13T15:00:00Z"/>
                <w:rFonts w:ascii="Times New Roman" w:hAnsi="Times New Roman" w:cs="Times New Roman" w:eastAsia="바탕체"/>
                <w:color w:val="000000"/>
                <w:kern w:val="0"/>
                <w:sz w:val="18"/>
                <w:szCs w:val="18"/>
              </w:rPr>
            </w:pPr>
            <w:ins w:id="10606" w:author="코람코 상장리츠팀" w:date="2026-10-13T15:00:00Z">
              <w:r>
                <w:rPr>
                  <w:rFonts w:ascii="Times New Roman" w:hAnsi="Times New Roman" w:cs="Times New Roman" w:eastAsia="바탕체"/>
                  <w:color w:val="000000"/>
                  <w:kern w:val="0"/>
                  <w:sz w:val="18"/>
                  <w:szCs w:val="18"/>
                </w:rPr>
                <w:t xml:space="preserve">120,000,000</w:t>
              </w:r>
            </w:ins>
          </w:p>
        </w:tc>
      </w:tr>
      <w:tr>
        <w:trPr>
          <w:cantSplit/>
          <w:ins w:id="10607" w:author="코람코 상장리츠팀" w:date="2026-10-13T15:00:00Z"/>
        </w:trPr>
        <w:tc>
          <w:tcPr>
            <w:tcW w:w="1100" w:type="dxa"/>
            <w:vMerge/>
            <w:vAlign w:val="center"/>
          </w:tcPr>
          <w:p>
            <w:pPr>
              <w:snapToGrid w:val="0"/>
              <w:spacing w:after="0" w:line="240" w:lineRule="auto"/>
              <w:jc w:val="center"/>
              <w:rPr>
                <w:ins w:id="10608"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10609" w:author="코람코 상장리츠팀" w:date="2026-10-13T15:00:00Z"/>
                <w:rFonts w:ascii="Times New Roman" w:hAnsi="Times New Roman" w:cs="Times New Roman" w:eastAsia="바탕체"/>
                <w:color w:val="000000"/>
                <w:kern w:val="0"/>
                <w:sz w:val="18"/>
                <w:szCs w:val="18"/>
              </w:rPr>
            </w:pPr>
            <w:ins w:id="10610" w:author="코람코 상장리츠팀" w:date="2026-10-13T15:00:00Z">
              <w:r>
                <w:rPr>
                  <w:rFonts w:ascii="Times New Roman" w:hAnsi="Times New Roman" w:cs="Times New Roman" w:eastAsia="바탕체"/>
                  <w:color w:val="000000"/>
                  <w:kern w:val="0"/>
                  <w:sz w:val="18"/>
                  <w:szCs w:val="18"/>
                </w:rPr>
                <w:t xml:space="preserve">7</w:t>
              </w:r>
            </w:ins>
          </w:p>
        </w:tc>
        <w:tc>
          <w:tcPr>
            <w:tcW w:w="2726" w:type="dxa"/>
            <w:vAlign w:val="center"/>
          </w:tcPr>
          <w:p>
            <w:pPr>
              <w:snapToGrid w:val="0"/>
              <w:spacing w:after="0" w:line="240" w:lineRule="auto"/>
              <w:jc w:val="left"/>
              <w:rPr>
                <w:ins w:id="10611" w:author="코람코 상장리츠팀" w:date="2026-10-13T15:00:00Z"/>
                <w:rFonts w:ascii="Times New Roman" w:hAnsi="Times New Roman" w:cs="Times New Roman" w:eastAsia="바탕체"/>
                <w:color w:val="000000"/>
                <w:kern w:val="0"/>
                <w:sz w:val="18"/>
                <w:szCs w:val="18"/>
              </w:rPr>
            </w:pPr>
            <w:ins w:id="10612" w:author="코람코 상장리츠팀" w:date="2026-10-13T15:00:00Z">
              <w:r>
                <w:rPr>
                  <w:rFonts w:ascii="Times New Roman" w:hAnsi="Times New Roman" w:cs="Times New Roman" w:eastAsia="바탕체"/>
                  <w:color w:val="000000"/>
                  <w:kern w:val="0"/>
                  <w:sz w:val="18"/>
                  <w:szCs w:val="18"/>
                </w:rPr>
                <w:t xml:space="preserve">서로신용협동조합</w:t>
              </w:r>
            </w:ins>
          </w:p>
        </w:tc>
        <w:tc>
          <w:tcPr>
            <w:tcW w:w="1500" w:type="dxa"/>
            <w:vAlign w:val="center"/>
          </w:tcPr>
          <w:p>
            <w:pPr>
              <w:snapToGrid w:val="0"/>
              <w:spacing w:after="0" w:line="240" w:lineRule="auto"/>
              <w:jc w:val="center"/>
              <w:rPr>
                <w:ins w:id="10613" w:author="코람코 상장리츠팀" w:date="2026-10-13T15:00:00Z"/>
                <w:rFonts w:ascii="Times New Roman" w:hAnsi="Times New Roman" w:cs="Times New Roman" w:eastAsia="바탕체"/>
                <w:color w:val="000000"/>
                <w:kern w:val="0"/>
                <w:sz w:val="18"/>
                <w:szCs w:val="18"/>
              </w:rPr>
            </w:pPr>
            <w:ins w:id="10614" w:author="코람코 상장리츠팀" w:date="2026-10-13T15:00:00Z">
              <w:r>
                <w:rPr>
                  <w:rFonts w:ascii="Times New Roman" w:hAnsi="Times New Roman" w:cs="Times New Roman" w:eastAsia="바탕체"/>
                  <w:color w:val="000000"/>
                  <w:kern w:val="0"/>
                  <w:sz w:val="18"/>
                  <w:szCs w:val="18"/>
                </w:rPr>
                <w:t xml:space="preserve">124141-0000912</w:t>
              </w:r>
            </w:ins>
          </w:p>
        </w:tc>
        <w:tc>
          <w:tcPr>
            <w:tcW w:w="1600" w:type="dxa"/>
            <w:vAlign w:val="center"/>
          </w:tcPr>
          <w:p>
            <w:pPr>
              <w:snapToGrid w:val="0"/>
              <w:spacing w:after="0" w:line="240" w:lineRule="auto"/>
              <w:jc w:val="right"/>
              <w:rPr>
                <w:ins w:id="10615" w:author="코람코 상장리츠팀" w:date="2026-10-13T15:00:00Z"/>
                <w:rFonts w:ascii="Times New Roman" w:hAnsi="Times New Roman" w:cs="Times New Roman" w:eastAsia="바탕체"/>
                <w:color w:val="000000"/>
                <w:kern w:val="0"/>
                <w:sz w:val="18"/>
                <w:szCs w:val="18"/>
              </w:rPr>
            </w:pPr>
            <w:ins w:id="10616" w:author="코람코 상장리츠팀" w:date="2026-10-13T15:00:00Z">
              <w:r>
                <w:rPr>
                  <w:rFonts w:ascii="Times New Roman" w:hAnsi="Times New Roman" w:cs="Times New Roman" w:eastAsia="바탕체"/>
                  <w:color w:val="000000"/>
                  <w:kern w:val="0"/>
                  <w:sz w:val="18"/>
                  <w:szCs w:val="18"/>
                </w:rPr>
                <w:t xml:space="preserve">4,000,000,000</w:t>
              </w:r>
            </w:ins>
          </w:p>
        </w:tc>
        <w:tc>
          <w:tcPr>
            <w:tcW w:w="1600" w:type="dxa"/>
            <w:vAlign w:val="center"/>
          </w:tcPr>
          <w:p>
            <w:pPr>
              <w:snapToGrid w:val="0"/>
              <w:spacing w:after="0" w:line="240" w:lineRule="auto"/>
              <w:jc w:val="right"/>
              <w:rPr>
                <w:ins w:id="10617" w:author="코람코 상장리츠팀" w:date="2026-10-13T15:00:00Z"/>
                <w:rFonts w:ascii="Times New Roman" w:hAnsi="Times New Roman" w:cs="Times New Roman" w:eastAsia="바탕체"/>
                <w:color w:val="000000"/>
                <w:kern w:val="0"/>
                <w:sz w:val="18"/>
                <w:szCs w:val="18"/>
              </w:rPr>
            </w:pPr>
            <w:ins w:id="10618" w:author="코람코 상장리츠팀" w:date="2026-10-13T15:00:00Z">
              <w:r>
                <w:rPr>
                  <w:rFonts w:ascii="Times New Roman" w:hAnsi="Times New Roman" w:cs="Times New Roman" w:eastAsia="바탕체"/>
                  <w:color w:val="000000"/>
                  <w:kern w:val="0"/>
                  <w:sz w:val="18"/>
                  <w:szCs w:val="18"/>
                </w:rPr>
                <w:t xml:space="preserve">4,800,000,000</w:t>
              </w:r>
            </w:ins>
          </w:p>
        </w:tc>
      </w:tr>
      <w:tr>
        <w:trPr>
          <w:cantSplit/>
          <w:ins w:id="10619" w:author="코람코 상장리츠팀" w:date="2026-10-13T15:00:00Z"/>
        </w:trPr>
        <w:tc>
          <w:tcPr>
            <w:tcW w:w="1100" w:type="dxa"/>
            <w:vMerge/>
            <w:vAlign w:val="center"/>
          </w:tcPr>
          <w:p>
            <w:pPr>
              <w:snapToGrid w:val="0"/>
              <w:spacing w:after="0" w:line="240" w:lineRule="auto"/>
              <w:jc w:val="center"/>
              <w:rPr>
                <w:ins w:id="10620"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10621" w:author="코람코 상장리츠팀" w:date="2026-10-13T15:00:00Z"/>
                <w:rFonts w:ascii="Times New Roman" w:hAnsi="Times New Roman" w:cs="Times New Roman" w:eastAsia="바탕체"/>
                <w:color w:val="000000"/>
                <w:kern w:val="0"/>
                <w:sz w:val="18"/>
                <w:szCs w:val="18"/>
              </w:rPr>
            </w:pPr>
            <w:ins w:id="10622" w:author="코람코 상장리츠팀" w:date="2026-10-13T15:00:00Z">
              <w:r>
                <w:rPr>
                  <w:rFonts w:ascii="Times New Roman" w:hAnsi="Times New Roman" w:cs="Times New Roman" w:eastAsia="바탕체"/>
                  <w:color w:val="000000"/>
                  <w:kern w:val="0"/>
                  <w:sz w:val="18"/>
                  <w:szCs w:val="18"/>
                </w:rPr>
                <w:t xml:space="preserve">8</w:t>
              </w:r>
            </w:ins>
          </w:p>
        </w:tc>
        <w:tc>
          <w:tcPr>
            <w:tcW w:w="2726" w:type="dxa"/>
            <w:vAlign w:val="center"/>
          </w:tcPr>
          <w:p>
            <w:pPr>
              <w:snapToGrid w:val="0"/>
              <w:spacing w:after="0" w:line="240" w:lineRule="auto"/>
              <w:jc w:val="left"/>
              <w:rPr>
                <w:ins w:id="10623" w:author="코람코 상장리츠팀" w:date="2026-10-13T15:00:00Z"/>
                <w:rFonts w:ascii="Times New Roman" w:hAnsi="Times New Roman" w:cs="Times New Roman" w:eastAsia="바탕체"/>
                <w:color w:val="000000"/>
                <w:kern w:val="0"/>
                <w:sz w:val="18"/>
                <w:szCs w:val="18"/>
              </w:rPr>
            </w:pPr>
            <w:ins w:id="10624" w:author="코람코 상장리츠팀" w:date="2026-10-13T15:00:00Z">
              <w:r>
                <w:rPr>
                  <w:rFonts w:ascii="Times New Roman" w:hAnsi="Times New Roman" w:cs="Times New Roman" w:eastAsia="바탕체"/>
                  <w:color w:val="000000"/>
                  <w:kern w:val="0"/>
                  <w:sz w:val="18"/>
                  <w:szCs w:val="18"/>
                </w:rPr>
                <w:t xml:space="preserve">수지신용협동조합</w:t>
              </w:r>
            </w:ins>
          </w:p>
        </w:tc>
        <w:tc>
          <w:tcPr>
            <w:tcW w:w="1500" w:type="dxa"/>
            <w:vAlign w:val="center"/>
          </w:tcPr>
          <w:p>
            <w:pPr>
              <w:snapToGrid w:val="0"/>
              <w:spacing w:after="0" w:line="240" w:lineRule="auto"/>
              <w:jc w:val="center"/>
              <w:rPr>
                <w:ins w:id="10625" w:author="코람코 상장리츠팀" w:date="2026-10-13T15:00:00Z"/>
                <w:rFonts w:ascii="Times New Roman" w:hAnsi="Times New Roman" w:cs="Times New Roman" w:eastAsia="바탕체"/>
                <w:color w:val="000000"/>
                <w:kern w:val="0"/>
                <w:sz w:val="18"/>
                <w:szCs w:val="18"/>
              </w:rPr>
            </w:pPr>
            <w:ins w:id="10626" w:author="코람코 상장리츠팀" w:date="2026-10-13T15:00:00Z">
              <w:r>
                <w:rPr>
                  <w:rFonts w:ascii="Times New Roman" w:hAnsi="Times New Roman" w:cs="Times New Roman" w:eastAsia="바탕체"/>
                  <w:color w:val="000000"/>
                  <w:kern w:val="0"/>
                  <w:sz w:val="18"/>
                  <w:szCs w:val="18"/>
                </w:rPr>
                <w:t xml:space="preserve">134541-0000251</w:t>
              </w:r>
            </w:ins>
          </w:p>
        </w:tc>
        <w:tc>
          <w:tcPr>
            <w:tcW w:w="1600" w:type="dxa"/>
            <w:vAlign w:val="center"/>
          </w:tcPr>
          <w:p>
            <w:pPr>
              <w:snapToGrid w:val="0"/>
              <w:spacing w:after="0" w:line="240" w:lineRule="auto"/>
              <w:jc w:val="right"/>
              <w:rPr>
                <w:ins w:id="10627" w:author="코람코 상장리츠팀" w:date="2026-10-13T15:00:00Z"/>
                <w:rFonts w:ascii="Times New Roman" w:hAnsi="Times New Roman" w:cs="Times New Roman" w:eastAsia="바탕체"/>
                <w:color w:val="000000"/>
                <w:kern w:val="0"/>
                <w:sz w:val="18"/>
                <w:szCs w:val="18"/>
              </w:rPr>
            </w:pPr>
            <w:ins w:id="10628" w:author="코람코 상장리츠팀" w:date="2026-10-13T15:00:00Z">
              <w:r>
                <w:rPr>
                  <w:rFonts w:ascii="Times New Roman" w:hAnsi="Times New Roman" w:cs="Times New Roman" w:eastAsia="바탕체"/>
                  <w:color w:val="000000"/>
                  <w:kern w:val="0"/>
                  <w:sz w:val="18"/>
                  <w:szCs w:val="18"/>
                </w:rPr>
                <w:t xml:space="preserve">2,800,000,000</w:t>
              </w:r>
            </w:ins>
          </w:p>
        </w:tc>
        <w:tc>
          <w:tcPr>
            <w:tcW w:w="1600" w:type="dxa"/>
            <w:vAlign w:val="center"/>
          </w:tcPr>
          <w:p>
            <w:pPr>
              <w:snapToGrid w:val="0"/>
              <w:spacing w:after="0" w:line="240" w:lineRule="auto"/>
              <w:jc w:val="right"/>
              <w:rPr>
                <w:ins w:id="10629" w:author="코람코 상장리츠팀" w:date="2026-10-13T15:00:00Z"/>
                <w:rFonts w:ascii="Times New Roman" w:hAnsi="Times New Roman" w:cs="Times New Roman" w:eastAsia="바탕체"/>
                <w:color w:val="000000"/>
                <w:kern w:val="0"/>
                <w:sz w:val="18"/>
                <w:szCs w:val="18"/>
              </w:rPr>
            </w:pPr>
            <w:ins w:id="10630" w:author="코람코 상장리츠팀" w:date="2026-10-13T15:00:00Z">
              <w:r>
                <w:rPr>
                  <w:rFonts w:ascii="Times New Roman" w:hAnsi="Times New Roman" w:cs="Times New Roman" w:eastAsia="바탕체"/>
                  <w:color w:val="000000"/>
                  <w:kern w:val="0"/>
                  <w:sz w:val="18"/>
                  <w:szCs w:val="18"/>
                </w:rPr>
                <w:t xml:space="preserve">3,360,000,000</w:t>
              </w:r>
            </w:ins>
          </w:p>
        </w:tc>
      </w:tr>
      <w:tr>
        <w:trPr>
          <w:cantSplit/>
          <w:ins w:id="10631" w:author="코람코 상장리츠팀" w:date="2026-10-13T15:00:00Z"/>
        </w:trPr>
        <w:tc>
          <w:tcPr>
            <w:tcW w:w="1100" w:type="dxa"/>
            <w:vMerge/>
            <w:vAlign w:val="center"/>
          </w:tcPr>
          <w:p>
            <w:pPr>
              <w:snapToGrid w:val="0"/>
              <w:spacing w:after="0" w:line="240" w:lineRule="auto"/>
              <w:jc w:val="center"/>
              <w:rPr>
                <w:ins w:id="10632"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10633" w:author="코람코 상장리츠팀" w:date="2026-10-13T15:00:00Z"/>
                <w:rFonts w:ascii="Times New Roman" w:hAnsi="Times New Roman" w:cs="Times New Roman" w:eastAsia="바탕체"/>
                <w:color w:val="000000"/>
                <w:kern w:val="0"/>
                <w:sz w:val="18"/>
                <w:szCs w:val="18"/>
              </w:rPr>
            </w:pPr>
            <w:ins w:id="10634" w:author="코람코 상장리츠팀" w:date="2026-10-13T15:00:00Z">
              <w:r>
                <w:rPr>
                  <w:rFonts w:ascii="Times New Roman" w:hAnsi="Times New Roman" w:cs="Times New Roman" w:eastAsia="바탕체"/>
                  <w:color w:val="000000"/>
                  <w:kern w:val="0"/>
                  <w:sz w:val="18"/>
                  <w:szCs w:val="18"/>
                </w:rPr>
                <w:t xml:space="preserve">9</w:t>
              </w:r>
            </w:ins>
          </w:p>
        </w:tc>
        <w:tc>
          <w:tcPr>
            <w:tcW w:w="2726" w:type="dxa"/>
            <w:vAlign w:val="center"/>
          </w:tcPr>
          <w:p>
            <w:pPr>
              <w:snapToGrid w:val="0"/>
              <w:spacing w:after="0" w:line="240" w:lineRule="auto"/>
              <w:jc w:val="left"/>
              <w:rPr>
                <w:ins w:id="10635" w:author="코람코 상장리츠팀" w:date="2026-10-13T15:00:00Z"/>
                <w:rFonts w:ascii="Times New Roman" w:hAnsi="Times New Roman" w:cs="Times New Roman" w:eastAsia="바탕체"/>
                <w:color w:val="000000"/>
                <w:kern w:val="0"/>
                <w:sz w:val="18"/>
                <w:szCs w:val="18"/>
              </w:rPr>
            </w:pPr>
            <w:ins w:id="10636" w:author="코람코 상장리츠팀" w:date="2026-10-13T15:00:00Z">
              <w:r>
                <w:rPr>
                  <w:rFonts w:ascii="Times New Roman" w:hAnsi="Times New Roman" w:cs="Times New Roman" w:eastAsia="바탕체"/>
                  <w:color w:val="000000"/>
                  <w:kern w:val="0"/>
                  <w:sz w:val="18"/>
                  <w:szCs w:val="18"/>
                </w:rPr>
                <w:t xml:space="preserve">정선신용협동조합</w:t>
              </w:r>
            </w:ins>
          </w:p>
        </w:tc>
        <w:tc>
          <w:tcPr>
            <w:tcW w:w="1500" w:type="dxa"/>
            <w:vAlign w:val="center"/>
          </w:tcPr>
          <w:p>
            <w:pPr>
              <w:snapToGrid w:val="0"/>
              <w:spacing w:after="0" w:line="240" w:lineRule="auto"/>
              <w:jc w:val="center"/>
              <w:rPr>
                <w:ins w:id="10637" w:author="코람코 상장리츠팀" w:date="2026-10-13T15:00:00Z"/>
                <w:rFonts w:ascii="Times New Roman" w:hAnsi="Times New Roman" w:cs="Times New Roman" w:eastAsia="바탕체"/>
                <w:color w:val="000000"/>
                <w:kern w:val="0"/>
                <w:sz w:val="18"/>
                <w:szCs w:val="18"/>
              </w:rPr>
            </w:pPr>
            <w:ins w:id="10638" w:author="코람코 상장리츠팀" w:date="2026-10-13T15:00:00Z">
              <w:r>
                <w:rPr>
                  <w:rFonts w:ascii="Times New Roman" w:hAnsi="Times New Roman" w:cs="Times New Roman" w:eastAsia="바탕체"/>
                  <w:color w:val="000000"/>
                  <w:kern w:val="0"/>
                  <w:sz w:val="18"/>
                  <w:szCs w:val="18"/>
                </w:rPr>
                <w:t xml:space="preserve">144941-0000813</w:t>
              </w:r>
            </w:ins>
          </w:p>
        </w:tc>
        <w:tc>
          <w:tcPr>
            <w:tcW w:w="1600" w:type="dxa"/>
            <w:vAlign w:val="center"/>
          </w:tcPr>
          <w:p>
            <w:pPr>
              <w:snapToGrid w:val="0"/>
              <w:spacing w:after="0" w:line="240" w:lineRule="auto"/>
              <w:jc w:val="right"/>
              <w:rPr>
                <w:ins w:id="10639" w:author="코람코 상장리츠팀" w:date="2026-10-13T15:00:00Z"/>
                <w:rFonts w:ascii="Times New Roman" w:hAnsi="Times New Roman" w:cs="Times New Roman" w:eastAsia="바탕체"/>
                <w:color w:val="000000"/>
                <w:kern w:val="0"/>
                <w:sz w:val="18"/>
                <w:szCs w:val="18"/>
              </w:rPr>
            </w:pPr>
            <w:ins w:id="10640" w:author="코람코 상장리츠팀" w:date="2026-10-13T15:00:00Z">
              <w:r>
                <w:rPr>
                  <w:rFonts w:ascii="Times New Roman" w:hAnsi="Times New Roman" w:cs="Times New Roman" w:eastAsia="바탕체"/>
                  <w:color w:val="000000"/>
                  <w:kern w:val="0"/>
                  <w:sz w:val="18"/>
                  <w:szCs w:val="18"/>
                </w:rPr>
                <w:t xml:space="preserve">2,400,000,000</w:t>
              </w:r>
            </w:ins>
          </w:p>
        </w:tc>
        <w:tc>
          <w:tcPr>
            <w:tcW w:w="1600" w:type="dxa"/>
            <w:vAlign w:val="center"/>
          </w:tcPr>
          <w:p>
            <w:pPr>
              <w:snapToGrid w:val="0"/>
              <w:spacing w:after="0" w:line="240" w:lineRule="auto"/>
              <w:jc w:val="right"/>
              <w:rPr>
                <w:ins w:id="10641" w:author="코람코 상장리츠팀" w:date="2026-10-13T15:00:00Z"/>
                <w:rFonts w:ascii="Times New Roman" w:hAnsi="Times New Roman" w:cs="Times New Roman" w:eastAsia="바탕체"/>
                <w:color w:val="000000"/>
                <w:kern w:val="0"/>
                <w:sz w:val="18"/>
                <w:szCs w:val="18"/>
              </w:rPr>
            </w:pPr>
            <w:ins w:id="10642" w:author="코람코 상장리츠팀" w:date="2026-10-13T15:00:00Z">
              <w:r>
                <w:rPr>
                  <w:rFonts w:ascii="Times New Roman" w:hAnsi="Times New Roman" w:cs="Times New Roman" w:eastAsia="바탕체"/>
                  <w:color w:val="000000"/>
                  <w:kern w:val="0"/>
                  <w:sz w:val="18"/>
                  <w:szCs w:val="18"/>
                </w:rPr>
                <w:t xml:space="preserve">2,880,000,000</w:t>
              </w:r>
            </w:ins>
          </w:p>
        </w:tc>
      </w:tr>
      <w:tr>
        <w:trPr>
          <w:cantSplit/>
          <w:ins w:id="10643" w:author="코람코 상장리츠팀" w:date="2026-10-13T15:00:00Z"/>
        </w:trPr>
        <w:tc>
          <w:tcPr>
            <w:tcW w:w="1100" w:type="dxa"/>
            <w:vMerge/>
            <w:vAlign w:val="center"/>
          </w:tcPr>
          <w:p>
            <w:pPr>
              <w:snapToGrid w:val="0"/>
              <w:spacing w:after="0" w:line="240" w:lineRule="auto"/>
              <w:jc w:val="center"/>
              <w:rPr>
                <w:ins w:id="10644"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10645" w:author="코람코 상장리츠팀" w:date="2026-10-13T15:00:00Z"/>
                <w:rFonts w:ascii="Times New Roman" w:hAnsi="Times New Roman" w:cs="Times New Roman" w:eastAsia="바탕체"/>
                <w:color w:val="000000"/>
                <w:kern w:val="0"/>
                <w:sz w:val="18"/>
                <w:szCs w:val="18"/>
              </w:rPr>
            </w:pPr>
            <w:ins w:id="10646" w:author="코람코 상장리츠팀" w:date="2026-10-13T15:00:00Z">
              <w:r>
                <w:rPr>
                  <w:rFonts w:ascii="Times New Roman" w:hAnsi="Times New Roman" w:cs="Times New Roman" w:eastAsia="바탕체"/>
                  <w:color w:val="000000"/>
                  <w:kern w:val="0"/>
                  <w:sz w:val="18"/>
                  <w:szCs w:val="18"/>
                </w:rPr>
                <w:t xml:space="preserve">10</w:t>
              </w:r>
            </w:ins>
          </w:p>
        </w:tc>
        <w:tc>
          <w:tcPr>
            <w:tcW w:w="2726" w:type="dxa"/>
            <w:vAlign w:val="center"/>
          </w:tcPr>
          <w:p>
            <w:pPr>
              <w:snapToGrid w:val="0"/>
              <w:spacing w:after="0" w:line="240" w:lineRule="auto"/>
              <w:jc w:val="left"/>
              <w:rPr>
                <w:ins w:id="10647" w:author="코람코 상장리츠팀" w:date="2026-10-13T15:00:00Z"/>
                <w:rFonts w:ascii="Times New Roman" w:hAnsi="Times New Roman" w:cs="Times New Roman" w:eastAsia="바탕체"/>
                <w:color w:val="000000"/>
                <w:kern w:val="0"/>
                <w:sz w:val="18"/>
                <w:szCs w:val="18"/>
              </w:rPr>
            </w:pPr>
            <w:ins w:id="10648" w:author="코람코 상장리츠팀" w:date="2026-10-13T15:00:00Z">
              <w:r>
                <w:rPr>
                  <w:rFonts w:ascii="Times New Roman" w:hAnsi="Times New Roman" w:cs="Times New Roman" w:eastAsia="바탕체"/>
                  <w:color w:val="000000"/>
                  <w:kern w:val="0"/>
                  <w:sz w:val="18"/>
                  <w:szCs w:val="18"/>
                </w:rPr>
                <w:t xml:space="preserve">연희신용협동조합</w:t>
              </w:r>
            </w:ins>
          </w:p>
        </w:tc>
        <w:tc>
          <w:tcPr>
            <w:tcW w:w="1500" w:type="dxa"/>
            <w:vAlign w:val="center"/>
          </w:tcPr>
          <w:p>
            <w:pPr>
              <w:snapToGrid w:val="0"/>
              <w:spacing w:after="0" w:line="240" w:lineRule="auto"/>
              <w:jc w:val="center"/>
              <w:rPr>
                <w:ins w:id="10649" w:author="코람코 상장리츠팀" w:date="2026-10-13T15:00:00Z"/>
                <w:rFonts w:ascii="Times New Roman" w:hAnsi="Times New Roman" w:cs="Times New Roman" w:eastAsia="바탕체"/>
                <w:color w:val="000000"/>
                <w:kern w:val="0"/>
                <w:sz w:val="18"/>
                <w:szCs w:val="18"/>
              </w:rPr>
            </w:pPr>
            <w:ins w:id="10650" w:author="코람코 상장리츠팀" w:date="2026-10-13T15:00:00Z">
              <w:r>
                <w:rPr>
                  <w:rFonts w:ascii="Times New Roman" w:hAnsi="Times New Roman" w:cs="Times New Roman" w:eastAsia="바탕체"/>
                  <w:color w:val="000000"/>
                  <w:kern w:val="0"/>
                  <w:sz w:val="18"/>
                  <w:szCs w:val="18"/>
                </w:rPr>
                <w:t xml:space="preserve">114544-0000548</w:t>
              </w:r>
            </w:ins>
          </w:p>
        </w:tc>
        <w:tc>
          <w:tcPr>
            <w:tcW w:w="1600" w:type="dxa"/>
            <w:vAlign w:val="center"/>
          </w:tcPr>
          <w:p>
            <w:pPr>
              <w:snapToGrid w:val="0"/>
              <w:spacing w:after="0" w:line="240" w:lineRule="auto"/>
              <w:jc w:val="right"/>
              <w:rPr>
                <w:ins w:id="10651" w:author="코람코 상장리츠팀" w:date="2026-10-13T15:00:00Z"/>
                <w:rFonts w:ascii="Times New Roman" w:hAnsi="Times New Roman" w:cs="Times New Roman" w:eastAsia="바탕체"/>
                <w:color w:val="000000"/>
                <w:kern w:val="0"/>
                <w:sz w:val="18"/>
                <w:szCs w:val="18"/>
              </w:rPr>
            </w:pPr>
            <w:ins w:id="10652" w:author="코람코 상장리츠팀" w:date="2026-10-13T15:00:00Z">
              <w:r>
                <w:rPr>
                  <w:rFonts w:ascii="Times New Roman" w:hAnsi="Times New Roman" w:cs="Times New Roman" w:eastAsia="바탕체"/>
                  <w:color w:val="000000"/>
                  <w:kern w:val="0"/>
                  <w:sz w:val="18"/>
                  <w:szCs w:val="18"/>
                </w:rPr>
                <w:t xml:space="preserve">1,400,000,000</w:t>
              </w:r>
            </w:ins>
          </w:p>
        </w:tc>
        <w:tc>
          <w:tcPr>
            <w:tcW w:w="1600" w:type="dxa"/>
            <w:vAlign w:val="center"/>
          </w:tcPr>
          <w:p>
            <w:pPr>
              <w:snapToGrid w:val="0"/>
              <w:spacing w:after="0" w:line="240" w:lineRule="auto"/>
              <w:jc w:val="right"/>
              <w:rPr>
                <w:ins w:id="10653" w:author="코람코 상장리츠팀" w:date="2026-10-13T15:00:00Z"/>
                <w:rFonts w:ascii="Times New Roman" w:hAnsi="Times New Roman" w:cs="Times New Roman" w:eastAsia="바탕체"/>
                <w:color w:val="000000"/>
                <w:kern w:val="0"/>
                <w:sz w:val="18"/>
                <w:szCs w:val="18"/>
              </w:rPr>
            </w:pPr>
            <w:ins w:id="10654" w:author="코람코 상장리츠팀" w:date="2026-10-13T15:00:00Z">
              <w:r>
                <w:rPr>
                  <w:rFonts w:ascii="Times New Roman" w:hAnsi="Times New Roman" w:cs="Times New Roman" w:eastAsia="바탕체"/>
                  <w:color w:val="000000"/>
                  <w:kern w:val="0"/>
                  <w:sz w:val="18"/>
                  <w:szCs w:val="18"/>
                </w:rPr>
                <w:t xml:space="preserve">1,680,000,000</w:t>
              </w:r>
            </w:ins>
          </w:p>
        </w:tc>
      </w:tr>
      <w:tr>
        <w:trPr>
          <w:cantSplit/>
          <w:ins w:id="10655" w:author="코람코 상장리츠팀" w:date="2026-10-13T15:00:00Z"/>
        </w:trPr>
        <w:tc>
          <w:tcPr>
            <w:tcW w:w="1100" w:type="dxa"/>
            <w:vMerge/>
            <w:vAlign w:val="center"/>
          </w:tcPr>
          <w:p>
            <w:pPr>
              <w:snapToGrid w:val="0"/>
              <w:spacing w:after="0" w:line="240" w:lineRule="auto"/>
              <w:jc w:val="center"/>
              <w:rPr>
                <w:ins w:id="10656"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10657" w:author="코람코 상장리츠팀" w:date="2026-10-13T15:00:00Z"/>
                <w:rFonts w:ascii="Times New Roman" w:hAnsi="Times New Roman" w:cs="Times New Roman" w:eastAsia="바탕체"/>
                <w:color w:val="000000"/>
                <w:kern w:val="0"/>
                <w:sz w:val="18"/>
                <w:szCs w:val="18"/>
              </w:rPr>
            </w:pPr>
            <w:ins w:id="10658" w:author="코람코 상장리츠팀" w:date="2026-10-13T15:00:00Z">
              <w:r>
                <w:rPr>
                  <w:rFonts w:ascii="Times New Roman" w:hAnsi="Times New Roman" w:cs="Times New Roman" w:eastAsia="바탕체"/>
                  <w:color w:val="000000"/>
                  <w:kern w:val="0"/>
                  <w:sz w:val="18"/>
                  <w:szCs w:val="18"/>
                </w:rPr>
                <w:t xml:space="preserve">11</w:t>
              </w:r>
            </w:ins>
          </w:p>
        </w:tc>
        <w:tc>
          <w:tcPr>
            <w:tcW w:w="2726" w:type="dxa"/>
            <w:vAlign w:val="center"/>
          </w:tcPr>
          <w:p>
            <w:pPr>
              <w:snapToGrid w:val="0"/>
              <w:spacing w:after="0" w:line="240" w:lineRule="auto"/>
              <w:jc w:val="left"/>
              <w:rPr>
                <w:ins w:id="10659" w:author="코람코 상장리츠팀" w:date="2026-10-13T15:00:00Z"/>
                <w:rFonts w:ascii="Times New Roman" w:hAnsi="Times New Roman" w:cs="Times New Roman" w:eastAsia="바탕체"/>
                <w:color w:val="000000"/>
                <w:kern w:val="0"/>
                <w:sz w:val="18"/>
                <w:szCs w:val="18"/>
              </w:rPr>
            </w:pPr>
            <w:ins w:id="10660" w:author="코람코 상장리츠팀" w:date="2026-10-13T15:00:00Z">
              <w:r>
                <w:rPr>
                  <w:rFonts w:ascii="Times New Roman" w:hAnsi="Times New Roman" w:cs="Times New Roman" w:eastAsia="바탕체"/>
                  <w:color w:val="000000"/>
                  <w:kern w:val="0"/>
                  <w:sz w:val="18"/>
                  <w:szCs w:val="18"/>
                </w:rPr>
                <w:t xml:space="preserve">금모래신용협동조합</w:t>
              </w:r>
            </w:ins>
          </w:p>
        </w:tc>
        <w:tc>
          <w:tcPr>
            <w:tcW w:w="1500" w:type="dxa"/>
            <w:vAlign w:val="center"/>
          </w:tcPr>
          <w:p>
            <w:pPr>
              <w:snapToGrid w:val="0"/>
              <w:spacing w:after="0" w:line="240" w:lineRule="auto"/>
              <w:jc w:val="center"/>
              <w:rPr>
                <w:ins w:id="10661" w:author="코람코 상장리츠팀" w:date="2026-10-13T15:00:00Z"/>
                <w:rFonts w:ascii="Times New Roman" w:hAnsi="Times New Roman" w:cs="Times New Roman" w:eastAsia="바탕체"/>
                <w:color w:val="000000"/>
                <w:kern w:val="0"/>
                <w:sz w:val="18"/>
                <w:szCs w:val="18"/>
              </w:rPr>
            </w:pPr>
            <w:ins w:id="10662" w:author="코람코 상장리츠팀" w:date="2026-10-13T15:00:00Z">
              <w:r>
                <w:rPr>
                  <w:rFonts w:ascii="Times New Roman" w:hAnsi="Times New Roman" w:cs="Times New Roman" w:eastAsia="바탕체"/>
                  <w:color w:val="000000"/>
                  <w:kern w:val="0"/>
                  <w:sz w:val="18"/>
                  <w:szCs w:val="18"/>
                </w:rPr>
                <w:t xml:space="preserve">114541-0000205</w:t>
              </w:r>
            </w:ins>
          </w:p>
        </w:tc>
        <w:tc>
          <w:tcPr>
            <w:tcW w:w="1600" w:type="dxa"/>
            <w:vAlign w:val="center"/>
          </w:tcPr>
          <w:p>
            <w:pPr>
              <w:snapToGrid w:val="0"/>
              <w:spacing w:after="0" w:line="240" w:lineRule="auto"/>
              <w:jc w:val="right"/>
              <w:rPr>
                <w:ins w:id="10663" w:author="코람코 상장리츠팀" w:date="2026-10-13T15:00:00Z"/>
                <w:rFonts w:ascii="Times New Roman" w:hAnsi="Times New Roman" w:cs="Times New Roman" w:eastAsia="바탕체"/>
                <w:color w:val="000000"/>
                <w:kern w:val="0"/>
                <w:sz w:val="18"/>
                <w:szCs w:val="18"/>
              </w:rPr>
            </w:pPr>
            <w:ins w:id="10664" w:author="코람코 상장리츠팀" w:date="2026-10-13T15:00:00Z">
              <w:r>
                <w:rPr>
                  <w:rFonts w:ascii="Times New Roman" w:hAnsi="Times New Roman" w:cs="Times New Roman" w:eastAsia="바탕체"/>
                  <w:color w:val="000000"/>
                  <w:kern w:val="0"/>
                  <w:sz w:val="18"/>
                  <w:szCs w:val="18"/>
                </w:rPr>
                <w:t xml:space="preserve">1,800,000,000</w:t>
              </w:r>
            </w:ins>
          </w:p>
        </w:tc>
        <w:tc>
          <w:tcPr>
            <w:tcW w:w="1600" w:type="dxa"/>
            <w:vAlign w:val="center"/>
          </w:tcPr>
          <w:p>
            <w:pPr>
              <w:snapToGrid w:val="0"/>
              <w:spacing w:after="0" w:line="240" w:lineRule="auto"/>
              <w:jc w:val="right"/>
              <w:rPr>
                <w:ins w:id="10665" w:author="코람코 상장리츠팀" w:date="2026-10-13T15:00:00Z"/>
                <w:rFonts w:ascii="Times New Roman" w:hAnsi="Times New Roman" w:cs="Times New Roman" w:eastAsia="바탕체"/>
                <w:color w:val="000000"/>
                <w:kern w:val="0"/>
                <w:sz w:val="18"/>
                <w:szCs w:val="18"/>
              </w:rPr>
            </w:pPr>
            <w:ins w:id="10666" w:author="코람코 상장리츠팀" w:date="2026-10-13T15:00:00Z">
              <w:r>
                <w:rPr>
                  <w:rFonts w:ascii="Times New Roman" w:hAnsi="Times New Roman" w:cs="Times New Roman" w:eastAsia="바탕체"/>
                  <w:color w:val="000000"/>
                  <w:kern w:val="0"/>
                  <w:sz w:val="18"/>
                  <w:szCs w:val="18"/>
                </w:rPr>
                <w:t xml:space="preserve">2,160,000,000</w:t>
              </w:r>
            </w:ins>
          </w:p>
        </w:tc>
      </w:tr>
      <w:tr>
        <w:trPr>
          <w:cantSplit/>
          <w:ins w:id="10667" w:author="코람코 상장리츠팀" w:date="2026-10-13T15:00:00Z"/>
        </w:trPr>
        <w:tc>
          <w:tcPr>
            <w:tcW w:w="1100" w:type="dxa"/>
            <w:vMerge/>
            <w:vAlign w:val="center"/>
          </w:tcPr>
          <w:p>
            <w:pPr>
              <w:snapToGrid w:val="0"/>
              <w:spacing w:after="0" w:line="240" w:lineRule="auto"/>
              <w:jc w:val="center"/>
              <w:rPr>
                <w:ins w:id="10668"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10669" w:author="코람코 상장리츠팀" w:date="2026-10-13T15:00:00Z"/>
                <w:rFonts w:ascii="Times New Roman" w:hAnsi="Times New Roman" w:cs="Times New Roman" w:eastAsia="바탕체"/>
                <w:color w:val="000000"/>
                <w:kern w:val="0"/>
                <w:sz w:val="18"/>
                <w:szCs w:val="18"/>
              </w:rPr>
            </w:pPr>
            <w:ins w:id="10670" w:author="코람코 상장리츠팀" w:date="2026-10-13T15:00:00Z">
              <w:r>
                <w:rPr>
                  <w:rFonts w:ascii="Times New Roman" w:hAnsi="Times New Roman" w:cs="Times New Roman" w:eastAsia="바탕체"/>
                  <w:color w:val="000000"/>
                  <w:kern w:val="0"/>
                  <w:sz w:val="18"/>
                  <w:szCs w:val="18"/>
                </w:rPr>
                <w:t xml:space="preserve">12</w:t>
              </w:r>
            </w:ins>
          </w:p>
        </w:tc>
        <w:tc>
          <w:tcPr>
            <w:tcW w:w="2726" w:type="dxa"/>
            <w:vAlign w:val="center"/>
          </w:tcPr>
          <w:p>
            <w:pPr>
              <w:snapToGrid w:val="0"/>
              <w:spacing w:after="0" w:line="240" w:lineRule="auto"/>
              <w:jc w:val="left"/>
              <w:rPr>
                <w:ins w:id="10671" w:author="코람코 상장리츠팀" w:date="2026-10-13T15:00:00Z"/>
                <w:rFonts w:ascii="Times New Roman" w:hAnsi="Times New Roman" w:cs="Times New Roman" w:eastAsia="바탕체"/>
                <w:color w:val="000000"/>
                <w:kern w:val="0"/>
                <w:sz w:val="18"/>
                <w:szCs w:val="18"/>
              </w:rPr>
            </w:pPr>
            <w:ins w:id="10672" w:author="코람코 상장리츠팀" w:date="2026-10-13T15:00:00Z">
              <w:r>
                <w:rPr>
                  <w:rFonts w:ascii="Times New Roman" w:hAnsi="Times New Roman" w:cs="Times New Roman" w:eastAsia="바탕체"/>
                  <w:color w:val="000000"/>
                  <w:kern w:val="0"/>
                  <w:sz w:val="18"/>
                  <w:szCs w:val="18"/>
                </w:rPr>
                <w:t xml:space="preserve">남인천신용협동조합</w:t>
              </w:r>
            </w:ins>
          </w:p>
        </w:tc>
        <w:tc>
          <w:tcPr>
            <w:tcW w:w="1500" w:type="dxa"/>
            <w:vAlign w:val="center"/>
          </w:tcPr>
          <w:p>
            <w:pPr>
              <w:snapToGrid w:val="0"/>
              <w:spacing w:after="0" w:line="240" w:lineRule="auto"/>
              <w:jc w:val="center"/>
              <w:rPr>
                <w:ins w:id="10673" w:author="코람코 상장리츠팀" w:date="2026-10-13T15:00:00Z"/>
                <w:rFonts w:ascii="Times New Roman" w:hAnsi="Times New Roman" w:cs="Times New Roman" w:eastAsia="바탕체"/>
                <w:color w:val="000000"/>
                <w:kern w:val="0"/>
                <w:sz w:val="18"/>
                <w:szCs w:val="18"/>
              </w:rPr>
            </w:pPr>
            <w:ins w:id="10674" w:author="코람코 상장리츠팀" w:date="2026-10-13T15:00:00Z">
              <w:r>
                <w:rPr>
                  <w:rFonts w:ascii="Times New Roman" w:hAnsi="Times New Roman" w:cs="Times New Roman" w:eastAsia="바탕체"/>
                  <w:color w:val="000000"/>
                  <w:kern w:val="0"/>
                  <w:sz w:val="18"/>
                  <w:szCs w:val="18"/>
                </w:rPr>
                <w:t xml:space="preserve">124246-0000663</w:t>
              </w:r>
            </w:ins>
          </w:p>
        </w:tc>
        <w:tc>
          <w:tcPr>
            <w:tcW w:w="1600" w:type="dxa"/>
            <w:vAlign w:val="center"/>
          </w:tcPr>
          <w:p>
            <w:pPr>
              <w:snapToGrid w:val="0"/>
              <w:spacing w:after="0" w:line="240" w:lineRule="auto"/>
              <w:jc w:val="right"/>
              <w:rPr>
                <w:ins w:id="10675" w:author="코람코 상장리츠팀" w:date="2026-10-13T15:00:00Z"/>
                <w:rFonts w:ascii="Times New Roman" w:hAnsi="Times New Roman" w:cs="Times New Roman" w:eastAsia="바탕체"/>
                <w:color w:val="000000"/>
                <w:kern w:val="0"/>
                <w:sz w:val="18"/>
                <w:szCs w:val="18"/>
              </w:rPr>
            </w:pPr>
            <w:ins w:id="10676" w:author="코람코 상장리츠팀" w:date="2026-10-13T15:00:00Z">
              <w:r>
                <w:rPr>
                  <w:rFonts w:ascii="Times New Roman" w:hAnsi="Times New Roman" w:cs="Times New Roman" w:eastAsia="바탕체"/>
                  <w:color w:val="000000"/>
                  <w:kern w:val="0"/>
                  <w:sz w:val="18"/>
                  <w:szCs w:val="18"/>
                </w:rPr>
                <w:t xml:space="preserve">1,000,000,000</w:t>
              </w:r>
            </w:ins>
          </w:p>
        </w:tc>
        <w:tc>
          <w:tcPr>
            <w:tcW w:w="1600" w:type="dxa"/>
            <w:vAlign w:val="center"/>
          </w:tcPr>
          <w:p>
            <w:pPr>
              <w:snapToGrid w:val="0"/>
              <w:spacing w:after="0" w:line="240" w:lineRule="auto"/>
              <w:jc w:val="right"/>
              <w:rPr>
                <w:ins w:id="10677" w:author="코람코 상장리츠팀" w:date="2026-10-13T15:00:00Z"/>
                <w:rFonts w:ascii="Times New Roman" w:hAnsi="Times New Roman" w:cs="Times New Roman" w:eastAsia="바탕체"/>
                <w:color w:val="000000"/>
                <w:kern w:val="0"/>
                <w:sz w:val="18"/>
                <w:szCs w:val="18"/>
              </w:rPr>
            </w:pPr>
            <w:ins w:id="10678" w:author="코람코 상장리츠팀" w:date="2026-10-13T15:00:00Z">
              <w:r>
                <w:rPr>
                  <w:rFonts w:ascii="Times New Roman" w:hAnsi="Times New Roman" w:cs="Times New Roman" w:eastAsia="바탕체"/>
                  <w:color w:val="000000"/>
                  <w:kern w:val="0"/>
                  <w:sz w:val="18"/>
                  <w:szCs w:val="18"/>
                </w:rPr>
                <w:t xml:space="preserve">1,200,000,000</w:t>
              </w:r>
            </w:ins>
          </w:p>
        </w:tc>
      </w:tr>
      <w:tr>
        <w:trPr>
          <w:cantSplit/>
          <w:ins w:id="10679" w:author="코람코 상장리츠팀" w:date="2026-10-13T15:00:00Z"/>
        </w:trPr>
        <w:tc>
          <w:tcPr>
            <w:tcW w:w="1100" w:type="dxa"/>
            <w:vMerge/>
            <w:vAlign w:val="center"/>
          </w:tcPr>
          <w:p>
            <w:pPr>
              <w:snapToGrid w:val="0"/>
              <w:spacing w:after="0" w:line="240" w:lineRule="auto"/>
              <w:jc w:val="center"/>
              <w:rPr>
                <w:ins w:id="10680"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10681" w:author="코람코 상장리츠팀" w:date="2026-10-13T15:00:00Z"/>
                <w:rFonts w:ascii="Times New Roman" w:hAnsi="Times New Roman" w:cs="Times New Roman" w:eastAsia="바탕체"/>
                <w:color w:val="000000"/>
                <w:kern w:val="0"/>
                <w:sz w:val="18"/>
                <w:szCs w:val="18"/>
              </w:rPr>
            </w:pPr>
            <w:ins w:id="10682" w:author="코람코 상장리츠팀" w:date="2026-10-13T15:00:00Z">
              <w:r>
                <w:rPr>
                  <w:rFonts w:ascii="Times New Roman" w:hAnsi="Times New Roman" w:cs="Times New Roman" w:eastAsia="바탕체"/>
                  <w:color w:val="000000"/>
                  <w:kern w:val="0"/>
                  <w:sz w:val="18"/>
                  <w:szCs w:val="18"/>
                </w:rPr>
                <w:t xml:space="preserve">13</w:t>
              </w:r>
            </w:ins>
          </w:p>
        </w:tc>
        <w:tc>
          <w:tcPr>
            <w:tcW w:w="2726" w:type="dxa"/>
            <w:vAlign w:val="center"/>
          </w:tcPr>
          <w:p>
            <w:pPr>
              <w:snapToGrid w:val="0"/>
              <w:spacing w:after="0" w:line="240" w:lineRule="auto"/>
              <w:jc w:val="left"/>
              <w:rPr>
                <w:ins w:id="10683" w:author="코람코 상장리츠팀" w:date="2026-10-13T15:00:00Z"/>
                <w:rFonts w:ascii="Times New Roman" w:hAnsi="Times New Roman" w:cs="Times New Roman" w:eastAsia="바탕체"/>
                <w:color w:val="000000"/>
                <w:kern w:val="0"/>
                <w:sz w:val="18"/>
                <w:szCs w:val="18"/>
              </w:rPr>
            </w:pPr>
            <w:ins w:id="10684" w:author="코람코 상장리츠팀" w:date="2026-10-13T15:00:00Z">
              <w:r>
                <w:rPr>
                  <w:rFonts w:ascii="Times New Roman" w:hAnsi="Times New Roman" w:cs="Times New Roman" w:eastAsia="바탕체"/>
                  <w:color w:val="000000"/>
                  <w:kern w:val="0"/>
                  <w:sz w:val="18"/>
                  <w:szCs w:val="18"/>
                </w:rPr>
                <w:t xml:space="preserve">미호신용협동조합</w:t>
              </w:r>
            </w:ins>
          </w:p>
        </w:tc>
        <w:tc>
          <w:tcPr>
            <w:tcW w:w="1500" w:type="dxa"/>
            <w:vAlign w:val="center"/>
          </w:tcPr>
          <w:p>
            <w:pPr>
              <w:snapToGrid w:val="0"/>
              <w:spacing w:after="0" w:line="240" w:lineRule="auto"/>
              <w:jc w:val="center"/>
              <w:rPr>
                <w:ins w:id="10685" w:author="코람코 상장리츠팀" w:date="2026-10-13T15:00:00Z"/>
                <w:rFonts w:ascii="Times New Roman" w:hAnsi="Times New Roman" w:cs="Times New Roman" w:eastAsia="바탕체"/>
                <w:color w:val="000000"/>
                <w:kern w:val="0"/>
                <w:sz w:val="18"/>
                <w:szCs w:val="18"/>
              </w:rPr>
            </w:pPr>
            <w:ins w:id="10686" w:author="코람코 상장리츠팀" w:date="2026-10-13T15:00:00Z">
              <w:r>
                <w:rPr>
                  <w:rFonts w:ascii="Times New Roman" w:hAnsi="Times New Roman" w:cs="Times New Roman" w:eastAsia="바탕체"/>
                  <w:color w:val="000000"/>
                  <w:kern w:val="0"/>
                  <w:sz w:val="18"/>
                  <w:szCs w:val="18"/>
                </w:rPr>
                <w:t xml:space="preserve">150141-0004293</w:t>
              </w:r>
            </w:ins>
          </w:p>
        </w:tc>
        <w:tc>
          <w:tcPr>
            <w:tcW w:w="1600" w:type="dxa"/>
            <w:vAlign w:val="center"/>
          </w:tcPr>
          <w:p>
            <w:pPr>
              <w:snapToGrid w:val="0"/>
              <w:spacing w:after="0" w:line="240" w:lineRule="auto"/>
              <w:jc w:val="right"/>
              <w:rPr>
                <w:ins w:id="10687" w:author="코람코 상장리츠팀" w:date="2026-10-13T15:00:00Z"/>
                <w:rFonts w:ascii="Times New Roman" w:hAnsi="Times New Roman" w:cs="Times New Roman" w:eastAsia="바탕체"/>
                <w:color w:val="000000"/>
                <w:kern w:val="0"/>
                <w:sz w:val="18"/>
                <w:szCs w:val="18"/>
              </w:rPr>
            </w:pPr>
            <w:ins w:id="10688" w:author="코람코 상장리츠팀" w:date="2026-10-13T15:00:00Z">
              <w:r>
                <w:rPr>
                  <w:rFonts w:ascii="Times New Roman" w:hAnsi="Times New Roman" w:cs="Times New Roman" w:eastAsia="바탕체"/>
                  <w:color w:val="000000"/>
                  <w:kern w:val="0"/>
                  <w:sz w:val="18"/>
                  <w:szCs w:val="18"/>
                </w:rPr>
                <w:t xml:space="preserve">1,300,000,000</w:t>
              </w:r>
            </w:ins>
          </w:p>
        </w:tc>
        <w:tc>
          <w:tcPr>
            <w:tcW w:w="1600" w:type="dxa"/>
            <w:vAlign w:val="center"/>
          </w:tcPr>
          <w:p>
            <w:pPr>
              <w:snapToGrid w:val="0"/>
              <w:spacing w:after="0" w:line="240" w:lineRule="auto"/>
              <w:jc w:val="right"/>
              <w:rPr>
                <w:ins w:id="10689" w:author="코람코 상장리츠팀" w:date="2026-10-13T15:00:00Z"/>
                <w:rFonts w:ascii="Times New Roman" w:hAnsi="Times New Roman" w:cs="Times New Roman" w:eastAsia="바탕체"/>
                <w:color w:val="000000"/>
                <w:kern w:val="0"/>
                <w:sz w:val="18"/>
                <w:szCs w:val="18"/>
              </w:rPr>
            </w:pPr>
            <w:ins w:id="10690" w:author="코람코 상장리츠팀" w:date="2026-10-13T15:00:00Z">
              <w:r>
                <w:rPr>
                  <w:rFonts w:ascii="Times New Roman" w:hAnsi="Times New Roman" w:cs="Times New Roman" w:eastAsia="바탕체"/>
                  <w:color w:val="000000"/>
                  <w:kern w:val="0"/>
                  <w:sz w:val="18"/>
                  <w:szCs w:val="18"/>
                </w:rPr>
                <w:t xml:space="preserve">1,560,000,000</w:t>
              </w:r>
            </w:ins>
          </w:p>
        </w:tc>
      </w:tr>
      <w:tr>
        <w:trPr>
          <w:cantSplit/>
          <w:ins w:id="10691" w:author="코람코 상장리츠팀" w:date="2026-10-13T15:00:00Z"/>
        </w:trPr>
        <w:tc>
          <w:tcPr>
            <w:tcW w:w="1100" w:type="dxa"/>
            <w:vMerge/>
            <w:vAlign w:val="center"/>
          </w:tcPr>
          <w:p>
            <w:pPr>
              <w:snapToGrid w:val="0"/>
              <w:spacing w:after="0" w:line="240" w:lineRule="auto"/>
              <w:jc w:val="center"/>
              <w:rPr>
                <w:ins w:id="10692"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10693" w:author="코람코 상장리츠팀" w:date="2026-10-13T15:00:00Z"/>
                <w:rFonts w:ascii="Times New Roman" w:hAnsi="Times New Roman" w:cs="Times New Roman" w:eastAsia="바탕체"/>
                <w:color w:val="000000"/>
                <w:kern w:val="0"/>
                <w:sz w:val="18"/>
                <w:szCs w:val="18"/>
              </w:rPr>
            </w:pPr>
            <w:ins w:id="10694" w:author="코람코 상장리츠팀" w:date="2026-10-13T15:00:00Z">
              <w:r>
                <w:rPr>
                  <w:rFonts w:ascii="Times New Roman" w:hAnsi="Times New Roman" w:cs="Times New Roman" w:eastAsia="바탕체"/>
                  <w:color w:val="000000"/>
                  <w:kern w:val="0"/>
                  <w:sz w:val="18"/>
                  <w:szCs w:val="18"/>
                </w:rPr>
                <w:t xml:space="preserve">14</w:t>
              </w:r>
            </w:ins>
          </w:p>
        </w:tc>
        <w:tc>
          <w:tcPr>
            <w:tcW w:w="2726" w:type="dxa"/>
            <w:vAlign w:val="center"/>
          </w:tcPr>
          <w:p>
            <w:pPr>
              <w:snapToGrid w:val="0"/>
              <w:spacing w:after="0" w:line="240" w:lineRule="auto"/>
              <w:jc w:val="left"/>
              <w:rPr>
                <w:ins w:id="10695" w:author="코람코 상장리츠팀" w:date="2026-10-13T15:00:00Z"/>
                <w:rFonts w:ascii="Times New Roman" w:hAnsi="Times New Roman" w:cs="Times New Roman" w:eastAsia="바탕체"/>
                <w:color w:val="000000"/>
                <w:kern w:val="0"/>
                <w:sz w:val="18"/>
                <w:szCs w:val="18"/>
              </w:rPr>
            </w:pPr>
            <w:ins w:id="10696" w:author="코람코 상장리츠팀" w:date="2026-10-13T15:00:00Z">
              <w:r>
                <w:rPr>
                  <w:rFonts w:ascii="Times New Roman" w:hAnsi="Times New Roman" w:cs="Times New Roman" w:eastAsia="바탕체"/>
                  <w:color w:val="000000"/>
                  <w:kern w:val="0"/>
                  <w:sz w:val="18"/>
                  <w:szCs w:val="18"/>
                </w:rPr>
                <w:t xml:space="preserve">대구대서신용협동조합</w:t>
              </w:r>
            </w:ins>
          </w:p>
        </w:tc>
        <w:tc>
          <w:tcPr>
            <w:tcW w:w="1500" w:type="dxa"/>
            <w:vAlign w:val="center"/>
          </w:tcPr>
          <w:p>
            <w:pPr>
              <w:snapToGrid w:val="0"/>
              <w:spacing w:after="0" w:line="240" w:lineRule="auto"/>
              <w:jc w:val="center"/>
              <w:rPr>
                <w:ins w:id="10697" w:author="코람코 상장리츠팀" w:date="2026-10-13T15:00:00Z"/>
                <w:rFonts w:ascii="Times New Roman" w:hAnsi="Times New Roman" w:cs="Times New Roman" w:eastAsia="바탕체"/>
                <w:color w:val="000000"/>
                <w:kern w:val="0"/>
                <w:sz w:val="18"/>
                <w:szCs w:val="18"/>
              </w:rPr>
            </w:pPr>
            <w:ins w:id="10698" w:author="코람코 상장리츠팀" w:date="2026-10-13T15:00:00Z">
              <w:r>
                <w:rPr>
                  <w:rFonts w:ascii="Times New Roman" w:hAnsi="Times New Roman" w:cs="Times New Roman" w:eastAsia="바탕체"/>
                  <w:color w:val="000000"/>
                  <w:kern w:val="0"/>
                  <w:sz w:val="18"/>
                  <w:szCs w:val="18"/>
                </w:rPr>
                <w:t xml:space="preserve">174241-0001330</w:t>
              </w:r>
            </w:ins>
          </w:p>
        </w:tc>
        <w:tc>
          <w:tcPr>
            <w:tcW w:w="1600" w:type="dxa"/>
            <w:vAlign w:val="center"/>
          </w:tcPr>
          <w:p>
            <w:pPr>
              <w:snapToGrid w:val="0"/>
              <w:spacing w:after="0" w:line="240" w:lineRule="auto"/>
              <w:jc w:val="right"/>
              <w:rPr>
                <w:ins w:id="10699" w:author="코람코 상장리츠팀" w:date="2026-10-13T15:00:00Z"/>
                <w:rFonts w:ascii="Times New Roman" w:hAnsi="Times New Roman" w:cs="Times New Roman" w:eastAsia="바탕체"/>
                <w:color w:val="000000"/>
                <w:kern w:val="0"/>
                <w:sz w:val="18"/>
                <w:szCs w:val="18"/>
              </w:rPr>
            </w:pPr>
            <w:ins w:id="10700" w:author="코람코 상장리츠팀" w:date="2026-10-13T15:00:00Z">
              <w:r>
                <w:rPr>
                  <w:rFonts w:ascii="Times New Roman" w:hAnsi="Times New Roman" w:cs="Times New Roman" w:eastAsia="바탕체"/>
                  <w:color w:val="000000"/>
                  <w:kern w:val="0"/>
                  <w:sz w:val="18"/>
                  <w:szCs w:val="18"/>
                </w:rPr>
                <w:t xml:space="preserve">1,300,000,000</w:t>
              </w:r>
            </w:ins>
          </w:p>
        </w:tc>
        <w:tc>
          <w:tcPr>
            <w:tcW w:w="1600" w:type="dxa"/>
            <w:vAlign w:val="center"/>
          </w:tcPr>
          <w:p>
            <w:pPr>
              <w:snapToGrid w:val="0"/>
              <w:spacing w:after="0" w:line="240" w:lineRule="auto"/>
              <w:jc w:val="right"/>
              <w:rPr>
                <w:ins w:id="10701" w:author="코람코 상장리츠팀" w:date="2026-10-13T15:00:00Z"/>
                <w:rFonts w:ascii="Times New Roman" w:hAnsi="Times New Roman" w:cs="Times New Roman" w:eastAsia="바탕체"/>
                <w:color w:val="000000"/>
                <w:kern w:val="0"/>
                <w:sz w:val="18"/>
                <w:szCs w:val="18"/>
              </w:rPr>
            </w:pPr>
            <w:ins w:id="10702" w:author="코람코 상장리츠팀" w:date="2026-10-13T15:00:00Z">
              <w:r>
                <w:rPr>
                  <w:rFonts w:ascii="Times New Roman" w:hAnsi="Times New Roman" w:cs="Times New Roman" w:eastAsia="바탕체"/>
                  <w:color w:val="000000"/>
                  <w:kern w:val="0"/>
                  <w:sz w:val="18"/>
                  <w:szCs w:val="18"/>
                </w:rPr>
                <w:t xml:space="preserve">1,560,000,000</w:t>
              </w:r>
            </w:ins>
          </w:p>
        </w:tc>
      </w:tr>
      <w:tr>
        <w:trPr>
          <w:cantSplit/>
          <w:ins w:id="10703" w:author="코람코 상장리츠팀" w:date="2026-10-13T15:00:00Z"/>
        </w:trPr>
        <w:tc>
          <w:tcPr>
            <w:tcW w:w="1100" w:type="dxa"/>
            <w:vMerge/>
            <w:vAlign w:val="center"/>
          </w:tcPr>
          <w:p>
            <w:pPr>
              <w:snapToGrid w:val="0"/>
              <w:spacing w:after="0" w:line="240" w:lineRule="auto"/>
              <w:jc w:val="center"/>
              <w:rPr>
                <w:ins w:id="10704"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10705" w:author="코람코 상장리츠팀" w:date="2026-10-13T15:00:00Z"/>
                <w:rFonts w:ascii="Times New Roman" w:hAnsi="Times New Roman" w:cs="Times New Roman" w:eastAsia="바탕체"/>
                <w:color w:val="000000"/>
                <w:kern w:val="0"/>
                <w:sz w:val="18"/>
                <w:szCs w:val="18"/>
              </w:rPr>
            </w:pPr>
            <w:ins w:id="10706" w:author="코람코 상장리츠팀" w:date="2026-10-13T15:00:00Z">
              <w:r>
                <w:rPr>
                  <w:rFonts w:ascii="Times New Roman" w:hAnsi="Times New Roman" w:cs="Times New Roman" w:eastAsia="바탕체"/>
                  <w:color w:val="000000"/>
                  <w:kern w:val="0"/>
                  <w:sz w:val="18"/>
                  <w:szCs w:val="18"/>
                </w:rPr>
                <w:t xml:space="preserve">15</w:t>
              </w:r>
            </w:ins>
          </w:p>
        </w:tc>
        <w:tc>
          <w:tcPr>
            <w:tcW w:w="2726" w:type="dxa"/>
            <w:vAlign w:val="center"/>
          </w:tcPr>
          <w:p>
            <w:pPr>
              <w:snapToGrid w:val="0"/>
              <w:spacing w:after="0" w:line="240" w:lineRule="auto"/>
              <w:jc w:val="left"/>
              <w:rPr>
                <w:ins w:id="10707" w:author="코람코 상장리츠팀" w:date="2026-10-13T15:00:00Z"/>
                <w:rFonts w:ascii="Times New Roman" w:hAnsi="Times New Roman" w:cs="Times New Roman" w:eastAsia="바탕체"/>
                <w:color w:val="000000"/>
                <w:kern w:val="0"/>
                <w:sz w:val="18"/>
                <w:szCs w:val="18"/>
              </w:rPr>
            </w:pPr>
            <w:ins w:id="10708" w:author="코람코 상장리츠팀" w:date="2026-10-13T15:00:00Z">
              <w:r>
                <w:rPr>
                  <w:rFonts w:ascii="Times New Roman" w:hAnsi="Times New Roman" w:cs="Times New Roman" w:eastAsia="바탕체"/>
                  <w:color w:val="000000"/>
                  <w:kern w:val="0"/>
                  <w:sz w:val="18"/>
                  <w:szCs w:val="18"/>
                </w:rPr>
                <w:t xml:space="preserve">한빛신용협동조합</w:t>
              </w:r>
            </w:ins>
          </w:p>
        </w:tc>
        <w:tc>
          <w:tcPr>
            <w:tcW w:w="1500" w:type="dxa"/>
            <w:vAlign w:val="center"/>
          </w:tcPr>
          <w:p>
            <w:pPr>
              <w:snapToGrid w:val="0"/>
              <w:spacing w:after="0" w:line="240" w:lineRule="auto"/>
              <w:jc w:val="center"/>
              <w:rPr>
                <w:ins w:id="10709" w:author="코람코 상장리츠팀" w:date="2026-10-13T15:00:00Z"/>
                <w:rFonts w:ascii="Times New Roman" w:hAnsi="Times New Roman" w:cs="Times New Roman" w:eastAsia="바탕체"/>
                <w:color w:val="000000"/>
                <w:kern w:val="0"/>
                <w:sz w:val="18"/>
                <w:szCs w:val="18"/>
              </w:rPr>
            </w:pPr>
            <w:ins w:id="10710" w:author="코람코 상장리츠팀" w:date="2026-10-13T15:00:00Z">
              <w:r>
                <w:rPr>
                  <w:rFonts w:ascii="Times New Roman" w:hAnsi="Times New Roman" w:cs="Times New Roman" w:eastAsia="바탕체"/>
                  <w:color w:val="000000"/>
                  <w:kern w:val="0"/>
                  <w:sz w:val="18"/>
                  <w:szCs w:val="18"/>
                </w:rPr>
                <w:t xml:space="preserve">164141-0000724</w:t>
              </w:r>
            </w:ins>
          </w:p>
        </w:tc>
        <w:tc>
          <w:tcPr>
            <w:tcW w:w="1600" w:type="dxa"/>
            <w:vAlign w:val="center"/>
          </w:tcPr>
          <w:p>
            <w:pPr>
              <w:snapToGrid w:val="0"/>
              <w:spacing w:after="0" w:line="240" w:lineRule="auto"/>
              <w:jc w:val="right"/>
              <w:rPr>
                <w:ins w:id="10711" w:author="코람코 상장리츠팀" w:date="2026-10-13T15:00:00Z"/>
                <w:rFonts w:ascii="Times New Roman" w:hAnsi="Times New Roman" w:cs="Times New Roman" w:eastAsia="바탕체"/>
                <w:color w:val="000000"/>
                <w:kern w:val="0"/>
                <w:sz w:val="18"/>
                <w:szCs w:val="18"/>
              </w:rPr>
            </w:pPr>
            <w:ins w:id="10712" w:author="코람코 상장리츠팀" w:date="2026-10-13T15:00:00Z">
              <w:r>
                <w:rPr>
                  <w:rFonts w:ascii="Times New Roman" w:hAnsi="Times New Roman" w:cs="Times New Roman" w:eastAsia="바탕체"/>
                  <w:color w:val="000000"/>
                  <w:kern w:val="0"/>
                  <w:sz w:val="18"/>
                  <w:szCs w:val="18"/>
                </w:rPr>
                <w:t xml:space="preserve">1,700,000,000</w:t>
              </w:r>
            </w:ins>
          </w:p>
        </w:tc>
        <w:tc>
          <w:tcPr>
            <w:tcW w:w="1600" w:type="dxa"/>
            <w:vAlign w:val="center"/>
          </w:tcPr>
          <w:p>
            <w:pPr>
              <w:snapToGrid w:val="0"/>
              <w:spacing w:after="0" w:line="240" w:lineRule="auto"/>
              <w:jc w:val="right"/>
              <w:rPr>
                <w:ins w:id="10713" w:author="코람코 상장리츠팀" w:date="2026-10-13T15:00:00Z"/>
                <w:rFonts w:ascii="Times New Roman" w:hAnsi="Times New Roman" w:cs="Times New Roman" w:eastAsia="바탕체"/>
                <w:color w:val="000000"/>
                <w:kern w:val="0"/>
                <w:sz w:val="18"/>
                <w:szCs w:val="18"/>
              </w:rPr>
            </w:pPr>
            <w:ins w:id="10714" w:author="코람코 상장리츠팀" w:date="2026-10-13T15:00:00Z">
              <w:r>
                <w:rPr>
                  <w:rFonts w:ascii="Times New Roman" w:hAnsi="Times New Roman" w:cs="Times New Roman" w:eastAsia="바탕체"/>
                  <w:color w:val="000000"/>
                  <w:kern w:val="0"/>
                  <w:sz w:val="18"/>
                  <w:szCs w:val="18"/>
                </w:rPr>
                <w:t xml:space="preserve">2,040,000,000</w:t>
              </w:r>
            </w:ins>
          </w:p>
        </w:tc>
      </w:tr>
      <w:tr>
        <w:trPr>
          <w:cantSplit/>
          <w:ins w:id="10715" w:author="코람코 상장리츠팀" w:date="2026-10-13T15:00:00Z"/>
        </w:trPr>
        <w:tc>
          <w:tcPr>
            <w:tcW w:w="1100" w:type="dxa"/>
            <w:vMerge/>
            <w:vAlign w:val="center"/>
          </w:tcPr>
          <w:p>
            <w:pPr>
              <w:snapToGrid w:val="0"/>
              <w:spacing w:after="0" w:line="240" w:lineRule="auto"/>
              <w:jc w:val="center"/>
              <w:rPr>
                <w:ins w:id="10716"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10717" w:author="코람코 상장리츠팀" w:date="2026-10-13T15:00:00Z"/>
                <w:rFonts w:ascii="Times New Roman" w:hAnsi="Times New Roman" w:cs="Times New Roman" w:eastAsia="바탕체"/>
                <w:color w:val="000000"/>
                <w:kern w:val="0"/>
                <w:sz w:val="18"/>
                <w:szCs w:val="18"/>
              </w:rPr>
            </w:pPr>
            <w:ins w:id="10718" w:author="코람코 상장리츠팀" w:date="2026-10-13T15:00:00Z">
              <w:r>
                <w:rPr>
                  <w:rFonts w:ascii="Times New Roman" w:hAnsi="Times New Roman" w:cs="Times New Roman" w:eastAsia="바탕체"/>
                  <w:color w:val="000000"/>
                  <w:kern w:val="0"/>
                  <w:sz w:val="18"/>
                  <w:szCs w:val="18"/>
                </w:rPr>
                <w:t xml:space="preserve">16</w:t>
              </w:r>
            </w:ins>
          </w:p>
        </w:tc>
        <w:tc>
          <w:tcPr>
            <w:tcW w:w="2726" w:type="dxa"/>
            <w:vAlign w:val="center"/>
          </w:tcPr>
          <w:p>
            <w:pPr>
              <w:snapToGrid w:val="0"/>
              <w:spacing w:after="0" w:line="240" w:lineRule="auto"/>
              <w:jc w:val="left"/>
              <w:rPr>
                <w:ins w:id="10719" w:author="코람코 상장리츠팀" w:date="2026-10-13T15:00:00Z"/>
                <w:rFonts w:ascii="Times New Roman" w:hAnsi="Times New Roman" w:cs="Times New Roman" w:eastAsia="바탕체"/>
                <w:color w:val="000000"/>
                <w:kern w:val="0"/>
                <w:sz w:val="18"/>
                <w:szCs w:val="18"/>
              </w:rPr>
            </w:pPr>
            <w:ins w:id="10720" w:author="코람코 상장리츠팀" w:date="2026-10-13T15:00:00Z">
              <w:r>
                <w:rPr>
                  <w:rFonts w:ascii="Times New Roman" w:hAnsi="Times New Roman" w:cs="Times New Roman" w:eastAsia="바탕체"/>
                  <w:color w:val="000000"/>
                  <w:kern w:val="0"/>
                  <w:sz w:val="18"/>
                  <w:szCs w:val="18"/>
                </w:rPr>
                <w:t xml:space="preserve">양동행복신용협동조합</w:t>
              </w:r>
            </w:ins>
          </w:p>
        </w:tc>
        <w:tc>
          <w:tcPr>
            <w:tcW w:w="1500" w:type="dxa"/>
            <w:vAlign w:val="center"/>
          </w:tcPr>
          <w:p>
            <w:pPr>
              <w:snapToGrid w:val="0"/>
              <w:spacing w:after="0" w:line="240" w:lineRule="auto"/>
              <w:jc w:val="center"/>
              <w:rPr>
                <w:ins w:id="10721" w:author="코람코 상장리츠팀" w:date="2026-10-13T15:00:00Z"/>
                <w:rFonts w:ascii="Times New Roman" w:hAnsi="Times New Roman" w:cs="Times New Roman" w:eastAsia="바탕체"/>
                <w:color w:val="000000"/>
                <w:kern w:val="0"/>
                <w:sz w:val="18"/>
                <w:szCs w:val="18"/>
              </w:rPr>
            </w:pPr>
            <w:ins w:id="10722" w:author="코람코 상장리츠팀" w:date="2026-10-13T15:00:00Z">
              <w:r>
                <w:rPr>
                  <w:rFonts w:ascii="Times New Roman" w:hAnsi="Times New Roman" w:cs="Times New Roman" w:eastAsia="바탕체"/>
                  <w:color w:val="000000"/>
                  <w:kern w:val="0"/>
                  <w:sz w:val="18"/>
                  <w:szCs w:val="18"/>
                </w:rPr>
                <w:t xml:space="preserve">200141-0001719</w:t>
              </w:r>
            </w:ins>
          </w:p>
        </w:tc>
        <w:tc>
          <w:tcPr>
            <w:tcW w:w="1600" w:type="dxa"/>
            <w:vAlign w:val="center"/>
          </w:tcPr>
          <w:p>
            <w:pPr>
              <w:snapToGrid w:val="0"/>
              <w:spacing w:after="0" w:line="240" w:lineRule="auto"/>
              <w:jc w:val="right"/>
              <w:rPr>
                <w:ins w:id="10723" w:author="코람코 상장리츠팀" w:date="2026-10-13T15:00:00Z"/>
                <w:rFonts w:ascii="Times New Roman" w:hAnsi="Times New Roman" w:cs="Times New Roman" w:eastAsia="바탕체"/>
                <w:color w:val="000000"/>
                <w:kern w:val="0"/>
                <w:sz w:val="18"/>
                <w:szCs w:val="18"/>
              </w:rPr>
            </w:pPr>
            <w:ins w:id="10724" w:author="코람코 상장리츠팀" w:date="2026-10-13T15:00:00Z">
              <w:r>
                <w:rPr>
                  <w:rFonts w:ascii="Times New Roman" w:hAnsi="Times New Roman" w:cs="Times New Roman" w:eastAsia="바탕체"/>
                  <w:color w:val="000000"/>
                  <w:kern w:val="0"/>
                  <w:sz w:val="18"/>
                  <w:szCs w:val="18"/>
                </w:rPr>
                <w:t xml:space="preserve">1,900,000,000</w:t>
              </w:r>
            </w:ins>
          </w:p>
        </w:tc>
        <w:tc>
          <w:tcPr>
            <w:tcW w:w="1600" w:type="dxa"/>
            <w:vAlign w:val="center"/>
          </w:tcPr>
          <w:p>
            <w:pPr>
              <w:snapToGrid w:val="0"/>
              <w:spacing w:after="0" w:line="240" w:lineRule="auto"/>
              <w:jc w:val="right"/>
              <w:rPr>
                <w:ins w:id="10725" w:author="코람코 상장리츠팀" w:date="2026-10-13T15:00:00Z"/>
                <w:rFonts w:ascii="Times New Roman" w:hAnsi="Times New Roman" w:cs="Times New Roman" w:eastAsia="바탕체"/>
                <w:color w:val="000000"/>
                <w:kern w:val="0"/>
                <w:sz w:val="18"/>
                <w:szCs w:val="18"/>
              </w:rPr>
            </w:pPr>
            <w:ins w:id="10726" w:author="코람코 상장리츠팀" w:date="2026-10-13T15:00:00Z">
              <w:r>
                <w:rPr>
                  <w:rFonts w:ascii="Times New Roman" w:hAnsi="Times New Roman" w:cs="Times New Roman" w:eastAsia="바탕체"/>
                  <w:color w:val="000000"/>
                  <w:kern w:val="0"/>
                  <w:sz w:val="18"/>
                  <w:szCs w:val="18"/>
                </w:rPr>
                <w:t xml:space="preserve">2,280,000,000</w:t>
              </w:r>
            </w:ins>
          </w:p>
        </w:tc>
      </w:tr>
      <w:tr>
        <w:trPr>
          <w:cantSplit/>
          <w:ins w:id="10727" w:author="코람코 상장리츠팀" w:date="2026-10-13T15:00:00Z"/>
        </w:trPr>
        <w:tc>
          <w:tcPr>
            <w:tcW w:w="1100" w:type="dxa"/>
            <w:vMerge/>
            <w:vAlign w:val="center"/>
          </w:tcPr>
          <w:p>
            <w:pPr>
              <w:snapToGrid w:val="0"/>
              <w:spacing w:after="0" w:line="240" w:lineRule="auto"/>
              <w:jc w:val="center"/>
              <w:rPr>
                <w:ins w:id="10728"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10729" w:author="코람코 상장리츠팀" w:date="2026-10-13T15:00:00Z"/>
                <w:rFonts w:ascii="Times New Roman" w:hAnsi="Times New Roman" w:cs="Times New Roman" w:eastAsia="바탕체"/>
                <w:color w:val="000000"/>
                <w:kern w:val="0"/>
                <w:sz w:val="18"/>
                <w:szCs w:val="18"/>
              </w:rPr>
            </w:pPr>
            <w:ins w:id="10730" w:author="코람코 상장리츠팀" w:date="2026-10-13T15:00:00Z">
              <w:r>
                <w:rPr>
                  <w:rFonts w:ascii="Times New Roman" w:hAnsi="Times New Roman" w:cs="Times New Roman" w:eastAsia="바탕체"/>
                  <w:color w:val="000000"/>
                  <w:kern w:val="0"/>
                  <w:sz w:val="18"/>
                  <w:szCs w:val="18"/>
                </w:rPr>
                <w:t xml:space="preserve">17</w:t>
              </w:r>
            </w:ins>
          </w:p>
        </w:tc>
        <w:tc>
          <w:tcPr>
            <w:tcW w:w="2726" w:type="dxa"/>
            <w:vAlign w:val="center"/>
          </w:tcPr>
          <w:p>
            <w:pPr>
              <w:snapToGrid w:val="0"/>
              <w:spacing w:after="0" w:line="240" w:lineRule="auto"/>
              <w:jc w:val="left"/>
              <w:rPr>
                <w:ins w:id="10731" w:author="코람코 상장리츠팀" w:date="2026-10-13T15:00:00Z"/>
                <w:rFonts w:ascii="Times New Roman" w:hAnsi="Times New Roman" w:cs="Times New Roman" w:eastAsia="바탕체"/>
                <w:color w:val="000000"/>
                <w:kern w:val="0"/>
                <w:sz w:val="18"/>
                <w:szCs w:val="18"/>
              </w:rPr>
            </w:pPr>
            <w:ins w:id="10732" w:author="코람코 상장리츠팀" w:date="2026-10-13T15:00:00Z">
              <w:r>
                <w:rPr>
                  <w:rFonts w:ascii="Times New Roman" w:hAnsi="Times New Roman" w:cs="Times New Roman" w:eastAsia="바탕체"/>
                  <w:color w:val="000000"/>
                  <w:kern w:val="0"/>
                  <w:sz w:val="18"/>
                  <w:szCs w:val="18"/>
                </w:rPr>
                <w:t xml:space="preserve">서귀포동부신용협동조합</w:t>
              </w:r>
            </w:ins>
          </w:p>
        </w:tc>
        <w:tc>
          <w:tcPr>
            <w:tcW w:w="1500" w:type="dxa"/>
            <w:vAlign w:val="center"/>
          </w:tcPr>
          <w:p>
            <w:pPr>
              <w:snapToGrid w:val="0"/>
              <w:spacing w:after="0" w:line="240" w:lineRule="auto"/>
              <w:jc w:val="center"/>
              <w:rPr>
                <w:ins w:id="10733" w:author="코람코 상장리츠팀" w:date="2026-10-13T15:00:00Z"/>
                <w:rFonts w:ascii="Times New Roman" w:hAnsi="Times New Roman" w:cs="Times New Roman" w:eastAsia="바탕체"/>
                <w:color w:val="000000"/>
                <w:kern w:val="0"/>
                <w:sz w:val="18"/>
                <w:szCs w:val="18"/>
              </w:rPr>
            </w:pPr>
            <w:ins w:id="10734" w:author="코람코 상장리츠팀" w:date="2026-10-13T15:00:00Z">
              <w:r>
                <w:rPr>
                  <w:rFonts w:ascii="Times New Roman" w:hAnsi="Times New Roman" w:cs="Times New Roman" w:eastAsia="바탕체"/>
                  <w:color w:val="000000"/>
                  <w:kern w:val="0"/>
                  <w:sz w:val="18"/>
                  <w:szCs w:val="18"/>
                </w:rPr>
                <w:t xml:space="preserve">224141-0000854</w:t>
              </w:r>
            </w:ins>
          </w:p>
        </w:tc>
        <w:tc>
          <w:tcPr>
            <w:tcW w:w="1600" w:type="dxa"/>
            <w:vAlign w:val="center"/>
          </w:tcPr>
          <w:p>
            <w:pPr>
              <w:snapToGrid w:val="0"/>
              <w:spacing w:after="0" w:line="240" w:lineRule="auto"/>
              <w:jc w:val="right"/>
              <w:rPr>
                <w:ins w:id="10735" w:author="코람코 상장리츠팀" w:date="2026-10-13T15:00:00Z"/>
                <w:rFonts w:ascii="Times New Roman" w:hAnsi="Times New Roman" w:cs="Times New Roman" w:eastAsia="바탕체"/>
                <w:color w:val="000000"/>
                <w:kern w:val="0"/>
                <w:sz w:val="18"/>
                <w:szCs w:val="18"/>
              </w:rPr>
            </w:pPr>
            <w:ins w:id="10736" w:author="코람코 상장리츠팀" w:date="2026-10-13T15:00:00Z">
              <w:r>
                <w:rPr>
                  <w:rFonts w:ascii="Times New Roman" w:hAnsi="Times New Roman" w:cs="Times New Roman" w:eastAsia="바탕체"/>
                  <w:color w:val="000000"/>
                  <w:kern w:val="0"/>
                  <w:sz w:val="18"/>
                  <w:szCs w:val="18"/>
                </w:rPr>
                <w:t xml:space="preserve">1,200,000,000</w:t>
              </w:r>
            </w:ins>
          </w:p>
        </w:tc>
        <w:tc>
          <w:tcPr>
            <w:tcW w:w="1600" w:type="dxa"/>
            <w:vAlign w:val="center"/>
          </w:tcPr>
          <w:p>
            <w:pPr>
              <w:snapToGrid w:val="0"/>
              <w:spacing w:after="0" w:line="240" w:lineRule="auto"/>
              <w:jc w:val="right"/>
              <w:rPr>
                <w:ins w:id="10737" w:author="코람코 상장리츠팀" w:date="2026-10-13T15:00:00Z"/>
                <w:rFonts w:ascii="Times New Roman" w:hAnsi="Times New Roman" w:cs="Times New Roman" w:eastAsia="바탕체"/>
                <w:color w:val="000000"/>
                <w:kern w:val="0"/>
                <w:sz w:val="18"/>
                <w:szCs w:val="18"/>
              </w:rPr>
            </w:pPr>
            <w:ins w:id="10738" w:author="코람코 상장리츠팀" w:date="2026-10-13T15:00:00Z">
              <w:r>
                <w:rPr>
                  <w:rFonts w:ascii="Times New Roman" w:hAnsi="Times New Roman" w:cs="Times New Roman" w:eastAsia="바탕체"/>
                  <w:color w:val="000000"/>
                  <w:kern w:val="0"/>
                  <w:sz w:val="18"/>
                  <w:szCs w:val="18"/>
                </w:rPr>
                <w:t xml:space="preserve">1,440,000,000</w:t>
              </w:r>
            </w:ins>
          </w:p>
        </w:tc>
      </w:tr>
      <w:tr>
        <w:trPr>
          <w:cantSplit/>
          <w:ins w:id="10739" w:author="코람코 상장리츠팀" w:date="2026-10-13T15:00:00Z"/>
        </w:trPr>
        <w:tc>
          <w:tcPr>
            <w:tcW w:w="1100" w:type="dxa"/>
            <w:vMerge/>
            <w:vAlign w:val="center"/>
          </w:tcPr>
          <w:p>
            <w:pPr>
              <w:snapToGrid w:val="0"/>
              <w:spacing w:after="0" w:line="240" w:lineRule="auto"/>
              <w:jc w:val="center"/>
              <w:rPr>
                <w:ins w:id="10740"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10741" w:author="코람코 상장리츠팀" w:date="2026-10-13T15:00:00Z"/>
                <w:rFonts w:ascii="Times New Roman" w:hAnsi="Times New Roman" w:cs="Times New Roman" w:eastAsia="바탕체"/>
                <w:color w:val="000000"/>
                <w:kern w:val="0"/>
                <w:sz w:val="18"/>
                <w:szCs w:val="18"/>
              </w:rPr>
            </w:pPr>
            <w:ins w:id="10742" w:author="코람코 상장리츠팀" w:date="2026-10-13T15:00:00Z">
              <w:r>
                <w:rPr>
                  <w:rFonts w:ascii="Times New Roman" w:hAnsi="Times New Roman" w:cs="Times New Roman" w:eastAsia="바탕체"/>
                  <w:color w:val="000000"/>
                  <w:kern w:val="0"/>
                  <w:sz w:val="18"/>
                  <w:szCs w:val="18"/>
                </w:rPr>
                <w:t xml:space="preserve">18</w:t>
              </w:r>
            </w:ins>
          </w:p>
        </w:tc>
        <w:tc>
          <w:tcPr>
            <w:tcW w:w="2726" w:type="dxa"/>
            <w:vAlign w:val="center"/>
          </w:tcPr>
          <w:p>
            <w:pPr>
              <w:snapToGrid w:val="0"/>
              <w:spacing w:after="0" w:line="240" w:lineRule="auto"/>
              <w:jc w:val="left"/>
              <w:rPr>
                <w:ins w:id="10743" w:author="코람코 상장리츠팀" w:date="2026-10-13T15:00:00Z"/>
                <w:rFonts w:ascii="Times New Roman" w:hAnsi="Times New Roman" w:cs="Times New Roman" w:eastAsia="바탕체"/>
                <w:color w:val="000000"/>
                <w:kern w:val="0"/>
                <w:sz w:val="18"/>
                <w:szCs w:val="18"/>
              </w:rPr>
            </w:pPr>
            <w:ins w:id="10744" w:author="코람코 상장리츠팀" w:date="2026-10-13T15:00:00Z">
              <w:r>
                <w:rPr>
                  <w:rFonts w:ascii="Times New Roman" w:hAnsi="Times New Roman" w:cs="Times New Roman" w:eastAsia="바탕체"/>
                  <w:color w:val="000000"/>
                  <w:kern w:val="0"/>
                  <w:sz w:val="18"/>
                  <w:szCs w:val="18"/>
                </w:rPr>
                <w:t xml:space="preserve">광주어룡신용협동조합</w:t>
              </w:r>
            </w:ins>
          </w:p>
        </w:tc>
        <w:tc>
          <w:tcPr>
            <w:tcW w:w="1500" w:type="dxa"/>
            <w:vAlign w:val="center"/>
          </w:tcPr>
          <w:p>
            <w:pPr>
              <w:snapToGrid w:val="0"/>
              <w:spacing w:after="0" w:line="240" w:lineRule="auto"/>
              <w:jc w:val="center"/>
              <w:rPr>
                <w:ins w:id="10745" w:author="코람코 상장리츠팀" w:date="2026-10-13T15:00:00Z"/>
                <w:rFonts w:ascii="Times New Roman" w:hAnsi="Times New Roman" w:cs="Times New Roman" w:eastAsia="바탕체"/>
                <w:color w:val="000000"/>
                <w:kern w:val="0"/>
                <w:sz w:val="18"/>
                <w:szCs w:val="18"/>
              </w:rPr>
            </w:pPr>
            <w:ins w:id="10746" w:author="코람코 상장리츠팀" w:date="2026-10-13T15:00:00Z">
              <w:r>
                <w:rPr>
                  <w:rFonts w:ascii="Times New Roman" w:hAnsi="Times New Roman" w:cs="Times New Roman" w:eastAsia="바탕체"/>
                  <w:color w:val="000000"/>
                  <w:kern w:val="0"/>
                  <w:sz w:val="18"/>
                  <w:szCs w:val="18"/>
                </w:rPr>
                <w:t xml:space="preserve">204241-0000963</w:t>
              </w:r>
            </w:ins>
          </w:p>
        </w:tc>
        <w:tc>
          <w:tcPr>
            <w:tcW w:w="1600" w:type="dxa"/>
            <w:vAlign w:val="center"/>
          </w:tcPr>
          <w:p>
            <w:pPr>
              <w:snapToGrid w:val="0"/>
              <w:spacing w:after="0" w:line="240" w:lineRule="auto"/>
              <w:jc w:val="right"/>
              <w:rPr>
                <w:ins w:id="10747" w:author="코람코 상장리츠팀" w:date="2026-10-13T15:00:00Z"/>
                <w:rFonts w:ascii="Times New Roman" w:hAnsi="Times New Roman" w:cs="Times New Roman" w:eastAsia="바탕체"/>
                <w:color w:val="000000"/>
                <w:kern w:val="0"/>
                <w:sz w:val="18"/>
                <w:szCs w:val="18"/>
              </w:rPr>
            </w:pPr>
            <w:ins w:id="10748" w:author="코람코 상장리츠팀" w:date="2026-10-13T15:00:00Z">
              <w:r>
                <w:rPr>
                  <w:rFonts w:ascii="Times New Roman" w:hAnsi="Times New Roman" w:cs="Times New Roman" w:eastAsia="바탕체"/>
                  <w:color w:val="000000"/>
                  <w:kern w:val="0"/>
                  <w:sz w:val="18"/>
                  <w:szCs w:val="18"/>
                </w:rPr>
                <w:t xml:space="preserve">2,700,000,000</w:t>
              </w:r>
            </w:ins>
          </w:p>
        </w:tc>
        <w:tc>
          <w:tcPr>
            <w:tcW w:w="1600" w:type="dxa"/>
            <w:vAlign w:val="center"/>
          </w:tcPr>
          <w:p>
            <w:pPr>
              <w:snapToGrid w:val="0"/>
              <w:spacing w:after="0" w:line="240" w:lineRule="auto"/>
              <w:jc w:val="right"/>
              <w:rPr>
                <w:ins w:id="10749" w:author="코람코 상장리츠팀" w:date="2026-10-13T15:00:00Z"/>
                <w:rFonts w:ascii="Times New Roman" w:hAnsi="Times New Roman" w:cs="Times New Roman" w:eastAsia="바탕체"/>
                <w:color w:val="000000"/>
                <w:kern w:val="0"/>
                <w:sz w:val="18"/>
                <w:szCs w:val="18"/>
              </w:rPr>
            </w:pPr>
            <w:ins w:id="10750" w:author="코람코 상장리츠팀" w:date="2026-10-13T15:00:00Z">
              <w:r>
                <w:rPr>
                  <w:rFonts w:ascii="Times New Roman" w:hAnsi="Times New Roman" w:cs="Times New Roman" w:eastAsia="바탕체"/>
                  <w:color w:val="000000"/>
                  <w:kern w:val="0"/>
                  <w:sz w:val="18"/>
                  <w:szCs w:val="18"/>
                </w:rPr>
                <w:t xml:space="preserve">3,240,000,000</w:t>
              </w:r>
            </w:ins>
          </w:p>
        </w:tc>
      </w:tr>
      <w:tr>
        <w:trPr>
          <w:cantSplit/>
          <w:ins w:id="10751" w:author="코람코 상장리츠팀" w:date="2026-10-13T15:00:00Z"/>
        </w:trPr>
        <w:tc>
          <w:tcPr>
            <w:tcW w:w="1100" w:type="dxa"/>
            <w:vMerge/>
            <w:vAlign w:val="center"/>
          </w:tcPr>
          <w:p>
            <w:pPr>
              <w:snapToGrid w:val="0"/>
              <w:spacing w:after="0" w:line="240" w:lineRule="auto"/>
              <w:jc w:val="center"/>
              <w:rPr>
                <w:ins w:id="10752"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10753" w:author="코람코 상장리츠팀" w:date="2026-10-13T15:00:00Z"/>
                <w:rFonts w:ascii="Times New Roman" w:hAnsi="Times New Roman" w:cs="Times New Roman" w:eastAsia="바탕체"/>
                <w:color w:val="000000"/>
                <w:kern w:val="0"/>
                <w:sz w:val="18"/>
                <w:szCs w:val="18"/>
              </w:rPr>
            </w:pPr>
            <w:ins w:id="10754" w:author="코람코 상장리츠팀" w:date="2026-10-13T15:00:00Z">
              <w:r>
                <w:rPr>
                  <w:rFonts w:ascii="Times New Roman" w:hAnsi="Times New Roman" w:cs="Times New Roman" w:eastAsia="바탕체"/>
                  <w:color w:val="000000"/>
                  <w:kern w:val="0"/>
                  <w:sz w:val="18"/>
                  <w:szCs w:val="18"/>
                </w:rPr>
                <w:t xml:space="preserve">19</w:t>
              </w:r>
            </w:ins>
          </w:p>
        </w:tc>
        <w:tc>
          <w:tcPr>
            <w:tcW w:w="2726" w:type="dxa"/>
            <w:vAlign w:val="center"/>
          </w:tcPr>
          <w:p>
            <w:pPr>
              <w:snapToGrid w:val="0"/>
              <w:spacing w:after="0" w:line="240" w:lineRule="auto"/>
              <w:jc w:val="left"/>
              <w:rPr>
                <w:ins w:id="10755" w:author="코람코 상장리츠팀" w:date="2026-10-13T15:00:00Z"/>
                <w:rFonts w:ascii="Times New Roman" w:hAnsi="Times New Roman" w:cs="Times New Roman" w:eastAsia="바탕체"/>
                <w:color w:val="000000"/>
                <w:kern w:val="0"/>
                <w:sz w:val="18"/>
                <w:szCs w:val="18"/>
              </w:rPr>
            </w:pPr>
            <w:ins w:id="10756" w:author="코람코 상장리츠팀" w:date="2026-10-13T15:00:00Z">
              <w:r>
                <w:rPr>
                  <w:rFonts w:ascii="Times New Roman" w:hAnsi="Times New Roman" w:cs="Times New Roman" w:eastAsia="바탕체"/>
                  <w:color w:val="000000"/>
                  <w:kern w:val="0"/>
                  <w:sz w:val="18"/>
                  <w:szCs w:val="18"/>
                </w:rPr>
                <w:t xml:space="preserve">광주미래신용협동조합</w:t>
              </w:r>
            </w:ins>
          </w:p>
        </w:tc>
        <w:tc>
          <w:tcPr>
            <w:tcW w:w="1500" w:type="dxa"/>
            <w:vAlign w:val="center"/>
          </w:tcPr>
          <w:p>
            <w:pPr>
              <w:snapToGrid w:val="0"/>
              <w:spacing w:after="0" w:line="240" w:lineRule="auto"/>
              <w:jc w:val="center"/>
              <w:rPr>
                <w:ins w:id="10757" w:author="코람코 상장리츠팀" w:date="2026-10-13T15:00:00Z"/>
                <w:rFonts w:ascii="Times New Roman" w:hAnsi="Times New Roman" w:cs="Times New Roman" w:eastAsia="바탕체"/>
                <w:color w:val="000000"/>
                <w:kern w:val="0"/>
                <w:sz w:val="18"/>
                <w:szCs w:val="18"/>
              </w:rPr>
            </w:pPr>
            <w:ins w:id="10758" w:author="코람코 상장리츠팀" w:date="2026-10-13T15:00:00Z">
              <w:r>
                <w:rPr>
                  <w:rFonts w:ascii="Times New Roman" w:hAnsi="Times New Roman" w:cs="Times New Roman" w:eastAsia="바탕체"/>
                  <w:color w:val="000000"/>
                  <w:kern w:val="0"/>
                  <w:sz w:val="18"/>
                  <w:szCs w:val="18"/>
                </w:rPr>
                <w:t xml:space="preserve">206341-0000232</w:t>
              </w:r>
            </w:ins>
          </w:p>
        </w:tc>
        <w:tc>
          <w:tcPr>
            <w:tcW w:w="1600" w:type="dxa"/>
            <w:vAlign w:val="center"/>
          </w:tcPr>
          <w:p>
            <w:pPr>
              <w:snapToGrid w:val="0"/>
              <w:spacing w:after="0" w:line="240" w:lineRule="auto"/>
              <w:jc w:val="right"/>
              <w:rPr>
                <w:ins w:id="10759" w:author="코람코 상장리츠팀" w:date="2026-10-13T15:00:00Z"/>
                <w:rFonts w:ascii="Times New Roman" w:hAnsi="Times New Roman" w:cs="Times New Roman" w:eastAsia="바탕체"/>
                <w:color w:val="000000"/>
                <w:kern w:val="0"/>
                <w:sz w:val="18"/>
                <w:szCs w:val="18"/>
              </w:rPr>
            </w:pPr>
            <w:ins w:id="10760" w:author="코람코 상장리츠팀" w:date="2026-10-13T15:00:00Z">
              <w:r>
                <w:rPr>
                  <w:rFonts w:ascii="Times New Roman" w:hAnsi="Times New Roman" w:cs="Times New Roman" w:eastAsia="바탕체"/>
                  <w:color w:val="000000"/>
                  <w:kern w:val="0"/>
                  <w:sz w:val="18"/>
                  <w:szCs w:val="18"/>
                </w:rPr>
                <w:t xml:space="preserve">1,400,000,000</w:t>
              </w:r>
            </w:ins>
          </w:p>
        </w:tc>
        <w:tc>
          <w:tcPr>
            <w:tcW w:w="1600" w:type="dxa"/>
            <w:vAlign w:val="center"/>
          </w:tcPr>
          <w:p>
            <w:pPr>
              <w:snapToGrid w:val="0"/>
              <w:spacing w:after="0" w:line="240" w:lineRule="auto"/>
              <w:jc w:val="right"/>
              <w:rPr>
                <w:ins w:id="10761" w:author="코람코 상장리츠팀" w:date="2026-10-13T15:00:00Z"/>
                <w:rFonts w:ascii="Times New Roman" w:hAnsi="Times New Roman" w:cs="Times New Roman" w:eastAsia="바탕체"/>
                <w:color w:val="000000"/>
                <w:kern w:val="0"/>
                <w:sz w:val="18"/>
                <w:szCs w:val="18"/>
              </w:rPr>
            </w:pPr>
            <w:ins w:id="10762" w:author="코람코 상장리츠팀" w:date="2026-10-13T15:00:00Z">
              <w:r>
                <w:rPr>
                  <w:rFonts w:ascii="Times New Roman" w:hAnsi="Times New Roman" w:cs="Times New Roman" w:eastAsia="바탕체"/>
                  <w:color w:val="000000"/>
                  <w:kern w:val="0"/>
                  <w:sz w:val="18"/>
                  <w:szCs w:val="18"/>
                </w:rPr>
                <w:t xml:space="preserve">1,680,000,000</w:t>
              </w:r>
            </w:ins>
          </w:p>
        </w:tc>
      </w:tr>
      <w:tr>
        <w:trPr>
          <w:cantSplit/>
          <w:ins w:id="10763" w:author="코람코 상장리츠팀" w:date="2026-10-13T15:00:00Z"/>
        </w:trPr>
        <w:tc>
          <w:tcPr>
            <w:tcW w:w="1100" w:type="dxa"/>
            <w:vMerge/>
            <w:vAlign w:val="center"/>
          </w:tcPr>
          <w:p>
            <w:pPr>
              <w:snapToGrid w:val="0"/>
              <w:spacing w:after="0" w:line="240" w:lineRule="auto"/>
              <w:jc w:val="center"/>
              <w:rPr>
                <w:ins w:id="10764"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10765" w:author="코람코 상장리츠팀" w:date="2026-10-13T15:00:00Z"/>
                <w:rFonts w:ascii="Times New Roman" w:hAnsi="Times New Roman" w:cs="Times New Roman" w:eastAsia="바탕체"/>
                <w:color w:val="000000"/>
                <w:kern w:val="0"/>
                <w:sz w:val="18"/>
                <w:szCs w:val="18"/>
              </w:rPr>
            </w:pPr>
            <w:ins w:id="10766" w:author="코람코 상장리츠팀" w:date="2026-10-13T15:00:00Z">
              <w:r>
                <w:rPr>
                  <w:rFonts w:ascii="Times New Roman" w:hAnsi="Times New Roman" w:cs="Times New Roman" w:eastAsia="바탕체"/>
                  <w:color w:val="000000"/>
                  <w:kern w:val="0"/>
                  <w:sz w:val="18"/>
                  <w:szCs w:val="18"/>
                </w:rPr>
                <w:t xml:space="preserve">20</w:t>
              </w:r>
            </w:ins>
          </w:p>
        </w:tc>
        <w:tc>
          <w:tcPr>
            <w:tcW w:w="2726" w:type="dxa"/>
            <w:vAlign w:val="center"/>
          </w:tcPr>
          <w:p>
            <w:pPr>
              <w:snapToGrid w:val="0"/>
              <w:spacing w:after="0" w:line="240" w:lineRule="auto"/>
              <w:jc w:val="left"/>
              <w:rPr>
                <w:ins w:id="10767" w:author="코람코 상장리츠팀" w:date="2026-10-13T15:00:00Z"/>
                <w:rFonts w:ascii="Times New Roman" w:hAnsi="Times New Roman" w:cs="Times New Roman" w:eastAsia="바탕체"/>
                <w:color w:val="000000"/>
                <w:kern w:val="0"/>
                <w:sz w:val="18"/>
                <w:szCs w:val="18"/>
              </w:rPr>
            </w:pPr>
            <w:ins w:id="10768" w:author="코람코 상장리츠팀" w:date="2026-10-13T15:00:00Z">
              <w:r>
                <w:rPr>
                  <w:rFonts w:ascii="Times New Roman" w:hAnsi="Times New Roman" w:cs="Times New Roman" w:eastAsia="바탕체"/>
                  <w:color w:val="000000"/>
                  <w:kern w:val="0"/>
                  <w:sz w:val="18"/>
                  <w:szCs w:val="18"/>
                </w:rPr>
                <w:t xml:space="preserve">새안양신용협동조합</w:t>
              </w:r>
            </w:ins>
          </w:p>
        </w:tc>
        <w:tc>
          <w:tcPr>
            <w:tcW w:w="1500" w:type="dxa"/>
            <w:vAlign w:val="center"/>
          </w:tcPr>
          <w:p>
            <w:pPr>
              <w:snapToGrid w:val="0"/>
              <w:spacing w:after="0" w:line="240" w:lineRule="auto"/>
              <w:jc w:val="center"/>
              <w:rPr>
                <w:ins w:id="10769" w:author="코람코 상장리츠팀" w:date="2026-10-13T15:00:00Z"/>
                <w:rFonts w:ascii="Times New Roman" w:hAnsi="Times New Roman" w:cs="Times New Roman" w:eastAsia="바탕체"/>
                <w:color w:val="000000"/>
                <w:kern w:val="0"/>
                <w:sz w:val="18"/>
                <w:szCs w:val="18"/>
              </w:rPr>
            </w:pPr>
            <w:ins w:id="10770" w:author="코람코 상장리츠팀" w:date="2026-10-13T15:00:00Z">
              <w:r>
                <w:rPr>
                  <w:rFonts w:ascii="Times New Roman" w:hAnsi="Times New Roman" w:cs="Times New Roman" w:eastAsia="바탕체"/>
                  <w:color w:val="000000"/>
                  <w:kern w:val="0"/>
                  <w:sz w:val="18"/>
                  <w:szCs w:val="18"/>
                </w:rPr>
                <w:t xml:space="preserve">134141-0002411</w:t>
              </w:r>
            </w:ins>
          </w:p>
        </w:tc>
        <w:tc>
          <w:tcPr>
            <w:tcW w:w="1600" w:type="dxa"/>
            <w:vAlign w:val="center"/>
          </w:tcPr>
          <w:p>
            <w:pPr>
              <w:snapToGrid w:val="0"/>
              <w:spacing w:after="0" w:line="240" w:lineRule="auto"/>
              <w:jc w:val="right"/>
              <w:rPr>
                <w:ins w:id="10771" w:author="코람코 상장리츠팀" w:date="2026-10-13T15:00:00Z"/>
                <w:rFonts w:ascii="Times New Roman" w:hAnsi="Times New Roman" w:cs="Times New Roman" w:eastAsia="바탕체"/>
                <w:color w:val="000000"/>
                <w:kern w:val="0"/>
                <w:sz w:val="18"/>
                <w:szCs w:val="18"/>
              </w:rPr>
            </w:pPr>
            <w:ins w:id="10772" w:author="코람코 상장리츠팀" w:date="2026-10-13T15:00:00Z">
              <w:r>
                <w:rPr>
                  <w:rFonts w:ascii="Times New Roman" w:hAnsi="Times New Roman" w:cs="Times New Roman" w:eastAsia="바탕체"/>
                  <w:color w:val="000000"/>
                  <w:kern w:val="0"/>
                  <w:sz w:val="18"/>
                  <w:szCs w:val="18"/>
                </w:rPr>
                <w:t xml:space="preserve">4,000,000,000</w:t>
              </w:r>
            </w:ins>
          </w:p>
        </w:tc>
        <w:tc>
          <w:tcPr>
            <w:tcW w:w="1600" w:type="dxa"/>
            <w:vAlign w:val="center"/>
          </w:tcPr>
          <w:p>
            <w:pPr>
              <w:snapToGrid w:val="0"/>
              <w:spacing w:after="0" w:line="240" w:lineRule="auto"/>
              <w:jc w:val="right"/>
              <w:rPr>
                <w:ins w:id="10773" w:author="코람코 상장리츠팀" w:date="2026-10-13T15:00:00Z"/>
                <w:rFonts w:ascii="Times New Roman" w:hAnsi="Times New Roman" w:cs="Times New Roman" w:eastAsia="바탕체"/>
                <w:color w:val="000000"/>
                <w:kern w:val="0"/>
                <w:sz w:val="18"/>
                <w:szCs w:val="18"/>
              </w:rPr>
            </w:pPr>
            <w:ins w:id="10774" w:author="코람코 상장리츠팀" w:date="2026-10-13T15:00:00Z">
              <w:r>
                <w:rPr>
                  <w:rFonts w:ascii="Times New Roman" w:hAnsi="Times New Roman" w:cs="Times New Roman" w:eastAsia="바탕체"/>
                  <w:color w:val="000000"/>
                  <w:kern w:val="0"/>
                  <w:sz w:val="18"/>
                  <w:szCs w:val="18"/>
                </w:rPr>
                <w:t xml:space="preserve">4,800,000,000</w:t>
              </w:r>
            </w:ins>
          </w:p>
        </w:tc>
      </w:tr>
      <w:tr>
        <w:trPr>
          <w:cantSplit/>
          <w:ins w:id="10775" w:author="코람코 상장리츠팀" w:date="2026-10-13T15:00:00Z"/>
        </w:trPr>
        <w:tc>
          <w:tcPr>
            <w:tcW w:w="1100" w:type="dxa"/>
            <w:vMerge/>
            <w:vAlign w:val="center"/>
          </w:tcPr>
          <w:p>
            <w:pPr>
              <w:snapToGrid w:val="0"/>
              <w:spacing w:after="0" w:line="240" w:lineRule="auto"/>
              <w:jc w:val="center"/>
              <w:rPr>
                <w:ins w:id="10776"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10777" w:author="코람코 상장리츠팀" w:date="2026-10-13T15:00:00Z"/>
                <w:rFonts w:ascii="Times New Roman" w:hAnsi="Times New Roman" w:cs="Times New Roman" w:eastAsia="바탕체"/>
                <w:color w:val="000000"/>
                <w:kern w:val="0"/>
                <w:sz w:val="18"/>
                <w:szCs w:val="18"/>
              </w:rPr>
            </w:pPr>
            <w:ins w:id="10778" w:author="코람코 상장리츠팀" w:date="2026-10-13T15:00:00Z">
              <w:r>
                <w:rPr>
                  <w:rFonts w:ascii="Times New Roman" w:hAnsi="Times New Roman" w:cs="Times New Roman" w:eastAsia="바탕체"/>
                  <w:color w:val="000000"/>
                  <w:kern w:val="0"/>
                  <w:sz w:val="18"/>
                  <w:szCs w:val="18"/>
                </w:rPr>
                <w:t xml:space="preserve">21</w:t>
              </w:r>
            </w:ins>
          </w:p>
        </w:tc>
        <w:tc>
          <w:tcPr>
            <w:tcW w:w="2726" w:type="dxa"/>
            <w:vAlign w:val="center"/>
          </w:tcPr>
          <w:p>
            <w:pPr>
              <w:snapToGrid w:val="0"/>
              <w:spacing w:after="0" w:line="240" w:lineRule="auto"/>
              <w:jc w:val="left"/>
              <w:rPr>
                <w:ins w:id="10779" w:author="코람코 상장리츠팀" w:date="2026-10-13T15:00:00Z"/>
                <w:rFonts w:ascii="Times New Roman" w:hAnsi="Times New Roman" w:cs="Times New Roman" w:eastAsia="바탕체"/>
                <w:color w:val="000000"/>
                <w:kern w:val="0"/>
                <w:sz w:val="18"/>
                <w:szCs w:val="18"/>
              </w:rPr>
            </w:pPr>
            <w:ins w:id="10780" w:author="코람코 상장리츠팀" w:date="2026-10-13T15:00:00Z">
              <w:r>
                <w:rPr>
                  <w:rFonts w:ascii="Times New Roman" w:hAnsi="Times New Roman" w:cs="Times New Roman" w:eastAsia="바탕체"/>
                  <w:color w:val="000000"/>
                  <w:kern w:val="0"/>
                  <w:sz w:val="18"/>
                  <w:szCs w:val="18"/>
                </w:rPr>
                <w:t xml:space="preserve">남수원신용협동조합</w:t>
              </w:r>
            </w:ins>
          </w:p>
        </w:tc>
        <w:tc>
          <w:tcPr>
            <w:tcW w:w="1500" w:type="dxa"/>
            <w:vAlign w:val="center"/>
          </w:tcPr>
          <w:p>
            <w:pPr>
              <w:snapToGrid w:val="0"/>
              <w:spacing w:after="0" w:line="240" w:lineRule="auto"/>
              <w:jc w:val="center"/>
              <w:rPr>
                <w:ins w:id="10781" w:author="코람코 상장리츠팀" w:date="2026-10-13T15:00:00Z"/>
                <w:rFonts w:ascii="Times New Roman" w:hAnsi="Times New Roman" w:cs="Times New Roman" w:eastAsia="바탕체"/>
                <w:color w:val="000000"/>
                <w:kern w:val="0"/>
                <w:sz w:val="18"/>
                <w:szCs w:val="18"/>
              </w:rPr>
            </w:pPr>
            <w:ins w:id="10782" w:author="코람코 상장리츠팀" w:date="2026-10-13T15:00:00Z">
              <w:r>
                <w:rPr>
                  <w:rFonts w:ascii="Times New Roman" w:hAnsi="Times New Roman" w:cs="Times New Roman" w:eastAsia="바탕체"/>
                  <w:color w:val="000000"/>
                  <w:kern w:val="0"/>
                  <w:sz w:val="18"/>
                  <w:szCs w:val="18"/>
                </w:rPr>
                <w:t xml:space="preserve">130141-0000914</w:t>
              </w:r>
            </w:ins>
          </w:p>
        </w:tc>
        <w:tc>
          <w:tcPr>
            <w:tcW w:w="1600" w:type="dxa"/>
            <w:vAlign w:val="center"/>
          </w:tcPr>
          <w:p>
            <w:pPr>
              <w:snapToGrid w:val="0"/>
              <w:spacing w:after="0" w:line="240" w:lineRule="auto"/>
              <w:jc w:val="right"/>
              <w:rPr>
                <w:ins w:id="10783" w:author="코람코 상장리츠팀" w:date="2026-10-13T15:00:00Z"/>
                <w:rFonts w:ascii="Times New Roman" w:hAnsi="Times New Roman" w:cs="Times New Roman" w:eastAsia="바탕체"/>
                <w:color w:val="000000"/>
                <w:kern w:val="0"/>
                <w:sz w:val="18"/>
                <w:szCs w:val="18"/>
              </w:rPr>
            </w:pPr>
            <w:ins w:id="10784" w:author="코람코 상장리츠팀" w:date="2026-10-13T15:00:00Z">
              <w:r>
                <w:rPr>
                  <w:rFonts w:ascii="Times New Roman" w:hAnsi="Times New Roman" w:cs="Times New Roman" w:eastAsia="바탕체"/>
                  <w:color w:val="000000"/>
                  <w:kern w:val="0"/>
                  <w:sz w:val="18"/>
                  <w:szCs w:val="18"/>
                </w:rPr>
                <w:t xml:space="preserve">300,000,000</w:t>
              </w:r>
            </w:ins>
          </w:p>
        </w:tc>
        <w:tc>
          <w:tcPr>
            <w:tcW w:w="1600" w:type="dxa"/>
            <w:vAlign w:val="center"/>
          </w:tcPr>
          <w:p>
            <w:pPr>
              <w:snapToGrid w:val="0"/>
              <w:spacing w:after="0" w:line="240" w:lineRule="auto"/>
              <w:jc w:val="right"/>
              <w:rPr>
                <w:ins w:id="10785" w:author="코람코 상장리츠팀" w:date="2026-10-13T15:00:00Z"/>
                <w:rFonts w:ascii="Times New Roman" w:hAnsi="Times New Roman" w:cs="Times New Roman" w:eastAsia="바탕체"/>
                <w:color w:val="000000"/>
                <w:kern w:val="0"/>
                <w:sz w:val="18"/>
                <w:szCs w:val="18"/>
              </w:rPr>
            </w:pPr>
            <w:ins w:id="10786" w:author="코람코 상장리츠팀" w:date="2026-10-13T15:00:00Z">
              <w:r>
                <w:rPr>
                  <w:rFonts w:ascii="Times New Roman" w:hAnsi="Times New Roman" w:cs="Times New Roman" w:eastAsia="바탕체"/>
                  <w:color w:val="000000"/>
                  <w:kern w:val="0"/>
                  <w:sz w:val="18"/>
                  <w:szCs w:val="18"/>
                </w:rPr>
                <w:t xml:space="preserve">360,000,000</w:t>
              </w:r>
            </w:ins>
          </w:p>
        </w:tc>
      </w:tr>
      <w:tr>
        <w:trPr>
          <w:cantSplit/>
          <w:ins w:id="10787" w:author="코람코 상장리츠팀" w:date="2026-10-13T15:00:00Z"/>
        </w:trPr>
        <w:tc>
          <w:tcPr>
            <w:tcW w:w="1100" w:type="dxa"/>
            <w:vMerge/>
            <w:vAlign w:val="center"/>
          </w:tcPr>
          <w:p>
            <w:pPr>
              <w:snapToGrid w:val="0"/>
              <w:spacing w:after="0" w:line="240" w:lineRule="auto"/>
              <w:jc w:val="center"/>
              <w:rPr>
                <w:ins w:id="10788"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10789" w:author="코람코 상장리츠팀" w:date="2026-10-13T15:00:00Z"/>
                <w:rFonts w:ascii="Times New Roman" w:hAnsi="Times New Roman" w:cs="Times New Roman" w:eastAsia="바탕체"/>
                <w:color w:val="000000"/>
                <w:kern w:val="0"/>
                <w:sz w:val="18"/>
                <w:szCs w:val="18"/>
              </w:rPr>
            </w:pPr>
            <w:ins w:id="10790" w:author="코람코 상장리츠팀" w:date="2026-10-13T15:00:00Z">
              <w:r>
                <w:rPr>
                  <w:rFonts w:ascii="Times New Roman" w:hAnsi="Times New Roman" w:cs="Times New Roman" w:eastAsia="바탕체"/>
                  <w:color w:val="000000"/>
                  <w:kern w:val="0"/>
                  <w:sz w:val="18"/>
                  <w:szCs w:val="18"/>
                </w:rPr>
                <w:t xml:space="preserve">22</w:t>
              </w:r>
            </w:ins>
          </w:p>
        </w:tc>
        <w:tc>
          <w:tcPr>
            <w:tcW w:w="2726" w:type="dxa"/>
            <w:vAlign w:val="center"/>
          </w:tcPr>
          <w:p>
            <w:pPr>
              <w:snapToGrid w:val="0"/>
              <w:spacing w:after="0" w:line="240" w:lineRule="auto"/>
              <w:jc w:val="left"/>
              <w:rPr>
                <w:ins w:id="10791" w:author="코람코 상장리츠팀" w:date="2026-10-13T15:00:00Z"/>
                <w:rFonts w:ascii="Times New Roman" w:hAnsi="Times New Roman" w:cs="Times New Roman" w:eastAsia="바탕체"/>
                <w:color w:val="000000"/>
                <w:kern w:val="0"/>
                <w:sz w:val="18"/>
                <w:szCs w:val="18"/>
              </w:rPr>
            </w:pPr>
            <w:ins w:id="10792" w:author="코람코 상장리츠팀" w:date="2026-10-13T15:00:00Z">
              <w:r>
                <w:rPr>
                  <w:rFonts w:ascii="Times New Roman" w:hAnsi="Times New Roman" w:cs="Times New Roman" w:eastAsia="바탕체"/>
                  <w:color w:val="000000"/>
                  <w:kern w:val="0"/>
                  <w:sz w:val="18"/>
                  <w:szCs w:val="18"/>
                </w:rPr>
                <w:t xml:space="preserve">북인천신용협동조합</w:t>
              </w:r>
            </w:ins>
          </w:p>
        </w:tc>
        <w:tc>
          <w:tcPr>
            <w:tcW w:w="1500" w:type="dxa"/>
            <w:vAlign w:val="center"/>
          </w:tcPr>
          <w:p>
            <w:pPr>
              <w:snapToGrid w:val="0"/>
              <w:spacing w:after="0" w:line="240" w:lineRule="auto"/>
              <w:jc w:val="center"/>
              <w:rPr>
                <w:ins w:id="10793" w:author="코람코 상장리츠팀" w:date="2026-10-13T15:00:00Z"/>
                <w:rFonts w:ascii="Times New Roman" w:hAnsi="Times New Roman" w:cs="Times New Roman" w:eastAsia="바탕체"/>
                <w:color w:val="000000"/>
                <w:kern w:val="0"/>
                <w:sz w:val="18"/>
                <w:szCs w:val="18"/>
              </w:rPr>
            </w:pPr>
            <w:ins w:id="10794" w:author="코람코 상장리츠팀" w:date="2026-10-13T15:00:00Z">
              <w:r>
                <w:rPr>
                  <w:rFonts w:ascii="Times New Roman" w:hAnsi="Times New Roman" w:cs="Times New Roman" w:eastAsia="바탕체"/>
                  <w:color w:val="000000"/>
                  <w:kern w:val="0"/>
                  <w:sz w:val="18"/>
                  <w:szCs w:val="18"/>
                </w:rPr>
                <w:t xml:space="preserve">124241-0000076</w:t>
              </w:r>
            </w:ins>
          </w:p>
        </w:tc>
        <w:tc>
          <w:tcPr>
            <w:tcW w:w="1600" w:type="dxa"/>
            <w:vAlign w:val="center"/>
          </w:tcPr>
          <w:p>
            <w:pPr>
              <w:snapToGrid w:val="0"/>
              <w:spacing w:after="0" w:line="240" w:lineRule="auto"/>
              <w:jc w:val="right"/>
              <w:rPr>
                <w:ins w:id="10795" w:author="코람코 상장리츠팀" w:date="2026-10-13T15:00:00Z"/>
                <w:rFonts w:ascii="Times New Roman" w:hAnsi="Times New Roman" w:cs="Times New Roman" w:eastAsia="바탕체"/>
                <w:color w:val="000000"/>
                <w:kern w:val="0"/>
                <w:sz w:val="18"/>
                <w:szCs w:val="18"/>
              </w:rPr>
            </w:pPr>
            <w:ins w:id="10796" w:author="코람코 상장리츠팀" w:date="2026-10-13T15:00:00Z">
              <w:r>
                <w:rPr>
                  <w:rFonts w:ascii="Times New Roman" w:hAnsi="Times New Roman" w:cs="Times New Roman" w:eastAsia="바탕체"/>
                  <w:color w:val="000000"/>
                  <w:kern w:val="0"/>
                  <w:sz w:val="18"/>
                  <w:szCs w:val="18"/>
                </w:rPr>
                <w:t xml:space="preserve">700,000,000</w:t>
              </w:r>
            </w:ins>
          </w:p>
        </w:tc>
        <w:tc>
          <w:tcPr>
            <w:tcW w:w="1600" w:type="dxa"/>
            <w:vAlign w:val="center"/>
          </w:tcPr>
          <w:p>
            <w:pPr>
              <w:snapToGrid w:val="0"/>
              <w:spacing w:after="0" w:line="240" w:lineRule="auto"/>
              <w:jc w:val="right"/>
              <w:rPr>
                <w:ins w:id="10797" w:author="코람코 상장리츠팀" w:date="2026-10-13T15:00:00Z"/>
                <w:rFonts w:ascii="Times New Roman" w:hAnsi="Times New Roman" w:cs="Times New Roman" w:eastAsia="바탕체"/>
                <w:color w:val="000000"/>
                <w:kern w:val="0"/>
                <w:sz w:val="18"/>
                <w:szCs w:val="18"/>
              </w:rPr>
            </w:pPr>
            <w:ins w:id="10798" w:author="코람코 상장리츠팀" w:date="2026-10-13T15:00:00Z">
              <w:r>
                <w:rPr>
                  <w:rFonts w:ascii="Times New Roman" w:hAnsi="Times New Roman" w:cs="Times New Roman" w:eastAsia="바탕체"/>
                  <w:color w:val="000000"/>
                  <w:kern w:val="0"/>
                  <w:sz w:val="18"/>
                  <w:szCs w:val="18"/>
                </w:rPr>
                <w:t xml:space="preserve">840,000,000</w:t>
              </w:r>
            </w:ins>
          </w:p>
        </w:tc>
      </w:tr>
      <w:tr>
        <w:trPr>
          <w:cantSplit/>
          <w:ins w:id="10799" w:author="코람코 상장리츠팀" w:date="2026-10-13T15:00:00Z"/>
        </w:trPr>
        <w:tc>
          <w:tcPr>
            <w:tcW w:w="5826" w:type="dxa"/>
            <w:gridSpan w:val="4"/>
            <w:vAlign w:val="center"/>
          </w:tcPr>
          <w:p>
            <w:pPr>
              <w:snapToGrid w:val="0"/>
              <w:spacing w:after="0" w:line="240" w:lineRule="auto"/>
              <w:jc w:val="center"/>
              <w:rPr>
                <w:ins w:id="10800" w:author="코람코 상장리츠팀" w:date="2026-10-13T15:00:00Z"/>
                <w:rFonts w:ascii="Times New Roman" w:hAnsi="Times New Roman" w:cs="Times New Roman" w:eastAsia="바탕체"/>
                <w:b/>
                <w:bCs/>
                <w:color w:val="000000"/>
                <w:kern w:val="0"/>
                <w:sz w:val="18"/>
                <w:szCs w:val="18"/>
              </w:rPr>
            </w:pPr>
            <w:ins w:id="10801" w:author="코람코 상장리츠팀" w:date="2026-10-13T15:00:00Z">
              <w:r>
                <w:rPr>
                  <w:rFonts w:ascii="Times New Roman" w:hAnsi="Times New Roman" w:cs="Times New Roman" w:eastAsia="바탕체"/>
                  <w:b/>
                  <w:bCs/>
                  <w:color w:val="000000"/>
                  <w:kern w:val="0"/>
                  <w:sz w:val="18"/>
                  <w:szCs w:val="18"/>
                </w:rPr>
                <w:t xml:space="preserve">Tranche A 소계 (22개사)</w:t>
              </w:r>
            </w:ins>
          </w:p>
        </w:tc>
        <w:tc>
          <w:tcPr>
            <w:tcW w:w="1600" w:type="dxa"/>
            <w:vAlign w:val="center"/>
          </w:tcPr>
          <w:p>
            <w:pPr>
              <w:snapToGrid w:val="0"/>
              <w:spacing w:after="0" w:line="240" w:lineRule="auto"/>
              <w:jc w:val="right"/>
              <w:rPr>
                <w:ins w:id="10802" w:author="코람코 상장리츠팀" w:date="2026-10-13T15:00:00Z"/>
                <w:rFonts w:ascii="Times New Roman" w:hAnsi="Times New Roman" w:cs="Times New Roman" w:eastAsia="바탕체"/>
                <w:b/>
                <w:bCs/>
                <w:color w:val="000000"/>
                <w:kern w:val="0"/>
                <w:sz w:val="18"/>
                <w:szCs w:val="18"/>
              </w:rPr>
            </w:pPr>
            <w:ins w:id="10803" w:author="코람코 상장리츠팀" w:date="2026-10-13T15:00:00Z">
              <w:r>
                <w:rPr>
                  <w:rFonts w:ascii="Times New Roman" w:hAnsi="Times New Roman" w:cs="Times New Roman" w:eastAsia="바탕체"/>
                  <w:b/>
                  <w:bCs/>
                  <w:color w:val="000000"/>
                  <w:kern w:val="0"/>
                  <w:sz w:val="18"/>
                  <w:szCs w:val="18"/>
                </w:rPr>
                <w:t xml:space="preserve">160,000,000,000</w:t>
              </w:r>
            </w:ins>
          </w:p>
        </w:tc>
        <w:tc>
          <w:tcPr>
            <w:tcW w:w="1600" w:type="dxa"/>
            <w:vAlign w:val="center"/>
          </w:tcPr>
          <w:p>
            <w:pPr>
              <w:snapToGrid w:val="0"/>
              <w:spacing w:after="0" w:line="240" w:lineRule="auto"/>
              <w:jc w:val="right"/>
              <w:rPr>
                <w:ins w:id="10804" w:author="코람코 상장리츠팀" w:date="2026-10-13T15:00:00Z"/>
                <w:rFonts w:ascii="Times New Roman" w:hAnsi="Times New Roman" w:cs="Times New Roman" w:eastAsia="바탕체"/>
                <w:b/>
                <w:bCs/>
                <w:color w:val="000000"/>
                <w:kern w:val="0"/>
                <w:sz w:val="18"/>
                <w:szCs w:val="18"/>
              </w:rPr>
            </w:pPr>
            <w:ins w:id="10805" w:author="코람코 상장리츠팀" w:date="2026-10-13T15:00:00Z">
              <w:r>
                <w:rPr>
                  <w:rFonts w:ascii="Times New Roman" w:hAnsi="Times New Roman" w:cs="Times New Roman" w:eastAsia="바탕체"/>
                  <w:b/>
                  <w:bCs/>
                  <w:color w:val="000000"/>
                  <w:kern w:val="0"/>
                  <w:sz w:val="18"/>
                  <w:szCs w:val="18"/>
                </w:rPr>
                <w:t xml:space="preserve">192,000,000,000</w:t>
              </w:r>
            </w:ins>
          </w:p>
        </w:tc>
      </w:tr>
      <w:tr>
        <w:trPr>
          <w:cantSplit/>
          <w:ins w:id="10806" w:author="코람코 상장리츠팀" w:date="2026-10-13T15:00:00Z"/>
        </w:trPr>
        <w:tc>
          <w:tcPr>
            <w:tcW w:w="1100" w:type="dxa"/>
            <w:vMerge w:val="restart"/>
            <w:vAlign w:val="center"/>
          </w:tcPr>
          <w:p>
            <w:pPr>
              <w:snapToGrid w:val="0"/>
              <w:spacing w:after="0" w:line="240" w:lineRule="auto"/>
              <w:jc w:val="center"/>
              <w:rPr>
                <w:ins w:id="10807" w:author="코람코 상장리츠팀" w:date="2026-10-13T15:00:00Z"/>
                <w:rFonts w:ascii="Times New Roman" w:hAnsi="Times New Roman" w:cs="Times New Roman" w:eastAsia="바탕체"/>
                <w:color w:val="000000"/>
                <w:kern w:val="0"/>
                <w:sz w:val="18"/>
                <w:szCs w:val="18"/>
              </w:rPr>
            </w:pPr>
            <w:ins w:id="10808" w:author="코람코 상장리츠팀" w:date="2026-10-13T15:00:00Z">
              <w:r>
                <w:rPr>
                  <w:rFonts w:ascii="Times New Roman" w:hAnsi="Times New Roman" w:cs="Times New Roman" w:eastAsia="바탕체"/>
                  <w:color w:val="000000"/>
                  <w:kern w:val="0"/>
                  <w:sz w:val="18"/>
                  <w:szCs w:val="18"/>
                </w:rPr>
                <w:t xml:space="preserve">(공동)</w:t>
              </w:r>
            </w:ins>
          </w:p>
          <w:p>
            <w:pPr>
              <w:snapToGrid w:val="0"/>
              <w:spacing w:after="0" w:line="240" w:lineRule="auto"/>
              <w:jc w:val="center"/>
              <w:rPr>
                <w:ins w:id="10809" w:author="코람코 상장리츠팀" w:date="2026-10-13T15:00:00Z"/>
                <w:rFonts w:ascii="Times New Roman" w:hAnsi="Times New Roman" w:cs="Times New Roman" w:eastAsia="바탕체"/>
                <w:color w:val="000000"/>
                <w:kern w:val="0"/>
                <w:sz w:val="18"/>
                <w:szCs w:val="18"/>
              </w:rPr>
            </w:pPr>
            <w:ins w:id="10810" w:author="코람코 상장리츠팀" w:date="2026-10-13T15:00:00Z">
              <w:r>
                <w:rPr>
                  <w:rFonts w:ascii="Times New Roman" w:hAnsi="Times New Roman" w:cs="Times New Roman" w:eastAsia="바탕체"/>
                  <w:color w:val="000000"/>
                  <w:kern w:val="0"/>
                  <w:sz w:val="18"/>
                  <w:szCs w:val="18"/>
                </w:rPr>
                <w:t xml:space="preserve">제3순위</w:t>
              </w:r>
            </w:ins>
          </w:p>
          <w:p>
            <w:pPr>
              <w:snapToGrid w:val="0"/>
              <w:spacing w:after="0" w:line="240" w:lineRule="auto"/>
              <w:jc w:val="center"/>
              <w:rPr>
                <w:ins w:id="10811" w:author="코람코 상장리츠팀" w:date="2026-10-13T15:00:00Z"/>
                <w:rFonts w:ascii="Times New Roman" w:hAnsi="Times New Roman" w:cs="Times New Roman" w:eastAsia="바탕체"/>
                <w:color w:val="000000"/>
                <w:kern w:val="0"/>
                <w:sz w:val="18"/>
                <w:szCs w:val="18"/>
              </w:rPr>
            </w:pPr>
            <w:ins w:id="10812" w:author="코람코 상장리츠팀" w:date="2026-10-13T15:00:00Z">
              <w:r>
                <w:rPr>
                  <w:rFonts w:ascii="Times New Roman" w:hAnsi="Times New Roman" w:cs="Times New Roman" w:eastAsia="바탕체"/>
                  <w:color w:val="000000"/>
                  <w:kern w:val="0"/>
                  <w:sz w:val="18"/>
                  <w:szCs w:val="18"/>
                </w:rPr>
                <w:t xml:space="preserve">(Tranche B)</w:t>
              </w:r>
            </w:ins>
          </w:p>
        </w:tc>
        <w:tc>
          <w:tcPr>
            <w:tcW w:w="500" w:type="dxa"/>
            <w:vAlign w:val="center"/>
          </w:tcPr>
          <w:p>
            <w:pPr>
              <w:snapToGrid w:val="0"/>
              <w:spacing w:after="0" w:line="240" w:lineRule="auto"/>
              <w:jc w:val="center"/>
              <w:rPr>
                <w:ins w:id="10813" w:author="코람코 상장리츠팀" w:date="2026-10-13T15:00:00Z"/>
                <w:rFonts w:ascii="Times New Roman" w:hAnsi="Times New Roman" w:cs="Times New Roman" w:eastAsia="바탕체"/>
                <w:color w:val="000000"/>
                <w:kern w:val="0"/>
                <w:sz w:val="18"/>
                <w:szCs w:val="18"/>
              </w:rPr>
            </w:pPr>
            <w:ins w:id="10814" w:author="코람코 상장리츠팀" w:date="2026-10-13T15:00:00Z">
              <w:r>
                <w:rPr>
                  <w:rFonts w:ascii="Times New Roman" w:hAnsi="Times New Roman" w:cs="Times New Roman" w:eastAsia="바탕체"/>
                  <w:color w:val="000000"/>
                  <w:kern w:val="0"/>
                  <w:sz w:val="18"/>
                  <w:szCs w:val="18"/>
                </w:rPr>
                <w:t xml:space="preserve">1</w:t>
              </w:r>
            </w:ins>
          </w:p>
        </w:tc>
        <w:tc>
          <w:tcPr>
            <w:tcW w:w="2726" w:type="dxa"/>
            <w:vAlign w:val="center"/>
          </w:tcPr>
          <w:p>
            <w:pPr>
              <w:snapToGrid w:val="0"/>
              <w:spacing w:after="0" w:line="240" w:lineRule="auto"/>
              <w:jc w:val="left"/>
              <w:rPr>
                <w:ins w:id="10815" w:author="코람코 상장리츠팀" w:date="2026-10-13T15:00:00Z"/>
                <w:rFonts w:ascii="Times New Roman" w:hAnsi="Times New Roman" w:cs="Times New Roman" w:eastAsia="바탕체"/>
                <w:color w:val="000000"/>
                <w:kern w:val="0"/>
                <w:sz w:val="18"/>
                <w:szCs w:val="18"/>
              </w:rPr>
            </w:pPr>
            <w:ins w:id="10816" w:author="코람코 상장리츠팀" w:date="2026-10-13T15:00:00Z">
              <w:r>
                <w:rPr>
                  <w:rFonts w:ascii="Times New Roman" w:hAnsi="Times New Roman" w:cs="Times New Roman" w:eastAsia="바탕체"/>
                  <w:color w:val="000000"/>
                  <w:kern w:val="0"/>
                  <w:sz w:val="18"/>
                  <w:szCs w:val="18"/>
                </w:rPr>
                <w:t xml:space="preserve">키움캐피탈 주식회사</w:t>
              </w:r>
            </w:ins>
          </w:p>
        </w:tc>
        <w:tc>
          <w:tcPr>
            <w:tcW w:w="1500" w:type="dxa"/>
            <w:vAlign w:val="center"/>
          </w:tcPr>
          <w:p>
            <w:pPr>
              <w:snapToGrid w:val="0"/>
              <w:spacing w:after="0" w:line="240" w:lineRule="auto"/>
              <w:jc w:val="center"/>
              <w:rPr>
                <w:ins w:id="10817" w:author="코람코 상장리츠팀" w:date="2026-10-13T15:00:00Z"/>
                <w:rFonts w:ascii="Times New Roman" w:hAnsi="Times New Roman" w:cs="Times New Roman" w:eastAsia="바탕체"/>
                <w:color w:val="000000"/>
                <w:kern w:val="0"/>
                <w:sz w:val="18"/>
                <w:szCs w:val="18"/>
              </w:rPr>
            </w:pPr>
            <w:ins w:id="10818" w:author="코람코 상장리츠팀" w:date="2026-10-13T15:00:00Z">
              <w:r>
                <w:rPr>
                  <w:rFonts w:ascii="Times New Roman" w:hAnsi="Times New Roman" w:cs="Times New Roman" w:eastAsia="바탕체"/>
                  <w:color w:val="000000"/>
                  <w:kern w:val="0"/>
                  <w:sz w:val="18"/>
                  <w:szCs w:val="18"/>
                </w:rPr>
                <w:t xml:space="preserve">[*]</w:t>
              </w:r>
            </w:ins>
          </w:p>
        </w:tc>
        <w:tc>
          <w:tcPr>
            <w:tcW w:w="1600" w:type="dxa"/>
            <w:vAlign w:val="center"/>
          </w:tcPr>
          <w:p>
            <w:pPr>
              <w:snapToGrid w:val="0"/>
              <w:spacing w:after="0" w:line="240" w:lineRule="auto"/>
              <w:jc w:val="right"/>
              <w:rPr>
                <w:ins w:id="10819" w:author="코람코 상장리츠팀" w:date="2026-10-13T15:00:00Z"/>
                <w:rFonts w:ascii="Times New Roman" w:hAnsi="Times New Roman" w:cs="Times New Roman" w:eastAsia="바탕체"/>
                <w:color w:val="000000"/>
                <w:kern w:val="0"/>
                <w:sz w:val="18"/>
                <w:szCs w:val="18"/>
              </w:rPr>
            </w:pPr>
            <w:ins w:id="10820" w:author="코람코 상장리츠팀" w:date="2026-10-13T15:00:00Z">
              <w:r>
                <w:rPr>
                  <w:rFonts w:ascii="Times New Roman" w:hAnsi="Times New Roman" w:cs="Times New Roman" w:eastAsia="바탕체"/>
                  <w:color w:val="000000"/>
                  <w:kern w:val="0"/>
                  <w:sz w:val="18"/>
                  <w:szCs w:val="18"/>
                </w:rPr>
                <w:t xml:space="preserve">20,000,000,000</w:t>
              </w:r>
            </w:ins>
          </w:p>
        </w:tc>
        <w:tc>
          <w:tcPr>
            <w:tcW w:w="1600" w:type="dxa"/>
            <w:vAlign w:val="center"/>
          </w:tcPr>
          <w:p>
            <w:pPr>
              <w:snapToGrid w:val="0"/>
              <w:spacing w:after="0" w:line="240" w:lineRule="auto"/>
              <w:jc w:val="right"/>
              <w:rPr>
                <w:ins w:id="10821" w:author="코람코 상장리츠팀" w:date="2026-10-13T15:00:00Z"/>
                <w:rFonts w:ascii="Times New Roman" w:hAnsi="Times New Roman" w:cs="Times New Roman" w:eastAsia="바탕체"/>
                <w:color w:val="000000"/>
                <w:kern w:val="0"/>
                <w:sz w:val="18"/>
                <w:szCs w:val="18"/>
              </w:rPr>
            </w:pPr>
            <w:ins w:id="10822" w:author="코람코 상장리츠팀" w:date="2026-10-13T15:00:00Z">
              <w:r>
                <w:rPr>
                  <w:rFonts w:ascii="Times New Roman" w:hAnsi="Times New Roman" w:cs="Times New Roman" w:eastAsia="바탕체"/>
                  <w:color w:val="000000"/>
                  <w:kern w:val="0"/>
                  <w:sz w:val="18"/>
                  <w:szCs w:val="18"/>
                </w:rPr>
                <w:t xml:space="preserve">24,000,000,000</w:t>
              </w:r>
            </w:ins>
          </w:p>
        </w:tc>
      </w:tr>
      <w:tr>
        <w:trPr>
          <w:cantSplit/>
          <w:ins w:id="10823" w:author="코람코 상장리츠팀" w:date="2026-10-13T15:00:00Z"/>
        </w:trPr>
        <w:tc>
          <w:tcPr>
            <w:tcW w:w="1100" w:type="dxa"/>
            <w:vMerge/>
            <w:vAlign w:val="center"/>
          </w:tcPr>
          <w:p>
            <w:pPr>
              <w:snapToGrid w:val="0"/>
              <w:spacing w:after="0" w:line="240" w:lineRule="auto"/>
              <w:jc w:val="center"/>
              <w:rPr>
                <w:ins w:id="10824"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10825" w:author="코람코 상장리츠팀" w:date="2026-10-13T15:00:00Z"/>
                <w:rFonts w:ascii="Times New Roman" w:hAnsi="Times New Roman" w:cs="Times New Roman" w:eastAsia="바탕체"/>
                <w:color w:val="000000"/>
                <w:kern w:val="0"/>
                <w:sz w:val="18"/>
                <w:szCs w:val="18"/>
              </w:rPr>
            </w:pPr>
            <w:ins w:id="10826" w:author="코람코 상장리츠팀" w:date="2026-10-13T15:00:00Z">
              <w:r>
                <w:rPr>
                  <w:rFonts w:ascii="Times New Roman" w:hAnsi="Times New Roman" w:cs="Times New Roman" w:eastAsia="바탕체"/>
                  <w:color w:val="000000"/>
                  <w:kern w:val="0"/>
                  <w:sz w:val="18"/>
                  <w:szCs w:val="18"/>
                </w:rPr>
                <w:t xml:space="preserve">2</w:t>
              </w:r>
            </w:ins>
          </w:p>
        </w:tc>
        <w:tc>
          <w:tcPr>
            <w:tcW w:w="2726" w:type="dxa"/>
            <w:vAlign w:val="center"/>
          </w:tcPr>
          <w:p>
            <w:pPr>
              <w:snapToGrid w:val="0"/>
              <w:spacing w:after="0" w:line="240" w:lineRule="auto"/>
              <w:jc w:val="left"/>
              <w:rPr>
                <w:ins w:id="10827" w:author="코람코 상장리츠팀" w:date="2026-10-13T15:00:00Z"/>
                <w:rFonts w:ascii="Times New Roman" w:hAnsi="Times New Roman" w:cs="Times New Roman" w:eastAsia="바탕체"/>
                <w:color w:val="000000"/>
                <w:kern w:val="0"/>
                <w:sz w:val="18"/>
                <w:szCs w:val="18"/>
              </w:rPr>
            </w:pPr>
            <w:ins w:id="10828" w:author="코람코 상장리츠팀" w:date="2026-10-13T15:00:00Z">
              <w:r>
                <w:rPr>
                  <w:rFonts w:ascii="Times New Roman" w:hAnsi="Times New Roman" w:cs="Times New Roman" w:eastAsia="바탕체"/>
                  <w:color w:val="000000"/>
                  <w:kern w:val="0"/>
                  <w:sz w:val="18"/>
                  <w:szCs w:val="18"/>
                </w:rPr>
                <w:t xml:space="preserve">엠지캐피탈 주식회사</w:t>
              </w:r>
            </w:ins>
          </w:p>
        </w:tc>
        <w:tc>
          <w:tcPr>
            <w:tcW w:w="1500" w:type="dxa"/>
            <w:vAlign w:val="center"/>
          </w:tcPr>
          <w:p>
            <w:pPr>
              <w:snapToGrid w:val="0"/>
              <w:spacing w:after="0" w:line="240" w:lineRule="auto"/>
              <w:jc w:val="center"/>
              <w:rPr>
                <w:ins w:id="10829" w:author="코람코 상장리츠팀" w:date="2026-10-13T15:00:00Z"/>
                <w:rFonts w:ascii="Times New Roman" w:hAnsi="Times New Roman" w:cs="Times New Roman" w:eastAsia="바탕체"/>
                <w:color w:val="000000"/>
                <w:kern w:val="0"/>
                <w:sz w:val="18"/>
                <w:szCs w:val="18"/>
              </w:rPr>
            </w:pPr>
            <w:ins w:id="10830" w:author="코람코 상장리츠팀" w:date="2026-10-13T15:00:00Z">
              <w:r>
                <w:rPr>
                  <w:rFonts w:ascii="Times New Roman" w:hAnsi="Times New Roman" w:cs="Times New Roman" w:eastAsia="바탕체"/>
                  <w:color w:val="000000"/>
                  <w:kern w:val="0"/>
                  <w:sz w:val="18"/>
                  <w:szCs w:val="18"/>
                </w:rPr>
                <w:t xml:space="preserve">[*]</w:t>
              </w:r>
            </w:ins>
          </w:p>
        </w:tc>
        <w:tc>
          <w:tcPr>
            <w:tcW w:w="1600" w:type="dxa"/>
            <w:vAlign w:val="center"/>
          </w:tcPr>
          <w:p>
            <w:pPr>
              <w:snapToGrid w:val="0"/>
              <w:spacing w:after="0" w:line="240" w:lineRule="auto"/>
              <w:jc w:val="right"/>
              <w:rPr>
                <w:ins w:id="10831" w:author="코람코 상장리츠팀" w:date="2026-10-13T15:00:00Z"/>
                <w:rFonts w:ascii="Times New Roman" w:hAnsi="Times New Roman" w:cs="Times New Roman" w:eastAsia="바탕체"/>
                <w:color w:val="000000"/>
                <w:kern w:val="0"/>
                <w:sz w:val="18"/>
                <w:szCs w:val="18"/>
              </w:rPr>
            </w:pPr>
            <w:ins w:id="10832" w:author="코람코 상장리츠팀" w:date="2026-10-13T15:00:00Z">
              <w:r>
                <w:rPr>
                  <w:rFonts w:ascii="Times New Roman" w:hAnsi="Times New Roman" w:cs="Times New Roman" w:eastAsia="바탕체"/>
                  <w:color w:val="000000"/>
                  <w:kern w:val="0"/>
                  <w:sz w:val="18"/>
                  <w:szCs w:val="18"/>
                </w:rPr>
                <w:t xml:space="preserve">10,000,000,000</w:t>
              </w:r>
            </w:ins>
          </w:p>
        </w:tc>
        <w:tc>
          <w:tcPr>
            <w:tcW w:w="1600" w:type="dxa"/>
            <w:vAlign w:val="center"/>
          </w:tcPr>
          <w:p>
            <w:pPr>
              <w:snapToGrid w:val="0"/>
              <w:spacing w:after="0" w:line="240" w:lineRule="auto"/>
              <w:jc w:val="right"/>
              <w:rPr>
                <w:ins w:id="10833" w:author="코람코 상장리츠팀" w:date="2026-10-13T15:00:00Z"/>
                <w:rFonts w:ascii="Times New Roman" w:hAnsi="Times New Roman" w:cs="Times New Roman" w:eastAsia="바탕체"/>
                <w:color w:val="000000"/>
                <w:kern w:val="0"/>
                <w:sz w:val="18"/>
                <w:szCs w:val="18"/>
              </w:rPr>
            </w:pPr>
            <w:ins w:id="10834" w:author="코람코 상장리츠팀" w:date="2026-10-13T15:00:00Z">
              <w:r>
                <w:rPr>
                  <w:rFonts w:ascii="Times New Roman" w:hAnsi="Times New Roman" w:cs="Times New Roman" w:eastAsia="바탕체"/>
                  <w:color w:val="000000"/>
                  <w:kern w:val="0"/>
                  <w:sz w:val="18"/>
                  <w:szCs w:val="18"/>
                </w:rPr>
                <w:t xml:space="preserve">12,000,000,000</w:t>
              </w:r>
            </w:ins>
          </w:p>
        </w:tc>
      </w:tr>
      <w:tr>
        <w:trPr>
          <w:cantSplit/>
          <w:ins w:id="10835" w:author="코람코 상장리츠팀" w:date="2026-10-13T15:00:00Z"/>
        </w:trPr>
        <w:tc>
          <w:tcPr>
            <w:tcW w:w="1100" w:type="dxa"/>
            <w:vMerge/>
            <w:vAlign w:val="center"/>
          </w:tcPr>
          <w:p>
            <w:pPr>
              <w:snapToGrid w:val="0"/>
              <w:spacing w:after="0" w:line="240" w:lineRule="auto"/>
              <w:jc w:val="center"/>
              <w:rPr>
                <w:ins w:id="10836"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10837" w:author="코람코 상장리츠팀" w:date="2026-10-13T15:00:00Z"/>
                <w:rFonts w:ascii="Times New Roman" w:hAnsi="Times New Roman" w:cs="Times New Roman" w:eastAsia="바탕체"/>
                <w:color w:val="000000"/>
                <w:kern w:val="0"/>
                <w:sz w:val="18"/>
                <w:szCs w:val="18"/>
              </w:rPr>
            </w:pPr>
            <w:ins w:id="10838" w:author="코람코 상장리츠팀" w:date="2026-10-13T15:00:00Z">
              <w:r>
                <w:rPr>
                  <w:rFonts w:ascii="Times New Roman" w:hAnsi="Times New Roman" w:cs="Times New Roman" w:eastAsia="바탕체"/>
                  <w:color w:val="000000"/>
                  <w:kern w:val="0"/>
                  <w:sz w:val="18"/>
                  <w:szCs w:val="18"/>
                </w:rPr>
                <w:t xml:space="preserve">3</w:t>
              </w:r>
            </w:ins>
          </w:p>
        </w:tc>
        <w:tc>
          <w:tcPr>
            <w:tcW w:w="2726" w:type="dxa"/>
            <w:vAlign w:val="center"/>
          </w:tcPr>
          <w:p>
            <w:pPr>
              <w:snapToGrid w:val="0"/>
              <w:spacing w:after="0" w:line="240" w:lineRule="auto"/>
              <w:jc w:val="left"/>
              <w:rPr>
                <w:ins w:id="10839" w:author="코람코 상장리츠팀" w:date="2026-10-13T15:00:00Z"/>
                <w:rFonts w:ascii="Times New Roman" w:hAnsi="Times New Roman" w:cs="Times New Roman" w:eastAsia="바탕체"/>
                <w:color w:val="000000"/>
                <w:kern w:val="0"/>
                <w:sz w:val="18"/>
                <w:szCs w:val="18"/>
              </w:rPr>
            </w:pPr>
            <w:ins w:id="10840" w:author="코람코 상장리츠팀" w:date="2026-10-13T15:00:00Z">
              <w:r>
                <w:rPr>
                  <w:rFonts w:ascii="Times New Roman" w:hAnsi="Times New Roman" w:cs="Times New Roman" w:eastAsia="바탕체"/>
                  <w:color w:val="000000"/>
                  <w:kern w:val="0"/>
                  <w:sz w:val="18"/>
                  <w:szCs w:val="18"/>
                </w:rPr>
                <w:t xml:space="preserve">주식회사 디비저축은행</w:t>
              </w:r>
            </w:ins>
          </w:p>
        </w:tc>
        <w:tc>
          <w:tcPr>
            <w:tcW w:w="1500" w:type="dxa"/>
            <w:vAlign w:val="center"/>
          </w:tcPr>
          <w:p>
            <w:pPr>
              <w:snapToGrid w:val="0"/>
              <w:spacing w:after="0" w:line="240" w:lineRule="auto"/>
              <w:jc w:val="center"/>
              <w:rPr>
                <w:ins w:id="10841" w:author="코람코 상장리츠팀" w:date="2026-10-13T15:00:00Z"/>
                <w:rFonts w:ascii="Times New Roman" w:hAnsi="Times New Roman" w:cs="Times New Roman" w:eastAsia="바탕체"/>
                <w:color w:val="000000"/>
                <w:kern w:val="0"/>
                <w:sz w:val="18"/>
                <w:szCs w:val="18"/>
              </w:rPr>
            </w:pPr>
            <w:ins w:id="10842" w:author="코람코 상장리츠팀" w:date="2026-10-13T15:00:00Z">
              <w:r>
                <w:rPr>
                  <w:rFonts w:ascii="Times New Roman" w:hAnsi="Times New Roman" w:cs="Times New Roman" w:eastAsia="바탕체"/>
                  <w:color w:val="000000"/>
                  <w:kern w:val="0"/>
                  <w:sz w:val="18"/>
                  <w:szCs w:val="18"/>
                </w:rPr>
                <w:t xml:space="preserve">110111-0135627</w:t>
              </w:r>
            </w:ins>
          </w:p>
        </w:tc>
        <w:tc>
          <w:tcPr>
            <w:tcW w:w="1600" w:type="dxa"/>
            <w:vAlign w:val="center"/>
          </w:tcPr>
          <w:p>
            <w:pPr>
              <w:snapToGrid w:val="0"/>
              <w:spacing w:after="0" w:line="240" w:lineRule="auto"/>
              <w:jc w:val="right"/>
              <w:rPr>
                <w:ins w:id="10843" w:author="코람코 상장리츠팀" w:date="2026-10-13T15:00:00Z"/>
                <w:rFonts w:ascii="Times New Roman" w:hAnsi="Times New Roman" w:cs="Times New Roman" w:eastAsia="바탕체"/>
                <w:color w:val="000000"/>
                <w:kern w:val="0"/>
                <w:sz w:val="18"/>
                <w:szCs w:val="18"/>
              </w:rPr>
            </w:pPr>
            <w:ins w:id="10844" w:author="코람코 상장리츠팀" w:date="2026-10-13T15:00:00Z">
              <w:r>
                <w:rPr>
                  <w:rFonts w:ascii="Times New Roman" w:hAnsi="Times New Roman" w:cs="Times New Roman" w:eastAsia="바탕체"/>
                  <w:color w:val="000000"/>
                  <w:kern w:val="0"/>
                  <w:sz w:val="18"/>
                  <w:szCs w:val="18"/>
                </w:rPr>
                <w:t xml:space="preserve">8,000,000,000</w:t>
              </w:r>
            </w:ins>
          </w:p>
        </w:tc>
        <w:tc>
          <w:tcPr>
            <w:tcW w:w="1600" w:type="dxa"/>
            <w:vAlign w:val="center"/>
          </w:tcPr>
          <w:p>
            <w:pPr>
              <w:snapToGrid w:val="0"/>
              <w:spacing w:after="0" w:line="240" w:lineRule="auto"/>
              <w:jc w:val="right"/>
              <w:rPr>
                <w:ins w:id="10845" w:author="코람코 상장리츠팀" w:date="2026-10-13T15:00:00Z"/>
                <w:rFonts w:ascii="Times New Roman" w:hAnsi="Times New Roman" w:cs="Times New Roman" w:eastAsia="바탕체"/>
                <w:color w:val="000000"/>
                <w:kern w:val="0"/>
                <w:sz w:val="18"/>
                <w:szCs w:val="18"/>
              </w:rPr>
            </w:pPr>
            <w:ins w:id="10846" w:author="코람코 상장리츠팀" w:date="2026-10-13T15:00:00Z">
              <w:r>
                <w:rPr>
                  <w:rFonts w:ascii="Times New Roman" w:hAnsi="Times New Roman" w:cs="Times New Roman" w:eastAsia="바탕체"/>
                  <w:color w:val="000000"/>
                  <w:kern w:val="0"/>
                  <w:sz w:val="18"/>
                  <w:szCs w:val="18"/>
                </w:rPr>
                <w:t xml:space="preserve">9,600,000,000</w:t>
              </w:r>
            </w:ins>
          </w:p>
        </w:tc>
      </w:tr>
      <w:tr>
        <w:trPr>
          <w:cantSplit/>
          <w:ins w:id="10847" w:author="코람코 상장리츠팀" w:date="2026-10-13T15:00:00Z"/>
        </w:trPr>
        <w:tc>
          <w:tcPr>
            <w:tcW w:w="5826" w:type="dxa"/>
            <w:gridSpan w:val="4"/>
            <w:vAlign w:val="center"/>
          </w:tcPr>
          <w:p>
            <w:pPr>
              <w:snapToGrid w:val="0"/>
              <w:spacing w:after="0" w:line="240" w:lineRule="auto"/>
              <w:jc w:val="center"/>
              <w:rPr>
                <w:ins w:id="10848" w:author="코람코 상장리츠팀" w:date="2026-10-13T15:00:00Z"/>
                <w:rFonts w:ascii="Times New Roman" w:hAnsi="Times New Roman" w:cs="Times New Roman" w:eastAsia="바탕체"/>
                <w:b/>
                <w:bCs/>
                <w:color w:val="000000"/>
                <w:kern w:val="0"/>
                <w:sz w:val="18"/>
                <w:szCs w:val="18"/>
              </w:rPr>
            </w:pPr>
            <w:ins w:id="10849" w:author="코람코 상장리츠팀" w:date="2026-10-13T15:00:00Z">
              <w:r>
                <w:rPr>
                  <w:rFonts w:ascii="Times New Roman" w:hAnsi="Times New Roman" w:cs="Times New Roman" w:eastAsia="바탕체"/>
                  <w:b/>
                  <w:bCs/>
                  <w:color w:val="000000"/>
                  <w:kern w:val="0"/>
                  <w:sz w:val="18"/>
                  <w:szCs w:val="18"/>
                </w:rPr>
                <w:t xml:space="preserve">Tranche B 소계 (3개사)</w:t>
              </w:r>
            </w:ins>
          </w:p>
        </w:tc>
        <w:tc>
          <w:tcPr>
            <w:tcW w:w="1600" w:type="dxa"/>
            <w:vAlign w:val="center"/>
          </w:tcPr>
          <w:p>
            <w:pPr>
              <w:snapToGrid w:val="0"/>
              <w:spacing w:after="0" w:line="240" w:lineRule="auto"/>
              <w:jc w:val="right"/>
              <w:rPr>
                <w:ins w:id="10850" w:author="코람코 상장리츠팀" w:date="2026-10-13T15:00:00Z"/>
                <w:rFonts w:ascii="Times New Roman" w:hAnsi="Times New Roman" w:cs="Times New Roman" w:eastAsia="바탕체"/>
                <w:b/>
                <w:bCs/>
                <w:color w:val="000000"/>
                <w:kern w:val="0"/>
                <w:sz w:val="18"/>
                <w:szCs w:val="18"/>
              </w:rPr>
            </w:pPr>
            <w:ins w:id="10851" w:author="코람코 상장리츠팀" w:date="2026-10-13T15:00:00Z">
              <w:r>
                <w:rPr>
                  <w:rFonts w:ascii="Times New Roman" w:hAnsi="Times New Roman" w:cs="Times New Roman" w:eastAsia="바탕체"/>
                  <w:b/>
                  <w:bCs/>
                  <w:color w:val="000000"/>
                  <w:kern w:val="0"/>
                  <w:sz w:val="18"/>
                  <w:szCs w:val="18"/>
                </w:rPr>
                <w:t xml:space="preserve">38,000,000,000</w:t>
              </w:r>
            </w:ins>
          </w:p>
        </w:tc>
        <w:tc>
          <w:tcPr>
            <w:tcW w:w="1600" w:type="dxa"/>
            <w:vAlign w:val="center"/>
          </w:tcPr>
          <w:p>
            <w:pPr>
              <w:snapToGrid w:val="0"/>
              <w:spacing w:after="0" w:line="240" w:lineRule="auto"/>
              <w:jc w:val="right"/>
              <w:rPr>
                <w:ins w:id="10852" w:author="코람코 상장리츠팀" w:date="2026-10-13T15:00:00Z"/>
                <w:rFonts w:ascii="Times New Roman" w:hAnsi="Times New Roman" w:cs="Times New Roman" w:eastAsia="바탕체"/>
                <w:b/>
                <w:bCs/>
                <w:color w:val="000000"/>
                <w:kern w:val="0"/>
                <w:sz w:val="18"/>
                <w:szCs w:val="18"/>
              </w:rPr>
            </w:pPr>
            <w:ins w:id="10853" w:author="코람코 상장리츠팀" w:date="2026-10-13T15:00:00Z">
              <w:r>
                <w:rPr>
                  <w:rFonts w:ascii="Times New Roman" w:hAnsi="Times New Roman" w:cs="Times New Roman" w:eastAsia="바탕체"/>
                  <w:b/>
                  <w:bCs/>
                  <w:color w:val="000000"/>
                  <w:kern w:val="0"/>
                  <w:sz w:val="18"/>
                  <w:szCs w:val="18"/>
                </w:rPr>
                <w:t xml:space="preserve">45,600,000,000</w:t>
              </w:r>
            </w:ins>
          </w:p>
        </w:tc>
      </w:tr>
      <w:tr>
        <w:trPr>
          <w:cantSplit/>
          <w:ins w:id="10854" w:author="코람코 상장리츠팀" w:date="2026-10-13T15:00:00Z"/>
        </w:trPr>
        <w:tc>
          <w:tcPr>
            <w:tcW w:w="5826" w:type="dxa"/>
            <w:gridSpan w:val="4"/>
            <w:vAlign w:val="center"/>
          </w:tcPr>
          <w:p>
            <w:pPr>
              <w:snapToGrid w:val="0"/>
              <w:spacing w:after="0" w:line="240" w:lineRule="auto"/>
              <w:jc w:val="center"/>
              <w:rPr>
                <w:ins w:id="10855" w:author="코람코 상장리츠팀" w:date="2026-10-13T15:00:00Z"/>
                <w:rFonts w:ascii="Times New Roman" w:hAnsi="Times New Roman" w:cs="Times New Roman" w:eastAsia="바탕체"/>
                <w:b/>
                <w:bCs/>
                <w:color w:val="000000"/>
                <w:kern w:val="0"/>
                <w:sz w:val="18"/>
                <w:szCs w:val="18"/>
              </w:rPr>
            </w:pPr>
            <w:ins w:id="10856" w:author="코람코 상장리츠팀" w:date="2026-10-13T15:00:00Z">
              <w:r>
                <w:rPr>
                  <w:rFonts w:ascii="Times New Roman" w:hAnsi="Times New Roman" w:cs="Times New Roman" w:eastAsia="바탕체"/>
                  <w:b/>
                  <w:bCs/>
                  <w:color w:val="000000"/>
                  <w:kern w:val="0"/>
                  <w:sz w:val="18"/>
                  <w:szCs w:val="18"/>
                </w:rPr>
                <w:t xml:space="preserve">합   계</w:t>
              </w:r>
            </w:ins>
          </w:p>
        </w:tc>
        <w:tc>
          <w:tcPr>
            <w:tcW w:w="1600" w:type="dxa"/>
            <w:vAlign w:val="center"/>
          </w:tcPr>
          <w:p>
            <w:pPr>
              <w:snapToGrid w:val="0"/>
              <w:spacing w:after="0" w:line="240" w:lineRule="auto"/>
              <w:jc w:val="center"/>
              <w:rPr>
                <w:ins w:id="10857" w:author="코람코 상장리츠팀" w:date="2026-10-13T15:00:00Z"/>
                <w:rFonts w:ascii="Times New Roman" w:hAnsi="Times New Roman" w:cs="Times New Roman" w:eastAsia="바탕체"/>
                <w:color w:val="000000"/>
                <w:kern w:val="0"/>
                <w:sz w:val="18"/>
                <w:szCs w:val="18"/>
              </w:rPr>
            </w:pPr>
          </w:p>
        </w:tc>
        <w:tc>
          <w:tcPr>
            <w:tcW w:w="1600" w:type="dxa"/>
            <w:vAlign w:val="center"/>
          </w:tcPr>
          <w:p>
            <w:pPr>
              <w:snapToGrid w:val="0"/>
              <w:spacing w:after="0" w:line="240" w:lineRule="auto"/>
              <w:jc w:val="right"/>
              <w:rPr>
                <w:ins w:id="10858" w:author="코람코 상장리츠팀" w:date="2026-10-13T15:00:00Z"/>
                <w:rFonts w:ascii="Times New Roman" w:hAnsi="Times New Roman" w:cs="Times New Roman" w:eastAsia="바탕체"/>
                <w:b/>
                <w:bCs/>
                <w:color w:val="000000"/>
                <w:kern w:val="0"/>
                <w:sz w:val="18"/>
                <w:szCs w:val="18"/>
              </w:rPr>
            </w:pPr>
            <w:ins w:id="10859" w:author="코람코 상장리츠팀" w:date="2026-10-13T15:00:00Z">
              <w:r>
                <w:rPr>
                  <w:rFonts w:ascii="Times New Roman" w:hAnsi="Times New Roman" w:cs="Times New Roman" w:eastAsia="바탕체"/>
                  <w:b/>
                  <w:bCs/>
                  <w:color w:val="000000"/>
                  <w:kern w:val="0"/>
                  <w:sz w:val="18"/>
                  <w:szCs w:val="18"/>
                </w:rPr>
                <w:t xml:space="preserve">239,732,586,000</w:t>
              </w:r>
            </w:ins>
          </w:p>
        </w:tc>
      </w:tr>
    </w:tbl>
    <w:p w14:paraId="00277787" w14:textId="77777777" w:rsidR="00930A79" w:rsidRPr="00526D76" w:rsidRDefault="00930A79" w:rsidP="006A29C3">
      <w:pPr>
        <w:pStyle w:val="TKNormal"/>
        <w:snapToGrid w:val="0"/>
        <w:spacing w:line="360" w:lineRule="auto" w:after="0"/>
        <w:rPr>
          <w:rFonts w:ascii="Times New Roman" w:eastAsia="바탕체" w:hAnsi="Times New Roman" w:cs="Times New Roman"/>
          <w:b/>
          <w:sz w:val="22"/>
          <w:szCs w:val="22"/>
        </w:rPr>
      </w:pPr>
    </w:p>
    <w:p w14:paraId="05212434" w14:textId="77777777" w:rsidR="00930A79" w:rsidRPr="00F15B0C" w:rsidRDefault="00930A79" w:rsidP="006A29C3">
      <w:pPr>
        <w:pStyle w:val="TKNormal"/>
        <w:snapToGrid w:val="0"/>
        <w:spacing w:line="360" w:lineRule="auto" w:after="0"/>
        <w:rPr>
          <w:rFonts w:ascii="Times New Roman" w:hAnsi="Times New Roman" w:cs="Times New Roman" w:eastAsia="바탕체"/>
          <w:b/>
          <w:color w:val="000000"/>
          <w:spacing w:val="6"/>
          <w:kern w:val="0"/>
          <w:sz w:val="22"/>
          <w:szCs w:val="22"/>
        </w:rPr>
      </w:pPr>
      <w:r>
        <w:rPr>
          <w:rFonts w:ascii="Times New Roman" w:eastAsia="바탕체" w:hAnsi="Times New Roman" w:cs="Times New Roman"/>
          <w:b/>
          <w:sz w:val="22"/>
          <w:szCs w:val="22"/>
        </w:rPr>
        <w:br w:type="page"/>
      </w:r>
      <w:r>
        <w:rPr>
          <w:rFonts w:ascii="Times New Roman" w:eastAsia="바탕체" w:hint="eastAsia" w:hAnsi="Times New Roman" w:cs="Times New Roman"/>
          <w:b/>
          <w:sz w:val="22"/>
          <w:szCs w:val="22"/>
        </w:rPr>
        <w:lastRenderedPageBreak/>
        <w:t>별첨</w:t>
      </w:r>
      <w:r>
        <w:rPr>
          <w:rFonts w:ascii="Times New Roman" w:eastAsia="바탕체" w:hint="eastAsia" w:hAnsi="Times New Roman" w:cs="Times New Roman"/>
          <w:b/>
          <w:sz w:val="22"/>
          <w:szCs w:val="22"/>
        </w:rPr>
        <w:t xml:space="preserve"> </w:t>
      </w:r>
      <w:r>
        <w:rPr>
          <w:rFonts w:ascii="Times New Roman" w:eastAsia="바탕체" w:hAnsi="Times New Roman" w:cs="Times New Roman"/>
          <w:b/>
          <w:sz w:val="22"/>
          <w:szCs w:val="22"/>
        </w:rPr>
        <w:t>2.</w:t>
      </w:r>
    </w:p>
    <w:p w14:paraId="63768E2C" w14:textId="77777777" w:rsidR="00930A79" w:rsidRPr="00F15B0C" w:rsidRDefault="00930A79" w:rsidP="006A29C3">
      <w:pPr>
        <w:pStyle w:val="TKNormal"/>
        <w:snapToGrid w:val="0"/>
        <w:spacing w:line="360" w:lineRule="auto" w:after="0"/>
        <w:jc w:val="center"/>
        <w:rPr>
          <w:rFonts w:ascii="Times New Roman" w:eastAsia="바탕체" w:hAnsi="Times New Roman" w:cs="Times New Roman"/>
          <w:b/>
          <w:color w:val="000000"/>
          <w:spacing w:val="6"/>
          <w:sz w:val="22"/>
          <w:szCs w:val="22"/>
        </w:rPr>
      </w:pPr>
      <w:bookmarkStart w:id="11" w:name="_Toc502851467"/>
      <w:bookmarkStart w:id="12" w:name="_Toc502851615"/>
      <w:bookmarkStart w:id="13" w:name="_Toc508289791"/>
      <w:bookmarkStart w:id="14" w:name="_Toc508910848"/>
      <w:bookmarkStart w:id="15" w:name="_Toc519184549"/>
      <w:bookmarkStart w:id="16" w:name="_Toc10017017"/>
    </w:p>
    <w:p w14:paraId="5639076F" w14:textId="77777777" w:rsidR="00930A79" w:rsidRPr="00F15B0C" w:rsidRDefault="00930A79" w:rsidP="006A29C3">
      <w:pPr>
        <w:pStyle w:val="TKNormal"/>
        <w:snapToGrid w:val="0"/>
        <w:spacing w:line="360" w:lineRule="auto" w:after="0"/>
        <w:jc w:val="center"/>
        <w:rPr>
          <w:rFonts w:ascii="Times New Roman" w:eastAsia="바탕체" w:hAnsi="Times New Roman" w:cs="Times New Roman"/>
          <w:b/>
          <w:color w:val="000000"/>
          <w:sz w:val="30"/>
          <w:szCs w:val="30"/>
          <w:u w:val="single"/>
        </w:rPr>
      </w:pPr>
      <w:commentRangeStart w:id="23"/>
      <w:r>
        <w:rPr>
          <w:rFonts w:ascii="Times New Roman" w:hAnsi="Times New Roman" w:cs="Times New Roman" w:eastAsia="바탕체"/>
          <w:sz w:val="30"/>
          <w:szCs w:val="30"/>
        </w:rPr>
      </w:r>
      <w:r>
        <w:rPr>
          <w:rFonts w:ascii="Times New Roman" w:eastAsia="바탕체" w:hAnsi="Times New Roman" w:hint="eastAsia" w:cs="Times New Roman"/>
          <w:b/>
          <w:color w:val="000000"/>
          <w:sz w:val="30"/>
          <w:szCs w:val="30"/>
          <w:u w:val="single"/>
        </w:rPr>
        <w:t>우선수익자들의</w:t>
      </w:r>
      <w:r>
        <w:rPr>
          <w:rFonts w:ascii="Times New Roman" w:eastAsia="바탕체" w:hAnsi="Times New Roman" w:hint="eastAsia" w:cs="Times New Roman"/>
          <w:b/>
          <w:color w:val="000000"/>
          <w:sz w:val="30"/>
          <w:szCs w:val="30"/>
          <w:u w:val="single"/>
        </w:rPr>
        <w:t xml:space="preserve"> </w:t>
      </w:r>
      <w:r>
        <w:rPr>
          <w:rFonts w:ascii="Times New Roman" w:eastAsia="바탕체" w:hAnsi="Times New Roman" w:cs="Times New Roman"/>
          <w:b/>
          <w:color w:val="000000"/>
          <w:sz w:val="30"/>
          <w:szCs w:val="30"/>
          <w:u w:val="single"/>
        </w:rPr>
        <w:t>통지처</w:t>
      </w:r>
      <w:r>
        <w:rPr>
          <w:rFonts w:ascii="Times New Roman" w:eastAsia="바탕체" w:hAnsi="Times New Roman" w:cs="Times New Roman"/>
          <w:b/>
          <w:color w:val="000000"/>
          <w:sz w:val="30"/>
          <w:szCs w:val="30"/>
          <w:u w:val="single"/>
        </w:rPr>
        <w:t xml:space="preserve"> </w:t>
      </w:r>
      <w:r>
        <w:rPr>
          <w:rFonts w:ascii="Times New Roman" w:eastAsia="바탕체" w:hAnsi="Times New Roman" w:cs="Times New Roman"/>
          <w:b/>
          <w:color w:val="000000"/>
          <w:sz w:val="30"/>
          <w:szCs w:val="30"/>
          <w:u w:val="single"/>
        </w:rPr>
        <w:t>목록</w:t>
      </w:r>
      <w:bookmarkEnd w:id="11"/>
      <w:bookmarkEnd w:id="12"/>
      <w:bookmarkEnd w:id="13"/>
      <w:bookmarkEnd w:id="14"/>
      <w:bookmarkEnd w:id="15"/>
      <w:bookmarkEnd w:id="16"/>
      <w:r>
        <w:rPr>
          <w:rFonts w:ascii="Times New Roman" w:hAnsi="Times New Roman" w:cs="Times New Roman" w:eastAsia="바탕체"/>
          <w:sz w:val="30"/>
          <w:szCs w:val="30"/>
        </w:rPr>
      </w:r>
      <w:commentRangeEnd w:id="23"/>
      <w:r>
        <w:rPr>
          <w:rStyle w:val="CommentReference"/>
          <w:rFonts w:ascii="Times New Roman" w:hAnsi="Times New Roman" w:cs="Times New Roman" w:eastAsia="바탕체"/>
          <w:sz w:val="30"/>
          <w:szCs w:val="30"/>
        </w:rPr>
        <w:commentReference w:id="23"/>
      </w:r>
    </w:p>
    <w:p w14:paraId="64DF1207" w14:textId="77777777" w:rsidR="00930A79" w:rsidRDefault="00930A79" w:rsidP="006A29C3">
      <w:pPr>
        <w:pStyle w:val="TKNormal"/>
        <w:widowControl w:val="0"/>
        <w:wordWrap w:val="0"/>
        <w:autoSpaceDE w:val="0"/>
        <w:autoSpaceDN w:val="0"/>
        <w:snapToGrid w:val="0"/>
        <w:spacing w:line="360" w:lineRule="auto" w:after="0"/>
        <w:rPr>
          <w:rFonts w:ascii="Times New Roman" w:eastAsia="바탕체" w:hAnsi="Times New Roman" w:cs="Times New Roman"/>
          <w:color w:val="000000"/>
          <w:sz w:val="22"/>
          <w:szCs w:val="22"/>
        </w:rPr>
      </w:pPr>
    </w:p>
    <w:p w14:paraId="5CC3752D" w14:textId="77777777" w:rsidR="00930A79" w:rsidRPr="00F15B0C" w:rsidRDefault="00930A79" w:rsidP="006A29C3">
      <w:pPr>
        <w:pStyle w:val="TKNormal"/>
        <w:widowControl w:val="0"/>
        <w:wordWrap w:val="0"/>
        <w:autoSpaceDE w:val="0"/>
        <w:autoSpaceDN w:val="0"/>
        <w:snapToGrid w:val="0"/>
        <w:spacing w:line="360" w:lineRule="auto" w:after="0"/>
        <w:rPr>
          <w:rFonts w:ascii="Times New Roman" w:eastAsia="바탕체" w:hAnsi="Times New Roman" w:cs="Times New Roman"/>
          <w:color w:val="000000"/>
          <w:sz w:val="22"/>
          <w:szCs w:val="22"/>
        </w:rPr>
      </w:pPr>
      <w:del w:id="10860" w:author="코람코 상장리츠팀" w:date="2026-10-13T15:00:00Z">
        <w:r>
          <w:rPr>
            <w:rFonts w:ascii="Times New Roman" w:eastAsia="바탕체" w:hint="eastAsia" w:hAnsi="Times New Roman" w:cs="Times New Roman"/>
            <w:color w:val="000000"/>
            <w:sz w:val="22"/>
            <w:szCs w:val="22"/>
            <w:highlight w:val="yellow"/>
          </w:rPr>
          <w:delText xml:space="preserve">[*]</w:delText>
        </w:r>
      </w:del>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57" w:type="dxa"/>
          <w:bottom w:w="28" w:type="dxa"/>
          <w:right w:w="57" w:type="dxa"/>
        </w:tblCellMar>
      </w:tblPr>
      <w:tblGrid>
        <w:gridCol w:w="800"/>
        <w:gridCol w:w="1500"/>
        <w:gridCol w:w="2300"/>
        <w:gridCol w:w="1000"/>
        <w:gridCol w:w="1300"/>
        <w:gridCol w:w="2126"/>
      </w:tblGrid>
      <w:tr>
        <w:trPr>
          <w:tblHeader/>
          <w:cantSplit/>
          <w:ins w:id="10861" w:author="코람코 상장리츠팀" w:date="2026-10-13T15:00:00Z"/>
        </w:trPr>
        <w:tc>
          <w:tcPr>
            <w:tcW w:w="800" w:type="dxa"/>
            <w:shd w:val="clear" w:color="auto" w:fill="F2F2F2"/>
            <w:vAlign w:val="center"/>
          </w:tcPr>
          <w:p>
            <w:pPr>
              <w:snapToGrid w:val="0"/>
              <w:spacing w:after="0" w:line="240" w:lineRule="auto"/>
              <w:jc w:val="center"/>
              <w:rPr>
                <w:ins w:id="10862" w:author="코람코 상장리츠팀" w:date="2026-10-13T15:00:00Z"/>
                <w:rFonts w:ascii="Times New Roman" w:hAnsi="Times New Roman" w:cs="Times New Roman" w:eastAsia="바탕체"/>
                <w:b/>
                <w:bCs/>
                <w:color w:val="000000"/>
                <w:kern w:val="0"/>
                <w:sz w:val="16"/>
                <w:szCs w:val="16"/>
              </w:rPr>
            </w:pPr>
            <w:ins w:id="10863" w:author="코람코 상장리츠팀" w:date="2026-10-13T15:00:00Z">
              <w:r>
                <w:rPr>
                  <w:rFonts w:ascii="Times New Roman" w:hAnsi="Times New Roman" w:cs="Times New Roman" w:eastAsia="바탕체"/>
                  <w:b/>
                  <w:bCs/>
                  <w:color w:val="000000"/>
                  <w:kern w:val="0"/>
                  <w:sz w:val="16"/>
                  <w:szCs w:val="16"/>
                </w:rPr>
                <w:t xml:space="preserve">순위</w:t>
              </w:r>
            </w:ins>
          </w:p>
        </w:tc>
        <w:tc>
          <w:tcPr>
            <w:tcW w:w="1500" w:type="dxa"/>
            <w:shd w:val="clear" w:color="auto" w:fill="F2F2F2"/>
            <w:vAlign w:val="center"/>
          </w:tcPr>
          <w:p>
            <w:pPr>
              <w:snapToGrid w:val="0"/>
              <w:spacing w:after="0" w:line="240" w:lineRule="auto"/>
              <w:jc w:val="center"/>
              <w:rPr>
                <w:ins w:id="10864" w:author="코람코 상장리츠팀" w:date="2026-10-13T15:00:00Z"/>
                <w:rFonts w:ascii="Times New Roman" w:hAnsi="Times New Roman" w:cs="Times New Roman" w:eastAsia="바탕체"/>
                <w:b/>
                <w:bCs/>
                <w:color w:val="000000"/>
                <w:kern w:val="0"/>
                <w:sz w:val="16"/>
                <w:szCs w:val="16"/>
              </w:rPr>
            </w:pPr>
            <w:ins w:id="10865" w:author="코람코 상장리츠팀" w:date="2026-10-13T15:00:00Z">
              <w:r>
                <w:rPr>
                  <w:rFonts w:ascii="Times New Roman" w:hAnsi="Times New Roman" w:cs="Times New Roman" w:eastAsia="바탕체"/>
                  <w:b/>
                  <w:bCs/>
                  <w:color w:val="000000"/>
                  <w:kern w:val="0"/>
                  <w:sz w:val="16"/>
                  <w:szCs w:val="16"/>
                </w:rPr>
                <w:t xml:space="preserve">우선수익자</w:t>
              </w:r>
            </w:ins>
          </w:p>
        </w:tc>
        <w:tc>
          <w:tcPr>
            <w:tcW w:w="2300" w:type="dxa"/>
            <w:shd w:val="clear" w:color="auto" w:fill="F2F2F2"/>
            <w:vAlign w:val="center"/>
          </w:tcPr>
          <w:p>
            <w:pPr>
              <w:snapToGrid w:val="0"/>
              <w:spacing w:after="0" w:line="240" w:lineRule="auto"/>
              <w:jc w:val="center"/>
              <w:rPr>
                <w:ins w:id="10866" w:author="코람코 상장리츠팀" w:date="2026-10-13T15:00:00Z"/>
                <w:rFonts w:ascii="Times New Roman" w:hAnsi="Times New Roman" w:cs="Times New Roman" w:eastAsia="바탕체"/>
                <w:b/>
                <w:bCs/>
                <w:color w:val="000000"/>
                <w:kern w:val="0"/>
                <w:sz w:val="16"/>
                <w:szCs w:val="16"/>
              </w:rPr>
            </w:pPr>
            <w:ins w:id="10867" w:author="코람코 상장리츠팀" w:date="2026-10-13T15:00:00Z">
              <w:r>
                <w:rPr>
                  <w:rFonts w:ascii="Times New Roman" w:hAnsi="Times New Roman" w:cs="Times New Roman" w:eastAsia="바탕체"/>
                  <w:b/>
                  <w:bCs/>
                  <w:color w:val="000000"/>
                  <w:kern w:val="0"/>
                  <w:sz w:val="16"/>
                  <w:szCs w:val="16"/>
                </w:rPr>
                <w:t xml:space="preserve">주소</w:t>
              </w:r>
            </w:ins>
          </w:p>
        </w:tc>
        <w:tc>
          <w:tcPr>
            <w:tcW w:w="1000" w:type="dxa"/>
            <w:shd w:val="clear" w:color="auto" w:fill="F2F2F2"/>
            <w:vAlign w:val="center"/>
          </w:tcPr>
          <w:p>
            <w:pPr>
              <w:snapToGrid w:val="0"/>
              <w:spacing w:after="0" w:line="240" w:lineRule="auto"/>
              <w:jc w:val="center"/>
              <w:rPr>
                <w:ins w:id="10868" w:author="코람코 상장리츠팀" w:date="2026-10-13T15:00:00Z"/>
                <w:rFonts w:ascii="Times New Roman" w:hAnsi="Times New Roman" w:cs="Times New Roman" w:eastAsia="바탕체"/>
                <w:b/>
                <w:bCs/>
                <w:color w:val="000000"/>
                <w:kern w:val="0"/>
                <w:sz w:val="16"/>
                <w:szCs w:val="16"/>
              </w:rPr>
            </w:pPr>
            <w:ins w:id="10869" w:author="코람코 상장리츠팀" w:date="2026-10-13T15:00:00Z">
              <w:r>
                <w:rPr>
                  <w:rFonts w:ascii="Times New Roman" w:hAnsi="Times New Roman" w:cs="Times New Roman" w:eastAsia="바탕체"/>
                  <w:b/>
                  <w:bCs/>
                  <w:color w:val="000000"/>
                  <w:kern w:val="0"/>
                  <w:sz w:val="16"/>
                  <w:szCs w:val="16"/>
                </w:rPr>
                <w:t xml:space="preserve">담당자</w:t>
              </w:r>
            </w:ins>
          </w:p>
        </w:tc>
        <w:tc>
          <w:tcPr>
            <w:tcW w:w="1300" w:type="dxa"/>
            <w:shd w:val="clear" w:color="auto" w:fill="F2F2F2"/>
            <w:vAlign w:val="center"/>
          </w:tcPr>
          <w:p>
            <w:pPr>
              <w:snapToGrid w:val="0"/>
              <w:spacing w:after="0" w:line="240" w:lineRule="auto"/>
              <w:jc w:val="center"/>
              <w:rPr>
                <w:ins w:id="10870" w:author="코람코 상장리츠팀" w:date="2026-10-13T15:00:00Z"/>
                <w:rFonts w:ascii="Times New Roman" w:hAnsi="Times New Roman" w:cs="Times New Roman" w:eastAsia="바탕체"/>
                <w:b/>
                <w:bCs/>
                <w:color w:val="000000"/>
                <w:kern w:val="0"/>
                <w:sz w:val="16"/>
                <w:szCs w:val="16"/>
              </w:rPr>
            </w:pPr>
            <w:ins w:id="10871" w:author="코람코 상장리츠팀" w:date="2026-10-13T15:00:00Z">
              <w:r>
                <w:rPr>
                  <w:rFonts w:ascii="Times New Roman" w:hAnsi="Times New Roman" w:cs="Times New Roman" w:eastAsia="바탕체"/>
                  <w:b/>
                  <w:bCs/>
                  <w:color w:val="000000"/>
                  <w:kern w:val="0"/>
                  <w:sz w:val="16"/>
                  <w:szCs w:val="16"/>
                </w:rPr>
                <w:t xml:space="preserve">전화 / 팩스</w:t>
              </w:r>
            </w:ins>
          </w:p>
        </w:tc>
        <w:tc>
          <w:tcPr>
            <w:tcW w:w="2126" w:type="dxa"/>
            <w:shd w:val="clear" w:color="auto" w:fill="F2F2F2"/>
            <w:vAlign w:val="center"/>
          </w:tcPr>
          <w:p>
            <w:pPr>
              <w:snapToGrid w:val="0"/>
              <w:spacing w:after="0" w:line="240" w:lineRule="auto"/>
              <w:jc w:val="center"/>
              <w:rPr>
                <w:ins w:id="10872" w:author="코람코 상장리츠팀" w:date="2026-10-13T15:00:00Z"/>
                <w:rFonts w:ascii="Times New Roman" w:hAnsi="Times New Roman" w:cs="Times New Roman" w:eastAsia="바탕체"/>
                <w:b/>
                <w:bCs/>
                <w:color w:val="000000"/>
                <w:kern w:val="0"/>
                <w:sz w:val="16"/>
                <w:szCs w:val="16"/>
              </w:rPr>
            </w:pPr>
            <w:ins w:id="10873" w:author="코람코 상장리츠팀" w:date="2026-10-13T15:00:00Z">
              <w:r>
                <w:rPr>
                  <w:rFonts w:ascii="Times New Roman" w:hAnsi="Times New Roman" w:cs="Times New Roman" w:eastAsia="바탕체"/>
                  <w:b/>
                  <w:bCs/>
                  <w:color w:val="000000"/>
                  <w:kern w:val="0"/>
                  <w:sz w:val="16"/>
                  <w:szCs w:val="16"/>
                </w:rPr>
                <w:t xml:space="preserve">전자우편</w:t>
              </w:r>
            </w:ins>
          </w:p>
        </w:tc>
      </w:tr>
      <w:tr>
        <w:trPr>
          <w:cantSplit/>
          <w:ins w:id="10874" w:author="코람코 상장리츠팀" w:date="2026-10-13T15:00:00Z"/>
        </w:trPr>
        <w:tc>
          <w:tcPr>
            <w:tcW w:w="800" w:type="dxa"/>
            <w:vAlign w:val="center"/>
          </w:tcPr>
          <w:p>
            <w:pPr>
              <w:snapToGrid w:val="0"/>
              <w:spacing w:after="0" w:line="240" w:lineRule="auto"/>
              <w:jc w:val="center"/>
              <w:rPr>
                <w:ins w:id="10875" w:author="코람코 상장리츠팀" w:date="2026-10-13T15:00:00Z"/>
                <w:rFonts w:ascii="Times New Roman" w:hAnsi="Times New Roman" w:cs="Times New Roman" w:eastAsia="바탕체"/>
                <w:color w:val="000000"/>
                <w:kern w:val="0"/>
                <w:sz w:val="16"/>
                <w:szCs w:val="16"/>
              </w:rPr>
            </w:pPr>
            <w:ins w:id="10876" w:author="코람코 상장리츠팀" w:date="2026-10-13T15:00:00Z">
              <w:r>
                <w:rPr>
                  <w:rFonts w:ascii="Times New Roman" w:hAnsi="Times New Roman" w:cs="Times New Roman" w:eastAsia="바탕체"/>
                  <w:color w:val="000000"/>
                  <w:kern w:val="0"/>
                  <w:sz w:val="16"/>
                  <w:szCs w:val="16"/>
                </w:rPr>
                <w:t xml:space="preserve">제1순위</w:t>
              </w:r>
            </w:ins>
          </w:p>
        </w:tc>
        <w:tc>
          <w:tcPr>
            <w:tcW w:w="1500" w:type="dxa"/>
            <w:vAlign w:val="center"/>
          </w:tcPr>
          <w:p>
            <w:pPr>
              <w:snapToGrid w:val="0"/>
              <w:spacing w:after="0" w:line="240" w:lineRule="auto"/>
              <w:jc w:val="left"/>
              <w:rPr>
                <w:ins w:id="10877" w:author="코람코 상장리츠팀" w:date="2026-10-13T15:00:00Z"/>
                <w:rFonts w:ascii="Times New Roman" w:hAnsi="Times New Roman" w:cs="Times New Roman" w:eastAsia="바탕체"/>
                <w:color w:val="000000"/>
                <w:kern w:val="0"/>
                <w:sz w:val="16"/>
                <w:szCs w:val="16"/>
              </w:rPr>
            </w:pPr>
            <w:ins w:id="10878" w:author="코람코 상장리츠팀" w:date="2026-10-13T15:00:00Z">
              <w:r>
                <w:rPr>
                  <w:rFonts w:ascii="Times New Roman" w:hAnsi="Times New Roman" w:cs="Times New Roman" w:eastAsia="바탕체"/>
                  <w:color w:val="000000"/>
                  <w:kern w:val="0"/>
                  <w:sz w:val="16"/>
                  <w:szCs w:val="16"/>
                </w:rPr>
                <w:t xml:space="preserve">쿠팡 주식회사</w:t>
              </w:r>
            </w:ins>
          </w:p>
        </w:tc>
        <w:tc>
          <w:tcPr>
            <w:tcW w:w="2300" w:type="dxa"/>
            <w:vAlign w:val="center"/>
          </w:tcPr>
          <w:p>
            <w:pPr>
              <w:snapToGrid w:val="0"/>
              <w:spacing w:after="0" w:line="240" w:lineRule="auto"/>
              <w:jc w:val="center"/>
              <w:rPr>
                <w:ins w:id="10879" w:author="코람코 상장리츠팀" w:date="2026-10-13T15:00:00Z"/>
                <w:rFonts w:ascii="Times New Roman" w:hAnsi="Times New Roman" w:cs="Times New Roman" w:eastAsia="바탕체"/>
                <w:color w:val="000000"/>
                <w:kern w:val="0"/>
                <w:sz w:val="16"/>
                <w:szCs w:val="16"/>
              </w:rPr>
            </w:pPr>
            <w:ins w:id="10880" w:author="코람코 상장리츠팀" w:date="2026-10-13T15:00:00Z">
              <w:r>
                <w:rPr>
                  <w:rFonts w:ascii="Times New Roman" w:hAnsi="Times New Roman" w:cs="Times New Roman" w:eastAsia="바탕체"/>
                  <w:color w:val="000000"/>
                  <w:kern w:val="0"/>
                  <w:sz w:val="16"/>
                  <w:szCs w:val="16"/>
                </w:rPr>
                <w:t xml:space="preserve">[*]</w:t>
              </w:r>
            </w:ins>
          </w:p>
        </w:tc>
        <w:tc>
          <w:tcPr>
            <w:tcW w:w="1000" w:type="dxa"/>
            <w:vAlign w:val="center"/>
          </w:tcPr>
          <w:p>
            <w:pPr>
              <w:snapToGrid w:val="0"/>
              <w:spacing w:after="0" w:line="240" w:lineRule="auto"/>
              <w:jc w:val="center"/>
              <w:rPr>
                <w:ins w:id="10881" w:author="코람코 상장리츠팀" w:date="2026-10-13T15:00:00Z"/>
                <w:rFonts w:ascii="Times New Roman" w:hAnsi="Times New Roman" w:cs="Times New Roman" w:eastAsia="바탕체"/>
                <w:color w:val="000000"/>
                <w:kern w:val="0"/>
                <w:sz w:val="16"/>
                <w:szCs w:val="16"/>
              </w:rPr>
            </w:pPr>
            <w:ins w:id="10882" w:author="코람코 상장리츠팀" w:date="2026-10-13T15:00:00Z">
              <w:r>
                <w:rPr>
                  <w:rFonts w:ascii="Times New Roman" w:hAnsi="Times New Roman" w:cs="Times New Roman" w:eastAsia="바탕체"/>
                  <w:color w:val="000000"/>
                  <w:kern w:val="0"/>
                  <w:sz w:val="16"/>
                  <w:szCs w:val="16"/>
                </w:rPr>
                <w:t xml:space="preserve">[*]</w:t>
              </w:r>
            </w:ins>
          </w:p>
        </w:tc>
        <w:tc>
          <w:tcPr>
            <w:tcW w:w="1300" w:type="dxa"/>
            <w:vAlign w:val="center"/>
          </w:tcPr>
          <w:p>
            <w:pPr>
              <w:snapToGrid w:val="0"/>
              <w:spacing w:after="0" w:line="240" w:lineRule="auto"/>
              <w:jc w:val="center"/>
              <w:rPr>
                <w:ins w:id="10883" w:author="코람코 상장리츠팀" w:date="2026-10-13T15:00:00Z"/>
                <w:rFonts w:ascii="Times New Roman" w:hAnsi="Times New Roman" w:cs="Times New Roman" w:eastAsia="바탕체"/>
                <w:color w:val="000000"/>
                <w:kern w:val="0"/>
                <w:sz w:val="16"/>
                <w:szCs w:val="16"/>
              </w:rPr>
            </w:pPr>
            <w:ins w:id="10884" w:author="코람코 상장리츠팀" w:date="2026-10-13T15:00:00Z">
              <w:r>
                <w:rPr>
                  <w:rFonts w:ascii="Times New Roman" w:hAnsi="Times New Roman" w:cs="Times New Roman" w:eastAsia="바탕체"/>
                  <w:color w:val="000000"/>
                  <w:kern w:val="0"/>
                  <w:sz w:val="16"/>
                  <w:szCs w:val="16"/>
                </w:rPr>
                <w:t xml:space="preserve">[*]</w:t>
              </w:r>
            </w:ins>
          </w:p>
        </w:tc>
        <w:tc>
          <w:tcPr>
            <w:tcW w:w="2126" w:type="dxa"/>
            <w:vAlign w:val="center"/>
          </w:tcPr>
          <w:p>
            <w:pPr>
              <w:snapToGrid w:val="0"/>
              <w:spacing w:after="0" w:line="240" w:lineRule="auto"/>
              <w:jc w:val="center"/>
              <w:rPr>
                <w:ins w:id="10885" w:author="코람코 상장리츠팀" w:date="2026-10-13T15:00:00Z"/>
                <w:rFonts w:ascii="Times New Roman" w:hAnsi="Times New Roman" w:cs="Times New Roman" w:eastAsia="바탕체"/>
                <w:color w:val="000000"/>
                <w:kern w:val="0"/>
                <w:sz w:val="16"/>
                <w:szCs w:val="16"/>
              </w:rPr>
            </w:pPr>
            <w:ins w:id="10886" w:author="코람코 상장리츠팀" w:date="2026-10-13T15:00:00Z">
              <w:r>
                <w:rPr>
                  <w:rFonts w:ascii="Times New Roman" w:hAnsi="Times New Roman" w:cs="Times New Roman" w:eastAsia="바탕체"/>
                  <w:color w:val="000000"/>
                  <w:kern w:val="0"/>
                  <w:sz w:val="16"/>
                  <w:szCs w:val="16"/>
                </w:rPr>
                <w:t xml:space="preserve">[*]</w:t>
              </w:r>
            </w:ins>
          </w:p>
        </w:tc>
      </w:tr>
      <w:tr>
        <w:trPr>
          <w:cantSplit/>
          <w:ins w:id="10887" w:author="코람코 상장리츠팀" w:date="2026-10-13T15:00:00Z"/>
        </w:trPr>
        <w:tc>
          <w:tcPr>
            <w:tcW w:w="800" w:type="dxa"/>
            <w:vMerge w:val="restart"/>
            <w:vAlign w:val="center"/>
          </w:tcPr>
          <w:p>
            <w:pPr>
              <w:snapToGrid w:val="0"/>
              <w:spacing w:after="0" w:line="240" w:lineRule="auto"/>
              <w:jc w:val="center"/>
              <w:rPr>
                <w:ins w:id="10888" w:author="코람코 상장리츠팀" w:date="2026-10-13T15:00:00Z"/>
                <w:rFonts w:ascii="Times New Roman" w:hAnsi="Times New Roman" w:cs="Times New Roman" w:eastAsia="바탕체"/>
                <w:color w:val="000000"/>
                <w:kern w:val="0"/>
                <w:sz w:val="16"/>
                <w:szCs w:val="16"/>
              </w:rPr>
            </w:pPr>
            <w:ins w:id="10889" w:author="코람코 상장리츠팀" w:date="2026-10-13T15:00:00Z">
              <w:r>
                <w:rPr>
                  <w:rFonts w:ascii="Times New Roman" w:hAnsi="Times New Roman" w:cs="Times New Roman" w:eastAsia="바탕체"/>
                  <w:color w:val="000000"/>
                  <w:kern w:val="0"/>
                  <w:sz w:val="16"/>
                  <w:szCs w:val="16"/>
                </w:rPr>
                <w:t xml:space="preserve">(공동)</w:t>
              </w:r>
            </w:ins>
          </w:p>
          <w:p>
            <w:pPr>
              <w:snapToGrid w:val="0"/>
              <w:spacing w:after="0" w:line="240" w:lineRule="auto"/>
              <w:jc w:val="center"/>
              <w:rPr>
                <w:ins w:id="10890" w:author="코람코 상장리츠팀" w:date="2026-10-13T15:00:00Z"/>
                <w:rFonts w:ascii="Times New Roman" w:hAnsi="Times New Roman" w:cs="Times New Roman" w:eastAsia="바탕체"/>
                <w:color w:val="000000"/>
                <w:kern w:val="0"/>
                <w:sz w:val="16"/>
                <w:szCs w:val="16"/>
              </w:rPr>
            </w:pPr>
            <w:ins w:id="10891" w:author="코람코 상장리츠팀" w:date="2026-10-13T15:00:00Z">
              <w:r>
                <w:rPr>
                  <w:rFonts w:ascii="Times New Roman" w:hAnsi="Times New Roman" w:cs="Times New Roman" w:eastAsia="바탕체"/>
                  <w:color w:val="000000"/>
                  <w:kern w:val="0"/>
                  <w:sz w:val="16"/>
                  <w:szCs w:val="16"/>
                </w:rPr>
                <w:t xml:space="preserve">제2순위</w:t>
              </w:r>
            </w:ins>
          </w:p>
          <w:p>
            <w:pPr>
              <w:snapToGrid w:val="0"/>
              <w:spacing w:after="0" w:line="240" w:lineRule="auto"/>
              <w:jc w:val="center"/>
              <w:rPr>
                <w:ins w:id="10892" w:author="코람코 상장리츠팀" w:date="2026-10-13T15:00:00Z"/>
                <w:rFonts w:ascii="Times New Roman" w:hAnsi="Times New Roman" w:cs="Times New Roman" w:eastAsia="바탕체"/>
                <w:color w:val="000000"/>
                <w:kern w:val="0"/>
                <w:sz w:val="16"/>
                <w:szCs w:val="16"/>
              </w:rPr>
            </w:pPr>
            <w:ins w:id="10893" w:author="코람코 상장리츠팀" w:date="2026-10-13T15:00:00Z">
              <w:r>
                <w:rPr>
                  <w:rFonts w:ascii="Times New Roman" w:hAnsi="Times New Roman" w:cs="Times New Roman" w:eastAsia="바탕체"/>
                  <w:color w:val="000000"/>
                  <w:kern w:val="0"/>
                  <w:sz w:val="16"/>
                  <w:szCs w:val="16"/>
                </w:rPr>
                <w:t xml:space="preserve">(Tranche A)</w:t>
              </w:r>
            </w:ins>
          </w:p>
        </w:tc>
        <w:tc>
          <w:tcPr>
            <w:tcW w:w="1500" w:type="dxa"/>
            <w:vAlign w:val="center"/>
          </w:tcPr>
          <w:p>
            <w:pPr>
              <w:snapToGrid w:val="0"/>
              <w:spacing w:after="0" w:line="240" w:lineRule="auto"/>
              <w:jc w:val="left"/>
              <w:rPr>
                <w:ins w:id="10894" w:author="코람코 상장리츠팀" w:date="2026-10-13T15:00:00Z"/>
                <w:rFonts w:ascii="Times New Roman" w:hAnsi="Times New Roman" w:cs="Times New Roman" w:eastAsia="바탕체"/>
                <w:color w:val="000000"/>
                <w:kern w:val="0"/>
                <w:sz w:val="16"/>
                <w:szCs w:val="16"/>
              </w:rPr>
            </w:pPr>
            <w:ins w:id="10895" w:author="코람코 상장리츠팀" w:date="2026-10-13T15:00:00Z">
              <w:r>
                <w:rPr>
                  <w:rFonts w:ascii="Times New Roman" w:hAnsi="Times New Roman" w:cs="Times New Roman" w:eastAsia="바탕체"/>
                  <w:color w:val="000000"/>
                  <w:kern w:val="0"/>
                  <w:sz w:val="16"/>
                  <w:szCs w:val="16"/>
                </w:rPr>
                <w:t xml:space="preserve">주식회사 우리은행</w:t>
              </w:r>
            </w:ins>
          </w:p>
        </w:tc>
        <w:tc>
          <w:tcPr>
            <w:tcW w:w="2300" w:type="dxa"/>
            <w:vAlign w:val="center"/>
          </w:tcPr>
          <w:p>
            <w:pPr>
              <w:snapToGrid w:val="0"/>
              <w:spacing w:after="0" w:line="240" w:lineRule="auto"/>
              <w:jc w:val="left"/>
              <w:rPr>
                <w:ins w:id="10896" w:author="코람코 상장리츠팀" w:date="2026-10-13T15:00:00Z"/>
                <w:rFonts w:ascii="Times New Roman" w:hAnsi="Times New Roman" w:cs="Times New Roman" w:eastAsia="바탕체"/>
                <w:color w:val="000000"/>
                <w:kern w:val="0"/>
                <w:sz w:val="16"/>
                <w:szCs w:val="16"/>
              </w:rPr>
            </w:pPr>
            <w:ins w:id="10897" w:author="코람코 상장리츠팀" w:date="2026-10-13T15:00:00Z">
              <w:r>
                <w:rPr>
                  <w:rFonts w:ascii="Times New Roman" w:hAnsi="Times New Roman" w:cs="Times New Roman" w:eastAsia="바탕체"/>
                  <w:color w:val="000000"/>
                  <w:kern w:val="0"/>
                  <w:sz w:val="16"/>
                  <w:szCs w:val="16"/>
                </w:rPr>
                <w:t xml:space="preserve">서울특별시 영등포구 여의대로 108, 34층(여의도동, 파크원)</w:t>
              </w:r>
            </w:ins>
          </w:p>
        </w:tc>
        <w:tc>
          <w:tcPr>
            <w:tcW w:w="1000" w:type="dxa"/>
            <w:vAlign w:val="center"/>
          </w:tcPr>
          <w:p>
            <w:pPr>
              <w:snapToGrid w:val="0"/>
              <w:spacing w:after="0" w:line="240" w:lineRule="auto"/>
              <w:jc w:val="center"/>
              <w:rPr>
                <w:ins w:id="10898" w:author="코람코 상장리츠팀" w:date="2026-10-13T15:00:00Z"/>
                <w:rFonts w:ascii="Times New Roman" w:hAnsi="Times New Roman" w:cs="Times New Roman" w:eastAsia="바탕체"/>
                <w:color w:val="000000"/>
                <w:kern w:val="0"/>
                <w:sz w:val="16"/>
                <w:szCs w:val="16"/>
              </w:rPr>
            </w:pPr>
            <w:ins w:id="10899" w:author="코람코 상장리츠팀" w:date="2026-10-13T15:00:00Z">
              <w:r>
                <w:rPr>
                  <w:rFonts w:ascii="Times New Roman" w:hAnsi="Times New Roman" w:cs="Times New Roman" w:eastAsia="바탕체"/>
                  <w:color w:val="000000"/>
                  <w:kern w:val="0"/>
                  <w:sz w:val="16"/>
                  <w:szCs w:val="16"/>
                </w:rPr>
                <w:t xml:space="preserve">이인환 과장, 홍진경 과장</w:t>
              </w:r>
            </w:ins>
          </w:p>
        </w:tc>
        <w:tc>
          <w:tcPr>
            <w:tcW w:w="1300" w:type="dxa"/>
            <w:vAlign w:val="center"/>
          </w:tcPr>
          <w:p>
            <w:pPr>
              <w:snapToGrid w:val="0"/>
              <w:spacing w:after="0" w:line="240" w:lineRule="auto"/>
              <w:jc w:val="center"/>
              <w:rPr>
                <w:ins w:id="10900" w:author="코람코 상장리츠팀" w:date="2026-10-13T15:00:00Z"/>
                <w:rFonts w:ascii="Times New Roman" w:hAnsi="Times New Roman" w:cs="Times New Roman" w:eastAsia="바탕체"/>
                <w:color w:val="000000"/>
                <w:kern w:val="0"/>
                <w:sz w:val="16"/>
                <w:szCs w:val="16"/>
              </w:rPr>
            </w:pPr>
            <w:ins w:id="10901" w:author="코람코 상장리츠팀" w:date="2026-10-13T15:00:00Z">
              <w:r>
                <w:rPr>
                  <w:rFonts w:ascii="Times New Roman" w:hAnsi="Times New Roman" w:cs="Times New Roman" w:eastAsia="바탕체"/>
                  <w:color w:val="000000"/>
                  <w:kern w:val="0"/>
                  <w:sz w:val="16"/>
                  <w:szCs w:val="16"/>
                </w:rPr>
                <w:t xml:space="preserve">02-2002-5921 / 02-2002-4567</w:t>
              </w:r>
            </w:ins>
          </w:p>
        </w:tc>
        <w:tc>
          <w:tcPr>
            <w:tcW w:w="2126" w:type="dxa"/>
            <w:vAlign w:val="center"/>
          </w:tcPr>
          <w:p>
            <w:pPr>
              <w:snapToGrid w:val="0"/>
              <w:spacing w:after="0" w:line="240" w:lineRule="auto"/>
              <w:jc w:val="left"/>
              <w:rPr>
                <w:ins w:id="10902" w:author="코람코 상장리츠팀" w:date="2026-10-13T15:00:00Z"/>
                <w:rFonts w:ascii="Times New Roman" w:hAnsi="Times New Roman" w:cs="Times New Roman" w:eastAsia="바탕체"/>
                <w:color w:val="000000"/>
                <w:kern w:val="0"/>
                <w:sz w:val="16"/>
                <w:szCs w:val="16"/>
              </w:rPr>
            </w:pPr>
            <w:ins w:id="10903" w:author="코람코 상장리츠팀" w:date="2026-10-13T15:00:00Z">
              <w:r>
                <w:rPr>
                  <w:rFonts w:ascii="Times New Roman" w:hAnsi="Times New Roman" w:cs="Times New Roman" w:eastAsia="바탕체"/>
                  <w:color w:val="000000"/>
                  <w:kern w:val="0"/>
                  <w:sz w:val="16"/>
                  <w:szCs w:val="16"/>
                </w:rPr>
                <w:t xml:space="preserve">gsk3150@wooribank.com</w:t>
              </w:r>
            </w:ins>
          </w:p>
          <w:p>
            <w:pPr>
              <w:snapToGrid w:val="0"/>
              <w:spacing w:after="0" w:line="240" w:lineRule="auto"/>
              <w:jc w:val="left"/>
              <w:rPr>
                <w:ins w:id="10904" w:author="코람코 상장리츠팀" w:date="2026-10-13T15:00:00Z"/>
                <w:rFonts w:ascii="Times New Roman" w:hAnsi="Times New Roman" w:cs="Times New Roman" w:eastAsia="바탕체"/>
                <w:color w:val="000000"/>
                <w:kern w:val="0"/>
                <w:sz w:val="16"/>
                <w:szCs w:val="16"/>
              </w:rPr>
            </w:pPr>
            <w:ins w:id="10905" w:author="코람코 상장리츠팀" w:date="2026-10-13T15:00:00Z">
              <w:r>
                <w:rPr>
                  <w:rFonts w:ascii="Times New Roman" w:hAnsi="Times New Roman" w:cs="Times New Roman" w:eastAsia="바탕체"/>
                  <w:color w:val="000000"/>
                  <w:kern w:val="0"/>
                  <w:sz w:val="16"/>
                  <w:szCs w:val="16"/>
                </w:rPr>
                <w:t xml:space="preserve">jkhong@wooribank.com</w:t>
              </w:r>
            </w:ins>
          </w:p>
        </w:tc>
      </w:tr>
      <w:tr>
        <w:trPr>
          <w:cantSplit/>
          <w:ins w:id="10906" w:author="코람코 상장리츠팀" w:date="2026-10-13T15:00:00Z"/>
        </w:trPr>
        <w:tc>
          <w:tcPr>
            <w:tcW w:w="800" w:type="dxa"/>
            <w:vMerge/>
            <w:vAlign w:val="center"/>
          </w:tcPr>
          <w:p>
            <w:pPr>
              <w:snapToGrid w:val="0"/>
              <w:spacing w:after="0" w:line="240" w:lineRule="auto"/>
              <w:jc w:val="center"/>
              <w:rPr>
                <w:ins w:id="10907" w:author="코람코 상장리츠팀" w:date="2026-10-13T15:00:00Z"/>
                <w:rFonts w:ascii="Times New Roman" w:hAnsi="Times New Roman" w:cs="Times New Roman" w:eastAsia="바탕체"/>
                <w:color w:val="000000"/>
                <w:kern w:val="0"/>
                <w:sz w:val="16"/>
                <w:szCs w:val="16"/>
              </w:rPr>
            </w:pPr>
          </w:p>
        </w:tc>
        <w:tc>
          <w:tcPr>
            <w:tcW w:w="1500" w:type="dxa"/>
            <w:vAlign w:val="center"/>
          </w:tcPr>
          <w:p>
            <w:pPr>
              <w:snapToGrid w:val="0"/>
              <w:spacing w:after="0" w:line="240" w:lineRule="auto"/>
              <w:jc w:val="left"/>
              <w:rPr>
                <w:ins w:id="10908" w:author="코람코 상장리츠팀" w:date="2026-10-13T15:00:00Z"/>
                <w:rFonts w:ascii="Times New Roman" w:hAnsi="Times New Roman" w:cs="Times New Roman" w:eastAsia="바탕체"/>
                <w:color w:val="000000"/>
                <w:kern w:val="0"/>
                <w:sz w:val="16"/>
                <w:szCs w:val="16"/>
              </w:rPr>
            </w:pPr>
            <w:ins w:id="10909" w:author="코람코 상장리츠팀" w:date="2026-10-13T15:00:00Z">
              <w:r>
                <w:rPr>
                  <w:rFonts w:ascii="Times New Roman" w:hAnsi="Times New Roman" w:cs="Times New Roman" w:eastAsia="바탕체"/>
                  <w:color w:val="000000"/>
                  <w:kern w:val="0"/>
                  <w:sz w:val="16"/>
                  <w:szCs w:val="16"/>
                </w:rPr>
                <w:t xml:space="preserve">롯데캐피탈 주식회사</w:t>
              </w:r>
            </w:ins>
          </w:p>
        </w:tc>
        <w:tc>
          <w:tcPr>
            <w:tcW w:w="2300" w:type="dxa"/>
            <w:vAlign w:val="center"/>
          </w:tcPr>
          <w:p>
            <w:pPr>
              <w:snapToGrid w:val="0"/>
              <w:spacing w:after="0" w:line="240" w:lineRule="auto"/>
              <w:jc w:val="left"/>
              <w:rPr>
                <w:ins w:id="10910" w:author="코람코 상장리츠팀" w:date="2026-10-13T15:00:00Z"/>
                <w:rFonts w:ascii="Times New Roman" w:hAnsi="Times New Roman" w:cs="Times New Roman" w:eastAsia="바탕체"/>
                <w:color w:val="000000"/>
                <w:kern w:val="0"/>
                <w:sz w:val="16"/>
                <w:szCs w:val="16"/>
              </w:rPr>
            </w:pPr>
            <w:ins w:id="10911" w:author="코람코 상장리츠팀" w:date="2026-10-13T15:00:00Z">
              <w:r>
                <w:rPr>
                  <w:rFonts w:ascii="Times New Roman" w:hAnsi="Times New Roman" w:cs="Times New Roman" w:eastAsia="바탕체"/>
                  <w:color w:val="000000"/>
                  <w:kern w:val="0"/>
                  <w:sz w:val="16"/>
                  <w:szCs w:val="16"/>
                </w:rPr>
                <w:t xml:space="preserve">서울시 강남구 테헤란로 142 ARC PLACE 9층</w:t>
              </w:r>
            </w:ins>
          </w:p>
        </w:tc>
        <w:tc>
          <w:tcPr>
            <w:tcW w:w="1000" w:type="dxa"/>
            <w:vAlign w:val="center"/>
          </w:tcPr>
          <w:p>
            <w:pPr>
              <w:snapToGrid w:val="0"/>
              <w:spacing w:after="0" w:line="240" w:lineRule="auto"/>
              <w:jc w:val="center"/>
              <w:rPr>
                <w:ins w:id="10912" w:author="코람코 상장리츠팀" w:date="2026-10-13T15:00:00Z"/>
                <w:rFonts w:ascii="Times New Roman" w:hAnsi="Times New Roman" w:cs="Times New Roman" w:eastAsia="바탕체"/>
                <w:color w:val="000000"/>
                <w:kern w:val="0"/>
                <w:sz w:val="16"/>
                <w:szCs w:val="16"/>
              </w:rPr>
            </w:pPr>
            <w:ins w:id="10913" w:author="코람코 상장리츠팀" w:date="2026-10-13T15:00:00Z">
              <w:r>
                <w:rPr>
                  <w:rFonts w:ascii="Times New Roman" w:hAnsi="Times New Roman" w:cs="Times New Roman" w:eastAsia="바탕체"/>
                  <w:color w:val="000000"/>
                  <w:kern w:val="0"/>
                  <w:sz w:val="16"/>
                  <w:szCs w:val="16"/>
                </w:rPr>
                <w:t xml:space="preserve">곽경호 책임</w:t>
              </w:r>
            </w:ins>
          </w:p>
        </w:tc>
        <w:tc>
          <w:tcPr>
            <w:tcW w:w="1300" w:type="dxa"/>
            <w:vAlign w:val="center"/>
          </w:tcPr>
          <w:p>
            <w:pPr>
              <w:snapToGrid w:val="0"/>
              <w:spacing w:after="0" w:line="240" w:lineRule="auto"/>
              <w:jc w:val="center"/>
              <w:rPr>
                <w:ins w:id="10914" w:author="코람코 상장리츠팀" w:date="2026-10-13T15:00:00Z"/>
                <w:rFonts w:ascii="Times New Roman" w:hAnsi="Times New Roman" w:cs="Times New Roman" w:eastAsia="바탕체"/>
                <w:color w:val="000000"/>
                <w:kern w:val="0"/>
                <w:sz w:val="16"/>
                <w:szCs w:val="16"/>
              </w:rPr>
            </w:pPr>
            <w:ins w:id="10915" w:author="코람코 상장리츠팀" w:date="2026-10-13T15:00:00Z">
              <w:r>
                <w:rPr>
                  <w:rFonts w:ascii="Times New Roman" w:hAnsi="Times New Roman" w:cs="Times New Roman" w:eastAsia="바탕체"/>
                  <w:color w:val="000000"/>
                  <w:kern w:val="0"/>
                  <w:sz w:val="16"/>
                  <w:szCs w:val="16"/>
                </w:rPr>
                <w:t xml:space="preserve">02-3451-0168</w:t>
              </w:r>
            </w:ins>
          </w:p>
        </w:tc>
        <w:tc>
          <w:tcPr>
            <w:tcW w:w="2126" w:type="dxa"/>
            <w:vAlign w:val="center"/>
          </w:tcPr>
          <w:p>
            <w:pPr>
              <w:snapToGrid w:val="0"/>
              <w:spacing w:after="0" w:line="240" w:lineRule="auto"/>
              <w:jc w:val="left"/>
              <w:rPr>
                <w:ins w:id="10916" w:author="코람코 상장리츠팀" w:date="2026-10-13T15:00:00Z"/>
                <w:rFonts w:ascii="Times New Roman" w:hAnsi="Times New Roman" w:cs="Times New Roman" w:eastAsia="바탕체"/>
                <w:color w:val="000000"/>
                <w:kern w:val="0"/>
                <w:sz w:val="16"/>
                <w:szCs w:val="16"/>
              </w:rPr>
            </w:pPr>
            <w:ins w:id="10917" w:author="코람코 상장리츠팀" w:date="2026-10-13T15:00:00Z">
              <w:r>
                <w:rPr>
                  <w:rFonts w:ascii="Times New Roman" w:hAnsi="Times New Roman" w:cs="Times New Roman" w:eastAsia="바탕체"/>
                  <w:color w:val="000000"/>
                  <w:kern w:val="0"/>
                  <w:sz w:val="16"/>
                  <w:szCs w:val="16"/>
                </w:rPr>
                <w:t xml:space="preserve">kyungho.kwak@lotte.net</w:t>
              </w:r>
            </w:ins>
          </w:p>
          <w:p>
            <w:pPr>
              <w:snapToGrid w:val="0"/>
              <w:spacing w:after="0" w:line="240" w:lineRule="auto"/>
              <w:jc w:val="left"/>
              <w:rPr>
                <w:ins w:id="10918" w:author="코람코 상장리츠팀" w:date="2026-10-13T15:00:00Z"/>
                <w:rFonts w:ascii="Times New Roman" w:hAnsi="Times New Roman" w:cs="Times New Roman" w:eastAsia="바탕체"/>
                <w:color w:val="000000"/>
                <w:kern w:val="0"/>
                <w:sz w:val="16"/>
                <w:szCs w:val="16"/>
              </w:rPr>
            </w:pPr>
            <w:ins w:id="10919" w:author="코람코 상장리츠팀" w:date="2026-10-13T15:00:00Z">
              <w:r>
                <w:rPr>
                  <w:rFonts w:ascii="Times New Roman" w:hAnsi="Times New Roman" w:cs="Times New Roman" w:eastAsia="바탕체"/>
                  <w:color w:val="000000"/>
                  <w:kern w:val="0"/>
                  <w:sz w:val="16"/>
                  <w:szCs w:val="16"/>
                </w:rPr>
                <w:t xml:space="preserve">lottecap_corp3@lotte.net</w:t>
              </w:r>
            </w:ins>
          </w:p>
        </w:tc>
      </w:tr>
      <w:tr>
        <w:trPr>
          <w:cantSplit/>
          <w:ins w:id="10920" w:author="코람코 상장리츠팀" w:date="2026-10-13T15:00:00Z"/>
        </w:trPr>
        <w:tc>
          <w:tcPr>
            <w:tcW w:w="800" w:type="dxa"/>
            <w:vMerge/>
            <w:vAlign w:val="center"/>
          </w:tcPr>
          <w:p>
            <w:pPr>
              <w:snapToGrid w:val="0"/>
              <w:spacing w:after="0" w:line="240" w:lineRule="auto"/>
              <w:jc w:val="center"/>
              <w:rPr>
                <w:ins w:id="10921" w:author="코람코 상장리츠팀" w:date="2026-10-13T15:00:00Z"/>
                <w:rFonts w:ascii="Times New Roman" w:hAnsi="Times New Roman" w:cs="Times New Roman" w:eastAsia="바탕체"/>
                <w:color w:val="000000"/>
                <w:kern w:val="0"/>
                <w:sz w:val="16"/>
                <w:szCs w:val="16"/>
              </w:rPr>
            </w:pPr>
          </w:p>
        </w:tc>
        <w:tc>
          <w:tcPr>
            <w:tcW w:w="1500" w:type="dxa"/>
            <w:vAlign w:val="center"/>
          </w:tcPr>
          <w:p>
            <w:pPr>
              <w:snapToGrid w:val="0"/>
              <w:spacing w:after="0" w:line="240" w:lineRule="auto"/>
              <w:jc w:val="left"/>
              <w:rPr>
                <w:ins w:id="10922" w:author="코람코 상장리츠팀" w:date="2026-10-13T15:00:00Z"/>
                <w:rFonts w:ascii="Times New Roman" w:hAnsi="Times New Roman" w:cs="Times New Roman" w:eastAsia="바탕체"/>
                <w:color w:val="000000"/>
                <w:kern w:val="0"/>
                <w:sz w:val="16"/>
                <w:szCs w:val="16"/>
              </w:rPr>
            </w:pPr>
            <w:ins w:id="10923" w:author="코람코 상장리츠팀" w:date="2026-10-13T15:00:00Z">
              <w:r>
                <w:rPr>
                  <w:rFonts w:ascii="Times New Roman" w:hAnsi="Times New Roman" w:cs="Times New Roman" w:eastAsia="바탕체"/>
                  <w:color w:val="000000"/>
                  <w:kern w:val="0"/>
                  <w:sz w:val="16"/>
                  <w:szCs w:val="16"/>
                </w:rPr>
                <w:t xml:space="preserve">주식회사 우리카드</w:t>
              </w:r>
            </w:ins>
          </w:p>
        </w:tc>
        <w:tc>
          <w:tcPr>
            <w:tcW w:w="2300" w:type="dxa"/>
            <w:vAlign w:val="center"/>
          </w:tcPr>
          <w:p>
            <w:pPr>
              <w:snapToGrid w:val="0"/>
              <w:spacing w:after="0" w:line="240" w:lineRule="auto"/>
              <w:jc w:val="left"/>
              <w:rPr>
                <w:ins w:id="10924" w:author="코람코 상장리츠팀" w:date="2026-10-13T15:00:00Z"/>
                <w:rFonts w:ascii="Times New Roman" w:hAnsi="Times New Roman" w:cs="Times New Roman" w:eastAsia="바탕체"/>
                <w:color w:val="000000"/>
                <w:kern w:val="0"/>
                <w:sz w:val="16"/>
                <w:szCs w:val="16"/>
              </w:rPr>
            </w:pPr>
            <w:ins w:id="10925" w:author="코람코 상장리츠팀" w:date="2026-10-13T15:00:00Z">
              <w:r>
                <w:rPr>
                  <w:rFonts w:ascii="Times New Roman" w:hAnsi="Times New Roman" w:cs="Times New Roman" w:eastAsia="바탕체"/>
                  <w:color w:val="000000"/>
                  <w:kern w:val="0"/>
                  <w:sz w:val="16"/>
                  <w:szCs w:val="16"/>
                </w:rPr>
                <w:t xml:space="preserve">서울특별시 종로구 종로1길50(중학동) 케이트윈타워 A동</w:t>
              </w:r>
            </w:ins>
          </w:p>
        </w:tc>
        <w:tc>
          <w:tcPr>
            <w:tcW w:w="1000" w:type="dxa"/>
            <w:vAlign w:val="center"/>
          </w:tcPr>
          <w:p>
            <w:pPr>
              <w:snapToGrid w:val="0"/>
              <w:spacing w:after="0" w:line="240" w:lineRule="auto"/>
              <w:jc w:val="center"/>
              <w:rPr>
                <w:ins w:id="10926" w:author="코람코 상장리츠팀" w:date="2026-10-13T15:00:00Z"/>
                <w:rFonts w:ascii="Times New Roman" w:hAnsi="Times New Roman" w:cs="Times New Roman" w:eastAsia="바탕체"/>
                <w:color w:val="000000"/>
                <w:kern w:val="0"/>
                <w:sz w:val="16"/>
                <w:szCs w:val="16"/>
              </w:rPr>
            </w:pPr>
            <w:ins w:id="10927" w:author="코람코 상장리츠팀" w:date="2026-10-13T15:00:00Z">
              <w:r>
                <w:rPr>
                  <w:rFonts w:ascii="Times New Roman" w:hAnsi="Times New Roman" w:cs="Times New Roman" w:eastAsia="바탕체"/>
                  <w:color w:val="000000"/>
                  <w:kern w:val="0"/>
                  <w:sz w:val="16"/>
                  <w:szCs w:val="16"/>
                </w:rPr>
                <w:t xml:space="preserve">강민구 과장</w:t>
              </w:r>
            </w:ins>
          </w:p>
        </w:tc>
        <w:tc>
          <w:tcPr>
            <w:tcW w:w="1300" w:type="dxa"/>
            <w:vAlign w:val="center"/>
          </w:tcPr>
          <w:p>
            <w:pPr>
              <w:snapToGrid w:val="0"/>
              <w:spacing w:after="0" w:line="240" w:lineRule="auto"/>
              <w:jc w:val="center"/>
              <w:rPr>
                <w:ins w:id="10928" w:author="코람코 상장리츠팀" w:date="2026-10-13T15:00:00Z"/>
                <w:rFonts w:ascii="Times New Roman" w:hAnsi="Times New Roman" w:cs="Times New Roman" w:eastAsia="바탕체"/>
                <w:color w:val="000000"/>
                <w:kern w:val="0"/>
                <w:sz w:val="16"/>
                <w:szCs w:val="16"/>
              </w:rPr>
            </w:pPr>
            <w:ins w:id="10929" w:author="코람코 상장리츠팀" w:date="2026-10-13T15:00:00Z">
              <w:r>
                <w:rPr>
                  <w:rFonts w:ascii="Times New Roman" w:hAnsi="Times New Roman" w:cs="Times New Roman" w:eastAsia="바탕체"/>
                  <w:color w:val="000000"/>
                  <w:kern w:val="0"/>
                  <w:sz w:val="16"/>
                  <w:szCs w:val="16"/>
                </w:rPr>
                <w:t xml:space="preserve">02-6968-3531</w:t>
              </w:r>
            </w:ins>
          </w:p>
          <w:p>
            <w:pPr>
              <w:snapToGrid w:val="0"/>
              <w:spacing w:after="0" w:line="240" w:lineRule="auto"/>
              <w:jc w:val="center"/>
              <w:rPr>
                <w:ins w:id="10930" w:author="코람코 상장리츠팀" w:date="2026-10-13T15:00:00Z"/>
                <w:rFonts w:ascii="Times New Roman" w:hAnsi="Times New Roman" w:cs="Times New Roman" w:eastAsia="바탕체"/>
                <w:color w:val="000000"/>
                <w:kern w:val="0"/>
                <w:sz w:val="16"/>
                <w:szCs w:val="16"/>
              </w:rPr>
            </w:pPr>
            <w:ins w:id="10931" w:author="코람코 상장리츠팀" w:date="2026-10-13T15:00:00Z">
              <w:r>
                <w:rPr>
                  <w:rFonts w:ascii="Times New Roman" w:hAnsi="Times New Roman" w:cs="Times New Roman" w:eastAsia="바탕체"/>
                  <w:color w:val="000000"/>
                  <w:kern w:val="0"/>
                  <w:sz w:val="16"/>
                  <w:szCs w:val="16"/>
                </w:rPr>
                <w:t xml:space="preserve">(F) 0505-001-8544</w:t>
              </w:r>
            </w:ins>
          </w:p>
        </w:tc>
        <w:tc>
          <w:tcPr>
            <w:tcW w:w="2126" w:type="dxa"/>
            <w:vAlign w:val="center"/>
          </w:tcPr>
          <w:p>
            <w:pPr>
              <w:snapToGrid w:val="0"/>
              <w:spacing w:after="0" w:line="240" w:lineRule="auto"/>
              <w:jc w:val="left"/>
              <w:rPr>
                <w:ins w:id="10932" w:author="코람코 상장리츠팀" w:date="2026-10-13T15:00:00Z"/>
                <w:rFonts w:ascii="Times New Roman" w:hAnsi="Times New Roman" w:cs="Times New Roman" w:eastAsia="바탕체"/>
                <w:color w:val="000000"/>
                <w:kern w:val="0"/>
                <w:sz w:val="16"/>
                <w:szCs w:val="16"/>
              </w:rPr>
            </w:pPr>
            <w:ins w:id="10933" w:author="코람코 상장리츠팀" w:date="2026-10-13T15:00:00Z">
              <w:r>
                <w:rPr>
                  <w:rFonts w:ascii="Times New Roman" w:hAnsi="Times New Roman" w:cs="Times New Roman" w:eastAsia="바탕체"/>
                  <w:color w:val="000000"/>
                  <w:kern w:val="0"/>
                  <w:sz w:val="16"/>
                  <w:szCs w:val="16"/>
                </w:rPr>
                <w:t xml:space="preserve">kangmg@wooricard.com</w:t>
              </w:r>
            </w:ins>
          </w:p>
        </w:tc>
      </w:tr>
      <w:tr>
        <w:trPr>
          <w:cantSplit/>
          <w:ins w:id="10934" w:author="코람코 상장리츠팀" w:date="2026-10-13T15:00:00Z"/>
        </w:trPr>
        <w:tc>
          <w:tcPr>
            <w:tcW w:w="800" w:type="dxa"/>
            <w:vMerge/>
            <w:vAlign w:val="center"/>
          </w:tcPr>
          <w:p>
            <w:pPr>
              <w:snapToGrid w:val="0"/>
              <w:spacing w:after="0" w:line="240" w:lineRule="auto"/>
              <w:jc w:val="center"/>
              <w:rPr>
                <w:ins w:id="10935" w:author="코람코 상장리츠팀" w:date="2026-10-13T15:00:00Z"/>
                <w:rFonts w:ascii="Times New Roman" w:hAnsi="Times New Roman" w:cs="Times New Roman" w:eastAsia="바탕체"/>
                <w:color w:val="000000"/>
                <w:kern w:val="0"/>
                <w:sz w:val="16"/>
                <w:szCs w:val="16"/>
              </w:rPr>
            </w:pPr>
          </w:p>
        </w:tc>
        <w:tc>
          <w:tcPr>
            <w:tcW w:w="1500" w:type="dxa"/>
            <w:vAlign w:val="center"/>
          </w:tcPr>
          <w:p>
            <w:pPr>
              <w:snapToGrid w:val="0"/>
              <w:spacing w:after="0" w:line="240" w:lineRule="auto"/>
              <w:jc w:val="left"/>
              <w:rPr>
                <w:ins w:id="10936" w:author="코람코 상장리츠팀" w:date="2026-10-13T15:00:00Z"/>
                <w:rFonts w:ascii="Times New Roman" w:hAnsi="Times New Roman" w:cs="Times New Roman" w:eastAsia="바탕체"/>
                <w:color w:val="000000"/>
                <w:kern w:val="0"/>
                <w:sz w:val="16"/>
                <w:szCs w:val="16"/>
              </w:rPr>
            </w:pPr>
            <w:ins w:id="10937" w:author="코람코 상장리츠팀" w:date="2026-10-13T15:00:00Z">
              <w:r>
                <w:rPr>
                  <w:rFonts w:ascii="Times New Roman" w:hAnsi="Times New Roman" w:cs="Times New Roman" w:eastAsia="바탕체"/>
                  <w:color w:val="000000"/>
                  <w:kern w:val="0"/>
                  <w:sz w:val="16"/>
                  <w:szCs w:val="16"/>
                </w:rPr>
                <w:t xml:space="preserve">수협은행</w:t>
              </w:r>
            </w:ins>
          </w:p>
        </w:tc>
        <w:tc>
          <w:tcPr>
            <w:tcW w:w="2300" w:type="dxa"/>
            <w:vAlign w:val="center"/>
          </w:tcPr>
          <w:p>
            <w:pPr>
              <w:snapToGrid w:val="0"/>
              <w:spacing w:after="0" w:line="240" w:lineRule="auto"/>
              <w:jc w:val="left"/>
              <w:rPr>
                <w:ins w:id="10938" w:author="코람코 상장리츠팀" w:date="2026-10-13T15:00:00Z"/>
                <w:rFonts w:ascii="Times New Roman" w:hAnsi="Times New Roman" w:cs="Times New Roman" w:eastAsia="바탕체"/>
                <w:color w:val="000000"/>
                <w:kern w:val="0"/>
                <w:sz w:val="16"/>
                <w:szCs w:val="16"/>
              </w:rPr>
            </w:pPr>
            <w:ins w:id="10939" w:author="코람코 상장리츠팀" w:date="2026-10-13T15:00:00Z">
              <w:r>
                <w:rPr>
                  <w:rFonts w:ascii="Times New Roman" w:hAnsi="Times New Roman" w:cs="Times New Roman" w:eastAsia="바탕체"/>
                  <w:color w:val="000000"/>
                  <w:kern w:val="0"/>
                  <w:sz w:val="16"/>
                  <w:szCs w:val="16"/>
                </w:rPr>
                <w:t xml:space="preserve">서울특별시 동작구 동작대로 43,1층 수협은행 사당역지점</w:t>
              </w:r>
            </w:ins>
          </w:p>
        </w:tc>
        <w:tc>
          <w:tcPr>
            <w:tcW w:w="1000" w:type="dxa"/>
            <w:vAlign w:val="center"/>
          </w:tcPr>
          <w:p>
            <w:pPr>
              <w:snapToGrid w:val="0"/>
              <w:spacing w:after="0" w:line="240" w:lineRule="auto"/>
              <w:jc w:val="center"/>
              <w:rPr>
                <w:ins w:id="10940" w:author="코람코 상장리츠팀" w:date="2026-10-13T15:00:00Z"/>
                <w:rFonts w:ascii="Times New Roman" w:hAnsi="Times New Roman" w:cs="Times New Roman" w:eastAsia="바탕체"/>
                <w:color w:val="000000"/>
                <w:kern w:val="0"/>
                <w:sz w:val="16"/>
                <w:szCs w:val="16"/>
              </w:rPr>
            </w:pPr>
            <w:ins w:id="10941" w:author="코람코 상장리츠팀" w:date="2026-10-13T15:00:00Z">
              <w:r>
                <w:rPr>
                  <w:rFonts w:ascii="Times New Roman" w:hAnsi="Times New Roman" w:cs="Times New Roman" w:eastAsia="바탕체"/>
                  <w:color w:val="000000"/>
                  <w:kern w:val="0"/>
                  <w:sz w:val="16"/>
                  <w:szCs w:val="16"/>
                </w:rPr>
                <w:t xml:space="preserve">이진용 대리</w:t>
              </w:r>
            </w:ins>
          </w:p>
        </w:tc>
        <w:tc>
          <w:tcPr>
            <w:tcW w:w="1300" w:type="dxa"/>
            <w:vAlign w:val="center"/>
          </w:tcPr>
          <w:p>
            <w:pPr>
              <w:snapToGrid w:val="0"/>
              <w:spacing w:after="0" w:line="240" w:lineRule="auto"/>
              <w:jc w:val="center"/>
              <w:rPr>
                <w:ins w:id="10942" w:author="코람코 상장리츠팀" w:date="2026-10-13T15:00:00Z"/>
                <w:rFonts w:ascii="Times New Roman" w:hAnsi="Times New Roman" w:cs="Times New Roman" w:eastAsia="바탕체"/>
                <w:color w:val="000000"/>
                <w:kern w:val="0"/>
                <w:sz w:val="16"/>
                <w:szCs w:val="16"/>
              </w:rPr>
            </w:pPr>
            <w:ins w:id="10943" w:author="코람코 상장리츠팀" w:date="2026-10-13T15:00:00Z">
              <w:r>
                <w:rPr>
                  <w:rFonts w:ascii="Times New Roman" w:hAnsi="Times New Roman" w:cs="Times New Roman" w:eastAsia="바탕체"/>
                  <w:color w:val="000000"/>
                  <w:kern w:val="0"/>
                  <w:sz w:val="16"/>
                  <w:szCs w:val="16"/>
                </w:rPr>
                <w:t xml:space="preserve">02-874-8781(내선:4518)</w:t>
              </w:r>
            </w:ins>
          </w:p>
          <w:p>
            <w:pPr>
              <w:snapToGrid w:val="0"/>
              <w:spacing w:after="0" w:line="240" w:lineRule="auto"/>
              <w:jc w:val="center"/>
              <w:rPr>
                <w:ins w:id="10944" w:author="코람코 상장리츠팀" w:date="2026-10-13T15:00:00Z"/>
                <w:rFonts w:ascii="Times New Roman" w:hAnsi="Times New Roman" w:cs="Times New Roman" w:eastAsia="바탕체"/>
                <w:color w:val="000000"/>
                <w:kern w:val="0"/>
                <w:sz w:val="16"/>
                <w:szCs w:val="16"/>
              </w:rPr>
            </w:pPr>
            <w:ins w:id="10945" w:author="코람코 상장리츠팀" w:date="2026-10-13T15:00:00Z">
              <w:r>
                <w:rPr>
                  <w:rFonts w:ascii="Times New Roman" w:hAnsi="Times New Roman" w:cs="Times New Roman" w:eastAsia="바탕체"/>
                  <w:color w:val="000000"/>
                  <w:kern w:val="0"/>
                  <w:sz w:val="16"/>
                  <w:szCs w:val="16"/>
                </w:rPr>
                <w:t xml:space="preserve">(F) 02-585-7745</w:t>
              </w:r>
            </w:ins>
          </w:p>
        </w:tc>
        <w:tc>
          <w:tcPr>
            <w:tcW w:w="2126" w:type="dxa"/>
            <w:vAlign w:val="center"/>
          </w:tcPr>
          <w:p>
            <w:pPr>
              <w:snapToGrid w:val="0"/>
              <w:spacing w:after="0" w:line="240" w:lineRule="auto"/>
              <w:jc w:val="left"/>
              <w:rPr>
                <w:ins w:id="10946" w:author="코람코 상장리츠팀" w:date="2026-10-13T15:00:00Z"/>
                <w:rFonts w:ascii="Times New Roman" w:hAnsi="Times New Roman" w:cs="Times New Roman" w:eastAsia="바탕체"/>
                <w:color w:val="000000"/>
                <w:kern w:val="0"/>
                <w:sz w:val="16"/>
                <w:szCs w:val="16"/>
              </w:rPr>
            </w:pPr>
            <w:ins w:id="10947" w:author="코람코 상장리츠팀" w:date="2026-10-13T15:00:00Z">
              <w:r>
                <w:rPr>
                  <w:rFonts w:ascii="Times New Roman" w:hAnsi="Times New Roman" w:cs="Times New Roman" w:eastAsia="바탕체"/>
                  <w:color w:val="000000"/>
                  <w:kern w:val="0"/>
                  <w:sz w:val="16"/>
                  <w:szCs w:val="16"/>
                </w:rPr>
                <w:t xml:space="preserve">rinyong2@suhyup-bank.com</w:t>
              </w:r>
            </w:ins>
          </w:p>
        </w:tc>
      </w:tr>
      <w:tr>
        <w:trPr>
          <w:cantSplit/>
          <w:ins w:id="10948" w:author="코람코 상장리츠팀" w:date="2026-10-13T15:00:00Z"/>
        </w:trPr>
        <w:tc>
          <w:tcPr>
            <w:tcW w:w="800" w:type="dxa"/>
            <w:vMerge/>
            <w:vAlign w:val="center"/>
          </w:tcPr>
          <w:p>
            <w:pPr>
              <w:snapToGrid w:val="0"/>
              <w:spacing w:after="0" w:line="240" w:lineRule="auto"/>
              <w:jc w:val="center"/>
              <w:rPr>
                <w:ins w:id="10949" w:author="코람코 상장리츠팀" w:date="2026-10-13T15:00:00Z"/>
                <w:rFonts w:ascii="Times New Roman" w:hAnsi="Times New Roman" w:cs="Times New Roman" w:eastAsia="바탕체"/>
                <w:color w:val="000000"/>
                <w:kern w:val="0"/>
                <w:sz w:val="16"/>
                <w:szCs w:val="16"/>
              </w:rPr>
            </w:pPr>
          </w:p>
        </w:tc>
        <w:tc>
          <w:tcPr>
            <w:tcW w:w="1500" w:type="dxa"/>
            <w:vAlign w:val="center"/>
          </w:tcPr>
          <w:p>
            <w:pPr>
              <w:snapToGrid w:val="0"/>
              <w:spacing w:after="0" w:line="240" w:lineRule="auto"/>
              <w:jc w:val="left"/>
              <w:rPr>
                <w:ins w:id="10950" w:author="코람코 상장리츠팀" w:date="2026-10-13T15:00:00Z"/>
                <w:rFonts w:ascii="Times New Roman" w:hAnsi="Times New Roman" w:cs="Times New Roman" w:eastAsia="바탕체"/>
                <w:color w:val="000000"/>
                <w:kern w:val="0"/>
                <w:sz w:val="16"/>
                <w:szCs w:val="16"/>
              </w:rPr>
            </w:pPr>
            <w:ins w:id="10951" w:author="코람코 상장리츠팀" w:date="2026-10-13T15:00:00Z">
              <w:r>
                <w:rPr>
                  <w:rFonts w:ascii="Times New Roman" w:hAnsi="Times New Roman" w:cs="Times New Roman" w:eastAsia="바탕체"/>
                  <w:color w:val="000000"/>
                  <w:kern w:val="0"/>
                  <w:sz w:val="16"/>
                  <w:szCs w:val="16"/>
                </w:rPr>
                <w:t xml:space="preserve">주식회사 에스비아이저축은행</w:t>
              </w:r>
            </w:ins>
          </w:p>
        </w:tc>
        <w:tc>
          <w:tcPr>
            <w:tcW w:w="2300" w:type="dxa"/>
            <w:vAlign w:val="center"/>
          </w:tcPr>
          <w:p>
            <w:pPr>
              <w:snapToGrid w:val="0"/>
              <w:spacing w:after="0" w:line="240" w:lineRule="auto"/>
              <w:jc w:val="left"/>
              <w:rPr>
                <w:ins w:id="10952" w:author="코람코 상장리츠팀" w:date="2026-10-13T15:00:00Z"/>
                <w:rFonts w:ascii="Times New Roman" w:hAnsi="Times New Roman" w:cs="Times New Roman" w:eastAsia="바탕체"/>
                <w:color w:val="000000"/>
                <w:kern w:val="0"/>
                <w:sz w:val="16"/>
                <w:szCs w:val="16"/>
              </w:rPr>
            </w:pPr>
            <w:ins w:id="10953" w:author="코람코 상장리츠팀" w:date="2026-10-13T15:00:00Z">
              <w:r>
                <w:rPr>
                  <w:rFonts w:ascii="Times New Roman" w:hAnsi="Times New Roman" w:cs="Times New Roman" w:eastAsia="바탕체"/>
                  <w:color w:val="000000"/>
                  <w:kern w:val="0"/>
                  <w:sz w:val="16"/>
                  <w:szCs w:val="16"/>
                </w:rPr>
                <w:t xml:space="preserve">서울시 중구 을지로 5길 26, 9층 (수하동, 미래에셋센터원빌딩 동관)</w:t>
              </w:r>
            </w:ins>
          </w:p>
        </w:tc>
        <w:tc>
          <w:tcPr>
            <w:tcW w:w="1000" w:type="dxa"/>
            <w:vAlign w:val="center"/>
          </w:tcPr>
          <w:p>
            <w:pPr>
              <w:snapToGrid w:val="0"/>
              <w:spacing w:after="0" w:line="240" w:lineRule="auto"/>
              <w:jc w:val="center"/>
              <w:rPr>
                <w:ins w:id="10954" w:author="코람코 상장리츠팀" w:date="2026-10-13T15:00:00Z"/>
                <w:rFonts w:ascii="Times New Roman" w:hAnsi="Times New Roman" w:cs="Times New Roman" w:eastAsia="바탕체"/>
                <w:color w:val="000000"/>
                <w:kern w:val="0"/>
                <w:sz w:val="16"/>
                <w:szCs w:val="16"/>
              </w:rPr>
            </w:pPr>
            <w:ins w:id="10955" w:author="코람코 상장리츠팀" w:date="2026-10-13T15:00:00Z">
              <w:r>
                <w:rPr>
                  <w:rFonts w:ascii="Times New Roman" w:hAnsi="Times New Roman" w:cs="Times New Roman" w:eastAsia="바탕체"/>
                  <w:color w:val="000000"/>
                  <w:kern w:val="0"/>
                  <w:sz w:val="16"/>
                  <w:szCs w:val="16"/>
                </w:rPr>
                <w:t xml:space="preserve">이정민 매니저</w:t>
              </w:r>
            </w:ins>
          </w:p>
        </w:tc>
        <w:tc>
          <w:tcPr>
            <w:tcW w:w="1300" w:type="dxa"/>
            <w:vAlign w:val="center"/>
          </w:tcPr>
          <w:p>
            <w:pPr>
              <w:snapToGrid w:val="0"/>
              <w:spacing w:after="0" w:line="240" w:lineRule="auto"/>
              <w:jc w:val="center"/>
              <w:rPr>
                <w:ins w:id="10956" w:author="코람코 상장리츠팀" w:date="2026-10-13T15:00:00Z"/>
                <w:rFonts w:ascii="Times New Roman" w:hAnsi="Times New Roman" w:cs="Times New Roman" w:eastAsia="바탕체"/>
                <w:color w:val="000000"/>
                <w:kern w:val="0"/>
                <w:sz w:val="16"/>
                <w:szCs w:val="16"/>
              </w:rPr>
            </w:pPr>
            <w:ins w:id="10957" w:author="코람코 상장리츠팀" w:date="2026-10-13T15:00:00Z">
              <w:r>
                <w:rPr>
                  <w:rFonts w:ascii="Times New Roman" w:hAnsi="Times New Roman" w:cs="Times New Roman" w:eastAsia="바탕체"/>
                  <w:color w:val="000000"/>
                  <w:kern w:val="0"/>
                  <w:sz w:val="16"/>
                  <w:szCs w:val="16"/>
                </w:rPr>
                <w:t xml:space="preserve">02-3416-4828</w:t>
              </w:r>
            </w:ins>
          </w:p>
          <w:p>
            <w:pPr>
              <w:snapToGrid w:val="0"/>
              <w:spacing w:after="0" w:line="240" w:lineRule="auto"/>
              <w:jc w:val="center"/>
              <w:rPr>
                <w:ins w:id="10958" w:author="코람코 상장리츠팀" w:date="2026-10-13T15:00:00Z"/>
                <w:rFonts w:ascii="Times New Roman" w:hAnsi="Times New Roman" w:cs="Times New Roman" w:eastAsia="바탕체"/>
                <w:color w:val="000000"/>
                <w:kern w:val="0"/>
                <w:sz w:val="16"/>
                <w:szCs w:val="16"/>
              </w:rPr>
            </w:pPr>
            <w:ins w:id="10959" w:author="코람코 상장리츠팀" w:date="2026-10-13T15:00:00Z">
              <w:r>
                <w:rPr>
                  <w:rFonts w:ascii="Times New Roman" w:hAnsi="Times New Roman" w:cs="Times New Roman" w:eastAsia="바탕체"/>
                  <w:color w:val="000000"/>
                  <w:kern w:val="0"/>
                  <w:sz w:val="16"/>
                  <w:szCs w:val="16"/>
                </w:rPr>
                <w:t xml:space="preserve">(F) 02-2136-0293</w:t>
              </w:r>
            </w:ins>
          </w:p>
        </w:tc>
        <w:tc>
          <w:tcPr>
            <w:tcW w:w="2126" w:type="dxa"/>
            <w:vAlign w:val="center"/>
          </w:tcPr>
          <w:p>
            <w:pPr>
              <w:snapToGrid w:val="0"/>
              <w:spacing w:after="0" w:line="240" w:lineRule="auto"/>
              <w:jc w:val="left"/>
              <w:rPr>
                <w:ins w:id="10960" w:author="코람코 상장리츠팀" w:date="2026-10-13T15:00:00Z"/>
                <w:rFonts w:ascii="Times New Roman" w:hAnsi="Times New Roman" w:cs="Times New Roman" w:eastAsia="바탕체"/>
                <w:color w:val="000000"/>
                <w:kern w:val="0"/>
                <w:sz w:val="16"/>
                <w:szCs w:val="16"/>
              </w:rPr>
            </w:pPr>
            <w:ins w:id="10961" w:author="코람코 상장리츠팀" w:date="2026-10-13T15:00:00Z">
              <w:r>
                <w:rPr>
                  <w:rFonts w:ascii="Times New Roman" w:hAnsi="Times New Roman" w:cs="Times New Roman" w:eastAsia="바탕체"/>
                  <w:color w:val="000000"/>
                  <w:kern w:val="0"/>
                  <w:sz w:val="16"/>
                  <w:szCs w:val="16"/>
                </w:rPr>
                <w:t xml:space="preserve">ljm88@sbisb.co.kr</w:t>
              </w:r>
            </w:ins>
          </w:p>
        </w:tc>
      </w:tr>
      <w:tr>
        <w:trPr>
          <w:cantSplit/>
          <w:ins w:id="10962" w:author="코람코 상장리츠팀" w:date="2026-10-13T15:00:00Z"/>
        </w:trPr>
        <w:tc>
          <w:tcPr>
            <w:tcW w:w="800" w:type="dxa"/>
            <w:vMerge/>
            <w:vAlign w:val="center"/>
          </w:tcPr>
          <w:p>
            <w:pPr>
              <w:snapToGrid w:val="0"/>
              <w:spacing w:after="0" w:line="240" w:lineRule="auto"/>
              <w:jc w:val="center"/>
              <w:rPr>
                <w:ins w:id="10963" w:author="코람코 상장리츠팀" w:date="2026-10-13T15:00:00Z"/>
                <w:rFonts w:ascii="Times New Roman" w:hAnsi="Times New Roman" w:cs="Times New Roman" w:eastAsia="바탕체"/>
                <w:color w:val="000000"/>
                <w:kern w:val="0"/>
                <w:sz w:val="16"/>
                <w:szCs w:val="16"/>
              </w:rPr>
            </w:pPr>
          </w:p>
        </w:tc>
        <w:tc>
          <w:tcPr>
            <w:tcW w:w="1500" w:type="dxa"/>
            <w:vAlign w:val="center"/>
          </w:tcPr>
          <w:p>
            <w:pPr>
              <w:snapToGrid w:val="0"/>
              <w:spacing w:after="0" w:line="240" w:lineRule="auto"/>
              <w:jc w:val="left"/>
              <w:rPr>
                <w:ins w:id="10964" w:author="코람코 상장리츠팀" w:date="2026-10-13T15:00:00Z"/>
                <w:rFonts w:ascii="Times New Roman" w:hAnsi="Times New Roman" w:cs="Times New Roman" w:eastAsia="바탕체"/>
                <w:color w:val="000000"/>
                <w:kern w:val="0"/>
                <w:sz w:val="16"/>
                <w:szCs w:val="16"/>
              </w:rPr>
            </w:pPr>
            <w:ins w:id="10965" w:author="코람코 상장리츠팀" w:date="2026-10-13T15:00:00Z">
              <w:r>
                <w:rPr>
                  <w:rFonts w:ascii="Times New Roman" w:hAnsi="Times New Roman" w:cs="Times New Roman" w:eastAsia="바탕체"/>
                  <w:color w:val="000000"/>
                  <w:kern w:val="0"/>
                  <w:sz w:val="16"/>
                  <w:szCs w:val="16"/>
                </w:rPr>
                <w:t xml:space="preserve">신용협동조합중앙회</w:t>
              </w:r>
            </w:ins>
          </w:p>
        </w:tc>
        <w:tc>
          <w:tcPr>
            <w:tcW w:w="2300" w:type="dxa"/>
            <w:vAlign w:val="center"/>
          </w:tcPr>
          <w:p>
            <w:pPr>
              <w:snapToGrid w:val="0"/>
              <w:spacing w:after="0" w:line="240" w:lineRule="auto"/>
              <w:jc w:val="left"/>
              <w:rPr>
                <w:ins w:id="10966" w:author="코람코 상장리츠팀" w:date="2026-10-13T15:00:00Z"/>
                <w:rFonts w:ascii="Times New Roman" w:hAnsi="Times New Roman" w:cs="Times New Roman" w:eastAsia="바탕체"/>
                <w:color w:val="000000"/>
                <w:kern w:val="0"/>
                <w:sz w:val="16"/>
                <w:szCs w:val="16"/>
              </w:rPr>
            </w:pPr>
            <w:ins w:id="10967" w:author="코람코 상장리츠팀" w:date="2026-10-13T15:00:00Z">
              <w:r>
                <w:rPr>
                  <w:rFonts w:ascii="Times New Roman" w:hAnsi="Times New Roman" w:cs="Times New Roman" w:eastAsia="바탕체"/>
                  <w:color w:val="000000"/>
                  <w:kern w:val="0"/>
                  <w:sz w:val="16"/>
                  <w:szCs w:val="16"/>
                </w:rPr>
                <w:t xml:space="preserve">서울특별시 중구 소월로 10 단암빌딩 14층</w:t>
              </w:r>
            </w:ins>
          </w:p>
        </w:tc>
        <w:tc>
          <w:tcPr>
            <w:tcW w:w="1000" w:type="dxa"/>
            <w:vAlign w:val="center"/>
          </w:tcPr>
          <w:p>
            <w:pPr>
              <w:snapToGrid w:val="0"/>
              <w:spacing w:after="0" w:line="240" w:lineRule="auto"/>
              <w:jc w:val="center"/>
              <w:rPr>
                <w:ins w:id="10968" w:author="코람코 상장리츠팀" w:date="2026-10-13T15:00:00Z"/>
                <w:rFonts w:ascii="Times New Roman" w:hAnsi="Times New Roman" w:cs="Times New Roman" w:eastAsia="바탕체"/>
                <w:color w:val="000000"/>
                <w:kern w:val="0"/>
                <w:sz w:val="16"/>
                <w:szCs w:val="16"/>
              </w:rPr>
            </w:pPr>
            <w:ins w:id="10969" w:author="코람코 상장리츠팀" w:date="2026-10-13T15:00:00Z">
              <w:r>
                <w:rPr>
                  <w:rFonts w:ascii="Times New Roman" w:hAnsi="Times New Roman" w:cs="Times New Roman" w:eastAsia="바탕체"/>
                  <w:color w:val="000000"/>
                  <w:kern w:val="0"/>
                  <w:sz w:val="16"/>
                  <w:szCs w:val="16"/>
                </w:rPr>
                <w:t xml:space="preserve">안소진 대리(투자관리)</w:t>
              </w:r>
            </w:ins>
          </w:p>
        </w:tc>
        <w:tc>
          <w:tcPr>
            <w:tcW w:w="1300" w:type="dxa"/>
            <w:vAlign w:val="center"/>
          </w:tcPr>
          <w:p>
            <w:pPr>
              <w:snapToGrid w:val="0"/>
              <w:spacing w:after="0" w:line="240" w:lineRule="auto"/>
              <w:jc w:val="center"/>
              <w:rPr>
                <w:ins w:id="10970" w:author="코람코 상장리츠팀" w:date="2026-10-13T15:00:00Z"/>
                <w:rFonts w:ascii="Times New Roman" w:hAnsi="Times New Roman" w:cs="Times New Roman" w:eastAsia="바탕체"/>
                <w:color w:val="000000"/>
                <w:kern w:val="0"/>
                <w:sz w:val="16"/>
                <w:szCs w:val="16"/>
              </w:rPr>
            </w:pPr>
            <w:ins w:id="10971" w:author="코람코 상장리츠팀" w:date="2026-10-13T15:00:00Z">
              <w:r>
                <w:rPr>
                  <w:rFonts w:ascii="Times New Roman" w:hAnsi="Times New Roman" w:cs="Times New Roman" w:eastAsia="바탕체"/>
                  <w:color w:val="000000"/>
                  <w:kern w:val="0"/>
                  <w:sz w:val="16"/>
                  <w:szCs w:val="16"/>
                </w:rPr>
                <w:t xml:space="preserve">02-590-5849</w:t>
              </w:r>
            </w:ins>
          </w:p>
        </w:tc>
        <w:tc>
          <w:tcPr>
            <w:tcW w:w="2126" w:type="dxa"/>
            <w:vAlign w:val="center"/>
          </w:tcPr>
          <w:p>
            <w:pPr>
              <w:snapToGrid w:val="0"/>
              <w:spacing w:after="0" w:line="240" w:lineRule="auto"/>
              <w:jc w:val="left"/>
              <w:rPr>
                <w:ins w:id="10972" w:author="코람코 상장리츠팀" w:date="2026-10-13T15:00:00Z"/>
                <w:rFonts w:ascii="Times New Roman" w:hAnsi="Times New Roman" w:cs="Times New Roman" w:eastAsia="바탕체"/>
                <w:color w:val="000000"/>
                <w:kern w:val="0"/>
                <w:sz w:val="16"/>
                <w:szCs w:val="16"/>
              </w:rPr>
            </w:pPr>
            <w:ins w:id="10973" w:author="코람코 상장리츠팀" w:date="2026-10-13T15:00:00Z">
              <w:r>
                <w:rPr>
                  <w:rFonts w:ascii="Times New Roman" w:hAnsi="Times New Roman" w:cs="Times New Roman" w:eastAsia="바탕체"/>
                  <w:color w:val="000000"/>
                  <w:kern w:val="0"/>
                  <w:sz w:val="16"/>
                  <w:szCs w:val="16"/>
                </w:rPr>
                <w:t xml:space="preserve">sjahn@cu.co.kr</w:t>
              </w:r>
            </w:ins>
          </w:p>
          <w:p>
            <w:pPr>
              <w:snapToGrid w:val="0"/>
              <w:spacing w:after="0" w:line="240" w:lineRule="auto"/>
              <w:jc w:val="left"/>
              <w:rPr>
                <w:ins w:id="10974" w:author="코람코 상장리츠팀" w:date="2026-10-13T15:00:00Z"/>
                <w:rFonts w:ascii="Times New Roman" w:hAnsi="Times New Roman" w:cs="Times New Roman" w:eastAsia="바탕체"/>
                <w:color w:val="000000"/>
                <w:kern w:val="0"/>
                <w:sz w:val="16"/>
                <w:szCs w:val="16"/>
              </w:rPr>
            </w:pPr>
            <w:ins w:id="10975" w:author="코람코 상장리츠팀" w:date="2026-10-13T15:00:00Z">
              <w:r>
                <w:rPr>
                  <w:rFonts w:ascii="Times New Roman" w:hAnsi="Times New Roman" w:cs="Times New Roman" w:eastAsia="바탕체"/>
                  <w:color w:val="000000"/>
                  <w:kern w:val="0"/>
                  <w:sz w:val="16"/>
                  <w:szCs w:val="16"/>
                </w:rPr>
                <w:t xml:space="preserve">cuf1803@cu.co.kr</w:t>
              </w:r>
            </w:ins>
          </w:p>
        </w:tc>
      </w:tr>
      <w:tr>
        <w:trPr>
          <w:cantSplit/>
          <w:ins w:id="10976" w:author="코람코 상장리츠팀" w:date="2026-10-13T15:00:00Z"/>
        </w:trPr>
        <w:tc>
          <w:tcPr>
            <w:tcW w:w="800" w:type="dxa"/>
            <w:vMerge/>
            <w:vAlign w:val="center"/>
          </w:tcPr>
          <w:p>
            <w:pPr>
              <w:snapToGrid w:val="0"/>
              <w:spacing w:after="0" w:line="240" w:lineRule="auto"/>
              <w:jc w:val="center"/>
              <w:rPr>
                <w:ins w:id="10977" w:author="코람코 상장리츠팀" w:date="2026-10-13T15:00:00Z"/>
                <w:rFonts w:ascii="Times New Roman" w:hAnsi="Times New Roman" w:cs="Times New Roman" w:eastAsia="바탕체"/>
                <w:color w:val="000000"/>
                <w:kern w:val="0"/>
                <w:sz w:val="16"/>
                <w:szCs w:val="16"/>
              </w:rPr>
            </w:pPr>
          </w:p>
        </w:tc>
        <w:tc>
          <w:tcPr>
            <w:tcW w:w="1500" w:type="dxa"/>
            <w:vAlign w:val="center"/>
          </w:tcPr>
          <w:p>
            <w:pPr>
              <w:snapToGrid w:val="0"/>
              <w:spacing w:after="0" w:line="240" w:lineRule="auto"/>
              <w:jc w:val="left"/>
              <w:rPr>
                <w:ins w:id="10978" w:author="코람코 상장리츠팀" w:date="2026-10-13T15:00:00Z"/>
                <w:rFonts w:ascii="Times New Roman" w:hAnsi="Times New Roman" w:cs="Times New Roman" w:eastAsia="바탕체"/>
                <w:color w:val="000000"/>
                <w:kern w:val="0"/>
                <w:sz w:val="16"/>
                <w:szCs w:val="16"/>
              </w:rPr>
            </w:pPr>
            <w:ins w:id="10979" w:author="코람코 상장리츠팀" w:date="2026-10-13T15:00:00Z">
              <w:r>
                <w:rPr>
                  <w:rFonts w:ascii="Times New Roman" w:hAnsi="Times New Roman" w:cs="Times New Roman" w:eastAsia="바탕체"/>
                  <w:color w:val="000000"/>
                  <w:kern w:val="0"/>
                  <w:sz w:val="16"/>
                  <w:szCs w:val="16"/>
                </w:rPr>
                <w:t xml:space="preserve">서로신용협동조합</w:t>
              </w:r>
            </w:ins>
          </w:p>
        </w:tc>
        <w:tc>
          <w:tcPr>
            <w:tcW w:w="2300" w:type="dxa"/>
            <w:vAlign w:val="center"/>
          </w:tcPr>
          <w:p>
            <w:pPr>
              <w:snapToGrid w:val="0"/>
              <w:spacing w:after="0" w:line="240" w:lineRule="auto"/>
              <w:jc w:val="left"/>
              <w:rPr>
                <w:ins w:id="10980" w:author="코람코 상장리츠팀" w:date="2026-10-13T15:00:00Z"/>
                <w:rFonts w:ascii="Times New Roman" w:hAnsi="Times New Roman" w:cs="Times New Roman" w:eastAsia="바탕체"/>
                <w:color w:val="000000"/>
                <w:kern w:val="0"/>
                <w:sz w:val="16"/>
                <w:szCs w:val="16"/>
              </w:rPr>
            </w:pPr>
            <w:ins w:id="10981" w:author="코람코 상장리츠팀" w:date="2026-10-13T15:00:00Z">
              <w:r>
                <w:rPr>
                  <w:rFonts w:ascii="Times New Roman" w:hAnsi="Times New Roman" w:cs="Times New Roman" w:eastAsia="바탕체"/>
                  <w:color w:val="000000"/>
                  <w:kern w:val="0"/>
                  <w:sz w:val="16"/>
                  <w:szCs w:val="16"/>
                </w:rPr>
                <w:t xml:space="preserve">인천광역시 서해구 가정로 288(석남동)</w:t>
              </w:r>
            </w:ins>
          </w:p>
        </w:tc>
        <w:tc>
          <w:tcPr>
            <w:tcW w:w="1000" w:type="dxa"/>
            <w:vAlign w:val="center"/>
          </w:tcPr>
          <w:p>
            <w:pPr>
              <w:snapToGrid w:val="0"/>
              <w:spacing w:after="0" w:line="240" w:lineRule="auto"/>
              <w:jc w:val="center"/>
              <w:rPr>
                <w:ins w:id="10982" w:author="코람코 상장리츠팀" w:date="2026-10-13T15:00:00Z"/>
                <w:rFonts w:ascii="Times New Roman" w:hAnsi="Times New Roman" w:cs="Times New Roman" w:eastAsia="바탕체"/>
                <w:color w:val="000000"/>
                <w:kern w:val="0"/>
                <w:sz w:val="16"/>
                <w:szCs w:val="16"/>
              </w:rPr>
            </w:pPr>
            <w:ins w:id="10983" w:author="코람코 상장리츠팀" w:date="2026-10-13T15:00:00Z">
              <w:r>
                <w:rPr>
                  <w:rFonts w:ascii="Times New Roman" w:hAnsi="Times New Roman" w:cs="Times New Roman" w:eastAsia="바탕체"/>
                  <w:color w:val="000000"/>
                  <w:kern w:val="0"/>
                  <w:sz w:val="16"/>
                  <w:szCs w:val="16"/>
                </w:rPr>
                <w:t xml:space="preserve">장성진 과장</w:t>
              </w:r>
            </w:ins>
          </w:p>
        </w:tc>
        <w:tc>
          <w:tcPr>
            <w:tcW w:w="1300" w:type="dxa"/>
            <w:vAlign w:val="center"/>
          </w:tcPr>
          <w:p>
            <w:pPr>
              <w:snapToGrid w:val="0"/>
              <w:spacing w:after="0" w:line="240" w:lineRule="auto"/>
              <w:jc w:val="center"/>
              <w:rPr>
                <w:ins w:id="10984" w:author="코람코 상장리츠팀" w:date="2026-10-13T15:00:00Z"/>
                <w:rFonts w:ascii="Times New Roman" w:hAnsi="Times New Roman" w:cs="Times New Roman" w:eastAsia="바탕체"/>
                <w:color w:val="000000"/>
                <w:kern w:val="0"/>
                <w:sz w:val="16"/>
                <w:szCs w:val="16"/>
              </w:rPr>
            </w:pPr>
            <w:ins w:id="10985" w:author="코람코 상장리츠팀" w:date="2026-10-13T15:00:00Z">
              <w:r>
                <w:rPr>
                  <w:rFonts w:ascii="Times New Roman" w:hAnsi="Times New Roman" w:cs="Times New Roman" w:eastAsia="바탕체"/>
                  <w:color w:val="000000"/>
                  <w:kern w:val="0"/>
                  <w:sz w:val="16"/>
                  <w:szCs w:val="16"/>
                </w:rPr>
                <w:t xml:space="preserve">032-574-0166</w:t>
              </w:r>
            </w:ins>
          </w:p>
        </w:tc>
        <w:tc>
          <w:tcPr>
            <w:tcW w:w="2126" w:type="dxa"/>
            <w:vAlign w:val="center"/>
          </w:tcPr>
          <w:p>
            <w:pPr>
              <w:snapToGrid w:val="0"/>
              <w:spacing w:after="0" w:line="240" w:lineRule="auto"/>
              <w:jc w:val="left"/>
              <w:rPr>
                <w:ins w:id="10986" w:author="코람코 상장리츠팀" w:date="2026-10-13T15:00:00Z"/>
                <w:rFonts w:ascii="Times New Roman" w:hAnsi="Times New Roman" w:cs="Times New Roman" w:eastAsia="바탕체"/>
                <w:color w:val="000000"/>
                <w:kern w:val="0"/>
                <w:sz w:val="16"/>
                <w:szCs w:val="16"/>
              </w:rPr>
            </w:pPr>
            <w:ins w:id="10987" w:author="코람코 상장리츠팀" w:date="2026-10-13T15:00:00Z">
              <w:r>
                <w:rPr>
                  <w:rFonts w:ascii="Times New Roman" w:hAnsi="Times New Roman" w:cs="Times New Roman" w:eastAsia="바탕체"/>
                  <w:color w:val="000000"/>
                  <w:kern w:val="0"/>
                  <w:sz w:val="16"/>
                  <w:szCs w:val="16"/>
                </w:rPr>
                <w:t xml:space="preserve">SJin87@cu.co.kr</w:t>
              </w:r>
            </w:ins>
          </w:p>
        </w:tc>
      </w:tr>
      <w:tr>
        <w:trPr>
          <w:cantSplit/>
          <w:ins w:id="10988" w:author="코람코 상장리츠팀" w:date="2026-10-13T15:00:00Z"/>
        </w:trPr>
        <w:tc>
          <w:tcPr>
            <w:tcW w:w="800" w:type="dxa"/>
            <w:vMerge/>
            <w:vAlign w:val="center"/>
          </w:tcPr>
          <w:p>
            <w:pPr>
              <w:snapToGrid w:val="0"/>
              <w:spacing w:after="0" w:line="240" w:lineRule="auto"/>
              <w:jc w:val="center"/>
              <w:rPr>
                <w:ins w:id="10989" w:author="코람코 상장리츠팀" w:date="2026-10-13T15:00:00Z"/>
                <w:rFonts w:ascii="Times New Roman" w:hAnsi="Times New Roman" w:cs="Times New Roman" w:eastAsia="바탕체"/>
                <w:color w:val="000000"/>
                <w:kern w:val="0"/>
                <w:sz w:val="16"/>
                <w:szCs w:val="16"/>
              </w:rPr>
            </w:pPr>
          </w:p>
        </w:tc>
        <w:tc>
          <w:tcPr>
            <w:tcW w:w="1500" w:type="dxa"/>
            <w:vAlign w:val="center"/>
          </w:tcPr>
          <w:p>
            <w:pPr>
              <w:snapToGrid w:val="0"/>
              <w:spacing w:after="0" w:line="240" w:lineRule="auto"/>
              <w:jc w:val="left"/>
              <w:rPr>
                <w:ins w:id="10990" w:author="코람코 상장리츠팀" w:date="2026-10-13T15:00:00Z"/>
                <w:rFonts w:ascii="Times New Roman" w:hAnsi="Times New Roman" w:cs="Times New Roman" w:eastAsia="바탕체"/>
                <w:color w:val="000000"/>
                <w:kern w:val="0"/>
                <w:sz w:val="16"/>
                <w:szCs w:val="16"/>
              </w:rPr>
            </w:pPr>
            <w:ins w:id="10991" w:author="코람코 상장리츠팀" w:date="2026-10-13T15:00:00Z">
              <w:r>
                <w:rPr>
                  <w:rFonts w:ascii="Times New Roman" w:hAnsi="Times New Roman" w:cs="Times New Roman" w:eastAsia="바탕체"/>
                  <w:color w:val="000000"/>
                  <w:kern w:val="0"/>
                  <w:sz w:val="16"/>
                  <w:szCs w:val="16"/>
                </w:rPr>
                <w:t xml:space="preserve">수지신용협동조합</w:t>
              </w:r>
            </w:ins>
          </w:p>
        </w:tc>
        <w:tc>
          <w:tcPr>
            <w:tcW w:w="2300" w:type="dxa"/>
            <w:vAlign w:val="center"/>
          </w:tcPr>
          <w:p>
            <w:pPr>
              <w:snapToGrid w:val="0"/>
              <w:spacing w:after="0" w:line="240" w:lineRule="auto"/>
              <w:jc w:val="left"/>
              <w:rPr>
                <w:ins w:id="10992" w:author="코람코 상장리츠팀" w:date="2026-10-13T15:00:00Z"/>
                <w:rFonts w:ascii="Times New Roman" w:hAnsi="Times New Roman" w:cs="Times New Roman" w:eastAsia="바탕체"/>
                <w:color w:val="000000"/>
                <w:kern w:val="0"/>
                <w:sz w:val="16"/>
                <w:szCs w:val="16"/>
              </w:rPr>
            </w:pPr>
            <w:ins w:id="10993" w:author="코람코 상장리츠팀" w:date="2026-10-13T15:00:00Z">
              <w:r>
                <w:rPr>
                  <w:rFonts w:ascii="Times New Roman" w:hAnsi="Times New Roman" w:cs="Times New Roman" w:eastAsia="바탕체"/>
                  <w:color w:val="000000"/>
                  <w:kern w:val="0"/>
                  <w:sz w:val="16"/>
                  <w:szCs w:val="16"/>
                </w:rPr>
                <w:t xml:space="preserve">경기도 용인시 수지구 문정로 7번길 8 1층</w:t>
              </w:r>
            </w:ins>
          </w:p>
        </w:tc>
        <w:tc>
          <w:tcPr>
            <w:tcW w:w="1000" w:type="dxa"/>
            <w:vAlign w:val="center"/>
          </w:tcPr>
          <w:p>
            <w:pPr>
              <w:snapToGrid w:val="0"/>
              <w:spacing w:after="0" w:line="240" w:lineRule="auto"/>
              <w:jc w:val="center"/>
              <w:rPr>
                <w:ins w:id="10994" w:author="코람코 상장리츠팀" w:date="2026-10-13T15:00:00Z"/>
                <w:rFonts w:ascii="Times New Roman" w:hAnsi="Times New Roman" w:cs="Times New Roman" w:eastAsia="바탕체"/>
                <w:color w:val="000000"/>
                <w:kern w:val="0"/>
                <w:sz w:val="16"/>
                <w:szCs w:val="16"/>
              </w:rPr>
            </w:pPr>
            <w:ins w:id="10995" w:author="코람코 상장리츠팀" w:date="2026-10-13T15:00:00Z">
              <w:r>
                <w:rPr>
                  <w:rFonts w:ascii="Times New Roman" w:hAnsi="Times New Roman" w:cs="Times New Roman" w:eastAsia="바탕체"/>
                  <w:color w:val="000000"/>
                  <w:kern w:val="0"/>
                  <w:sz w:val="16"/>
                  <w:szCs w:val="16"/>
                </w:rPr>
                <w:t xml:space="preserve">권영욱 대리</w:t>
              </w:r>
            </w:ins>
          </w:p>
        </w:tc>
        <w:tc>
          <w:tcPr>
            <w:tcW w:w="1300" w:type="dxa"/>
            <w:vAlign w:val="center"/>
          </w:tcPr>
          <w:p>
            <w:pPr>
              <w:snapToGrid w:val="0"/>
              <w:spacing w:after="0" w:line="240" w:lineRule="auto"/>
              <w:jc w:val="center"/>
              <w:rPr>
                <w:ins w:id="10996" w:author="코람코 상장리츠팀" w:date="2026-10-13T15:00:00Z"/>
                <w:rFonts w:ascii="Times New Roman" w:hAnsi="Times New Roman" w:cs="Times New Roman" w:eastAsia="바탕체"/>
                <w:color w:val="000000"/>
                <w:kern w:val="0"/>
                <w:sz w:val="16"/>
                <w:szCs w:val="16"/>
              </w:rPr>
            </w:pPr>
            <w:ins w:id="10997" w:author="코람코 상장리츠팀" w:date="2026-10-13T15:00:00Z">
              <w:r>
                <w:rPr>
                  <w:rFonts w:ascii="Times New Roman" w:hAnsi="Times New Roman" w:cs="Times New Roman" w:eastAsia="바탕체"/>
                  <w:color w:val="000000"/>
                  <w:kern w:val="0"/>
                  <w:sz w:val="16"/>
                  <w:szCs w:val="16"/>
                </w:rPr>
                <w:t xml:space="preserve">031-262-6801</w:t>
              </w:r>
            </w:ins>
          </w:p>
        </w:tc>
        <w:tc>
          <w:tcPr>
            <w:tcW w:w="2126" w:type="dxa"/>
            <w:vAlign w:val="center"/>
          </w:tcPr>
          <w:p>
            <w:pPr>
              <w:snapToGrid w:val="0"/>
              <w:spacing w:after="0" w:line="240" w:lineRule="auto"/>
              <w:jc w:val="left"/>
              <w:rPr>
                <w:ins w:id="10998" w:author="코람코 상장리츠팀" w:date="2026-10-13T15:00:00Z"/>
                <w:rFonts w:ascii="Times New Roman" w:hAnsi="Times New Roman" w:cs="Times New Roman" w:eastAsia="바탕체"/>
                <w:color w:val="000000"/>
                <w:kern w:val="0"/>
                <w:sz w:val="16"/>
                <w:szCs w:val="16"/>
              </w:rPr>
            </w:pPr>
            <w:ins w:id="10999" w:author="코람코 상장리츠팀" w:date="2026-10-13T15:00:00Z">
              <w:r>
                <w:rPr>
                  <w:rFonts w:ascii="Times New Roman" w:hAnsi="Times New Roman" w:cs="Times New Roman" w:eastAsia="바탕체"/>
                  <w:color w:val="000000"/>
                  <w:kern w:val="0"/>
                  <w:sz w:val="16"/>
                  <w:szCs w:val="16"/>
                </w:rPr>
                <w:t xml:space="preserve">suji_youngwook@naver.com</w:t>
              </w:r>
            </w:ins>
          </w:p>
        </w:tc>
      </w:tr>
      <w:tr>
        <w:trPr>
          <w:cantSplit/>
          <w:ins w:id="11000" w:author="코람코 상장리츠팀" w:date="2026-10-13T15:00:00Z"/>
        </w:trPr>
        <w:tc>
          <w:tcPr>
            <w:tcW w:w="800" w:type="dxa"/>
            <w:vMerge/>
            <w:vAlign w:val="center"/>
          </w:tcPr>
          <w:p>
            <w:pPr>
              <w:snapToGrid w:val="0"/>
              <w:spacing w:after="0" w:line="240" w:lineRule="auto"/>
              <w:jc w:val="center"/>
              <w:rPr>
                <w:ins w:id="11001" w:author="코람코 상장리츠팀" w:date="2026-10-13T15:00:00Z"/>
                <w:rFonts w:ascii="Times New Roman" w:hAnsi="Times New Roman" w:cs="Times New Roman" w:eastAsia="바탕체"/>
                <w:color w:val="000000"/>
                <w:kern w:val="0"/>
                <w:sz w:val="16"/>
                <w:szCs w:val="16"/>
              </w:rPr>
            </w:pPr>
          </w:p>
        </w:tc>
        <w:tc>
          <w:tcPr>
            <w:tcW w:w="1500" w:type="dxa"/>
            <w:vAlign w:val="center"/>
          </w:tcPr>
          <w:p>
            <w:pPr>
              <w:snapToGrid w:val="0"/>
              <w:spacing w:after="0" w:line="240" w:lineRule="auto"/>
              <w:jc w:val="left"/>
              <w:rPr>
                <w:ins w:id="11002" w:author="코람코 상장리츠팀" w:date="2026-10-13T15:00:00Z"/>
                <w:rFonts w:ascii="Times New Roman" w:hAnsi="Times New Roman" w:cs="Times New Roman" w:eastAsia="바탕체"/>
                <w:color w:val="000000"/>
                <w:kern w:val="0"/>
                <w:sz w:val="16"/>
                <w:szCs w:val="16"/>
              </w:rPr>
            </w:pPr>
            <w:ins w:id="11003" w:author="코람코 상장리츠팀" w:date="2026-10-13T15:00:00Z">
              <w:r>
                <w:rPr>
                  <w:rFonts w:ascii="Times New Roman" w:hAnsi="Times New Roman" w:cs="Times New Roman" w:eastAsia="바탕체"/>
                  <w:color w:val="000000"/>
                  <w:kern w:val="0"/>
                  <w:sz w:val="16"/>
                  <w:szCs w:val="16"/>
                </w:rPr>
                <w:t xml:space="preserve">정선신용협동조합</w:t>
              </w:r>
            </w:ins>
          </w:p>
        </w:tc>
        <w:tc>
          <w:tcPr>
            <w:tcW w:w="2300" w:type="dxa"/>
            <w:vAlign w:val="center"/>
          </w:tcPr>
          <w:p>
            <w:pPr>
              <w:snapToGrid w:val="0"/>
              <w:spacing w:after="0" w:line="240" w:lineRule="auto"/>
              <w:jc w:val="left"/>
              <w:rPr>
                <w:ins w:id="11004" w:author="코람코 상장리츠팀" w:date="2026-10-13T15:00:00Z"/>
                <w:rFonts w:ascii="Times New Roman" w:hAnsi="Times New Roman" w:cs="Times New Roman" w:eastAsia="바탕체"/>
                <w:color w:val="000000"/>
                <w:kern w:val="0"/>
                <w:sz w:val="16"/>
                <w:szCs w:val="16"/>
              </w:rPr>
            </w:pPr>
            <w:ins w:id="11005" w:author="코람코 상장리츠팀" w:date="2026-10-13T15:00:00Z">
              <w:r>
                <w:rPr>
                  <w:rFonts w:ascii="Times New Roman" w:hAnsi="Times New Roman" w:cs="Times New Roman" w:eastAsia="바탕체"/>
                  <w:color w:val="000000"/>
                  <w:kern w:val="0"/>
                  <w:sz w:val="16"/>
                  <w:szCs w:val="16"/>
                </w:rPr>
                <w:t xml:space="preserve">강원특별자치도 정선군 정선읍 봉양6길 31</w:t>
              </w:r>
            </w:ins>
          </w:p>
        </w:tc>
        <w:tc>
          <w:tcPr>
            <w:tcW w:w="1000" w:type="dxa"/>
            <w:vAlign w:val="center"/>
          </w:tcPr>
          <w:p>
            <w:pPr>
              <w:snapToGrid w:val="0"/>
              <w:spacing w:after="0" w:line="240" w:lineRule="auto"/>
              <w:jc w:val="center"/>
              <w:rPr>
                <w:ins w:id="11006" w:author="코람코 상장리츠팀" w:date="2026-10-13T15:00:00Z"/>
                <w:rFonts w:ascii="Times New Roman" w:hAnsi="Times New Roman" w:cs="Times New Roman" w:eastAsia="바탕체"/>
                <w:color w:val="000000"/>
                <w:kern w:val="0"/>
                <w:sz w:val="16"/>
                <w:szCs w:val="16"/>
              </w:rPr>
            </w:pPr>
            <w:ins w:id="11007" w:author="코람코 상장리츠팀" w:date="2026-10-13T15:00:00Z">
              <w:r>
                <w:rPr>
                  <w:rFonts w:ascii="Times New Roman" w:hAnsi="Times New Roman" w:cs="Times New Roman" w:eastAsia="바탕체"/>
                  <w:color w:val="000000"/>
                  <w:kern w:val="0"/>
                  <w:sz w:val="16"/>
                  <w:szCs w:val="16"/>
                </w:rPr>
                <w:t xml:space="preserve">장용현 주임</w:t>
              </w:r>
            </w:ins>
          </w:p>
        </w:tc>
        <w:tc>
          <w:tcPr>
            <w:tcW w:w="1300" w:type="dxa"/>
            <w:vAlign w:val="center"/>
          </w:tcPr>
          <w:p>
            <w:pPr>
              <w:snapToGrid w:val="0"/>
              <w:spacing w:after="0" w:line="240" w:lineRule="auto"/>
              <w:jc w:val="center"/>
              <w:rPr>
                <w:ins w:id="11008" w:author="코람코 상장리츠팀" w:date="2026-10-13T15:00:00Z"/>
                <w:rFonts w:ascii="Times New Roman" w:hAnsi="Times New Roman" w:cs="Times New Roman" w:eastAsia="바탕체"/>
                <w:color w:val="000000"/>
                <w:kern w:val="0"/>
                <w:sz w:val="16"/>
                <w:szCs w:val="16"/>
              </w:rPr>
            </w:pPr>
            <w:ins w:id="11009" w:author="코람코 상장리츠팀" w:date="2026-10-13T15:00:00Z">
              <w:r>
                <w:rPr>
                  <w:rFonts w:ascii="Times New Roman" w:hAnsi="Times New Roman" w:cs="Times New Roman" w:eastAsia="바탕체"/>
                  <w:color w:val="000000"/>
                  <w:kern w:val="0"/>
                  <w:sz w:val="16"/>
                  <w:szCs w:val="16"/>
                </w:rPr>
                <w:t xml:space="preserve">033-563-0760</w:t>
              </w:r>
            </w:ins>
          </w:p>
        </w:tc>
        <w:tc>
          <w:tcPr>
            <w:tcW w:w="2126" w:type="dxa"/>
            <w:vAlign w:val="center"/>
          </w:tcPr>
          <w:p>
            <w:pPr>
              <w:snapToGrid w:val="0"/>
              <w:spacing w:after="0" w:line="240" w:lineRule="auto"/>
              <w:jc w:val="left"/>
              <w:rPr>
                <w:ins w:id="11010" w:author="코람코 상장리츠팀" w:date="2026-10-13T15:00:00Z"/>
                <w:rFonts w:ascii="Times New Roman" w:hAnsi="Times New Roman" w:cs="Times New Roman" w:eastAsia="바탕체"/>
                <w:color w:val="000000"/>
                <w:kern w:val="0"/>
                <w:sz w:val="16"/>
                <w:szCs w:val="16"/>
              </w:rPr>
            </w:pPr>
            <w:ins w:id="11011" w:author="코람코 상장리츠팀" w:date="2026-10-13T15:00:00Z">
              <w:r>
                <w:rPr>
                  <w:rFonts w:ascii="Times New Roman" w:hAnsi="Times New Roman" w:cs="Times New Roman" w:eastAsia="바탕체"/>
                  <w:color w:val="000000"/>
                  <w:kern w:val="0"/>
                  <w:sz w:val="16"/>
                  <w:szCs w:val="16"/>
                </w:rPr>
                <w:t xml:space="preserve">cu04008@cu.co.kr</w:t>
              </w:r>
            </w:ins>
          </w:p>
        </w:tc>
      </w:tr>
      <w:tr>
        <w:trPr>
          <w:cantSplit/>
          <w:ins w:id="11012" w:author="코람코 상장리츠팀" w:date="2026-10-13T15:00:00Z"/>
        </w:trPr>
        <w:tc>
          <w:tcPr>
            <w:tcW w:w="800" w:type="dxa"/>
            <w:vMerge/>
            <w:vAlign w:val="center"/>
          </w:tcPr>
          <w:p>
            <w:pPr>
              <w:snapToGrid w:val="0"/>
              <w:spacing w:after="0" w:line="240" w:lineRule="auto"/>
              <w:jc w:val="center"/>
              <w:rPr>
                <w:ins w:id="11013" w:author="코람코 상장리츠팀" w:date="2026-10-13T15:00:00Z"/>
                <w:rFonts w:ascii="Times New Roman" w:hAnsi="Times New Roman" w:cs="Times New Roman" w:eastAsia="바탕체"/>
                <w:color w:val="000000"/>
                <w:kern w:val="0"/>
                <w:sz w:val="16"/>
                <w:szCs w:val="16"/>
              </w:rPr>
            </w:pPr>
          </w:p>
        </w:tc>
        <w:tc>
          <w:tcPr>
            <w:tcW w:w="1500" w:type="dxa"/>
            <w:vAlign w:val="center"/>
          </w:tcPr>
          <w:p>
            <w:pPr>
              <w:snapToGrid w:val="0"/>
              <w:spacing w:after="0" w:line="240" w:lineRule="auto"/>
              <w:jc w:val="left"/>
              <w:rPr>
                <w:ins w:id="11014" w:author="코람코 상장리츠팀" w:date="2026-10-13T15:00:00Z"/>
                <w:rFonts w:ascii="Times New Roman" w:hAnsi="Times New Roman" w:cs="Times New Roman" w:eastAsia="바탕체"/>
                <w:color w:val="000000"/>
                <w:kern w:val="0"/>
                <w:sz w:val="16"/>
                <w:szCs w:val="16"/>
              </w:rPr>
            </w:pPr>
            <w:ins w:id="11015" w:author="코람코 상장리츠팀" w:date="2026-10-13T15:00:00Z">
              <w:r>
                <w:rPr>
                  <w:rFonts w:ascii="Times New Roman" w:hAnsi="Times New Roman" w:cs="Times New Roman" w:eastAsia="바탕체"/>
                  <w:color w:val="000000"/>
                  <w:kern w:val="0"/>
                  <w:sz w:val="16"/>
                  <w:szCs w:val="16"/>
                </w:rPr>
                <w:t xml:space="preserve">연희신용협동조합</w:t>
              </w:r>
            </w:ins>
          </w:p>
        </w:tc>
        <w:tc>
          <w:tcPr>
            <w:tcW w:w="2300" w:type="dxa"/>
            <w:vAlign w:val="center"/>
          </w:tcPr>
          <w:p>
            <w:pPr>
              <w:snapToGrid w:val="0"/>
              <w:spacing w:after="0" w:line="240" w:lineRule="auto"/>
              <w:jc w:val="left"/>
              <w:rPr>
                <w:ins w:id="11016" w:author="코람코 상장리츠팀" w:date="2026-10-13T15:00:00Z"/>
                <w:rFonts w:ascii="Times New Roman" w:hAnsi="Times New Roman" w:cs="Times New Roman" w:eastAsia="바탕체"/>
                <w:color w:val="000000"/>
                <w:kern w:val="0"/>
                <w:sz w:val="16"/>
                <w:szCs w:val="16"/>
              </w:rPr>
            </w:pPr>
            <w:ins w:id="11017" w:author="코람코 상장리츠팀" w:date="2026-10-13T15:00:00Z">
              <w:r>
                <w:rPr>
                  <w:rFonts w:ascii="Times New Roman" w:hAnsi="Times New Roman" w:cs="Times New Roman" w:eastAsia="바탕체"/>
                  <w:color w:val="000000"/>
                  <w:kern w:val="0"/>
                  <w:sz w:val="16"/>
                  <w:szCs w:val="16"/>
                </w:rPr>
                <w:t xml:space="preserve">서울특별시 서대문구 연희로 64-22</w:t>
              </w:r>
            </w:ins>
          </w:p>
        </w:tc>
        <w:tc>
          <w:tcPr>
            <w:tcW w:w="1000" w:type="dxa"/>
            <w:vAlign w:val="center"/>
          </w:tcPr>
          <w:p>
            <w:pPr>
              <w:snapToGrid w:val="0"/>
              <w:spacing w:after="0" w:line="240" w:lineRule="auto"/>
              <w:jc w:val="center"/>
              <w:rPr>
                <w:ins w:id="11018" w:author="코람코 상장리츠팀" w:date="2026-10-13T15:00:00Z"/>
                <w:rFonts w:ascii="Times New Roman" w:hAnsi="Times New Roman" w:cs="Times New Roman" w:eastAsia="바탕체"/>
                <w:color w:val="000000"/>
                <w:kern w:val="0"/>
                <w:sz w:val="16"/>
                <w:szCs w:val="16"/>
              </w:rPr>
            </w:pPr>
            <w:ins w:id="11019" w:author="코람코 상장리츠팀" w:date="2026-10-13T15:00:00Z">
              <w:r>
                <w:rPr>
                  <w:rFonts w:ascii="Times New Roman" w:hAnsi="Times New Roman" w:cs="Times New Roman" w:eastAsia="바탕체"/>
                  <w:color w:val="000000"/>
                  <w:kern w:val="0"/>
                  <w:sz w:val="16"/>
                  <w:szCs w:val="16"/>
                </w:rPr>
                <w:t xml:space="preserve">양주성 과장, 박준희 대리</w:t>
              </w:r>
            </w:ins>
          </w:p>
        </w:tc>
        <w:tc>
          <w:tcPr>
            <w:tcW w:w="1300" w:type="dxa"/>
            <w:vAlign w:val="center"/>
          </w:tcPr>
          <w:p>
            <w:pPr>
              <w:snapToGrid w:val="0"/>
              <w:spacing w:after="0" w:line="240" w:lineRule="auto"/>
              <w:jc w:val="center"/>
              <w:rPr>
                <w:ins w:id="11020" w:author="코람코 상장리츠팀" w:date="2026-10-13T15:00:00Z"/>
                <w:rFonts w:ascii="Times New Roman" w:hAnsi="Times New Roman" w:cs="Times New Roman" w:eastAsia="바탕체"/>
                <w:color w:val="000000"/>
                <w:kern w:val="0"/>
                <w:sz w:val="16"/>
                <w:szCs w:val="16"/>
              </w:rPr>
            </w:pPr>
            <w:ins w:id="11021" w:author="코람코 상장리츠팀" w:date="2026-10-13T15:00:00Z">
              <w:r>
                <w:rPr>
                  <w:rFonts w:ascii="Times New Roman" w:hAnsi="Times New Roman" w:cs="Times New Roman" w:eastAsia="바탕체"/>
                  <w:color w:val="000000"/>
                  <w:kern w:val="0"/>
                  <w:sz w:val="16"/>
                  <w:szCs w:val="16"/>
                </w:rPr>
                <w:t xml:space="preserve">02-323-2636</w:t>
              </w:r>
            </w:ins>
          </w:p>
        </w:tc>
        <w:tc>
          <w:tcPr>
            <w:tcW w:w="2126" w:type="dxa"/>
            <w:vAlign w:val="center"/>
          </w:tcPr>
          <w:p>
            <w:pPr>
              <w:snapToGrid w:val="0"/>
              <w:spacing w:after="0" w:line="240" w:lineRule="auto"/>
              <w:jc w:val="left"/>
              <w:rPr>
                <w:ins w:id="11022" w:author="코람코 상장리츠팀" w:date="2026-10-13T15:00:00Z"/>
                <w:rFonts w:ascii="Times New Roman" w:hAnsi="Times New Roman" w:cs="Times New Roman" w:eastAsia="바탕체"/>
                <w:color w:val="000000"/>
                <w:kern w:val="0"/>
                <w:sz w:val="16"/>
                <w:szCs w:val="16"/>
              </w:rPr>
            </w:pPr>
            <w:ins w:id="11023" w:author="코람코 상장리츠팀" w:date="2026-10-13T15:00:00Z">
              <w:r>
                <w:rPr>
                  <w:rFonts w:ascii="Times New Roman" w:hAnsi="Times New Roman" w:cs="Times New Roman" w:eastAsia="바탕체"/>
                  <w:color w:val="000000"/>
                  <w:kern w:val="0"/>
                  <w:sz w:val="16"/>
                  <w:szCs w:val="16"/>
                </w:rPr>
                <w:t xml:space="preserve">cu01221@cu.co.kr</w:t>
              </w:r>
            </w:ins>
          </w:p>
        </w:tc>
      </w:tr>
      <w:tr>
        <w:trPr>
          <w:cantSplit/>
          <w:ins w:id="11024" w:author="코람코 상장리츠팀" w:date="2026-10-13T15:00:00Z"/>
        </w:trPr>
        <w:tc>
          <w:tcPr>
            <w:tcW w:w="800" w:type="dxa"/>
            <w:vMerge/>
            <w:vAlign w:val="center"/>
          </w:tcPr>
          <w:p>
            <w:pPr>
              <w:snapToGrid w:val="0"/>
              <w:spacing w:after="0" w:line="240" w:lineRule="auto"/>
              <w:jc w:val="center"/>
              <w:rPr>
                <w:ins w:id="11025" w:author="코람코 상장리츠팀" w:date="2026-10-13T15:00:00Z"/>
                <w:rFonts w:ascii="Times New Roman" w:hAnsi="Times New Roman" w:cs="Times New Roman" w:eastAsia="바탕체"/>
                <w:color w:val="000000"/>
                <w:kern w:val="0"/>
                <w:sz w:val="16"/>
                <w:szCs w:val="16"/>
              </w:rPr>
            </w:pPr>
          </w:p>
        </w:tc>
        <w:tc>
          <w:tcPr>
            <w:tcW w:w="1500" w:type="dxa"/>
            <w:vAlign w:val="center"/>
          </w:tcPr>
          <w:p>
            <w:pPr>
              <w:snapToGrid w:val="0"/>
              <w:spacing w:after="0" w:line="240" w:lineRule="auto"/>
              <w:jc w:val="left"/>
              <w:rPr>
                <w:ins w:id="11026" w:author="코람코 상장리츠팀" w:date="2026-10-13T15:00:00Z"/>
                <w:rFonts w:ascii="Times New Roman" w:hAnsi="Times New Roman" w:cs="Times New Roman" w:eastAsia="바탕체"/>
                <w:color w:val="000000"/>
                <w:kern w:val="0"/>
                <w:sz w:val="16"/>
                <w:szCs w:val="16"/>
              </w:rPr>
            </w:pPr>
            <w:ins w:id="11027" w:author="코람코 상장리츠팀" w:date="2026-10-13T15:00:00Z">
              <w:r>
                <w:rPr>
                  <w:rFonts w:ascii="Times New Roman" w:hAnsi="Times New Roman" w:cs="Times New Roman" w:eastAsia="바탕체"/>
                  <w:color w:val="000000"/>
                  <w:kern w:val="0"/>
                  <w:sz w:val="16"/>
                  <w:szCs w:val="16"/>
                </w:rPr>
                <w:t xml:space="preserve">금모래신용협동조합</w:t>
              </w:r>
            </w:ins>
          </w:p>
        </w:tc>
        <w:tc>
          <w:tcPr>
            <w:tcW w:w="2300" w:type="dxa"/>
            <w:vAlign w:val="center"/>
          </w:tcPr>
          <w:p>
            <w:pPr>
              <w:snapToGrid w:val="0"/>
              <w:spacing w:after="0" w:line="240" w:lineRule="auto"/>
              <w:jc w:val="left"/>
              <w:rPr>
                <w:ins w:id="11028" w:author="코람코 상장리츠팀" w:date="2026-10-13T15:00:00Z"/>
                <w:rFonts w:ascii="Times New Roman" w:hAnsi="Times New Roman" w:cs="Times New Roman" w:eastAsia="바탕체"/>
                <w:color w:val="000000"/>
                <w:kern w:val="0"/>
                <w:sz w:val="16"/>
                <w:szCs w:val="16"/>
              </w:rPr>
            </w:pPr>
            <w:ins w:id="11029" w:author="코람코 상장리츠팀" w:date="2026-10-13T15:00:00Z">
              <w:r>
                <w:rPr>
                  <w:rFonts w:ascii="Times New Roman" w:hAnsi="Times New Roman" w:cs="Times New Roman" w:eastAsia="바탕체"/>
                  <w:color w:val="000000"/>
                  <w:kern w:val="0"/>
                  <w:sz w:val="16"/>
                  <w:szCs w:val="16"/>
                </w:rPr>
                <w:t xml:space="preserve">서울시 서대문구 가재울미래로 11 (남가좌동)</w:t>
              </w:r>
            </w:ins>
          </w:p>
        </w:tc>
        <w:tc>
          <w:tcPr>
            <w:tcW w:w="1000" w:type="dxa"/>
            <w:vAlign w:val="center"/>
          </w:tcPr>
          <w:p>
            <w:pPr>
              <w:snapToGrid w:val="0"/>
              <w:spacing w:after="0" w:line="240" w:lineRule="auto"/>
              <w:jc w:val="center"/>
              <w:rPr>
                <w:ins w:id="11030" w:author="코람코 상장리츠팀" w:date="2026-10-13T15:00:00Z"/>
                <w:rFonts w:ascii="Times New Roman" w:hAnsi="Times New Roman" w:cs="Times New Roman" w:eastAsia="바탕체"/>
                <w:color w:val="000000"/>
                <w:kern w:val="0"/>
                <w:sz w:val="16"/>
                <w:szCs w:val="16"/>
              </w:rPr>
            </w:pPr>
            <w:ins w:id="11031" w:author="코람코 상장리츠팀" w:date="2026-10-13T15:00:00Z">
              <w:r>
                <w:rPr>
                  <w:rFonts w:ascii="Times New Roman" w:hAnsi="Times New Roman" w:cs="Times New Roman" w:eastAsia="바탕체"/>
                  <w:color w:val="000000"/>
                  <w:kern w:val="0"/>
                  <w:sz w:val="16"/>
                  <w:szCs w:val="16"/>
                </w:rPr>
                <w:t xml:space="preserve">정덕호 주임</w:t>
              </w:r>
            </w:ins>
          </w:p>
        </w:tc>
        <w:tc>
          <w:tcPr>
            <w:tcW w:w="1300" w:type="dxa"/>
            <w:vAlign w:val="center"/>
          </w:tcPr>
          <w:p>
            <w:pPr>
              <w:snapToGrid w:val="0"/>
              <w:spacing w:after="0" w:line="240" w:lineRule="auto"/>
              <w:jc w:val="center"/>
              <w:rPr>
                <w:ins w:id="11032" w:author="코람코 상장리츠팀" w:date="2026-10-13T15:00:00Z"/>
                <w:rFonts w:ascii="Times New Roman" w:hAnsi="Times New Roman" w:cs="Times New Roman" w:eastAsia="바탕체"/>
                <w:color w:val="000000"/>
                <w:kern w:val="0"/>
                <w:sz w:val="16"/>
                <w:szCs w:val="16"/>
              </w:rPr>
            </w:pPr>
            <w:ins w:id="11033" w:author="코람코 상장리츠팀" w:date="2026-10-13T15:00:00Z">
              <w:r>
                <w:rPr>
                  <w:rFonts w:ascii="Times New Roman" w:hAnsi="Times New Roman" w:cs="Times New Roman" w:eastAsia="바탕체"/>
                  <w:color w:val="000000"/>
                  <w:kern w:val="0"/>
                  <w:sz w:val="16"/>
                  <w:szCs w:val="16"/>
                </w:rPr>
                <w:t xml:space="preserve">02-376-2036</w:t>
              </w:r>
            </w:ins>
          </w:p>
        </w:tc>
        <w:tc>
          <w:tcPr>
            <w:tcW w:w="2126" w:type="dxa"/>
            <w:vAlign w:val="center"/>
          </w:tcPr>
          <w:p>
            <w:pPr>
              <w:snapToGrid w:val="0"/>
              <w:spacing w:after="0" w:line="240" w:lineRule="auto"/>
              <w:jc w:val="left"/>
              <w:rPr>
                <w:ins w:id="11034" w:author="코람코 상장리츠팀" w:date="2026-10-13T15:00:00Z"/>
                <w:rFonts w:ascii="Times New Roman" w:hAnsi="Times New Roman" w:cs="Times New Roman" w:eastAsia="바탕체"/>
                <w:color w:val="000000"/>
                <w:kern w:val="0"/>
                <w:sz w:val="16"/>
                <w:szCs w:val="16"/>
              </w:rPr>
            </w:pPr>
            <w:ins w:id="11035" w:author="코람코 상장리츠팀" w:date="2026-10-13T15:00:00Z">
              <w:r>
                <w:rPr>
                  <w:rFonts w:ascii="Times New Roman" w:hAnsi="Times New Roman" w:cs="Times New Roman" w:eastAsia="바탕체"/>
                  <w:color w:val="000000"/>
                  <w:kern w:val="0"/>
                  <w:sz w:val="16"/>
                  <w:szCs w:val="16"/>
                </w:rPr>
                <w:t xml:space="preserve">jeong0576@cu.co.kr</w:t>
              </w:r>
            </w:ins>
          </w:p>
        </w:tc>
      </w:tr>
      <w:tr>
        <w:trPr>
          <w:cantSplit/>
          <w:ins w:id="11036" w:author="코람코 상장리츠팀" w:date="2026-10-13T15:00:00Z"/>
        </w:trPr>
        <w:tc>
          <w:tcPr>
            <w:tcW w:w="800" w:type="dxa"/>
            <w:vMerge/>
            <w:vAlign w:val="center"/>
          </w:tcPr>
          <w:p>
            <w:pPr>
              <w:snapToGrid w:val="0"/>
              <w:spacing w:after="0" w:line="240" w:lineRule="auto"/>
              <w:jc w:val="center"/>
              <w:rPr>
                <w:ins w:id="11037" w:author="코람코 상장리츠팀" w:date="2026-10-13T15:00:00Z"/>
                <w:rFonts w:ascii="Times New Roman" w:hAnsi="Times New Roman" w:cs="Times New Roman" w:eastAsia="바탕체"/>
                <w:color w:val="000000"/>
                <w:kern w:val="0"/>
                <w:sz w:val="16"/>
                <w:szCs w:val="16"/>
              </w:rPr>
            </w:pPr>
          </w:p>
        </w:tc>
        <w:tc>
          <w:tcPr>
            <w:tcW w:w="1500" w:type="dxa"/>
            <w:vAlign w:val="center"/>
          </w:tcPr>
          <w:p>
            <w:pPr>
              <w:snapToGrid w:val="0"/>
              <w:spacing w:after="0" w:line="240" w:lineRule="auto"/>
              <w:jc w:val="left"/>
              <w:rPr>
                <w:ins w:id="11038" w:author="코람코 상장리츠팀" w:date="2026-10-13T15:00:00Z"/>
                <w:rFonts w:ascii="Times New Roman" w:hAnsi="Times New Roman" w:cs="Times New Roman" w:eastAsia="바탕체"/>
                <w:color w:val="000000"/>
                <w:kern w:val="0"/>
                <w:sz w:val="16"/>
                <w:szCs w:val="16"/>
              </w:rPr>
            </w:pPr>
            <w:ins w:id="11039" w:author="코람코 상장리츠팀" w:date="2026-10-13T15:00:00Z">
              <w:r>
                <w:rPr>
                  <w:rFonts w:ascii="Times New Roman" w:hAnsi="Times New Roman" w:cs="Times New Roman" w:eastAsia="바탕체"/>
                  <w:color w:val="000000"/>
                  <w:kern w:val="0"/>
                  <w:sz w:val="16"/>
                  <w:szCs w:val="16"/>
                </w:rPr>
                <w:t xml:space="preserve">남인천신용협동조합</w:t>
              </w:r>
            </w:ins>
          </w:p>
        </w:tc>
        <w:tc>
          <w:tcPr>
            <w:tcW w:w="2300" w:type="dxa"/>
            <w:vAlign w:val="center"/>
          </w:tcPr>
          <w:p>
            <w:pPr>
              <w:snapToGrid w:val="0"/>
              <w:spacing w:after="0" w:line="240" w:lineRule="auto"/>
              <w:jc w:val="left"/>
              <w:rPr>
                <w:ins w:id="11040" w:author="코람코 상장리츠팀" w:date="2026-10-13T15:00:00Z"/>
                <w:rFonts w:ascii="Times New Roman" w:hAnsi="Times New Roman" w:cs="Times New Roman" w:eastAsia="바탕체"/>
                <w:color w:val="000000"/>
                <w:kern w:val="0"/>
                <w:sz w:val="16"/>
                <w:szCs w:val="16"/>
              </w:rPr>
            </w:pPr>
            <w:ins w:id="11041" w:author="코람코 상장리츠팀" w:date="2026-10-13T15:00:00Z">
              <w:r>
                <w:rPr>
                  <w:rFonts w:ascii="Times New Roman" w:hAnsi="Times New Roman" w:cs="Times New Roman" w:eastAsia="바탕체"/>
                  <w:color w:val="000000"/>
                  <w:kern w:val="0"/>
                  <w:sz w:val="16"/>
                  <w:szCs w:val="16"/>
                </w:rPr>
                <w:t xml:space="preserve">인천시 부평구 배곶로 64</w:t>
              </w:r>
            </w:ins>
          </w:p>
        </w:tc>
        <w:tc>
          <w:tcPr>
            <w:tcW w:w="1000" w:type="dxa"/>
            <w:vAlign w:val="center"/>
          </w:tcPr>
          <w:p>
            <w:pPr>
              <w:snapToGrid w:val="0"/>
              <w:spacing w:after="0" w:line="240" w:lineRule="auto"/>
              <w:jc w:val="center"/>
              <w:rPr>
                <w:ins w:id="11042" w:author="코람코 상장리츠팀" w:date="2026-10-13T15:00:00Z"/>
                <w:rFonts w:ascii="Times New Roman" w:hAnsi="Times New Roman" w:cs="Times New Roman" w:eastAsia="바탕체"/>
                <w:color w:val="000000"/>
                <w:kern w:val="0"/>
                <w:sz w:val="16"/>
                <w:szCs w:val="16"/>
              </w:rPr>
            </w:pPr>
            <w:ins w:id="11043" w:author="코람코 상장리츠팀" w:date="2026-10-13T15:00:00Z">
              <w:r>
                <w:rPr>
                  <w:rFonts w:ascii="Times New Roman" w:hAnsi="Times New Roman" w:cs="Times New Roman" w:eastAsia="바탕체"/>
                  <w:color w:val="000000"/>
                  <w:kern w:val="0"/>
                  <w:sz w:val="16"/>
                  <w:szCs w:val="16"/>
                </w:rPr>
                <w:t xml:space="preserve">임인희 차장</w:t>
              </w:r>
            </w:ins>
          </w:p>
        </w:tc>
        <w:tc>
          <w:tcPr>
            <w:tcW w:w="1300" w:type="dxa"/>
            <w:vAlign w:val="center"/>
          </w:tcPr>
          <w:p>
            <w:pPr>
              <w:snapToGrid w:val="0"/>
              <w:spacing w:after="0" w:line="240" w:lineRule="auto"/>
              <w:jc w:val="center"/>
              <w:rPr>
                <w:ins w:id="11044" w:author="코람코 상장리츠팀" w:date="2026-10-13T15:00:00Z"/>
                <w:rFonts w:ascii="Times New Roman" w:hAnsi="Times New Roman" w:cs="Times New Roman" w:eastAsia="바탕체"/>
                <w:color w:val="000000"/>
                <w:kern w:val="0"/>
                <w:sz w:val="16"/>
                <w:szCs w:val="16"/>
              </w:rPr>
            </w:pPr>
            <w:ins w:id="11045" w:author="코람코 상장리츠팀" w:date="2026-10-13T15:00:00Z">
              <w:r>
                <w:rPr>
                  <w:rFonts w:ascii="Times New Roman" w:hAnsi="Times New Roman" w:cs="Times New Roman" w:eastAsia="바탕체"/>
                  <w:color w:val="000000"/>
                  <w:kern w:val="0"/>
                  <w:sz w:val="16"/>
                  <w:szCs w:val="16"/>
                </w:rPr>
                <w:t xml:space="preserve">032-437-9563</w:t>
              </w:r>
            </w:ins>
          </w:p>
        </w:tc>
        <w:tc>
          <w:tcPr>
            <w:tcW w:w="2126" w:type="dxa"/>
            <w:vAlign w:val="center"/>
          </w:tcPr>
          <w:p>
            <w:pPr>
              <w:snapToGrid w:val="0"/>
              <w:spacing w:after="0" w:line="240" w:lineRule="auto"/>
              <w:jc w:val="left"/>
              <w:rPr>
                <w:ins w:id="11046" w:author="코람코 상장리츠팀" w:date="2026-10-13T15:00:00Z"/>
                <w:rFonts w:ascii="Times New Roman" w:hAnsi="Times New Roman" w:cs="Times New Roman" w:eastAsia="바탕체"/>
                <w:color w:val="000000"/>
                <w:kern w:val="0"/>
                <w:sz w:val="16"/>
                <w:szCs w:val="16"/>
              </w:rPr>
            </w:pPr>
            <w:ins w:id="11047" w:author="코람코 상장리츠팀" w:date="2026-10-13T15:00:00Z">
              <w:r>
                <w:rPr>
                  <w:rFonts w:ascii="Times New Roman" w:hAnsi="Times New Roman" w:cs="Times New Roman" w:eastAsia="바탕체"/>
                  <w:color w:val="000000"/>
                  <w:kern w:val="0"/>
                  <w:sz w:val="16"/>
                  <w:szCs w:val="16"/>
                </w:rPr>
                <w:t xml:space="preserve">hee4977@cu.co.kr</w:t>
              </w:r>
            </w:ins>
          </w:p>
        </w:tc>
      </w:tr>
      <w:tr>
        <w:trPr>
          <w:cantSplit/>
          <w:ins w:id="11048" w:author="코람코 상장리츠팀" w:date="2026-10-13T15:00:00Z"/>
        </w:trPr>
        <w:tc>
          <w:tcPr>
            <w:tcW w:w="800" w:type="dxa"/>
            <w:vMerge/>
            <w:vAlign w:val="center"/>
          </w:tcPr>
          <w:p>
            <w:pPr>
              <w:snapToGrid w:val="0"/>
              <w:spacing w:after="0" w:line="240" w:lineRule="auto"/>
              <w:jc w:val="center"/>
              <w:rPr>
                <w:ins w:id="11049" w:author="코람코 상장리츠팀" w:date="2026-10-13T15:00:00Z"/>
                <w:rFonts w:ascii="Times New Roman" w:hAnsi="Times New Roman" w:cs="Times New Roman" w:eastAsia="바탕체"/>
                <w:color w:val="000000"/>
                <w:kern w:val="0"/>
                <w:sz w:val="16"/>
                <w:szCs w:val="16"/>
              </w:rPr>
            </w:pPr>
          </w:p>
        </w:tc>
        <w:tc>
          <w:tcPr>
            <w:tcW w:w="1500" w:type="dxa"/>
            <w:vAlign w:val="center"/>
          </w:tcPr>
          <w:p>
            <w:pPr>
              <w:snapToGrid w:val="0"/>
              <w:spacing w:after="0" w:line="240" w:lineRule="auto"/>
              <w:jc w:val="left"/>
              <w:rPr>
                <w:ins w:id="11050" w:author="코람코 상장리츠팀" w:date="2026-10-13T15:00:00Z"/>
                <w:rFonts w:ascii="Times New Roman" w:hAnsi="Times New Roman" w:cs="Times New Roman" w:eastAsia="바탕체"/>
                <w:color w:val="000000"/>
                <w:kern w:val="0"/>
                <w:sz w:val="16"/>
                <w:szCs w:val="16"/>
              </w:rPr>
            </w:pPr>
            <w:ins w:id="11051" w:author="코람코 상장리츠팀" w:date="2026-10-13T15:00:00Z">
              <w:r>
                <w:rPr>
                  <w:rFonts w:ascii="Times New Roman" w:hAnsi="Times New Roman" w:cs="Times New Roman" w:eastAsia="바탕체"/>
                  <w:color w:val="000000"/>
                  <w:kern w:val="0"/>
                  <w:sz w:val="16"/>
                  <w:szCs w:val="16"/>
                </w:rPr>
                <w:t xml:space="preserve">미호신용협동조합</w:t>
              </w:r>
            </w:ins>
          </w:p>
        </w:tc>
        <w:tc>
          <w:tcPr>
            <w:tcW w:w="2300" w:type="dxa"/>
            <w:vAlign w:val="center"/>
          </w:tcPr>
          <w:p>
            <w:pPr>
              <w:snapToGrid w:val="0"/>
              <w:spacing w:after="0" w:line="240" w:lineRule="auto"/>
              <w:jc w:val="left"/>
              <w:rPr>
                <w:ins w:id="11052" w:author="코람코 상장리츠팀" w:date="2026-10-13T15:00:00Z"/>
                <w:rFonts w:ascii="Times New Roman" w:hAnsi="Times New Roman" w:cs="Times New Roman" w:eastAsia="바탕체"/>
                <w:color w:val="000000"/>
                <w:kern w:val="0"/>
                <w:sz w:val="16"/>
                <w:szCs w:val="16"/>
              </w:rPr>
            </w:pPr>
            <w:ins w:id="11053" w:author="코람코 상장리츠팀" w:date="2026-10-13T15:00:00Z">
              <w:r>
                <w:rPr>
                  <w:rFonts w:ascii="Times New Roman" w:hAnsi="Times New Roman" w:cs="Times New Roman" w:eastAsia="바탕체"/>
                  <w:color w:val="000000"/>
                  <w:kern w:val="0"/>
                  <w:sz w:val="16"/>
                  <w:szCs w:val="16"/>
                </w:rPr>
                <w:t xml:space="preserve">충청도 청주시 흥덕구 강내면 태성탑연로 448-10</w:t>
              </w:r>
            </w:ins>
          </w:p>
        </w:tc>
        <w:tc>
          <w:tcPr>
            <w:tcW w:w="1000" w:type="dxa"/>
            <w:vAlign w:val="center"/>
          </w:tcPr>
          <w:p>
            <w:pPr>
              <w:snapToGrid w:val="0"/>
              <w:spacing w:after="0" w:line="240" w:lineRule="auto"/>
              <w:jc w:val="center"/>
              <w:rPr>
                <w:ins w:id="11054" w:author="코람코 상장리츠팀" w:date="2026-10-13T15:00:00Z"/>
                <w:rFonts w:ascii="Times New Roman" w:hAnsi="Times New Roman" w:cs="Times New Roman" w:eastAsia="바탕체"/>
                <w:color w:val="000000"/>
                <w:kern w:val="0"/>
                <w:sz w:val="16"/>
                <w:szCs w:val="16"/>
              </w:rPr>
            </w:pPr>
            <w:ins w:id="11055" w:author="코람코 상장리츠팀" w:date="2026-10-13T15:00:00Z">
              <w:r>
                <w:rPr>
                  <w:rFonts w:ascii="Times New Roman" w:hAnsi="Times New Roman" w:cs="Times New Roman" w:eastAsia="바탕체"/>
                  <w:color w:val="000000"/>
                  <w:kern w:val="0"/>
                  <w:sz w:val="16"/>
                  <w:szCs w:val="16"/>
                </w:rPr>
                <w:t xml:space="preserve">이주희 차장</w:t>
              </w:r>
            </w:ins>
          </w:p>
        </w:tc>
        <w:tc>
          <w:tcPr>
            <w:tcW w:w="1300" w:type="dxa"/>
            <w:vAlign w:val="center"/>
          </w:tcPr>
          <w:p>
            <w:pPr>
              <w:snapToGrid w:val="0"/>
              <w:spacing w:after="0" w:line="240" w:lineRule="auto"/>
              <w:jc w:val="center"/>
              <w:rPr>
                <w:ins w:id="11056" w:author="코람코 상장리츠팀" w:date="2026-10-13T15:00:00Z"/>
                <w:rFonts w:ascii="Times New Roman" w:hAnsi="Times New Roman" w:cs="Times New Roman" w:eastAsia="바탕체"/>
                <w:color w:val="000000"/>
                <w:kern w:val="0"/>
                <w:sz w:val="16"/>
                <w:szCs w:val="16"/>
              </w:rPr>
            </w:pPr>
            <w:ins w:id="11057" w:author="코람코 상장리츠팀" w:date="2026-10-13T15:00:00Z">
              <w:r>
                <w:rPr>
                  <w:rFonts w:ascii="Times New Roman" w:hAnsi="Times New Roman" w:cs="Times New Roman" w:eastAsia="바탕체"/>
                  <w:color w:val="000000"/>
                  <w:kern w:val="0"/>
                  <w:sz w:val="16"/>
                  <w:szCs w:val="16"/>
                </w:rPr>
                <w:t xml:space="preserve">043-232-2652</w:t>
              </w:r>
            </w:ins>
          </w:p>
        </w:tc>
        <w:tc>
          <w:tcPr>
            <w:tcW w:w="2126" w:type="dxa"/>
            <w:vAlign w:val="center"/>
          </w:tcPr>
          <w:p>
            <w:pPr>
              <w:snapToGrid w:val="0"/>
              <w:spacing w:after="0" w:line="240" w:lineRule="auto"/>
              <w:jc w:val="left"/>
              <w:rPr>
                <w:ins w:id="11058" w:author="코람코 상장리츠팀" w:date="2026-10-13T15:00:00Z"/>
                <w:rFonts w:ascii="Times New Roman" w:hAnsi="Times New Roman" w:cs="Times New Roman" w:eastAsia="바탕체"/>
                <w:color w:val="000000"/>
                <w:kern w:val="0"/>
                <w:sz w:val="16"/>
                <w:szCs w:val="16"/>
              </w:rPr>
            </w:pPr>
            <w:ins w:id="11059" w:author="코람코 상장리츠팀" w:date="2026-10-13T15:00:00Z">
              <w:r>
                <w:rPr>
                  <w:rFonts w:ascii="Times New Roman" w:hAnsi="Times New Roman" w:cs="Times New Roman" w:eastAsia="바탕체"/>
                  <w:color w:val="000000"/>
                  <w:kern w:val="0"/>
                  <w:sz w:val="16"/>
                  <w:szCs w:val="16"/>
                </w:rPr>
                <w:t xml:space="preserve">cu05053@cu.co.kr</w:t>
              </w:r>
            </w:ins>
          </w:p>
        </w:tc>
      </w:tr>
      <w:tr>
        <w:trPr>
          <w:cantSplit/>
          <w:ins w:id="11060" w:author="코람코 상장리츠팀" w:date="2026-10-13T15:00:00Z"/>
        </w:trPr>
        <w:tc>
          <w:tcPr>
            <w:tcW w:w="800" w:type="dxa"/>
            <w:vMerge/>
            <w:vAlign w:val="center"/>
          </w:tcPr>
          <w:p>
            <w:pPr>
              <w:snapToGrid w:val="0"/>
              <w:spacing w:after="0" w:line="240" w:lineRule="auto"/>
              <w:jc w:val="center"/>
              <w:rPr>
                <w:ins w:id="11061" w:author="코람코 상장리츠팀" w:date="2026-10-13T15:00:00Z"/>
                <w:rFonts w:ascii="Times New Roman" w:hAnsi="Times New Roman" w:cs="Times New Roman" w:eastAsia="바탕체"/>
                <w:color w:val="000000"/>
                <w:kern w:val="0"/>
                <w:sz w:val="16"/>
                <w:szCs w:val="16"/>
              </w:rPr>
            </w:pPr>
          </w:p>
        </w:tc>
        <w:tc>
          <w:tcPr>
            <w:tcW w:w="1500" w:type="dxa"/>
            <w:vAlign w:val="center"/>
          </w:tcPr>
          <w:p>
            <w:pPr>
              <w:snapToGrid w:val="0"/>
              <w:spacing w:after="0" w:line="240" w:lineRule="auto"/>
              <w:jc w:val="left"/>
              <w:rPr>
                <w:ins w:id="11062" w:author="코람코 상장리츠팀" w:date="2026-10-13T15:00:00Z"/>
                <w:rFonts w:ascii="Times New Roman" w:hAnsi="Times New Roman" w:cs="Times New Roman" w:eastAsia="바탕체"/>
                <w:color w:val="000000"/>
                <w:kern w:val="0"/>
                <w:sz w:val="16"/>
                <w:szCs w:val="16"/>
              </w:rPr>
            </w:pPr>
            <w:ins w:id="11063" w:author="코람코 상장리츠팀" w:date="2026-10-13T15:00:00Z">
              <w:r>
                <w:rPr>
                  <w:rFonts w:ascii="Times New Roman" w:hAnsi="Times New Roman" w:cs="Times New Roman" w:eastAsia="바탕체"/>
                  <w:color w:val="000000"/>
                  <w:kern w:val="0"/>
                  <w:sz w:val="16"/>
                  <w:szCs w:val="16"/>
                </w:rPr>
                <w:t xml:space="preserve">대구대서신용협동조합</w:t>
              </w:r>
            </w:ins>
          </w:p>
        </w:tc>
        <w:tc>
          <w:tcPr>
            <w:tcW w:w="2300" w:type="dxa"/>
            <w:vAlign w:val="center"/>
          </w:tcPr>
          <w:p>
            <w:pPr>
              <w:snapToGrid w:val="0"/>
              <w:spacing w:after="0" w:line="240" w:lineRule="auto"/>
              <w:jc w:val="left"/>
              <w:rPr>
                <w:ins w:id="11064" w:author="코람코 상장리츠팀" w:date="2026-10-13T15:00:00Z"/>
                <w:rFonts w:ascii="Times New Roman" w:hAnsi="Times New Roman" w:cs="Times New Roman" w:eastAsia="바탕체"/>
                <w:color w:val="000000"/>
                <w:kern w:val="0"/>
                <w:sz w:val="16"/>
                <w:szCs w:val="16"/>
              </w:rPr>
            </w:pPr>
            <w:ins w:id="11065" w:author="코람코 상장리츠팀" w:date="2026-10-13T15:00:00Z">
              <w:r>
                <w:rPr>
                  <w:rFonts w:ascii="Times New Roman" w:hAnsi="Times New Roman" w:cs="Times New Roman" w:eastAsia="바탕체"/>
                  <w:color w:val="000000"/>
                  <w:kern w:val="0"/>
                  <w:sz w:val="16"/>
                  <w:szCs w:val="16"/>
                </w:rPr>
                <w:t xml:space="preserve">대구 서구 서대구로305, 1층</w:t>
              </w:r>
            </w:ins>
          </w:p>
        </w:tc>
        <w:tc>
          <w:tcPr>
            <w:tcW w:w="1000" w:type="dxa"/>
            <w:vAlign w:val="center"/>
          </w:tcPr>
          <w:p>
            <w:pPr>
              <w:snapToGrid w:val="0"/>
              <w:spacing w:after="0" w:line="240" w:lineRule="auto"/>
              <w:jc w:val="center"/>
              <w:rPr>
                <w:ins w:id="11066" w:author="코람코 상장리츠팀" w:date="2026-10-13T15:00:00Z"/>
                <w:rFonts w:ascii="Times New Roman" w:hAnsi="Times New Roman" w:cs="Times New Roman" w:eastAsia="바탕체"/>
                <w:color w:val="000000"/>
                <w:kern w:val="0"/>
                <w:sz w:val="16"/>
                <w:szCs w:val="16"/>
              </w:rPr>
            </w:pPr>
            <w:ins w:id="11067" w:author="코람코 상장리츠팀" w:date="2026-10-13T15:00:00Z">
              <w:r>
                <w:rPr>
                  <w:rFonts w:ascii="Times New Roman" w:hAnsi="Times New Roman" w:cs="Times New Roman" w:eastAsia="바탕체"/>
                  <w:color w:val="000000"/>
                  <w:kern w:val="0"/>
                  <w:sz w:val="16"/>
                  <w:szCs w:val="16"/>
                </w:rPr>
                <w:t xml:space="preserve">곽경열 대리</w:t>
              </w:r>
            </w:ins>
          </w:p>
        </w:tc>
        <w:tc>
          <w:tcPr>
            <w:tcW w:w="1300" w:type="dxa"/>
            <w:vAlign w:val="center"/>
          </w:tcPr>
          <w:p>
            <w:pPr>
              <w:snapToGrid w:val="0"/>
              <w:spacing w:after="0" w:line="240" w:lineRule="auto"/>
              <w:jc w:val="center"/>
              <w:rPr>
                <w:ins w:id="11068" w:author="코람코 상장리츠팀" w:date="2026-10-13T15:00:00Z"/>
                <w:rFonts w:ascii="Times New Roman" w:hAnsi="Times New Roman" w:cs="Times New Roman" w:eastAsia="바탕체"/>
                <w:color w:val="000000"/>
                <w:kern w:val="0"/>
                <w:sz w:val="16"/>
                <w:szCs w:val="16"/>
              </w:rPr>
            </w:pPr>
            <w:ins w:id="11069" w:author="코람코 상장리츠팀" w:date="2026-10-13T15:00:00Z">
              <w:r>
                <w:rPr>
                  <w:rFonts w:ascii="Times New Roman" w:hAnsi="Times New Roman" w:cs="Times New Roman" w:eastAsia="바탕체"/>
                  <w:color w:val="000000"/>
                  <w:kern w:val="0"/>
                  <w:sz w:val="16"/>
                  <w:szCs w:val="16"/>
                </w:rPr>
                <w:t xml:space="preserve">053-351-9500</w:t>
              </w:r>
            </w:ins>
          </w:p>
        </w:tc>
        <w:tc>
          <w:tcPr>
            <w:tcW w:w="2126" w:type="dxa"/>
            <w:vAlign w:val="center"/>
          </w:tcPr>
          <w:p>
            <w:pPr>
              <w:snapToGrid w:val="0"/>
              <w:spacing w:after="0" w:line="240" w:lineRule="auto"/>
              <w:jc w:val="left"/>
              <w:rPr>
                <w:ins w:id="11070" w:author="코람코 상장리츠팀" w:date="2026-10-13T15:00:00Z"/>
                <w:rFonts w:ascii="Times New Roman" w:hAnsi="Times New Roman" w:cs="Times New Roman" w:eastAsia="바탕체"/>
                <w:color w:val="000000"/>
                <w:kern w:val="0"/>
                <w:sz w:val="16"/>
                <w:szCs w:val="16"/>
              </w:rPr>
            </w:pPr>
            <w:ins w:id="11071" w:author="코람코 상장리츠팀" w:date="2026-10-13T15:00:00Z">
              <w:r>
                <w:rPr>
                  <w:rFonts w:ascii="Times New Roman" w:hAnsi="Times New Roman" w:cs="Times New Roman" w:eastAsia="바탕체"/>
                  <w:color w:val="000000"/>
                  <w:kern w:val="0"/>
                  <w:sz w:val="16"/>
                  <w:szCs w:val="16"/>
                </w:rPr>
                <w:t xml:space="preserve">kklcome@cu.co.kr</w:t>
              </w:r>
            </w:ins>
          </w:p>
        </w:tc>
      </w:tr>
      <w:tr>
        <w:trPr>
          <w:cantSplit/>
          <w:ins w:id="11072" w:author="코람코 상장리츠팀" w:date="2026-10-13T15:00:00Z"/>
        </w:trPr>
        <w:tc>
          <w:tcPr>
            <w:tcW w:w="800" w:type="dxa"/>
            <w:vMerge/>
            <w:vAlign w:val="center"/>
          </w:tcPr>
          <w:p>
            <w:pPr>
              <w:snapToGrid w:val="0"/>
              <w:spacing w:after="0" w:line="240" w:lineRule="auto"/>
              <w:jc w:val="center"/>
              <w:rPr>
                <w:ins w:id="11073" w:author="코람코 상장리츠팀" w:date="2026-10-13T15:00:00Z"/>
                <w:rFonts w:ascii="Times New Roman" w:hAnsi="Times New Roman" w:cs="Times New Roman" w:eastAsia="바탕체"/>
                <w:color w:val="000000"/>
                <w:kern w:val="0"/>
                <w:sz w:val="16"/>
                <w:szCs w:val="16"/>
              </w:rPr>
            </w:pPr>
          </w:p>
        </w:tc>
        <w:tc>
          <w:tcPr>
            <w:tcW w:w="1500" w:type="dxa"/>
            <w:vAlign w:val="center"/>
          </w:tcPr>
          <w:p>
            <w:pPr>
              <w:snapToGrid w:val="0"/>
              <w:spacing w:after="0" w:line="240" w:lineRule="auto"/>
              <w:jc w:val="left"/>
              <w:rPr>
                <w:ins w:id="11074" w:author="코람코 상장리츠팀" w:date="2026-10-13T15:00:00Z"/>
                <w:rFonts w:ascii="Times New Roman" w:hAnsi="Times New Roman" w:cs="Times New Roman" w:eastAsia="바탕체"/>
                <w:color w:val="000000"/>
                <w:kern w:val="0"/>
                <w:sz w:val="16"/>
                <w:szCs w:val="16"/>
              </w:rPr>
            </w:pPr>
            <w:ins w:id="11075" w:author="코람코 상장리츠팀" w:date="2026-10-13T15:00:00Z">
              <w:r>
                <w:rPr>
                  <w:rFonts w:ascii="Times New Roman" w:hAnsi="Times New Roman" w:cs="Times New Roman" w:eastAsia="바탕체"/>
                  <w:color w:val="000000"/>
                  <w:kern w:val="0"/>
                  <w:sz w:val="16"/>
                  <w:szCs w:val="16"/>
                </w:rPr>
                <w:t xml:space="preserve">한빛신용협동조합</w:t>
              </w:r>
            </w:ins>
          </w:p>
        </w:tc>
        <w:tc>
          <w:tcPr>
            <w:tcW w:w="2300" w:type="dxa"/>
            <w:vAlign w:val="center"/>
          </w:tcPr>
          <w:p>
            <w:pPr>
              <w:snapToGrid w:val="0"/>
              <w:spacing w:after="0" w:line="240" w:lineRule="auto"/>
              <w:jc w:val="left"/>
              <w:rPr>
                <w:ins w:id="11076" w:author="코람코 상장리츠팀" w:date="2026-10-13T15:00:00Z"/>
                <w:rFonts w:ascii="Times New Roman" w:hAnsi="Times New Roman" w:cs="Times New Roman" w:eastAsia="바탕체"/>
                <w:color w:val="000000"/>
                <w:kern w:val="0"/>
                <w:sz w:val="16"/>
                <w:szCs w:val="16"/>
              </w:rPr>
            </w:pPr>
            <w:ins w:id="11077" w:author="코람코 상장리츠팀" w:date="2026-10-13T15:00:00Z">
              <w:r>
                <w:rPr>
                  <w:rFonts w:ascii="Times New Roman" w:hAnsi="Times New Roman" w:cs="Times New Roman" w:eastAsia="바탕체"/>
                  <w:color w:val="000000"/>
                  <w:kern w:val="0"/>
                  <w:sz w:val="16"/>
                  <w:szCs w:val="16"/>
                </w:rPr>
                <w:t xml:space="preserve">대전 대덕구 계족산로81번길 87</w:t>
              </w:r>
            </w:ins>
          </w:p>
        </w:tc>
        <w:tc>
          <w:tcPr>
            <w:tcW w:w="1000" w:type="dxa"/>
            <w:vAlign w:val="center"/>
          </w:tcPr>
          <w:p>
            <w:pPr>
              <w:snapToGrid w:val="0"/>
              <w:spacing w:after="0" w:line="240" w:lineRule="auto"/>
              <w:jc w:val="center"/>
              <w:rPr>
                <w:ins w:id="11078" w:author="코람코 상장리츠팀" w:date="2026-10-13T15:00:00Z"/>
                <w:rFonts w:ascii="Times New Roman" w:hAnsi="Times New Roman" w:cs="Times New Roman" w:eastAsia="바탕체"/>
                <w:color w:val="000000"/>
                <w:kern w:val="0"/>
                <w:sz w:val="16"/>
                <w:szCs w:val="16"/>
              </w:rPr>
            </w:pPr>
            <w:ins w:id="11079" w:author="코람코 상장리츠팀" w:date="2026-10-13T15:00:00Z">
              <w:r>
                <w:rPr>
                  <w:rFonts w:ascii="Times New Roman" w:hAnsi="Times New Roman" w:cs="Times New Roman" w:eastAsia="바탕체"/>
                  <w:color w:val="000000"/>
                  <w:kern w:val="0"/>
                  <w:sz w:val="16"/>
                  <w:szCs w:val="16"/>
                </w:rPr>
                <w:t xml:space="preserve">구진숙 차장</w:t>
              </w:r>
            </w:ins>
          </w:p>
        </w:tc>
        <w:tc>
          <w:tcPr>
            <w:tcW w:w="1300" w:type="dxa"/>
            <w:vAlign w:val="center"/>
          </w:tcPr>
          <w:p>
            <w:pPr>
              <w:snapToGrid w:val="0"/>
              <w:spacing w:after="0" w:line="240" w:lineRule="auto"/>
              <w:jc w:val="center"/>
              <w:rPr>
                <w:ins w:id="11080" w:author="코람코 상장리츠팀" w:date="2026-10-13T15:00:00Z"/>
                <w:rFonts w:ascii="Times New Roman" w:hAnsi="Times New Roman" w:cs="Times New Roman" w:eastAsia="바탕체"/>
                <w:color w:val="000000"/>
                <w:kern w:val="0"/>
                <w:sz w:val="16"/>
                <w:szCs w:val="16"/>
              </w:rPr>
            </w:pPr>
            <w:ins w:id="11081" w:author="코람코 상장리츠팀" w:date="2026-10-13T15:00:00Z">
              <w:r>
                <w:rPr>
                  <w:rFonts w:ascii="Times New Roman" w:hAnsi="Times New Roman" w:cs="Times New Roman" w:eastAsia="바탕체"/>
                  <w:color w:val="000000"/>
                  <w:kern w:val="0"/>
                  <w:sz w:val="16"/>
                  <w:szCs w:val="16"/>
                </w:rPr>
                <w:t xml:space="preserve">042-627-4501</w:t>
              </w:r>
            </w:ins>
          </w:p>
        </w:tc>
        <w:tc>
          <w:tcPr>
            <w:tcW w:w="2126" w:type="dxa"/>
            <w:vAlign w:val="center"/>
          </w:tcPr>
          <w:p>
            <w:pPr>
              <w:snapToGrid w:val="0"/>
              <w:spacing w:after="0" w:line="240" w:lineRule="auto"/>
              <w:jc w:val="left"/>
              <w:rPr>
                <w:ins w:id="11082" w:author="코람코 상장리츠팀" w:date="2026-10-13T15:00:00Z"/>
                <w:rFonts w:ascii="Times New Roman" w:hAnsi="Times New Roman" w:cs="Times New Roman" w:eastAsia="바탕체"/>
                <w:color w:val="000000"/>
                <w:kern w:val="0"/>
                <w:sz w:val="16"/>
                <w:szCs w:val="16"/>
              </w:rPr>
            </w:pPr>
            <w:ins w:id="11083" w:author="코람코 상장리츠팀" w:date="2026-10-13T15:00:00Z">
              <w:r>
                <w:rPr>
                  <w:rFonts w:ascii="Times New Roman" w:hAnsi="Times New Roman" w:cs="Times New Roman" w:eastAsia="바탕체"/>
                  <w:color w:val="000000"/>
                  <w:kern w:val="0"/>
                  <w:sz w:val="16"/>
                  <w:szCs w:val="16"/>
                </w:rPr>
                <w:t xml:space="preserve">cjlover1804@cu.co.kr</w:t>
              </w:r>
            </w:ins>
          </w:p>
        </w:tc>
      </w:tr>
      <w:tr>
        <w:trPr>
          <w:cantSplit/>
          <w:ins w:id="11084" w:author="코람코 상장리츠팀" w:date="2026-10-13T15:00:00Z"/>
        </w:trPr>
        <w:tc>
          <w:tcPr>
            <w:tcW w:w="800" w:type="dxa"/>
            <w:vMerge/>
            <w:vAlign w:val="center"/>
          </w:tcPr>
          <w:p>
            <w:pPr>
              <w:snapToGrid w:val="0"/>
              <w:spacing w:after="0" w:line="240" w:lineRule="auto"/>
              <w:jc w:val="center"/>
              <w:rPr>
                <w:ins w:id="11085" w:author="코람코 상장리츠팀" w:date="2026-10-13T15:00:00Z"/>
                <w:rFonts w:ascii="Times New Roman" w:hAnsi="Times New Roman" w:cs="Times New Roman" w:eastAsia="바탕체"/>
                <w:color w:val="000000"/>
                <w:kern w:val="0"/>
                <w:sz w:val="16"/>
                <w:szCs w:val="16"/>
              </w:rPr>
            </w:pPr>
          </w:p>
        </w:tc>
        <w:tc>
          <w:tcPr>
            <w:tcW w:w="1500" w:type="dxa"/>
            <w:vAlign w:val="center"/>
          </w:tcPr>
          <w:p>
            <w:pPr>
              <w:snapToGrid w:val="0"/>
              <w:spacing w:after="0" w:line="240" w:lineRule="auto"/>
              <w:jc w:val="left"/>
              <w:rPr>
                <w:ins w:id="11086" w:author="코람코 상장리츠팀" w:date="2026-10-13T15:00:00Z"/>
                <w:rFonts w:ascii="Times New Roman" w:hAnsi="Times New Roman" w:cs="Times New Roman" w:eastAsia="바탕체"/>
                <w:color w:val="000000"/>
                <w:kern w:val="0"/>
                <w:sz w:val="16"/>
                <w:szCs w:val="16"/>
              </w:rPr>
            </w:pPr>
            <w:ins w:id="11087" w:author="코람코 상장리츠팀" w:date="2026-10-13T15:00:00Z">
              <w:r>
                <w:rPr>
                  <w:rFonts w:ascii="Times New Roman" w:hAnsi="Times New Roman" w:cs="Times New Roman" w:eastAsia="바탕체"/>
                  <w:color w:val="000000"/>
                  <w:kern w:val="0"/>
                  <w:sz w:val="16"/>
                  <w:szCs w:val="16"/>
                </w:rPr>
                <w:t xml:space="preserve">양동행복신용협동조합</w:t>
              </w:r>
            </w:ins>
          </w:p>
        </w:tc>
        <w:tc>
          <w:tcPr>
            <w:tcW w:w="2300" w:type="dxa"/>
            <w:vAlign w:val="center"/>
          </w:tcPr>
          <w:p>
            <w:pPr>
              <w:snapToGrid w:val="0"/>
              <w:spacing w:after="0" w:line="240" w:lineRule="auto"/>
              <w:jc w:val="left"/>
              <w:rPr>
                <w:ins w:id="11088" w:author="코람코 상장리츠팀" w:date="2026-10-13T15:00:00Z"/>
                <w:rFonts w:ascii="Times New Roman" w:hAnsi="Times New Roman" w:cs="Times New Roman" w:eastAsia="바탕체"/>
                <w:color w:val="000000"/>
                <w:kern w:val="0"/>
                <w:sz w:val="16"/>
                <w:szCs w:val="16"/>
              </w:rPr>
            </w:pPr>
            <w:ins w:id="11089" w:author="코람코 상장리츠팀" w:date="2026-10-13T15:00:00Z">
              <w:r>
                <w:rPr>
                  <w:rFonts w:ascii="Times New Roman" w:hAnsi="Times New Roman" w:cs="Times New Roman" w:eastAsia="바탕체"/>
                  <w:color w:val="000000"/>
                  <w:kern w:val="0"/>
                  <w:sz w:val="16"/>
                  <w:szCs w:val="16"/>
                </w:rPr>
                <w:t xml:space="preserve">전남광주통합특별시 서구 천변좌로 238(양동)</w:t>
              </w:r>
            </w:ins>
          </w:p>
        </w:tc>
        <w:tc>
          <w:tcPr>
            <w:tcW w:w="1000" w:type="dxa"/>
            <w:vAlign w:val="center"/>
          </w:tcPr>
          <w:p>
            <w:pPr>
              <w:snapToGrid w:val="0"/>
              <w:spacing w:after="0" w:line="240" w:lineRule="auto"/>
              <w:jc w:val="center"/>
              <w:rPr>
                <w:ins w:id="11090" w:author="코람코 상장리츠팀" w:date="2026-10-13T15:00:00Z"/>
                <w:rFonts w:ascii="Times New Roman" w:hAnsi="Times New Roman" w:cs="Times New Roman" w:eastAsia="바탕체"/>
                <w:color w:val="000000"/>
                <w:kern w:val="0"/>
                <w:sz w:val="16"/>
                <w:szCs w:val="16"/>
              </w:rPr>
            </w:pPr>
            <w:ins w:id="11091" w:author="코람코 상장리츠팀" w:date="2026-10-13T15:00:00Z">
              <w:r>
                <w:rPr>
                  <w:rFonts w:ascii="Times New Roman" w:hAnsi="Times New Roman" w:cs="Times New Roman" w:eastAsia="바탕체"/>
                  <w:color w:val="000000"/>
                  <w:kern w:val="0"/>
                  <w:sz w:val="16"/>
                  <w:szCs w:val="16"/>
                </w:rPr>
                <w:t xml:space="preserve">안혜진 과장</w:t>
              </w:r>
            </w:ins>
          </w:p>
        </w:tc>
        <w:tc>
          <w:tcPr>
            <w:tcW w:w="1300" w:type="dxa"/>
            <w:vAlign w:val="center"/>
          </w:tcPr>
          <w:p>
            <w:pPr>
              <w:snapToGrid w:val="0"/>
              <w:spacing w:after="0" w:line="240" w:lineRule="auto"/>
              <w:jc w:val="center"/>
              <w:rPr>
                <w:ins w:id="11092" w:author="코람코 상장리츠팀" w:date="2026-10-13T15:00:00Z"/>
                <w:rFonts w:ascii="Times New Roman" w:hAnsi="Times New Roman" w:cs="Times New Roman" w:eastAsia="바탕체"/>
                <w:color w:val="000000"/>
                <w:kern w:val="0"/>
                <w:sz w:val="16"/>
                <w:szCs w:val="16"/>
              </w:rPr>
            </w:pPr>
            <w:ins w:id="11093" w:author="코람코 상장리츠팀" w:date="2026-10-13T15:00:00Z">
              <w:r>
                <w:rPr>
                  <w:rFonts w:ascii="Times New Roman" w:hAnsi="Times New Roman" w:cs="Times New Roman" w:eastAsia="바탕체"/>
                  <w:color w:val="000000"/>
                  <w:kern w:val="0"/>
                  <w:sz w:val="16"/>
                  <w:szCs w:val="16"/>
                </w:rPr>
                <w:t xml:space="preserve">062-454-6514</w:t>
              </w:r>
            </w:ins>
          </w:p>
        </w:tc>
        <w:tc>
          <w:tcPr>
            <w:tcW w:w="2126" w:type="dxa"/>
            <w:vAlign w:val="center"/>
          </w:tcPr>
          <w:p>
            <w:pPr>
              <w:snapToGrid w:val="0"/>
              <w:spacing w:after="0" w:line="240" w:lineRule="auto"/>
              <w:jc w:val="left"/>
              <w:rPr>
                <w:ins w:id="11094" w:author="코람코 상장리츠팀" w:date="2026-10-13T15:00:00Z"/>
                <w:rFonts w:ascii="Times New Roman" w:hAnsi="Times New Roman" w:cs="Times New Roman" w:eastAsia="바탕체"/>
                <w:color w:val="000000"/>
                <w:kern w:val="0"/>
                <w:sz w:val="16"/>
                <w:szCs w:val="16"/>
              </w:rPr>
            </w:pPr>
            <w:ins w:id="11095" w:author="코람코 상장리츠팀" w:date="2026-10-13T15:00:00Z">
              <w:r>
                <w:rPr>
                  <w:rFonts w:ascii="Times New Roman" w:hAnsi="Times New Roman" w:cs="Times New Roman" w:eastAsia="바탕체"/>
                  <w:color w:val="000000"/>
                  <w:kern w:val="0"/>
                  <w:sz w:val="16"/>
                  <w:szCs w:val="16"/>
                </w:rPr>
                <w:t xml:space="preserve">080762002002@cu.co.kr</w:t>
              </w:r>
            </w:ins>
          </w:p>
        </w:tc>
      </w:tr>
      <w:tr>
        <w:trPr>
          <w:cantSplit/>
          <w:ins w:id="11096" w:author="코람코 상장리츠팀" w:date="2026-10-13T15:00:00Z"/>
        </w:trPr>
        <w:tc>
          <w:tcPr>
            <w:tcW w:w="800" w:type="dxa"/>
            <w:vMerge/>
            <w:vAlign w:val="center"/>
          </w:tcPr>
          <w:p>
            <w:pPr>
              <w:snapToGrid w:val="0"/>
              <w:spacing w:after="0" w:line="240" w:lineRule="auto"/>
              <w:jc w:val="center"/>
              <w:rPr>
                <w:ins w:id="11097" w:author="코람코 상장리츠팀" w:date="2026-10-13T15:00:00Z"/>
                <w:rFonts w:ascii="Times New Roman" w:hAnsi="Times New Roman" w:cs="Times New Roman" w:eastAsia="바탕체"/>
                <w:color w:val="000000"/>
                <w:kern w:val="0"/>
                <w:sz w:val="16"/>
                <w:szCs w:val="16"/>
              </w:rPr>
            </w:pPr>
          </w:p>
        </w:tc>
        <w:tc>
          <w:tcPr>
            <w:tcW w:w="1500" w:type="dxa"/>
            <w:vAlign w:val="center"/>
          </w:tcPr>
          <w:p>
            <w:pPr>
              <w:snapToGrid w:val="0"/>
              <w:spacing w:after="0" w:line="240" w:lineRule="auto"/>
              <w:jc w:val="left"/>
              <w:rPr>
                <w:ins w:id="11098" w:author="코람코 상장리츠팀" w:date="2026-10-13T15:00:00Z"/>
                <w:rFonts w:ascii="Times New Roman" w:hAnsi="Times New Roman" w:cs="Times New Roman" w:eastAsia="바탕체"/>
                <w:color w:val="000000"/>
                <w:kern w:val="0"/>
                <w:sz w:val="16"/>
                <w:szCs w:val="16"/>
              </w:rPr>
            </w:pPr>
            <w:ins w:id="11099" w:author="코람코 상장리츠팀" w:date="2026-10-13T15:00:00Z">
              <w:r>
                <w:rPr>
                  <w:rFonts w:ascii="Times New Roman" w:hAnsi="Times New Roman" w:cs="Times New Roman" w:eastAsia="바탕체"/>
                  <w:color w:val="000000"/>
                  <w:kern w:val="0"/>
                  <w:sz w:val="16"/>
                  <w:szCs w:val="16"/>
                </w:rPr>
                <w:t xml:space="preserve">서귀포동부신용협동조합</w:t>
              </w:r>
            </w:ins>
          </w:p>
        </w:tc>
        <w:tc>
          <w:tcPr>
            <w:tcW w:w="2300" w:type="dxa"/>
            <w:vAlign w:val="center"/>
          </w:tcPr>
          <w:p>
            <w:pPr>
              <w:snapToGrid w:val="0"/>
              <w:spacing w:after="0" w:line="240" w:lineRule="auto"/>
              <w:jc w:val="left"/>
              <w:rPr>
                <w:ins w:id="11100" w:author="코람코 상장리츠팀" w:date="2026-10-13T15:00:00Z"/>
                <w:rFonts w:ascii="Times New Roman" w:hAnsi="Times New Roman" w:cs="Times New Roman" w:eastAsia="바탕체"/>
                <w:color w:val="000000"/>
                <w:kern w:val="0"/>
                <w:sz w:val="16"/>
                <w:szCs w:val="16"/>
              </w:rPr>
            </w:pPr>
            <w:ins w:id="11101" w:author="코람코 상장리츠팀" w:date="2026-10-13T15:00:00Z">
              <w:r>
                <w:rPr>
                  <w:rFonts w:ascii="Times New Roman" w:hAnsi="Times New Roman" w:cs="Times New Roman" w:eastAsia="바탕체"/>
                  <w:color w:val="000000"/>
                  <w:kern w:val="0"/>
                  <w:sz w:val="16"/>
                  <w:szCs w:val="16"/>
                </w:rPr>
                <w:t xml:space="preserve">제주특별자치도 서귀포시 효돈로 136</w:t>
              </w:r>
            </w:ins>
          </w:p>
        </w:tc>
        <w:tc>
          <w:tcPr>
            <w:tcW w:w="1000" w:type="dxa"/>
            <w:vAlign w:val="center"/>
          </w:tcPr>
          <w:p>
            <w:pPr>
              <w:snapToGrid w:val="0"/>
              <w:spacing w:after="0" w:line="240" w:lineRule="auto"/>
              <w:jc w:val="center"/>
              <w:rPr>
                <w:ins w:id="11102" w:author="코람코 상장리츠팀" w:date="2026-10-13T15:00:00Z"/>
                <w:rFonts w:ascii="Times New Roman" w:hAnsi="Times New Roman" w:cs="Times New Roman" w:eastAsia="바탕체"/>
                <w:color w:val="000000"/>
                <w:kern w:val="0"/>
                <w:sz w:val="16"/>
                <w:szCs w:val="16"/>
              </w:rPr>
            </w:pPr>
            <w:ins w:id="11103" w:author="코람코 상장리츠팀" w:date="2026-10-13T15:00:00Z">
              <w:r>
                <w:rPr>
                  <w:rFonts w:ascii="Times New Roman" w:hAnsi="Times New Roman" w:cs="Times New Roman" w:eastAsia="바탕체"/>
                  <w:color w:val="000000"/>
                  <w:kern w:val="0"/>
                  <w:sz w:val="16"/>
                  <w:szCs w:val="16"/>
                </w:rPr>
                <w:t xml:space="preserve">홍영기 대리</w:t>
              </w:r>
            </w:ins>
          </w:p>
        </w:tc>
        <w:tc>
          <w:tcPr>
            <w:tcW w:w="1300" w:type="dxa"/>
            <w:vAlign w:val="center"/>
          </w:tcPr>
          <w:p>
            <w:pPr>
              <w:snapToGrid w:val="0"/>
              <w:spacing w:after="0" w:line="240" w:lineRule="auto"/>
              <w:jc w:val="center"/>
              <w:rPr>
                <w:ins w:id="11104" w:author="코람코 상장리츠팀" w:date="2026-10-13T15:00:00Z"/>
                <w:rFonts w:ascii="Times New Roman" w:hAnsi="Times New Roman" w:cs="Times New Roman" w:eastAsia="바탕체"/>
                <w:color w:val="000000"/>
                <w:kern w:val="0"/>
                <w:sz w:val="16"/>
                <w:szCs w:val="16"/>
              </w:rPr>
            </w:pPr>
            <w:ins w:id="11105" w:author="코람코 상장리츠팀" w:date="2026-10-13T15:00:00Z">
              <w:r>
                <w:rPr>
                  <w:rFonts w:ascii="Times New Roman" w:hAnsi="Times New Roman" w:cs="Times New Roman" w:eastAsia="바탕체"/>
                  <w:color w:val="000000"/>
                  <w:kern w:val="0"/>
                  <w:sz w:val="16"/>
                  <w:szCs w:val="16"/>
                </w:rPr>
                <w:t xml:space="preserve">064-767-2820</w:t>
              </w:r>
            </w:ins>
          </w:p>
        </w:tc>
        <w:tc>
          <w:tcPr>
            <w:tcW w:w="2126" w:type="dxa"/>
            <w:vAlign w:val="center"/>
          </w:tcPr>
          <w:p>
            <w:pPr>
              <w:snapToGrid w:val="0"/>
              <w:spacing w:after="0" w:line="240" w:lineRule="auto"/>
              <w:jc w:val="left"/>
              <w:rPr>
                <w:ins w:id="11106" w:author="코람코 상장리츠팀" w:date="2026-10-13T15:00:00Z"/>
                <w:rFonts w:ascii="Times New Roman" w:hAnsi="Times New Roman" w:cs="Times New Roman" w:eastAsia="바탕체"/>
                <w:color w:val="000000"/>
                <w:kern w:val="0"/>
                <w:sz w:val="16"/>
                <w:szCs w:val="16"/>
              </w:rPr>
            </w:pPr>
            <w:ins w:id="11107" w:author="코람코 상장리츠팀" w:date="2026-10-13T15:00:00Z">
              <w:r>
                <w:rPr>
                  <w:rFonts w:ascii="Times New Roman" w:hAnsi="Times New Roman" w:cs="Times New Roman" w:eastAsia="바탕체"/>
                  <w:color w:val="000000"/>
                  <w:kern w:val="0"/>
                  <w:sz w:val="16"/>
                  <w:szCs w:val="16"/>
                </w:rPr>
                <w:t xml:space="preserve">cu11008@cu.co.kr</w:t>
              </w:r>
            </w:ins>
          </w:p>
        </w:tc>
      </w:tr>
      <w:tr>
        <w:trPr>
          <w:cantSplit/>
          <w:ins w:id="11108" w:author="코람코 상장리츠팀" w:date="2026-10-13T15:00:00Z"/>
        </w:trPr>
        <w:tc>
          <w:tcPr>
            <w:tcW w:w="800" w:type="dxa"/>
            <w:vMerge/>
            <w:vAlign w:val="center"/>
          </w:tcPr>
          <w:p>
            <w:pPr>
              <w:snapToGrid w:val="0"/>
              <w:spacing w:after="0" w:line="240" w:lineRule="auto"/>
              <w:jc w:val="center"/>
              <w:rPr>
                <w:ins w:id="11109" w:author="코람코 상장리츠팀" w:date="2026-10-13T15:00:00Z"/>
                <w:rFonts w:ascii="Times New Roman" w:hAnsi="Times New Roman" w:cs="Times New Roman" w:eastAsia="바탕체"/>
                <w:color w:val="000000"/>
                <w:kern w:val="0"/>
                <w:sz w:val="16"/>
                <w:szCs w:val="16"/>
              </w:rPr>
            </w:pPr>
          </w:p>
        </w:tc>
        <w:tc>
          <w:tcPr>
            <w:tcW w:w="1500" w:type="dxa"/>
            <w:vAlign w:val="center"/>
          </w:tcPr>
          <w:p>
            <w:pPr>
              <w:snapToGrid w:val="0"/>
              <w:spacing w:after="0" w:line="240" w:lineRule="auto"/>
              <w:jc w:val="left"/>
              <w:rPr>
                <w:ins w:id="11110" w:author="코람코 상장리츠팀" w:date="2026-10-13T15:00:00Z"/>
                <w:rFonts w:ascii="Times New Roman" w:hAnsi="Times New Roman" w:cs="Times New Roman" w:eastAsia="바탕체"/>
                <w:color w:val="000000"/>
                <w:kern w:val="0"/>
                <w:sz w:val="16"/>
                <w:szCs w:val="16"/>
              </w:rPr>
            </w:pPr>
            <w:ins w:id="11111" w:author="코람코 상장리츠팀" w:date="2026-10-13T15:00:00Z">
              <w:r>
                <w:rPr>
                  <w:rFonts w:ascii="Times New Roman" w:hAnsi="Times New Roman" w:cs="Times New Roman" w:eastAsia="바탕체"/>
                  <w:color w:val="000000"/>
                  <w:kern w:val="0"/>
                  <w:sz w:val="16"/>
                  <w:szCs w:val="16"/>
                </w:rPr>
                <w:t xml:space="preserve">광주어룡신용협동조합</w:t>
              </w:r>
            </w:ins>
          </w:p>
        </w:tc>
        <w:tc>
          <w:tcPr>
            <w:tcW w:w="2300" w:type="dxa"/>
            <w:vAlign w:val="center"/>
          </w:tcPr>
          <w:p>
            <w:pPr>
              <w:snapToGrid w:val="0"/>
              <w:spacing w:after="0" w:line="240" w:lineRule="auto"/>
              <w:jc w:val="left"/>
              <w:rPr>
                <w:ins w:id="11112" w:author="코람코 상장리츠팀" w:date="2026-10-13T15:00:00Z"/>
                <w:rFonts w:ascii="Times New Roman" w:hAnsi="Times New Roman" w:cs="Times New Roman" w:eastAsia="바탕체"/>
                <w:color w:val="000000"/>
                <w:kern w:val="0"/>
                <w:sz w:val="16"/>
                <w:szCs w:val="16"/>
              </w:rPr>
            </w:pPr>
            <w:ins w:id="11113" w:author="코람코 상장리츠팀" w:date="2026-10-13T15:00:00Z">
              <w:r>
                <w:rPr>
                  <w:rFonts w:ascii="Times New Roman" w:hAnsi="Times New Roman" w:cs="Times New Roman" w:eastAsia="바탕체"/>
                  <w:color w:val="000000"/>
                  <w:kern w:val="0"/>
                  <w:sz w:val="16"/>
                  <w:szCs w:val="16"/>
                </w:rPr>
                <w:t xml:space="preserve">전남광주통합특별시 광산구 송정로 15</w:t>
              </w:r>
            </w:ins>
          </w:p>
        </w:tc>
        <w:tc>
          <w:tcPr>
            <w:tcW w:w="1000" w:type="dxa"/>
            <w:vAlign w:val="center"/>
          </w:tcPr>
          <w:p>
            <w:pPr>
              <w:snapToGrid w:val="0"/>
              <w:spacing w:after="0" w:line="240" w:lineRule="auto"/>
              <w:jc w:val="center"/>
              <w:rPr>
                <w:ins w:id="11114" w:author="코람코 상장리츠팀" w:date="2026-10-13T15:00:00Z"/>
                <w:rFonts w:ascii="Times New Roman" w:hAnsi="Times New Roman" w:cs="Times New Roman" w:eastAsia="바탕체"/>
                <w:color w:val="000000"/>
                <w:kern w:val="0"/>
                <w:sz w:val="16"/>
                <w:szCs w:val="16"/>
              </w:rPr>
            </w:pPr>
            <w:ins w:id="11115" w:author="코람코 상장리츠팀" w:date="2026-10-13T15:00:00Z">
              <w:r>
                <w:rPr>
                  <w:rFonts w:ascii="Times New Roman" w:hAnsi="Times New Roman" w:cs="Times New Roman" w:eastAsia="바탕체"/>
                  <w:color w:val="000000"/>
                  <w:kern w:val="0"/>
                  <w:sz w:val="16"/>
                  <w:szCs w:val="16"/>
                </w:rPr>
                <w:t xml:space="preserve">박태훈 대리</w:t>
              </w:r>
            </w:ins>
          </w:p>
        </w:tc>
        <w:tc>
          <w:tcPr>
            <w:tcW w:w="1300" w:type="dxa"/>
            <w:vAlign w:val="center"/>
          </w:tcPr>
          <w:p>
            <w:pPr>
              <w:snapToGrid w:val="0"/>
              <w:spacing w:after="0" w:line="240" w:lineRule="auto"/>
              <w:jc w:val="center"/>
              <w:rPr>
                <w:ins w:id="11116" w:author="코람코 상장리츠팀" w:date="2026-10-13T15:00:00Z"/>
                <w:rFonts w:ascii="Times New Roman" w:hAnsi="Times New Roman" w:cs="Times New Roman" w:eastAsia="바탕체"/>
                <w:color w:val="000000"/>
                <w:kern w:val="0"/>
                <w:sz w:val="16"/>
                <w:szCs w:val="16"/>
              </w:rPr>
            </w:pPr>
            <w:ins w:id="11117" w:author="코람코 상장리츠팀" w:date="2026-10-13T15:00:00Z">
              <w:r>
                <w:rPr>
                  <w:rFonts w:ascii="Times New Roman" w:hAnsi="Times New Roman" w:cs="Times New Roman" w:eastAsia="바탕체"/>
                  <w:color w:val="000000"/>
                  <w:kern w:val="0"/>
                  <w:sz w:val="16"/>
                  <w:szCs w:val="16"/>
                </w:rPr>
                <w:t xml:space="preserve">062-720-8811</w:t>
              </w:r>
            </w:ins>
          </w:p>
        </w:tc>
        <w:tc>
          <w:tcPr>
            <w:tcW w:w="2126" w:type="dxa"/>
            <w:vAlign w:val="center"/>
          </w:tcPr>
          <w:p>
            <w:pPr>
              <w:snapToGrid w:val="0"/>
              <w:spacing w:after="0" w:line="240" w:lineRule="auto"/>
              <w:jc w:val="left"/>
              <w:rPr>
                <w:ins w:id="11118" w:author="코람코 상장리츠팀" w:date="2026-10-13T15:00:00Z"/>
                <w:rFonts w:ascii="Times New Roman" w:hAnsi="Times New Roman" w:cs="Times New Roman" w:eastAsia="바탕체"/>
                <w:color w:val="000000"/>
                <w:kern w:val="0"/>
                <w:sz w:val="16"/>
                <w:szCs w:val="16"/>
              </w:rPr>
            </w:pPr>
            <w:ins w:id="11119" w:author="코람코 상장리츠팀" w:date="2026-10-13T15:00:00Z">
              <w:r>
                <w:rPr>
                  <w:rFonts w:ascii="Times New Roman" w:hAnsi="Times New Roman" w:cs="Times New Roman" w:eastAsia="바탕체"/>
                  <w:color w:val="000000"/>
                  <w:kern w:val="0"/>
                  <w:sz w:val="16"/>
                  <w:szCs w:val="16"/>
                </w:rPr>
                <w:t xml:space="preserve">hoon91@cu.co.kr</w:t>
              </w:r>
            </w:ins>
          </w:p>
        </w:tc>
      </w:tr>
      <w:tr>
        <w:trPr>
          <w:cantSplit/>
          <w:ins w:id="11120" w:author="코람코 상장리츠팀" w:date="2026-10-13T15:00:00Z"/>
        </w:trPr>
        <w:tc>
          <w:tcPr>
            <w:tcW w:w="800" w:type="dxa"/>
            <w:vMerge/>
            <w:vAlign w:val="center"/>
          </w:tcPr>
          <w:p>
            <w:pPr>
              <w:snapToGrid w:val="0"/>
              <w:spacing w:after="0" w:line="240" w:lineRule="auto"/>
              <w:jc w:val="center"/>
              <w:rPr>
                <w:ins w:id="11121" w:author="코람코 상장리츠팀" w:date="2026-10-13T15:00:00Z"/>
                <w:rFonts w:ascii="Times New Roman" w:hAnsi="Times New Roman" w:cs="Times New Roman" w:eastAsia="바탕체"/>
                <w:color w:val="000000"/>
                <w:kern w:val="0"/>
                <w:sz w:val="16"/>
                <w:szCs w:val="16"/>
              </w:rPr>
            </w:pPr>
          </w:p>
        </w:tc>
        <w:tc>
          <w:tcPr>
            <w:tcW w:w="1500" w:type="dxa"/>
            <w:vAlign w:val="center"/>
          </w:tcPr>
          <w:p>
            <w:pPr>
              <w:snapToGrid w:val="0"/>
              <w:spacing w:after="0" w:line="240" w:lineRule="auto"/>
              <w:jc w:val="left"/>
              <w:rPr>
                <w:ins w:id="11122" w:author="코람코 상장리츠팀" w:date="2026-10-13T15:00:00Z"/>
                <w:rFonts w:ascii="Times New Roman" w:hAnsi="Times New Roman" w:cs="Times New Roman" w:eastAsia="바탕체"/>
                <w:color w:val="000000"/>
                <w:kern w:val="0"/>
                <w:sz w:val="16"/>
                <w:szCs w:val="16"/>
              </w:rPr>
            </w:pPr>
            <w:ins w:id="11123" w:author="코람코 상장리츠팀" w:date="2026-10-13T15:00:00Z">
              <w:r>
                <w:rPr>
                  <w:rFonts w:ascii="Times New Roman" w:hAnsi="Times New Roman" w:cs="Times New Roman" w:eastAsia="바탕체"/>
                  <w:color w:val="000000"/>
                  <w:kern w:val="0"/>
                  <w:sz w:val="16"/>
                  <w:szCs w:val="16"/>
                </w:rPr>
                <w:t xml:space="preserve">광주미래신용협동조합</w:t>
              </w:r>
            </w:ins>
          </w:p>
        </w:tc>
        <w:tc>
          <w:tcPr>
            <w:tcW w:w="2300" w:type="dxa"/>
            <w:vAlign w:val="center"/>
          </w:tcPr>
          <w:p>
            <w:pPr>
              <w:snapToGrid w:val="0"/>
              <w:spacing w:after="0" w:line="240" w:lineRule="auto"/>
              <w:jc w:val="left"/>
              <w:rPr>
                <w:ins w:id="11124" w:author="코람코 상장리츠팀" w:date="2026-10-13T15:00:00Z"/>
                <w:rFonts w:ascii="Times New Roman" w:hAnsi="Times New Roman" w:cs="Times New Roman" w:eastAsia="바탕체"/>
                <w:color w:val="000000"/>
                <w:kern w:val="0"/>
                <w:sz w:val="16"/>
                <w:szCs w:val="16"/>
              </w:rPr>
            </w:pPr>
            <w:ins w:id="11125" w:author="코람코 상장리츠팀" w:date="2026-10-13T15:00:00Z">
              <w:r>
                <w:rPr>
                  <w:rFonts w:ascii="Times New Roman" w:hAnsi="Times New Roman" w:cs="Times New Roman" w:eastAsia="바탕체"/>
                  <w:color w:val="000000"/>
                  <w:kern w:val="0"/>
                  <w:sz w:val="16"/>
                  <w:szCs w:val="16"/>
                </w:rPr>
                <w:t xml:space="preserve">전남광주통합특별시 북구 북문대로 153 (운암동)</w:t>
              </w:r>
            </w:ins>
          </w:p>
        </w:tc>
        <w:tc>
          <w:tcPr>
            <w:tcW w:w="1000" w:type="dxa"/>
            <w:vAlign w:val="center"/>
          </w:tcPr>
          <w:p>
            <w:pPr>
              <w:snapToGrid w:val="0"/>
              <w:spacing w:after="0" w:line="240" w:lineRule="auto"/>
              <w:jc w:val="center"/>
              <w:rPr>
                <w:ins w:id="11126" w:author="코람코 상장리츠팀" w:date="2026-10-13T15:00:00Z"/>
                <w:rFonts w:ascii="Times New Roman" w:hAnsi="Times New Roman" w:cs="Times New Roman" w:eastAsia="바탕체"/>
                <w:color w:val="000000"/>
                <w:kern w:val="0"/>
                <w:sz w:val="16"/>
                <w:szCs w:val="16"/>
              </w:rPr>
            </w:pPr>
            <w:ins w:id="11127" w:author="코람코 상장리츠팀" w:date="2026-10-13T15:00:00Z">
              <w:r>
                <w:rPr>
                  <w:rFonts w:ascii="Times New Roman" w:hAnsi="Times New Roman" w:cs="Times New Roman" w:eastAsia="바탕체"/>
                  <w:color w:val="000000"/>
                  <w:kern w:val="0"/>
                  <w:sz w:val="16"/>
                  <w:szCs w:val="16"/>
                </w:rPr>
                <w:t xml:space="preserve">박민성 사원</w:t>
              </w:r>
            </w:ins>
          </w:p>
        </w:tc>
        <w:tc>
          <w:tcPr>
            <w:tcW w:w="1300" w:type="dxa"/>
            <w:vAlign w:val="center"/>
          </w:tcPr>
          <w:p>
            <w:pPr>
              <w:snapToGrid w:val="0"/>
              <w:spacing w:after="0" w:line="240" w:lineRule="auto"/>
              <w:jc w:val="center"/>
              <w:rPr>
                <w:ins w:id="11128" w:author="코람코 상장리츠팀" w:date="2026-10-13T15:00:00Z"/>
                <w:rFonts w:ascii="Times New Roman" w:hAnsi="Times New Roman" w:cs="Times New Roman" w:eastAsia="바탕체"/>
                <w:color w:val="000000"/>
                <w:kern w:val="0"/>
                <w:sz w:val="16"/>
                <w:szCs w:val="16"/>
              </w:rPr>
            </w:pPr>
            <w:ins w:id="11129" w:author="코람코 상장리츠팀" w:date="2026-10-13T15:00:00Z">
              <w:r>
                <w:rPr>
                  <w:rFonts w:ascii="Times New Roman" w:hAnsi="Times New Roman" w:cs="Times New Roman" w:eastAsia="바탕체"/>
                  <w:color w:val="000000"/>
                  <w:kern w:val="0"/>
                  <w:sz w:val="16"/>
                  <w:szCs w:val="16"/>
                </w:rPr>
                <w:t xml:space="preserve">062-515-0070</w:t>
              </w:r>
            </w:ins>
          </w:p>
        </w:tc>
        <w:tc>
          <w:tcPr>
            <w:tcW w:w="2126" w:type="dxa"/>
            <w:vAlign w:val="center"/>
          </w:tcPr>
          <w:p>
            <w:pPr>
              <w:snapToGrid w:val="0"/>
              <w:spacing w:after="0" w:line="240" w:lineRule="auto"/>
              <w:jc w:val="left"/>
              <w:rPr>
                <w:ins w:id="11130" w:author="코람코 상장리츠팀" w:date="2026-10-13T15:00:00Z"/>
                <w:rFonts w:ascii="Times New Roman" w:hAnsi="Times New Roman" w:cs="Times New Roman" w:eastAsia="바탕체"/>
                <w:color w:val="000000"/>
                <w:kern w:val="0"/>
                <w:sz w:val="16"/>
                <w:szCs w:val="16"/>
              </w:rPr>
            </w:pPr>
            <w:ins w:id="11131" w:author="코람코 상장리츠팀" w:date="2026-10-13T15:00:00Z">
              <w:r>
                <w:rPr>
                  <w:rFonts w:ascii="Times New Roman" w:hAnsi="Times New Roman" w:cs="Times New Roman" w:eastAsia="바탕체"/>
                  <w:color w:val="000000"/>
                  <w:kern w:val="0"/>
                  <w:sz w:val="16"/>
                  <w:szCs w:val="16"/>
                </w:rPr>
                <w:t xml:space="preserve">pmsok101999@cu.co.kr</w:t>
              </w:r>
            </w:ins>
          </w:p>
        </w:tc>
      </w:tr>
      <w:tr>
        <w:trPr>
          <w:cantSplit/>
          <w:ins w:id="11132" w:author="코람코 상장리츠팀" w:date="2026-10-13T15:00:00Z"/>
        </w:trPr>
        <w:tc>
          <w:tcPr>
            <w:tcW w:w="800" w:type="dxa"/>
            <w:vMerge/>
            <w:vAlign w:val="center"/>
          </w:tcPr>
          <w:p>
            <w:pPr>
              <w:snapToGrid w:val="0"/>
              <w:spacing w:after="0" w:line="240" w:lineRule="auto"/>
              <w:jc w:val="center"/>
              <w:rPr>
                <w:ins w:id="11133" w:author="코람코 상장리츠팀" w:date="2026-10-13T15:00:00Z"/>
                <w:rFonts w:ascii="Times New Roman" w:hAnsi="Times New Roman" w:cs="Times New Roman" w:eastAsia="바탕체"/>
                <w:color w:val="000000"/>
                <w:kern w:val="0"/>
                <w:sz w:val="16"/>
                <w:szCs w:val="16"/>
              </w:rPr>
            </w:pPr>
          </w:p>
        </w:tc>
        <w:tc>
          <w:tcPr>
            <w:tcW w:w="1500" w:type="dxa"/>
            <w:vAlign w:val="center"/>
          </w:tcPr>
          <w:p>
            <w:pPr>
              <w:snapToGrid w:val="0"/>
              <w:spacing w:after="0" w:line="240" w:lineRule="auto"/>
              <w:jc w:val="left"/>
              <w:rPr>
                <w:ins w:id="11134" w:author="코람코 상장리츠팀" w:date="2026-10-13T15:00:00Z"/>
                <w:rFonts w:ascii="Times New Roman" w:hAnsi="Times New Roman" w:cs="Times New Roman" w:eastAsia="바탕체"/>
                <w:color w:val="000000"/>
                <w:kern w:val="0"/>
                <w:sz w:val="16"/>
                <w:szCs w:val="16"/>
              </w:rPr>
            </w:pPr>
            <w:ins w:id="11135" w:author="코람코 상장리츠팀" w:date="2026-10-13T15:00:00Z">
              <w:r>
                <w:rPr>
                  <w:rFonts w:ascii="Times New Roman" w:hAnsi="Times New Roman" w:cs="Times New Roman" w:eastAsia="바탕체"/>
                  <w:color w:val="000000"/>
                  <w:kern w:val="0"/>
                  <w:sz w:val="16"/>
                  <w:szCs w:val="16"/>
                </w:rPr>
                <w:t xml:space="preserve">새안양신용협동조합</w:t>
              </w:r>
            </w:ins>
          </w:p>
        </w:tc>
        <w:tc>
          <w:tcPr>
            <w:tcW w:w="2300" w:type="dxa"/>
            <w:vAlign w:val="center"/>
          </w:tcPr>
          <w:p>
            <w:pPr>
              <w:snapToGrid w:val="0"/>
              <w:spacing w:after="0" w:line="240" w:lineRule="auto"/>
              <w:jc w:val="left"/>
              <w:rPr>
                <w:ins w:id="11136" w:author="코람코 상장리츠팀" w:date="2026-10-13T15:00:00Z"/>
                <w:rFonts w:ascii="Times New Roman" w:hAnsi="Times New Roman" w:cs="Times New Roman" w:eastAsia="바탕체"/>
                <w:color w:val="000000"/>
                <w:kern w:val="0"/>
                <w:sz w:val="16"/>
                <w:szCs w:val="16"/>
              </w:rPr>
            </w:pPr>
            <w:ins w:id="11137" w:author="코람코 상장리츠팀" w:date="2026-10-13T15:00:00Z">
              <w:r>
                <w:rPr>
                  <w:rFonts w:ascii="Times New Roman" w:hAnsi="Times New Roman" w:cs="Times New Roman" w:eastAsia="바탕체"/>
                  <w:color w:val="000000"/>
                  <w:kern w:val="0"/>
                  <w:sz w:val="16"/>
                  <w:szCs w:val="16"/>
                </w:rPr>
                <w:t xml:space="preserve">경기도 안양시 만안구 장내로 120번길 22(안양동)</w:t>
              </w:r>
            </w:ins>
          </w:p>
        </w:tc>
        <w:tc>
          <w:tcPr>
            <w:tcW w:w="1000" w:type="dxa"/>
            <w:vAlign w:val="center"/>
          </w:tcPr>
          <w:p>
            <w:pPr>
              <w:snapToGrid w:val="0"/>
              <w:spacing w:after="0" w:line="240" w:lineRule="auto"/>
              <w:jc w:val="center"/>
              <w:rPr>
                <w:ins w:id="11138" w:author="코람코 상장리츠팀" w:date="2026-10-13T15:00:00Z"/>
                <w:rFonts w:ascii="Times New Roman" w:hAnsi="Times New Roman" w:cs="Times New Roman" w:eastAsia="바탕체"/>
                <w:color w:val="000000"/>
                <w:kern w:val="0"/>
                <w:sz w:val="16"/>
                <w:szCs w:val="16"/>
              </w:rPr>
            </w:pPr>
            <w:ins w:id="11139" w:author="코람코 상장리츠팀" w:date="2026-10-13T15:00:00Z">
              <w:r>
                <w:rPr>
                  <w:rFonts w:ascii="Times New Roman" w:hAnsi="Times New Roman" w:cs="Times New Roman" w:eastAsia="바탕체"/>
                  <w:color w:val="000000"/>
                  <w:kern w:val="0"/>
                  <w:sz w:val="16"/>
                  <w:szCs w:val="16"/>
                </w:rPr>
                <w:t xml:space="preserve">이필승 대리</w:t>
              </w:r>
            </w:ins>
          </w:p>
        </w:tc>
        <w:tc>
          <w:tcPr>
            <w:tcW w:w="1300" w:type="dxa"/>
            <w:vAlign w:val="center"/>
          </w:tcPr>
          <w:p>
            <w:pPr>
              <w:snapToGrid w:val="0"/>
              <w:spacing w:after="0" w:line="240" w:lineRule="auto"/>
              <w:jc w:val="center"/>
              <w:rPr>
                <w:ins w:id="11140" w:author="코람코 상장리츠팀" w:date="2026-10-13T15:00:00Z"/>
                <w:rFonts w:ascii="Times New Roman" w:hAnsi="Times New Roman" w:cs="Times New Roman" w:eastAsia="바탕체"/>
                <w:color w:val="000000"/>
                <w:kern w:val="0"/>
                <w:sz w:val="16"/>
                <w:szCs w:val="16"/>
              </w:rPr>
            </w:pPr>
            <w:ins w:id="11141" w:author="코람코 상장리츠팀" w:date="2026-10-13T15:00:00Z">
              <w:r>
                <w:rPr>
                  <w:rFonts w:ascii="Times New Roman" w:hAnsi="Times New Roman" w:cs="Times New Roman" w:eastAsia="바탕체"/>
                  <w:color w:val="000000"/>
                  <w:kern w:val="0"/>
                  <w:sz w:val="16"/>
                  <w:szCs w:val="16"/>
                </w:rPr>
                <w:t xml:space="preserve">031-446-1101</w:t>
              </w:r>
            </w:ins>
          </w:p>
        </w:tc>
        <w:tc>
          <w:tcPr>
            <w:tcW w:w="2126" w:type="dxa"/>
            <w:vAlign w:val="center"/>
          </w:tcPr>
          <w:p>
            <w:pPr>
              <w:snapToGrid w:val="0"/>
              <w:spacing w:after="0" w:line="240" w:lineRule="auto"/>
              <w:jc w:val="left"/>
              <w:rPr>
                <w:ins w:id="11142" w:author="코람코 상장리츠팀" w:date="2026-10-13T15:00:00Z"/>
                <w:rFonts w:ascii="Times New Roman" w:hAnsi="Times New Roman" w:cs="Times New Roman" w:eastAsia="바탕체"/>
                <w:color w:val="000000"/>
                <w:kern w:val="0"/>
                <w:sz w:val="16"/>
                <w:szCs w:val="16"/>
              </w:rPr>
            </w:pPr>
            <w:ins w:id="11143" w:author="코람코 상장리츠팀" w:date="2026-10-13T15:00:00Z">
              <w:r>
                <w:rPr>
                  <w:rFonts w:ascii="Times New Roman" w:hAnsi="Times New Roman" w:cs="Times New Roman" w:eastAsia="바탕체"/>
                  <w:color w:val="000000"/>
                  <w:kern w:val="0"/>
                  <w:sz w:val="16"/>
                  <w:szCs w:val="16"/>
                </w:rPr>
                <w:t xml:space="preserve">cu03112@cu.co.kr</w:t>
              </w:r>
            </w:ins>
          </w:p>
          <w:p>
            <w:pPr>
              <w:snapToGrid w:val="0"/>
              <w:spacing w:after="0" w:line="240" w:lineRule="auto"/>
              <w:jc w:val="left"/>
              <w:rPr>
                <w:ins w:id="11144" w:author="코람코 상장리츠팀" w:date="2026-10-13T15:00:00Z"/>
                <w:rFonts w:ascii="Times New Roman" w:hAnsi="Times New Roman" w:cs="Times New Roman" w:eastAsia="바탕체"/>
                <w:color w:val="000000"/>
                <w:kern w:val="0"/>
                <w:sz w:val="16"/>
                <w:szCs w:val="16"/>
              </w:rPr>
            </w:pPr>
            <w:ins w:id="11145" w:author="코람코 상장리츠팀" w:date="2026-10-13T15:00:00Z">
              <w:r>
                <w:rPr>
                  <w:rFonts w:ascii="Times New Roman" w:hAnsi="Times New Roman" w:cs="Times New Roman" w:eastAsia="바탕체"/>
                  <w:color w:val="000000"/>
                  <w:kern w:val="0"/>
                  <w:sz w:val="16"/>
                  <w:szCs w:val="16"/>
                </w:rPr>
                <w:t xml:space="preserve">09protos@cu.co.kr</w:t>
              </w:r>
            </w:ins>
          </w:p>
        </w:tc>
      </w:tr>
      <w:tr>
        <w:trPr>
          <w:cantSplit/>
          <w:ins w:id="11146" w:author="코람코 상장리츠팀" w:date="2026-10-13T15:00:00Z"/>
        </w:trPr>
        <w:tc>
          <w:tcPr>
            <w:tcW w:w="800" w:type="dxa"/>
            <w:vMerge/>
            <w:vAlign w:val="center"/>
          </w:tcPr>
          <w:p>
            <w:pPr>
              <w:snapToGrid w:val="0"/>
              <w:spacing w:after="0" w:line="240" w:lineRule="auto"/>
              <w:jc w:val="center"/>
              <w:rPr>
                <w:ins w:id="11147" w:author="코람코 상장리츠팀" w:date="2026-10-13T15:00:00Z"/>
                <w:rFonts w:ascii="Times New Roman" w:hAnsi="Times New Roman" w:cs="Times New Roman" w:eastAsia="바탕체"/>
                <w:color w:val="000000"/>
                <w:kern w:val="0"/>
                <w:sz w:val="16"/>
                <w:szCs w:val="16"/>
              </w:rPr>
            </w:pPr>
          </w:p>
        </w:tc>
        <w:tc>
          <w:tcPr>
            <w:tcW w:w="1500" w:type="dxa"/>
            <w:vAlign w:val="center"/>
          </w:tcPr>
          <w:p>
            <w:pPr>
              <w:snapToGrid w:val="0"/>
              <w:spacing w:after="0" w:line="240" w:lineRule="auto"/>
              <w:jc w:val="left"/>
              <w:rPr>
                <w:ins w:id="11148" w:author="코람코 상장리츠팀" w:date="2026-10-13T15:00:00Z"/>
                <w:rFonts w:ascii="Times New Roman" w:hAnsi="Times New Roman" w:cs="Times New Roman" w:eastAsia="바탕체"/>
                <w:color w:val="000000"/>
                <w:kern w:val="0"/>
                <w:sz w:val="16"/>
                <w:szCs w:val="16"/>
              </w:rPr>
            </w:pPr>
            <w:ins w:id="11149" w:author="코람코 상장리츠팀" w:date="2026-10-13T15:00:00Z">
              <w:r>
                <w:rPr>
                  <w:rFonts w:ascii="Times New Roman" w:hAnsi="Times New Roman" w:cs="Times New Roman" w:eastAsia="바탕체"/>
                  <w:color w:val="000000"/>
                  <w:kern w:val="0"/>
                  <w:sz w:val="16"/>
                  <w:szCs w:val="16"/>
                </w:rPr>
                <w:t xml:space="preserve">남수원신용협동조합</w:t>
              </w:r>
            </w:ins>
          </w:p>
        </w:tc>
        <w:tc>
          <w:tcPr>
            <w:tcW w:w="2300" w:type="dxa"/>
            <w:vAlign w:val="center"/>
          </w:tcPr>
          <w:p>
            <w:pPr>
              <w:snapToGrid w:val="0"/>
              <w:spacing w:after="0" w:line="240" w:lineRule="auto"/>
              <w:jc w:val="left"/>
              <w:rPr>
                <w:ins w:id="11150" w:author="코람코 상장리츠팀" w:date="2026-10-13T15:00:00Z"/>
                <w:rFonts w:ascii="Times New Roman" w:hAnsi="Times New Roman" w:cs="Times New Roman" w:eastAsia="바탕체"/>
                <w:color w:val="000000"/>
                <w:kern w:val="0"/>
                <w:sz w:val="16"/>
                <w:szCs w:val="16"/>
              </w:rPr>
            </w:pPr>
            <w:ins w:id="11151" w:author="코람코 상장리츠팀" w:date="2026-10-13T15:00:00Z">
              <w:r>
                <w:rPr>
                  <w:rFonts w:ascii="Times New Roman" w:hAnsi="Times New Roman" w:cs="Times New Roman" w:eastAsia="바탕체"/>
                  <w:color w:val="000000"/>
                  <w:kern w:val="0"/>
                  <w:sz w:val="16"/>
                  <w:szCs w:val="16"/>
                </w:rPr>
                <w:t xml:space="preserve">경기도 수원시 팔달구 효원로 177(인계동) 1층</w:t>
              </w:r>
            </w:ins>
          </w:p>
        </w:tc>
        <w:tc>
          <w:tcPr>
            <w:tcW w:w="1000" w:type="dxa"/>
            <w:vAlign w:val="center"/>
          </w:tcPr>
          <w:p>
            <w:pPr>
              <w:snapToGrid w:val="0"/>
              <w:spacing w:after="0" w:line="240" w:lineRule="auto"/>
              <w:jc w:val="center"/>
              <w:rPr>
                <w:ins w:id="11152" w:author="코람코 상장리츠팀" w:date="2026-10-13T15:00:00Z"/>
                <w:rFonts w:ascii="Times New Roman" w:hAnsi="Times New Roman" w:cs="Times New Roman" w:eastAsia="바탕체"/>
                <w:color w:val="000000"/>
                <w:kern w:val="0"/>
                <w:sz w:val="16"/>
                <w:szCs w:val="16"/>
              </w:rPr>
            </w:pPr>
            <w:ins w:id="11153" w:author="코람코 상장리츠팀" w:date="2026-10-13T15:00:00Z">
              <w:r>
                <w:rPr>
                  <w:rFonts w:ascii="Times New Roman" w:hAnsi="Times New Roman" w:cs="Times New Roman" w:eastAsia="바탕체"/>
                  <w:color w:val="000000"/>
                  <w:kern w:val="0"/>
                  <w:sz w:val="16"/>
                  <w:szCs w:val="16"/>
                </w:rPr>
                <w:t xml:space="preserve">이지운 과장, 김지선 대리</w:t>
              </w:r>
            </w:ins>
          </w:p>
        </w:tc>
        <w:tc>
          <w:tcPr>
            <w:tcW w:w="1300" w:type="dxa"/>
            <w:vAlign w:val="center"/>
          </w:tcPr>
          <w:p>
            <w:pPr>
              <w:snapToGrid w:val="0"/>
              <w:spacing w:after="0" w:line="240" w:lineRule="auto"/>
              <w:jc w:val="center"/>
              <w:rPr>
                <w:ins w:id="11154" w:author="코람코 상장리츠팀" w:date="2026-10-13T15:00:00Z"/>
                <w:rFonts w:ascii="Times New Roman" w:hAnsi="Times New Roman" w:cs="Times New Roman" w:eastAsia="바탕체"/>
                <w:color w:val="000000"/>
                <w:kern w:val="0"/>
                <w:sz w:val="16"/>
                <w:szCs w:val="16"/>
              </w:rPr>
            </w:pPr>
            <w:ins w:id="11155" w:author="코람코 상장리츠팀" w:date="2026-10-13T15:00:00Z">
              <w:r>
                <w:rPr>
                  <w:rFonts w:ascii="Times New Roman" w:hAnsi="Times New Roman" w:cs="Times New Roman" w:eastAsia="바탕체"/>
                  <w:color w:val="000000"/>
                  <w:kern w:val="0"/>
                  <w:sz w:val="16"/>
                  <w:szCs w:val="16"/>
                </w:rPr>
                <w:t xml:space="preserve">031-238-0107</w:t>
              </w:r>
            </w:ins>
          </w:p>
        </w:tc>
        <w:tc>
          <w:tcPr>
            <w:tcW w:w="2126" w:type="dxa"/>
            <w:vAlign w:val="center"/>
          </w:tcPr>
          <w:p>
            <w:pPr>
              <w:snapToGrid w:val="0"/>
              <w:spacing w:after="0" w:line="240" w:lineRule="auto"/>
              <w:jc w:val="left"/>
              <w:rPr>
                <w:ins w:id="11156" w:author="코람코 상장리츠팀" w:date="2026-10-13T15:00:00Z"/>
                <w:rFonts w:ascii="Times New Roman" w:hAnsi="Times New Roman" w:cs="Times New Roman" w:eastAsia="바탕체"/>
                <w:color w:val="000000"/>
                <w:kern w:val="0"/>
                <w:sz w:val="16"/>
                <w:szCs w:val="16"/>
              </w:rPr>
            </w:pPr>
            <w:ins w:id="11157" w:author="코람코 상장리츠팀" w:date="2026-10-13T15:00:00Z">
              <w:r>
                <w:rPr>
                  <w:rFonts w:ascii="Times New Roman" w:hAnsi="Times New Roman" w:cs="Times New Roman" w:eastAsia="바탕체"/>
                  <w:color w:val="000000"/>
                  <w:kern w:val="0"/>
                  <w:sz w:val="16"/>
                  <w:szCs w:val="16"/>
                </w:rPr>
                <w:t xml:space="preserve">krlejw@naver.com</w:t>
              </w:r>
            </w:ins>
          </w:p>
          <w:p>
            <w:pPr>
              <w:snapToGrid w:val="0"/>
              <w:spacing w:after="0" w:line="240" w:lineRule="auto"/>
              <w:jc w:val="left"/>
              <w:rPr>
                <w:ins w:id="11158" w:author="코람코 상장리츠팀" w:date="2026-10-13T15:00:00Z"/>
                <w:rFonts w:ascii="Times New Roman" w:hAnsi="Times New Roman" w:cs="Times New Roman" w:eastAsia="바탕체"/>
                <w:color w:val="000000"/>
                <w:kern w:val="0"/>
                <w:sz w:val="16"/>
                <w:szCs w:val="16"/>
              </w:rPr>
            </w:pPr>
            <w:ins w:id="11159" w:author="코람코 상장리츠팀" w:date="2026-10-13T15:00:00Z">
              <w:r>
                <w:rPr>
                  <w:rFonts w:ascii="Times New Roman" w:hAnsi="Times New Roman" w:cs="Times New Roman" w:eastAsia="바탕체"/>
                  <w:color w:val="000000"/>
                  <w:kern w:val="0"/>
                  <w:sz w:val="16"/>
                  <w:szCs w:val="16"/>
                </w:rPr>
                <w:t xml:space="preserve">jisunya86@naver.com</w:t>
              </w:r>
            </w:ins>
          </w:p>
        </w:tc>
      </w:tr>
      <w:tr>
        <w:trPr>
          <w:cantSplit/>
          <w:ins w:id="11160" w:author="코람코 상장리츠팀" w:date="2026-10-13T15:00:00Z"/>
        </w:trPr>
        <w:tc>
          <w:tcPr>
            <w:tcW w:w="800" w:type="dxa"/>
            <w:vMerge/>
            <w:vAlign w:val="center"/>
          </w:tcPr>
          <w:p>
            <w:pPr>
              <w:snapToGrid w:val="0"/>
              <w:spacing w:after="0" w:line="240" w:lineRule="auto"/>
              <w:jc w:val="center"/>
              <w:rPr>
                <w:ins w:id="11161" w:author="코람코 상장리츠팀" w:date="2026-10-13T15:00:00Z"/>
                <w:rFonts w:ascii="Times New Roman" w:hAnsi="Times New Roman" w:cs="Times New Roman" w:eastAsia="바탕체"/>
                <w:color w:val="000000"/>
                <w:kern w:val="0"/>
                <w:sz w:val="16"/>
                <w:szCs w:val="16"/>
              </w:rPr>
            </w:pPr>
          </w:p>
        </w:tc>
        <w:tc>
          <w:tcPr>
            <w:tcW w:w="1500" w:type="dxa"/>
            <w:vAlign w:val="center"/>
          </w:tcPr>
          <w:p>
            <w:pPr>
              <w:snapToGrid w:val="0"/>
              <w:spacing w:after="0" w:line="240" w:lineRule="auto"/>
              <w:jc w:val="left"/>
              <w:rPr>
                <w:ins w:id="11162" w:author="코람코 상장리츠팀" w:date="2026-10-13T15:00:00Z"/>
                <w:rFonts w:ascii="Times New Roman" w:hAnsi="Times New Roman" w:cs="Times New Roman" w:eastAsia="바탕체"/>
                <w:color w:val="000000"/>
                <w:kern w:val="0"/>
                <w:sz w:val="16"/>
                <w:szCs w:val="16"/>
              </w:rPr>
            </w:pPr>
            <w:ins w:id="11163" w:author="코람코 상장리츠팀" w:date="2026-10-13T15:00:00Z">
              <w:r>
                <w:rPr>
                  <w:rFonts w:ascii="Times New Roman" w:hAnsi="Times New Roman" w:cs="Times New Roman" w:eastAsia="바탕체"/>
                  <w:color w:val="000000"/>
                  <w:kern w:val="0"/>
                  <w:sz w:val="16"/>
                  <w:szCs w:val="16"/>
                </w:rPr>
                <w:t xml:space="preserve">북인천신용협동조합</w:t>
              </w:r>
            </w:ins>
          </w:p>
        </w:tc>
        <w:tc>
          <w:tcPr>
            <w:tcW w:w="2300" w:type="dxa"/>
            <w:vAlign w:val="center"/>
          </w:tcPr>
          <w:p>
            <w:pPr>
              <w:snapToGrid w:val="0"/>
              <w:spacing w:after="0" w:line="240" w:lineRule="auto"/>
              <w:jc w:val="left"/>
              <w:rPr>
                <w:ins w:id="11164" w:author="코람코 상장리츠팀" w:date="2026-10-13T15:00:00Z"/>
                <w:rFonts w:ascii="Times New Roman" w:hAnsi="Times New Roman" w:cs="Times New Roman" w:eastAsia="바탕체"/>
                <w:color w:val="000000"/>
                <w:kern w:val="0"/>
                <w:sz w:val="16"/>
                <w:szCs w:val="16"/>
              </w:rPr>
            </w:pPr>
            <w:ins w:id="11165" w:author="코람코 상장리츠팀" w:date="2026-10-13T15:00:00Z">
              <w:r>
                <w:rPr>
                  <w:rFonts w:ascii="Times New Roman" w:hAnsi="Times New Roman" w:cs="Times New Roman" w:eastAsia="바탕체"/>
                  <w:color w:val="000000"/>
                  <w:kern w:val="0"/>
                  <w:sz w:val="16"/>
                  <w:szCs w:val="16"/>
                </w:rPr>
                <w:t xml:space="preserve">인천광역시 부평구 후정로 8, 상가2동 B04호</w:t>
              </w:r>
            </w:ins>
          </w:p>
        </w:tc>
        <w:tc>
          <w:tcPr>
            <w:tcW w:w="1000" w:type="dxa"/>
            <w:vAlign w:val="center"/>
          </w:tcPr>
          <w:p>
            <w:pPr>
              <w:snapToGrid w:val="0"/>
              <w:spacing w:after="0" w:line="240" w:lineRule="auto"/>
              <w:jc w:val="center"/>
              <w:rPr>
                <w:ins w:id="11166" w:author="코람코 상장리츠팀" w:date="2026-10-13T15:00:00Z"/>
                <w:rFonts w:ascii="Times New Roman" w:hAnsi="Times New Roman" w:cs="Times New Roman" w:eastAsia="바탕체"/>
                <w:color w:val="000000"/>
                <w:kern w:val="0"/>
                <w:sz w:val="16"/>
                <w:szCs w:val="16"/>
              </w:rPr>
            </w:pPr>
            <w:ins w:id="11167" w:author="코람코 상장리츠팀" w:date="2026-10-13T15:00:00Z">
              <w:r>
                <w:rPr>
                  <w:rFonts w:ascii="Times New Roman" w:hAnsi="Times New Roman" w:cs="Times New Roman" w:eastAsia="바탕체"/>
                  <w:color w:val="000000"/>
                  <w:kern w:val="0"/>
                  <w:sz w:val="16"/>
                  <w:szCs w:val="16"/>
                </w:rPr>
                <w:t xml:space="preserve">김희승 과장</w:t>
              </w:r>
            </w:ins>
          </w:p>
        </w:tc>
        <w:tc>
          <w:tcPr>
            <w:tcW w:w="1300" w:type="dxa"/>
            <w:vAlign w:val="center"/>
          </w:tcPr>
          <w:p>
            <w:pPr>
              <w:snapToGrid w:val="0"/>
              <w:spacing w:after="0" w:line="240" w:lineRule="auto"/>
              <w:jc w:val="center"/>
              <w:rPr>
                <w:ins w:id="11168" w:author="코람코 상장리츠팀" w:date="2026-10-13T15:00:00Z"/>
                <w:rFonts w:ascii="Times New Roman" w:hAnsi="Times New Roman" w:cs="Times New Roman" w:eastAsia="바탕체"/>
                <w:color w:val="000000"/>
                <w:kern w:val="0"/>
                <w:sz w:val="16"/>
                <w:szCs w:val="16"/>
              </w:rPr>
            </w:pPr>
            <w:ins w:id="11169" w:author="코람코 상장리츠팀" w:date="2026-10-13T15:00:00Z">
              <w:r>
                <w:rPr>
                  <w:rFonts w:ascii="Times New Roman" w:hAnsi="Times New Roman" w:cs="Times New Roman" w:eastAsia="바탕체"/>
                  <w:color w:val="000000"/>
                  <w:kern w:val="0"/>
                  <w:sz w:val="16"/>
                  <w:szCs w:val="16"/>
                </w:rPr>
                <w:t xml:space="preserve">032-516-8101</w:t>
              </w:r>
            </w:ins>
          </w:p>
        </w:tc>
        <w:tc>
          <w:tcPr>
            <w:tcW w:w="2126" w:type="dxa"/>
            <w:vAlign w:val="center"/>
          </w:tcPr>
          <w:p>
            <w:pPr>
              <w:snapToGrid w:val="0"/>
              <w:spacing w:after="0" w:line="240" w:lineRule="auto"/>
              <w:jc w:val="left"/>
              <w:rPr>
                <w:ins w:id="11170" w:author="코람코 상장리츠팀" w:date="2026-10-13T15:00:00Z"/>
                <w:rFonts w:ascii="Times New Roman" w:hAnsi="Times New Roman" w:cs="Times New Roman" w:eastAsia="바탕체"/>
                <w:color w:val="000000"/>
                <w:kern w:val="0"/>
                <w:sz w:val="16"/>
                <w:szCs w:val="16"/>
              </w:rPr>
            </w:pPr>
            <w:ins w:id="11171" w:author="코람코 상장리츠팀" w:date="2026-10-13T15:00:00Z">
              <w:r>
                <w:rPr>
                  <w:rFonts w:ascii="Times New Roman" w:hAnsi="Times New Roman" w:cs="Times New Roman" w:eastAsia="바탕체"/>
                  <w:color w:val="000000"/>
                  <w:kern w:val="0"/>
                  <w:sz w:val="16"/>
                  <w:szCs w:val="16"/>
                </w:rPr>
                <w:t xml:space="preserve">kkhs101@nate.com</w:t>
              </w:r>
            </w:ins>
          </w:p>
          <w:p>
            <w:pPr>
              <w:snapToGrid w:val="0"/>
              <w:spacing w:after="0" w:line="240" w:lineRule="auto"/>
              <w:jc w:val="left"/>
              <w:rPr>
                <w:ins w:id="11172" w:author="코람코 상장리츠팀" w:date="2026-10-13T15:00:00Z"/>
                <w:rFonts w:ascii="Times New Roman" w:hAnsi="Times New Roman" w:cs="Times New Roman" w:eastAsia="바탕체"/>
                <w:color w:val="000000"/>
                <w:kern w:val="0"/>
                <w:sz w:val="16"/>
                <w:szCs w:val="16"/>
              </w:rPr>
            </w:pPr>
            <w:ins w:id="11173" w:author="코람코 상장리츠팀" w:date="2026-10-13T15:00:00Z">
              <w:r>
                <w:rPr>
                  <w:rFonts w:ascii="Times New Roman" w:hAnsi="Times New Roman" w:cs="Times New Roman" w:eastAsia="바탕체"/>
                  <w:color w:val="000000"/>
                  <w:kern w:val="0"/>
                  <w:sz w:val="16"/>
                  <w:szCs w:val="16"/>
                </w:rPr>
                <w:t xml:space="preserve">cu03236@cu.co.kr</w:t>
              </w:r>
            </w:ins>
          </w:p>
        </w:tc>
      </w:tr>
      <w:tr>
        <w:trPr>
          <w:cantSplit/>
          <w:ins w:id="11174" w:author="코람코 상장리츠팀" w:date="2026-10-13T15:00:00Z"/>
        </w:trPr>
        <w:tc>
          <w:tcPr>
            <w:tcW w:w="800" w:type="dxa"/>
            <w:vMerge w:val="restart"/>
            <w:vAlign w:val="center"/>
          </w:tcPr>
          <w:p>
            <w:pPr>
              <w:snapToGrid w:val="0"/>
              <w:spacing w:after="0" w:line="240" w:lineRule="auto"/>
              <w:jc w:val="center"/>
              <w:rPr>
                <w:ins w:id="11175" w:author="코람코 상장리츠팀" w:date="2026-10-13T15:00:00Z"/>
                <w:rFonts w:ascii="Times New Roman" w:hAnsi="Times New Roman" w:cs="Times New Roman" w:eastAsia="바탕체"/>
                <w:color w:val="000000"/>
                <w:kern w:val="0"/>
                <w:sz w:val="16"/>
                <w:szCs w:val="16"/>
              </w:rPr>
            </w:pPr>
            <w:ins w:id="11176" w:author="코람코 상장리츠팀" w:date="2026-10-13T15:00:00Z">
              <w:r>
                <w:rPr>
                  <w:rFonts w:ascii="Times New Roman" w:hAnsi="Times New Roman" w:cs="Times New Roman" w:eastAsia="바탕체"/>
                  <w:color w:val="000000"/>
                  <w:kern w:val="0"/>
                  <w:sz w:val="16"/>
                  <w:szCs w:val="16"/>
                </w:rPr>
                <w:t xml:space="preserve">(공동)</w:t>
              </w:r>
            </w:ins>
          </w:p>
          <w:p>
            <w:pPr>
              <w:snapToGrid w:val="0"/>
              <w:spacing w:after="0" w:line="240" w:lineRule="auto"/>
              <w:jc w:val="center"/>
              <w:rPr>
                <w:ins w:id="11177" w:author="코람코 상장리츠팀" w:date="2026-10-13T15:00:00Z"/>
                <w:rFonts w:ascii="Times New Roman" w:hAnsi="Times New Roman" w:cs="Times New Roman" w:eastAsia="바탕체"/>
                <w:color w:val="000000"/>
                <w:kern w:val="0"/>
                <w:sz w:val="16"/>
                <w:szCs w:val="16"/>
              </w:rPr>
            </w:pPr>
            <w:ins w:id="11178" w:author="코람코 상장리츠팀" w:date="2026-10-13T15:00:00Z">
              <w:r>
                <w:rPr>
                  <w:rFonts w:ascii="Times New Roman" w:hAnsi="Times New Roman" w:cs="Times New Roman" w:eastAsia="바탕체"/>
                  <w:color w:val="000000"/>
                  <w:kern w:val="0"/>
                  <w:sz w:val="16"/>
                  <w:szCs w:val="16"/>
                </w:rPr>
                <w:t xml:space="preserve">제3순위</w:t>
              </w:r>
            </w:ins>
          </w:p>
          <w:p>
            <w:pPr>
              <w:snapToGrid w:val="0"/>
              <w:spacing w:after="0" w:line="240" w:lineRule="auto"/>
              <w:jc w:val="center"/>
              <w:rPr>
                <w:ins w:id="11179" w:author="코람코 상장리츠팀" w:date="2026-10-13T15:00:00Z"/>
                <w:rFonts w:ascii="Times New Roman" w:hAnsi="Times New Roman" w:cs="Times New Roman" w:eastAsia="바탕체"/>
                <w:color w:val="000000"/>
                <w:kern w:val="0"/>
                <w:sz w:val="16"/>
                <w:szCs w:val="16"/>
              </w:rPr>
            </w:pPr>
            <w:ins w:id="11180" w:author="코람코 상장리츠팀" w:date="2026-10-13T15:00:00Z">
              <w:r>
                <w:rPr>
                  <w:rFonts w:ascii="Times New Roman" w:hAnsi="Times New Roman" w:cs="Times New Roman" w:eastAsia="바탕체"/>
                  <w:color w:val="000000"/>
                  <w:kern w:val="0"/>
                  <w:sz w:val="16"/>
                  <w:szCs w:val="16"/>
                </w:rPr>
                <w:t xml:space="preserve">(Tranche B)</w:t>
              </w:r>
            </w:ins>
          </w:p>
        </w:tc>
        <w:tc>
          <w:tcPr>
            <w:tcW w:w="1500" w:type="dxa"/>
            <w:vAlign w:val="center"/>
          </w:tcPr>
          <w:p>
            <w:pPr>
              <w:snapToGrid w:val="0"/>
              <w:spacing w:after="0" w:line="240" w:lineRule="auto"/>
              <w:jc w:val="left"/>
              <w:rPr>
                <w:ins w:id="11181" w:author="코람코 상장리츠팀" w:date="2026-10-13T15:00:00Z"/>
                <w:rFonts w:ascii="Times New Roman" w:hAnsi="Times New Roman" w:cs="Times New Roman" w:eastAsia="바탕체"/>
                <w:color w:val="000000"/>
                <w:kern w:val="0"/>
                <w:sz w:val="16"/>
                <w:szCs w:val="16"/>
              </w:rPr>
            </w:pPr>
            <w:ins w:id="11182" w:author="코람코 상장리츠팀" w:date="2026-10-13T15:00:00Z">
              <w:r>
                <w:rPr>
                  <w:rFonts w:ascii="Times New Roman" w:hAnsi="Times New Roman" w:cs="Times New Roman" w:eastAsia="바탕체"/>
                  <w:color w:val="000000"/>
                  <w:kern w:val="0"/>
                  <w:sz w:val="16"/>
                  <w:szCs w:val="16"/>
                </w:rPr>
                <w:t xml:space="preserve">키움캐피탈 주식회사</w:t>
              </w:r>
            </w:ins>
          </w:p>
        </w:tc>
        <w:tc>
          <w:tcPr>
            <w:tcW w:w="2300" w:type="dxa"/>
            <w:vAlign w:val="center"/>
          </w:tcPr>
          <w:p>
            <w:pPr>
              <w:snapToGrid w:val="0"/>
              <w:spacing w:after="0" w:line="240" w:lineRule="auto"/>
              <w:jc w:val="left"/>
              <w:rPr>
                <w:ins w:id="11183" w:author="코람코 상장리츠팀" w:date="2026-10-13T15:00:00Z"/>
                <w:rFonts w:ascii="Times New Roman" w:hAnsi="Times New Roman" w:cs="Times New Roman" w:eastAsia="바탕체"/>
                <w:color w:val="000000"/>
                <w:kern w:val="0"/>
                <w:sz w:val="16"/>
                <w:szCs w:val="16"/>
              </w:rPr>
            </w:pPr>
            <w:ins w:id="11184" w:author="코람코 상장리츠팀" w:date="2026-10-13T15:00:00Z">
              <w:r>
                <w:rPr>
                  <w:rFonts w:ascii="Times New Roman" w:hAnsi="Times New Roman" w:cs="Times New Roman" w:eastAsia="바탕체"/>
                  <w:color w:val="000000"/>
                  <w:kern w:val="0"/>
                  <w:sz w:val="16"/>
                  <w:szCs w:val="16"/>
                </w:rPr>
                <w:t xml:space="preserve">서울특별시 영등포구 여의대로 66, 17층</w:t>
              </w:r>
            </w:ins>
          </w:p>
        </w:tc>
        <w:tc>
          <w:tcPr>
            <w:tcW w:w="1000" w:type="dxa"/>
            <w:vAlign w:val="center"/>
          </w:tcPr>
          <w:p>
            <w:pPr>
              <w:snapToGrid w:val="0"/>
              <w:spacing w:after="0" w:line="240" w:lineRule="auto"/>
              <w:jc w:val="center"/>
              <w:rPr>
                <w:ins w:id="11185" w:author="코람코 상장리츠팀" w:date="2026-10-13T15:00:00Z"/>
                <w:rFonts w:ascii="Times New Roman" w:hAnsi="Times New Roman" w:cs="Times New Roman" w:eastAsia="바탕체"/>
                <w:color w:val="000000"/>
                <w:kern w:val="0"/>
                <w:sz w:val="16"/>
                <w:szCs w:val="16"/>
              </w:rPr>
            </w:pPr>
            <w:ins w:id="11186" w:author="코람코 상장리츠팀" w:date="2026-10-13T15:00:00Z">
              <w:r>
                <w:rPr>
                  <w:rFonts w:ascii="Times New Roman" w:hAnsi="Times New Roman" w:cs="Times New Roman" w:eastAsia="바탕체"/>
                  <w:color w:val="000000"/>
                  <w:kern w:val="0"/>
                  <w:sz w:val="16"/>
                  <w:szCs w:val="16"/>
                </w:rPr>
                <w:t xml:space="preserve">이승근 주임</w:t>
              </w:r>
            </w:ins>
          </w:p>
        </w:tc>
        <w:tc>
          <w:tcPr>
            <w:tcW w:w="1300" w:type="dxa"/>
            <w:vAlign w:val="center"/>
          </w:tcPr>
          <w:p>
            <w:pPr>
              <w:snapToGrid w:val="0"/>
              <w:spacing w:after="0" w:line="240" w:lineRule="auto"/>
              <w:jc w:val="center"/>
              <w:rPr>
                <w:ins w:id="11187" w:author="코람코 상장리츠팀" w:date="2026-10-13T15:00:00Z"/>
                <w:rFonts w:ascii="Times New Roman" w:hAnsi="Times New Roman" w:cs="Times New Roman" w:eastAsia="바탕체"/>
                <w:color w:val="000000"/>
                <w:kern w:val="0"/>
                <w:sz w:val="16"/>
                <w:szCs w:val="16"/>
              </w:rPr>
            </w:pPr>
            <w:ins w:id="11188" w:author="코람코 상장리츠팀" w:date="2026-10-13T15:00:00Z">
              <w:r>
                <w:rPr>
                  <w:rFonts w:ascii="Times New Roman" w:hAnsi="Times New Roman" w:cs="Times New Roman" w:eastAsia="바탕체"/>
                  <w:color w:val="000000"/>
                  <w:kern w:val="0"/>
                  <w:sz w:val="16"/>
                  <w:szCs w:val="16"/>
                </w:rPr>
                <w:t xml:space="preserve">02-780-4295</w:t>
              </w:r>
            </w:ins>
          </w:p>
          <w:p>
            <w:pPr>
              <w:snapToGrid w:val="0"/>
              <w:spacing w:after="0" w:line="240" w:lineRule="auto"/>
              <w:jc w:val="center"/>
              <w:rPr>
                <w:ins w:id="11189" w:author="코람코 상장리츠팀" w:date="2026-10-13T15:00:00Z"/>
                <w:rFonts w:ascii="Times New Roman" w:hAnsi="Times New Roman" w:cs="Times New Roman" w:eastAsia="바탕체"/>
                <w:color w:val="000000"/>
                <w:kern w:val="0"/>
                <w:sz w:val="16"/>
                <w:szCs w:val="16"/>
              </w:rPr>
            </w:pPr>
            <w:ins w:id="11190" w:author="코람코 상장리츠팀" w:date="2026-10-13T15:00:00Z">
              <w:r>
                <w:rPr>
                  <w:rFonts w:ascii="Times New Roman" w:hAnsi="Times New Roman" w:cs="Times New Roman" w:eastAsia="바탕체"/>
                  <w:color w:val="000000"/>
                  <w:kern w:val="0"/>
                  <w:sz w:val="16"/>
                  <w:szCs w:val="16"/>
                </w:rPr>
                <w:t xml:space="preserve">(F) 02-780-1517</w:t>
              </w:r>
            </w:ins>
          </w:p>
        </w:tc>
        <w:tc>
          <w:tcPr>
            <w:tcW w:w="2126" w:type="dxa"/>
            <w:vAlign w:val="center"/>
          </w:tcPr>
          <w:p>
            <w:pPr>
              <w:snapToGrid w:val="0"/>
              <w:spacing w:after="0" w:line="240" w:lineRule="auto"/>
              <w:jc w:val="left"/>
              <w:rPr>
                <w:ins w:id="11191" w:author="코람코 상장리츠팀" w:date="2026-10-13T15:00:00Z"/>
                <w:rFonts w:ascii="Times New Roman" w:hAnsi="Times New Roman" w:cs="Times New Roman" w:eastAsia="바탕체"/>
                <w:color w:val="000000"/>
                <w:kern w:val="0"/>
                <w:sz w:val="16"/>
                <w:szCs w:val="16"/>
              </w:rPr>
            </w:pPr>
            <w:ins w:id="11192" w:author="코람코 상장리츠팀" w:date="2026-10-13T15:00:00Z">
              <w:r>
                <w:rPr>
                  <w:rFonts w:ascii="Times New Roman" w:hAnsi="Times New Roman" w:cs="Times New Roman" w:eastAsia="바탕체"/>
                  <w:color w:val="000000"/>
                  <w:kern w:val="0"/>
                  <w:sz w:val="16"/>
                  <w:szCs w:val="16"/>
                </w:rPr>
                <w:t xml:space="preserve">tmd283@kiwoomcapital.com</w:t>
              </w:r>
            </w:ins>
          </w:p>
        </w:tc>
      </w:tr>
      <w:tr>
        <w:trPr>
          <w:cantSplit/>
          <w:ins w:id="11193" w:author="코람코 상장리츠팀" w:date="2026-10-13T15:00:00Z"/>
        </w:trPr>
        <w:tc>
          <w:tcPr>
            <w:tcW w:w="800" w:type="dxa"/>
            <w:vMerge/>
            <w:vAlign w:val="center"/>
          </w:tcPr>
          <w:p>
            <w:pPr>
              <w:snapToGrid w:val="0"/>
              <w:spacing w:after="0" w:line="240" w:lineRule="auto"/>
              <w:jc w:val="center"/>
              <w:rPr>
                <w:ins w:id="11194" w:author="코람코 상장리츠팀" w:date="2026-10-13T15:00:00Z"/>
                <w:rFonts w:ascii="Times New Roman" w:hAnsi="Times New Roman" w:cs="Times New Roman" w:eastAsia="바탕체"/>
                <w:color w:val="000000"/>
                <w:kern w:val="0"/>
                <w:sz w:val="16"/>
                <w:szCs w:val="16"/>
              </w:rPr>
            </w:pPr>
          </w:p>
        </w:tc>
        <w:tc>
          <w:tcPr>
            <w:tcW w:w="1500" w:type="dxa"/>
            <w:vAlign w:val="center"/>
          </w:tcPr>
          <w:p>
            <w:pPr>
              <w:snapToGrid w:val="0"/>
              <w:spacing w:after="0" w:line="240" w:lineRule="auto"/>
              <w:jc w:val="left"/>
              <w:rPr>
                <w:ins w:id="11195" w:author="코람코 상장리츠팀" w:date="2026-10-13T15:00:00Z"/>
                <w:rFonts w:ascii="Times New Roman" w:hAnsi="Times New Roman" w:cs="Times New Roman" w:eastAsia="바탕체"/>
                <w:color w:val="000000"/>
                <w:kern w:val="0"/>
                <w:sz w:val="16"/>
                <w:szCs w:val="16"/>
              </w:rPr>
            </w:pPr>
            <w:ins w:id="11196" w:author="코람코 상장리츠팀" w:date="2026-10-13T15:00:00Z">
              <w:r>
                <w:rPr>
                  <w:rFonts w:ascii="Times New Roman" w:hAnsi="Times New Roman" w:cs="Times New Roman" w:eastAsia="바탕체"/>
                  <w:color w:val="000000"/>
                  <w:kern w:val="0"/>
                  <w:sz w:val="16"/>
                  <w:szCs w:val="16"/>
                </w:rPr>
                <w:t xml:space="preserve">엠지캐피탈 주식회사</w:t>
              </w:r>
            </w:ins>
          </w:p>
        </w:tc>
        <w:tc>
          <w:tcPr>
            <w:tcW w:w="2300" w:type="dxa"/>
            <w:vAlign w:val="center"/>
          </w:tcPr>
          <w:p>
            <w:pPr>
              <w:snapToGrid w:val="0"/>
              <w:spacing w:after="0" w:line="240" w:lineRule="auto"/>
              <w:jc w:val="left"/>
              <w:rPr>
                <w:ins w:id="11197" w:author="코람코 상장리츠팀" w:date="2026-10-13T15:00:00Z"/>
                <w:rFonts w:ascii="Times New Roman" w:hAnsi="Times New Roman" w:cs="Times New Roman" w:eastAsia="바탕체"/>
                <w:color w:val="000000"/>
                <w:kern w:val="0"/>
                <w:sz w:val="16"/>
                <w:szCs w:val="16"/>
              </w:rPr>
            </w:pPr>
            <w:ins w:id="11198" w:author="코람코 상장리츠팀" w:date="2026-10-13T15:00:00Z">
              <w:r>
                <w:rPr>
                  <w:rFonts w:ascii="Times New Roman" w:hAnsi="Times New Roman" w:cs="Times New Roman" w:eastAsia="바탕체"/>
                  <w:color w:val="000000"/>
                  <w:kern w:val="0"/>
                  <w:sz w:val="16"/>
                  <w:szCs w:val="16"/>
                </w:rPr>
                <w:t xml:space="preserve">서울특별시 중구 남대문로 55, MG파이낸스센터 12층</w:t>
              </w:r>
            </w:ins>
          </w:p>
        </w:tc>
        <w:tc>
          <w:tcPr>
            <w:tcW w:w="1000" w:type="dxa"/>
            <w:vAlign w:val="center"/>
          </w:tcPr>
          <w:p>
            <w:pPr>
              <w:snapToGrid w:val="0"/>
              <w:spacing w:after="0" w:line="240" w:lineRule="auto"/>
              <w:jc w:val="center"/>
              <w:rPr>
                <w:ins w:id="11199" w:author="코람코 상장리츠팀" w:date="2026-10-13T15:00:00Z"/>
                <w:rFonts w:ascii="Times New Roman" w:hAnsi="Times New Roman" w:cs="Times New Roman" w:eastAsia="바탕체"/>
                <w:color w:val="000000"/>
                <w:kern w:val="0"/>
                <w:sz w:val="16"/>
                <w:szCs w:val="16"/>
              </w:rPr>
            </w:pPr>
            <w:ins w:id="11200" w:author="코람코 상장리츠팀" w:date="2026-10-13T15:00:00Z">
              <w:r>
                <w:rPr>
                  <w:rFonts w:ascii="Times New Roman" w:hAnsi="Times New Roman" w:cs="Times New Roman" w:eastAsia="바탕체"/>
                  <w:color w:val="000000"/>
                  <w:kern w:val="0"/>
                  <w:sz w:val="16"/>
                  <w:szCs w:val="16"/>
                </w:rPr>
                <w:t xml:space="preserve">박소현 과장</w:t>
              </w:r>
            </w:ins>
          </w:p>
        </w:tc>
        <w:tc>
          <w:tcPr>
            <w:tcW w:w="1300" w:type="dxa"/>
            <w:vAlign w:val="center"/>
          </w:tcPr>
          <w:p>
            <w:pPr>
              <w:snapToGrid w:val="0"/>
              <w:spacing w:after="0" w:line="240" w:lineRule="auto"/>
              <w:jc w:val="center"/>
              <w:rPr>
                <w:ins w:id="11201" w:author="코람코 상장리츠팀" w:date="2026-10-13T15:00:00Z"/>
                <w:rFonts w:ascii="Times New Roman" w:hAnsi="Times New Roman" w:cs="Times New Roman" w:eastAsia="바탕체"/>
                <w:color w:val="000000"/>
                <w:kern w:val="0"/>
                <w:sz w:val="16"/>
                <w:szCs w:val="16"/>
              </w:rPr>
            </w:pPr>
            <w:ins w:id="11202" w:author="코람코 상장리츠팀" w:date="2026-10-13T15:00:00Z">
              <w:r>
                <w:rPr>
                  <w:rFonts w:ascii="Times New Roman" w:hAnsi="Times New Roman" w:cs="Times New Roman" w:eastAsia="바탕체"/>
                  <w:color w:val="000000"/>
                  <w:kern w:val="0"/>
                  <w:sz w:val="16"/>
                  <w:szCs w:val="16"/>
                </w:rPr>
                <w:t xml:space="preserve">02-2200-7423</w:t>
              </w:r>
            </w:ins>
          </w:p>
          <w:p>
            <w:pPr>
              <w:snapToGrid w:val="0"/>
              <w:spacing w:after="0" w:line="240" w:lineRule="auto"/>
              <w:jc w:val="center"/>
              <w:rPr>
                <w:ins w:id="11203" w:author="코람코 상장리츠팀" w:date="2026-10-13T15:00:00Z"/>
                <w:rFonts w:ascii="Times New Roman" w:hAnsi="Times New Roman" w:cs="Times New Roman" w:eastAsia="바탕체"/>
                <w:color w:val="000000"/>
                <w:kern w:val="0"/>
                <w:sz w:val="16"/>
                <w:szCs w:val="16"/>
              </w:rPr>
            </w:pPr>
            <w:ins w:id="11204" w:author="코람코 상장리츠팀" w:date="2026-10-13T15:00:00Z">
              <w:r>
                <w:rPr>
                  <w:rFonts w:ascii="Times New Roman" w:hAnsi="Times New Roman" w:cs="Times New Roman" w:eastAsia="바탕체"/>
                  <w:color w:val="000000"/>
                  <w:kern w:val="0"/>
                  <w:sz w:val="16"/>
                  <w:szCs w:val="16"/>
                </w:rPr>
                <w:t xml:space="preserve">(F) 02-511-3021</w:t>
              </w:r>
            </w:ins>
          </w:p>
        </w:tc>
        <w:tc>
          <w:tcPr>
            <w:tcW w:w="2126" w:type="dxa"/>
            <w:vAlign w:val="center"/>
          </w:tcPr>
          <w:p>
            <w:pPr>
              <w:snapToGrid w:val="0"/>
              <w:spacing w:after="0" w:line="240" w:lineRule="auto"/>
              <w:jc w:val="left"/>
              <w:rPr>
                <w:ins w:id="11205" w:author="코람코 상장리츠팀" w:date="2026-10-13T15:00:00Z"/>
                <w:rFonts w:ascii="Times New Roman" w:hAnsi="Times New Roman" w:cs="Times New Roman" w:eastAsia="바탕체"/>
                <w:color w:val="000000"/>
                <w:kern w:val="0"/>
                <w:sz w:val="16"/>
                <w:szCs w:val="16"/>
              </w:rPr>
            </w:pPr>
            <w:ins w:id="11206" w:author="코람코 상장리츠팀" w:date="2026-10-13T15:00:00Z">
              <w:r>
                <w:rPr>
                  <w:rFonts w:ascii="Times New Roman" w:hAnsi="Times New Roman" w:cs="Times New Roman" w:eastAsia="바탕체"/>
                  <w:color w:val="000000"/>
                  <w:kern w:val="0"/>
                  <w:sz w:val="16"/>
                  <w:szCs w:val="16"/>
                </w:rPr>
                <w:t xml:space="preserve">sopark@mgcap.co.kr</w:t>
              </w:r>
            </w:ins>
          </w:p>
        </w:tc>
      </w:tr>
      <w:tr>
        <w:trPr>
          <w:cantSplit/>
          <w:ins w:id="11207" w:author="코람코 상장리츠팀" w:date="2026-10-13T15:00:00Z"/>
        </w:trPr>
        <w:tc>
          <w:tcPr>
            <w:tcW w:w="800" w:type="dxa"/>
            <w:vMerge/>
            <w:vAlign w:val="center"/>
          </w:tcPr>
          <w:p>
            <w:pPr>
              <w:snapToGrid w:val="0"/>
              <w:spacing w:after="0" w:line="240" w:lineRule="auto"/>
              <w:jc w:val="center"/>
              <w:rPr>
                <w:ins w:id="11208" w:author="코람코 상장리츠팀" w:date="2026-10-13T15:00:00Z"/>
                <w:rFonts w:ascii="Times New Roman" w:hAnsi="Times New Roman" w:cs="Times New Roman" w:eastAsia="바탕체"/>
                <w:color w:val="000000"/>
                <w:kern w:val="0"/>
                <w:sz w:val="16"/>
                <w:szCs w:val="16"/>
              </w:rPr>
            </w:pPr>
          </w:p>
        </w:tc>
        <w:tc>
          <w:tcPr>
            <w:tcW w:w="1500" w:type="dxa"/>
            <w:vAlign w:val="center"/>
          </w:tcPr>
          <w:p>
            <w:pPr>
              <w:snapToGrid w:val="0"/>
              <w:spacing w:after="0" w:line="240" w:lineRule="auto"/>
              <w:jc w:val="left"/>
              <w:rPr>
                <w:ins w:id="11209" w:author="코람코 상장리츠팀" w:date="2026-10-13T15:00:00Z"/>
                <w:rFonts w:ascii="Times New Roman" w:hAnsi="Times New Roman" w:cs="Times New Roman" w:eastAsia="바탕체"/>
                <w:color w:val="000000"/>
                <w:kern w:val="0"/>
                <w:sz w:val="16"/>
                <w:szCs w:val="16"/>
              </w:rPr>
            </w:pPr>
            <w:ins w:id="11210" w:author="코람코 상장리츠팀" w:date="2026-10-13T15:00:00Z">
              <w:r>
                <w:rPr>
                  <w:rFonts w:ascii="Times New Roman" w:hAnsi="Times New Roman" w:cs="Times New Roman" w:eastAsia="바탕체"/>
                  <w:color w:val="000000"/>
                  <w:kern w:val="0"/>
                  <w:sz w:val="16"/>
                  <w:szCs w:val="16"/>
                </w:rPr>
                <w:t xml:space="preserve">주식회사 디비저축은행</w:t>
              </w:r>
            </w:ins>
          </w:p>
        </w:tc>
        <w:tc>
          <w:tcPr>
            <w:tcW w:w="2300" w:type="dxa"/>
            <w:vAlign w:val="center"/>
          </w:tcPr>
          <w:p>
            <w:pPr>
              <w:snapToGrid w:val="0"/>
              <w:spacing w:after="0" w:line="240" w:lineRule="auto"/>
              <w:jc w:val="left"/>
              <w:rPr>
                <w:ins w:id="11211" w:author="코람코 상장리츠팀" w:date="2026-10-13T15:00:00Z"/>
                <w:rFonts w:ascii="Times New Roman" w:hAnsi="Times New Roman" w:cs="Times New Roman" w:eastAsia="바탕체"/>
                <w:color w:val="000000"/>
                <w:kern w:val="0"/>
                <w:sz w:val="16"/>
                <w:szCs w:val="16"/>
              </w:rPr>
            </w:pPr>
            <w:ins w:id="11212" w:author="코람코 상장리츠팀" w:date="2026-10-13T15:00:00Z">
              <w:r>
                <w:rPr>
                  <w:rFonts w:ascii="Times New Roman" w:hAnsi="Times New Roman" w:cs="Times New Roman" w:eastAsia="바탕체"/>
                  <w:color w:val="000000"/>
                  <w:kern w:val="0"/>
                  <w:sz w:val="16"/>
                  <w:szCs w:val="16"/>
                </w:rPr>
                <w:t xml:space="preserve">서울특별시 중구 남대문로 113, 다동</w:t>
              </w:r>
            </w:ins>
          </w:p>
        </w:tc>
        <w:tc>
          <w:tcPr>
            <w:tcW w:w="1000" w:type="dxa"/>
            <w:vAlign w:val="center"/>
          </w:tcPr>
          <w:p>
            <w:pPr>
              <w:snapToGrid w:val="0"/>
              <w:spacing w:after="0" w:line="240" w:lineRule="auto"/>
              <w:jc w:val="center"/>
              <w:rPr>
                <w:ins w:id="11213" w:author="코람코 상장리츠팀" w:date="2026-10-13T15:00:00Z"/>
                <w:rFonts w:ascii="Times New Roman" w:hAnsi="Times New Roman" w:cs="Times New Roman" w:eastAsia="바탕체"/>
                <w:color w:val="000000"/>
                <w:kern w:val="0"/>
                <w:sz w:val="16"/>
                <w:szCs w:val="16"/>
              </w:rPr>
            </w:pPr>
            <w:ins w:id="11214" w:author="코람코 상장리츠팀" w:date="2026-10-13T15:00:00Z">
              <w:r>
                <w:rPr>
                  <w:rFonts w:ascii="Times New Roman" w:hAnsi="Times New Roman" w:cs="Times New Roman" w:eastAsia="바탕체"/>
                  <w:color w:val="000000"/>
                  <w:kern w:val="0"/>
                  <w:sz w:val="16"/>
                  <w:szCs w:val="16"/>
                </w:rPr>
                <w:t xml:space="preserve">정성범 선임</w:t>
              </w:r>
            </w:ins>
          </w:p>
        </w:tc>
        <w:tc>
          <w:tcPr>
            <w:tcW w:w="1300" w:type="dxa"/>
            <w:vAlign w:val="center"/>
          </w:tcPr>
          <w:p>
            <w:pPr>
              <w:snapToGrid w:val="0"/>
              <w:spacing w:after="0" w:line="240" w:lineRule="auto"/>
              <w:jc w:val="center"/>
              <w:rPr>
                <w:ins w:id="11215" w:author="코람코 상장리츠팀" w:date="2026-10-13T15:00:00Z"/>
                <w:rFonts w:ascii="Times New Roman" w:hAnsi="Times New Roman" w:cs="Times New Roman" w:eastAsia="바탕체"/>
                <w:color w:val="000000"/>
                <w:kern w:val="0"/>
                <w:sz w:val="16"/>
                <w:szCs w:val="16"/>
              </w:rPr>
            </w:pPr>
            <w:ins w:id="11216" w:author="코람코 상장리츠팀" w:date="2026-10-13T15:00:00Z">
              <w:r>
                <w:rPr>
                  <w:rFonts w:ascii="Times New Roman" w:hAnsi="Times New Roman" w:cs="Times New Roman" w:eastAsia="바탕체"/>
                  <w:color w:val="000000"/>
                  <w:kern w:val="0"/>
                  <w:sz w:val="16"/>
                  <w:szCs w:val="16"/>
                </w:rPr>
                <w:t xml:space="preserve">02-3705-1759</w:t>
              </w:r>
            </w:ins>
          </w:p>
          <w:p>
            <w:pPr>
              <w:snapToGrid w:val="0"/>
              <w:spacing w:after="0" w:line="240" w:lineRule="auto"/>
              <w:jc w:val="center"/>
              <w:rPr>
                <w:ins w:id="11217" w:author="코람코 상장리츠팀" w:date="2026-10-13T15:00:00Z"/>
                <w:rFonts w:ascii="Times New Roman" w:hAnsi="Times New Roman" w:cs="Times New Roman" w:eastAsia="바탕체"/>
                <w:color w:val="000000"/>
                <w:kern w:val="0"/>
                <w:sz w:val="16"/>
                <w:szCs w:val="16"/>
              </w:rPr>
            </w:pPr>
            <w:ins w:id="11218" w:author="코람코 상장리츠팀" w:date="2026-10-13T15:00:00Z">
              <w:r>
                <w:rPr>
                  <w:rFonts w:ascii="Times New Roman" w:hAnsi="Times New Roman" w:cs="Times New Roman" w:eastAsia="바탕체"/>
                  <w:color w:val="000000"/>
                  <w:kern w:val="0"/>
                  <w:sz w:val="16"/>
                  <w:szCs w:val="16"/>
                </w:rPr>
                <w:t xml:space="preserve">(F) 02-3705-1850</w:t>
              </w:r>
            </w:ins>
          </w:p>
        </w:tc>
        <w:tc>
          <w:tcPr>
            <w:tcW w:w="2126" w:type="dxa"/>
            <w:vAlign w:val="center"/>
          </w:tcPr>
          <w:p>
            <w:pPr>
              <w:snapToGrid w:val="0"/>
              <w:spacing w:after="0" w:line="240" w:lineRule="auto"/>
              <w:jc w:val="left"/>
              <w:rPr>
                <w:ins w:id="11219" w:author="코람코 상장리츠팀" w:date="2026-10-13T15:00:00Z"/>
                <w:rFonts w:ascii="Times New Roman" w:hAnsi="Times New Roman" w:cs="Times New Roman" w:eastAsia="바탕체"/>
                <w:color w:val="000000"/>
                <w:kern w:val="0"/>
                <w:sz w:val="16"/>
                <w:szCs w:val="16"/>
              </w:rPr>
            </w:pPr>
            <w:ins w:id="11220" w:author="코람코 상장리츠팀" w:date="2026-10-13T15:00:00Z">
              <w:r>
                <w:rPr>
                  <w:rFonts w:ascii="Times New Roman" w:hAnsi="Times New Roman" w:cs="Times New Roman" w:eastAsia="바탕체"/>
                  <w:color w:val="000000"/>
                  <w:kern w:val="0"/>
                  <w:sz w:val="16"/>
                  <w:szCs w:val="16"/>
                </w:rPr>
                <w:t xml:space="preserve">seongbeom4730j@dbgroup.co.kr</w:t>
              </w:r>
            </w:ins>
          </w:p>
        </w:tc>
      </w:tr>
    </w:tbl>
    <w:p w14:paraId="517328FF" w14:textId="77777777" w:rsidR="00930A79" w:rsidRPr="000A7798" w:rsidRDefault="00930A79" w:rsidP="006A29C3">
      <w:pPr>
        <w:pStyle w:val="TKNormal"/>
        <w:snapToGrid w:val="0"/>
        <w:spacing w:after="0" w:line="360" w:lineRule="auto"/>
        <w:jc w:val="left"/>
        <w:rPr>
          <w:rFonts w:ascii="Times New Roman" w:eastAsia="바탕체" w:hAnsi="Times New Roman" w:cs="Times New Roman"/>
          <w:b/>
          <w:sz w:val="22"/>
          <w:szCs w:val="22"/>
        </w:rPr>
      </w:pPr>
      <w:r>
        <w:rPr>
          <w:rFonts w:ascii="Times New Roman" w:eastAsia="바탕체" w:hAnsi="Times New Roman" w:cs="Times New Roman"/>
          <w:sz w:val="22"/>
          <w:szCs w:val="22"/>
        </w:rPr>
        <w:br w:type="page"/>
      </w:r>
      <w:r>
        <w:rPr>
          <w:rFonts w:ascii="Times New Roman" w:eastAsia="바탕체" w:hAnsi="Times New Roman" w:hint="eastAsia" w:cs="Times New Roman"/>
          <w:b/>
          <w:sz w:val="22"/>
          <w:szCs w:val="22"/>
        </w:rPr>
        <w:lastRenderedPageBreak/>
        <w:t xml:space="preserve">&lt; </w:t>
      </w:r>
      <w:r>
        <w:rPr>
          <w:rFonts w:ascii="Times New Roman" w:eastAsia="바탕체" w:hAnsi="Times New Roman" w:hint="eastAsia" w:cs="Times New Roman"/>
          <w:b/>
          <w:sz w:val="22"/>
          <w:szCs w:val="22"/>
        </w:rPr>
        <w:t>별</w:t>
      </w:r>
      <w:r>
        <w:rPr>
          <w:rFonts w:ascii="Times New Roman" w:eastAsia="바탕체" w:hAnsi="Times New Roman" w:hint="eastAsia" w:cs="Times New Roman"/>
          <w:b/>
          <w:sz w:val="22"/>
          <w:szCs w:val="22"/>
        </w:rPr>
        <w:t xml:space="preserve"> </w:t>
      </w:r>
      <w:r>
        <w:rPr>
          <w:rFonts w:ascii="Times New Roman" w:eastAsia="바탕체" w:hAnsi="Times New Roman" w:hint="eastAsia" w:cs="Times New Roman"/>
          <w:b/>
          <w:sz w:val="22"/>
          <w:szCs w:val="22"/>
        </w:rPr>
        <w:t>지</w:t>
      </w:r>
      <w:r>
        <w:rPr>
          <w:rFonts w:ascii="Times New Roman" w:eastAsia="바탕체" w:hAnsi="Times New Roman" w:hint="eastAsia" w:cs="Times New Roman"/>
          <w:b/>
          <w:sz w:val="22"/>
          <w:szCs w:val="22"/>
        </w:rPr>
        <w:t xml:space="preserve"> &gt;</w:t>
      </w:r>
    </w:p>
    <w:p w14:paraId="49F89CD2" w14:textId="77777777" w:rsidR="00930A79" w:rsidRPr="000A7798" w:rsidRDefault="00930A79" w:rsidP="006A29C3">
      <w:pPr>
        <w:pStyle w:val="TKNormal"/>
        <w:snapToGrid w:val="0"/>
        <w:spacing w:line="360" w:lineRule="auto" w:after="0"/>
        <w:rPr>
          <w:rFonts w:ascii="Times New Roman" w:eastAsia="바탕체" w:hAnsi="Times New Roman" w:cs="Times New Roman"/>
          <w:b/>
          <w:sz w:val="22"/>
          <w:szCs w:val="22"/>
        </w:rPr>
      </w:pPr>
    </w:p>
    <w:p w14:paraId="61A50A7D" w14:textId="77777777" w:rsidR="00930A79" w:rsidRPr="000A7798" w:rsidRDefault="00930A79" w:rsidP="006A29C3">
      <w:pPr>
        <w:pStyle w:val="TKNormal"/>
        <w:snapToGrid w:val="0"/>
        <w:spacing w:line="360" w:lineRule="auto" w:after="0"/>
        <w:jc w:val="center"/>
        <w:rPr>
          <w:rFonts w:ascii="Times New Roman" w:eastAsia="바탕체" w:hAnsi="Times New Roman" w:cs="Times New Roman"/>
          <w:b/>
          <w:color w:val="000000"/>
          <w:sz w:val="30"/>
          <w:szCs w:val="30"/>
          <w:u w:val="single"/>
        </w:rPr>
      </w:pPr>
      <w:r>
        <w:rPr>
          <w:rFonts w:ascii="Times New Roman" w:eastAsia="바탕체" w:hAnsi="Times New Roman" w:hint="eastAsia" w:cs="Times New Roman"/>
          <w:b/>
          <w:color w:val="000000"/>
          <w:sz w:val="30"/>
          <w:szCs w:val="30"/>
          <w:u w:val="single"/>
        </w:rPr>
        <w:t>임대차계약등</w:t>
      </w:r>
      <w:r>
        <w:rPr>
          <w:rFonts w:ascii="Times New Roman" w:eastAsia="바탕체" w:hAnsi="Times New Roman" w:hint="eastAsia" w:cs="Times New Roman"/>
          <w:b/>
          <w:color w:val="000000"/>
          <w:sz w:val="30"/>
          <w:szCs w:val="30"/>
          <w:u w:val="single"/>
        </w:rPr>
        <w:t xml:space="preserve"> </w:t>
      </w:r>
      <w:r>
        <w:rPr>
          <w:rFonts w:ascii="Times New Roman" w:eastAsia="바탕체" w:hAnsi="Times New Roman" w:hint="eastAsia" w:cs="Times New Roman"/>
          <w:b/>
          <w:color w:val="000000"/>
          <w:sz w:val="30"/>
          <w:szCs w:val="30"/>
          <w:u w:val="single"/>
        </w:rPr>
        <w:t>내역</w:t>
      </w:r>
    </w:p>
    <w:p w14:paraId="13905453" w14:textId="77777777" w:rsidR="00930A79" w:rsidRPr="000A7798" w:rsidRDefault="00930A79" w:rsidP="006A29C3">
      <w:pPr>
        <w:pStyle w:val="TKNormal"/>
        <w:snapToGrid w:val="0"/>
        <w:spacing w:line="360" w:lineRule="auto" w:after="0"/>
        <w:jc w:val="center"/>
        <w:rPr>
          <w:rFonts w:ascii="Times New Roman" w:eastAsia="바탕체" w:hAnsi="Times New Roman" w:cs="Times New Roman"/>
          <w:b/>
          <w:color w:val="000000"/>
          <w:sz w:val="22"/>
          <w:szCs w:val="22"/>
          <w:u w:val="single"/>
        </w:rPr>
      </w:pPr>
    </w:p>
    <w:p w14:paraId="22FFB1BF" w14:textId="77777777" w:rsidR="00930A79" w:rsidRPr="00AE3364" w:rsidRDefault="00930A79" w:rsidP="006A29C3">
      <w:pPr>
        <w:pStyle w:val="TKListParagraph"/>
        <w:snapToGrid w:val="0"/>
        <w:spacing w:line="360" w:lineRule="auto" w:after="0"/>
        <w:ind w:left="400"/>
        <w:rPr>
          <w:rFonts w:ascii="Times New Roman" w:eastAsia="바탕체" w:hAnsi="Times New Roman" w:cs="Times New Roman"/>
          <w:sz w:val="22"/>
          <w:szCs w:val="22"/>
          <w:highlight w:val="yellow"/>
        </w:rPr>
      </w:pPr>
      <w:r>
        <w:rPr>
          <w:rFonts w:ascii="Times New Roman" w:eastAsia="바탕체" w:hAnsi="Times New Roman" w:hint="eastAsia" w:cs="Times New Roman"/>
          <w:sz w:val="22"/>
          <w:szCs w:val="22"/>
        </w:rPr>
        <w:t>■</w:t>
      </w:r>
      <w:r>
        <w:rPr>
          <w:rFonts w:ascii="Times New Roman" w:eastAsia="바탕체" w:hAnsi="Times New Roman" w:hint="eastAsia" w:cs="Times New Roman"/>
          <w:sz w:val="22"/>
          <w:szCs w:val="22"/>
        </w:rPr>
        <w:t xml:space="preserve"> </w:t>
      </w:r>
      <w:r>
        <w:rPr>
          <w:rFonts w:ascii="Times New Roman" w:eastAsia="바탕체" w:hAnsi="Times New Roman" w:hint="eastAsia" w:cs="Times New Roman"/>
          <w:sz w:val="22"/>
          <w:szCs w:val="22"/>
        </w:rPr>
        <w:t>부동산</w:t>
      </w:r>
      <w:r>
        <w:rPr>
          <w:rFonts w:ascii="Times New Roman" w:eastAsia="바탕체" w:hAnsi="Times New Roman" w:hint="eastAsia" w:cs="Times New Roman"/>
          <w:sz w:val="22"/>
          <w:szCs w:val="22"/>
        </w:rPr>
        <w:t xml:space="preserve"> </w:t>
      </w:r>
      <w:r>
        <w:rPr>
          <w:rFonts w:ascii="Times New Roman" w:eastAsia="바탕체" w:hAnsi="Times New Roman" w:hint="eastAsia" w:cs="Times New Roman"/>
          <w:sz w:val="22"/>
          <w:szCs w:val="22"/>
        </w:rPr>
        <w:t>소재지</w:t>
      </w:r>
      <w:r>
        <w:rPr>
          <w:rFonts w:ascii="Times New Roman" w:eastAsia="바탕체" w:hAnsi="Times New Roman" w:hint="eastAsia" w:cs="Times New Roman"/>
          <w:sz w:val="22"/>
          <w:szCs w:val="22"/>
        </w:rPr>
        <w:t xml:space="preserve"> : </w:t>
      </w:r>
      <w:r>
        <w:rPr>
          <w:rFonts w:ascii="Times New Roman" w:eastAsia="바탕체" w:hAnsi="Times New Roman" w:cs="Times New Roman"/>
          <w:sz w:val="22"/>
          <w:szCs w:val="22"/>
          <w:highlight w:val="yellow"/>
        </w:rPr>
        <w:t>경기도</w:t>
      </w:r>
      <w:r>
        <w:rPr>
          <w:rFonts w:ascii="Times New Roman" w:eastAsia="바탕체" w:hAnsi="Times New Roman" w:cs="Times New Roman"/>
          <w:sz w:val="22"/>
          <w:szCs w:val="22"/>
          <w:highlight w:val="yellow"/>
        </w:rPr>
        <w:t xml:space="preserve"> </w:t>
      </w:r>
      <w:r>
        <w:rPr>
          <w:rFonts w:ascii="Times New Roman" w:eastAsia="바탕체" w:hint="eastAsia" w:hAnsi="Times New Roman" w:cs="Times New Roman"/>
          <w:sz w:val="22"/>
          <w:szCs w:val="22"/>
          <w:highlight w:val="yellow"/>
        </w:rPr>
        <w:t>안양시</w:t>
      </w:r>
      <w:r>
        <w:rPr>
          <w:rFonts w:ascii="Times New Roman" w:eastAsia="바탕체" w:hint="eastAsia" w:hAnsi="Times New Roman" w:cs="Times New Roman"/>
          <w:sz w:val="22"/>
          <w:szCs w:val="22"/>
          <w:highlight w:val="yellow"/>
        </w:rPr>
        <w:t xml:space="preserve"> </w:t>
      </w:r>
      <w:r>
        <w:rPr>
          <w:rFonts w:ascii="Times New Roman" w:eastAsia="바탕체" w:hint="eastAsia" w:hAnsi="Times New Roman" w:cs="Times New Roman"/>
          <w:sz w:val="22"/>
          <w:szCs w:val="22"/>
          <w:highlight w:val="yellow"/>
        </w:rPr>
        <w:t>동안구</w:t>
      </w:r>
      <w:r>
        <w:rPr>
          <w:rFonts w:ascii="Times New Roman" w:eastAsia="바탕체" w:hint="eastAsia" w:hAnsi="Times New Roman" w:cs="Times New Roman"/>
          <w:sz w:val="22"/>
          <w:szCs w:val="22"/>
          <w:highlight w:val="yellow"/>
        </w:rPr>
        <w:t xml:space="preserve"> </w:t>
      </w:r>
      <w:r>
        <w:rPr>
          <w:rFonts w:ascii="Times New Roman" w:eastAsia="바탕체" w:hint="eastAsia" w:hAnsi="Times New Roman" w:cs="Times New Roman"/>
          <w:sz w:val="22"/>
          <w:szCs w:val="22"/>
          <w:highlight w:val="yellow"/>
        </w:rPr>
        <w:t>관양동</w:t>
      </w:r>
      <w:r>
        <w:rPr>
          <w:rFonts w:ascii="Times New Roman" w:eastAsia="바탕체" w:hint="eastAsia" w:hAnsi="Times New Roman" w:cs="Times New Roman"/>
          <w:sz w:val="22"/>
          <w:szCs w:val="22"/>
          <w:highlight w:val="yellow"/>
        </w:rPr>
        <w:t xml:space="preserve"> 934, 912-2, 934-1 </w:t>
      </w:r>
      <w:r>
        <w:rPr>
          <w:rFonts w:ascii="Times New Roman" w:eastAsia="바탕체" w:hint="eastAsia" w:hAnsi="Times New Roman" w:cs="Times New Roman"/>
          <w:sz w:val="22"/>
          <w:szCs w:val="22"/>
          <w:highlight w:val="yellow"/>
        </w:rPr>
        <w:t>안양물류센터</w:t>
      </w:r>
      <w:r>
        <w:rPr>
          <w:rFonts w:ascii="Times New Roman" w:eastAsia="바탕체" w:hint="eastAsia" w:hAnsi="Times New Roman" w:cs="Times New Roman"/>
          <w:sz w:val="22"/>
          <w:szCs w:val="22"/>
          <w:highlight w:val="yellow"/>
        </w:rPr>
        <w:t xml:space="preserve"> </w:t>
      </w:r>
    </w:p>
    <w:p w14:paraId="4652ABB3" w14:textId="77777777" w:rsidR="00930A79" w:rsidRDefault="00930A79" w:rsidP="006A29C3">
      <w:pPr>
        <w:pStyle w:val="TKListParagraph"/>
        <w:snapToGrid w:val="0"/>
        <w:spacing w:line="360" w:lineRule="auto" w:after="0"/>
        <w:ind w:left="400" w:firstLineChars="200" w:firstLine="320"/>
        <w:rPr>
          <w:rFonts w:ascii="Times New Roman" w:eastAsia="바탕체" w:hAnsi="Times New Roman" w:cs="Times New Roman"/>
          <w:sz w:val="22"/>
          <w:szCs w:val="22"/>
        </w:rPr>
      </w:pPr>
      <w:r>
        <w:rPr>
          <w:rFonts w:ascii="Times New Roman" w:eastAsia="바탕체" w:hAnsi="Times New Roman" w:hint="eastAsia" w:cs="Times New Roman"/>
          <w:sz w:val="22"/>
          <w:szCs w:val="22"/>
          <w:highlight w:val="yellow"/>
        </w:rPr>
        <w:t>[</w:t>
      </w:r>
      <w:r>
        <w:rPr>
          <w:rFonts w:ascii="Times New Roman" w:eastAsia="바탕체" w:hAnsi="Times New Roman" w:hint="eastAsia" w:cs="Times New Roman"/>
          <w:sz w:val="22"/>
          <w:szCs w:val="22"/>
          <w:highlight w:val="yellow"/>
        </w:rPr>
        <w:t>도로명주소</w:t>
      </w:r>
      <w:r>
        <w:rPr>
          <w:rFonts w:ascii="Times New Roman" w:eastAsia="바탕체" w:hAnsi="Times New Roman" w:hint="eastAsia" w:cs="Times New Roman"/>
          <w:sz w:val="22"/>
          <w:szCs w:val="22"/>
          <w:highlight w:val="yellow"/>
        </w:rPr>
        <w:t xml:space="preserve">] </w:t>
      </w:r>
      <w:r>
        <w:rPr>
          <w:rFonts w:ascii="Times New Roman" w:eastAsia="바탕체" w:hAnsi="Times New Roman" w:hint="eastAsia" w:cs="Times New Roman"/>
          <w:sz w:val="22"/>
          <w:szCs w:val="22"/>
          <w:highlight w:val="yellow"/>
        </w:rPr>
        <w:t>경기도</w:t>
      </w:r>
      <w:r>
        <w:rPr>
          <w:rFonts w:ascii="Times New Roman" w:eastAsia="바탕체" w:hAnsi="Times New Roman" w:hint="eastAsia" w:cs="Times New Roman"/>
          <w:sz w:val="22"/>
          <w:szCs w:val="22"/>
          <w:highlight w:val="yellow"/>
        </w:rPr>
        <w:t xml:space="preserve"> </w:t>
      </w:r>
      <w:r>
        <w:rPr>
          <w:rFonts w:ascii="Times New Roman" w:eastAsia="바탕체" w:hAnsi="Times New Roman" w:hint="eastAsia" w:cs="Times New Roman"/>
          <w:sz w:val="22"/>
          <w:szCs w:val="22"/>
          <w:highlight w:val="yellow"/>
        </w:rPr>
        <w:t>안양시</w:t>
      </w:r>
      <w:r>
        <w:rPr>
          <w:rFonts w:ascii="Times New Roman" w:eastAsia="바탕체" w:hAnsi="Times New Roman" w:hint="eastAsia" w:cs="Times New Roman"/>
          <w:sz w:val="22"/>
          <w:szCs w:val="22"/>
          <w:highlight w:val="yellow"/>
        </w:rPr>
        <w:t xml:space="preserve"> </w:t>
      </w:r>
      <w:r>
        <w:rPr>
          <w:rFonts w:ascii="Times New Roman" w:eastAsia="바탕체" w:hAnsi="Times New Roman" w:hint="eastAsia" w:cs="Times New Roman"/>
          <w:sz w:val="22"/>
          <w:szCs w:val="22"/>
          <w:highlight w:val="yellow"/>
        </w:rPr>
        <w:t>동안구</w:t>
      </w:r>
      <w:r>
        <w:rPr>
          <w:rFonts w:ascii="Times New Roman" w:eastAsia="바탕체" w:hAnsi="Times New Roman" w:hint="eastAsia" w:cs="Times New Roman"/>
          <w:sz w:val="22"/>
          <w:szCs w:val="22"/>
          <w:highlight w:val="yellow"/>
        </w:rPr>
        <w:t xml:space="preserve"> </w:t>
      </w:r>
      <w:r>
        <w:rPr>
          <w:rFonts w:ascii="Times New Roman" w:eastAsia="바탕체" w:hAnsi="Times New Roman" w:hint="eastAsia" w:cs="Times New Roman"/>
          <w:sz w:val="22"/>
          <w:szCs w:val="22"/>
          <w:highlight w:val="yellow"/>
        </w:rPr>
        <w:t>흥안대로</w:t>
      </w:r>
      <w:r>
        <w:rPr>
          <w:rFonts w:ascii="Times New Roman" w:eastAsia="바탕체" w:hAnsi="Times New Roman" w:hint="eastAsia" w:cs="Times New Roman"/>
          <w:sz w:val="22"/>
          <w:szCs w:val="22"/>
          <w:highlight w:val="yellow"/>
        </w:rPr>
        <w:t xml:space="preserve"> 439</w:t>
      </w:r>
      <w:r>
        <w:rPr>
          <w:rFonts w:ascii="Times New Roman" w:eastAsia="바탕체" w:hAnsi="Times New Roman" w:hint="eastAsia" w:cs="Times New Roman"/>
          <w:sz w:val="22"/>
          <w:szCs w:val="22"/>
          <w:highlight w:val="yellow"/>
        </w:rPr>
        <w:t>번길</w:t>
      </w:r>
      <w:r>
        <w:rPr>
          <w:rFonts w:ascii="Times New Roman" w:eastAsia="바탕체" w:hAnsi="Times New Roman" w:hint="eastAsia" w:cs="Times New Roman"/>
          <w:sz w:val="22"/>
          <w:szCs w:val="22"/>
          <w:highlight w:val="yellow"/>
        </w:rPr>
        <w:t xml:space="preserve"> 30</w:t>
      </w:r>
      <w:r>
        <w:rPr>
          <w:rFonts w:ascii="Times New Roman" w:eastAsia="바탕체" w:hAnsi="Times New Roman" w:hint="eastAsia" w:cs="Times New Roman"/>
          <w:sz w:val="22"/>
          <w:szCs w:val="22"/>
        </w:rPr>
        <w:t xml:space="preserve"> </w:t>
      </w:r>
    </w:p>
    <w:p w14:paraId="6C91DE85" w14:textId="77777777" w:rsidR="00930A79" w:rsidRPr="009A57C7" w:rsidRDefault="00930A79" w:rsidP="006A29C3">
      <w:pPr>
        <w:pStyle w:val="TKListParagraph"/>
        <w:snapToGrid w:val="0"/>
        <w:spacing w:line="360" w:lineRule="auto" w:after="0"/>
        <w:ind w:left="400"/>
        <w:rPr>
          <w:rFonts w:ascii="Times New Roman" w:hAnsi="Times New Roman" w:cs="Times New Roman" w:eastAsia="바탕체"/>
          <w:sz w:val="22"/>
          <w:szCs w:val="22"/>
        </w:rPr>
      </w:pPr>
    </w:p>
    <w:p w14:paraId="3312951F" w14:textId="77777777" w:rsidR="00930A79" w:rsidRPr="007D117B" w:rsidRDefault="00930A79" w:rsidP="006A29C3">
      <w:pPr>
        <w:pStyle w:val="TK"/>
        <w:snapToGrid w:val="0"/>
        <w:spacing w:line="360" w:lineRule="auto" w:after="0"/>
        <w:ind w:right="500"/>
        <w:rPr>
          <w:rFonts w:ascii="Times New Roman" w:eastAsia="바탕체" w:hAnsi="Times New Roman" w:cs="Times New Roman"/>
          <w:sz w:val="22"/>
          <w:szCs w:val="22"/>
        </w:rPr>
      </w:pPr>
    </w:p>
    <w:p w14:paraId="6AEF8307" w14:textId="77777777" w:rsidR="00930A79" w:rsidRPr="000A7798" w:rsidRDefault="00930A79" w:rsidP="006A29C3">
      <w:pPr>
        <w:pStyle w:val="TK"/>
        <w:tabs>
          <w:tab w:val="left" w:pos="7938"/>
        </w:tabs>
        <w:snapToGrid w:val="0"/>
        <w:spacing w:line="360" w:lineRule="auto" w:after="0"/>
        <w:ind w:right="500"/>
        <w:jc w:val="right"/>
        <w:rPr>
          <w:rFonts w:ascii="Times New Roman" w:eastAsia="바탕체" w:hAnsi="Times New Roman" w:cs="Times New Roman"/>
          <w:sz w:val="22"/>
          <w:szCs w:val="22"/>
        </w:rPr>
      </w:pPr>
      <w:r>
        <w:rPr>
          <w:rFonts w:ascii="Times New Roman" w:eastAsia="바탕체" w:hAnsi="Times New Roman" w:hint="eastAsia" w:cs="Times New Roman"/>
          <w:sz w:val="22"/>
          <w:szCs w:val="22"/>
        </w:rPr>
        <w:t xml:space="preserve"> (</w:t>
      </w:r>
      <w:r>
        <w:rPr>
          <w:rFonts w:ascii="Times New Roman" w:eastAsia="바탕체" w:hAnsi="Times New Roman" w:hint="eastAsia" w:cs="Times New Roman"/>
          <w:sz w:val="22"/>
          <w:szCs w:val="22"/>
        </w:rPr>
        <w:t>단위</w:t>
      </w:r>
      <w:r>
        <w:rPr>
          <w:rFonts w:ascii="Times New Roman" w:eastAsia="바탕체" w:hAnsi="Times New Roman" w:hint="eastAsia" w:cs="Times New Roman"/>
          <w:sz w:val="22"/>
          <w:szCs w:val="22"/>
        </w:rPr>
        <w:t xml:space="preserve"> : </w:t>
      </w:r>
      <w:r>
        <w:rPr>
          <w:rFonts w:ascii="Times New Roman" w:eastAsia="바탕체" w:hAnsi="Times New Roman" w:hint="eastAsia" w:cs="Times New Roman"/>
          <w:sz w:val="22"/>
          <w:szCs w:val="22"/>
        </w:rPr>
        <w:t>원</w:t>
      </w:r>
      <w:r>
        <w:rPr>
          <w:rFonts w:ascii="Times New Roman" w:eastAsia="바탕체" w:hAnsi="Times New Roman" w:hint="eastAsia" w:cs="Times New Roman"/>
          <w:sz w:val="22"/>
          <w:szCs w:val="22"/>
        </w:rPr>
        <w:t>)</w:t>
      </w:r>
    </w:p>
    <w:tbl>
      <w:tblPr>
        <w:tblStyle w:val="TKNormalTable"/>
        <w:tblW w:w="8080" w:type="dxa"/>
        <w:tblInd w:w="383" w:type="dxa"/>
        <w:tblLayout w:type="fixed"/>
        <w:tblCellMar>
          <w:left w:w="99" w:type="dxa"/>
          <w:right w:w="99" w:type="dxa"/>
        </w:tblCellMar>
        <w:tblLook w:val="04A0" w:firstRow="1" w:lastRow="0" w:firstColumn="1" w:lastColumn="0" w:noHBand="0" w:noVBand="1"/>
      </w:tblPr>
      <w:tblGrid>
        <w:gridCol w:w="2551"/>
        <w:gridCol w:w="1701"/>
        <w:gridCol w:w="2188"/>
        <w:gridCol w:w="1640"/>
      </w:tblGrid>
      <w:tr w:rsidR="006A29C3" w:rsidRPr="009A57C7" w14:paraId="0FC6B9F8" w14:textId="77777777" w:rsidTr="005E1C22">
        <w:trPr>
          <w:trHeight w:val="469"/>
        </w:trPr>
        <w:tc>
          <w:tcPr>
            <w:tcW w:w="2551" w:type="dxa"/>
            <w:tcBorders>
              <w:top w:val="single" w:sz="4" w:space="0" w:color="auto"/>
              <w:left w:val="single" w:sz="4" w:space="0" w:color="auto"/>
              <w:bottom w:val="single" w:sz="4" w:space="0" w:color="auto"/>
              <w:right w:val="single" w:sz="4" w:space="0" w:color="auto"/>
            </w:tcBorders>
            <w:shd w:val="clear" w:color="auto" w:fill="DEEAF6"/>
            <w:noWrap/>
            <w:vAlign w:val="center"/>
            <w:hideMark/>
          </w:tcPr>
          <w:p w14:paraId="0182894D"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highlight w:val="yellow"/>
              </w:rPr>
              <w:t>임대부동산</w:t>
            </w:r>
          </w:p>
        </w:tc>
        <w:tc>
          <w:tcPr>
            <w:tcW w:w="1701" w:type="dxa"/>
            <w:tcBorders>
              <w:top w:val="single" w:sz="4" w:space="0" w:color="auto"/>
              <w:left w:val="nil"/>
              <w:bottom w:val="single" w:sz="4" w:space="0" w:color="auto"/>
              <w:right w:val="single" w:sz="4" w:space="0" w:color="auto"/>
            </w:tcBorders>
            <w:shd w:val="clear" w:color="auto" w:fill="DEEAF6"/>
            <w:noWrap/>
            <w:vAlign w:val="center"/>
            <w:hideMark/>
          </w:tcPr>
          <w:p w14:paraId="07D9F5DD"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highlight w:val="yellow"/>
              </w:rPr>
              <w:t>임차인</w:t>
            </w:r>
          </w:p>
        </w:tc>
        <w:tc>
          <w:tcPr>
            <w:tcW w:w="2188" w:type="dxa"/>
            <w:tcBorders>
              <w:top w:val="single" w:sz="4" w:space="0" w:color="auto"/>
              <w:left w:val="nil"/>
              <w:bottom w:val="single" w:sz="4" w:space="0" w:color="auto"/>
              <w:right w:val="single" w:sz="4" w:space="0" w:color="auto"/>
            </w:tcBorders>
            <w:shd w:val="clear" w:color="auto" w:fill="DEEAF6"/>
            <w:noWrap/>
            <w:vAlign w:val="center"/>
            <w:hideMark/>
          </w:tcPr>
          <w:p w14:paraId="4FB9DD2D"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highlight w:val="yellow"/>
              </w:rPr>
              <w:t>보증금</w:t>
            </w:r>
          </w:p>
        </w:tc>
        <w:tc>
          <w:tcPr>
            <w:tcW w:w="1640" w:type="dxa"/>
            <w:tcBorders>
              <w:top w:val="single" w:sz="4" w:space="0" w:color="auto"/>
              <w:left w:val="nil"/>
              <w:bottom w:val="single" w:sz="4" w:space="0" w:color="auto"/>
              <w:right w:val="single" w:sz="4" w:space="0" w:color="auto"/>
            </w:tcBorders>
            <w:shd w:val="clear" w:color="auto" w:fill="DEEAF6"/>
            <w:noWrap/>
            <w:vAlign w:val="center"/>
            <w:hideMark/>
          </w:tcPr>
          <w:p w14:paraId="2866EE0A"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highlight w:val="yellow"/>
              </w:rPr>
              <w:t>비</w:t>
            </w:r>
            <w:r>
              <w:rPr>
                <w:rFonts w:ascii="Times New Roman" w:eastAsia="바탕체"/>
                <w:color w:val="000000"/>
                <w:kern w:val="0"/>
                <w:sz w:val="16"/>
                <w:szCs w:val="16"/>
                <w:highlight w:val="yellow"/>
              </w:rPr>
              <w:t xml:space="preserve"> </w:t>
            </w:r>
            <w:r>
              <w:rPr>
                <w:rFonts w:ascii="Times New Roman" w:eastAsia="바탕체"/>
                <w:color w:val="000000"/>
                <w:kern w:val="0"/>
                <w:sz w:val="16"/>
                <w:szCs w:val="16"/>
                <w:highlight w:val="yellow"/>
              </w:rPr>
              <w:t>고</w:t>
            </w:r>
          </w:p>
        </w:tc>
      </w:tr>
      <w:tr w:rsidR="006A29C3" w:rsidRPr="009A57C7" w14:paraId="0B5FE1E1"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55D92BBF"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지상</w:t>
            </w:r>
            <w:r>
              <w:rPr>
                <w:rFonts w:ascii="Times New Roman" w:eastAsia="바탕체"/>
                <w:color w:val="000000"/>
                <w:kern w:val="0"/>
                <w:sz w:val="16"/>
                <w:szCs w:val="16"/>
              </w:rPr>
              <w:t xml:space="preserve"> 5~7</w:t>
            </w:r>
            <w:r>
              <w:rPr>
                <w:rFonts w:ascii="Times New Roman" w:eastAsia="바탕체"/>
                <w:color w:val="000000"/>
                <w:kern w:val="0"/>
                <w:sz w:val="16"/>
                <w:szCs w:val="16"/>
              </w:rPr>
              <w:t>층</w:t>
            </w:r>
          </w:p>
        </w:tc>
        <w:tc>
          <w:tcPr>
            <w:tcW w:w="1701" w:type="dxa"/>
            <w:tcBorders>
              <w:top w:val="nil"/>
              <w:left w:val="nil"/>
              <w:bottom w:val="single" w:sz="4" w:space="0" w:color="auto"/>
              <w:right w:val="single" w:sz="4" w:space="0" w:color="auto"/>
            </w:tcBorders>
            <w:noWrap/>
            <w:vAlign w:val="center"/>
          </w:tcPr>
          <w:p w14:paraId="07701143" w14:textId="77777777" w:rsidR="00930A79" w:rsidRPr="00224183" w:rsidRDefault="00930A79" w:rsidP="005E1C22">
            <w:pPr>
              <w:pStyle w:val="TKNormal"/>
              <w:snapToGrid w:val="0"/>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쿠팡</w:t>
            </w:r>
            <w:r>
              <w:rPr>
                <w:rFonts w:ascii="Times New Roman" w:eastAsia="바탕체"/>
                <w:color w:val="000000"/>
                <w:kern w:val="0"/>
                <w:sz w:val="16"/>
                <w:szCs w:val="16"/>
              </w:rPr>
              <w:t xml:space="preserve"> </w:t>
            </w:r>
            <w:r>
              <w:rPr>
                <w:rFonts w:ascii="Times New Roman" w:eastAsia="바탕체"/>
                <w:color w:val="000000"/>
                <w:kern w:val="0"/>
                <w:sz w:val="16"/>
                <w:szCs w:val="16"/>
              </w:rPr>
              <w:t>주식회사</w:t>
            </w:r>
          </w:p>
        </w:tc>
        <w:tc>
          <w:tcPr>
            <w:tcW w:w="2188" w:type="dxa"/>
            <w:tcBorders>
              <w:top w:val="nil"/>
              <w:left w:val="nil"/>
              <w:bottom w:val="single" w:sz="4" w:space="0" w:color="auto"/>
              <w:right w:val="single" w:sz="4" w:space="0" w:color="auto"/>
            </w:tcBorders>
            <w:noWrap/>
            <w:vAlign w:val="center"/>
          </w:tcPr>
          <w:p w14:paraId="7152E6C4"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2,132,586,000</w:t>
            </w:r>
          </w:p>
        </w:tc>
        <w:tc>
          <w:tcPr>
            <w:tcW w:w="1640" w:type="dxa"/>
            <w:tcBorders>
              <w:top w:val="nil"/>
              <w:left w:val="nil"/>
              <w:bottom w:val="single" w:sz="4" w:space="0" w:color="auto"/>
              <w:right w:val="single" w:sz="4" w:space="0" w:color="auto"/>
            </w:tcBorders>
            <w:noWrap/>
            <w:vAlign w:val="center"/>
          </w:tcPr>
          <w:p w14:paraId="146BEC96"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2024.2.5 </w:t>
            </w:r>
            <w:r>
              <w:rPr>
                <w:rFonts w:ascii="Times New Roman" w:eastAsia="바탕체"/>
                <w:color w:val="000000"/>
                <w:kern w:val="0"/>
                <w:sz w:val="16"/>
                <w:szCs w:val="16"/>
              </w:rPr>
              <w:t>최초</w:t>
            </w:r>
            <w:r>
              <w:rPr>
                <w:rFonts w:ascii="Times New Roman" w:eastAsia="바탕체"/>
                <w:color w:val="000000"/>
                <w:kern w:val="0"/>
                <w:sz w:val="16"/>
                <w:szCs w:val="16"/>
              </w:rPr>
              <w:t xml:space="preserve"> </w:t>
            </w:r>
            <w:r>
              <w:rPr>
                <w:rFonts w:ascii="Times New Roman" w:eastAsia="바탕체"/>
                <w:color w:val="000000"/>
                <w:kern w:val="0"/>
                <w:sz w:val="16"/>
                <w:szCs w:val="16"/>
              </w:rPr>
              <w:t>임대차계약</w:t>
            </w:r>
            <w:r>
              <w:rPr>
                <w:rFonts w:ascii="Times New Roman" w:eastAsia="바탕체"/>
                <w:color w:val="000000"/>
                <w:kern w:val="0"/>
                <w:sz w:val="16"/>
                <w:szCs w:val="16"/>
              </w:rPr>
              <w:t xml:space="preserve">. </w:t>
            </w:r>
            <w:r>
              <w:rPr>
                <w:rFonts w:ascii="Times New Roman" w:eastAsia="바탕체"/>
                <w:color w:val="000000"/>
                <w:kern w:val="0"/>
                <w:sz w:val="16"/>
                <w:szCs w:val="16"/>
              </w:rPr>
              <w:t>본</w:t>
            </w:r>
            <w:r>
              <w:rPr>
                <w:rFonts w:ascii="Times New Roman" w:eastAsia="바탕체"/>
                <w:color w:val="000000"/>
                <w:kern w:val="0"/>
                <w:sz w:val="16"/>
                <w:szCs w:val="16"/>
              </w:rPr>
              <w:t xml:space="preserve"> </w:t>
            </w:r>
            <w:r>
              <w:rPr>
                <w:rFonts w:ascii="Times New Roman" w:eastAsia="바탕체"/>
                <w:color w:val="000000"/>
                <w:kern w:val="0"/>
                <w:sz w:val="16"/>
                <w:szCs w:val="16"/>
              </w:rPr>
              <w:t>신탁계약상</w:t>
            </w:r>
            <w:r>
              <w:rPr>
                <w:rFonts w:ascii="Times New Roman" w:eastAsia="바탕체"/>
                <w:color w:val="000000"/>
                <w:kern w:val="0"/>
                <w:sz w:val="16"/>
                <w:szCs w:val="16"/>
              </w:rPr>
              <w:t xml:space="preserve"> 1</w:t>
            </w:r>
            <w:r>
              <w:rPr>
                <w:rFonts w:ascii="Times New Roman" w:eastAsia="바탕체"/>
                <w:color w:val="000000"/>
                <w:kern w:val="0"/>
                <w:sz w:val="16"/>
                <w:szCs w:val="16"/>
              </w:rPr>
              <w:t>순위</w:t>
            </w:r>
            <w:r>
              <w:rPr>
                <w:rFonts w:ascii="Times New Roman" w:eastAsia="바탕체"/>
                <w:color w:val="000000"/>
                <w:kern w:val="0"/>
                <w:sz w:val="16"/>
                <w:szCs w:val="16"/>
              </w:rPr>
              <w:t xml:space="preserve"> </w:t>
            </w:r>
            <w:r>
              <w:rPr>
                <w:rFonts w:ascii="Times New Roman" w:eastAsia="바탕체"/>
                <w:color w:val="000000"/>
                <w:kern w:val="0"/>
                <w:sz w:val="16"/>
                <w:szCs w:val="16"/>
              </w:rPr>
              <w:t>우선수익권</w:t>
            </w:r>
          </w:p>
        </w:tc>
      </w:tr>
      <w:tr w:rsidR="006A29C3" w:rsidRPr="009A57C7" w14:paraId="36AEBF77"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78692EBB" w14:textId="77777777" w:rsidR="00930A79" w:rsidRPr="00224183" w:rsidDel="00EE3384"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지상</w:t>
            </w:r>
            <w:r>
              <w:rPr>
                <w:rFonts w:ascii="Times New Roman" w:eastAsia="바탕체"/>
                <w:color w:val="000000"/>
                <w:kern w:val="0"/>
                <w:sz w:val="16"/>
                <w:szCs w:val="16"/>
              </w:rPr>
              <w:t xml:space="preserve"> 4</w:t>
            </w:r>
            <w:r>
              <w:rPr>
                <w:rFonts w:ascii="Times New Roman" w:eastAsia="바탕체"/>
                <w:color w:val="000000"/>
                <w:kern w:val="0"/>
                <w:sz w:val="16"/>
                <w:szCs w:val="16"/>
              </w:rPr>
              <w:t>층</w:t>
            </w:r>
            <w:r>
              <w:rPr>
                <w:rFonts w:ascii="Times New Roman" w:eastAsia="바탕체"/>
                <w:color w:val="000000"/>
                <w:kern w:val="0"/>
                <w:sz w:val="16"/>
                <w:szCs w:val="16"/>
              </w:rPr>
              <w:t xml:space="preserve">, </w:t>
            </w:r>
            <w:r>
              <w:rPr>
                <w:rFonts w:ascii="Times New Roman" w:eastAsia="바탕체"/>
                <w:color w:val="000000"/>
                <w:kern w:val="0"/>
                <w:sz w:val="16"/>
                <w:szCs w:val="16"/>
              </w:rPr>
              <w:t>지상</w:t>
            </w:r>
            <w:r>
              <w:rPr>
                <w:rFonts w:ascii="Times New Roman" w:eastAsia="바탕체"/>
                <w:color w:val="000000"/>
                <w:kern w:val="0"/>
                <w:sz w:val="16"/>
                <w:szCs w:val="16"/>
              </w:rPr>
              <w:t xml:space="preserve"> 8</w:t>
            </w:r>
            <w:r>
              <w:rPr>
                <w:rFonts w:ascii="Times New Roman" w:eastAsia="바탕체"/>
                <w:color w:val="000000"/>
                <w:kern w:val="0"/>
                <w:sz w:val="16"/>
                <w:szCs w:val="16"/>
              </w:rPr>
              <w:t>층</w:t>
            </w:r>
            <w:r>
              <w:rPr>
                <w:rFonts w:ascii="Times New Roman" w:eastAsia="바탕체"/>
                <w:color w:val="000000"/>
                <w:kern w:val="0"/>
                <w:sz w:val="16"/>
                <w:szCs w:val="16"/>
              </w:rPr>
              <w:t xml:space="preserve"> </w:t>
            </w:r>
            <w:r>
              <w:rPr>
                <w:rFonts w:ascii="Times New Roman" w:eastAsia="바탕체"/>
                <w:color w:val="000000"/>
                <w:kern w:val="0"/>
                <w:sz w:val="16"/>
                <w:szCs w:val="16"/>
              </w:rPr>
              <w:t>일부</w:t>
            </w:r>
          </w:p>
        </w:tc>
        <w:tc>
          <w:tcPr>
            <w:tcW w:w="1701" w:type="dxa"/>
            <w:tcBorders>
              <w:top w:val="nil"/>
              <w:left w:val="nil"/>
              <w:bottom w:val="single" w:sz="4" w:space="0" w:color="auto"/>
              <w:right w:val="single" w:sz="4" w:space="0" w:color="auto"/>
            </w:tcBorders>
            <w:noWrap/>
            <w:vAlign w:val="center"/>
          </w:tcPr>
          <w:p w14:paraId="7632AC66" w14:textId="77777777" w:rsidR="00930A79" w:rsidRPr="00224183" w:rsidDel="00EE3384"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쿠팡</w:t>
            </w:r>
            <w:r>
              <w:rPr>
                <w:rFonts w:ascii="Times New Roman" w:eastAsia="바탕체"/>
                <w:color w:val="000000"/>
                <w:kern w:val="0"/>
                <w:sz w:val="16"/>
                <w:szCs w:val="16"/>
              </w:rPr>
              <w:t xml:space="preserve"> </w:t>
            </w:r>
            <w:r>
              <w:rPr>
                <w:rFonts w:ascii="Times New Roman" w:eastAsia="바탕체"/>
                <w:color w:val="000000"/>
                <w:kern w:val="0"/>
                <w:sz w:val="16"/>
                <w:szCs w:val="16"/>
              </w:rPr>
              <w:t>주식회사</w:t>
            </w:r>
          </w:p>
        </w:tc>
        <w:tc>
          <w:tcPr>
            <w:tcW w:w="2188" w:type="dxa"/>
            <w:tcBorders>
              <w:top w:val="nil"/>
              <w:left w:val="nil"/>
              <w:bottom w:val="single" w:sz="4" w:space="0" w:color="auto"/>
              <w:right w:val="single" w:sz="4" w:space="0" w:color="auto"/>
            </w:tcBorders>
            <w:noWrap/>
            <w:vAlign w:val="center"/>
          </w:tcPr>
          <w:p w14:paraId="110CB7A0" w14:textId="77777777" w:rsidR="00930A79" w:rsidRPr="00224183" w:rsidDel="00EE3384"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832,222,008</w:t>
            </w:r>
          </w:p>
        </w:tc>
        <w:tc>
          <w:tcPr>
            <w:tcW w:w="1640" w:type="dxa"/>
            <w:tcBorders>
              <w:top w:val="nil"/>
              <w:left w:val="nil"/>
              <w:bottom w:val="single" w:sz="4" w:space="0" w:color="auto"/>
              <w:right w:val="single" w:sz="4" w:space="0" w:color="auto"/>
            </w:tcBorders>
            <w:noWrap/>
            <w:vAlign w:val="center"/>
          </w:tcPr>
          <w:p w14:paraId="2FED1E43"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제</w:t>
            </w:r>
            <w:r>
              <w:rPr>
                <w:rFonts w:ascii="Times New Roman" w:eastAsia="바탕체"/>
                <w:color w:val="000000"/>
                <w:kern w:val="0"/>
                <w:sz w:val="16"/>
                <w:szCs w:val="16"/>
              </w:rPr>
              <w:t>1</w:t>
            </w:r>
            <w:r>
              <w:rPr>
                <w:rFonts w:ascii="Times New Roman" w:eastAsia="바탕체"/>
                <w:color w:val="000000"/>
                <w:kern w:val="0"/>
                <w:sz w:val="16"/>
                <w:szCs w:val="16"/>
              </w:rPr>
              <w:t>차</w:t>
            </w:r>
            <w:r>
              <w:rPr>
                <w:rFonts w:ascii="Times New Roman" w:eastAsia="바탕체"/>
                <w:color w:val="000000"/>
                <w:kern w:val="0"/>
                <w:sz w:val="16"/>
                <w:szCs w:val="16"/>
              </w:rPr>
              <w:t xml:space="preserve"> </w:t>
            </w:r>
            <w:r>
              <w:rPr>
                <w:rFonts w:ascii="Times New Roman" w:eastAsia="바탕체"/>
                <w:color w:val="000000"/>
                <w:kern w:val="0"/>
                <w:sz w:val="16"/>
                <w:szCs w:val="16"/>
              </w:rPr>
              <w:t>변경합의서</w:t>
            </w:r>
            <w:r>
              <w:rPr>
                <w:rFonts w:ascii="Times New Roman" w:eastAsia="바탕체"/>
                <w:color w:val="000000"/>
                <w:kern w:val="0"/>
                <w:sz w:val="16"/>
                <w:szCs w:val="16"/>
              </w:rPr>
              <w:t xml:space="preserve">(2024.3.28). </w:t>
            </w:r>
            <w:r>
              <w:rPr>
                <w:rFonts w:ascii="Times New Roman" w:eastAsia="바탕체"/>
                <w:color w:val="000000"/>
                <w:kern w:val="0"/>
                <w:sz w:val="16"/>
                <w:szCs w:val="16"/>
              </w:rPr>
              <w:t>위탁자</w:t>
            </w:r>
            <w:r>
              <w:rPr>
                <w:rFonts w:ascii="Times New Roman" w:eastAsia="바탕체"/>
                <w:color w:val="000000"/>
                <w:kern w:val="0"/>
                <w:sz w:val="16"/>
                <w:szCs w:val="16"/>
              </w:rPr>
              <w:t xml:space="preserve"> </w:t>
            </w:r>
            <w:r>
              <w:rPr>
                <w:rFonts w:ascii="Times New Roman" w:eastAsia="바탕체"/>
                <w:color w:val="000000"/>
                <w:kern w:val="0"/>
                <w:sz w:val="16"/>
                <w:szCs w:val="16"/>
              </w:rPr>
              <w:t>명의</w:t>
            </w:r>
            <w:r>
              <w:rPr>
                <w:rFonts w:ascii="Times New Roman" w:eastAsia="바탕체"/>
                <w:color w:val="000000"/>
                <w:kern w:val="0"/>
                <w:sz w:val="16"/>
                <w:szCs w:val="16"/>
              </w:rPr>
              <w:t xml:space="preserve"> </w:t>
            </w:r>
            <w:r>
              <w:rPr>
                <w:rFonts w:ascii="Times New Roman" w:eastAsia="바탕체"/>
                <w:color w:val="000000"/>
                <w:kern w:val="0"/>
                <w:sz w:val="16"/>
                <w:szCs w:val="16"/>
              </w:rPr>
              <w:t>예금계좌</w:t>
            </w:r>
            <w:r>
              <w:rPr>
                <w:rFonts w:ascii="Times New Roman" w:eastAsia="바탕체"/>
                <w:color w:val="000000"/>
                <w:kern w:val="0"/>
                <w:sz w:val="16"/>
                <w:szCs w:val="16"/>
              </w:rPr>
              <w:t xml:space="preserve"> </w:t>
            </w:r>
            <w:r>
              <w:rPr>
                <w:rFonts w:ascii="Times New Roman" w:eastAsia="바탕체"/>
                <w:color w:val="000000"/>
                <w:kern w:val="0"/>
                <w:sz w:val="16"/>
                <w:szCs w:val="16"/>
              </w:rPr>
              <w:t>근질권</w:t>
            </w:r>
          </w:p>
        </w:tc>
      </w:tr>
      <w:tr w:rsidR="006A29C3" w:rsidRPr="009A57C7" w14:paraId="01CE69D8"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68F40AE0"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지상</w:t>
            </w:r>
            <w:r>
              <w:rPr>
                <w:rFonts w:ascii="Times New Roman" w:eastAsia="바탕체"/>
                <w:color w:val="000000"/>
                <w:kern w:val="0"/>
                <w:sz w:val="16"/>
                <w:szCs w:val="16"/>
              </w:rPr>
              <w:t xml:space="preserve"> 2</w:t>
            </w:r>
            <w:r>
              <w:rPr>
                <w:rFonts w:ascii="Times New Roman" w:eastAsia="바탕체"/>
                <w:color w:val="000000"/>
                <w:kern w:val="0"/>
                <w:sz w:val="16"/>
                <w:szCs w:val="16"/>
              </w:rPr>
              <w:t>층</w:t>
            </w:r>
          </w:p>
        </w:tc>
        <w:tc>
          <w:tcPr>
            <w:tcW w:w="1701" w:type="dxa"/>
            <w:tcBorders>
              <w:top w:val="nil"/>
              <w:left w:val="nil"/>
              <w:bottom w:val="single" w:sz="4" w:space="0" w:color="auto"/>
              <w:right w:val="single" w:sz="4" w:space="0" w:color="auto"/>
            </w:tcBorders>
            <w:noWrap/>
            <w:vAlign w:val="center"/>
          </w:tcPr>
          <w:p w14:paraId="75521AA0" w14:textId="77777777" w:rsidR="00930A79" w:rsidRPr="00224183" w:rsidRDefault="00930A79" w:rsidP="005E1C22">
            <w:pPr>
              <w:pStyle w:val="TKNormal"/>
              <w:snapToGrid w:val="0"/>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쿠팡</w:t>
            </w:r>
            <w:r>
              <w:rPr>
                <w:rFonts w:ascii="Times New Roman" w:eastAsia="바탕체"/>
                <w:color w:val="000000"/>
                <w:kern w:val="0"/>
                <w:sz w:val="16"/>
                <w:szCs w:val="16"/>
              </w:rPr>
              <w:t xml:space="preserve"> </w:t>
            </w:r>
            <w:r>
              <w:rPr>
                <w:rFonts w:ascii="Times New Roman" w:eastAsia="바탕체"/>
                <w:color w:val="000000"/>
                <w:kern w:val="0"/>
                <w:sz w:val="16"/>
                <w:szCs w:val="16"/>
              </w:rPr>
              <w:t>주식회사</w:t>
            </w:r>
          </w:p>
        </w:tc>
        <w:tc>
          <w:tcPr>
            <w:tcW w:w="2188" w:type="dxa"/>
            <w:tcBorders>
              <w:top w:val="nil"/>
              <w:left w:val="nil"/>
              <w:bottom w:val="single" w:sz="4" w:space="0" w:color="auto"/>
              <w:right w:val="single" w:sz="4" w:space="0" w:color="auto"/>
            </w:tcBorders>
            <w:noWrap/>
            <w:vAlign w:val="center"/>
          </w:tcPr>
          <w:p w14:paraId="69D45180"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786,801,600</w:t>
            </w:r>
          </w:p>
        </w:tc>
        <w:tc>
          <w:tcPr>
            <w:tcW w:w="1640" w:type="dxa"/>
            <w:tcBorders>
              <w:top w:val="nil"/>
              <w:left w:val="nil"/>
              <w:bottom w:val="single" w:sz="4" w:space="0" w:color="auto"/>
              <w:right w:val="single" w:sz="4" w:space="0" w:color="auto"/>
            </w:tcBorders>
            <w:noWrap/>
            <w:vAlign w:val="center"/>
          </w:tcPr>
          <w:p w14:paraId="11479290"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제</w:t>
            </w:r>
            <w:r>
              <w:rPr>
                <w:rFonts w:ascii="Times New Roman" w:eastAsia="바탕체"/>
                <w:color w:val="000000"/>
                <w:kern w:val="0"/>
                <w:sz w:val="16"/>
                <w:szCs w:val="16"/>
              </w:rPr>
              <w:t>3</w:t>
            </w:r>
            <w:r>
              <w:rPr>
                <w:rFonts w:ascii="Times New Roman" w:eastAsia="바탕체"/>
                <w:color w:val="000000"/>
                <w:kern w:val="0"/>
                <w:sz w:val="16"/>
                <w:szCs w:val="16"/>
              </w:rPr>
              <w:t>차</w:t>
            </w:r>
            <w:r>
              <w:rPr>
                <w:rFonts w:ascii="Times New Roman" w:eastAsia="바탕체"/>
                <w:color w:val="000000"/>
                <w:kern w:val="0"/>
                <w:sz w:val="16"/>
                <w:szCs w:val="16"/>
              </w:rPr>
              <w:t xml:space="preserve"> </w:t>
            </w:r>
            <w:r>
              <w:rPr>
                <w:rFonts w:ascii="Times New Roman" w:eastAsia="바탕체"/>
                <w:color w:val="000000"/>
                <w:kern w:val="0"/>
                <w:sz w:val="16"/>
                <w:szCs w:val="16"/>
              </w:rPr>
              <w:t>변경합의서</w:t>
            </w:r>
            <w:r>
              <w:rPr>
                <w:rFonts w:ascii="Times New Roman" w:eastAsia="바탕체"/>
                <w:color w:val="000000"/>
                <w:kern w:val="0"/>
                <w:sz w:val="16"/>
                <w:szCs w:val="16"/>
              </w:rPr>
              <w:t xml:space="preserve">(2024.12.23). </w:t>
            </w:r>
            <w:r>
              <w:rPr>
                <w:rFonts w:ascii="Times New Roman" w:eastAsia="바탕체"/>
                <w:color w:val="000000"/>
                <w:kern w:val="0"/>
                <w:sz w:val="16"/>
                <w:szCs w:val="16"/>
              </w:rPr>
              <w:t>예금계좌</w:t>
            </w:r>
            <w:r>
              <w:rPr>
                <w:rFonts w:ascii="Times New Roman" w:eastAsia="바탕체"/>
                <w:color w:val="000000"/>
                <w:kern w:val="0"/>
                <w:sz w:val="16"/>
                <w:szCs w:val="16"/>
              </w:rPr>
              <w:t xml:space="preserve"> </w:t>
            </w:r>
            <w:r>
              <w:rPr>
                <w:rFonts w:ascii="Times New Roman" w:eastAsia="바탕체"/>
                <w:color w:val="000000"/>
                <w:kern w:val="0"/>
                <w:sz w:val="16"/>
                <w:szCs w:val="16"/>
              </w:rPr>
              <w:t>근질권</w:t>
            </w:r>
          </w:p>
        </w:tc>
      </w:tr>
      <w:tr w:rsidR="006A29C3" w:rsidRPr="009A57C7" w14:paraId="7564E669"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66BF3A8A" w14:textId="77777777" w:rsidR="00930A79" w:rsidRPr="00224183" w:rsidDel="00EE3384"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지하</w:t>
            </w:r>
            <w:r>
              <w:rPr>
                <w:rFonts w:ascii="Times New Roman" w:eastAsia="바탕체"/>
                <w:color w:val="000000"/>
                <w:kern w:val="0"/>
                <w:sz w:val="16"/>
                <w:szCs w:val="16"/>
              </w:rPr>
              <w:t xml:space="preserve"> 1</w:t>
            </w:r>
            <w:r>
              <w:rPr>
                <w:rFonts w:ascii="Times New Roman" w:eastAsia="바탕체"/>
                <w:color w:val="000000"/>
                <w:kern w:val="0"/>
                <w:sz w:val="16"/>
                <w:szCs w:val="16"/>
              </w:rPr>
              <w:t>층</w:t>
            </w:r>
          </w:p>
        </w:tc>
        <w:tc>
          <w:tcPr>
            <w:tcW w:w="1701" w:type="dxa"/>
            <w:tcBorders>
              <w:top w:val="nil"/>
              <w:left w:val="nil"/>
              <w:bottom w:val="single" w:sz="4" w:space="0" w:color="auto"/>
              <w:right w:val="single" w:sz="4" w:space="0" w:color="auto"/>
            </w:tcBorders>
            <w:noWrap/>
            <w:vAlign w:val="center"/>
          </w:tcPr>
          <w:p w14:paraId="5135AD61" w14:textId="77777777" w:rsidR="00930A79" w:rsidRPr="00224183" w:rsidDel="00EE3384" w:rsidRDefault="00930A79" w:rsidP="005E1C22">
            <w:pPr>
              <w:pStyle w:val="TKNormal"/>
              <w:snapToGrid w:val="0"/>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쿠팡</w:t>
            </w:r>
            <w:r>
              <w:rPr>
                <w:rFonts w:ascii="Times New Roman" w:eastAsia="바탕체"/>
                <w:color w:val="000000"/>
                <w:kern w:val="0"/>
                <w:sz w:val="16"/>
                <w:szCs w:val="16"/>
              </w:rPr>
              <w:t xml:space="preserve"> </w:t>
            </w:r>
            <w:r>
              <w:rPr>
                <w:rFonts w:ascii="Times New Roman" w:eastAsia="바탕체"/>
                <w:color w:val="000000"/>
                <w:kern w:val="0"/>
                <w:sz w:val="16"/>
                <w:szCs w:val="16"/>
              </w:rPr>
              <w:t>주식회사</w:t>
            </w:r>
          </w:p>
        </w:tc>
        <w:tc>
          <w:tcPr>
            <w:tcW w:w="2188" w:type="dxa"/>
            <w:tcBorders>
              <w:top w:val="nil"/>
              <w:left w:val="nil"/>
              <w:bottom w:val="single" w:sz="4" w:space="0" w:color="auto"/>
              <w:right w:val="single" w:sz="4" w:space="0" w:color="auto"/>
            </w:tcBorders>
            <w:noWrap/>
            <w:vAlign w:val="center"/>
          </w:tcPr>
          <w:p w14:paraId="13494CA4" w14:textId="77777777" w:rsidR="00930A79" w:rsidRPr="00224183" w:rsidDel="00EE3384"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988,315,200</w:t>
            </w:r>
          </w:p>
        </w:tc>
        <w:tc>
          <w:tcPr>
            <w:tcW w:w="1640" w:type="dxa"/>
            <w:tcBorders>
              <w:top w:val="nil"/>
              <w:left w:val="nil"/>
              <w:bottom w:val="single" w:sz="4" w:space="0" w:color="auto"/>
              <w:right w:val="single" w:sz="4" w:space="0" w:color="auto"/>
            </w:tcBorders>
            <w:noWrap/>
            <w:vAlign w:val="center"/>
          </w:tcPr>
          <w:p w14:paraId="7E0DE05A"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제</w:t>
            </w:r>
            <w:r>
              <w:rPr>
                <w:rFonts w:ascii="Times New Roman" w:eastAsia="바탕체"/>
                <w:color w:val="000000"/>
                <w:kern w:val="0"/>
                <w:sz w:val="16"/>
                <w:szCs w:val="16"/>
              </w:rPr>
              <w:t>3</w:t>
            </w:r>
            <w:r>
              <w:rPr>
                <w:rFonts w:ascii="Times New Roman" w:eastAsia="바탕체"/>
                <w:color w:val="000000"/>
                <w:kern w:val="0"/>
                <w:sz w:val="16"/>
                <w:szCs w:val="16"/>
              </w:rPr>
              <w:t>차</w:t>
            </w:r>
            <w:r>
              <w:rPr>
                <w:rFonts w:ascii="Times New Roman" w:eastAsia="바탕체"/>
                <w:color w:val="000000"/>
                <w:kern w:val="0"/>
                <w:sz w:val="16"/>
                <w:szCs w:val="16"/>
              </w:rPr>
              <w:t xml:space="preserve"> </w:t>
            </w:r>
            <w:r>
              <w:rPr>
                <w:rFonts w:ascii="Times New Roman" w:eastAsia="바탕체"/>
                <w:color w:val="000000"/>
                <w:kern w:val="0"/>
                <w:sz w:val="16"/>
                <w:szCs w:val="16"/>
              </w:rPr>
              <w:t>변경합의서</w:t>
            </w:r>
            <w:r>
              <w:rPr>
                <w:rFonts w:ascii="Times New Roman" w:eastAsia="바탕체"/>
                <w:color w:val="000000"/>
                <w:kern w:val="0"/>
                <w:sz w:val="16"/>
                <w:szCs w:val="16"/>
              </w:rPr>
              <w:t xml:space="preserve">(2024.12.23). </w:t>
            </w:r>
            <w:r>
              <w:rPr>
                <w:rFonts w:ascii="Times New Roman" w:eastAsia="바탕체"/>
                <w:color w:val="000000"/>
                <w:kern w:val="0"/>
                <w:sz w:val="16"/>
                <w:szCs w:val="16"/>
              </w:rPr>
              <w:t>예금계좌</w:t>
            </w:r>
            <w:r>
              <w:rPr>
                <w:rFonts w:ascii="Times New Roman" w:eastAsia="바탕체"/>
                <w:color w:val="000000"/>
                <w:kern w:val="0"/>
                <w:sz w:val="16"/>
                <w:szCs w:val="16"/>
              </w:rPr>
              <w:t xml:space="preserve"> </w:t>
            </w:r>
            <w:r>
              <w:rPr>
                <w:rFonts w:ascii="Times New Roman" w:eastAsia="바탕체"/>
                <w:color w:val="000000"/>
                <w:kern w:val="0"/>
                <w:sz w:val="16"/>
                <w:szCs w:val="16"/>
              </w:rPr>
              <w:t>근질권</w:t>
            </w:r>
          </w:p>
        </w:tc>
      </w:tr>
      <w:tr w:rsidR="006A29C3" w:rsidRPr="009A57C7" w14:paraId="23984DBD"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3AE844F4" w14:textId="77777777" w:rsidR="00930A79" w:rsidRPr="00224183" w:rsidDel="00EE3384"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지하</w:t>
            </w:r>
            <w:r>
              <w:rPr>
                <w:rFonts w:ascii="Times New Roman" w:eastAsia="바탕체"/>
                <w:color w:val="000000"/>
                <w:kern w:val="0"/>
                <w:sz w:val="16"/>
                <w:szCs w:val="16"/>
              </w:rPr>
              <w:t xml:space="preserve"> 2</w:t>
            </w:r>
            <w:r>
              <w:rPr>
                <w:rFonts w:ascii="Times New Roman" w:eastAsia="바탕체"/>
                <w:color w:val="000000"/>
                <w:kern w:val="0"/>
                <w:sz w:val="16"/>
                <w:szCs w:val="16"/>
              </w:rPr>
              <w:t>층</w:t>
            </w:r>
          </w:p>
        </w:tc>
        <w:tc>
          <w:tcPr>
            <w:tcW w:w="1701" w:type="dxa"/>
            <w:tcBorders>
              <w:top w:val="nil"/>
              <w:left w:val="nil"/>
              <w:bottom w:val="single" w:sz="4" w:space="0" w:color="auto"/>
              <w:right w:val="single" w:sz="4" w:space="0" w:color="auto"/>
            </w:tcBorders>
            <w:noWrap/>
            <w:vAlign w:val="center"/>
          </w:tcPr>
          <w:p w14:paraId="7BAA1363" w14:textId="77777777" w:rsidR="00930A79" w:rsidRPr="00224183" w:rsidDel="00EE3384" w:rsidRDefault="00930A79" w:rsidP="005E1C22">
            <w:pPr>
              <w:pStyle w:val="TKNormal"/>
              <w:snapToGrid w:val="0"/>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쿠팡</w:t>
            </w:r>
            <w:r>
              <w:rPr>
                <w:rFonts w:ascii="Times New Roman" w:eastAsia="바탕체"/>
                <w:color w:val="000000"/>
                <w:kern w:val="0"/>
                <w:sz w:val="16"/>
                <w:szCs w:val="16"/>
              </w:rPr>
              <w:t xml:space="preserve"> </w:t>
            </w:r>
            <w:r>
              <w:rPr>
                <w:rFonts w:ascii="Times New Roman" w:eastAsia="바탕체"/>
                <w:color w:val="000000"/>
                <w:kern w:val="0"/>
                <w:sz w:val="16"/>
                <w:szCs w:val="16"/>
              </w:rPr>
              <w:t>주식회사</w:t>
            </w:r>
          </w:p>
        </w:tc>
        <w:tc>
          <w:tcPr>
            <w:tcW w:w="2188" w:type="dxa"/>
            <w:tcBorders>
              <w:top w:val="nil"/>
              <w:left w:val="nil"/>
              <w:bottom w:val="single" w:sz="4" w:space="0" w:color="auto"/>
              <w:right w:val="single" w:sz="4" w:space="0" w:color="auto"/>
            </w:tcBorders>
            <w:noWrap/>
            <w:vAlign w:val="center"/>
          </w:tcPr>
          <w:p w14:paraId="46B6B97F" w14:textId="77777777" w:rsidR="00930A79" w:rsidRPr="00224183" w:rsidDel="00EE3384"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982,155,600</w:t>
            </w:r>
          </w:p>
        </w:tc>
        <w:tc>
          <w:tcPr>
            <w:tcW w:w="1640" w:type="dxa"/>
            <w:tcBorders>
              <w:top w:val="nil"/>
              <w:left w:val="nil"/>
              <w:bottom w:val="single" w:sz="4" w:space="0" w:color="auto"/>
              <w:right w:val="single" w:sz="4" w:space="0" w:color="auto"/>
            </w:tcBorders>
            <w:noWrap/>
            <w:vAlign w:val="center"/>
          </w:tcPr>
          <w:p w14:paraId="6AF712C7"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제</w:t>
            </w:r>
            <w:r>
              <w:rPr>
                <w:rFonts w:ascii="Times New Roman" w:eastAsia="바탕체"/>
                <w:color w:val="000000"/>
                <w:kern w:val="0"/>
                <w:sz w:val="16"/>
                <w:szCs w:val="16"/>
              </w:rPr>
              <w:t>4</w:t>
            </w:r>
            <w:r>
              <w:rPr>
                <w:rFonts w:ascii="Times New Roman" w:eastAsia="바탕체"/>
                <w:color w:val="000000"/>
                <w:kern w:val="0"/>
                <w:sz w:val="16"/>
                <w:szCs w:val="16"/>
              </w:rPr>
              <w:t>차</w:t>
            </w:r>
            <w:r>
              <w:rPr>
                <w:rFonts w:ascii="Times New Roman" w:eastAsia="바탕체"/>
                <w:color w:val="000000"/>
                <w:kern w:val="0"/>
                <w:sz w:val="16"/>
                <w:szCs w:val="16"/>
              </w:rPr>
              <w:t xml:space="preserve"> </w:t>
            </w:r>
            <w:r>
              <w:rPr>
                <w:rFonts w:ascii="Times New Roman" w:eastAsia="바탕체"/>
                <w:color w:val="000000"/>
                <w:kern w:val="0"/>
                <w:sz w:val="16"/>
                <w:szCs w:val="16"/>
              </w:rPr>
              <w:t>변경합의서</w:t>
            </w:r>
            <w:r>
              <w:rPr>
                <w:rFonts w:ascii="Times New Roman" w:eastAsia="바탕체"/>
                <w:color w:val="000000"/>
                <w:kern w:val="0"/>
                <w:sz w:val="16"/>
                <w:szCs w:val="16"/>
              </w:rPr>
              <w:t xml:space="preserve">(2025.11.24). </w:t>
            </w:r>
            <w:r>
              <w:rPr>
                <w:rFonts w:ascii="Times New Roman" w:eastAsia="바탕체"/>
                <w:color w:val="000000"/>
                <w:kern w:val="0"/>
                <w:sz w:val="16"/>
                <w:szCs w:val="16"/>
              </w:rPr>
              <w:t>예금계좌</w:t>
            </w:r>
            <w:r>
              <w:rPr>
                <w:rFonts w:ascii="Times New Roman" w:eastAsia="바탕체"/>
                <w:color w:val="000000"/>
                <w:kern w:val="0"/>
                <w:sz w:val="16"/>
                <w:szCs w:val="16"/>
              </w:rPr>
              <w:t xml:space="preserve"> </w:t>
            </w:r>
            <w:r>
              <w:rPr>
                <w:rFonts w:ascii="Times New Roman" w:eastAsia="바탕체"/>
                <w:color w:val="000000"/>
                <w:kern w:val="0"/>
                <w:sz w:val="16"/>
                <w:szCs w:val="16"/>
              </w:rPr>
              <w:t>근질권</w:t>
            </w:r>
          </w:p>
        </w:tc>
      </w:tr>
      <w:tr w:rsidR="006A29C3" w:rsidRPr="009A57C7" w14:paraId="29390CC0"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24EAFF70" w14:textId="77777777" w:rsidR="00930A79" w:rsidRPr="00224183" w:rsidDel="00EE3384"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지상</w:t>
            </w:r>
            <w:r>
              <w:rPr>
                <w:rFonts w:ascii="Times New Roman" w:eastAsia="바탕체"/>
                <w:color w:val="000000"/>
                <w:kern w:val="0"/>
                <w:sz w:val="16"/>
                <w:szCs w:val="16"/>
              </w:rPr>
              <w:t xml:space="preserve"> 8</w:t>
            </w:r>
            <w:r>
              <w:rPr>
                <w:rFonts w:ascii="Times New Roman" w:eastAsia="바탕체"/>
                <w:color w:val="000000"/>
                <w:kern w:val="0"/>
                <w:sz w:val="16"/>
                <w:szCs w:val="16"/>
              </w:rPr>
              <w:t>층</w:t>
            </w:r>
            <w:r>
              <w:rPr>
                <w:rFonts w:ascii="Times New Roman" w:eastAsia="바탕체"/>
                <w:color w:val="000000"/>
                <w:kern w:val="0"/>
                <w:sz w:val="16"/>
                <w:szCs w:val="16"/>
              </w:rPr>
              <w:t xml:space="preserve"> </w:t>
            </w:r>
            <w:r>
              <w:rPr>
                <w:rFonts w:ascii="Times New Roman" w:eastAsia="바탕체"/>
                <w:color w:val="000000"/>
                <w:kern w:val="0"/>
                <w:sz w:val="16"/>
                <w:szCs w:val="16"/>
              </w:rPr>
              <w:t>일부</w:t>
            </w:r>
            <w:r>
              <w:rPr>
                <w:rFonts w:ascii="Times New Roman" w:eastAsia="바탕체"/>
                <w:color w:val="000000"/>
                <w:kern w:val="0"/>
                <w:sz w:val="16"/>
                <w:szCs w:val="16"/>
              </w:rPr>
              <w:t>(</w:t>
            </w:r>
            <w:r>
              <w:rPr>
                <w:rFonts w:ascii="Times New Roman" w:eastAsia="바탕체"/>
                <w:color w:val="000000"/>
                <w:kern w:val="0"/>
                <w:sz w:val="16"/>
                <w:szCs w:val="16"/>
              </w:rPr>
              <w:t>사무실</w:t>
            </w:r>
            <w:r>
              <w:rPr>
                <w:rFonts w:ascii="Times New Roman" w:eastAsia="바탕체"/>
                <w:color w:val="000000"/>
                <w:kern w:val="0"/>
                <w:sz w:val="16"/>
                <w:szCs w:val="16"/>
              </w:rPr>
              <w:t xml:space="preserve"> </w:t>
            </w:r>
            <w:r>
              <w:rPr>
                <w:rFonts w:ascii="Times New Roman" w:eastAsia="바탕체"/>
                <w:color w:val="000000"/>
                <w:kern w:val="0"/>
                <w:sz w:val="16"/>
                <w:szCs w:val="16"/>
              </w:rPr>
              <w:t>증평</w:t>
            </w:r>
            <w:r>
              <w:rPr>
                <w:rFonts w:ascii="Times New Roman" w:eastAsia="바탕체"/>
                <w:color w:val="000000"/>
                <w:kern w:val="0"/>
                <w:sz w:val="16"/>
                <w:szCs w:val="16"/>
              </w:rPr>
              <w:t>)</w:t>
            </w:r>
          </w:p>
        </w:tc>
        <w:tc>
          <w:tcPr>
            <w:tcW w:w="1701" w:type="dxa"/>
            <w:tcBorders>
              <w:top w:val="nil"/>
              <w:left w:val="nil"/>
              <w:bottom w:val="single" w:sz="4" w:space="0" w:color="auto"/>
              <w:right w:val="single" w:sz="4" w:space="0" w:color="auto"/>
            </w:tcBorders>
            <w:noWrap/>
            <w:vAlign w:val="center"/>
          </w:tcPr>
          <w:p w14:paraId="665632DE" w14:textId="77777777" w:rsidR="00930A79" w:rsidRPr="00224183" w:rsidDel="00EE3384" w:rsidRDefault="00930A79" w:rsidP="005E1C22">
            <w:pPr>
              <w:pStyle w:val="TKNormal"/>
              <w:snapToGrid w:val="0"/>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쿠팡</w:t>
            </w:r>
            <w:r>
              <w:rPr>
                <w:rFonts w:ascii="Times New Roman" w:eastAsia="바탕체"/>
                <w:color w:val="000000"/>
                <w:kern w:val="0"/>
                <w:sz w:val="16"/>
                <w:szCs w:val="16"/>
              </w:rPr>
              <w:t xml:space="preserve"> </w:t>
            </w:r>
            <w:r>
              <w:rPr>
                <w:rFonts w:ascii="Times New Roman" w:eastAsia="바탕체"/>
                <w:color w:val="000000"/>
                <w:kern w:val="0"/>
                <w:sz w:val="16"/>
                <w:szCs w:val="16"/>
              </w:rPr>
              <w:t>주식회사</w:t>
            </w:r>
          </w:p>
        </w:tc>
        <w:tc>
          <w:tcPr>
            <w:tcW w:w="2188" w:type="dxa"/>
            <w:tcBorders>
              <w:top w:val="nil"/>
              <w:left w:val="nil"/>
              <w:bottom w:val="single" w:sz="4" w:space="0" w:color="auto"/>
              <w:right w:val="single" w:sz="4" w:space="0" w:color="auto"/>
            </w:tcBorders>
            <w:noWrap/>
            <w:vAlign w:val="center"/>
          </w:tcPr>
          <w:p w14:paraId="13EA5DEC" w14:textId="77777777" w:rsidR="00930A79" w:rsidRPr="00224183" w:rsidDel="00EE3384"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32,620,110</w:t>
            </w:r>
          </w:p>
        </w:tc>
        <w:tc>
          <w:tcPr>
            <w:tcW w:w="1640" w:type="dxa"/>
            <w:tcBorders>
              <w:top w:val="nil"/>
              <w:left w:val="nil"/>
              <w:bottom w:val="single" w:sz="4" w:space="0" w:color="auto"/>
              <w:right w:val="single" w:sz="4" w:space="0" w:color="auto"/>
            </w:tcBorders>
            <w:noWrap/>
            <w:vAlign w:val="center"/>
          </w:tcPr>
          <w:p w14:paraId="2121D019"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제</w:t>
            </w:r>
            <w:r>
              <w:rPr>
                <w:rFonts w:ascii="Times New Roman" w:eastAsia="바탕체"/>
                <w:color w:val="000000"/>
                <w:kern w:val="0"/>
                <w:sz w:val="16"/>
                <w:szCs w:val="16"/>
              </w:rPr>
              <w:t>5</w:t>
            </w:r>
            <w:r>
              <w:rPr>
                <w:rFonts w:ascii="Times New Roman" w:eastAsia="바탕체"/>
                <w:color w:val="000000"/>
                <w:kern w:val="0"/>
                <w:sz w:val="16"/>
                <w:szCs w:val="16"/>
              </w:rPr>
              <w:t>차</w:t>
            </w:r>
            <w:r>
              <w:rPr>
                <w:rFonts w:ascii="Times New Roman" w:eastAsia="바탕체"/>
                <w:color w:val="000000"/>
                <w:kern w:val="0"/>
                <w:sz w:val="16"/>
                <w:szCs w:val="16"/>
              </w:rPr>
              <w:t xml:space="preserve"> </w:t>
            </w:r>
            <w:r>
              <w:rPr>
                <w:rFonts w:ascii="Times New Roman" w:eastAsia="바탕체"/>
                <w:color w:val="000000"/>
                <w:kern w:val="0"/>
                <w:sz w:val="16"/>
                <w:szCs w:val="16"/>
              </w:rPr>
              <w:t>변경합의서</w:t>
            </w:r>
            <w:r>
              <w:rPr>
                <w:rFonts w:ascii="Times New Roman" w:eastAsia="바탕체"/>
                <w:color w:val="000000"/>
                <w:kern w:val="0"/>
                <w:sz w:val="16"/>
                <w:szCs w:val="16"/>
              </w:rPr>
              <w:t xml:space="preserve">(2026.8.14). </w:t>
            </w:r>
            <w:r>
              <w:rPr>
                <w:rFonts w:ascii="Times New Roman" w:eastAsia="바탕체"/>
                <w:color w:val="000000"/>
                <w:kern w:val="0"/>
                <w:sz w:val="16"/>
                <w:szCs w:val="16"/>
              </w:rPr>
              <w:t>예금계좌</w:t>
            </w:r>
            <w:r>
              <w:rPr>
                <w:rFonts w:ascii="Times New Roman" w:eastAsia="바탕체"/>
                <w:color w:val="000000"/>
                <w:kern w:val="0"/>
                <w:sz w:val="16"/>
                <w:szCs w:val="16"/>
              </w:rPr>
              <w:t xml:space="preserve"> </w:t>
            </w:r>
            <w:r>
              <w:rPr>
                <w:rFonts w:ascii="Times New Roman" w:eastAsia="바탕체"/>
                <w:color w:val="000000"/>
                <w:kern w:val="0"/>
                <w:sz w:val="16"/>
                <w:szCs w:val="16"/>
              </w:rPr>
              <w:t>근질권</w:t>
            </w:r>
          </w:p>
        </w:tc>
      </w:tr>
      <w:tr w:rsidR="006A29C3" w:rsidRPr="009A57C7" w14:paraId="6789E2AA"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0CAAE809"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지상</w:t>
            </w:r>
            <w:r>
              <w:rPr>
                <w:rFonts w:ascii="Times New Roman" w:eastAsia="바탕체"/>
                <w:color w:val="000000"/>
                <w:kern w:val="0"/>
                <w:sz w:val="16"/>
                <w:szCs w:val="16"/>
              </w:rPr>
              <w:t xml:space="preserve"> 3</w:t>
            </w:r>
            <w:r>
              <w:rPr>
                <w:rFonts w:ascii="Times New Roman" w:eastAsia="바탕체"/>
                <w:color w:val="000000"/>
                <w:kern w:val="0"/>
                <w:sz w:val="16"/>
                <w:szCs w:val="16"/>
              </w:rPr>
              <w:t>층</w:t>
            </w:r>
          </w:p>
        </w:tc>
        <w:tc>
          <w:tcPr>
            <w:tcW w:w="1701" w:type="dxa"/>
            <w:tcBorders>
              <w:top w:val="nil"/>
              <w:left w:val="nil"/>
              <w:bottom w:val="single" w:sz="4" w:space="0" w:color="auto"/>
              <w:right w:val="single" w:sz="4" w:space="0" w:color="auto"/>
            </w:tcBorders>
            <w:noWrap/>
            <w:vAlign w:val="center"/>
          </w:tcPr>
          <w:p w14:paraId="13946349" w14:textId="77777777" w:rsidR="00930A79" w:rsidRPr="00224183" w:rsidRDefault="00930A79" w:rsidP="005E1C22">
            <w:pPr>
              <w:pStyle w:val="TKNormal"/>
              <w:snapToGrid w:val="0"/>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주식회사</w:t>
            </w:r>
            <w:r>
              <w:rPr>
                <w:rFonts w:ascii="Times New Roman" w:eastAsia="바탕체"/>
                <w:color w:val="000000"/>
                <w:kern w:val="0"/>
                <w:sz w:val="16"/>
                <w:szCs w:val="16"/>
              </w:rPr>
              <w:t xml:space="preserve"> </w:t>
            </w:r>
            <w:r>
              <w:rPr>
                <w:rFonts w:ascii="Times New Roman" w:eastAsia="바탕체"/>
                <w:color w:val="000000"/>
                <w:kern w:val="0"/>
                <w:sz w:val="16"/>
                <w:szCs w:val="16"/>
              </w:rPr>
              <w:t>농심</w:t>
            </w:r>
          </w:p>
        </w:tc>
        <w:tc>
          <w:tcPr>
            <w:tcW w:w="2188" w:type="dxa"/>
            <w:tcBorders>
              <w:top w:val="nil"/>
              <w:left w:val="nil"/>
              <w:bottom w:val="single" w:sz="4" w:space="0" w:color="auto"/>
              <w:right w:val="single" w:sz="4" w:space="0" w:color="auto"/>
            </w:tcBorders>
            <w:noWrap/>
            <w:vAlign w:val="center"/>
          </w:tcPr>
          <w:p w14:paraId="3EB19BF8"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642,552,000</w:t>
            </w:r>
          </w:p>
        </w:tc>
        <w:tc>
          <w:tcPr>
            <w:tcW w:w="1640" w:type="dxa"/>
            <w:tcBorders>
              <w:top w:val="nil"/>
              <w:left w:val="nil"/>
              <w:bottom w:val="single" w:sz="4" w:space="0" w:color="auto"/>
              <w:right w:val="single" w:sz="4" w:space="0" w:color="auto"/>
            </w:tcBorders>
            <w:noWrap/>
            <w:vAlign w:val="center"/>
          </w:tcPr>
          <w:p w14:paraId="3EB958A1"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2024.5.14 </w:t>
            </w:r>
            <w:r>
              <w:rPr>
                <w:rFonts w:ascii="Times New Roman" w:eastAsia="바탕체"/>
                <w:color w:val="000000"/>
                <w:kern w:val="0"/>
                <w:sz w:val="16"/>
                <w:szCs w:val="16"/>
              </w:rPr>
              <w:t>임대차계약</w:t>
            </w:r>
            <w:r>
              <w:rPr>
                <w:rFonts w:ascii="Times New Roman" w:eastAsia="바탕체"/>
                <w:color w:val="000000"/>
                <w:kern w:val="0"/>
                <w:sz w:val="16"/>
                <w:szCs w:val="16"/>
              </w:rPr>
              <w:t xml:space="preserve">(2024.8.20 </w:t>
            </w:r>
            <w:r>
              <w:rPr>
                <w:rFonts w:ascii="Times New Roman" w:eastAsia="바탕체"/>
                <w:color w:val="000000"/>
                <w:kern w:val="0"/>
                <w:sz w:val="16"/>
                <w:szCs w:val="16"/>
              </w:rPr>
              <w:t>변경</w:t>
            </w:r>
            <w:r>
              <w:rPr>
                <w:rFonts w:ascii="Times New Roman" w:eastAsia="바탕체"/>
                <w:color w:val="000000"/>
                <w:kern w:val="0"/>
                <w:sz w:val="16"/>
                <w:szCs w:val="16"/>
              </w:rPr>
              <w:t xml:space="preserve">). </w:t>
            </w:r>
            <w:r>
              <w:rPr>
                <w:rFonts w:ascii="Times New Roman" w:eastAsia="바탕체"/>
                <w:color w:val="000000"/>
                <w:kern w:val="0"/>
                <w:sz w:val="16"/>
                <w:szCs w:val="16"/>
              </w:rPr>
              <w:t>예금계좌</w:t>
            </w:r>
            <w:r>
              <w:rPr>
                <w:rFonts w:ascii="Times New Roman" w:eastAsia="바탕체"/>
                <w:color w:val="000000"/>
                <w:kern w:val="0"/>
                <w:sz w:val="16"/>
                <w:szCs w:val="16"/>
              </w:rPr>
              <w:t xml:space="preserve"> </w:t>
            </w:r>
            <w:r>
              <w:rPr>
                <w:rFonts w:ascii="Times New Roman" w:eastAsia="바탕체"/>
                <w:color w:val="000000"/>
                <w:kern w:val="0"/>
                <w:sz w:val="16"/>
                <w:szCs w:val="16"/>
              </w:rPr>
              <w:t>근질권</w:t>
            </w:r>
          </w:p>
        </w:tc>
      </w:tr>
      <w:tr w:rsidR="006A29C3" w:rsidRPr="009A57C7" w14:paraId="73A25D52"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2FC98D38"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지상</w:t>
            </w:r>
            <w:r>
              <w:rPr>
                <w:rFonts w:ascii="Times New Roman" w:eastAsia="바탕체"/>
                <w:color w:val="000000"/>
                <w:kern w:val="0"/>
                <w:sz w:val="16"/>
                <w:szCs w:val="16"/>
              </w:rPr>
              <w:t xml:space="preserve"> 1</w:t>
            </w:r>
            <w:r>
              <w:rPr>
                <w:rFonts w:ascii="Times New Roman" w:eastAsia="바탕체"/>
                <w:color w:val="000000"/>
                <w:kern w:val="0"/>
                <w:sz w:val="16"/>
                <w:szCs w:val="16"/>
              </w:rPr>
              <w:t>층</w:t>
            </w:r>
            <w:r>
              <w:rPr>
                <w:rFonts w:ascii="Times New Roman" w:eastAsia="바탕체"/>
                <w:color w:val="000000"/>
                <w:kern w:val="0"/>
                <w:sz w:val="16"/>
                <w:szCs w:val="16"/>
              </w:rPr>
              <w:t xml:space="preserve"> </w:t>
            </w:r>
            <w:r>
              <w:rPr>
                <w:rFonts w:ascii="Times New Roman" w:eastAsia="바탕체"/>
                <w:color w:val="000000"/>
                <w:kern w:val="0"/>
                <w:sz w:val="16"/>
                <w:szCs w:val="16"/>
              </w:rPr>
              <w:t>일부</w:t>
            </w:r>
          </w:p>
        </w:tc>
        <w:tc>
          <w:tcPr>
            <w:tcW w:w="1701" w:type="dxa"/>
            <w:tcBorders>
              <w:top w:val="nil"/>
              <w:left w:val="nil"/>
              <w:bottom w:val="single" w:sz="4" w:space="0" w:color="auto"/>
              <w:right w:val="single" w:sz="4" w:space="0" w:color="auto"/>
            </w:tcBorders>
            <w:noWrap/>
            <w:vAlign w:val="center"/>
          </w:tcPr>
          <w:p w14:paraId="623B61AD" w14:textId="77777777" w:rsidR="00930A79" w:rsidRPr="00224183" w:rsidRDefault="00930A79" w:rsidP="005E1C22">
            <w:pPr>
              <w:pStyle w:val="TKNormal"/>
              <w:snapToGrid w:val="0"/>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주식회사</w:t>
            </w:r>
            <w:r>
              <w:rPr>
                <w:rFonts w:ascii="Times New Roman" w:eastAsia="바탕체"/>
                <w:color w:val="000000"/>
                <w:kern w:val="0"/>
                <w:sz w:val="16"/>
                <w:szCs w:val="16"/>
              </w:rPr>
              <w:t xml:space="preserve"> </w:t>
            </w:r>
            <w:r>
              <w:rPr>
                <w:rFonts w:ascii="Times New Roman" w:eastAsia="바탕체"/>
                <w:color w:val="000000"/>
                <w:kern w:val="0"/>
                <w:sz w:val="16"/>
                <w:szCs w:val="16"/>
              </w:rPr>
              <w:t>지오영</w:t>
            </w:r>
          </w:p>
        </w:tc>
        <w:tc>
          <w:tcPr>
            <w:tcW w:w="2188" w:type="dxa"/>
            <w:tcBorders>
              <w:top w:val="nil"/>
              <w:left w:val="nil"/>
              <w:bottom w:val="single" w:sz="4" w:space="0" w:color="auto"/>
              <w:right w:val="single" w:sz="4" w:space="0" w:color="auto"/>
            </w:tcBorders>
            <w:noWrap/>
            <w:vAlign w:val="center"/>
          </w:tcPr>
          <w:p w14:paraId="1B1F1CDD"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393,456,789</w:t>
            </w:r>
          </w:p>
        </w:tc>
        <w:tc>
          <w:tcPr>
            <w:tcW w:w="1640" w:type="dxa"/>
            <w:tcBorders>
              <w:top w:val="nil"/>
              <w:left w:val="nil"/>
              <w:bottom w:val="single" w:sz="4" w:space="0" w:color="auto"/>
              <w:right w:val="single" w:sz="4" w:space="0" w:color="auto"/>
            </w:tcBorders>
            <w:noWrap/>
            <w:vAlign w:val="center"/>
          </w:tcPr>
          <w:p w14:paraId="13A31D29"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2024.12.31 </w:t>
            </w:r>
            <w:r>
              <w:rPr>
                <w:rFonts w:ascii="Times New Roman" w:eastAsia="바탕체"/>
                <w:color w:val="000000"/>
                <w:kern w:val="0"/>
                <w:sz w:val="16"/>
                <w:szCs w:val="16"/>
              </w:rPr>
              <w:t>임대차계약</w:t>
            </w:r>
            <w:r>
              <w:rPr>
                <w:rFonts w:ascii="Times New Roman" w:eastAsia="바탕체"/>
                <w:color w:val="000000"/>
                <w:kern w:val="0"/>
                <w:sz w:val="16"/>
                <w:szCs w:val="16"/>
              </w:rPr>
              <w:t xml:space="preserve">. </w:t>
            </w:r>
            <w:r>
              <w:rPr>
                <w:rFonts w:ascii="Times New Roman" w:eastAsia="바탕체"/>
                <w:color w:val="000000"/>
                <w:kern w:val="0"/>
                <w:sz w:val="16"/>
                <w:szCs w:val="16"/>
              </w:rPr>
              <w:t>예금계좌</w:t>
            </w:r>
            <w:r>
              <w:rPr>
                <w:rFonts w:ascii="Times New Roman" w:eastAsia="바탕체"/>
                <w:color w:val="000000"/>
                <w:kern w:val="0"/>
                <w:sz w:val="16"/>
                <w:szCs w:val="16"/>
              </w:rPr>
              <w:t xml:space="preserve"> </w:t>
            </w:r>
            <w:r>
              <w:rPr>
                <w:rFonts w:ascii="Times New Roman" w:eastAsia="바탕체"/>
                <w:color w:val="000000"/>
                <w:kern w:val="0"/>
                <w:sz w:val="16"/>
                <w:szCs w:val="16"/>
              </w:rPr>
              <w:t>근질권</w:t>
            </w:r>
          </w:p>
        </w:tc>
      </w:tr>
      <w:tr w:rsidR="006A29C3" w:rsidRPr="009A57C7" w14:paraId="3231C115"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36E3122B"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지상</w:t>
            </w:r>
            <w:r>
              <w:rPr>
                <w:rFonts w:ascii="Times New Roman" w:eastAsia="바탕체"/>
                <w:color w:val="000000"/>
                <w:kern w:val="0"/>
                <w:sz w:val="16"/>
                <w:szCs w:val="16"/>
              </w:rPr>
              <w:t xml:space="preserve"> 1</w:t>
            </w:r>
            <w:r>
              <w:rPr>
                <w:rFonts w:ascii="Times New Roman" w:eastAsia="바탕체"/>
                <w:color w:val="000000"/>
                <w:kern w:val="0"/>
                <w:sz w:val="16"/>
                <w:szCs w:val="16"/>
              </w:rPr>
              <w:t>층</w:t>
            </w:r>
            <w:r>
              <w:rPr>
                <w:rFonts w:ascii="Times New Roman" w:eastAsia="바탕체"/>
                <w:color w:val="000000"/>
                <w:kern w:val="0"/>
                <w:sz w:val="16"/>
                <w:szCs w:val="16"/>
              </w:rPr>
              <w:t xml:space="preserve"> </w:t>
            </w:r>
            <w:r>
              <w:rPr>
                <w:rFonts w:ascii="Times New Roman" w:eastAsia="바탕체"/>
                <w:color w:val="000000"/>
                <w:kern w:val="0"/>
                <w:sz w:val="16"/>
                <w:szCs w:val="16"/>
              </w:rPr>
              <w:t>일부</w:t>
            </w:r>
          </w:p>
        </w:tc>
        <w:tc>
          <w:tcPr>
            <w:tcW w:w="1701" w:type="dxa"/>
            <w:tcBorders>
              <w:top w:val="nil"/>
              <w:left w:val="nil"/>
              <w:bottom w:val="single" w:sz="4" w:space="0" w:color="auto"/>
              <w:right w:val="single" w:sz="4" w:space="0" w:color="auto"/>
            </w:tcBorders>
            <w:noWrap/>
            <w:vAlign w:val="center"/>
          </w:tcPr>
          <w:p w14:paraId="403CCD5E" w14:textId="77777777" w:rsidR="00930A79" w:rsidRPr="00224183" w:rsidRDefault="00930A79" w:rsidP="005E1C22">
            <w:pPr>
              <w:pStyle w:val="TKNormal"/>
              <w:snapToGrid w:val="0"/>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주식회사</w:t>
            </w:r>
            <w:r>
              <w:rPr>
                <w:rFonts w:ascii="Times New Roman" w:eastAsia="바탕체"/>
                <w:color w:val="000000"/>
                <w:kern w:val="0"/>
                <w:sz w:val="16"/>
                <w:szCs w:val="16"/>
              </w:rPr>
              <w:t xml:space="preserve"> </w:t>
            </w:r>
            <w:r>
              <w:rPr>
                <w:rFonts w:ascii="Times New Roman" w:eastAsia="바탕체"/>
                <w:color w:val="000000"/>
                <w:kern w:val="0"/>
                <w:sz w:val="16"/>
                <w:szCs w:val="16"/>
              </w:rPr>
              <w:t>용마로지스</w:t>
            </w:r>
          </w:p>
        </w:tc>
        <w:tc>
          <w:tcPr>
            <w:tcW w:w="2188" w:type="dxa"/>
            <w:tcBorders>
              <w:top w:val="nil"/>
              <w:left w:val="nil"/>
              <w:bottom w:val="single" w:sz="4" w:space="0" w:color="auto"/>
              <w:right w:val="single" w:sz="4" w:space="0" w:color="auto"/>
            </w:tcBorders>
            <w:noWrap/>
            <w:vAlign w:val="center"/>
          </w:tcPr>
          <w:p w14:paraId="779F6F81"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308,178,000</w:t>
            </w:r>
          </w:p>
        </w:tc>
        <w:tc>
          <w:tcPr>
            <w:tcW w:w="1640" w:type="dxa"/>
            <w:tcBorders>
              <w:top w:val="nil"/>
              <w:left w:val="nil"/>
              <w:bottom w:val="single" w:sz="4" w:space="0" w:color="auto"/>
              <w:right w:val="single" w:sz="4" w:space="0" w:color="auto"/>
            </w:tcBorders>
            <w:noWrap/>
            <w:vAlign w:val="center"/>
          </w:tcPr>
          <w:p w14:paraId="3A859855"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2024.10.28 </w:t>
            </w:r>
            <w:r>
              <w:rPr>
                <w:rFonts w:ascii="Times New Roman" w:eastAsia="바탕체"/>
                <w:color w:val="000000"/>
                <w:kern w:val="0"/>
                <w:sz w:val="16"/>
                <w:szCs w:val="16"/>
              </w:rPr>
              <w:t>임대차계약</w:t>
            </w:r>
            <w:r>
              <w:rPr>
                <w:rFonts w:ascii="Times New Roman" w:eastAsia="바탕체"/>
                <w:color w:val="000000"/>
                <w:kern w:val="0"/>
                <w:sz w:val="16"/>
                <w:szCs w:val="16"/>
              </w:rPr>
              <w:t xml:space="preserve">. </w:t>
            </w:r>
            <w:r>
              <w:rPr>
                <w:rFonts w:ascii="Times New Roman" w:eastAsia="바탕체"/>
                <w:color w:val="000000"/>
                <w:kern w:val="0"/>
                <w:sz w:val="16"/>
                <w:szCs w:val="16"/>
              </w:rPr>
              <w:t>예금계좌</w:t>
            </w:r>
            <w:r>
              <w:rPr>
                <w:rFonts w:ascii="Times New Roman" w:eastAsia="바탕체"/>
                <w:color w:val="000000"/>
                <w:kern w:val="0"/>
                <w:sz w:val="16"/>
                <w:szCs w:val="16"/>
              </w:rPr>
              <w:t xml:space="preserve"> </w:t>
            </w:r>
            <w:r>
              <w:rPr>
                <w:rFonts w:ascii="Times New Roman" w:eastAsia="바탕체"/>
                <w:color w:val="000000"/>
                <w:kern w:val="0"/>
                <w:sz w:val="16"/>
                <w:szCs w:val="16"/>
              </w:rPr>
              <w:t>근질권</w:t>
            </w:r>
          </w:p>
        </w:tc>
      </w:tr>
      <w:tr w:rsidR="006A29C3" w:rsidRPr="009A57C7" w14:paraId="29A9A41F"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39C9120E"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지상</w:t>
            </w:r>
            <w:r>
              <w:rPr>
                <w:rFonts w:ascii="Times New Roman" w:eastAsia="바탕체"/>
                <w:color w:val="000000"/>
                <w:kern w:val="0"/>
                <w:sz w:val="16"/>
                <w:szCs w:val="16"/>
              </w:rPr>
              <w:t xml:space="preserve"> 8</w:t>
            </w:r>
            <w:r>
              <w:rPr>
                <w:rFonts w:ascii="Times New Roman" w:eastAsia="바탕체"/>
                <w:color w:val="000000"/>
                <w:kern w:val="0"/>
                <w:sz w:val="16"/>
                <w:szCs w:val="16"/>
              </w:rPr>
              <w:t>층</w:t>
            </w:r>
            <w:r>
              <w:rPr>
                <w:rFonts w:ascii="Times New Roman" w:eastAsia="바탕체"/>
                <w:color w:val="000000"/>
                <w:kern w:val="0"/>
                <w:sz w:val="16"/>
                <w:szCs w:val="16"/>
              </w:rPr>
              <w:t xml:space="preserve"> </w:t>
            </w:r>
            <w:r>
              <w:rPr>
                <w:rFonts w:ascii="Times New Roman" w:eastAsia="바탕체"/>
                <w:color w:val="000000"/>
                <w:kern w:val="0"/>
                <w:sz w:val="16"/>
                <w:szCs w:val="16"/>
              </w:rPr>
              <w:t>일부</w:t>
            </w:r>
          </w:p>
        </w:tc>
        <w:tc>
          <w:tcPr>
            <w:tcW w:w="1701" w:type="dxa"/>
            <w:tcBorders>
              <w:top w:val="nil"/>
              <w:left w:val="nil"/>
              <w:bottom w:val="single" w:sz="4" w:space="0" w:color="auto"/>
              <w:right w:val="single" w:sz="4" w:space="0" w:color="auto"/>
            </w:tcBorders>
            <w:noWrap/>
            <w:vAlign w:val="center"/>
          </w:tcPr>
          <w:p w14:paraId="71C66B3D" w14:textId="77777777" w:rsidR="00930A79" w:rsidRPr="00224183" w:rsidRDefault="00930A79" w:rsidP="005E1C22">
            <w:pPr>
              <w:pStyle w:val="TKNormal"/>
              <w:snapToGrid w:val="0"/>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주식회사</w:t>
            </w:r>
            <w:r>
              <w:rPr>
                <w:rFonts w:ascii="Times New Roman" w:eastAsia="바탕체"/>
                <w:color w:val="000000"/>
                <w:kern w:val="0"/>
                <w:sz w:val="16"/>
                <w:szCs w:val="16"/>
              </w:rPr>
              <w:t xml:space="preserve"> </w:t>
            </w:r>
            <w:r>
              <w:rPr>
                <w:rFonts w:ascii="Times New Roman" w:eastAsia="바탕체"/>
                <w:color w:val="000000"/>
                <w:kern w:val="0"/>
                <w:sz w:val="16"/>
                <w:szCs w:val="16"/>
              </w:rPr>
              <w:t>키즈밀</w:t>
            </w:r>
          </w:p>
        </w:tc>
        <w:tc>
          <w:tcPr>
            <w:tcW w:w="2188" w:type="dxa"/>
            <w:tcBorders>
              <w:top w:val="nil"/>
              <w:left w:val="nil"/>
              <w:bottom w:val="single" w:sz="4" w:space="0" w:color="auto"/>
              <w:right w:val="single" w:sz="4" w:space="0" w:color="auto"/>
            </w:tcBorders>
            <w:noWrap/>
            <w:vAlign w:val="center"/>
          </w:tcPr>
          <w:p w14:paraId="640D004A"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100,000,000</w:t>
            </w:r>
          </w:p>
        </w:tc>
        <w:tc>
          <w:tcPr>
            <w:tcW w:w="1640" w:type="dxa"/>
            <w:tcBorders>
              <w:top w:val="nil"/>
              <w:left w:val="nil"/>
              <w:bottom w:val="single" w:sz="4" w:space="0" w:color="auto"/>
              <w:right w:val="single" w:sz="4" w:space="0" w:color="auto"/>
            </w:tcBorders>
            <w:noWrap/>
            <w:vAlign w:val="center"/>
          </w:tcPr>
          <w:p w14:paraId="61D0FDE8"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2024.11.27 </w:t>
            </w:r>
            <w:r>
              <w:rPr>
                <w:rFonts w:ascii="Times New Roman" w:eastAsia="바탕체"/>
                <w:color w:val="000000"/>
                <w:kern w:val="0"/>
                <w:sz w:val="16"/>
                <w:szCs w:val="16"/>
              </w:rPr>
              <w:t>임대차계약</w:t>
            </w:r>
            <w:r>
              <w:rPr>
                <w:rFonts w:ascii="Times New Roman" w:eastAsia="바탕체"/>
                <w:color w:val="000000"/>
                <w:kern w:val="0"/>
                <w:sz w:val="16"/>
                <w:szCs w:val="16"/>
              </w:rPr>
              <w:t xml:space="preserve">. </w:t>
            </w:r>
            <w:r>
              <w:rPr>
                <w:rFonts w:ascii="Times New Roman" w:eastAsia="바탕체"/>
                <w:color w:val="000000"/>
                <w:kern w:val="0"/>
                <w:sz w:val="16"/>
                <w:szCs w:val="16"/>
              </w:rPr>
              <w:t>예금계좌</w:t>
            </w:r>
            <w:r>
              <w:rPr>
                <w:rFonts w:ascii="Times New Roman" w:eastAsia="바탕체"/>
                <w:color w:val="000000"/>
                <w:kern w:val="0"/>
                <w:sz w:val="16"/>
                <w:szCs w:val="16"/>
              </w:rPr>
              <w:t xml:space="preserve"> </w:t>
            </w:r>
            <w:r>
              <w:rPr>
                <w:rFonts w:ascii="Times New Roman" w:eastAsia="바탕체"/>
                <w:color w:val="000000"/>
                <w:kern w:val="0"/>
                <w:sz w:val="16"/>
                <w:szCs w:val="16"/>
              </w:rPr>
              <w:t>근질권</w:t>
            </w:r>
          </w:p>
        </w:tc>
      </w:tr>
      <w:tr w:rsidR="006A29C3" w:rsidRPr="009A57C7" w14:paraId="1731F580"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6C09EFE2"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지상</w:t>
            </w:r>
            <w:r>
              <w:rPr>
                <w:rFonts w:ascii="Times New Roman" w:eastAsia="바탕체"/>
                <w:color w:val="000000"/>
                <w:kern w:val="0"/>
                <w:sz w:val="16"/>
                <w:szCs w:val="16"/>
              </w:rPr>
              <w:t xml:space="preserve"> 1</w:t>
            </w:r>
            <w:r>
              <w:rPr>
                <w:rFonts w:ascii="Times New Roman" w:eastAsia="바탕체"/>
                <w:color w:val="000000"/>
                <w:kern w:val="0"/>
                <w:sz w:val="16"/>
                <w:szCs w:val="16"/>
              </w:rPr>
              <w:t>층</w:t>
            </w:r>
            <w:r>
              <w:rPr>
                <w:rFonts w:ascii="Times New Roman" w:eastAsia="바탕체"/>
                <w:color w:val="000000"/>
                <w:kern w:val="0"/>
                <w:sz w:val="16"/>
                <w:szCs w:val="16"/>
              </w:rPr>
              <w:t xml:space="preserve"> </w:t>
            </w:r>
            <w:r>
              <w:rPr>
                <w:rFonts w:ascii="Times New Roman" w:eastAsia="바탕체"/>
                <w:color w:val="000000"/>
                <w:kern w:val="0"/>
                <w:sz w:val="16"/>
                <w:szCs w:val="16"/>
              </w:rPr>
              <w:t>일부</w:t>
            </w:r>
            <w:r>
              <w:rPr>
                <w:rFonts w:ascii="Times New Roman" w:eastAsia="바탕체"/>
                <w:color w:val="000000"/>
                <w:kern w:val="0"/>
                <w:sz w:val="16"/>
                <w:szCs w:val="16"/>
              </w:rPr>
              <w:t>(</w:t>
            </w:r>
            <w:r>
              <w:rPr>
                <w:rFonts w:ascii="Times New Roman" w:eastAsia="바탕체"/>
                <w:color w:val="000000"/>
                <w:kern w:val="0"/>
                <w:sz w:val="16"/>
                <w:szCs w:val="16"/>
              </w:rPr>
              <w:t>근린생활시설</w:t>
            </w:r>
            <w:r>
              <w:rPr>
                <w:rFonts w:ascii="Times New Roman" w:eastAsia="바탕체"/>
                <w:color w:val="000000"/>
                <w:kern w:val="0"/>
                <w:sz w:val="16"/>
                <w:szCs w:val="16"/>
              </w:rPr>
              <w:t>)</w:t>
            </w:r>
          </w:p>
        </w:tc>
        <w:tc>
          <w:tcPr>
            <w:tcW w:w="1701" w:type="dxa"/>
            <w:tcBorders>
              <w:top w:val="nil"/>
              <w:left w:val="nil"/>
              <w:bottom w:val="single" w:sz="4" w:space="0" w:color="auto"/>
              <w:right w:val="single" w:sz="4" w:space="0" w:color="auto"/>
            </w:tcBorders>
            <w:noWrap/>
            <w:vAlign w:val="center"/>
          </w:tcPr>
          <w:p w14:paraId="54449AE6" w14:textId="77777777" w:rsidR="00930A79" w:rsidRPr="00224183" w:rsidRDefault="00930A79" w:rsidP="005E1C22">
            <w:pPr>
              <w:pStyle w:val="TKNormal"/>
              <w:snapToGrid w:val="0"/>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주식회사</w:t>
            </w:r>
            <w:r>
              <w:rPr>
                <w:rFonts w:ascii="Times New Roman" w:eastAsia="바탕체"/>
                <w:color w:val="000000"/>
                <w:kern w:val="0"/>
                <w:sz w:val="16"/>
                <w:szCs w:val="16"/>
              </w:rPr>
              <w:t xml:space="preserve"> </w:t>
            </w:r>
            <w:r>
              <w:rPr>
                <w:rFonts w:ascii="Times New Roman" w:eastAsia="바탕체"/>
                <w:color w:val="000000"/>
                <w:kern w:val="0"/>
                <w:sz w:val="16"/>
                <w:szCs w:val="16"/>
              </w:rPr>
              <w:t>아이팜</w:t>
            </w:r>
          </w:p>
        </w:tc>
        <w:tc>
          <w:tcPr>
            <w:tcW w:w="2188" w:type="dxa"/>
            <w:tcBorders>
              <w:top w:val="nil"/>
              <w:left w:val="nil"/>
              <w:bottom w:val="single" w:sz="4" w:space="0" w:color="auto"/>
              <w:right w:val="single" w:sz="4" w:space="0" w:color="auto"/>
            </w:tcBorders>
            <w:noWrap/>
            <w:vAlign w:val="center"/>
          </w:tcPr>
          <w:p w14:paraId="66F755AD"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6,224,400</w:t>
            </w:r>
          </w:p>
        </w:tc>
        <w:tc>
          <w:tcPr>
            <w:tcW w:w="1640" w:type="dxa"/>
            <w:tcBorders>
              <w:top w:val="nil"/>
              <w:left w:val="nil"/>
              <w:bottom w:val="single" w:sz="4" w:space="0" w:color="auto"/>
              <w:right w:val="single" w:sz="4" w:space="0" w:color="auto"/>
            </w:tcBorders>
            <w:noWrap/>
            <w:vAlign w:val="center"/>
          </w:tcPr>
          <w:p w14:paraId="399EABCF"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2025.4.25 </w:t>
            </w:r>
            <w:r>
              <w:rPr>
                <w:rFonts w:ascii="Times New Roman" w:eastAsia="바탕체"/>
                <w:color w:val="000000"/>
                <w:kern w:val="0"/>
                <w:sz w:val="16"/>
                <w:szCs w:val="16"/>
              </w:rPr>
              <w:t>임대차계약</w:t>
            </w:r>
            <w:r>
              <w:rPr>
                <w:rFonts w:ascii="Times New Roman" w:eastAsia="바탕체"/>
                <w:color w:val="000000"/>
                <w:kern w:val="0"/>
                <w:sz w:val="16"/>
                <w:szCs w:val="16"/>
              </w:rPr>
              <w:t xml:space="preserve">. </w:t>
            </w:r>
            <w:r>
              <w:rPr>
                <w:rFonts w:ascii="Times New Roman" w:eastAsia="바탕체"/>
                <w:color w:val="000000"/>
                <w:kern w:val="0"/>
                <w:sz w:val="16"/>
                <w:szCs w:val="16"/>
              </w:rPr>
              <w:t>질권</w:t>
            </w:r>
            <w:r>
              <w:rPr>
                <w:rFonts w:ascii="Times New Roman" w:eastAsia="바탕체"/>
                <w:color w:val="000000"/>
                <w:kern w:val="0"/>
                <w:sz w:val="16"/>
                <w:szCs w:val="16"/>
              </w:rPr>
              <w:t xml:space="preserve"> </w:t>
            </w:r>
            <w:r>
              <w:rPr>
                <w:rFonts w:ascii="Times New Roman" w:eastAsia="바탕체"/>
                <w:color w:val="000000"/>
                <w:kern w:val="0"/>
                <w:sz w:val="16"/>
                <w:szCs w:val="16"/>
              </w:rPr>
              <w:t>미설정</w:t>
            </w:r>
            <w:r>
              <w:rPr>
                <w:rFonts w:ascii="Times New Roman" w:eastAsia="바탕체"/>
                <w:color w:val="000000"/>
                <w:kern w:val="0"/>
                <w:sz w:val="16"/>
                <w:szCs w:val="16"/>
              </w:rPr>
              <w:t>(</w:t>
            </w:r>
            <w:r>
              <w:rPr>
                <w:rFonts w:ascii="Times New Roman" w:eastAsia="바탕체"/>
                <w:color w:val="000000"/>
                <w:kern w:val="0"/>
                <w:sz w:val="16"/>
                <w:szCs w:val="16"/>
              </w:rPr>
              <w:t>임차인</w:t>
            </w:r>
            <w:r>
              <w:rPr>
                <w:rFonts w:ascii="Times New Roman" w:eastAsia="바탕체"/>
                <w:color w:val="000000"/>
                <w:kern w:val="0"/>
                <w:sz w:val="16"/>
                <w:szCs w:val="16"/>
              </w:rPr>
              <w:t xml:space="preserve"> </w:t>
            </w:r>
            <w:r>
              <w:rPr>
                <w:rFonts w:ascii="Times New Roman" w:eastAsia="바탕체"/>
                <w:color w:val="000000"/>
                <w:kern w:val="0"/>
                <w:sz w:val="16"/>
                <w:szCs w:val="16"/>
              </w:rPr>
              <w:t>요청</w:t>
            </w:r>
            <w:r>
              <w:rPr>
                <w:rFonts w:ascii="Times New Roman" w:eastAsia="바탕체"/>
                <w:color w:val="000000"/>
                <w:kern w:val="0"/>
                <w:sz w:val="16"/>
                <w:szCs w:val="16"/>
              </w:rPr>
              <w:t xml:space="preserve"> </w:t>
            </w:r>
            <w:r>
              <w:rPr>
                <w:rFonts w:ascii="Times New Roman" w:eastAsia="바탕체"/>
                <w:color w:val="000000"/>
                <w:kern w:val="0"/>
                <w:sz w:val="16"/>
                <w:szCs w:val="16"/>
              </w:rPr>
              <w:t>시</w:t>
            </w:r>
            <w:r>
              <w:rPr>
                <w:rFonts w:ascii="Times New Roman" w:eastAsia="바탕체"/>
                <w:color w:val="000000"/>
                <w:kern w:val="0"/>
                <w:sz w:val="16"/>
                <w:szCs w:val="16"/>
              </w:rPr>
              <w:t xml:space="preserve"> </w:t>
            </w:r>
            <w:r>
              <w:rPr>
                <w:rFonts w:ascii="Times New Roman" w:eastAsia="바탕체"/>
                <w:color w:val="000000"/>
                <w:kern w:val="0"/>
                <w:sz w:val="16"/>
                <w:szCs w:val="16"/>
              </w:rPr>
              <w:t>설정</w:t>
            </w:r>
            <w:r>
              <w:rPr>
                <w:rFonts w:ascii="Times New Roman" w:eastAsia="바탕체"/>
                <w:color w:val="000000"/>
                <w:kern w:val="0"/>
                <w:sz w:val="16"/>
                <w:szCs w:val="16"/>
              </w:rPr>
              <w:t>)</w:t>
            </w:r>
          </w:p>
        </w:tc>
      </w:tr>
      <w:tr w:rsidR="006A29C3" w:rsidRPr="009A57C7" w14:paraId="6FFDB2AA" w14:textId="77777777" w:rsidTr="005E1C22">
        <w:trPr>
          <w:trHeight w:val="577"/>
        </w:trPr>
        <w:tc>
          <w:tcPr>
            <w:tcW w:w="4252" w:type="dxa"/>
            <w:gridSpan w:val="2"/>
            <w:tcBorders>
              <w:top w:val="nil"/>
              <w:left w:val="single" w:sz="4" w:space="0" w:color="auto"/>
              <w:bottom w:val="single" w:sz="4" w:space="0" w:color="auto"/>
              <w:right w:val="single" w:sz="4" w:space="0" w:color="auto"/>
            </w:tcBorders>
            <w:noWrap/>
            <w:vAlign w:val="center"/>
            <w:hideMark/>
          </w:tcPr>
          <w:p w14:paraId="72A3E60C" w14:textId="77777777" w:rsidR="00930A79" w:rsidRPr="00224183" w:rsidRDefault="00930A79" w:rsidP="005E1C22">
            <w:pPr>
              <w:pStyle w:val="TKNormal"/>
              <w:spacing w:line="200" w:lineRule="exact"/>
              <w:jc w:val="center"/>
              <w:rPr>
                <w:rFonts w:ascii="Times New Roman" w:eastAsia="바탕체"/>
                <w:b/>
                <w:color w:val="000000"/>
                <w:kern w:val="0"/>
                <w:sz w:val="16"/>
                <w:szCs w:val="16"/>
                <w:highlight w:val="yellow"/>
              </w:rPr>
            </w:pPr>
            <w:r>
              <w:rPr>
                <w:rFonts w:ascii="Times New Roman" w:eastAsia="바탕체"/>
                <w:b/>
                <w:color w:val="000000"/>
                <w:kern w:val="0"/>
                <w:sz w:val="16"/>
                <w:szCs w:val="16"/>
                <w:highlight w:val="yellow"/>
              </w:rPr>
              <w:t>임대보증금</w:t>
            </w:r>
            <w:r>
              <w:rPr>
                <w:rFonts w:ascii="Times New Roman" w:eastAsia="바탕체"/>
                <w:b/>
                <w:color w:val="000000"/>
                <w:kern w:val="0"/>
                <w:sz w:val="16"/>
                <w:szCs w:val="16"/>
                <w:highlight w:val="yellow"/>
              </w:rPr>
              <w:t xml:space="preserve"> </w:t>
            </w:r>
            <w:r>
              <w:rPr>
                <w:rFonts w:ascii="Times New Roman" w:eastAsia="바탕체"/>
                <w:b/>
                <w:color w:val="000000"/>
                <w:kern w:val="0"/>
                <w:sz w:val="16"/>
                <w:szCs w:val="16"/>
                <w:highlight w:val="yellow"/>
              </w:rPr>
              <w:t>합계</w:t>
            </w:r>
          </w:p>
        </w:tc>
        <w:tc>
          <w:tcPr>
            <w:tcW w:w="2188" w:type="dxa"/>
            <w:tcBorders>
              <w:top w:val="nil"/>
              <w:left w:val="nil"/>
              <w:bottom w:val="single" w:sz="4" w:space="0" w:color="auto"/>
              <w:right w:val="single" w:sz="4" w:space="0" w:color="auto"/>
            </w:tcBorders>
            <w:noWrap/>
            <w:vAlign w:val="center"/>
          </w:tcPr>
          <w:p w14:paraId="14BD3D31" w14:textId="77777777" w:rsidR="00930A79" w:rsidRPr="00224183" w:rsidRDefault="00930A79" w:rsidP="005E1C22">
            <w:pPr>
              <w:pStyle w:val="TKNormal"/>
              <w:spacing w:line="200" w:lineRule="exact"/>
              <w:ind w:firstLineChars="100" w:firstLine="160"/>
              <w:jc w:val="center"/>
              <w:rPr>
                <w:rFonts w:ascii="Times New Roman" w:eastAsia="바탕체"/>
                <w:b/>
                <w:color w:val="000000"/>
                <w:kern w:val="0"/>
                <w:sz w:val="16"/>
                <w:szCs w:val="16"/>
                <w:highlight w:val="yellow"/>
              </w:rPr>
            </w:pPr>
            <w:r>
              <w:rPr>
                <w:rFonts w:ascii="Times New Roman" w:eastAsia="바탕체"/>
                <w:b/>
                <w:color w:val="000000"/>
                <w:kern w:val="0"/>
                <w:sz w:val="16"/>
                <w:szCs w:val="16"/>
              </w:rPr>
              <w:t>7,205,111,707</w:t>
            </w:r>
          </w:p>
        </w:tc>
        <w:tc>
          <w:tcPr>
            <w:tcW w:w="1640" w:type="dxa"/>
            <w:tcBorders>
              <w:top w:val="nil"/>
              <w:left w:val="nil"/>
              <w:bottom w:val="single" w:sz="4" w:space="0" w:color="auto"/>
              <w:right w:val="single" w:sz="4" w:space="0" w:color="auto"/>
            </w:tcBorders>
            <w:noWrap/>
            <w:vAlign w:val="center"/>
          </w:tcPr>
          <w:p w14:paraId="3AE14AC1" w14:textId="77777777" w:rsidR="00930A79" w:rsidRPr="00224183" w:rsidRDefault="00930A79" w:rsidP="005E1C22">
            <w:pPr>
              <w:pStyle w:val="TKNormal"/>
              <w:spacing w:line="200" w:lineRule="exact"/>
              <w:jc w:val="center"/>
              <w:rPr>
                <w:rFonts w:ascii="Times New Roman" w:eastAsia="바탕체"/>
                <w:b/>
                <w:color w:val="000000"/>
                <w:kern w:val="0"/>
                <w:sz w:val="16"/>
                <w:szCs w:val="16"/>
                <w:highlight w:val="yellow"/>
              </w:rPr>
            </w:pPr>
          </w:p>
        </w:tc>
      </w:tr>
    </w:tbl>
    <w:p w14:paraId="72BC1AD1" w14:textId="77777777" w:rsidR="00930A79" w:rsidRPr="00716A5A" w:rsidRDefault="00930A79" w:rsidP="006A29C3">
      <w:pPr>
        <w:pStyle w:val="TKNormal"/>
        <w:shd w:val="clear" w:color="auto" w:fill="FFFFFF"/>
        <w:snapToGrid w:val="0"/>
        <w:spacing w:line="360" w:lineRule="auto" w:after="0"/>
        <w:textAlignment w:val="baseline"/>
        <w:rPr>
          <w:rFonts w:ascii="Times New Roman" w:eastAsia="바탕체" w:hAnsi="Times New Roman" w:cs="Times New Roman"/>
          <w:color w:val="000000"/>
          <w:kern w:val="0"/>
          <w:sz w:val="22"/>
          <w:szCs w:val="22"/>
        </w:rPr>
      </w:pPr>
    </w:p>
    <w:p w14:paraId="355DB5E5" w14:textId="77777777" w:rsidR="00930A79" w:rsidRPr="006A29C3" w:rsidRDefault="00930A79">
      <w:pPr>
        <w:pStyle w:val="TKNormal"/>
        <w:snapToGrid w:val="0"/>
        <w:spacing w:after="0" w:line="360" w:lineRule="auto"/>
        <w:rPr>
          <w:rFonts w:ascii="Times New Roman" w:hAnsi="Times New Roman" w:cs="Times New Roman" w:eastAsia="바탕체"/>
          <w:sz w:val="22"/>
          <w:szCs w:val="22"/>
        </w:rPr>
      </w:pPr>
    </w:p>
    <w:sectPr w:rsidR="00F47E3F" w:rsidRPr="006A29C3" w:rsidSect="006A29C3">
      <w:headerReference w:type="default" r:id="rId16"/>
      <w:footerReference w:type="default" r:id="rId17"/>
      <w:pgSz w:w="11906" w:h="16838"/>
      <w:pgMar w:top="1701" w:right="1440" w:bottom="1440" w:left="1440" w:header="851" w:footer="992" w:gutter="0"/>
      <w:pgNumType w:start="1"/>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이원준 차장(법무팀)" w:date="2026-10-08T16:25:00Z" w:initials="이원">
    <w:p w14:paraId="69F8A7BB" w14:textId="77777777" w:rsidR="007B4163" w:rsidRDefault="007B4163" w:rsidP="007B4163">
      <w:pPr>
        <w:pStyle w:val="ae"/>
      </w:pPr>
      <w:r>
        <w:rPr>
          <w:rStyle w:val="ad"/>
        </w:rPr>
        <w:annotationRef/>
      </w:r>
      <w:r>
        <w:t>‘신탁계약서에 의한 행위로 발생한 손해' 가 다소 추상적이고 그 범위가 넓어 수정하였습니다.</w:t>
      </w:r>
    </w:p>
  </w:comment>
  <w:comment w:id="8" w:author="이원준 차장(법무팀)" w:date="2026-10-08T16:31:00Z" w:initials="이원">
    <w:p w14:paraId="039699A2" w14:textId="77777777" w:rsidR="00EF4A2E" w:rsidRDefault="00EF4A2E" w:rsidP="00EF4A2E">
      <w:pPr>
        <w:pStyle w:val="ae"/>
      </w:pPr>
      <w:r>
        <w:rPr>
          <w:rStyle w:val="ad"/>
        </w:rPr>
        <w:annotationRef/>
      </w:r>
      <w:r>
        <w:t>신탁계약을 위반한 사실만으로 처분 요청권한을 부여하는 것은 다소 불합리한바, 내용 부가하였습니다.</w:t>
      </w:r>
    </w:p>
  </w:comment>
  <w:comment w:id="9" w:author="코람코 상장리츠팀" w:initials="KR" w:date="2026-10-13T07:49:46Z">
    <w:p>
      <w:pPr>
        <w:pStyle w:val="CommentText"/>
      </w:pPr>
      <w:r>
        <w:rPr>
          <w:rStyle w:val="CommentReference"/>
        </w:rPr>
        <w:annotationRef/>
      </w:r>
      <w:r>
        <w:t>[당사자 정리] 신탁계약의 당사자를 위탁자·수탁자(은행)로 한정합니다. 신탁계약서·특약에 우선수익자가 당사자로 기재되면 신탁등기 시 등기관이 우선수익자 전원의 간인을 요구할 수 있다는 법무사 의견에 따른 변경입니다. 대주 우선수익자가 25개사(Tranche A 22개사(신협 조합 17곳 포함)·Tranche B 3개사, 통지처 목록 261012 vf 기준)라 전원 간인은 현실적으로 어렵습니다. 우선수익자는 별첨 1의 지정과 수익권증서 발급으로 지위를 취득합니다(특약 제1조의2 신설).</w:t>
      </w:r>
    </w:p>
  </w:comment>
  <w:comment w:id="10" w:author="코람코 상장리츠팀" w:initials="KR" w:date="2026-10-13T07:49:46Z">
    <w:p>
      <w:pPr>
        <w:pStyle w:val="CommentText"/>
      </w:pPr>
      <w:r>
        <w:rPr>
          <w:rStyle w:val="CommentReference"/>
        </w:rPr>
        <w:annotationRef/>
      </w:r>
      <w:r>
        <w:t>[당사자 정리] 본계약 서명란에서 1순위(쿠팡) 및 공동 2·3순위 우선수익자 기명날인란을 삭제합니다. 신탁계약서는 위탁자·수탁자만 기명날인합니다. 우선수익자 명단·순위·한도금액은 별첨 1(우선수익자들 목록)에 그대로 둡니다.</w:t>
      </w:r>
    </w:p>
  </w:comment>
  <w:comment w:id="11" w:author="코람코 상장리츠팀" w:initials="KR" w:date="2026-10-13T07:49:46Z">
    <w:p>
      <w:pPr>
        <w:pStyle w:val="CommentText"/>
      </w:pPr>
      <w:r>
        <w:rPr>
          <w:rStyle w:val="CommentReference"/>
        </w:rPr>
        <w:annotationRef/>
      </w:r>
      <w:r>
        <w:t>[당사자 정리] 특약 전문의 약정 당사자를 위탁자·수탁자로 한정했습니다. 우선수익자 관련 정의(1순위·2순위·3순위·대주 우선수익자들·우선수익자들)는 당사자 열거에서 빼고 정의 문장으로 옮겨 내용은 그대로 유지합니다.</w:t>
      </w:r>
    </w:p>
  </w:comment>
  <w:comment w:id="12" w:author="코람코 상장리츠팀" w:initials="KR" w:date="2026-10-13T07:49:46Z">
    <w:p>
      <w:pPr>
        <w:pStyle w:val="CommentText"/>
      </w:pPr>
      <w:r>
        <w:rPr>
          <w:rStyle w:val="CommentReference"/>
        </w:rPr>
        <w:annotationRef/>
      </w:r>
      <w:r>
        <w:t>[신설] 우선수익자가 당사자에서 빠지더라도 권리 보호와 기존 조항의 효력을 유지하기 위한 조항입니다. ① 우선수익권 취득 근거(위탁자 지정·별첨 1·수익권증서) ② 특약 중 우선수익자들의 확인·이의 불제기 조항(제6조 제④항, 제6조의2, 제14조, 제20조 등)이 수익권증서 수령·대출약정 체결로 승낙된 것으로 봄 ③ 우선수익자 동의 없는 신탁계약 변경·해지 금지(대주 보호). ※ 문언은 BKL(대주 측) 및 우리은행 신탁부 확인이 필요합니다(내부 검토안).</w:t>
      </w:r>
    </w:p>
  </w:comment>
  <w:comment w:id="13" w:author="코람코 상장리츠팀" w:initials="KR" w:date="2026-10-13T07:49:46Z">
    <w:p>
      <w:pPr>
        <w:pStyle w:val="CommentText"/>
      </w:pPr>
      <w:r>
        <w:rPr>
          <w:rStyle w:val="CommentReference"/>
        </w:rPr>
        <w:annotationRef/>
      </w:r>
      <w:r>
        <w:t>[변경 요청 반영] 제2호(위탁자의 본 신탁계약 위반 시 처분요청) 삭제에 따라 '단, 본 항 제2호의 경우에는 위탁자의 사전 동의가 있어야 한다' 단서도 삭제합니다. 처분사유는 대출약정서상 기한의 이익 상실(제1호)로 한정되며, 대출약정 제12조(기한이익상실)와 일치합니다.</w:t>
      </w:r>
    </w:p>
  </w:comment>
  <w:comment w:id="14" w:author="코람코 상장리츠팀" w:initials="KR" w:date="2026-10-13T07:49:46Z">
    <w:p>
      <w:pPr>
        <w:pStyle w:val="CommentText"/>
      </w:pPr>
      <w:r>
        <w:rPr>
          <w:rStyle w:val="CommentReference"/>
        </w:rPr>
        <w:annotationRef/>
      </w:r>
      <w:r>
        <w:t>[변경 요청 반영] 제2호 '위탁자가 본 신탁계약의 중요한 사항을 위반한 경우'를 삭제합니다(법무팀 10/08 '중요한 사항' 수정분 포함). 신탁계약 위반은 대출약정상 의무 위반·치유기간(30영업일) 미치유 시 기한이익상실 사유로 포섭되므로, 신탁계약만으로 별도 처분사유를 두지 않습니다.</w:t>
      </w:r>
    </w:p>
  </w:comment>
  <w:comment w:id="15" w:author="코람코 상장리츠팀" w:initials="KR" w:date="2026-10-13T07:49:46Z">
    <w:p>
      <w:pPr>
        <w:pStyle w:val="CommentText"/>
      </w:pPr>
      <w:r>
        <w:rPr>
          <w:rStyle w:val="CommentReference"/>
        </w:rPr>
        <w:annotationRef/>
      </w:r>
      <w:r>
        <w:t>[연동 정리] 제12조 제1항 제2호 삭제에 따라 처분보수 근거 조항을 '제1호'로 맞춥니다.</w:t>
      </w:r>
    </w:p>
  </w:comment>
  <w:comment w:id="16" w:author="코람코 상장리츠팀" w:initials="KR" w:date="2026-10-13T07:49:46Z">
    <w:p>
      <w:pPr>
        <w:pStyle w:val="CommentText"/>
      </w:pPr>
      <w:r>
        <w:rPr>
          <w:rStyle w:val="CommentReference"/>
        </w:rPr>
        <w:annotationRef/>
      </w:r>
      <w:r>
        <w:t>[당사자 정리] 간인은 위탁자·수탁자 간 합의로 지정하는 자의 직인 또는 천공으로 대체합니다. 우선수익자 간인은 필요 없다는 점을 분명히 하는 변경입니다. 실제 등기 실무(간인 요구 여부)는 법무사·등기소 확인이 필요합니다.</w:t>
      </w:r>
    </w:p>
  </w:comment>
  <w:comment w:id="17" w:author="코람코 상장리츠팀" w:initials="KR" w:date="2026-10-13T07:49:46Z">
    <w:p>
      <w:pPr>
        <w:pStyle w:val="CommentText"/>
      </w:pPr>
      <w:r>
        <w:rPr>
          <w:rStyle w:val="CommentReference"/>
        </w:rPr>
        <w:annotationRef/>
      </w:r>
      <w:r>
        <w:t>[당사자 정리] 특약 기명날인 당사자를 위탁자·수탁자로 명시합니다.</w:t>
      </w:r>
    </w:p>
  </w:comment>
  <w:comment w:id="18" w:author="코람코 상장리츠팀" w:initials="KR" w:date="2026-10-13T07:49:46Z">
    <w:p>
      <w:pPr>
        <w:pStyle w:val="CommentText"/>
      </w:pPr>
      <w:r>
        <w:rPr>
          <w:rStyle w:val="CommentReference"/>
        </w:rPr>
        <w:annotationRef/>
      </w:r>
      <w:r>
        <w:t>[당사자 정리] 특약 서명란에서 1순위(쿠팡) 및 공동 2·3순위 우선수익자 기명날인란을 삭제합니다. 위탁자·수탁자만 기명날인합니다.</w:t>
      </w:r>
    </w:p>
  </w:comment>
  <w:comment w:id="19" w:author="코람코 상장리츠팀" w:initials="KR" w:date="2026-10-13T12:21:34Z">
    <w:p>
      <w:pPr>
        <w:pStyle w:val="CommentText"/>
      </w:pPr>
      <w:r>
        <w:rPr>
          <w:rStyle w:val="CommentReference"/>
        </w:rPr>
        <w:annotationRef/>
      </w:r>
      <w:r>
        <w:t>[우선수익자 목록 기재] 대주통지처 vf2 '통합 통지처'(20261013, INDEX #86) 기준입니다. Tranche A 22개사 1,600억원(Tranche A-2 변동: 우리은행 700억원 / Tranche A-1 고정 21개사: 롯데캐피탈 300·우리카드 100·수협은행 100·에스비아이저축은행 100·신용협동조합중앙회 1·신협 조합 16곳 299), Tranche B 3개사 380억원(키움캐피탈 200·엠지캐피탈 100·디비저축은행 80). 우선수익한도금액 = 각 대출약정금의 120%(Tranche A 1,920억원, Tranche B 456억원, 1순위 포함 총 금239,732,586,000원 = 별지 2 제4항 총액과 일치). ※ 대출약정서 v27(INDEX #82) 별지·부록 5는 신협을 '신용협동조합중앙회 300억원' 1곳으로 간이 기재하고 있습니다. 실제 대주(조합 16곳 + 중앙회)에 맞게 대출약정서 별지도 고쳐야 신탁계약과 일치합니다 → BKL 요청 필요. 법인등록번호: 우리은행(기존 기재값), 롯데캐피탈·디비저축은행·수협은행(10/13 접수 사업자등록증), 신협 17곳(신협통지처(최종) 시트). 미기재 [*]: 주식회사 우리카드, 주식회사 에스비아이저축은행, 키움캐피탈 주식회사, 엠지캐피탈 주식회사, 쿠팡 주식회사 — 서류 수령 후 기재합니다.</w:t>
      </w:r>
    </w:p>
  </w:comment>
  <w:comment w:id="20" w:author="코람코 상장리츠팀" w:initials="KR" w:date="2026-10-13T12:21:34Z">
    <w:p>
      <w:pPr>
        <w:pStyle w:val="CommentText"/>
      </w:pPr>
      <w:r>
        <w:rPr>
          <w:rStyle w:val="CommentReference"/>
        </w:rPr>
        <w:annotationRef/>
      </w:r>
      <w:r>
        <w:t>[별지 2 수익자 기재] (공동) 제2순위 Tranche A 대주 22개사를 상호·법인등록번호·수익권증서 발행금액(대출약정금의 120%)으로 채웠습니다(기존 5칸 + 17쌍 행 추가). [발행금액 검증] 제2순위 22개사 합계 192,000,000,000원(대출약정금 1,600억원 × 120%), 제3순위 3개사 합계 45,600,000,000원(380억원 × 120%), 제1순위 2,132,586,000원 → 총 239,732,586,000원으로 아래 제4항 '금 이천삼백구십칠억삼천이백오십팔만육천원정(239,732,586,000)' 및 순위별 내역과 일치합니다. 법인등록번호 [*]는 서류 수령 후 기재합니다.</w:t>
      </w:r>
    </w:p>
  </w:comment>
  <w:comment w:id="21" w:author="코람코 상장리츠팀" w:initials="KR" w:date="2026-10-13T12:21:34Z">
    <w:p>
      <w:pPr>
        <w:pStyle w:val="CommentText"/>
      </w:pPr>
      <w:r>
        <w:rPr>
          <w:rStyle w:val="CommentReference"/>
        </w:rPr>
        <w:annotationRef/>
      </w:r>
      <w:r>
        <w:t>[별지 4 여신거래 기재] Tranche A 22개사(우리은행 Tranche A-2 변동 700억원, 나머지 21개사 Tranche A-1 고정, 합계 1,600억원)와 Tranche B 3개사(380억원)를 대주별로 기재했습니다(17행 추가). 합계 금198,000,000,000원은 기존 합계행과 일치합니다. 신규일·만기일은 대출약정서 기준(인출일, 인출일로부터 24개월)입니다.</w:t>
      </w:r>
    </w:p>
  </w:comment>
  <w:comment w:id="22" w:author="코람코 상장리츠팀" w:initials="KR" w:date="2026-10-13T12:21:35Z">
    <w:p>
      <w:pPr>
        <w:pStyle w:val="CommentText"/>
      </w:pPr>
      <w:r>
        <w:rPr>
          <w:rStyle w:val="CommentReference"/>
        </w:rPr>
        <w:annotationRef/>
      </w:r>
      <w:r>
        <w:t>[우선수익자 목록 기재] 본계약 별첨 1과 같은 표입니다. 대주통지처 vf2 '통합 통지처'(20261013, INDEX #86) 기준입니다. Tranche A 22개사 1,600억원(Tranche A-2 변동: 우리은행 700억원 / Tranche A-1 고정 21개사: 롯데캐피탈 300·우리카드 100·수협은행 100·에스비아이저축은행 100·신용협동조합중앙회 1·신협 조합 16곳 299), Tranche B 3개사 380억원(키움캐피탈 200·엠지캐피탈 100·디비저축은행 80). 우선수익한도금액 = 각 대출약정금의 120%(Tranche A 1,920억원, Tranche B 456억원, 1순위 포함 총 금239,732,586,000원 = 별지 2 제4항 총액과 일치). ※ 대출약정서 v27(INDEX #82) 별지·부록 5는 신협을 '신용협동조합중앙회 300억원' 1곳으로 간이 기재하고 있습니다. 실제 대주(조합 16곳 + 중앙회)에 맞게 대출약정서 별지도 고쳐야 신탁계약과 일치합니다 → BKL 요청 필요. 법인등록번호: 우리은행(기존 기재값), 롯데캐피탈·디비저축은행·수협은행(10/13 접수 사업자등록증), 신협 17곳(신협통지처(최종) 시트). 미기재 [*]: 주식회사 우리카드, 주식회사 에스비아이저축은행, 키움캐피탈 주식회사, 엠지캐피탈 주식회사, 쿠팡 주식회사 — 서류 수령 후 기재합니다.</w:t>
      </w:r>
    </w:p>
  </w:comment>
  <w:comment w:id="23" w:author="코람코 상장리츠팀" w:initials="KR" w:date="2026-10-13T12:21:35Z">
    <w:p>
      <w:pPr>
        <w:pStyle w:val="CommentText"/>
      </w:pPr>
      <w:r>
        <w:rPr>
          <w:rStyle w:val="CommentReference"/>
        </w:rPr>
        <w:annotationRef/>
      </w:r>
      <w:r>
        <w:t>[통지처 목록 기재] 대주통지처 vf2 '통합 통지처'(INDEX #86)의 선순위 22개사·중순위 3개사 통지처를 옮겼습니다. ① 담당자 휴대전화 번호와 원리금 수취계좌는 넣지 않았습니다. 특약·별첨이 신탁원부로 등기소에 제출·열람될 수 있기 때문이며, 휴대전화는 대출약정서 통지처에서 관리합니다. 필요하면 추가하겠습니다. ② 우리은행 주소의 '의의도동'은 '여의도동'으로 바로잡았습니다(엑셀 원문 오기). ③ 1순위 쿠팡 주식회사 통지처는 [미접수]이므로 [*]로 두었습니다. ④ 특약 제19조 통지처 표의 '별첨 2.와 같음'과 연결됩니다.</w:t>
      </w:r>
    </w:p>
  </w:comment>
  <w:comment w:id="24" w:author="코람코 상장리츠팀" w:initials="KR" w:date="2026-10-13T12:21:35Z">
    <w:p>
      <w:pPr>
        <w:pStyle w:val="CommentText"/>
      </w:pPr>
      <w:r>
        <w:rPr>
          <w:rStyle w:val="CommentReference"/>
        </w:rPr>
        <w:annotationRef/>
      </w:r>
      <w:r>
        <w:t>[신탁사 의견 반영] 신탁사 요청 문안대로 '신탁계약서 2부를 작성하여 … 원본은 위탁자 및 수탁자가 각각 1부씩 보관하기로 하며, 수탁자 보관용을 등기소에 제출'로 고쳤습니다. 본계약(약관)은 수탁자를 '은행'으로 정의하므로 '수탁자' 대신 '은행'으로 적었고, '각자'는 v03의 '위탁자와 은행이 각각'(당사자 한정)을 유지했습니다. 신탁사 표준 문구 그대로('수탁자', '각자')를 원하면 바꾸겠습니다. 날인 원본은 총 2부입니다.</w:t>
      </w:r>
    </w:p>
  </w:comment>
  <w:comment w:id="25" w:author="코람코 상장리츠팀" w:initials="KR" w:date="2026-10-13T12:21:35Z">
    <w:p>
      <w:pPr>
        <w:pStyle w:val="CommentText"/>
      </w:pPr>
      <w:r>
        <w:rPr>
          <w:rStyle w:val="CommentReference"/>
        </w:rPr>
        <w:annotationRef/>
      </w:r>
      <w:r>
        <w:t>[신탁사 의견 반영] 신탁사 요청 문안대로 '본 특약 2부를 작성하여 각자 서명 또는 기명날인하도록 한 후, 원본은 위탁자 및 수탁자가 각각 1부씩 보관하기로 하며, 수탁자 보관용을 등기소에 제출'로 고쳤습니다. 주어는 v03의 '위탁자와 수탁자는'(당사자 한정)을 유지했고, v03에서 넣었던 '각각 기명날인한 후'는 신탁사 문안으로 대체했습니다. 날인 원본은 총 2부입니다.</w:t>
      </w:r>
    </w:p>
  </w:comment>
  <w:comment w:id="26" w:author="코람코 상장리츠팀" w:initials="KR" w:date="2026-10-13T12:21:35Z">
    <w:p>
      <w:pPr>
        <w:pStyle w:val="CommentText"/>
      </w:pPr>
      <w:r>
        <w:rPr>
          <w:rStyle w:val="CommentReference"/>
        </w:rPr>
        <w:annotationRef/>
      </w:r>
      <w:r>
        <w:t>[신탁사 의견 반영] 신탁사 의견(제2호에 따른 담보권 실행이 위탁자 사전동의로 사실상 불가능 → 단서 삭제 고려)은 v03에서 이미 반영했습니다: 제①항 단서와 제2호를 삭제하고, 제16조 제③항의 '제1, 2호'를 '제1호'로 맞췄습니다. 처분사유는 대출약정서 제12조의 기한의 이익 상실(제1호)로 한정됩니다.</w:t>
      </w:r>
    </w:p>
  </w:comment>
  <w:comment w:id="27" w:author="코람코 상장리츠팀" w:initials="KR" w:date="2026-10-13T12:21:35Z">
    <w:p>
      <w:pPr>
        <w:pStyle w:val="CommentText"/>
      </w:pPr>
      <w:r>
        <w:rPr>
          <w:rStyle w:val="CommentReference"/>
        </w:rPr>
        <w:annotationRef/>
      </w:r>
      <w:r>
        <w:t>[신탁사 의견 반영] [제15조 제②항 ↔ 대출약정서 제11조 제6항 제(2)호 검토] 정면 상충은 없다고 봅니다(내부 검토). ① 대출약정 제11조⑥(2)는 약정 체결 후 새로 맺는 임대차·담보계약으로 본건 부동산에 '설정되는 담보권'(임차인을 위한 우선수익권 포함)이 대주 우선수익권보다 후순위여야 한다는 조항입니다(제8조⑦(1)의 임대차보증금계좌 근질권은 예외). ② 특약 제15조②는 위탁자의 임대 권한과, 처분대금 정산 시 임대차보증금(쿠팡 1순위분 제외)의 정산 순서(제23조①3호 다음·5호 앞)를 정한 것입니다. 임차인에게 담보권이나 우선수익권을 설정하는 조항은 아닙니다. ③ 다만 신규 임대차의 보증금도 정산 단계에서 대주 우선수익자보다 먼저 받게 되므로, 실질적으로는 제11조⑥(2)의 '후순위' 취지와 어긋나 보일 수 있습니다. 대항력 있는 임차인의 보증금은 매수인이 인수하는 것이 실무라 경제적 차이는 크지 않습니다. 필요하면 끝에 다음 문장을 넣는 방안이 있습니다: '본 항에 따른 임대차보증금의 정산 순서는 임차인을 위한 담보권 또는 우선수익권을 설정하는 것이 아니며, 대출약정서 제11조 제6항 제(2)호에 따른 대주 우선수익자들의 권리에 영향을 미치지 아니한다.' → BKL(대주 측) 및 신탁사 확인이 필요합니다(외부 법무법인 확인 필요).</w:t>
      </w:r>
    </w:p>
  </w:comment>
  <w:comment w:id="28" w:author="코람코 상장리츠팀" w:initials="KR" w:date="2026-10-13T12:21:35Z">
    <w:p>
      <w:pPr>
        <w:pStyle w:val="CommentText"/>
      </w:pPr>
      <w:r>
        <w:rPr>
          <w:rStyle w:val="CommentReference"/>
        </w:rPr>
        <w:annotationRef/>
      </w:r>
      <w:r>
        <w:t>[신탁사 의견 반영] 단서를 대출약정서 v27 제14조 후단과 같은 문언('모든 통지는 인편 … 교부일에, 등기우편 … 도달일에, 전자우편 … 수신확인일에 각 수령된 것으로 본다')으로 바꿨습니다. 본문에는 팩시밀리 발송이 있지만, 대출약정서와 같이 팩시밀리의 수령 시점은 정하지 않았습니다. 필요하면 '팩시밀리로 발송하는 경우에는 수신확인일에'를 추가할 수 있습니다.</w:t>
      </w:r>
    </w:p>
  </w:comment>
  <w:comment w:id="29" w:author="코람코 상장리츠팀" w:initials="KR" w:date="2026-10-13T12:21:36Z">
    <w:p>
      <w:pPr>
        <w:pStyle w:val="CommentText"/>
      </w:pPr>
      <w:r>
        <w:rPr>
          <w:rStyle w:val="CommentReference"/>
        </w:rPr>
        <w:annotationRef/>
      </w:r>
      <w:r>
        <w:t>[서식 통일] 특약·별첨·별지 본문을 본계약 첫 페이지 서식으로 맞췄습니다(내용 변경 없음, 변경추적 미표시): 줄간격 1.5줄(종전 일부 문단 '고정 10pt'로 12pt 글자가 겹쳐 보이던 문제 해소)·문단 뒤 0pt, 글꼴 바탕체/Times New Roman 11pt(종전 바탕·바탕체 혼용 12pt, 일부 8pt), 제목 20pt·별첨 제목 15pt 굵게 밑줄, 여백 위 30mm·좌우하 25.4mm(종전 위 35mm·좌우하 30mm). 대상 문단 217개. 표 안 서식은 그대로 두었습니다.</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F8A7BB" w15:done="0"/>
  <w15:commentEx w15:paraId="039699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45E105" w16cex:dateUtc="2026-10-08T07:25:00Z"/>
  <w16cex:commentExtensible w16cex:durableId="18FB8B43" w16cex:dateUtc="2026-10-08T07: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F8A7BB" w16cid:durableId="3445E105"/>
  <w16cid:commentId w16cid:paraId="039699A2" w16cid:durableId="18FB8B4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5954A" w14:textId="77777777" w:rsidR="00930A79" w:rsidRDefault="00930A79">
      <w:pPr>
        <w:spacing w:after="0" w:line="240" w:lineRule="auto"/>
      </w:pPr>
      <w:r>
        <w:separator/>
      </w:r>
    </w:p>
  </w:endnote>
  <w:endnote w:type="continuationSeparator" w:id="0">
    <w:p w14:paraId="6DBEAAA2" w14:textId="77777777" w:rsidR="00930A79" w:rsidRDefault="00930A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바탕">
    <w:altName w:val="Batang"/>
    <w:panose1 w:val="02030600000101010101"/>
    <w:charset w:val="81"/>
    <w:family w:val="roman"/>
    <w:pitch w:val="variable"/>
    <w:sig w:usb0="B00002AF" w:usb1="69D77CFB" w:usb2="00000030" w:usb3="00000000" w:csb0="0008009F" w:csb1="00000000"/>
  </w:font>
  <w:font w:name="FreeSans">
    <w:panose1 w:val="00000000000000000000"/>
    <w:charset w:val="00"/>
    <w:family w:val="roman"/>
    <w:notTrueType/>
    <w:pitch w:val="default"/>
  </w:font>
  <w:font w:name="맑은 고딕">
    <w:panose1 w:val="020B0503020000020004"/>
    <w:charset w:val="81"/>
    <w:family w:val="modern"/>
    <w:pitch w:val="variable"/>
    <w:sig w:usb0="9000002F" w:usb1="29D77CFB" w:usb2="00000012" w:usb3="00000000" w:csb0="00080001" w:csb1="00000000"/>
  </w:font>
  <w:font w:name="바탕체">
    <w:panose1 w:val="02030609000101010101"/>
    <w:charset w:val="81"/>
    <w:family w:val="roman"/>
    <w:pitch w:val="fixed"/>
    <w:sig w:usb0="B00002AF" w:usb1="69D77CFB" w:usb2="00000030" w:usb3="00000000" w:csb0="0008009F" w:csb1="00000000"/>
  </w:font>
  <w:font w:name="굴림;Gulim">
    <w:altName w:val="바탕"/>
    <w:panose1 w:val="00000000000000000000"/>
    <w:charset w:val="81"/>
    <w:family w:val="roman"/>
    <w:notTrueType/>
    <w:pitch w:val="default"/>
  </w:font>
  <w:font w:name="Wingdings">
    <w:panose1 w:val="05000000000000000000"/>
    <w:charset w:val="02"/>
    <w:family w:val="auto"/>
    <w:pitch w:val="variable"/>
    <w:sig w:usb0="00000000" w:usb1="10000000" w:usb2="00000000" w:usb3="00000000" w:csb0="80000000" w:csb1="00000000"/>
  </w:font>
  <w:font w:name="바탕;Batang">
    <w:altName w:val="바탕"/>
    <w:panose1 w:val="00000000000000000000"/>
    <w:charset w:val="81"/>
    <w:family w:val="roman"/>
    <w:notTrueType/>
    <w:pitch w:val="default"/>
  </w:font>
  <w:font w:name="Liberation Sans">
    <w:altName w:val="Arial"/>
    <w:charset w:val="01"/>
    <w:family w:val="swiss"/>
    <w:pitch w:val="variable"/>
  </w:font>
  <w:font w:name="WenQuanYi Zen He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한양신명조">
    <w:panose1 w:val="00000000000000000000"/>
    <w:charset w:val="81"/>
    <w:family w:val="roman"/>
    <w:notTrueType/>
    <w:pitch w:val="default"/>
  </w:font>
  <w:font w:name="굴림">
    <w:altName w:val="Gulim"/>
    <w:panose1 w:val="020B0600000101010101"/>
    <w:charset w:val="81"/>
    <w:family w:val="moder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HY견고딕">
    <w:panose1 w:val="02030600000101010101"/>
    <w:charset w:val="81"/>
    <w:family w:val="roman"/>
    <w:pitch w:val="variable"/>
    <w:sig w:usb0="900002A7" w:usb1="29D77CF9" w:usb2="00000010" w:usb3="00000000" w:csb0="00080000" w:csb1="00000000"/>
  </w:font>
  <w:font w:name="함초롬바탕">
    <w:panose1 w:val="02030604000101010101"/>
    <w:charset w:val="81"/>
    <w:family w:val="roman"/>
    <w:pitch w:val="variable"/>
    <w:sig w:usb0="F7002EFF" w:usb1="19DFFFFF" w:usb2="001BFDD7" w:usb3="00000000" w:csb0="001F01FF" w:csb1="00000000"/>
  </w:font>
  <w:font w:name="MS Mincho">
    <w:panose1 w:val="02020609040205080304"/>
    <w:charset w:val="80"/>
    <w:family w:val="modern"/>
    <w:pitch w:val="fixed"/>
    <w:sig w:usb0="E00002FF" w:usb1="6AC7FDFB" w:usb2="08000012" w:usb3="00000000" w:csb0="0002009F" w:csb1="00000000"/>
  </w:font>
  <w:font w:name="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32995" w14:textId="77777777" w:rsidR="00DE42D9" w:rsidRDefault="00DE42D9">
    <w:pPr>
      <w:pStyle w:val="a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C2D06" w14:textId="77777777" w:rsidR="00DE42D9" w:rsidRDefault="00930A79">
    <w:pPr>
      <w:pStyle w:val="aa"/>
      <w:jc w:val="center"/>
      <w:rPr>
        <w:rFonts w:ascii="Times New Roman" w:hAnsi="Times New Roman"/>
      </w:rPr>
    </w:pP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rPr>
      <w:t>21</w:t>
    </w:r>
    <w:r>
      <w:rPr>
        <w:rFonts w:ascii="Times New Roman" w:hAnsi="Times New Roma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4198E" w14:textId="77777777" w:rsidR="00DE42D9" w:rsidRDefault="00DE42D9"/>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8368C" w14:textId="77777777" w:rsidR="00930A79" w:rsidRPr="00F12666" w:rsidRDefault="00930A79" w:rsidP="00F12666">
    <w:pPr>
      <w:pStyle w:val="TKfooter"/>
      <w:jc w:val="center"/>
      <w:rPr>
        <w:rFonts w:ascii="Times New Roman"/>
        <w:color w:val="808080"/>
      </w:rPr>
    </w:pPr>
    <w:r w:rsidRPr="00F12666">
      <w:rPr>
        <w:rFonts w:ascii="Times New Roman"/>
        <w:color w:val="808080"/>
      </w:rPr>
      <w:t>-</w:t>
    </w:r>
    <w:r w:rsidRPr="00F12666">
      <w:rPr>
        <w:rFonts w:ascii="Times New Roman"/>
        <w:color w:val="808080"/>
      </w:rPr>
      <w:fldChar w:fldCharType="begin"/>
    </w:r>
    <w:r w:rsidRPr="00F12666">
      <w:rPr>
        <w:rFonts w:ascii="Times New Roman"/>
        <w:color w:val="808080"/>
      </w:rPr>
      <w:instrText>PAGE   \* MERGEFORMAT</w:instrText>
    </w:r>
    <w:r w:rsidRPr="00F12666">
      <w:rPr>
        <w:rFonts w:ascii="Times New Roman"/>
        <w:color w:val="808080"/>
      </w:rPr>
      <w:fldChar w:fldCharType="separate"/>
    </w:r>
    <w:r w:rsidRPr="004969A8">
      <w:rPr>
        <w:rFonts w:ascii="Times New Roman"/>
        <w:noProof/>
        <w:color w:val="808080"/>
        <w:lang w:val="ko-KR"/>
      </w:rPr>
      <w:t>29</w:t>
    </w:r>
    <w:r w:rsidRPr="00F12666">
      <w:rPr>
        <w:rFonts w:ascii="Times New Roman"/>
        <w:color w:val="808080"/>
      </w:rPr>
      <w:fldChar w:fldCharType="end"/>
    </w:r>
    <w:r w:rsidRPr="00F12666">
      <w:rPr>
        <w:rFonts w:ascii="Times New Roman"/>
        <w:color w:val="80808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29032" w14:textId="77777777" w:rsidR="00930A79" w:rsidRDefault="00930A79">
      <w:pPr>
        <w:spacing w:after="0" w:line="240" w:lineRule="auto"/>
      </w:pPr>
      <w:r>
        <w:separator/>
      </w:r>
    </w:p>
  </w:footnote>
  <w:footnote w:type="continuationSeparator" w:id="0">
    <w:p w14:paraId="6C146BEF" w14:textId="77777777" w:rsidR="00930A79" w:rsidRDefault="00930A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3A2BD" w14:textId="77777777" w:rsidR="00DE42D9" w:rsidRDefault="00DE42D9">
    <w:pPr>
      <w:pStyle w:val="a9"/>
      <w:spacing w:after="0"/>
      <w:jc w:val="right"/>
      <w:rPr>
        <w:rFonts w:ascii="Times New Roman" w:eastAsia="바탕;Batang" w:hAnsi="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00070" w14:textId="77777777" w:rsidR="00930A79" w:rsidRPr="00F12666" w:rsidRDefault="00930A79" w:rsidP="00F12666">
    <w:pPr>
      <w:pStyle w:val="TKfooter"/>
      <w:tabs>
        <w:tab w:val="clear" w:pos="4252"/>
      </w:tabs>
      <w:ind w:right="600"/>
      <w:jc w:val="left"/>
      <w:rPr>
        <w:color w:val="808080"/>
      </w:rPr>
    </w:pPr>
    <w:r>
      <w:rPr>
        <w:rFonts w:hint="eastAsia"/>
        <w:color w:val="A6A6A6"/>
      </w:rPr>
      <w:t>부동산담보신탁계약에</w:t>
    </w:r>
    <w:r>
      <w:rPr>
        <w:rFonts w:hint="eastAsia"/>
        <w:color w:val="A6A6A6"/>
      </w:rPr>
      <w:t xml:space="preserve"> </w:t>
    </w:r>
    <w:r>
      <w:rPr>
        <w:rFonts w:hint="eastAsia"/>
        <w:color w:val="A6A6A6"/>
      </w:rPr>
      <w:t>대한</w:t>
    </w:r>
    <w:r>
      <w:rPr>
        <w:rFonts w:hint="eastAsia"/>
        <w:color w:val="A6A6A6"/>
      </w:rPr>
      <w:t xml:space="preserve"> </w:t>
    </w:r>
    <w:r>
      <w:rPr>
        <w:rFonts w:hint="eastAsia"/>
        <w:color w:val="A6A6A6"/>
      </w:rPr>
      <w:t>특약</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F3F32"/>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E476E6F"/>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11B57C28"/>
    <w:multiLevelType w:val="multilevel"/>
    <w:tmpl w:val="DB6A0BE6"/>
    <w:lvl w:ilvl="0">
      <w:start w:val="1"/>
      <w:numFmt w:val="decimal"/>
      <w:lvlText w:val="%1."/>
      <w:lvlJc w:val="left"/>
      <w:pPr>
        <w:tabs>
          <w:tab w:val="num" w:pos="0"/>
        </w:tabs>
        <w:ind w:left="400" w:hanging="40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2CB1F9E"/>
    <w:multiLevelType w:val="hybridMultilevel"/>
    <w:tmpl w:val="AA4EF3B8"/>
    <w:lvl w:ilvl="0" w:tplc="88D61F44">
      <w:start w:val="1"/>
      <w:numFmt w:val="decimal"/>
      <w:lvlText w:val="%1."/>
      <w:lvlJc w:val="left"/>
      <w:pPr>
        <w:ind w:left="1160" w:hanging="360"/>
      </w:pPr>
      <w:rPr>
        <w:rFonts w:ascii="Times New Roman" w:hAnsi="Times New Roman" w:cs="Times New Roman"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4" w15:restartNumberingAfterBreak="0">
    <w:nsid w:val="17346BD8"/>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1BAF3636"/>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1DAB60DF"/>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20DA09A5"/>
    <w:multiLevelType w:val="hybridMultilevel"/>
    <w:tmpl w:val="AA4EF3B8"/>
    <w:lvl w:ilvl="0" w:tplc="88D61F44">
      <w:start w:val="1"/>
      <w:numFmt w:val="decimal"/>
      <w:lvlText w:val="%1."/>
      <w:lvlJc w:val="left"/>
      <w:pPr>
        <w:ind w:left="1160" w:hanging="360"/>
      </w:pPr>
      <w:rPr>
        <w:rFonts w:ascii="Times New Roman" w:hAnsi="Times New Roman" w:cs="Times New Roman"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8" w15:restartNumberingAfterBreak="0">
    <w:nsid w:val="24CA12AE"/>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2A3275D2"/>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2F952A18"/>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3880415B"/>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394D71B9"/>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3CFE2F72"/>
    <w:multiLevelType w:val="hybridMultilevel"/>
    <w:tmpl w:val="AA4EF3B8"/>
    <w:lvl w:ilvl="0" w:tplc="88D61F44">
      <w:start w:val="1"/>
      <w:numFmt w:val="decimal"/>
      <w:lvlText w:val="%1."/>
      <w:lvlJc w:val="left"/>
      <w:pPr>
        <w:ind w:left="1160" w:hanging="360"/>
      </w:pPr>
      <w:rPr>
        <w:rFonts w:ascii="Times New Roman" w:hAnsi="Times New Roman" w:cs="Times New Roman"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4" w15:restartNumberingAfterBreak="0">
    <w:nsid w:val="4010796B"/>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41B446A9"/>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42711F81"/>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4BBF2B01"/>
    <w:multiLevelType w:val="hybridMultilevel"/>
    <w:tmpl w:val="AA4EF3B8"/>
    <w:lvl w:ilvl="0" w:tplc="88D61F44">
      <w:start w:val="1"/>
      <w:numFmt w:val="decimal"/>
      <w:lvlText w:val="%1."/>
      <w:lvlJc w:val="left"/>
      <w:pPr>
        <w:ind w:left="1160" w:hanging="360"/>
      </w:pPr>
      <w:rPr>
        <w:rFonts w:ascii="Times New Roman" w:hAnsi="Times New Roman" w:cs="Times New Roman"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8" w15:restartNumberingAfterBreak="0">
    <w:nsid w:val="4FB64275"/>
    <w:multiLevelType w:val="multilevel"/>
    <w:tmpl w:val="85848A16"/>
    <w:lvl w:ilvl="0">
      <w:start w:val="1"/>
      <w:numFmt w:val="decimal"/>
      <w:lvlText w:val="%1."/>
      <w:lvlJc w:val="left"/>
      <w:pPr>
        <w:tabs>
          <w:tab w:val="num" w:pos="0"/>
        </w:tabs>
        <w:ind w:left="465"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2C46C05"/>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5FBD1AAD"/>
    <w:multiLevelType w:val="hybridMultilevel"/>
    <w:tmpl w:val="47D62F24"/>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64EF76D6"/>
    <w:multiLevelType w:val="hybridMultilevel"/>
    <w:tmpl w:val="F7C85954"/>
    <w:lvl w:ilvl="0" w:tplc="6D968072">
      <w:start w:val="1"/>
      <w:numFmt w:val="decimal"/>
      <w:lvlText w:val="%1."/>
      <w:lvlJc w:val="left"/>
      <w:pPr>
        <w:tabs>
          <w:tab w:val="num" w:pos="1160"/>
        </w:tabs>
        <w:ind w:left="1160" w:hanging="360"/>
      </w:pPr>
      <w:rPr>
        <w:rFonts w:ascii="Times New Roman" w:hAnsi="Times New Roman" w:cs="Times New Roman" w:hint="default"/>
      </w:rPr>
    </w:lvl>
    <w:lvl w:ilvl="1" w:tplc="04090019" w:tentative="1">
      <w:start w:val="1"/>
      <w:numFmt w:val="upperLetter"/>
      <w:lvlText w:val="%2."/>
      <w:lvlJc w:val="left"/>
      <w:pPr>
        <w:tabs>
          <w:tab w:val="num" w:pos="1600"/>
        </w:tabs>
        <w:ind w:left="1600" w:hanging="400"/>
      </w:pPr>
    </w:lvl>
    <w:lvl w:ilvl="2" w:tplc="0409001B" w:tentative="1">
      <w:start w:val="1"/>
      <w:numFmt w:val="lowerRoman"/>
      <w:lvlText w:val="%3."/>
      <w:lvlJc w:val="right"/>
      <w:pPr>
        <w:tabs>
          <w:tab w:val="num" w:pos="2000"/>
        </w:tabs>
        <w:ind w:left="2000" w:hanging="400"/>
      </w:pPr>
    </w:lvl>
    <w:lvl w:ilvl="3" w:tplc="0409000F" w:tentative="1">
      <w:start w:val="1"/>
      <w:numFmt w:val="decimal"/>
      <w:lvlText w:val="%4."/>
      <w:lvlJc w:val="left"/>
      <w:pPr>
        <w:tabs>
          <w:tab w:val="num" w:pos="2400"/>
        </w:tabs>
        <w:ind w:left="2400" w:hanging="400"/>
      </w:pPr>
    </w:lvl>
    <w:lvl w:ilvl="4" w:tplc="04090019" w:tentative="1">
      <w:start w:val="1"/>
      <w:numFmt w:val="upperLetter"/>
      <w:lvlText w:val="%5."/>
      <w:lvlJc w:val="left"/>
      <w:pPr>
        <w:tabs>
          <w:tab w:val="num" w:pos="2800"/>
        </w:tabs>
        <w:ind w:left="2800" w:hanging="400"/>
      </w:pPr>
    </w:lvl>
    <w:lvl w:ilvl="5" w:tplc="0409001B" w:tentative="1">
      <w:start w:val="1"/>
      <w:numFmt w:val="lowerRoman"/>
      <w:lvlText w:val="%6."/>
      <w:lvlJc w:val="right"/>
      <w:pPr>
        <w:tabs>
          <w:tab w:val="num" w:pos="3200"/>
        </w:tabs>
        <w:ind w:left="3200" w:hanging="400"/>
      </w:pPr>
    </w:lvl>
    <w:lvl w:ilvl="6" w:tplc="0409000F" w:tentative="1">
      <w:start w:val="1"/>
      <w:numFmt w:val="decimal"/>
      <w:lvlText w:val="%7."/>
      <w:lvlJc w:val="left"/>
      <w:pPr>
        <w:tabs>
          <w:tab w:val="num" w:pos="3600"/>
        </w:tabs>
        <w:ind w:left="3600" w:hanging="400"/>
      </w:pPr>
    </w:lvl>
    <w:lvl w:ilvl="7" w:tplc="04090019" w:tentative="1">
      <w:start w:val="1"/>
      <w:numFmt w:val="upperLetter"/>
      <w:lvlText w:val="%8."/>
      <w:lvlJc w:val="left"/>
      <w:pPr>
        <w:tabs>
          <w:tab w:val="num" w:pos="4000"/>
        </w:tabs>
        <w:ind w:left="4000" w:hanging="400"/>
      </w:pPr>
    </w:lvl>
    <w:lvl w:ilvl="8" w:tplc="0409001B" w:tentative="1">
      <w:start w:val="1"/>
      <w:numFmt w:val="lowerRoman"/>
      <w:lvlText w:val="%9."/>
      <w:lvlJc w:val="right"/>
      <w:pPr>
        <w:tabs>
          <w:tab w:val="num" w:pos="4400"/>
        </w:tabs>
        <w:ind w:left="4400" w:hanging="400"/>
      </w:pPr>
    </w:lvl>
  </w:abstractNum>
  <w:abstractNum w:abstractNumId="22" w15:restartNumberingAfterBreak="0">
    <w:nsid w:val="70327814"/>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70426C7D"/>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7DB723F4"/>
    <w:multiLevelType w:val="multilevel"/>
    <w:tmpl w:val="F594E39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762066462">
    <w:abstractNumId w:val="2"/>
  </w:num>
  <w:num w:numId="2" w16cid:durableId="915558001">
    <w:abstractNumId w:val="18"/>
  </w:num>
  <w:num w:numId="3" w16cid:durableId="700860711">
    <w:abstractNumId w:val="24"/>
  </w:num>
  <w:num w:numId="4" w16cid:durableId="3943808">
    <w:abstractNumId w:val="21"/>
  </w:num>
  <w:num w:numId="5" w16cid:durableId="442506685">
    <w:abstractNumId w:val="17"/>
  </w:num>
  <w:num w:numId="6" w16cid:durableId="391276373">
    <w:abstractNumId w:val="1"/>
  </w:num>
  <w:num w:numId="7" w16cid:durableId="2037265417">
    <w:abstractNumId w:val="20"/>
  </w:num>
  <w:num w:numId="8" w16cid:durableId="102770693">
    <w:abstractNumId w:val="5"/>
  </w:num>
  <w:num w:numId="9" w16cid:durableId="2122920019">
    <w:abstractNumId w:val="4"/>
  </w:num>
  <w:num w:numId="10" w16cid:durableId="512189576">
    <w:abstractNumId w:val="10"/>
  </w:num>
  <w:num w:numId="11" w16cid:durableId="2069182719">
    <w:abstractNumId w:val="13"/>
  </w:num>
  <w:num w:numId="12" w16cid:durableId="1398018904">
    <w:abstractNumId w:val="14"/>
  </w:num>
  <w:num w:numId="13" w16cid:durableId="1391533478">
    <w:abstractNumId w:val="12"/>
  </w:num>
  <w:num w:numId="14" w16cid:durableId="367487378">
    <w:abstractNumId w:val="3"/>
  </w:num>
  <w:num w:numId="15" w16cid:durableId="1353068715">
    <w:abstractNumId w:val="19"/>
  </w:num>
  <w:num w:numId="16" w16cid:durableId="1490822856">
    <w:abstractNumId w:val="15"/>
  </w:num>
  <w:num w:numId="17" w16cid:durableId="212817105">
    <w:abstractNumId w:val="7"/>
  </w:num>
  <w:num w:numId="18" w16cid:durableId="606498267">
    <w:abstractNumId w:val="6"/>
  </w:num>
  <w:num w:numId="19" w16cid:durableId="730735835">
    <w:abstractNumId w:val="22"/>
  </w:num>
  <w:num w:numId="20" w16cid:durableId="628054478">
    <w:abstractNumId w:val="9"/>
  </w:num>
  <w:num w:numId="21" w16cid:durableId="1245533783">
    <w:abstractNumId w:val="23"/>
  </w:num>
  <w:num w:numId="22" w16cid:durableId="2048991950">
    <w:abstractNumId w:val="11"/>
  </w:num>
  <w:num w:numId="23" w16cid:durableId="1299797828">
    <w:abstractNumId w:val="8"/>
  </w:num>
  <w:num w:numId="24" w16cid:durableId="566259563">
    <w:abstractNumId w:val="16"/>
  </w:num>
  <w:num w:numId="25" w16cid:durableId="165132832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이원준 차장(법무팀)">
    <w15:presenceInfo w15:providerId="AD" w15:userId="S::wjlee@koramco.com::7abbaf9e-8e82-4d5a-8a20-5974a280de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trackRevisions/>
  <w:defaultTabStop w:val="800"/>
  <w:autoHyphenation/>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2D9"/>
    <w:rsid w:val="00404F2D"/>
    <w:rsid w:val="00553F6C"/>
    <w:rsid w:val="007B4163"/>
    <w:rsid w:val="00930A79"/>
    <w:rsid w:val="00BC758E"/>
    <w:rsid w:val="00DE42D9"/>
    <w:rsid w:val="00EF4A2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03DDC7"/>
  <w15:docId w15:val="{39268430-AD89-4B97-AA50-B26C10BC9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Theme="minorEastAsia" w:hAnsi="Liberation Serif" w:cs="Free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spacing w:after="200" w:line="276" w:lineRule="auto"/>
      <w:jc w:val="both"/>
    </w:pPr>
    <w:rPr>
      <w:rFonts w:ascii="맑은 고딕" w:eastAsia="맑은 고딕" w:hAnsi="맑은 고딕" w:cs="Times New Roman"/>
      <w:kern w:val="2"/>
      <w:sz w:val="20"/>
      <w:szCs w:val="22"/>
      <w:lang w:eastAsia="ko-KR"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style>
  <w:style w:type="character" w:customStyle="1" w:styleId="WW8Num2z0">
    <w:name w:val="WW8Num2z0"/>
    <w:qFormat/>
    <w:rPr>
      <w:rFonts w:ascii="바탕체" w:eastAsia="바탕체" w:hAnsi="바탕체" w:cs="굴림;Gulim"/>
    </w:rPr>
  </w:style>
  <w:style w:type="character" w:customStyle="1" w:styleId="WW8Num2z1">
    <w:name w:val="WW8Num2z1"/>
    <w:qFormat/>
    <w:rPr>
      <w:rFonts w:ascii="Wingdings" w:hAnsi="Wingdings" w:cs="Wingdings"/>
    </w:rPr>
  </w:style>
  <w:style w:type="character" w:customStyle="1" w:styleId="WW8Num4z0">
    <w:name w:val="WW8Num4z0"/>
    <w:qFormat/>
  </w:style>
  <w:style w:type="character" w:customStyle="1" w:styleId="WW8Num5z0">
    <w:name w:val="WW8Num5z0"/>
    <w:qFormat/>
    <w:rPr>
      <w:b w:val="0"/>
    </w:rPr>
  </w:style>
  <w:style w:type="character" w:customStyle="1" w:styleId="WW8Num6z0">
    <w:name w:val="WW8Num6z0"/>
    <w:qFormat/>
  </w:style>
  <w:style w:type="character" w:customStyle="1" w:styleId="WW8Num7z0">
    <w:name w:val="WW8Num7z0"/>
    <w:qFormat/>
    <w:rPr>
      <w:rFonts w:ascii="Wingdings" w:hAnsi="Wingdings" w:cs="Wingdings"/>
    </w:rPr>
  </w:style>
  <w:style w:type="character" w:customStyle="1" w:styleId="WW8Num8z0">
    <w:name w:val="WW8Num8z0"/>
    <w:qFormat/>
  </w:style>
  <w:style w:type="character" w:customStyle="1" w:styleId="WW8Num9z0">
    <w:name w:val="WW8Num9z0"/>
    <w:qFormat/>
  </w:style>
  <w:style w:type="character" w:customStyle="1" w:styleId="WW8Num11z0">
    <w:name w:val="WW8Num11z0"/>
    <w:qFormat/>
  </w:style>
  <w:style w:type="character" w:customStyle="1" w:styleId="WW8Num14z0">
    <w:name w:val="WW8Num14z0"/>
    <w:qFormat/>
  </w:style>
  <w:style w:type="character" w:customStyle="1" w:styleId="WW8Num15z0">
    <w:name w:val="WW8Num15z0"/>
    <w:qFormat/>
    <w:rPr>
      <w:b w:val="0"/>
    </w:rPr>
  </w:style>
  <w:style w:type="character" w:customStyle="1" w:styleId="WW8Num16z0">
    <w:name w:val="WW8Num16z0"/>
    <w:qFormat/>
  </w:style>
  <w:style w:type="character" w:customStyle="1" w:styleId="WW8Num17z0">
    <w:name w:val="WW8Num17z0"/>
    <w:qFormat/>
    <w:rPr>
      <w:rFonts w:ascii="Wingdings" w:hAnsi="Wingdings" w:cs="Wingdings"/>
    </w:rPr>
  </w:style>
  <w:style w:type="character" w:customStyle="1" w:styleId="Char">
    <w:name w:val="풍선 도움말 텍스트 Char"/>
    <w:qFormat/>
    <w:rPr>
      <w:rFonts w:ascii="맑은 고딕" w:eastAsia="맑은 고딕" w:hAnsi="맑은 고딕" w:cs="Times New Roman"/>
      <w:sz w:val="18"/>
      <w:szCs w:val="18"/>
    </w:rPr>
  </w:style>
  <w:style w:type="character" w:customStyle="1" w:styleId="Char0">
    <w:name w:val="본문 Char"/>
    <w:qFormat/>
    <w:rPr>
      <w:rFonts w:ascii="바탕;Batang" w:eastAsia="바탕;Batang" w:hAnsi="바탕;Batang" w:cs="Times New Roman"/>
      <w:color w:val="000000"/>
      <w:kern w:val="0"/>
      <w:sz w:val="19"/>
      <w:szCs w:val="19"/>
      <w:lang w:val="en-US"/>
    </w:rPr>
  </w:style>
  <w:style w:type="character" w:customStyle="1" w:styleId="Char1">
    <w:name w:val="머리글 Char"/>
    <w:basedOn w:val="a0"/>
    <w:qFormat/>
  </w:style>
  <w:style w:type="character" w:customStyle="1" w:styleId="Char2">
    <w:name w:val="바닥글 Char"/>
    <w:basedOn w:val="a0"/>
    <w:qFormat/>
  </w:style>
  <w:style w:type="character" w:styleId="a3">
    <w:name w:val="Hyperlink"/>
    <w:rPr>
      <w:color w:val="0000FF"/>
      <w:u w:val="single"/>
    </w:rPr>
  </w:style>
  <w:style w:type="character" w:customStyle="1" w:styleId="Char3">
    <w:name w:val="목록 단락 Char"/>
    <w:qFormat/>
    <w:rPr>
      <w:kern w:val="2"/>
      <w:szCs w:val="22"/>
    </w:rPr>
  </w:style>
  <w:style w:type="paragraph" w:customStyle="1" w:styleId="Heading">
    <w:name w:val="Heading"/>
    <w:basedOn w:val="a"/>
    <w:next w:val="a4"/>
    <w:qFormat/>
    <w:pPr>
      <w:keepNext/>
      <w:spacing w:before="240" w:after="120"/>
    </w:pPr>
    <w:rPr>
      <w:rFonts w:ascii="Liberation Sans" w:eastAsia="WenQuanYi Zen Hei" w:hAnsi="Liberation Sans" w:cs="FreeSans"/>
      <w:sz w:val="28"/>
      <w:szCs w:val="28"/>
    </w:rPr>
  </w:style>
  <w:style w:type="paragraph" w:styleId="a4">
    <w:name w:val="Body Text"/>
    <w:basedOn w:val="a"/>
    <w:pPr>
      <w:spacing w:after="0" w:line="307" w:lineRule="atLeast"/>
      <w:jc w:val="left"/>
    </w:pPr>
    <w:rPr>
      <w:rFonts w:ascii="바탕;Batang" w:eastAsia="바탕;Batang" w:hAnsi="바탕;Batang"/>
      <w:color w:val="000000"/>
      <w:kern w:val="0"/>
      <w:sz w:val="19"/>
      <w:szCs w:val="19"/>
    </w:rPr>
  </w:style>
  <w:style w:type="paragraph" w:styleId="a5">
    <w:name w:val="List"/>
    <w:basedOn w:val="a4"/>
    <w:rPr>
      <w:rFonts w:cs="FreeSans"/>
    </w:rPr>
  </w:style>
  <w:style w:type="paragraph" w:styleId="a6">
    <w:name w:val="caption"/>
    <w:basedOn w:val="a"/>
    <w:qFormat/>
    <w:pPr>
      <w:suppressLineNumbers/>
      <w:spacing w:before="120" w:after="120"/>
    </w:pPr>
    <w:rPr>
      <w:rFonts w:cs="FreeSans"/>
      <w:i/>
      <w:iCs/>
      <w:sz w:val="24"/>
      <w:szCs w:val="24"/>
    </w:rPr>
  </w:style>
  <w:style w:type="paragraph" w:customStyle="1" w:styleId="Index">
    <w:name w:val="Index"/>
    <w:basedOn w:val="a"/>
    <w:qFormat/>
    <w:pPr>
      <w:suppressLineNumbers/>
    </w:pPr>
    <w:rPr>
      <w:rFonts w:cs="FreeSans"/>
    </w:rPr>
  </w:style>
  <w:style w:type="paragraph" w:styleId="a7">
    <w:name w:val="Balloon Text"/>
    <w:basedOn w:val="a"/>
    <w:qFormat/>
    <w:pPr>
      <w:spacing w:after="0" w:line="240" w:lineRule="auto"/>
    </w:pPr>
    <w:rPr>
      <w:sz w:val="18"/>
      <w:szCs w:val="18"/>
    </w:rPr>
  </w:style>
  <w:style w:type="paragraph" w:styleId="a8">
    <w:name w:val="List Paragraph"/>
    <w:basedOn w:val="a"/>
    <w:qFormat/>
    <w:pPr>
      <w:ind w:left="800"/>
    </w:pPr>
  </w:style>
  <w:style w:type="paragraph" w:customStyle="1" w:styleId="HeaderandFooter">
    <w:name w:val="Header and Footer"/>
    <w:basedOn w:val="a"/>
    <w:qFormat/>
    <w:pPr>
      <w:suppressLineNumbers/>
      <w:tabs>
        <w:tab w:val="center" w:pos="4819"/>
        <w:tab w:val="right" w:pos="9638"/>
      </w:tabs>
    </w:pPr>
  </w:style>
  <w:style w:type="paragraph" w:styleId="a9">
    <w:name w:val="header"/>
    <w:basedOn w:val="a"/>
    <w:pPr>
      <w:snapToGrid w:val="0"/>
    </w:pPr>
  </w:style>
  <w:style w:type="paragraph" w:styleId="aa">
    <w:name w:val="footer"/>
    <w:basedOn w:val="a"/>
    <w:pPr>
      <w:snapToGrid w:val="0"/>
    </w:pPr>
  </w:style>
  <w:style w:type="paragraph" w:customStyle="1" w:styleId="ab">
    <w:name w:val="바탕글"/>
    <w:basedOn w:val="a"/>
    <w:qFormat/>
    <w:pPr>
      <w:snapToGrid w:val="0"/>
      <w:spacing w:after="0" w:line="360" w:lineRule="auto"/>
      <w:textAlignment w:val="baseline"/>
    </w:pPr>
    <w:rPr>
      <w:rFonts w:ascii="굴림;Gulim" w:eastAsia="굴림;Gulim" w:hAnsi="굴림;Gulim" w:cs="굴림;Gulim"/>
      <w:color w:val="000000"/>
      <w:kern w:val="0"/>
      <w:szCs w:val="20"/>
    </w:r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paragraph" w:customStyle="1" w:styleId="TKNormal">
    <w:name w:val="TK Normal"/>
    <w:qFormat/>
    <w:rsid w:val="006A29C3"/>
    <w:pPr>
      <w:jc w:val="both"/>
    </w:pPr>
    <w:rPr>
      <w:rFonts w:ascii="바탕" w:eastAsia="바탕" w:hAnsi="Times New Roman" w:cs="Times New Roman"/>
      <w:kern w:val="2"/>
      <w:sz w:val="20"/>
      <w:lang w:eastAsia="ko-KR" w:bidi="ar-SA"/>
    </w:rPr>
  </w:style>
  <w:style w:type="paragraph" w:customStyle="1" w:styleId="TKheading1">
    <w:name w:val="TK heading 1"/>
    <w:basedOn w:val="TKNormal"/>
    <w:next w:val="TKNormal"/>
    <w:link w:val="TK1Char"/>
    <w:uiPriority w:val="9"/>
    <w:qFormat/>
    <w:rsid w:val="006A29C3"/>
    <w:pPr>
      <w:keepNext/>
      <w:keepLines/>
      <w:spacing w:before="280" w:after="80"/>
      <w:outlineLvl w:val="0"/>
    </w:pPr>
    <w:rPr>
      <w:rFonts w:asciiTheme="majorHAnsi" w:eastAsiaTheme="majorEastAsia" w:hAnsiTheme="majorHAnsi" w:cstheme="majorBidi"/>
      <w:color w:val="000000" w:themeColor="text1"/>
      <w:sz w:val="32"/>
      <w:szCs w:val="32"/>
    </w:rPr>
  </w:style>
  <w:style w:type="paragraph" w:customStyle="1" w:styleId="TKheading2">
    <w:name w:val="TK heading 2"/>
    <w:basedOn w:val="TKNormal"/>
    <w:next w:val="TKNormal"/>
    <w:link w:val="TK2Char"/>
    <w:semiHidden/>
    <w:unhideWhenUsed/>
    <w:qFormat/>
    <w:rsid w:val="006A29C3"/>
    <w:pPr>
      <w:keepNext/>
      <w:keepLines/>
      <w:spacing w:before="160" w:after="80"/>
      <w:outlineLvl w:val="1"/>
    </w:pPr>
    <w:rPr>
      <w:rFonts w:asciiTheme="majorHAnsi" w:eastAsiaTheme="majorEastAsia" w:hAnsiTheme="majorHAnsi" w:cstheme="majorBidi"/>
      <w:color w:val="000000" w:themeColor="text1"/>
      <w:sz w:val="28"/>
      <w:szCs w:val="28"/>
    </w:rPr>
  </w:style>
  <w:style w:type="paragraph" w:customStyle="1" w:styleId="TKheading3">
    <w:name w:val="TK heading 3"/>
    <w:basedOn w:val="TKNormal"/>
    <w:next w:val="TKNormal"/>
    <w:link w:val="TK3Char"/>
    <w:uiPriority w:val="9"/>
    <w:semiHidden/>
    <w:unhideWhenUsed/>
    <w:qFormat/>
    <w:rsid w:val="006A29C3"/>
    <w:pPr>
      <w:keepNext/>
      <w:keepLines/>
      <w:spacing w:before="160" w:after="80"/>
      <w:outlineLvl w:val="2"/>
    </w:pPr>
    <w:rPr>
      <w:rFonts w:asciiTheme="majorHAnsi" w:eastAsiaTheme="majorEastAsia" w:hAnsiTheme="majorHAnsi" w:cstheme="majorBidi"/>
      <w:color w:val="000000" w:themeColor="text1"/>
      <w:sz w:val="24"/>
    </w:rPr>
  </w:style>
  <w:style w:type="paragraph" w:customStyle="1" w:styleId="TKheading4">
    <w:name w:val="TK heading 4"/>
    <w:basedOn w:val="TKNormal"/>
    <w:next w:val="TKNormal"/>
    <w:link w:val="TK4Char"/>
    <w:uiPriority w:val="9"/>
    <w:semiHidden/>
    <w:unhideWhenUsed/>
    <w:qFormat/>
    <w:rsid w:val="006A29C3"/>
    <w:pPr>
      <w:keepNext/>
      <w:keepLines/>
      <w:spacing w:before="80" w:after="40"/>
      <w:outlineLvl w:val="3"/>
    </w:pPr>
    <w:rPr>
      <w:rFonts w:asciiTheme="majorHAnsi" w:eastAsiaTheme="majorEastAsia" w:hAnsiTheme="majorHAnsi" w:cstheme="majorBidi"/>
      <w:color w:val="000000" w:themeColor="text1"/>
    </w:rPr>
  </w:style>
  <w:style w:type="paragraph" w:customStyle="1" w:styleId="TKheading5">
    <w:name w:val="TK heading 5"/>
    <w:basedOn w:val="TKNormal"/>
    <w:next w:val="TKNormal"/>
    <w:link w:val="TK5Char"/>
    <w:uiPriority w:val="9"/>
    <w:semiHidden/>
    <w:unhideWhenUsed/>
    <w:qFormat/>
    <w:rsid w:val="006A29C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customStyle="1" w:styleId="TKheading6">
    <w:name w:val="TK heading 6"/>
    <w:basedOn w:val="TKNormal"/>
    <w:next w:val="TKNormal"/>
    <w:link w:val="TK6Char"/>
    <w:uiPriority w:val="9"/>
    <w:semiHidden/>
    <w:unhideWhenUsed/>
    <w:qFormat/>
    <w:rsid w:val="006A29C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customStyle="1" w:styleId="TKheading7">
    <w:name w:val="TK heading 7"/>
    <w:basedOn w:val="TKNormal"/>
    <w:next w:val="TKNormal"/>
    <w:link w:val="TK7Char"/>
    <w:uiPriority w:val="9"/>
    <w:semiHidden/>
    <w:unhideWhenUsed/>
    <w:qFormat/>
    <w:rsid w:val="006A29C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customStyle="1" w:styleId="TKheading8">
    <w:name w:val="TK heading 8"/>
    <w:basedOn w:val="TKNormal"/>
    <w:next w:val="TKNormal"/>
    <w:link w:val="TK8Char"/>
    <w:uiPriority w:val="9"/>
    <w:semiHidden/>
    <w:unhideWhenUsed/>
    <w:qFormat/>
    <w:rsid w:val="006A29C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customStyle="1" w:styleId="TKheading9">
    <w:name w:val="TK heading 9"/>
    <w:basedOn w:val="TKNormal"/>
    <w:next w:val="TKNormal"/>
    <w:link w:val="TK9Char"/>
    <w:uiPriority w:val="9"/>
    <w:semiHidden/>
    <w:unhideWhenUsed/>
    <w:qFormat/>
    <w:rsid w:val="006A29C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customStyle="1" w:styleId="TKDefaultParagraphFont">
    <w:name w:val="TK Default Paragraph Font"/>
    <w:uiPriority w:val="1"/>
    <w:semiHidden/>
    <w:unhideWhenUsed/>
  </w:style>
  <w:style w:type="table" w:customStyle="1" w:styleId="TKNormalTable">
    <w:name w:val="TK Normal Table"/>
    <w:uiPriority w:val="99"/>
    <w:semiHidden/>
    <w:unhideWhenUsed/>
    <w:tblPr>
      <w:tblInd w:w="0" w:type="dxa"/>
      <w:tblCellMar>
        <w:top w:w="0" w:type="dxa"/>
        <w:left w:w="108" w:type="dxa"/>
        <w:bottom w:w="0" w:type="dxa"/>
        <w:right w:w="108" w:type="dxa"/>
      </w:tblCellMar>
    </w:tblPr>
  </w:style>
  <w:style w:type="numbering" w:customStyle="1" w:styleId="TKNoList">
    <w:name w:val="TK No List"/>
    <w:uiPriority w:val="99"/>
    <w:semiHidden/>
    <w:unhideWhenUsed/>
  </w:style>
  <w:style w:type="character" w:customStyle="1" w:styleId="TK1Char">
    <w:name w:val="TK 제목 1 Char"/>
    <w:basedOn w:val="TKDefaultParagraphFont"/>
    <w:link w:val="TKheading1"/>
    <w:uiPriority w:val="9"/>
    <w:rsid w:val="006A29C3"/>
    <w:rPr>
      <w:rFonts w:asciiTheme="majorHAnsi" w:eastAsiaTheme="majorEastAsia" w:hAnsiTheme="majorHAnsi" w:cstheme="majorBidi"/>
      <w:color w:val="000000" w:themeColor="text1"/>
      <w:sz w:val="32"/>
      <w:szCs w:val="32"/>
    </w:rPr>
  </w:style>
  <w:style w:type="character" w:customStyle="1" w:styleId="TK2Char">
    <w:name w:val="TK 제목 2 Char"/>
    <w:basedOn w:val="TKDefaultParagraphFont"/>
    <w:link w:val="TKheading2"/>
    <w:semiHidden/>
    <w:rsid w:val="006A29C3"/>
    <w:rPr>
      <w:rFonts w:asciiTheme="majorHAnsi" w:eastAsiaTheme="majorEastAsia" w:hAnsiTheme="majorHAnsi" w:cstheme="majorBidi"/>
      <w:color w:val="000000" w:themeColor="text1"/>
      <w:sz w:val="28"/>
      <w:szCs w:val="28"/>
    </w:rPr>
  </w:style>
  <w:style w:type="character" w:customStyle="1" w:styleId="TK3Char">
    <w:name w:val="TK 제목 3 Char"/>
    <w:basedOn w:val="TKDefaultParagraphFont"/>
    <w:link w:val="TKheading3"/>
    <w:uiPriority w:val="9"/>
    <w:semiHidden/>
    <w:rsid w:val="006A29C3"/>
    <w:rPr>
      <w:rFonts w:asciiTheme="majorHAnsi" w:eastAsiaTheme="majorEastAsia" w:hAnsiTheme="majorHAnsi" w:cstheme="majorBidi"/>
      <w:color w:val="000000" w:themeColor="text1"/>
      <w:sz w:val="24"/>
    </w:rPr>
  </w:style>
  <w:style w:type="character" w:customStyle="1" w:styleId="TK4Char">
    <w:name w:val="TK 제목 4 Char"/>
    <w:basedOn w:val="TKDefaultParagraphFont"/>
    <w:link w:val="TKheading4"/>
    <w:uiPriority w:val="9"/>
    <w:semiHidden/>
    <w:rsid w:val="006A29C3"/>
    <w:rPr>
      <w:rFonts w:asciiTheme="majorHAnsi" w:eastAsiaTheme="majorEastAsia" w:hAnsiTheme="majorHAnsi" w:cstheme="majorBidi"/>
      <w:color w:val="000000" w:themeColor="text1"/>
    </w:rPr>
  </w:style>
  <w:style w:type="character" w:customStyle="1" w:styleId="TK5Char">
    <w:name w:val="TK 제목 5 Char"/>
    <w:basedOn w:val="TKDefaultParagraphFont"/>
    <w:link w:val="TKheading5"/>
    <w:uiPriority w:val="9"/>
    <w:semiHidden/>
    <w:rsid w:val="006A29C3"/>
    <w:rPr>
      <w:rFonts w:asciiTheme="majorHAnsi" w:eastAsiaTheme="majorEastAsia" w:hAnsiTheme="majorHAnsi" w:cstheme="majorBidi"/>
      <w:color w:val="000000" w:themeColor="text1"/>
    </w:rPr>
  </w:style>
  <w:style w:type="character" w:customStyle="1" w:styleId="TK6Char">
    <w:name w:val="TK 제목 6 Char"/>
    <w:basedOn w:val="TKDefaultParagraphFont"/>
    <w:link w:val="TKheading6"/>
    <w:uiPriority w:val="9"/>
    <w:semiHidden/>
    <w:rsid w:val="006A29C3"/>
    <w:rPr>
      <w:rFonts w:asciiTheme="majorHAnsi" w:eastAsiaTheme="majorEastAsia" w:hAnsiTheme="majorHAnsi" w:cstheme="majorBidi"/>
      <w:color w:val="000000" w:themeColor="text1"/>
    </w:rPr>
  </w:style>
  <w:style w:type="character" w:customStyle="1" w:styleId="TK7Char">
    <w:name w:val="TK 제목 7 Char"/>
    <w:basedOn w:val="TKDefaultParagraphFont"/>
    <w:link w:val="TKheading7"/>
    <w:uiPriority w:val="9"/>
    <w:semiHidden/>
    <w:rsid w:val="006A29C3"/>
    <w:rPr>
      <w:rFonts w:asciiTheme="majorHAnsi" w:eastAsiaTheme="majorEastAsia" w:hAnsiTheme="majorHAnsi" w:cstheme="majorBidi"/>
      <w:color w:val="000000" w:themeColor="text1"/>
    </w:rPr>
  </w:style>
  <w:style w:type="character" w:customStyle="1" w:styleId="TK8Char">
    <w:name w:val="TK 제목 8 Char"/>
    <w:basedOn w:val="TKDefaultParagraphFont"/>
    <w:link w:val="TKheading8"/>
    <w:uiPriority w:val="9"/>
    <w:semiHidden/>
    <w:rsid w:val="006A29C3"/>
    <w:rPr>
      <w:rFonts w:asciiTheme="majorHAnsi" w:eastAsiaTheme="majorEastAsia" w:hAnsiTheme="majorHAnsi" w:cstheme="majorBidi"/>
      <w:color w:val="000000" w:themeColor="text1"/>
    </w:rPr>
  </w:style>
  <w:style w:type="character" w:customStyle="1" w:styleId="TK9Char">
    <w:name w:val="TK 제목 9 Char"/>
    <w:basedOn w:val="TKDefaultParagraphFont"/>
    <w:link w:val="TKheading9"/>
    <w:uiPriority w:val="9"/>
    <w:semiHidden/>
    <w:rsid w:val="006A29C3"/>
    <w:rPr>
      <w:rFonts w:asciiTheme="majorHAnsi" w:eastAsiaTheme="majorEastAsia" w:hAnsiTheme="majorHAnsi" w:cstheme="majorBidi"/>
      <w:color w:val="000000" w:themeColor="text1"/>
    </w:rPr>
  </w:style>
  <w:style w:type="paragraph" w:customStyle="1" w:styleId="TKTitle">
    <w:name w:val="TK Title"/>
    <w:basedOn w:val="TKNormal"/>
    <w:next w:val="TKNormal"/>
    <w:link w:val="TKChar"/>
    <w:uiPriority w:val="10"/>
    <w:qFormat/>
    <w:rsid w:val="006A29C3"/>
    <w:pPr>
      <w:spacing w:after="80"/>
      <w:contextualSpacing/>
      <w:jc w:val="center"/>
    </w:pPr>
    <w:rPr>
      <w:rFonts w:asciiTheme="majorHAnsi" w:eastAsiaTheme="majorEastAsia" w:hAnsiTheme="majorHAnsi" w:cstheme="majorBidi"/>
      <w:spacing w:val="-10"/>
      <w:kern w:val="28"/>
      <w:sz w:val="56"/>
      <w:szCs w:val="56"/>
    </w:rPr>
  </w:style>
  <w:style w:type="character" w:customStyle="1" w:styleId="TKChar">
    <w:name w:val="TK 제목 Char"/>
    <w:basedOn w:val="TKDefaultParagraphFont"/>
    <w:link w:val="TKTitle"/>
    <w:uiPriority w:val="10"/>
    <w:rsid w:val="006A29C3"/>
    <w:rPr>
      <w:rFonts w:asciiTheme="majorHAnsi" w:eastAsiaTheme="majorEastAsia" w:hAnsiTheme="majorHAnsi" w:cstheme="majorBidi"/>
      <w:spacing w:val="-10"/>
      <w:kern w:val="28"/>
      <w:sz w:val="56"/>
      <w:szCs w:val="56"/>
    </w:rPr>
  </w:style>
  <w:style w:type="paragraph" w:customStyle="1" w:styleId="TKSubtitle">
    <w:name w:val="TK Subtitle"/>
    <w:basedOn w:val="TKNormal"/>
    <w:next w:val="TKNormal"/>
    <w:link w:val="TKChar0"/>
    <w:qFormat/>
    <w:rsid w:val="006A29C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TKChar0">
    <w:name w:val="TK 부제 Char"/>
    <w:basedOn w:val="TKDefaultParagraphFont"/>
    <w:link w:val="TKSubtitle"/>
    <w:rsid w:val="006A29C3"/>
    <w:rPr>
      <w:rFonts w:asciiTheme="majorHAnsi" w:eastAsiaTheme="majorEastAsia" w:hAnsiTheme="majorHAnsi" w:cstheme="majorBidi"/>
      <w:color w:val="595959" w:themeColor="text1" w:themeTint="A6"/>
      <w:spacing w:val="15"/>
      <w:sz w:val="28"/>
      <w:szCs w:val="28"/>
    </w:rPr>
  </w:style>
  <w:style w:type="paragraph" w:customStyle="1" w:styleId="TKQuote">
    <w:name w:val="TK Quote"/>
    <w:basedOn w:val="TKNormal"/>
    <w:next w:val="TKNormal"/>
    <w:link w:val="TKChar1"/>
    <w:uiPriority w:val="29"/>
    <w:qFormat/>
    <w:rsid w:val="006A29C3"/>
    <w:pPr>
      <w:spacing w:before="160"/>
      <w:jc w:val="center"/>
    </w:pPr>
    <w:rPr>
      <w:i/>
      <w:iCs/>
      <w:color w:val="404040" w:themeColor="text1" w:themeTint="BF"/>
    </w:rPr>
  </w:style>
  <w:style w:type="character" w:customStyle="1" w:styleId="TKChar1">
    <w:name w:val="TK 인용 Char"/>
    <w:basedOn w:val="TKDefaultParagraphFont"/>
    <w:link w:val="TKQuote"/>
    <w:uiPriority w:val="29"/>
    <w:rsid w:val="006A29C3"/>
    <w:rPr>
      <w:i/>
      <w:iCs/>
      <w:color w:val="404040" w:themeColor="text1" w:themeTint="BF"/>
    </w:rPr>
  </w:style>
  <w:style w:type="paragraph" w:customStyle="1" w:styleId="TKListParagraph">
    <w:name w:val="TK List Paragraph"/>
    <w:basedOn w:val="TKNormal"/>
    <w:link w:val="TKChar2"/>
    <w:uiPriority w:val="34"/>
    <w:qFormat/>
    <w:rsid w:val="006A29C3"/>
    <w:pPr>
      <w:ind w:left="720"/>
      <w:contextualSpacing/>
    </w:pPr>
  </w:style>
  <w:style w:type="character" w:customStyle="1" w:styleId="TKIntenseEmphasis">
    <w:name w:val="TK Intense Emphasis"/>
    <w:basedOn w:val="TKDefaultParagraphFont"/>
    <w:uiPriority w:val="21"/>
    <w:qFormat/>
    <w:rsid w:val="006A29C3"/>
    <w:rPr>
      <w:i/>
      <w:iCs/>
      <w:color w:val="117A02" w:themeColor="accent1" w:themeShade="BF"/>
    </w:rPr>
  </w:style>
  <w:style w:type="paragraph" w:customStyle="1" w:styleId="TKIntenseQuote">
    <w:name w:val="TK Intense Quote"/>
    <w:basedOn w:val="TKNormal"/>
    <w:next w:val="TKNormal"/>
    <w:link w:val="TKChar3"/>
    <w:uiPriority w:val="30"/>
    <w:qFormat/>
    <w:rsid w:val="006A29C3"/>
    <w:pPr>
      <w:pBdr>
        <w:top w:val="single" w:sz="4" w:space="10" w:color="117A02" w:themeColor="accent1" w:themeShade="BF"/>
        <w:bottom w:val="single" w:sz="4" w:space="10" w:color="117A02" w:themeColor="accent1" w:themeShade="BF"/>
      </w:pBdr>
      <w:spacing w:before="360" w:after="360"/>
      <w:ind w:left="864" w:right="864"/>
      <w:jc w:val="center"/>
    </w:pPr>
    <w:rPr>
      <w:i/>
      <w:iCs/>
      <w:color w:val="117A02" w:themeColor="accent1" w:themeShade="BF"/>
    </w:rPr>
  </w:style>
  <w:style w:type="character" w:customStyle="1" w:styleId="TKChar3">
    <w:name w:val="TK 강한 인용 Char"/>
    <w:basedOn w:val="TKDefaultParagraphFont"/>
    <w:link w:val="TKIntenseQuote"/>
    <w:uiPriority w:val="30"/>
    <w:rsid w:val="006A29C3"/>
    <w:rPr>
      <w:i/>
      <w:iCs/>
      <w:color w:val="117A02" w:themeColor="accent1" w:themeShade="BF"/>
    </w:rPr>
  </w:style>
  <w:style w:type="character" w:customStyle="1" w:styleId="TKIntenseReference">
    <w:name w:val="TK Intense Reference"/>
    <w:basedOn w:val="TKDefaultParagraphFont"/>
    <w:uiPriority w:val="32"/>
    <w:qFormat/>
    <w:rsid w:val="006A29C3"/>
    <w:rPr>
      <w:b/>
      <w:bCs/>
      <w:smallCaps/>
      <w:color w:val="117A02" w:themeColor="accent1" w:themeShade="BF"/>
      <w:spacing w:val="5"/>
    </w:rPr>
  </w:style>
  <w:style w:type="paragraph" w:customStyle="1" w:styleId="TKBalloonText">
    <w:name w:val="TK Balloon Text"/>
    <w:basedOn w:val="TKNormal"/>
    <w:link w:val="TKChar4"/>
    <w:semiHidden/>
    <w:rsid w:val="006A29C3"/>
    <w:rPr>
      <w:rFonts w:ascii="Arial" w:eastAsia="돋움" w:hAnsi="Arial"/>
      <w:sz w:val="18"/>
      <w:szCs w:val="18"/>
    </w:rPr>
  </w:style>
  <w:style w:type="character" w:customStyle="1" w:styleId="TKChar4">
    <w:name w:val="TK 풍선 도움말 텍스트 Char"/>
    <w:basedOn w:val="TKDefaultParagraphFont"/>
    <w:link w:val="TKBalloonText"/>
    <w:semiHidden/>
    <w:rsid w:val="006A29C3"/>
    <w:rPr>
      <w:rFonts w:ascii="Arial" w:eastAsia="돋움" w:hAnsi="Arial" w:cs="Times New Roman"/>
      <w:sz w:val="18"/>
      <w:szCs w:val="18"/>
      <w14:ligatures w14:val="none"/>
    </w:rPr>
  </w:style>
  <w:style w:type="paragraph" w:customStyle="1" w:styleId="TKheader">
    <w:name w:val="TK header"/>
    <w:basedOn w:val="TKNormal"/>
    <w:link w:val="TKChar5"/>
    <w:rsid w:val="006A29C3"/>
    <w:pPr>
      <w:tabs>
        <w:tab w:val="center" w:pos="4252"/>
        <w:tab w:val="right" w:pos="8504"/>
      </w:tabs>
      <w:snapToGrid w:val="0"/>
    </w:pPr>
  </w:style>
  <w:style w:type="character" w:customStyle="1" w:styleId="TKChar5">
    <w:name w:val="TK 머리글 Char"/>
    <w:basedOn w:val="TKDefaultParagraphFont"/>
    <w:link w:val="TKheader"/>
    <w:rsid w:val="006A29C3"/>
    <w:rPr>
      <w:rFonts w:ascii="바탕" w:eastAsia="바탕" w:hAnsi="Times New Roman" w:cs="Times New Roman"/>
      <w:sz w:val="20"/>
      <w14:ligatures w14:val="none"/>
    </w:rPr>
  </w:style>
  <w:style w:type="paragraph" w:customStyle="1" w:styleId="TKfooter">
    <w:name w:val="TK footer"/>
    <w:basedOn w:val="TKNormal"/>
    <w:link w:val="TKChar6"/>
    <w:uiPriority w:val="99"/>
    <w:rsid w:val="006A29C3"/>
    <w:pPr>
      <w:tabs>
        <w:tab w:val="center" w:pos="4252"/>
        <w:tab w:val="right" w:pos="8504"/>
      </w:tabs>
      <w:snapToGrid w:val="0"/>
    </w:pPr>
  </w:style>
  <w:style w:type="character" w:customStyle="1" w:styleId="TKChar6">
    <w:name w:val="TK 바닥글 Char"/>
    <w:basedOn w:val="TKDefaultParagraphFont"/>
    <w:link w:val="TKfooter"/>
    <w:uiPriority w:val="99"/>
    <w:rsid w:val="006A29C3"/>
    <w:rPr>
      <w:rFonts w:ascii="바탕" w:eastAsia="바탕" w:hAnsi="Times New Roman" w:cs="Times New Roman"/>
      <w:sz w:val="20"/>
      <w14:ligatures w14:val="none"/>
    </w:rPr>
  </w:style>
  <w:style w:type="character" w:customStyle="1" w:styleId="TKpagenumber">
    <w:name w:val="TK page number"/>
    <w:basedOn w:val="TKDefaultParagraphFont"/>
    <w:rsid w:val="006A29C3"/>
  </w:style>
  <w:style w:type="paragraph" w:customStyle="1" w:styleId="TK">
    <w:name w:val="TK 바탕글"/>
    <w:basedOn w:val="TKNormal"/>
    <w:rsid w:val="006A29C3"/>
    <w:pPr>
      <w:snapToGrid w:val="0"/>
      <w:spacing w:line="360" w:lineRule="auto"/>
    </w:pPr>
    <w:rPr>
      <w:rFonts w:ascii="한양신명조" w:eastAsia="한양신명조" w:hAnsi="한양신명조"/>
      <w:color w:val="000000"/>
      <w:kern w:val="0"/>
      <w:szCs w:val="20"/>
    </w:rPr>
  </w:style>
  <w:style w:type="character" w:customStyle="1" w:styleId="TKannotationreference">
    <w:name w:val="TK annotation reference"/>
    <w:rsid w:val="006A29C3"/>
    <w:rPr>
      <w:sz w:val="18"/>
      <w:szCs w:val="18"/>
    </w:rPr>
  </w:style>
  <w:style w:type="paragraph" w:customStyle="1" w:styleId="TKannotationtext">
    <w:name w:val="TK annotation text"/>
    <w:basedOn w:val="TKNormal"/>
    <w:link w:val="TKChar7"/>
    <w:rsid w:val="006A29C3"/>
    <w:pPr>
      <w:jc w:val="left"/>
    </w:pPr>
  </w:style>
  <w:style w:type="character" w:customStyle="1" w:styleId="TKChar7">
    <w:name w:val="TK 메모 텍스트 Char"/>
    <w:basedOn w:val="TKDefaultParagraphFont"/>
    <w:link w:val="TKannotationtext"/>
    <w:rsid w:val="006A29C3"/>
    <w:rPr>
      <w:rFonts w:ascii="바탕" w:eastAsia="바탕" w:hAnsi="Times New Roman" w:cs="Times New Roman"/>
      <w:sz w:val="20"/>
      <w14:ligatures w14:val="none"/>
    </w:rPr>
  </w:style>
  <w:style w:type="paragraph" w:customStyle="1" w:styleId="TKannotationsubject">
    <w:name w:val="TK annotation subject"/>
    <w:basedOn w:val="TKannotationtext"/>
    <w:next w:val="TKannotationtext"/>
    <w:link w:val="TKChar8"/>
    <w:rsid w:val="006A29C3"/>
    <w:rPr>
      <w:b/>
      <w:bCs/>
    </w:rPr>
  </w:style>
  <w:style w:type="character" w:customStyle="1" w:styleId="TKChar8">
    <w:name w:val="TK 메모 주제 Char"/>
    <w:basedOn w:val="TKChar7"/>
    <w:link w:val="TKannotationsubject"/>
    <w:rsid w:val="006A29C3"/>
    <w:rPr>
      <w:rFonts w:ascii="바탕" w:eastAsia="바탕" w:hAnsi="Times New Roman" w:cs="Times New Roman"/>
      <w:b/>
      <w:bCs/>
      <w:sz w:val="20"/>
      <w14:ligatures w14:val="none"/>
    </w:rPr>
  </w:style>
  <w:style w:type="paragraph" w:customStyle="1" w:styleId="TKMS">
    <w:name w:val="TK MS바탕글"/>
    <w:basedOn w:val="TKNormal"/>
    <w:rsid w:val="006A29C3"/>
    <w:pPr>
      <w:shd w:val="clear" w:color="auto" w:fill="FFFFFF"/>
      <w:textAlignment w:val="baseline"/>
    </w:pPr>
    <w:rPr>
      <w:rFonts w:ascii="굴림" w:eastAsia="굴림" w:hAnsi="굴림" w:cs="굴림"/>
      <w:color w:val="000000"/>
      <w:kern w:val="0"/>
      <w:szCs w:val="20"/>
    </w:rPr>
  </w:style>
  <w:style w:type="character" w:customStyle="1" w:styleId="TKHyperlink">
    <w:name w:val="TK Hyperlink"/>
    <w:rsid w:val="006A29C3"/>
    <w:rPr>
      <w:color w:val="0000FF"/>
      <w:u w:val="single"/>
    </w:rPr>
  </w:style>
  <w:style w:type="table" w:customStyle="1" w:styleId="TKTableGrid">
    <w:name w:val="TK Table Grid"/>
    <w:basedOn w:val="TKNormalTable"/>
    <w:uiPriority w:val="59"/>
    <w:rsid w:val="006A29C3"/>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KPlainText">
    <w:name w:val="TK Plain Text"/>
    <w:basedOn w:val="TKNormal"/>
    <w:link w:val="TKChar9"/>
    <w:rsid w:val="006A29C3"/>
    <w:pPr>
      <w:widowControl w:val="0"/>
      <w:wordWrap w:val="0"/>
      <w:autoSpaceDE w:val="0"/>
      <w:autoSpaceDN w:val="0"/>
      <w:adjustRightInd w:val="0"/>
      <w:spacing w:line="360" w:lineRule="atLeast"/>
      <w:textAlignment w:val="baseline"/>
    </w:pPr>
    <w:rPr>
      <w:rFonts w:hAnsi="Courier New"/>
      <w:szCs w:val="20"/>
      <w:lang w:val="x-none" w:eastAsia="x-none"/>
    </w:rPr>
  </w:style>
  <w:style w:type="character" w:customStyle="1" w:styleId="TKChar9">
    <w:name w:val="TK 글자만 Char"/>
    <w:basedOn w:val="TKDefaultParagraphFont"/>
    <w:link w:val="TKPlainText"/>
    <w:rsid w:val="006A29C3"/>
    <w:rPr>
      <w:rFonts w:ascii="바탕" w:eastAsia="바탕" w:hAnsi="Courier New" w:cs="Times New Roman"/>
      <w:sz w:val="20"/>
      <w:szCs w:val="20"/>
      <w:lang w:val="x-none" w:eastAsia="x-none"/>
      <w14:ligatures w14:val="none"/>
    </w:rPr>
  </w:style>
  <w:style w:type="paragraph" w:customStyle="1" w:styleId="TK3CBD5A742C28424DA5172AD252E32316">
    <w:name w:val="TK 3CBD5A742C28424DA5172AD252E32316"/>
    <w:rsid w:val="006A29C3"/>
    <w:pPr>
      <w:spacing w:after="200" w:line="276" w:lineRule="auto"/>
    </w:pPr>
    <w:rPr>
      <w:rFonts w:ascii="맑은 고딕" w:eastAsia="맑은 고딕" w:hAnsi="맑은 고딕" w:cs="Times New Roman"/>
      <w:szCs w:val="22"/>
    </w:rPr>
  </w:style>
  <w:style w:type="paragraph" w:customStyle="1" w:styleId="TK10">
    <w:name w:val="TK 본문(중고딕10)"/>
    <w:basedOn w:val="TKNormal"/>
    <w:rsid w:val="006A29C3"/>
    <w:pPr>
      <w:widowControl w:val="0"/>
      <w:wordWrap w:val="0"/>
      <w:autoSpaceDE w:val="0"/>
      <w:autoSpaceDN w:val="0"/>
      <w:snapToGrid w:val="0"/>
      <w:spacing w:line="360" w:lineRule="auto"/>
      <w:textAlignment w:val="baseline"/>
    </w:pPr>
    <w:rPr>
      <w:rFonts w:ascii="굴림" w:eastAsia="굴림" w:hAnsi="굴림" w:cs="굴림"/>
      <w:color w:val="000000"/>
      <w:kern w:val="0"/>
      <w:szCs w:val="20"/>
    </w:rPr>
  </w:style>
  <w:style w:type="paragraph" w:customStyle="1" w:styleId="TKDate">
    <w:name w:val="TK Date"/>
    <w:basedOn w:val="TKNormal"/>
    <w:next w:val="TKNormal"/>
    <w:link w:val="TKChara"/>
    <w:rsid w:val="006A29C3"/>
  </w:style>
  <w:style w:type="character" w:customStyle="1" w:styleId="TKChara">
    <w:name w:val="TK 날짜 Char"/>
    <w:basedOn w:val="TKDefaultParagraphFont"/>
    <w:link w:val="TKDate"/>
    <w:rsid w:val="006A29C3"/>
    <w:rPr>
      <w:rFonts w:ascii="바탕" w:eastAsia="바탕" w:hAnsi="Times New Roman" w:cs="Times New Roman"/>
      <w:sz w:val="20"/>
      <w14:ligatures w14:val="none"/>
    </w:rPr>
  </w:style>
  <w:style w:type="paragraph" w:customStyle="1" w:styleId="TKRevision">
    <w:name w:val="TK Revision"/>
    <w:hidden/>
    <w:uiPriority w:val="99"/>
    <w:semiHidden/>
    <w:rsid w:val="006A29C3"/>
    <w:rPr>
      <w:rFonts w:ascii="바탕" w:eastAsia="바탕" w:hAnsi="Times New Roman" w:cs="Times New Roman"/>
      <w:sz w:val="20"/>
    </w:rPr>
  </w:style>
  <w:style w:type="paragraph" w:customStyle="1" w:styleId="TKfootnotetext">
    <w:name w:val="TK footnote text"/>
    <w:aliases w:val="fn,footnote text,Footnote ak,ABC 각주"/>
    <w:basedOn w:val="TKNormal"/>
    <w:link w:val="TKCharb"/>
    <w:rsid w:val="006A29C3"/>
    <w:pPr>
      <w:widowControl w:val="0"/>
      <w:wordWrap w:val="0"/>
      <w:autoSpaceDE w:val="0"/>
      <w:autoSpaceDN w:val="0"/>
      <w:snapToGrid w:val="0"/>
      <w:jc w:val="left"/>
    </w:pPr>
    <w:rPr>
      <w:rFonts w:ascii="Times New Roman"/>
      <w:sz w:val="22"/>
      <w:szCs w:val="22"/>
    </w:rPr>
  </w:style>
  <w:style w:type="character" w:customStyle="1" w:styleId="TKCharb">
    <w:name w:val="TK 각주 텍스트 Char"/>
    <w:aliases w:val="fn Char,footnote text Char,Footnote ak Char,ABC 각주 Char"/>
    <w:basedOn w:val="TKDefaultParagraphFont"/>
    <w:link w:val="TKfootnotetext"/>
    <w:rsid w:val="006A29C3"/>
    <w:rPr>
      <w:rFonts w:ascii="Times New Roman" w:eastAsia="바탕" w:hAnsi="Times New Roman" w:cs="Times New Roman"/>
      <w:szCs w:val="22"/>
      <w14:ligatures w14:val="none"/>
    </w:rPr>
  </w:style>
  <w:style w:type="character" w:customStyle="1" w:styleId="TKfootnotereference">
    <w:name w:val="TK footnote reference"/>
    <w:aliases w:val="Ref,de nota al pie"/>
    <w:rsid w:val="006A29C3"/>
    <w:rPr>
      <w:vertAlign w:val="superscript"/>
    </w:rPr>
  </w:style>
  <w:style w:type="character" w:customStyle="1" w:styleId="TKChar2">
    <w:name w:val="TK 목록 단락 Char"/>
    <w:link w:val="TKListParagraph"/>
    <w:uiPriority w:val="34"/>
    <w:rsid w:val="006A29C3"/>
  </w:style>
  <w:style w:type="paragraph" w:customStyle="1" w:styleId="TKNormalWeb">
    <w:name w:val="TK Normal (Web)"/>
    <w:basedOn w:val="TKNormal"/>
    <w:uiPriority w:val="99"/>
    <w:unhideWhenUsed/>
    <w:rsid w:val="006A29C3"/>
    <w:pPr>
      <w:jc w:val="left"/>
    </w:pPr>
    <w:rPr>
      <w:rFonts w:ascii="굴림" w:eastAsia="굴림" w:hAnsi="굴림" w:cs="굴림"/>
      <w:kern w:val="0"/>
      <w:sz w:val="24"/>
    </w:rPr>
  </w:style>
  <w:style w:type="paragraph" w:customStyle="1" w:styleId="TK333">
    <w:name w:val="TK 333"/>
    <w:basedOn w:val="TKheading2"/>
    <w:link w:val="TK333Char"/>
    <w:qFormat/>
    <w:rsid w:val="006A29C3"/>
    <w:pPr>
      <w:keepLines w:val="0"/>
      <w:spacing w:before="0" w:after="0" w:line="295" w:lineRule="auto"/>
    </w:pPr>
    <w:rPr>
      <w:rFonts w:ascii="Times New Roman" w:eastAsia="바탕체" w:hAnsi="Times New Roman" w:cs="Times New Roman"/>
      <w:b/>
      <w:color w:val="000000"/>
      <w:spacing w:val="6"/>
      <w:kern w:val="0"/>
      <w:sz w:val="22"/>
      <w:szCs w:val="20"/>
    </w:rPr>
  </w:style>
  <w:style w:type="character" w:customStyle="1" w:styleId="TK333Char">
    <w:name w:val="TK 333 Char"/>
    <w:link w:val="TK333"/>
    <w:rsid w:val="006A29C3"/>
    <w:rPr>
      <w:rFonts w:ascii="Times New Roman" w:eastAsia="바탕체" w:hAnsi="Times New Roman" w:cs="Times New Roman"/>
      <w:b/>
      <w:color w:val="000000"/>
      <w:spacing w:val="6"/>
      <w:kern w:val="0"/>
      <w:szCs w:val="20"/>
      <w14:ligatures w14:val="none"/>
    </w:rPr>
  </w:style>
  <w:style w:type="paragraph" w:styleId="ac">
    <w:name w:val="Revision"/>
    <w:hidden/>
    <w:uiPriority w:val="99"/>
    <w:semiHidden/>
    <w:rsid w:val="007B4163"/>
    <w:pPr>
      <w:suppressAutoHyphens w:val="0"/>
    </w:pPr>
    <w:rPr>
      <w:rFonts w:ascii="맑은 고딕" w:eastAsia="맑은 고딕" w:hAnsi="맑은 고딕" w:cs="Times New Roman"/>
      <w:kern w:val="2"/>
      <w:sz w:val="20"/>
      <w:szCs w:val="22"/>
      <w:lang w:eastAsia="ko-KR" w:bidi="ar-SA"/>
    </w:rPr>
  </w:style>
  <w:style w:type="character" w:styleId="ad">
    <w:name w:val="annotation reference"/>
    <w:basedOn w:val="a0"/>
    <w:uiPriority w:val="99"/>
    <w:semiHidden/>
    <w:unhideWhenUsed/>
    <w:rsid w:val="007B4163"/>
    <w:rPr>
      <w:sz w:val="18"/>
      <w:szCs w:val="18"/>
    </w:rPr>
  </w:style>
  <w:style w:type="paragraph" w:styleId="ae">
    <w:name w:val="annotation text"/>
    <w:basedOn w:val="a"/>
    <w:link w:val="Char4"/>
    <w:uiPriority w:val="99"/>
    <w:unhideWhenUsed/>
    <w:rsid w:val="007B4163"/>
    <w:pPr>
      <w:jc w:val="left"/>
    </w:pPr>
  </w:style>
  <w:style w:type="character" w:customStyle="1" w:styleId="Char4">
    <w:name w:val="메모 텍스트 Char"/>
    <w:basedOn w:val="a0"/>
    <w:link w:val="ae"/>
    <w:uiPriority w:val="99"/>
    <w:rsid w:val="007B4163"/>
    <w:rPr>
      <w:rFonts w:ascii="맑은 고딕" w:eastAsia="맑은 고딕" w:hAnsi="맑은 고딕" w:cs="Times New Roman"/>
      <w:kern w:val="2"/>
      <w:sz w:val="20"/>
      <w:szCs w:val="22"/>
      <w:lang w:eastAsia="ko-KR" w:bidi="ar-SA"/>
    </w:rPr>
  </w:style>
  <w:style w:type="paragraph" w:styleId="af">
    <w:name w:val="annotation subject"/>
    <w:basedOn w:val="ae"/>
    <w:next w:val="ae"/>
    <w:link w:val="Char5"/>
    <w:uiPriority w:val="99"/>
    <w:semiHidden/>
    <w:unhideWhenUsed/>
    <w:rsid w:val="007B4163"/>
    <w:rPr>
      <w:b/>
      <w:bCs/>
    </w:rPr>
  </w:style>
  <w:style w:type="character" w:customStyle="1" w:styleId="Char5">
    <w:name w:val="메모 주제 Char"/>
    <w:basedOn w:val="Char4"/>
    <w:link w:val="af"/>
    <w:uiPriority w:val="99"/>
    <w:semiHidden/>
    <w:rsid w:val="007B4163"/>
    <w:rPr>
      <w:rFonts w:ascii="맑은 고딕" w:eastAsia="맑은 고딕" w:hAnsi="맑은 고딕" w:cs="Times New Roman"/>
      <w:b/>
      <w:bCs/>
      <w:kern w:val="2"/>
      <w:sz w:val="20"/>
      <w:szCs w:val="22"/>
      <w:lang w:eastAsia="ko-K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omments" Target="comments.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microsoft.com/office/2018/08/relationships/commentsExtensible" Target="commentsExtensible.xml"/><Relationship Id="rId10" Type="http://schemas.openxmlformats.org/officeDocument/2006/relationships/footer" Target="footer2.xml"/><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header" Target="header1.xml"/><Relationship Id="rId14" Type="http://schemas.microsoft.com/office/2016/09/relationships/commentsIds" Target="commentsId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돋움"/>
        <a:cs typeface="DejaVu Sans"/>
      </a:majorFont>
      <a:minorFont>
        <a:latin typeface="Arial"/>
        <a:ea typeface="바탕"/>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38</Pages>
  <Words>6802</Words>
  <Characters>22586</Characters>
  <Application>Microsoft Office Word</Application>
  <DocSecurity>0</DocSecurity>
  <Lines>1328</Lines>
  <Paragraphs>576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이 원준</dc:creator>
  <cp:lastModifiedBy>코람코 상장리츠팀</cp:lastModifiedBy>
  <cp:revision>2</cp:revision>
  <dcterms:created xsi:type="dcterms:W3CDTF">2026-10-08T07:41:00Z</dcterms:created>
  <dcterms:modified xsi:type="dcterms:W3CDTF">2026-10-08T07:41:00Z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2021-06-17T19:31:00Z</dcterms:created>
  <dc:creator>woori</dc:creator>
  <dc:description/>
  <cp:keywords/>
  <dc:language>en-US</dc:language>
  <cp:lastModifiedBy>김소희 (신탁부)</cp:lastModifiedBy>
  <cp:lastPrinted>2017-11-15T15:24:00Z</cp:lastPrinted>
  <dcterms:modified xsi:type="dcterms:W3CDTF">2026-10-07T02:05:00Z</dcterms:modified>
  <cp:revision>19</cp:revision>
  <dc:subject/>
  <dc:title/>
</cp:coreProperties>
</file>