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5E0426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F562B1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5E0426">
        <w:rPr>
          <w:rFonts w:ascii="Times New Roman"/>
          <w:b/>
          <w:sz w:val="22"/>
          <w:szCs w:val="22"/>
        </w:rPr>
        <w:t>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4C6F26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다음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사이에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체결되었다</w:t>
      </w:r>
      <w:r w:rsidRPr="005E0426">
        <w:rPr>
          <w:rFonts w:ascii="Times New Roman"/>
          <w:sz w:val="22"/>
          <w:szCs w:val="22"/>
        </w:rPr>
        <w:t>.</w:t>
      </w:r>
    </w:p>
    <w:p w14:paraId="2AA41F31" w14:textId="77777777" w:rsidR="00FB14E0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913159" w14:paraId="30E8B4F4" w14:textId="77777777" w:rsidTr="00727458">
        <w:tc>
          <w:tcPr>
            <w:tcW w:w="2708" w:type="dxa"/>
          </w:tcPr>
          <w:p w14:paraId="754D6CFF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141B5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2AAA3044" w14:textId="77777777" w:rsidTr="00727458">
        <w:tc>
          <w:tcPr>
            <w:tcW w:w="2708" w:type="dxa"/>
          </w:tcPr>
          <w:p w14:paraId="6A72B860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73266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59952B79" w14:textId="77777777" w:rsidTr="00727458">
        <w:tc>
          <w:tcPr>
            <w:tcW w:w="2708" w:type="dxa"/>
          </w:tcPr>
          <w:p w14:paraId="5E0A5779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B878D6">
              <w:rPr>
                <w:rFonts w:ascii="Times New Roman"/>
                <w:sz w:val="22"/>
                <w:szCs w:val="22"/>
              </w:rPr>
              <w:t>(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B878D6">
              <w:rPr>
                <w:rFonts w:ascii="Times New Roman"/>
                <w:sz w:val="22"/>
                <w:szCs w:val="22"/>
              </w:rPr>
              <w:t>“</w:t>
            </w:r>
            <w:r w:rsidR="00FB14E0" w:rsidRPr="00B878D6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B878D6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CB29B6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전</w:t>
      </w:r>
      <w:r w:rsidRPr="005E0426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5E0426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65F97E80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/>
          <w:spacing w:val="-4"/>
          <w:sz w:val="22"/>
          <w:szCs w:val="22"/>
        </w:rPr>
        <w:t>202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6</w:t>
      </w:r>
      <w:r w:rsidRPr="005E0426">
        <w:rPr>
          <w:rFonts w:ascii="Times New Roman" w:cs="Times New Roman"/>
          <w:spacing w:val="-4"/>
          <w:sz w:val="22"/>
          <w:szCs w:val="22"/>
        </w:rPr>
        <w:t>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 w:rsidR="002906E1">
        <w:rPr>
          <w:rFonts w:ascii="Times New Roman" w:cs="Times New Roman"/>
          <w:spacing w:val="-4"/>
          <w:sz w:val="22"/>
          <w:szCs w:val="22"/>
        </w:rPr>
        <w:t>월</w:t>
      </w:r>
      <w:r w:rsidR="002906E1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>
        <w:rPr>
          <w:rFonts w:ascii="Times New Roman" w:cs="Times New Roman" w:hint="eastAsia"/>
          <w:spacing w:val="-4"/>
          <w:sz w:val="22"/>
          <w:szCs w:val="22"/>
        </w:rPr>
        <w:t>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근질권자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A2755E">
        <w:rPr>
          <w:rFonts w:ascii="Times New Roman"/>
          <w:color w:val="000000"/>
          <w:spacing w:val="-4"/>
          <w:sz w:val="22"/>
          <w:szCs w:val="22"/>
        </w:rPr>
        <w:t>(</w:t>
      </w:r>
      <w:r>
        <w:rPr>
          <w:rFonts w:ascii="Times New Roman"/>
          <w:color w:val="000000"/>
          <w:spacing w:val="-4"/>
          <w:sz w:val="22"/>
          <w:szCs w:val="22"/>
        </w:rPr>
        <w:t>1</w:t>
      </w:r>
      <w:r w:rsidR="00A278A0">
        <w:rPr>
          <w:rFonts w:ascii="Times New Roman" w:hint="eastAsia"/>
          <w:color w:val="000000"/>
          <w:spacing w:val="-4"/>
          <w:sz w:val="22"/>
          <w:szCs w:val="22"/>
        </w:rPr>
        <w:t>9</w:t>
      </w:r>
      <w:r>
        <w:rPr>
          <w:rFonts w:ascii="Times New Roman"/>
          <w:color w:val="000000"/>
          <w:spacing w:val="-4"/>
          <w:sz w:val="22"/>
          <w:szCs w:val="22"/>
        </w:rPr>
        <w:t>8,0</w:t>
      </w:r>
      <w:r w:rsidRPr="00A2755E">
        <w:rPr>
          <w:rFonts w:ascii="Times New Roman"/>
          <w:color w:val="000000"/>
          <w:spacing w:val="-4"/>
          <w:sz w:val="22"/>
          <w:szCs w:val="22"/>
        </w:rPr>
        <w:t>00,000,000)</w:t>
      </w:r>
      <w:r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5E0426">
        <w:rPr>
          <w:rFonts w:ascii="Times New Roman" w:cs="Times New Roman"/>
          <w:spacing w:val="-4"/>
          <w:sz w:val="22"/>
          <w:szCs w:val="22"/>
        </w:rPr>
        <w:t>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한도로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차입하기로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하는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내용의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대출약정서</w:t>
      </w:r>
      <w:r w:rsidRPr="005E0426">
        <w:rPr>
          <w:rFonts w:ascii="Times New Roman" w:cs="Times New Roman"/>
          <w:spacing w:val="-4"/>
          <w:sz w:val="22"/>
          <w:szCs w:val="22"/>
        </w:rPr>
        <w:t>(</w:t>
      </w:r>
      <w:r w:rsidRPr="005E0426">
        <w:rPr>
          <w:rFonts w:ascii="Times New Roman" w:cs="Times New Roman"/>
          <w:spacing w:val="-4"/>
          <w:sz w:val="22"/>
          <w:szCs w:val="22"/>
        </w:rPr>
        <w:t>이하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“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대출약정</w:t>
      </w:r>
      <w:r>
        <w:rPr>
          <w:rFonts w:ascii="Times New Roman" w:cs="Times New Roman" w:hint="eastAsia"/>
          <w:b/>
          <w:spacing w:val="-4"/>
          <w:sz w:val="22"/>
          <w:szCs w:val="22"/>
        </w:rPr>
        <w:t>(</w:t>
      </w:r>
      <w:r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”</w:t>
      </w:r>
      <w:r w:rsidRPr="005E0426">
        <w:rPr>
          <w:rFonts w:ascii="Times New Roman" w:cs="Times New Roman"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spacing w:val="-4"/>
          <w:sz w:val="22"/>
          <w:szCs w:val="22"/>
        </w:rPr>
        <w:t>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체결하였다</w:t>
      </w:r>
      <w:r w:rsidRPr="005E0426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4F5B28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sz w:val="22"/>
          <w:szCs w:val="22"/>
        </w:rPr>
        <w:t>근질권설정자는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대출금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이자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지연이자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및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손해배상금을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포함하여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대출약정에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따라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근질권설정자가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근질권자에게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현재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있거나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장래에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일체의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금전채무</w:t>
      </w:r>
      <w:r w:rsidRPr="005E0426">
        <w:rPr>
          <w:rFonts w:ascii="Times New Roman" w:cs="Times New Roman"/>
          <w:sz w:val="22"/>
          <w:szCs w:val="22"/>
        </w:rPr>
        <w:t>(</w:t>
      </w:r>
      <w:r w:rsidRPr="005E0426">
        <w:rPr>
          <w:rFonts w:ascii="Times New Roman" w:cs="Times New Roman"/>
          <w:sz w:val="22"/>
          <w:szCs w:val="22"/>
        </w:rPr>
        <w:t>이하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피담보채무</w:t>
      </w:r>
      <w:r w:rsidRPr="005E0426">
        <w:rPr>
          <w:rFonts w:ascii="Times New Roman" w:cs="Times New Roman"/>
          <w:sz w:val="22"/>
          <w:szCs w:val="22"/>
        </w:rPr>
        <w:t xml:space="preserve">”, </w:t>
      </w:r>
      <w:r w:rsidRPr="005E0426">
        <w:rPr>
          <w:rFonts w:ascii="Times New Roman" w:cs="Times New Roman"/>
          <w:sz w:val="22"/>
          <w:szCs w:val="22"/>
        </w:rPr>
        <w:t>근질권자의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입장에서는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피담보채권</w:t>
      </w:r>
      <w:r w:rsidRPr="005E0426">
        <w:rPr>
          <w:rFonts w:ascii="Times New Roman" w:cs="Times New Roman"/>
          <w:sz w:val="22"/>
          <w:szCs w:val="22"/>
        </w:rPr>
        <w:t>”)</w:t>
      </w:r>
      <w:r w:rsidRPr="005E0426">
        <w:rPr>
          <w:rFonts w:ascii="Times New Roman" w:cs="Times New Roman"/>
          <w:sz w:val="22"/>
          <w:szCs w:val="22"/>
        </w:rPr>
        <w:t>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이행을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담보하기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위하여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대상보험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상의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보험금청구권등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근질권을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설정하고자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한다</w:t>
      </w:r>
      <w:r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>
        <w:rPr>
          <w:rFonts w:ascii="Times New Roman" w:cs="Times New Roman" w:hint="eastAsia"/>
          <w:sz w:val="22"/>
          <w:szCs w:val="22"/>
        </w:rPr>
        <w:t>이에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본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계약의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당사자들은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다음과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같이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합의한다</w:t>
      </w:r>
      <w:r>
        <w:rPr>
          <w:rFonts w:ascii="Times New Roman" w:cs="Times New Roman" w:hint="eastAsia"/>
          <w:sz w:val="22"/>
          <w:szCs w:val="22"/>
        </w:rPr>
        <w:t>.</w:t>
      </w:r>
      <w:r w:rsidRPr="005E0426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5E0426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ab/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용어의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정의</w:t>
      </w:r>
      <w:r w:rsidRPr="005E0426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lastRenderedPageBreak/>
        <w:t>대출약정에서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정의된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용어들은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정의되거나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문맥상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해석되지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않는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한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동일한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어떠한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지칭할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경우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이는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지칭한다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추가적으로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용어들은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같은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11379F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대상보험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별지</w:t>
      </w:r>
      <w:r w:rsidRPr="0011379F">
        <w:rPr>
          <w:rFonts w:ascii="Times New Roman"/>
          <w:color w:val="000000"/>
          <w:sz w:val="22"/>
          <w:szCs w:val="22"/>
        </w:rPr>
        <w:t xml:space="preserve"> 2. </w:t>
      </w:r>
      <w:r w:rsidRPr="0011379F">
        <w:rPr>
          <w:rFonts w:ascii="Times New Roman"/>
          <w:color w:val="000000"/>
          <w:sz w:val="22"/>
          <w:szCs w:val="22"/>
        </w:rPr>
        <w:t>기재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보험을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말하며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추후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추가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수정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변경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갱신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대체되는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것을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포함한다</w:t>
      </w:r>
      <w:r w:rsidRPr="0011379F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환급금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반환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불문함</w:t>
      </w:r>
      <w:r w:rsidRPr="005E0426">
        <w:rPr>
          <w:rFonts w:ascii="Times New Roman"/>
          <w:color w:val="000000"/>
          <w:sz w:val="22"/>
          <w:szCs w:val="22"/>
        </w:rPr>
        <w:t xml:space="preserve">)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다만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압류할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제외한다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보험회사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2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보험금청구권등에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대한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근질권의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설정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5E0426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내용으로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sz w:val="22"/>
        </w:rPr>
        <w:t>단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보험회사의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실무상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채권최고액을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아래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금액으로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없는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경우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보험가입금액을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한도로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근질권을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있다</w:t>
      </w:r>
      <w:r w:rsidRPr="005E0426">
        <w:rPr>
          <w:rFonts w:ascii="Times New Roman"/>
          <w:sz w:val="22"/>
        </w:rPr>
        <w:t>.</w:t>
      </w:r>
    </w:p>
    <w:p w14:paraId="7FEBF626" w14:textId="77777777" w:rsidR="00FB14E0" w:rsidRPr="005E0426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5E0426">
        <w:rPr>
          <w:rFonts w:ascii="Times New Roman"/>
          <w:spacing w:val="3"/>
          <w:sz w:val="22"/>
          <w:szCs w:val="22"/>
        </w:rPr>
        <w:t>근질권자가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근질권설정자에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대하여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가지는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채권최고액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="00EB5112" w:rsidRPr="00EB5112">
        <w:rPr>
          <w:rFonts w:ascii="Times New Roman"/>
          <w:sz w:val="22"/>
          <w:szCs w:val="22"/>
        </w:rPr>
        <w:t>1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일천구백이십억원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192,000,000,000)(Tranche A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120%), 2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사백오십육억원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45,600,000,000)(Tranche B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근질권의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순위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B16CDA">
        <w:rPr>
          <w:rFonts w:ascii="Times New Roman" w:hint="eastAsia"/>
          <w:spacing w:val="3"/>
          <w:sz w:val="22"/>
          <w:szCs w:val="22"/>
        </w:rPr>
        <w:t>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>,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각각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설정함</w:t>
      </w:r>
      <w:r w:rsidRPr="00B16CDA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5E0426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EB5112">
        <w:rPr>
          <w:rFonts w:ascii="Times New Roman"/>
          <w:spacing w:val="3"/>
          <w:sz w:val="22"/>
          <w:szCs w:val="22"/>
        </w:rPr>
        <w:t>같은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근질권자들은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해당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근질권을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별지</w:t>
      </w:r>
      <w:r w:rsidRPr="00EB5112">
        <w:rPr>
          <w:rFonts w:ascii="Times New Roman"/>
          <w:spacing w:val="3"/>
          <w:sz w:val="22"/>
          <w:szCs w:val="22"/>
        </w:rPr>
        <w:t xml:space="preserve"> 1. </w:t>
      </w:r>
      <w:r w:rsidRPr="00EB5112">
        <w:rPr>
          <w:rFonts w:ascii="Times New Roman"/>
          <w:spacing w:val="3"/>
          <w:sz w:val="22"/>
          <w:szCs w:val="22"/>
        </w:rPr>
        <w:t>기재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채권최고액</w:t>
      </w:r>
      <w:r w:rsidRPr="00EB5112">
        <w:rPr>
          <w:rFonts w:ascii="Times New Roman"/>
          <w:spacing w:val="3"/>
          <w:sz w:val="22"/>
          <w:szCs w:val="22"/>
        </w:rPr>
        <w:t>(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대출약정금의</w:t>
      </w:r>
      <w:r w:rsidRPr="00EB5112">
        <w:rPr>
          <w:rFonts w:ascii="Times New Roman"/>
          <w:spacing w:val="3"/>
          <w:sz w:val="22"/>
          <w:szCs w:val="22"/>
        </w:rPr>
        <w:t xml:space="preserve"> 120%) </w:t>
      </w:r>
      <w:r w:rsidRPr="00EB5112">
        <w:rPr>
          <w:rFonts w:ascii="Times New Roman"/>
          <w:spacing w:val="3"/>
          <w:sz w:val="22"/>
          <w:szCs w:val="22"/>
        </w:rPr>
        <w:t>비율대로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준공유한다</w:t>
      </w:r>
      <w:r w:rsidRPr="00EB5112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5E0426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5E0426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ins w:id="1" w:author="BKL" w:date="2026-10-07T20:06:00Z" w16du:dateUtc="2026-10-07T11:06:00Z">
        <w:r w:rsidR="00CB38CC">
          <w:rPr>
            <w:rFonts w:ascii="Times New Roman" w:hint="eastAsia"/>
            <w:color w:val="000000"/>
            <w:sz w:val="22"/>
            <w:szCs w:val="22"/>
          </w:rPr>
          <w:t>대상보험이</w:t>
        </w:r>
        <w:r w:rsidR="00CB38CC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CB38CC">
          <w:rPr>
            <w:rFonts w:ascii="Times New Roman" w:hint="eastAsia"/>
            <w:color w:val="000000"/>
            <w:sz w:val="22"/>
            <w:szCs w:val="22"/>
          </w:rPr>
          <w:t>신규로</w:t>
        </w:r>
        <w:r w:rsidR="00CB38CC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CB38CC">
          <w:rPr>
            <w:rFonts w:ascii="Times New Roman" w:hint="eastAsia"/>
            <w:color w:val="000000"/>
            <w:sz w:val="22"/>
            <w:szCs w:val="22"/>
          </w:rPr>
          <w:t>체결된</w:t>
        </w:r>
        <w:r w:rsidR="00CB38CC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CB38CC">
          <w:rPr>
            <w:rFonts w:ascii="Times New Roman" w:hint="eastAsia"/>
            <w:color w:val="000000"/>
            <w:sz w:val="22"/>
            <w:szCs w:val="22"/>
          </w:rPr>
          <w:t>보험계약인</w:t>
        </w:r>
        <w:r w:rsidR="00CB38CC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CB38CC">
          <w:rPr>
            <w:rFonts w:ascii="Times New Roman" w:hint="eastAsia"/>
            <w:color w:val="000000"/>
            <w:sz w:val="22"/>
            <w:szCs w:val="22"/>
          </w:rPr>
          <w:t>경우</w:t>
        </w:r>
        <w:r w:rsidR="00CB38CC" w:rsidRPr="005E0426">
          <w:rPr>
            <w:rFonts w:ascii="Times New Roman"/>
            <w:color w:val="000000"/>
            <w:sz w:val="22"/>
            <w:szCs w:val="22"/>
          </w:rPr>
          <w:t xml:space="preserve"> </w:t>
        </w:r>
      </w:ins>
      <w:r w:rsidRPr="005E0426">
        <w:rPr>
          <w:rFonts w:ascii="Times New Roman"/>
          <w:color w:val="000000"/>
          <w:sz w:val="22"/>
          <w:szCs w:val="22"/>
        </w:rPr>
        <w:t>대출약정에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>
        <w:rPr>
          <w:rFonts w:ascii="Times New Roman" w:hint="eastAsia"/>
          <w:color w:val="000000"/>
          <w:sz w:val="22"/>
          <w:szCs w:val="22"/>
        </w:rPr>
        <w:t>까지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서식</w:t>
      </w:r>
      <w:r w:rsidRPr="00B16CDA">
        <w:rPr>
          <w:rFonts w:ascii="Times New Roman"/>
          <w:b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가</w:t>
      </w:r>
      <w:ins w:id="2" w:author="BKL" w:date="2026-10-07T13:33:00Z" w16du:dateUtc="2026-10-07T04:33:00Z">
        <w:r w:rsidR="005438D0">
          <w:rPr>
            <w:rFonts w:ascii="Times New Roman" w:hint="eastAsia"/>
            <w:b/>
            <w:color w:val="000000"/>
            <w:sz w:val="22"/>
            <w:szCs w:val="22"/>
          </w:rPr>
          <w:t>-1</w:t>
        </w:r>
      </w:ins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으로</w:t>
      </w:r>
      <w:ins w:id="3" w:author="BKL" w:date="2026-10-07T13:33:00Z" w16du:dateUtc="2026-10-07T04:33:00Z">
        <w:r w:rsidR="005438D0">
          <w:rPr>
            <w:rFonts w:ascii="Times New Roman" w:hint="eastAsia"/>
            <w:color w:val="000000"/>
            <w:sz w:val="22"/>
            <w:szCs w:val="22"/>
          </w:rPr>
          <w:t xml:space="preserve">, </w:t>
        </w:r>
        <w:r w:rsidR="005438D0">
          <w:rPr>
            <w:rFonts w:ascii="Times New Roman" w:hint="eastAsia"/>
            <w:color w:val="000000"/>
            <w:sz w:val="22"/>
            <w:szCs w:val="22"/>
          </w:rPr>
          <w:t>대상보험이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코크렙안양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주식회사로부터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승계한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보험계약인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경우</w:t>
        </w:r>
      </w:ins>
      <w:ins w:id="4" w:author="BKL" w:date="2026-10-07T20:07:00Z" w16du:dateUtc="2026-10-07T11:07:00Z">
        <w:r w:rsidR="00FF342E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FF342E" w:rsidRPr="00FF342E">
          <w:rPr>
            <w:rFonts w:ascii="Times New Roman" w:hint="eastAsia"/>
            <w:color w:val="000000"/>
            <w:sz w:val="22"/>
            <w:szCs w:val="22"/>
            <w:highlight w:val="yellow"/>
          </w:rPr>
          <w:t>인출일에</w:t>
        </w:r>
      </w:ins>
      <w:ins w:id="5" w:author="BKL" w:date="2026-10-07T13:33:00Z" w16du:dateUtc="2026-10-07T04:33:00Z"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 w:rsidRPr="005438D0">
          <w:rPr>
            <w:rFonts w:ascii="Times New Roman" w:hint="eastAsia"/>
            <w:b/>
            <w:bCs/>
            <w:color w:val="000000"/>
            <w:sz w:val="22"/>
            <w:szCs w:val="22"/>
          </w:rPr>
          <w:t>서식</w:t>
        </w:r>
        <w:r w:rsidR="005438D0" w:rsidRPr="005438D0">
          <w:rPr>
            <w:rFonts w:ascii="Times New Roman" w:hint="eastAsia"/>
            <w:b/>
            <w:bCs/>
            <w:color w:val="000000"/>
            <w:sz w:val="22"/>
            <w:szCs w:val="22"/>
          </w:rPr>
          <w:t xml:space="preserve"> </w:t>
        </w:r>
        <w:r w:rsidR="005438D0" w:rsidRPr="005438D0">
          <w:rPr>
            <w:rFonts w:ascii="Times New Roman" w:hint="eastAsia"/>
            <w:b/>
            <w:bCs/>
            <w:color w:val="000000"/>
            <w:sz w:val="22"/>
            <w:szCs w:val="22"/>
          </w:rPr>
          <w:t>가</w:t>
        </w:r>
        <w:r w:rsidR="005438D0" w:rsidRPr="005438D0">
          <w:rPr>
            <w:rFonts w:ascii="Times New Roman" w:hint="eastAsia"/>
            <w:b/>
            <w:bCs/>
            <w:color w:val="000000"/>
            <w:sz w:val="22"/>
            <w:szCs w:val="22"/>
          </w:rPr>
          <w:t>-2</w:t>
        </w:r>
        <w:r w:rsidR="005438D0">
          <w:rPr>
            <w:rFonts w:ascii="Times New Roman" w:hint="eastAsia"/>
            <w:color w:val="000000"/>
            <w:sz w:val="22"/>
            <w:szCs w:val="22"/>
          </w:rPr>
          <w:t>의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양식</w:t>
        </w:r>
        <w:r w:rsidR="005438D0">
          <w:rPr>
            <w:rFonts w:ascii="Times New Roman" w:hint="eastAsia"/>
            <w:color w:val="000000"/>
            <w:sz w:val="22"/>
            <w:szCs w:val="22"/>
          </w:rPr>
          <w:t>(</w:t>
        </w:r>
        <w:r w:rsidR="005438D0">
          <w:rPr>
            <w:rFonts w:ascii="Times New Roman" w:hint="eastAsia"/>
            <w:color w:val="000000"/>
            <w:sz w:val="22"/>
            <w:szCs w:val="22"/>
          </w:rPr>
          <w:t>또는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보험회사</w:t>
        </w:r>
        <w:r w:rsidR="005438D0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5438D0">
          <w:rPr>
            <w:rFonts w:ascii="Times New Roman" w:hint="eastAsia"/>
            <w:color w:val="000000"/>
            <w:sz w:val="22"/>
            <w:szCs w:val="22"/>
          </w:rPr>
          <w:t>양식</w:t>
        </w:r>
        <w:r w:rsidR="005438D0">
          <w:rPr>
            <w:rFonts w:ascii="Times New Roman" w:hint="eastAsia"/>
            <w:color w:val="000000"/>
            <w:sz w:val="22"/>
            <w:szCs w:val="22"/>
          </w:rPr>
          <w:t>)</w:t>
        </w:r>
        <w:r w:rsidR="005438D0">
          <w:rPr>
            <w:rFonts w:ascii="Times New Roman" w:hint="eastAsia"/>
            <w:color w:val="000000"/>
            <w:sz w:val="22"/>
            <w:szCs w:val="22"/>
          </w:rPr>
          <w:t>으로</w:t>
        </w:r>
      </w:ins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작성한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확정일자부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보험금근질권설정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송부</w:t>
      </w:r>
      <w:r>
        <w:rPr>
          <w:rFonts w:ascii="Times New Roman" w:hint="eastAsia"/>
          <w:color w:val="000000"/>
          <w:sz w:val="22"/>
          <w:szCs w:val="22"/>
        </w:rPr>
        <w:t>하고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해당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통지서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사본을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근질권자에게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제출</w:t>
      </w:r>
      <w:r w:rsidRPr="005E0426">
        <w:rPr>
          <w:rFonts w:ascii="Times New Roman"/>
          <w:color w:val="000000"/>
          <w:sz w:val="22"/>
          <w:szCs w:val="22"/>
        </w:rPr>
        <w:t>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5653C3D3" w:rsidR="00FB14E0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EB5112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보험회사로부터</w:t>
      </w:r>
      <w:ins w:id="6" w:author="BKL" w:date="2026-10-07T13:34:00Z" w16du:dateUtc="2026-10-07T04:34:00Z"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대상보험이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신규로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체결된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보험계약인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경우</w:t>
        </w:r>
      </w:ins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ins w:id="7" w:author="BKL" w:date="2026-10-07T13:34:00Z" w16du:dateUtc="2026-10-07T04:34:00Z">
        <w:r w:rsidR="00CA16C3">
          <w:rPr>
            <w:rFonts w:ascii="Times New Roman" w:hint="eastAsia"/>
            <w:b/>
            <w:bCs/>
            <w:color w:val="000000"/>
            <w:spacing w:val="-2"/>
            <w:sz w:val="22"/>
            <w:szCs w:val="22"/>
          </w:rPr>
          <w:t>-1</w:t>
        </w:r>
      </w:ins>
      <w:r w:rsidRPr="00EB5112">
        <w:rPr>
          <w:rFonts w:ascii="Times New Roman"/>
          <w:color w:val="000000"/>
          <w:spacing w:val="-2"/>
          <w:sz w:val="22"/>
          <w:szCs w:val="22"/>
        </w:rPr>
        <w:t>의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으로</w:t>
      </w:r>
      <w:ins w:id="8" w:author="BKL" w:date="2026-10-07T13:35:00Z" w16du:dateUtc="2026-10-07T04:35:00Z"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,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대상보험이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코크렙안양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주식회사로부터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승계한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보험계약인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경우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 w:hint="eastAsia"/>
            <w:b/>
            <w:bCs/>
            <w:color w:val="000000"/>
            <w:spacing w:val="-2"/>
            <w:sz w:val="22"/>
            <w:szCs w:val="22"/>
          </w:rPr>
          <w:t>서식</w:t>
        </w:r>
        <w:r w:rsidR="00CA16C3" w:rsidRPr="00CA16C3">
          <w:rPr>
            <w:rFonts w:ascii="Times New Roman" w:hint="eastAsia"/>
            <w:b/>
            <w:bCs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 w:hint="eastAsia"/>
            <w:b/>
            <w:bCs/>
            <w:color w:val="000000"/>
            <w:spacing w:val="-2"/>
            <w:sz w:val="22"/>
            <w:szCs w:val="22"/>
          </w:rPr>
          <w:t>나</w:t>
        </w:r>
        <w:r w:rsidR="00CA16C3" w:rsidRPr="00CA16C3">
          <w:rPr>
            <w:rFonts w:ascii="Times New Roman" w:hint="eastAsia"/>
            <w:b/>
            <w:bCs/>
            <w:color w:val="000000"/>
            <w:spacing w:val="-2"/>
            <w:sz w:val="22"/>
            <w:szCs w:val="22"/>
          </w:rPr>
          <w:t>-2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의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양식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(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또는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보험회사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 xml:space="preserve"> 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양식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)</w:t>
        </w:r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으로</w:t>
        </w:r>
      </w:ins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관한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조에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보험인수증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원본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부본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각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한다</w:t>
      </w:r>
      <w:r w:rsidRPr="00EB5112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ins w:id="9" w:author="BKL" w:date="2026-10-07T13:36:00Z"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다만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,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대상보험이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코크렙안양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주식회사로부터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승계한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보험계약인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경우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기존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보험금청구권에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대한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근질권의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해지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및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보험계약자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·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피보험자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변경을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위한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보험회사의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절차로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인하여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위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기한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내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제출이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어려운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경우에는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</w:ins>
      <w:ins w:id="10" w:author="BKL" w:date="2026-10-07T13:36:00Z" w16du:dateUtc="2026-10-07T04:36:00Z">
        <w:r w:rsidR="00CA16C3">
          <w:rPr>
            <w:rFonts w:ascii="Times New Roman" w:hint="eastAsia"/>
            <w:color w:val="000000"/>
            <w:spacing w:val="-2"/>
            <w:sz w:val="22"/>
            <w:szCs w:val="22"/>
          </w:rPr>
          <w:t>근질권자</w:t>
        </w:r>
      </w:ins>
      <w:ins w:id="11" w:author="BKL" w:date="2026-10-07T13:36:00Z"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와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협의하여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그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제출기한을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연장할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수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 xml:space="preserve"> 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있다</w:t>
        </w:r>
        <w:r w:rsidR="00CA16C3" w:rsidRPr="00CA16C3">
          <w:rPr>
            <w:rFonts w:ascii="Times New Roman"/>
            <w:color w:val="000000"/>
            <w:spacing w:val="-2"/>
            <w:sz w:val="22"/>
            <w:szCs w:val="22"/>
          </w:rPr>
          <w:t>.</w:t>
        </w:r>
      </w:ins>
    </w:p>
    <w:p w14:paraId="4A8B35D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3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진술과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보장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진술하고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보장한다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것이다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ins w:id="12" w:author="BKL" w:date="2026-10-07T20:07:00Z" w16du:dateUtc="2026-10-07T11:07:00Z"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(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대상보험이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코크렙안양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주식회사로부터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승계한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보험계약인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경우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그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승계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전의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기간에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관하여는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근질권설정자가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아는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한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코크렙안양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 xml:space="preserve"> 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주식회사는</w:t>
        </w:r>
        <w:r w:rsidR="00FF342E" w:rsidRPr="003D572C">
          <w:rPr>
            <w:rFonts w:ascii="Times New Roman"/>
            <w:color w:val="000000"/>
            <w:spacing w:val="-2"/>
            <w:sz w:val="22"/>
            <w:szCs w:val="22"/>
            <w:highlight w:val="yellow"/>
          </w:rPr>
          <w:t>)</w:t>
        </w:r>
      </w:ins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유지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되는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상대로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우려가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소송이나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가압류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절차가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존재하지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수익자의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상계권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아니하였으며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ins w:id="13" w:author="BKL" w:date="2026-10-07T13:37:00Z">
        <w:r w:rsidR="00EF2BFE" w:rsidRPr="00EF2BFE">
          <w:rPr>
            <w:rFonts w:ascii="Times New Roman"/>
            <w:color w:val="000000"/>
            <w:sz w:val="22"/>
            <w:szCs w:val="22"/>
          </w:rPr>
          <w:t>다만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,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코크렙안양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주식회사가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체결한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대상보험의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보험금청구권에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설정되어</w:t>
        </w:r>
      </w:ins>
      <w:ins w:id="14" w:author="BKL" w:date="2026-10-07T13:37:00Z" w16du:dateUtc="2026-10-07T04:37:00Z">
        <w:r w:rsidR="00EF2BFE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EF2BFE">
          <w:rPr>
            <w:rFonts w:ascii="Times New Roman" w:hint="eastAsia"/>
            <w:color w:val="000000"/>
            <w:sz w:val="22"/>
            <w:szCs w:val="22"/>
          </w:rPr>
          <w:t>대출약정에</w:t>
        </w:r>
        <w:r w:rsidR="00EF2BFE"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="00EF2BFE">
          <w:rPr>
            <w:rFonts w:ascii="Times New Roman" w:hint="eastAsia"/>
            <w:color w:val="000000"/>
            <w:sz w:val="22"/>
            <w:szCs w:val="22"/>
          </w:rPr>
          <w:t>따른</w:t>
        </w:r>
      </w:ins>
      <w:ins w:id="15" w:author="BKL" w:date="2026-10-07T13:37:00Z"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인출일에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해지되는</w:t>
        </w:r>
      </w:ins>
      <w:ins w:id="16" w:author="BKL" w:date="2026-10-07T20:29:00Z" w16du:dateUtc="2026-10-07T11:29:00Z"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(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보험회사의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해지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처리가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인출일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후에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완료되는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경우를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포함한다</w:t>
        </w:r>
        <w:r w:rsidR="003D572C" w:rsidRPr="003D572C">
          <w:rPr>
            <w:rFonts w:ascii="Times New Roman"/>
            <w:color w:val="000000"/>
            <w:sz w:val="22"/>
            <w:szCs w:val="22"/>
            <w:highlight w:val="yellow"/>
          </w:rPr>
          <w:t>)</w:t>
        </w:r>
      </w:ins>
      <w:ins w:id="17" w:author="BKL" w:date="2026-10-07T13:37:00Z"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기존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근질권은</w:t>
        </w:r>
        <w:r w:rsidR="00EF2BFE" w:rsidRPr="00EF2BFE">
          <w:rPr>
            <w:rFonts w:ascii="Times New Roman"/>
            <w:color w:val="000000"/>
            <w:sz w:val="22"/>
            <w:szCs w:val="22"/>
          </w:rPr>
          <w:t xml:space="preserve"> 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제외한다</w:t>
        </w:r>
        <w:r w:rsidR="00EF2BFE" w:rsidRPr="00EF2BFE">
          <w:rPr>
            <w:rFonts w:ascii="Times New Roman"/>
            <w:color w:val="000000"/>
            <w:sz w:val="22"/>
            <w:szCs w:val="22"/>
          </w:rPr>
          <w:t>.</w:t>
        </w:r>
      </w:ins>
    </w:p>
    <w:p w14:paraId="06DCFA55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4B2E43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color w:val="000000"/>
          <w:sz w:val="22"/>
          <w:szCs w:val="22"/>
        </w:rPr>
        <w:tab/>
        <w:t>5</w:t>
      </w:r>
      <w:r w:rsidRPr="005E0426">
        <w:rPr>
          <w:rFonts w:ascii="Times New Roman"/>
          <w:color w:val="000000"/>
          <w:sz w:val="22"/>
          <w:szCs w:val="22"/>
        </w:rPr>
        <w:t>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위반되지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4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약정사항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사업에서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일반적으로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수준으로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유지한다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효력이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권리내용을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감축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불확실하게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일부가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행위도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설정으로써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대항하기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향유하기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구제수단을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합리적으로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조치를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서면동의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목적으로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제공하거나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5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의무</w:t>
      </w:r>
      <w:r w:rsidRPr="005E0426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본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체결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그로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인한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권리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보험증권을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교부받은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증권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서류가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불가항력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사변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재해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말미암아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멸실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훼손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감소한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아무런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6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근질권자에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권리의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실행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변제받거나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방법으로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처분하여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취득금액으로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1</w:t>
      </w:r>
      <w:r w:rsidRPr="005E0426">
        <w:rPr>
          <w:rFonts w:ascii="Times New Roman"/>
          <w:color w:val="000000"/>
          <w:sz w:val="22"/>
          <w:szCs w:val="22"/>
        </w:rPr>
        <w:t>항의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소멸시키기에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 xml:space="preserve">7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비용부담</w:t>
      </w:r>
      <w:r w:rsidRPr="005E0426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지출한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대신하여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상환하기로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8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다른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담보계약과의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피담보채무에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제공하였거나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변경되지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아니하고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,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담보제공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등에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약정이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있는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때에는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그에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추가하여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더해지는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것으로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한다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. </w:t>
      </w: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별도로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경우에도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이와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같다</w:t>
      </w:r>
      <w:r w:rsidRPr="005E0426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9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10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 w:rsidRPr="005E0426">
        <w:rPr>
          <w:rFonts w:ascii="Times New Roman"/>
          <w:b/>
          <w:sz w:val="22"/>
          <w:szCs w:val="22"/>
        </w:rPr>
        <w:t>양도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등</w:t>
      </w:r>
      <w:r w:rsidRPr="005E0426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5E0426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5E0426">
        <w:rPr>
          <w:rFonts w:ascii="Times New Roman"/>
          <w:spacing w:val="-2"/>
          <w:sz w:val="22"/>
          <w:szCs w:val="22"/>
        </w:rPr>
        <w:t>근질권자가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대출약정에서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정하는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바에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양도하거나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경우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해당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상응하는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권리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권한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및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법적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지위의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</w:t>
      </w:r>
      <w:r>
        <w:rPr>
          <w:rFonts w:ascii="Times New Roman" w:hint="eastAsia"/>
          <w:spacing w:val="-2"/>
          <w:sz w:val="22"/>
          <w:szCs w:val="22"/>
        </w:rPr>
        <w:t>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함께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처분</w:t>
      </w:r>
      <w:r>
        <w:rPr>
          <w:rFonts w:ascii="Times New Roman" w:hint="eastAsia"/>
          <w:spacing w:val="-2"/>
          <w:sz w:val="22"/>
          <w:szCs w:val="22"/>
        </w:rPr>
        <w:t>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</w:t>
      </w:r>
      <w:r w:rsidRPr="005E0426">
        <w:rPr>
          <w:rFonts w:ascii="Times New Roman"/>
          <w:spacing w:val="-2"/>
          <w:sz w:val="22"/>
          <w:szCs w:val="22"/>
        </w:rPr>
        <w:t>다</w:t>
      </w:r>
      <w:r w:rsidRPr="005E0426">
        <w:rPr>
          <w:rFonts w:ascii="Times New Roman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spacing w:val="-2"/>
          <w:sz w:val="22"/>
          <w:szCs w:val="22"/>
        </w:rPr>
        <w:t>근질권설정자는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같은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근질권의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필요한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모든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절차에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협력해야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단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근질권의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이전으로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인해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발생하는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비용은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부담하는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것을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원칙으로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).</w:t>
      </w:r>
      <w:r w:rsidRPr="005E0426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근질권설정자는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서면동의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따른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권리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의무를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</w:t>
      </w:r>
      <w:r w:rsidRPr="005E0426">
        <w:rPr>
          <w:rFonts w:ascii="Times New Roman"/>
          <w:sz w:val="22"/>
          <w:szCs w:val="22"/>
        </w:rPr>
        <w:t>3</w:t>
      </w:r>
      <w:r w:rsidRPr="005E0426">
        <w:rPr>
          <w:rFonts w:ascii="Times New Roman"/>
          <w:sz w:val="22"/>
          <w:szCs w:val="22"/>
        </w:rPr>
        <w:t>자에게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양도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담보로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제공하거나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기타의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방법으로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처분할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없다</w:t>
      </w:r>
      <w:r w:rsidRPr="005E0426">
        <w:rPr>
          <w:rFonts w:ascii="Times New Roman"/>
          <w:sz w:val="22"/>
          <w:szCs w:val="22"/>
        </w:rPr>
        <w:t>.</w:t>
      </w:r>
    </w:p>
    <w:p w14:paraId="26886017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1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>
        <w:rPr>
          <w:rFonts w:ascii="Times New Roman" w:hint="eastAsia"/>
          <w:b/>
          <w:sz w:val="22"/>
          <w:szCs w:val="22"/>
        </w:rPr>
        <w:t>근질권자들간의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행사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등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의사결정에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대해서는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대출약정에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규정된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바에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실행되는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1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전부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이후에만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2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변제받을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. </w:t>
      </w:r>
      <w:r w:rsidRPr="00B27B5E">
        <w:rPr>
          <w:rFonts w:ascii="Times New Roman" w:hint="eastAsia"/>
          <w:spacing w:val="-2"/>
          <w:sz w:val="22"/>
          <w:szCs w:val="22"/>
        </w:rPr>
        <w:t>같은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상호간에는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동등하며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lastRenderedPageBreak/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금액은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배분한다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B27B5E">
        <w:rPr>
          <w:rFonts w:ascii="Times New Roman" w:hint="eastAsia"/>
          <w:spacing w:val="-2"/>
          <w:sz w:val="22"/>
          <w:szCs w:val="22"/>
        </w:rPr>
        <w:t>후순위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1</w:t>
      </w:r>
      <w:r w:rsidRPr="00B27B5E">
        <w:rPr>
          <w:rFonts w:ascii="Times New Roman" w:hint="eastAsia"/>
          <w:spacing w:val="-2"/>
          <w:sz w:val="22"/>
          <w:szCs w:val="22"/>
        </w:rPr>
        <w:t>항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내지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2</w:t>
      </w:r>
      <w:r w:rsidRPr="00B27B5E">
        <w:rPr>
          <w:rFonts w:ascii="Times New Roman" w:hint="eastAsia"/>
          <w:spacing w:val="-2"/>
          <w:sz w:val="22"/>
          <w:szCs w:val="22"/>
        </w:rPr>
        <w:t>항과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관련하여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필요한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, </w:t>
      </w:r>
      <w:r w:rsidRPr="00B27B5E">
        <w:rPr>
          <w:rFonts w:ascii="Times New Roman" w:hint="eastAsia"/>
          <w:spacing w:val="-2"/>
          <w:sz w:val="22"/>
          <w:szCs w:val="22"/>
        </w:rPr>
        <w:t>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앞선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제공하여야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한다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기타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간에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상호모순이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있을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경우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대출약정상의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우선한다</w:t>
      </w:r>
      <w:r w:rsidRPr="005E0426">
        <w:rPr>
          <w:rFonts w:ascii="Times New Roman"/>
          <w:sz w:val="22"/>
          <w:szCs w:val="22"/>
        </w:rPr>
        <w:t>.</w:t>
      </w:r>
    </w:p>
    <w:p w14:paraId="13C7163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pacing w:val="3"/>
          <w:sz w:val="22"/>
          <w:szCs w:val="22"/>
        </w:rPr>
        <w:t>본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계약서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이와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작성된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서류에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명시된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조항이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법령에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따라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무효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위법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또는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집행불능으로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되더라도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계약서에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명시된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나머지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조항의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효력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적법성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및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집행가능성은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그로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인하여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아무런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영향을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받지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아니한다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대한민국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법률에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해석되고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규율된다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5E0426">
        <w:rPr>
          <w:rFonts w:ascii="Times New Roman"/>
          <w:color w:val="000000"/>
          <w:spacing w:val="-4"/>
          <w:sz w:val="22"/>
          <w:szCs w:val="22"/>
        </w:rPr>
        <w:t>본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제</w:t>
      </w:r>
      <w:r w:rsidRPr="005E0426">
        <w:rPr>
          <w:rFonts w:ascii="Times New Roman"/>
          <w:color w:val="000000"/>
          <w:spacing w:val="-4"/>
          <w:sz w:val="22"/>
          <w:szCs w:val="22"/>
        </w:rPr>
        <w:t>1</w:t>
      </w:r>
      <w:r w:rsidRPr="005E0426">
        <w:rPr>
          <w:rFonts w:ascii="Times New Roman"/>
          <w:color w:val="000000"/>
          <w:spacing w:val="-4"/>
          <w:sz w:val="22"/>
          <w:szCs w:val="22"/>
        </w:rPr>
        <w:t>심의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한다</w:t>
      </w:r>
      <w:r w:rsidRPr="005E0426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5E0426">
        <w:rPr>
          <w:rFonts w:ascii="Times New Roman"/>
          <w:i/>
          <w:sz w:val="22"/>
          <w:szCs w:val="22"/>
        </w:rPr>
        <w:t>(</w:t>
      </w:r>
      <w:r w:rsidRPr="005E0426">
        <w:rPr>
          <w:rFonts w:ascii="Times New Roman"/>
          <w:i/>
          <w:sz w:val="22"/>
          <w:szCs w:val="22"/>
        </w:rPr>
        <w:t>다음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면의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기명날인을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위하여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이하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여백</w:t>
      </w:r>
      <w:r w:rsidRPr="005E0426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5E0426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725551D4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5E0426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5E0426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5507C5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F97360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E476AE">
        <w:rPr>
          <w:rFonts w:ascii="Times New Roman" w:hint="eastAsia"/>
          <w:sz w:val="22"/>
        </w:rPr>
        <w:t>서울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강남구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삼성로</w:t>
      </w:r>
      <w:r w:rsidR="000D56D4">
        <w:rPr>
          <w:rFonts w:ascii="Times New Roman" w:hint="eastAsia"/>
          <w:sz w:val="22"/>
        </w:rPr>
        <w:t xml:space="preserve"> 511(</w:t>
      </w:r>
      <w:r w:rsidR="000D56D4">
        <w:rPr>
          <w:rFonts w:ascii="Times New Roman" w:hint="eastAsia"/>
          <w:sz w:val="22"/>
        </w:rPr>
        <w:t>삼성동</w:t>
      </w:r>
      <w:r w:rsidR="000D56D4">
        <w:rPr>
          <w:rFonts w:ascii="Times New Roman" w:hint="eastAsia"/>
          <w:sz w:val="22"/>
        </w:rPr>
        <w:t>)</w:t>
      </w:r>
      <w:r w:rsidRPr="00E476AE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0D56D4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540EA562" w:rsidR="00FB14E0" w:rsidRPr="00B40ADA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32AA69" w14:textId="77777777" w:rsidR="00FB14E0" w:rsidRPr="00EE05B8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75F4D5D7" w:rsidR="00727458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="00727458" w:rsidRPr="005E0426">
        <w:rPr>
          <w:rFonts w:ascii="Times New Roman"/>
          <w:sz w:val="22"/>
        </w:rPr>
        <w:lastRenderedPageBreak/>
        <w:t>이상의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sz w:val="22"/>
        </w:rPr>
        <w:t>내용을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증명하기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위하여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계약의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당사자들은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첫머리에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기재된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일자에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계약서</w:t>
      </w:r>
      <w:r w:rsidR="00727458" w:rsidRPr="005E0426">
        <w:rPr>
          <w:rFonts w:ascii="Times New Roman"/>
          <w:bCs/>
          <w:sz w:val="22"/>
        </w:rPr>
        <w:t xml:space="preserve"> 1</w:t>
      </w:r>
      <w:r w:rsidR="00727458" w:rsidRPr="005E0426">
        <w:rPr>
          <w:rFonts w:ascii="Times New Roman"/>
          <w:bCs/>
          <w:sz w:val="22"/>
        </w:rPr>
        <w:t>부를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작성하여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각자의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적법한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권한을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가진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자로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하여금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기명날인하도록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>
        <w:rPr>
          <w:rFonts w:ascii="Times New Roman" w:hint="eastAsia"/>
          <w:sz w:val="22"/>
          <w:szCs w:val="22"/>
        </w:rPr>
        <w:t>근질권자</w:t>
      </w:r>
      <w:r w:rsidR="00727458"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원본</w:t>
      </w:r>
      <w:r w:rsidR="00727458" w:rsidRPr="005E0426">
        <w:rPr>
          <w:rFonts w:ascii="Times New Roman"/>
          <w:sz w:val="22"/>
          <w:szCs w:val="22"/>
        </w:rPr>
        <w:t xml:space="preserve"> 1</w:t>
      </w:r>
      <w:r w:rsidR="00727458" w:rsidRPr="005E0426">
        <w:rPr>
          <w:rFonts w:ascii="Times New Roman"/>
          <w:sz w:val="22"/>
          <w:szCs w:val="22"/>
        </w:rPr>
        <w:t>부를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보관하고</w:t>
      </w:r>
      <w:r w:rsidR="00727458" w:rsidRPr="005E0426">
        <w:rPr>
          <w:rFonts w:ascii="Times New Roman"/>
          <w:sz w:val="22"/>
          <w:szCs w:val="22"/>
        </w:rPr>
        <w:t xml:space="preserve">, </w:t>
      </w:r>
      <w:r w:rsidR="00727458" w:rsidRPr="005E0426">
        <w:rPr>
          <w:rFonts w:ascii="Times New Roman"/>
          <w:sz w:val="22"/>
          <w:szCs w:val="22"/>
        </w:rPr>
        <w:t>나머지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당사자들은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사본을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보관하기로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한다</w:t>
      </w:r>
      <w:r w:rsidR="00727458" w:rsidRPr="005E0426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962EB7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D64CE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8" w:name="_Hlk181014218"/>
    </w:p>
    <w:p w14:paraId="049DA3EC" w14:textId="3D069D0F" w:rsidR="00727458" w:rsidRPr="00AD6238" w:rsidRDefault="000D56D4" w:rsidP="0072745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[*]</w:t>
      </w:r>
      <w:r w:rsidR="00727458">
        <w:rPr>
          <w:rFonts w:ascii="Times New Roman" w:hint="eastAsia"/>
          <w:b/>
          <w:sz w:val="22"/>
        </w:rPr>
        <w:t xml:space="preserve"> </w:t>
      </w:r>
      <w:r w:rsidR="00727458">
        <w:rPr>
          <w:rFonts w:ascii="Times New Roman" w:hint="eastAsia"/>
          <w:b/>
          <w:sz w:val="22"/>
        </w:rPr>
        <w:t>주식회사</w:t>
      </w:r>
    </w:p>
    <w:p w14:paraId="6DEA7DF9" w14:textId="77777777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</w:p>
    <w:p w14:paraId="2EA64AD6" w14:textId="41C41480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  <w:r w:rsidRPr="002E76DB">
        <w:rPr>
          <w:rFonts w:ascii="Times New Roman" w:hint="eastAsia"/>
          <w:sz w:val="22"/>
        </w:rPr>
        <w:t>서울</w:t>
      </w:r>
      <w:r w:rsidRPr="002E76DB">
        <w:rPr>
          <w:rFonts w:ascii="Times New Roman" w:hint="eastAsia"/>
          <w:sz w:val="22"/>
        </w:rPr>
        <w:t xml:space="preserve"> </w:t>
      </w:r>
    </w:p>
    <w:p w14:paraId="345D697E" w14:textId="77777777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B9D9772" w14:textId="17A9A010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18"/>
    <w:p w14:paraId="4E3AAA4F" w14:textId="77777777" w:rsidR="000D56D4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0D56D4" w:rsidRPr="005E0426">
        <w:rPr>
          <w:rFonts w:ascii="Times New Roman"/>
          <w:sz w:val="22"/>
        </w:rPr>
        <w:lastRenderedPageBreak/>
        <w:t>이상의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sz w:val="22"/>
        </w:rPr>
        <w:t>내용을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증명하기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위하여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계약의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당사자들은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첫머리에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기재된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일자에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계약서</w:t>
      </w:r>
      <w:r w:rsidR="000D56D4" w:rsidRPr="005E0426">
        <w:rPr>
          <w:rFonts w:ascii="Times New Roman"/>
          <w:bCs/>
          <w:sz w:val="22"/>
        </w:rPr>
        <w:t xml:space="preserve"> 1</w:t>
      </w:r>
      <w:r w:rsidR="000D56D4" w:rsidRPr="005E0426">
        <w:rPr>
          <w:rFonts w:ascii="Times New Roman"/>
          <w:bCs/>
          <w:sz w:val="22"/>
        </w:rPr>
        <w:t>부를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작성하여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각자의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적법한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권한을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가진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자로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하여금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기명날인하도록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근질권자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중</w:t>
      </w:r>
      <w:r w:rsidR="000D56D4">
        <w:rPr>
          <w:rFonts w:ascii="Times New Roman" w:hint="eastAsia"/>
          <w:sz w:val="22"/>
          <w:szCs w:val="22"/>
        </w:rPr>
        <w:t xml:space="preserve"> [*]</w:t>
      </w:r>
      <w:r w:rsidR="000D56D4">
        <w:rPr>
          <w:rFonts w:ascii="Times New Roman" w:hint="eastAsia"/>
          <w:sz w:val="22"/>
          <w:szCs w:val="22"/>
        </w:rPr>
        <w:t>이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원본</w:t>
      </w:r>
      <w:r w:rsidR="000D56D4" w:rsidRPr="005E0426">
        <w:rPr>
          <w:rFonts w:ascii="Times New Roman"/>
          <w:sz w:val="22"/>
          <w:szCs w:val="22"/>
        </w:rPr>
        <w:t xml:space="preserve"> 1</w:t>
      </w:r>
      <w:r w:rsidR="000D56D4" w:rsidRPr="005E0426">
        <w:rPr>
          <w:rFonts w:ascii="Times New Roman"/>
          <w:sz w:val="22"/>
          <w:szCs w:val="22"/>
        </w:rPr>
        <w:t>부를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보관하고</w:t>
      </w:r>
      <w:r w:rsidR="000D56D4" w:rsidRPr="005E0426">
        <w:rPr>
          <w:rFonts w:ascii="Times New Roman"/>
          <w:sz w:val="22"/>
          <w:szCs w:val="22"/>
        </w:rPr>
        <w:t xml:space="preserve">, </w:t>
      </w:r>
      <w:r w:rsidR="000D56D4" w:rsidRPr="005E0426">
        <w:rPr>
          <w:rFonts w:ascii="Times New Roman"/>
          <w:sz w:val="22"/>
          <w:szCs w:val="22"/>
        </w:rPr>
        <w:t>나머지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당사자들은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사본을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보관하기로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한다</w:t>
      </w:r>
      <w:r w:rsidR="000D56D4" w:rsidRPr="005E0426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962EB7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D64CE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19" w:name="_Hlk182323053"/>
      <w:r>
        <w:rPr>
          <w:rFonts w:ascii="Times New Roman" w:hint="eastAsia"/>
          <w:b/>
          <w:sz w:val="22"/>
        </w:rPr>
        <w:t>키움캐피탈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915B9C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Pr="00915B9C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19"/>
    <w:p w14:paraId="4057484E" w14:textId="77777777" w:rsidR="00CA71CC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A71CC" w:rsidRPr="005E0426">
        <w:rPr>
          <w:rFonts w:ascii="Times New Roman"/>
          <w:sz w:val="22"/>
        </w:rPr>
        <w:lastRenderedPageBreak/>
        <w:t>이상의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sz w:val="22"/>
        </w:rPr>
        <w:t>내용을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증명하기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위하여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계약의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당사자들은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첫머리에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기재된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일자에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계약서</w:t>
      </w:r>
      <w:r w:rsidR="00CA71CC" w:rsidRPr="005E0426">
        <w:rPr>
          <w:rFonts w:ascii="Times New Roman"/>
          <w:bCs/>
          <w:sz w:val="22"/>
        </w:rPr>
        <w:t xml:space="preserve"> 1</w:t>
      </w:r>
      <w:r w:rsidR="00CA71CC" w:rsidRPr="005E0426">
        <w:rPr>
          <w:rFonts w:ascii="Times New Roman"/>
          <w:bCs/>
          <w:sz w:val="22"/>
        </w:rPr>
        <w:t>부를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작성하여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각자의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적법한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권한을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가진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자로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하여금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기명날인하도록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근질권자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중</w:t>
      </w:r>
      <w:r w:rsidR="00CA71CC">
        <w:rPr>
          <w:rFonts w:ascii="Times New Roman" w:hint="eastAsia"/>
          <w:sz w:val="22"/>
          <w:szCs w:val="22"/>
        </w:rPr>
        <w:t xml:space="preserve"> [*]</w:t>
      </w:r>
      <w:r w:rsidR="00CA71CC">
        <w:rPr>
          <w:rFonts w:ascii="Times New Roman" w:hint="eastAsia"/>
          <w:sz w:val="22"/>
          <w:szCs w:val="22"/>
        </w:rPr>
        <w:t>이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원본</w:t>
      </w:r>
      <w:r w:rsidR="00CA71CC" w:rsidRPr="005E0426">
        <w:rPr>
          <w:rFonts w:ascii="Times New Roman"/>
          <w:sz w:val="22"/>
          <w:szCs w:val="22"/>
        </w:rPr>
        <w:t xml:space="preserve"> 1</w:t>
      </w:r>
      <w:r w:rsidR="00CA71CC" w:rsidRPr="005E0426">
        <w:rPr>
          <w:rFonts w:ascii="Times New Roman"/>
          <w:sz w:val="22"/>
          <w:szCs w:val="22"/>
        </w:rPr>
        <w:t>부를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보관하고</w:t>
      </w:r>
      <w:r w:rsidR="00CA71CC" w:rsidRPr="005E0426">
        <w:rPr>
          <w:rFonts w:ascii="Times New Roman"/>
          <w:sz w:val="22"/>
          <w:szCs w:val="22"/>
        </w:rPr>
        <w:t xml:space="preserve">, </w:t>
      </w:r>
      <w:r w:rsidR="00CA71CC" w:rsidRPr="005E0426">
        <w:rPr>
          <w:rFonts w:ascii="Times New Roman"/>
          <w:sz w:val="22"/>
          <w:szCs w:val="22"/>
        </w:rPr>
        <w:t>나머지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당사자들은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사본을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보관하기로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한다</w:t>
      </w:r>
      <w:r w:rsidR="00CA71CC" w:rsidRPr="005E0426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78F5004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496B6286" w14:textId="77777777" w:rsidR="00CA71CC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5379DDA" w14:textId="00E0C17C" w:rsidR="00CA71CC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14FA1EB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Default="00967543" w:rsidP="00967543">
      <w:pPr>
        <w:snapToGrid w:val="0"/>
        <w:spacing w:line="400" w:lineRule="exact"/>
        <w:rPr>
          <w:ins w:id="20" w:author="상훈 김" w:date="2026-10-06T08:55:00Z" w16du:dateUtc="2026-10-05T23:55:00Z"/>
          <w:rFonts w:ascii="Times New Roman"/>
          <w:b/>
          <w:kern w:val="0"/>
          <w:sz w:val="22"/>
          <w:szCs w:val="22"/>
        </w:rPr>
      </w:pPr>
      <w:ins w:id="21" w:author="상훈 김" w:date="2026-10-06T08:55:00Z" w16du:dateUtc="2026-10-05T23:55:00Z">
        <w:r>
          <w:rPr>
            <w:rFonts w:ascii="Times New Roman" w:hint="eastAsia"/>
            <w:b/>
            <w:kern w:val="0"/>
            <w:sz w:val="22"/>
            <w:szCs w:val="22"/>
          </w:rPr>
          <w:t>주식회사</w:t>
        </w:r>
        <w:r>
          <w:rPr>
            <w:rFonts w:ascii="Times New Roman" w:hint="eastAsia"/>
            <w:b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b/>
            <w:kern w:val="0"/>
            <w:sz w:val="22"/>
            <w:szCs w:val="22"/>
          </w:rPr>
          <w:t>디비저축은행</w:t>
        </w:r>
      </w:ins>
    </w:p>
    <w:p w14:paraId="4D5191F4" w14:textId="77777777" w:rsidR="00967543" w:rsidRDefault="00967543" w:rsidP="00967543">
      <w:pPr>
        <w:snapToGrid w:val="0"/>
        <w:spacing w:line="400" w:lineRule="exact"/>
        <w:rPr>
          <w:ins w:id="22" w:author="상훈 김" w:date="2026-10-06T08:55:00Z" w16du:dateUtc="2026-10-05T23:55:00Z"/>
          <w:rFonts w:ascii="Times New Roman"/>
          <w:b/>
          <w:sz w:val="22"/>
        </w:rPr>
      </w:pPr>
    </w:p>
    <w:p w14:paraId="4D5922B8" w14:textId="77777777" w:rsidR="00967543" w:rsidRDefault="00967543" w:rsidP="00967543">
      <w:pPr>
        <w:snapToGrid w:val="0"/>
        <w:spacing w:line="400" w:lineRule="exact"/>
        <w:rPr>
          <w:ins w:id="23" w:author="상훈 김" w:date="2026-10-06T08:55:00Z" w16du:dateUtc="2026-10-05T23:55:00Z"/>
          <w:rFonts w:ascii="Times New Roman"/>
          <w:kern w:val="0"/>
          <w:sz w:val="22"/>
          <w:szCs w:val="22"/>
        </w:rPr>
      </w:pPr>
      <w:ins w:id="24" w:author="상훈 김" w:date="2026-10-06T08:55:00Z" w16du:dateUtc="2026-10-05T23:55:00Z">
        <w:r w:rsidRPr="00CC1220">
          <w:rPr>
            <w:rFonts w:ascii="Times New Roman"/>
            <w:kern w:val="0"/>
            <w:sz w:val="22"/>
            <w:szCs w:val="22"/>
          </w:rPr>
          <w:t>서울특별시</w:t>
        </w:r>
        <w:r w:rsidRPr="00CC1220">
          <w:rPr>
            <w:rFonts w:ascii="Times New Roman"/>
            <w:kern w:val="0"/>
            <w:sz w:val="22"/>
            <w:szCs w:val="22"/>
          </w:rPr>
          <w:t xml:space="preserve"> </w:t>
        </w:r>
        <w:r w:rsidRPr="00CC1220">
          <w:rPr>
            <w:rFonts w:ascii="Times New Roman"/>
            <w:kern w:val="0"/>
            <w:sz w:val="22"/>
            <w:szCs w:val="22"/>
          </w:rPr>
          <w:t>중구</w:t>
        </w:r>
        <w:r w:rsidRPr="00CC1220">
          <w:rPr>
            <w:rFonts w:ascii="Times New Roman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남대문로</w:t>
        </w:r>
        <w:r>
          <w:rPr>
            <w:rFonts w:ascii="Times New Roman" w:hint="eastAsia"/>
            <w:kern w:val="0"/>
            <w:sz w:val="22"/>
            <w:szCs w:val="22"/>
          </w:rPr>
          <w:t xml:space="preserve"> 113, </w:t>
        </w:r>
        <w:r>
          <w:rPr>
            <w:rFonts w:ascii="Times New Roman" w:hint="eastAsia"/>
            <w:kern w:val="0"/>
            <w:sz w:val="22"/>
            <w:szCs w:val="22"/>
          </w:rPr>
          <w:t>다동</w:t>
        </w:r>
      </w:ins>
    </w:p>
    <w:p w14:paraId="6F95C7F4" w14:textId="77777777" w:rsidR="00967543" w:rsidRDefault="00967543" w:rsidP="00967543">
      <w:pPr>
        <w:snapToGrid w:val="0"/>
        <w:spacing w:line="400" w:lineRule="exact"/>
        <w:rPr>
          <w:ins w:id="25" w:author="상훈 김" w:date="2026-10-06T08:55:00Z" w16du:dateUtc="2026-10-05T23:55:00Z"/>
          <w:rFonts w:ascii="Times New Roman"/>
          <w:sz w:val="22"/>
        </w:rPr>
      </w:pPr>
    </w:p>
    <w:p w14:paraId="6024D70C" w14:textId="77777777" w:rsidR="00967543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ins w:id="26" w:author="상훈 김" w:date="2026-10-06T08:55:00Z" w16du:dateUtc="2026-10-05T23:55:00Z"/>
          <w:rFonts w:ascii="Times New Roman"/>
          <w:kern w:val="0"/>
          <w:sz w:val="22"/>
          <w:szCs w:val="22"/>
        </w:rPr>
      </w:pPr>
    </w:p>
    <w:p w14:paraId="005AC77F" w14:textId="77777777" w:rsidR="00967543" w:rsidRPr="00413874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ins w:id="27" w:author="상훈 김" w:date="2026-10-06T08:55:00Z" w16du:dateUtc="2026-10-05T23:55:00Z"/>
          <w:rFonts w:ascii="Times New Roman"/>
          <w:kern w:val="0"/>
          <w:sz w:val="22"/>
          <w:szCs w:val="22"/>
        </w:rPr>
      </w:pPr>
      <w:ins w:id="28" w:author="상훈 김" w:date="2026-10-06T08:55:00Z" w16du:dateUtc="2026-10-05T23:55:00Z">
        <w:r>
          <w:rPr>
            <w:rFonts w:ascii="Times New Roman" w:hint="eastAsia"/>
            <w:kern w:val="0"/>
            <w:sz w:val="22"/>
            <w:szCs w:val="22"/>
          </w:rPr>
          <w:t>대표이사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윤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재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인</w:t>
        </w:r>
        <w:r>
          <w:rPr>
            <w:rFonts w:ascii="Times New Roman" w:hint="eastAsia"/>
            <w:kern w:val="0"/>
            <w:sz w:val="22"/>
            <w:szCs w:val="22"/>
          </w:rPr>
          <w:t xml:space="preserve">                    (</w:t>
        </w:r>
        <w:r>
          <w:rPr>
            <w:rFonts w:ascii="Times New Roman" w:hint="eastAsia"/>
            <w:kern w:val="0"/>
            <w:sz w:val="22"/>
            <w:szCs w:val="22"/>
          </w:rPr>
          <w:t>인</w:t>
        </w:r>
        <w:r>
          <w:rPr>
            <w:rFonts w:ascii="Times New Roman" w:hint="eastAsia"/>
            <w:kern w:val="0"/>
            <w:sz w:val="22"/>
            <w:szCs w:val="22"/>
          </w:rPr>
          <w:t>)</w:t>
        </w:r>
      </w:ins>
    </w:p>
    <w:p w14:paraId="35A40856" w14:textId="77777777" w:rsidR="00967543" w:rsidRDefault="00967543" w:rsidP="00967543">
      <w:pPr>
        <w:widowControl/>
        <w:wordWrap/>
        <w:autoSpaceDE/>
        <w:autoSpaceDN/>
        <w:jc w:val="left"/>
        <w:rPr>
          <w:ins w:id="29" w:author="상훈 김" w:date="2026-10-06T08:55:00Z" w16du:dateUtc="2026-10-05T23:55:00Z"/>
          <w:rFonts w:ascii="Times New Roman"/>
          <w:b/>
          <w:sz w:val="22"/>
        </w:rPr>
      </w:pPr>
      <w:ins w:id="30" w:author="상훈 김" w:date="2026-10-06T08:55:00Z" w16du:dateUtc="2026-10-05T23:55:00Z">
        <w:r>
          <w:rPr>
            <w:rFonts w:ascii="Times New Roman"/>
            <w:b/>
            <w:sz w:val="22"/>
          </w:rPr>
          <w:br w:type="page"/>
        </w:r>
      </w:ins>
    </w:p>
    <w:p w14:paraId="5EA6D4EE" w14:textId="0D86258F" w:rsidR="00CA71CC" w:rsidDel="00967543" w:rsidRDefault="00CA71CC" w:rsidP="00CA71CC">
      <w:pPr>
        <w:snapToGrid w:val="0"/>
        <w:spacing w:line="400" w:lineRule="exact"/>
        <w:rPr>
          <w:del w:id="31" w:author="상훈 김" w:date="2026-10-06T08:55:00Z" w16du:dateUtc="2026-10-05T23:55:00Z"/>
          <w:rFonts w:ascii="Times New Roman"/>
          <w:b/>
          <w:kern w:val="0"/>
          <w:sz w:val="22"/>
          <w:szCs w:val="22"/>
        </w:rPr>
      </w:pPr>
      <w:del w:id="32" w:author="상훈 김" w:date="2026-10-06T08:55:00Z" w16du:dateUtc="2026-10-05T23:55:00Z">
        <w:r w:rsidRPr="00CC1220" w:rsidDel="00967543">
          <w:rPr>
            <w:rFonts w:ascii="Times New Roman"/>
            <w:b/>
            <w:kern w:val="0"/>
            <w:sz w:val="22"/>
            <w:szCs w:val="22"/>
          </w:rPr>
          <w:lastRenderedPageBreak/>
          <w:delText>중소기업은행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[KB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부동산대출일반사모부동산투자신탁제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1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호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(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전문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)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의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신탁업자로서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]</w:delText>
        </w:r>
      </w:del>
    </w:p>
    <w:p w14:paraId="41438DB2" w14:textId="6E5BA621" w:rsidR="00CA71CC" w:rsidDel="00967543" w:rsidRDefault="00CA71CC" w:rsidP="00CA71CC">
      <w:pPr>
        <w:snapToGrid w:val="0"/>
        <w:spacing w:line="400" w:lineRule="exact"/>
        <w:rPr>
          <w:del w:id="33" w:author="상훈 김" w:date="2026-10-06T08:55:00Z" w16du:dateUtc="2026-10-05T23:55:00Z"/>
          <w:rFonts w:ascii="Times New Roman"/>
          <w:b/>
          <w:sz w:val="22"/>
        </w:rPr>
      </w:pPr>
    </w:p>
    <w:p w14:paraId="579FBA55" w14:textId="4EB45B19" w:rsidR="00CA71CC" w:rsidDel="00967543" w:rsidRDefault="00CA71CC" w:rsidP="00CA71CC">
      <w:pPr>
        <w:snapToGrid w:val="0"/>
        <w:spacing w:line="400" w:lineRule="exact"/>
        <w:rPr>
          <w:del w:id="34" w:author="상훈 김" w:date="2026-10-06T08:55:00Z" w16du:dateUtc="2026-10-05T23:55:00Z"/>
          <w:rFonts w:ascii="Times New Roman"/>
          <w:kern w:val="0"/>
          <w:sz w:val="22"/>
          <w:szCs w:val="22"/>
        </w:rPr>
      </w:pPr>
      <w:del w:id="35" w:author="상훈 김" w:date="2026-10-06T08:55:00Z" w16du:dateUtc="2026-10-05T23:55:00Z">
        <w:r w:rsidRPr="00CC1220" w:rsidDel="00967543">
          <w:rPr>
            <w:rFonts w:ascii="Times New Roman"/>
            <w:kern w:val="0"/>
            <w:sz w:val="22"/>
            <w:szCs w:val="22"/>
          </w:rPr>
          <w:delText>서울특별시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중구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을지로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79(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을지로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2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가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25BC3276" w14:textId="78179C9B" w:rsidR="00CA71CC" w:rsidDel="00967543" w:rsidRDefault="00CA71CC" w:rsidP="00CA71CC">
      <w:pPr>
        <w:snapToGrid w:val="0"/>
        <w:spacing w:line="400" w:lineRule="exact"/>
        <w:rPr>
          <w:del w:id="36" w:author="상훈 김" w:date="2026-10-06T08:55:00Z" w16du:dateUtc="2026-10-05T23:55:00Z"/>
          <w:rFonts w:ascii="Times New Roman"/>
          <w:sz w:val="22"/>
        </w:rPr>
      </w:pPr>
    </w:p>
    <w:p w14:paraId="3FE89BB4" w14:textId="09316345" w:rsidR="00CA71CC" w:rsidRPr="00413874" w:rsidDel="00967543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del w:id="37" w:author="상훈 김" w:date="2026-10-06T08:55:00Z" w16du:dateUtc="2026-10-05T23:55:00Z"/>
          <w:rFonts w:ascii="Times New Roman"/>
          <w:kern w:val="0"/>
          <w:sz w:val="22"/>
          <w:szCs w:val="22"/>
        </w:rPr>
      </w:pPr>
      <w:del w:id="38" w:author="상훈 김" w:date="2026-10-06T08:55:00Z" w16du:dateUtc="2026-10-05T23:55:00Z">
        <w:r w:rsidRPr="00CC1220" w:rsidDel="00967543">
          <w:rPr>
            <w:rFonts w:ascii="Times New Roman"/>
            <w:kern w:val="0"/>
            <w:sz w:val="22"/>
            <w:szCs w:val="22"/>
          </w:rPr>
          <w:delText>은행장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장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민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영</w:delText>
        </w:r>
      </w:del>
    </w:p>
    <w:p w14:paraId="59AA2321" w14:textId="14E70125" w:rsidR="00CA71CC" w:rsidRPr="00413874" w:rsidDel="00967543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del w:id="39" w:author="상훈 김" w:date="2026-10-06T08:55:00Z" w16du:dateUtc="2026-10-05T23:55:00Z"/>
          <w:rFonts w:ascii="Times New Roman"/>
          <w:kern w:val="0"/>
          <w:sz w:val="22"/>
          <w:szCs w:val="22"/>
        </w:rPr>
      </w:pPr>
      <w:del w:id="40" w:author="상훈 김" w:date="2026-10-06T08:55:00Z" w16du:dateUtc="2026-10-05T23:55:00Z">
        <w:r w:rsidRPr="00CC1220" w:rsidDel="00967543">
          <w:rPr>
            <w:rFonts w:ascii="Times New Roman"/>
            <w:kern w:val="0"/>
            <w:sz w:val="22"/>
            <w:szCs w:val="22"/>
          </w:rPr>
          <w:delText>위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대리인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수탁사업부장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권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재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CC1220" w:rsidDel="00967543">
          <w:rPr>
            <w:rFonts w:ascii="Times New Roman"/>
            <w:kern w:val="0"/>
            <w:sz w:val="22"/>
            <w:szCs w:val="22"/>
          </w:rPr>
          <w:delText>환</w:delText>
        </w:r>
        <w:r w:rsidDel="00967543">
          <w:rPr>
            <w:rFonts w:ascii="Times New Roman"/>
            <w:kern w:val="0"/>
            <w:sz w:val="22"/>
            <w:szCs w:val="22"/>
          </w:rPr>
          <w:tab/>
        </w:r>
        <w:r w:rsidRPr="00413874" w:rsidDel="00967543">
          <w:rPr>
            <w:rFonts w:ascii="Times New Roman"/>
            <w:kern w:val="0"/>
            <w:sz w:val="22"/>
            <w:szCs w:val="22"/>
          </w:rPr>
          <w:delText>(</w:delText>
        </w:r>
        <w:r w:rsidRPr="00413874" w:rsidDel="00967543">
          <w:rPr>
            <w:rFonts w:ascii="Times New Roman"/>
            <w:kern w:val="0"/>
            <w:sz w:val="22"/>
            <w:szCs w:val="22"/>
          </w:rPr>
          <w:delText>인</w:delText>
        </w:r>
        <w:r w:rsidRPr="00413874" w:rsidDel="0096754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4BD4A220" w14:textId="59696052" w:rsidR="00CA71CC" w:rsidDel="00967543" w:rsidRDefault="00CA71CC">
      <w:pPr>
        <w:widowControl/>
        <w:wordWrap/>
        <w:autoSpaceDE/>
        <w:autoSpaceDN/>
        <w:jc w:val="left"/>
        <w:rPr>
          <w:del w:id="41" w:author="상훈 김" w:date="2026-10-06T08:55:00Z" w16du:dateUtc="2026-10-05T23:55:00Z"/>
          <w:rFonts w:ascii="Times New Roman"/>
          <w:sz w:val="22"/>
        </w:rPr>
      </w:pPr>
      <w:del w:id="42" w:author="상훈 김" w:date="2026-10-06T08:55:00Z" w16du:dateUtc="2026-10-05T23:55:00Z">
        <w:r w:rsidDel="00967543">
          <w:rPr>
            <w:rFonts w:ascii="Times New Roman"/>
            <w:sz w:val="22"/>
          </w:rPr>
          <w:br w:type="page"/>
        </w:r>
      </w:del>
    </w:p>
    <w:p w14:paraId="264EBB4F" w14:textId="4C4DA7A3" w:rsidR="00CA71CC" w:rsidDel="00967543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del w:id="43" w:author="상훈 김" w:date="2026-10-06T08:55:00Z" w16du:dateUtc="2026-10-05T23:55:00Z"/>
          <w:rFonts w:ascii="Times New Roman"/>
          <w:sz w:val="22"/>
          <w:szCs w:val="22"/>
        </w:rPr>
      </w:pPr>
      <w:del w:id="44" w:author="상훈 김" w:date="2026-10-06T08:55:00Z" w16du:dateUtc="2026-10-05T23:55:00Z">
        <w:r w:rsidRPr="005E0426" w:rsidDel="00967543">
          <w:rPr>
            <w:rFonts w:ascii="Times New Roman"/>
            <w:sz w:val="22"/>
          </w:rPr>
          <w:delText>이상의</w:delText>
        </w:r>
        <w:r w:rsidRPr="005E0426" w:rsidDel="00967543">
          <w:rPr>
            <w:rFonts w:ascii="Times New Roman"/>
            <w:sz w:val="22"/>
          </w:rPr>
          <w:delText xml:space="preserve"> </w:delText>
        </w:r>
        <w:r w:rsidRPr="005E0426" w:rsidDel="00967543">
          <w:rPr>
            <w:rFonts w:ascii="Times New Roman"/>
            <w:sz w:val="22"/>
          </w:rPr>
          <w:delText>내용을</w:delText>
        </w:r>
        <w:r w:rsidRPr="005E0426" w:rsidDel="00967543">
          <w:rPr>
            <w:rFonts w:ascii="Times New Roman"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증명하기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위하여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본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계약의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당사자들은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첫머리에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기재된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일자에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본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계약서</w:delText>
        </w:r>
        <w:r w:rsidRPr="005E0426" w:rsidDel="00967543">
          <w:rPr>
            <w:rFonts w:ascii="Times New Roman"/>
            <w:bCs/>
            <w:sz w:val="22"/>
          </w:rPr>
          <w:delText xml:space="preserve"> 1</w:delText>
        </w:r>
        <w:r w:rsidRPr="005E0426" w:rsidDel="00967543">
          <w:rPr>
            <w:rFonts w:ascii="Times New Roman"/>
            <w:bCs/>
            <w:sz w:val="22"/>
          </w:rPr>
          <w:delText>부를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bCs/>
            <w:sz w:val="22"/>
          </w:rPr>
          <w:delText>작성하여</w:delText>
        </w:r>
        <w:r w:rsidRPr="005E0426" w:rsidDel="00967543">
          <w:rPr>
            <w:rFonts w:ascii="Times New Roman"/>
            <w:bCs/>
            <w:sz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각자의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적법한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권한을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가진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자로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하여금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기명날인하도록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한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후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Del="00967543">
          <w:rPr>
            <w:rFonts w:ascii="Times New Roman" w:hint="eastAsia"/>
            <w:sz w:val="22"/>
            <w:szCs w:val="22"/>
          </w:rPr>
          <w:delText>근질권자</w:delText>
        </w:r>
        <w:r w:rsidDel="00967543">
          <w:rPr>
            <w:rFonts w:ascii="Times New Roman" w:hint="eastAsia"/>
            <w:sz w:val="22"/>
            <w:szCs w:val="22"/>
          </w:rPr>
          <w:delText xml:space="preserve"> </w:delText>
        </w:r>
        <w:r w:rsidDel="00967543">
          <w:rPr>
            <w:rFonts w:ascii="Times New Roman" w:hint="eastAsia"/>
            <w:sz w:val="22"/>
            <w:szCs w:val="22"/>
          </w:rPr>
          <w:delText>중</w:delText>
        </w:r>
        <w:r w:rsidDel="00967543">
          <w:rPr>
            <w:rFonts w:ascii="Times New Roman" w:hint="eastAsia"/>
            <w:sz w:val="22"/>
            <w:szCs w:val="22"/>
          </w:rPr>
          <w:delText xml:space="preserve"> [*]</w:delText>
        </w:r>
        <w:r w:rsidDel="00967543">
          <w:rPr>
            <w:rFonts w:ascii="Times New Roman" w:hint="eastAsia"/>
            <w:sz w:val="22"/>
            <w:szCs w:val="22"/>
          </w:rPr>
          <w:delText>이</w:delText>
        </w:r>
        <w:r w:rsidDel="00967543">
          <w:rPr>
            <w:rFonts w:ascii="Times New Roman" w:hint="eastAsia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원본</w:delText>
        </w:r>
        <w:r w:rsidRPr="005E0426" w:rsidDel="00967543">
          <w:rPr>
            <w:rFonts w:ascii="Times New Roman"/>
            <w:sz w:val="22"/>
            <w:szCs w:val="22"/>
          </w:rPr>
          <w:delText xml:space="preserve"> 1</w:delText>
        </w:r>
        <w:r w:rsidRPr="005E0426" w:rsidDel="00967543">
          <w:rPr>
            <w:rFonts w:ascii="Times New Roman"/>
            <w:sz w:val="22"/>
            <w:szCs w:val="22"/>
          </w:rPr>
          <w:delText>부를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보관하고</w:delText>
        </w:r>
        <w:r w:rsidRPr="005E0426" w:rsidDel="00967543">
          <w:rPr>
            <w:rFonts w:ascii="Times New Roman"/>
            <w:sz w:val="22"/>
            <w:szCs w:val="22"/>
          </w:rPr>
          <w:delText xml:space="preserve">, </w:delText>
        </w:r>
        <w:r w:rsidRPr="005E0426" w:rsidDel="00967543">
          <w:rPr>
            <w:rFonts w:ascii="Times New Roman"/>
            <w:sz w:val="22"/>
            <w:szCs w:val="22"/>
          </w:rPr>
          <w:delText>나머지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당사자들은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사본을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보관하기로</w:delText>
        </w:r>
        <w:r w:rsidRPr="005E0426" w:rsidDel="00967543">
          <w:rPr>
            <w:rFonts w:ascii="Times New Roman"/>
            <w:sz w:val="22"/>
            <w:szCs w:val="22"/>
          </w:rPr>
          <w:delText xml:space="preserve"> </w:delText>
        </w:r>
        <w:r w:rsidRPr="005E0426" w:rsidDel="00967543">
          <w:rPr>
            <w:rFonts w:ascii="Times New Roman"/>
            <w:sz w:val="22"/>
            <w:szCs w:val="22"/>
          </w:rPr>
          <w:delText>한다</w:delText>
        </w:r>
        <w:r w:rsidRPr="005E0426" w:rsidDel="00967543">
          <w:rPr>
            <w:rFonts w:ascii="Times New Roman"/>
            <w:sz w:val="22"/>
            <w:szCs w:val="22"/>
          </w:rPr>
          <w:delText xml:space="preserve">. </w:delText>
        </w:r>
      </w:del>
    </w:p>
    <w:p w14:paraId="35749221" w14:textId="5A24F713" w:rsidR="00CA71CC" w:rsidRPr="00962EB7" w:rsidDel="00967543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del w:id="45" w:author="상훈 김" w:date="2026-10-06T08:55:00Z" w16du:dateUtc="2026-10-05T23:55:00Z"/>
          <w:rFonts w:ascii="Times New Roman"/>
          <w:color w:val="000000"/>
          <w:sz w:val="22"/>
          <w:szCs w:val="22"/>
        </w:rPr>
      </w:pPr>
    </w:p>
    <w:p w14:paraId="5416B9F4" w14:textId="0B4F53D5" w:rsidR="00CA71CC" w:rsidRPr="006D64CE" w:rsidDel="00967543" w:rsidRDefault="00CA71CC" w:rsidP="00CA71CC">
      <w:pPr>
        <w:widowControl/>
        <w:tabs>
          <w:tab w:val="left" w:pos="400"/>
        </w:tabs>
        <w:spacing w:line="400" w:lineRule="exact"/>
        <w:rPr>
          <w:del w:id="46" w:author="상훈 김" w:date="2026-10-06T08:55:00Z" w16du:dateUtc="2026-10-05T23:55:00Z"/>
          <w:rFonts w:ascii="Times New Roman"/>
          <w:b/>
          <w:sz w:val="22"/>
          <w:szCs w:val="22"/>
          <w:u w:val="single"/>
        </w:rPr>
      </w:pPr>
      <w:del w:id="47" w:author="상훈 김" w:date="2026-10-06T08:55:00Z" w16du:dateUtc="2026-10-05T23:55:00Z">
        <w:r w:rsidDel="00967543">
          <w:rPr>
            <w:rFonts w:ascii="Times New Roman" w:hint="eastAsia"/>
            <w:b/>
            <w:sz w:val="22"/>
            <w:szCs w:val="22"/>
            <w:u w:val="single"/>
          </w:rPr>
          <w:delText>2</w:delText>
        </w:r>
        <w:r w:rsidDel="00967543">
          <w:rPr>
            <w:rFonts w:ascii="Times New Roman" w:hint="eastAsia"/>
            <w:b/>
            <w:sz w:val="22"/>
            <w:szCs w:val="22"/>
            <w:u w:val="single"/>
          </w:rPr>
          <w:delText>순위</w:delText>
        </w:r>
        <w:r w:rsidDel="00967543">
          <w:rPr>
            <w:rFonts w:ascii="Times New Roman" w:hint="eastAsia"/>
            <w:b/>
            <w:sz w:val="22"/>
            <w:szCs w:val="22"/>
            <w:u w:val="single"/>
          </w:rPr>
          <w:delText xml:space="preserve"> </w:delText>
        </w:r>
        <w:r w:rsidRPr="006D64CE" w:rsidDel="00967543">
          <w:rPr>
            <w:rFonts w:ascii="Times New Roman"/>
            <w:b/>
            <w:sz w:val="22"/>
            <w:szCs w:val="22"/>
            <w:u w:val="single"/>
          </w:rPr>
          <w:delText>근질권자</w:delText>
        </w:r>
        <w:r w:rsidR="00043599" w:rsidDel="00967543">
          <w:rPr>
            <w:rFonts w:ascii="Times New Roman" w:hint="eastAsia"/>
            <w:b/>
            <w:sz w:val="22"/>
            <w:szCs w:val="22"/>
            <w:u w:val="single"/>
          </w:rPr>
          <w:delText>의</w:delText>
        </w:r>
        <w:r w:rsidR="00043599" w:rsidDel="00967543">
          <w:rPr>
            <w:rFonts w:ascii="Times New Roman" w:hint="eastAsia"/>
            <w:b/>
            <w:sz w:val="22"/>
            <w:szCs w:val="22"/>
            <w:u w:val="single"/>
          </w:rPr>
          <w:delText xml:space="preserve"> </w:delText>
        </w:r>
        <w:r w:rsidR="00043599" w:rsidDel="00967543">
          <w:rPr>
            <w:rFonts w:ascii="Times New Roman" w:hint="eastAsia"/>
            <w:b/>
            <w:sz w:val="22"/>
            <w:szCs w:val="22"/>
            <w:u w:val="single"/>
          </w:rPr>
          <w:delText>집합투자업자</w:delText>
        </w:r>
      </w:del>
    </w:p>
    <w:p w14:paraId="06E8A7CD" w14:textId="7D4FDC08" w:rsidR="00CA71CC" w:rsidDel="00967543" w:rsidRDefault="00CA71CC" w:rsidP="00CA71CC">
      <w:pPr>
        <w:snapToGrid w:val="0"/>
        <w:spacing w:line="400" w:lineRule="exact"/>
        <w:rPr>
          <w:del w:id="48" w:author="상훈 김" w:date="2026-10-06T08:55:00Z" w16du:dateUtc="2026-10-05T23:55:00Z"/>
          <w:rFonts w:ascii="Times New Roman"/>
          <w:b/>
          <w:sz w:val="22"/>
        </w:rPr>
      </w:pPr>
    </w:p>
    <w:p w14:paraId="76968645" w14:textId="2711617C" w:rsidR="00CA71CC" w:rsidDel="00967543" w:rsidRDefault="00CA71CC" w:rsidP="00CA71CC">
      <w:pPr>
        <w:snapToGrid w:val="0"/>
        <w:spacing w:line="400" w:lineRule="exact"/>
        <w:rPr>
          <w:del w:id="49" w:author="상훈 김" w:date="2026-10-06T08:55:00Z" w16du:dateUtc="2026-10-05T23:55:00Z"/>
          <w:rFonts w:ascii="Times New Roman"/>
          <w:b/>
          <w:kern w:val="0"/>
          <w:sz w:val="22"/>
          <w:szCs w:val="22"/>
        </w:rPr>
      </w:pPr>
      <w:del w:id="50" w:author="상훈 김" w:date="2026-10-06T08:55:00Z" w16du:dateUtc="2026-10-05T23:55:00Z">
        <w:r w:rsidDel="00967543">
          <w:rPr>
            <w:rFonts w:ascii="Times New Roman" w:hint="eastAsia"/>
            <w:b/>
            <w:kern w:val="0"/>
            <w:sz w:val="22"/>
            <w:szCs w:val="22"/>
          </w:rPr>
          <w:delText>케이비자산운용</w:delText>
        </w:r>
        <w:r w:rsidDel="00967543">
          <w:rPr>
            <w:rFonts w:ascii="Times New Roman" w:hint="eastAsia"/>
            <w:b/>
            <w:kern w:val="0"/>
            <w:sz w:val="22"/>
            <w:szCs w:val="22"/>
          </w:rPr>
          <w:delText xml:space="preserve"> </w:delText>
        </w:r>
        <w:r w:rsidDel="00967543">
          <w:rPr>
            <w:rFonts w:ascii="Times New Roman" w:hint="eastAsia"/>
            <w:b/>
            <w:kern w:val="0"/>
            <w:sz w:val="22"/>
            <w:szCs w:val="22"/>
          </w:rPr>
          <w:delText>주식회사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[KB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부동산대출일반사모부동산투자신탁제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1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호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(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전문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)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의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 xml:space="preserve"> </w:delText>
        </w:r>
        <w:r w:rsidDel="00967543">
          <w:rPr>
            <w:rFonts w:ascii="Times New Roman" w:hint="eastAsia"/>
            <w:b/>
            <w:kern w:val="0"/>
            <w:sz w:val="22"/>
            <w:szCs w:val="22"/>
          </w:rPr>
          <w:delText>집합투자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업자로서</w:delText>
        </w:r>
        <w:r w:rsidRPr="00CC1220" w:rsidDel="00967543">
          <w:rPr>
            <w:rFonts w:ascii="Times New Roman"/>
            <w:b/>
            <w:kern w:val="0"/>
            <w:sz w:val="22"/>
            <w:szCs w:val="22"/>
          </w:rPr>
          <w:delText>]</w:delText>
        </w:r>
      </w:del>
    </w:p>
    <w:p w14:paraId="07AA026D" w14:textId="60D5A37E" w:rsidR="00CA71CC" w:rsidDel="00967543" w:rsidRDefault="00CA71CC" w:rsidP="00CA71CC">
      <w:pPr>
        <w:snapToGrid w:val="0"/>
        <w:spacing w:line="400" w:lineRule="exact"/>
        <w:rPr>
          <w:del w:id="51" w:author="상훈 김" w:date="2026-10-06T08:55:00Z" w16du:dateUtc="2026-10-05T23:55:00Z"/>
          <w:rFonts w:ascii="Times New Roman"/>
          <w:b/>
          <w:sz w:val="22"/>
        </w:rPr>
      </w:pPr>
    </w:p>
    <w:p w14:paraId="202BBEBB" w14:textId="7ABAA5A0" w:rsidR="00CA71CC" w:rsidDel="00967543" w:rsidRDefault="00CA71CC" w:rsidP="00CA71CC">
      <w:pPr>
        <w:snapToGrid w:val="0"/>
        <w:spacing w:line="400" w:lineRule="exact"/>
        <w:rPr>
          <w:del w:id="52" w:author="상훈 김" w:date="2026-10-06T08:55:00Z" w16du:dateUtc="2026-10-05T23:55:00Z"/>
          <w:rFonts w:ascii="Times New Roman"/>
          <w:kern w:val="0"/>
          <w:sz w:val="22"/>
          <w:szCs w:val="22"/>
        </w:rPr>
      </w:pPr>
      <w:del w:id="53" w:author="상훈 김" w:date="2026-10-06T08:55:00Z" w16du:dateUtc="2026-10-05T23:55:00Z">
        <w:r w:rsidRPr="00DE6145" w:rsidDel="00967543">
          <w:rPr>
            <w:rFonts w:ascii="Times New Roman"/>
            <w:kern w:val="0"/>
            <w:sz w:val="22"/>
            <w:szCs w:val="22"/>
          </w:rPr>
          <w:delText>서울특별시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영등포구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국제금융로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10(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여의도동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4940C913" w14:textId="6570D78B" w:rsidR="00CA71CC" w:rsidDel="00967543" w:rsidRDefault="00CA71CC" w:rsidP="00CA71CC">
      <w:pPr>
        <w:snapToGrid w:val="0"/>
        <w:spacing w:line="400" w:lineRule="exact"/>
        <w:rPr>
          <w:del w:id="54" w:author="상훈 김" w:date="2026-10-06T08:55:00Z" w16du:dateUtc="2026-10-05T23:55:00Z"/>
          <w:rFonts w:ascii="Times New Roman"/>
          <w:sz w:val="22"/>
        </w:rPr>
      </w:pPr>
    </w:p>
    <w:p w14:paraId="1704DC7B" w14:textId="698E9618" w:rsidR="00CA71CC" w:rsidRPr="00413874" w:rsidDel="00967543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del w:id="55" w:author="상훈 김" w:date="2026-10-06T08:55:00Z" w16du:dateUtc="2026-10-05T23:55:00Z"/>
          <w:rFonts w:ascii="Times New Roman"/>
          <w:kern w:val="0"/>
          <w:sz w:val="22"/>
          <w:szCs w:val="22"/>
        </w:rPr>
      </w:pPr>
      <w:del w:id="56" w:author="상훈 김" w:date="2026-10-06T08:55:00Z" w16du:dateUtc="2026-10-05T23:55:00Z">
        <w:r w:rsidRPr="00DE6145" w:rsidDel="00967543">
          <w:rPr>
            <w:rFonts w:ascii="Times New Roman"/>
            <w:kern w:val="0"/>
            <w:sz w:val="22"/>
            <w:szCs w:val="22"/>
          </w:rPr>
          <w:delText>대표이사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김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영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967543">
          <w:rPr>
            <w:rFonts w:ascii="Times New Roman"/>
            <w:kern w:val="0"/>
            <w:sz w:val="22"/>
            <w:szCs w:val="22"/>
          </w:rPr>
          <w:delText>성</w:delText>
        </w:r>
        <w:r w:rsidRPr="00413874" w:rsidDel="00967543">
          <w:rPr>
            <w:rFonts w:ascii="Times New Roman"/>
            <w:kern w:val="0"/>
            <w:sz w:val="22"/>
            <w:szCs w:val="22"/>
          </w:rPr>
          <w:tab/>
        </w:r>
        <w:r w:rsidRPr="00413874" w:rsidDel="00967543">
          <w:rPr>
            <w:rFonts w:ascii="Times New Roman"/>
            <w:kern w:val="0"/>
            <w:sz w:val="22"/>
            <w:szCs w:val="22"/>
          </w:rPr>
          <w:tab/>
        </w:r>
        <w:r w:rsidRPr="00413874" w:rsidDel="00967543">
          <w:rPr>
            <w:rFonts w:ascii="Times New Roman"/>
            <w:kern w:val="0"/>
            <w:sz w:val="22"/>
            <w:szCs w:val="22"/>
          </w:rPr>
          <w:tab/>
          <w:delText>(</w:delText>
        </w:r>
        <w:r w:rsidRPr="00413874" w:rsidDel="00967543">
          <w:rPr>
            <w:rFonts w:ascii="Times New Roman"/>
            <w:kern w:val="0"/>
            <w:sz w:val="22"/>
            <w:szCs w:val="22"/>
          </w:rPr>
          <w:delText>인</w:delText>
        </w:r>
        <w:r w:rsidRPr="00413874" w:rsidDel="0096754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39362512" w14:textId="7B15761F" w:rsidR="000D56D4" w:rsidRPr="00CA71CC" w:rsidDel="00967543" w:rsidRDefault="000D56D4" w:rsidP="000D56D4">
      <w:pPr>
        <w:widowControl/>
        <w:wordWrap/>
        <w:autoSpaceDE/>
        <w:autoSpaceDN/>
        <w:jc w:val="left"/>
        <w:rPr>
          <w:del w:id="57" w:author="상훈 김" w:date="2026-10-06T08:55:00Z" w16du:dateUtc="2026-10-05T23:55:00Z"/>
          <w:rFonts w:ascii="Times New Roman"/>
          <w:sz w:val="22"/>
        </w:rPr>
      </w:pPr>
    </w:p>
    <w:p w14:paraId="0CFCD4B6" w14:textId="6210E849" w:rsidR="00CA71CC" w:rsidRDefault="00CA71CC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del w:id="58" w:author="상훈 김" w:date="2026-10-06T08:55:00Z" w16du:dateUtc="2026-10-05T23:55:00Z">
        <w:r w:rsidDel="00967543">
          <w:rPr>
            <w:rFonts w:ascii="Times New Roman"/>
            <w:b/>
            <w:sz w:val="22"/>
            <w:szCs w:val="22"/>
          </w:rPr>
          <w:br w:type="page"/>
        </w:r>
      </w:del>
    </w:p>
    <w:p w14:paraId="4EB4108E" w14:textId="0323BC56" w:rsidR="00FB14E0" w:rsidRPr="00B01E63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B01E63">
        <w:rPr>
          <w:rFonts w:ascii="Times New Roman"/>
          <w:b/>
          <w:sz w:val="22"/>
          <w:szCs w:val="22"/>
        </w:rPr>
        <w:t>별지</w:t>
      </w:r>
      <w:r w:rsidRPr="00B01E63">
        <w:rPr>
          <w:rFonts w:ascii="Times New Roman"/>
          <w:b/>
          <w:sz w:val="22"/>
          <w:szCs w:val="22"/>
        </w:rPr>
        <w:t xml:space="preserve"> 1.</w:t>
      </w:r>
    </w:p>
    <w:p w14:paraId="6CEBFC23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3434C1C7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52BD0F2D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38413C" w:rsidRPr="008E4E38" w14:paraId="4CC426F4" w14:textId="77777777" w:rsidTr="00072AF0">
        <w:tc>
          <w:tcPr>
            <w:tcW w:w="790" w:type="dxa"/>
            <w:shd w:val="clear" w:color="auto" w:fill="D9D9D9"/>
          </w:tcPr>
          <w:p w14:paraId="39FC22DD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18D2593F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58B67B02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6B99F39C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C23997E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(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B01E63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278A0" w:rsidRPr="008E4E38" w14:paraId="37654427" w14:textId="77777777" w:rsidTr="00A278A0">
        <w:trPr>
          <w:trHeight w:val="531"/>
        </w:trPr>
        <w:tc>
          <w:tcPr>
            <w:tcW w:w="790" w:type="dxa"/>
            <w:vMerge w:val="restart"/>
          </w:tcPr>
          <w:p w14:paraId="51E984A8" w14:textId="282501E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1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6931061" w14:textId="77777777" w:rsidR="00A278A0" w:rsidRPr="00A63270" w:rsidRDefault="00A278A0" w:rsidP="00CB59C5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52E80991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2AC3DF96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278A0" w:rsidRPr="008E4E38" w14:paraId="58FE21D9" w14:textId="77777777" w:rsidTr="00A278A0">
        <w:trPr>
          <w:trHeight w:val="427"/>
        </w:trPr>
        <w:tc>
          <w:tcPr>
            <w:tcW w:w="790" w:type="dxa"/>
            <w:vMerge/>
          </w:tcPr>
          <w:p w14:paraId="1C17309D" w14:textId="5B7B66D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8A645ED" w14:textId="0850E008" w:rsidR="00A278A0" w:rsidRPr="00A63270" w:rsidRDefault="00A278A0" w:rsidP="00072AF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7DD588B5" w14:textId="5B1679F0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03EA9260" w14:textId="0C19F69C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967543" w:rsidRPr="008E4E38" w14:paraId="49E1226C" w14:textId="77777777" w:rsidTr="00072AF0">
        <w:tc>
          <w:tcPr>
            <w:tcW w:w="790" w:type="dxa"/>
            <w:vMerge w:val="restart"/>
          </w:tcPr>
          <w:p w14:paraId="06FE1D41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2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3F38A22" w14:textId="50BBB7FD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ins w:id="59" w:author="상훈 김" w:date="2026-10-06T08:55:00Z" w16du:dateUtc="2026-10-05T23:55:00Z">
              <w:r>
                <w:rPr>
                  <w:rFonts w:ascii="Times New Roman" w:hint="eastAsia"/>
                  <w:bCs/>
                </w:rPr>
                <w:t>키움캐피탈</w:t>
              </w:r>
              <w:r>
                <w:rPr>
                  <w:rFonts w:ascii="Times New Roman" w:hint="eastAsia"/>
                  <w:bCs/>
                </w:rPr>
                <w:t xml:space="preserve"> </w:t>
              </w:r>
              <w:r>
                <w:rPr>
                  <w:rFonts w:ascii="Times New Roman" w:hint="eastAsia"/>
                  <w:bCs/>
                </w:rPr>
                <w:t>주식회사</w:t>
              </w:r>
            </w:ins>
            <w:del w:id="60" w:author="상훈 김" w:date="2026-10-06T08:55:00Z" w16du:dateUtc="2026-10-05T23:55:00Z">
              <w:r w:rsidDel="00415045">
                <w:rPr>
                  <w:rFonts w:ascii="Times New Roman" w:hint="eastAsia"/>
                  <w:bCs/>
                </w:rPr>
                <w:delText>키움캐피탈</w:delText>
              </w:r>
              <w:r w:rsidDel="00415045">
                <w:rPr>
                  <w:rFonts w:ascii="Times New Roman" w:hint="eastAsia"/>
                  <w:bCs/>
                </w:rPr>
                <w:delText xml:space="preserve"> </w:delText>
              </w:r>
              <w:r w:rsidDel="00415045">
                <w:rPr>
                  <w:rFonts w:ascii="Times New Roman" w:hint="eastAsia"/>
                  <w:bCs/>
                </w:rPr>
                <w:delText>주식회사</w:delText>
              </w:r>
            </w:del>
          </w:p>
        </w:tc>
        <w:tc>
          <w:tcPr>
            <w:tcW w:w="1835" w:type="dxa"/>
            <w:vAlign w:val="center"/>
          </w:tcPr>
          <w:p w14:paraId="3106F1E0" w14:textId="6F0DBDC9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ins w:id="61" w:author="상훈 김" w:date="2026-10-06T08:55:00Z" w16du:dateUtc="2026-10-05T23:55:00Z">
              <w:r>
                <w:rPr>
                  <w:rFonts w:ascii="Times New Roman" w:eastAsia="바탕체" w:hint="eastAsia"/>
                  <w:kern w:val="0"/>
                  <w:sz w:val="22"/>
                  <w:szCs w:val="22"/>
                </w:rPr>
                <w:t>20</w:t>
              </w:r>
              <w:r w:rsidRPr="001E7D2E">
                <w:rPr>
                  <w:rFonts w:ascii="Times New Roman" w:eastAsia="바탕체"/>
                  <w:kern w:val="0"/>
                  <w:sz w:val="22"/>
                  <w:szCs w:val="22"/>
                </w:rPr>
                <w:t>,000,000,000</w:t>
              </w:r>
              <w:r>
                <w:rPr>
                  <w:rFonts w:ascii="Times New Roman" w:eastAsia="바탕체" w:hint="eastAsia"/>
                  <w:kern w:val="0"/>
                  <w:sz w:val="22"/>
                  <w:szCs w:val="22"/>
                </w:rPr>
                <w:t>원</w:t>
              </w:r>
            </w:ins>
            <w:del w:id="62" w:author="상훈 김" w:date="2026-10-06T08:55:00Z" w16du:dateUtc="2026-10-05T23:55:00Z">
              <w:r w:rsidRPr="001E7D2E" w:rsidDel="00415045">
                <w:rPr>
                  <w:rFonts w:ascii="Times New Roman" w:eastAsia="바탕체"/>
                  <w:kern w:val="0"/>
                  <w:sz w:val="22"/>
                  <w:szCs w:val="22"/>
                </w:rPr>
                <w:delText>12,000,000,000</w:delText>
              </w:r>
              <w:r w:rsidDel="00415045">
                <w:rPr>
                  <w:rFonts w:ascii="Times New Roman" w:eastAsia="바탕체" w:hint="eastAsia"/>
                  <w:kern w:val="0"/>
                  <w:sz w:val="22"/>
                  <w:szCs w:val="22"/>
                </w:rPr>
                <w:delText>원</w:delText>
              </w:r>
            </w:del>
          </w:p>
        </w:tc>
        <w:tc>
          <w:tcPr>
            <w:tcW w:w="2579" w:type="dxa"/>
            <w:vAlign w:val="center"/>
          </w:tcPr>
          <w:p w14:paraId="7279E8B3" w14:textId="40BBC62D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63" w:author="상훈 김" w:date="2026-10-06T08:55:00Z" w16du:dateUtc="2026-10-05T23:55:00Z">
              <w:r>
                <w:rPr>
                  <w:rFonts w:ascii="Times New Roman" w:hint="eastAsia"/>
                  <w:bCs/>
                  <w:sz w:val="22"/>
                  <w:szCs w:val="22"/>
                </w:rPr>
                <w:t>24,000,000,000</w:t>
              </w:r>
              <w:r>
                <w:rPr>
                  <w:rFonts w:ascii="Times New Roman" w:hint="eastAsia"/>
                  <w:bCs/>
                  <w:sz w:val="22"/>
                  <w:szCs w:val="22"/>
                </w:rPr>
                <w:t>원</w:t>
              </w:r>
            </w:ins>
            <w:del w:id="64" w:author="상훈 김" w:date="2026-10-06T08:55:00Z" w16du:dateUtc="2026-10-05T23:55:00Z"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14,400,000,000</w:delText>
              </w:r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원</w:delText>
              </w:r>
            </w:del>
          </w:p>
        </w:tc>
      </w:tr>
      <w:tr w:rsidR="00967543" w:rsidRPr="008E4E38" w14:paraId="62C3F2BD" w14:textId="77777777" w:rsidTr="00072AF0">
        <w:tc>
          <w:tcPr>
            <w:tcW w:w="790" w:type="dxa"/>
            <w:vMerge/>
          </w:tcPr>
          <w:p w14:paraId="5CF26BC3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55E591D" w14:textId="27B1551F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ins w:id="65" w:author="상훈 김" w:date="2026-10-06T08:55:00Z" w16du:dateUtc="2026-10-05T23:55:00Z">
              <w:r>
                <w:rPr>
                  <w:rFonts w:ascii="Times New Roman" w:hint="eastAsia"/>
                  <w:bCs/>
                </w:rPr>
                <w:t>엠지캐피탈</w:t>
              </w:r>
              <w:r>
                <w:rPr>
                  <w:rFonts w:ascii="Times New Roman" w:hint="eastAsia"/>
                  <w:bCs/>
                </w:rPr>
                <w:t xml:space="preserve"> </w:t>
              </w:r>
              <w:r>
                <w:rPr>
                  <w:rFonts w:ascii="Times New Roman" w:hint="eastAsia"/>
                  <w:bCs/>
                </w:rPr>
                <w:t>주식회사</w:t>
              </w:r>
            </w:ins>
            <w:del w:id="66" w:author="상훈 김" w:date="2026-10-06T08:55:00Z" w16du:dateUtc="2026-10-05T23:55:00Z">
              <w:r w:rsidDel="00415045">
                <w:rPr>
                  <w:rFonts w:ascii="Times New Roman" w:hint="eastAsia"/>
                  <w:bCs/>
                </w:rPr>
                <w:delText>엠지캐피탈</w:delText>
              </w:r>
              <w:r w:rsidDel="00415045">
                <w:rPr>
                  <w:rFonts w:ascii="Times New Roman" w:hint="eastAsia"/>
                  <w:bCs/>
                </w:rPr>
                <w:delText xml:space="preserve"> </w:delText>
              </w:r>
              <w:r w:rsidDel="00415045">
                <w:rPr>
                  <w:rFonts w:ascii="Times New Roman" w:hint="eastAsia"/>
                  <w:bCs/>
                </w:rPr>
                <w:delText>주식회사</w:delText>
              </w:r>
            </w:del>
          </w:p>
        </w:tc>
        <w:tc>
          <w:tcPr>
            <w:tcW w:w="1835" w:type="dxa"/>
            <w:vAlign w:val="center"/>
          </w:tcPr>
          <w:p w14:paraId="0F8D5A7F" w14:textId="59F32A15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67" w:author="상훈 김" w:date="2026-10-06T08:55:00Z" w16du:dateUtc="2026-10-05T23:55:00Z">
              <w:r>
                <w:rPr>
                  <w:rFonts w:ascii="Times New Roman" w:hint="eastAsia"/>
                  <w:bCs/>
                  <w:sz w:val="22"/>
                  <w:szCs w:val="22"/>
                </w:rPr>
                <w:t>10</w:t>
              </w:r>
              <w:r w:rsidRPr="001E7D2E">
                <w:rPr>
                  <w:rFonts w:ascii="Times New Roman"/>
                  <w:bCs/>
                  <w:sz w:val="22"/>
                  <w:szCs w:val="22"/>
                </w:rPr>
                <w:t>,000,000,000</w:t>
              </w:r>
              <w:r>
                <w:rPr>
                  <w:rFonts w:ascii="Times New Roman" w:hint="eastAsia"/>
                  <w:bCs/>
                  <w:sz w:val="22"/>
                  <w:szCs w:val="22"/>
                </w:rPr>
                <w:t>원</w:t>
              </w:r>
            </w:ins>
            <w:del w:id="68" w:author="상훈 김" w:date="2026-10-06T08:55:00Z" w16du:dateUtc="2026-10-05T23:55:00Z">
              <w:r w:rsidRPr="001E7D2E" w:rsidDel="00415045">
                <w:rPr>
                  <w:rFonts w:ascii="Times New Roman"/>
                  <w:bCs/>
                  <w:sz w:val="22"/>
                  <w:szCs w:val="22"/>
                </w:rPr>
                <w:delText>6,000,000,000</w:delText>
              </w:r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원</w:delText>
              </w:r>
            </w:del>
          </w:p>
        </w:tc>
        <w:tc>
          <w:tcPr>
            <w:tcW w:w="2579" w:type="dxa"/>
            <w:vAlign w:val="center"/>
          </w:tcPr>
          <w:p w14:paraId="3CD56D03" w14:textId="56FB291E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69" w:author="상훈 김" w:date="2026-10-06T08:55:00Z" w16du:dateUtc="2026-10-05T23:55:00Z">
              <w:r>
                <w:rPr>
                  <w:rFonts w:ascii="Times New Roman" w:hint="eastAsia"/>
                  <w:bCs/>
                  <w:sz w:val="22"/>
                  <w:szCs w:val="22"/>
                </w:rPr>
                <w:t>12,000,000,000</w:t>
              </w:r>
              <w:r>
                <w:rPr>
                  <w:rFonts w:ascii="Times New Roman" w:hint="eastAsia"/>
                  <w:bCs/>
                  <w:sz w:val="22"/>
                  <w:szCs w:val="22"/>
                </w:rPr>
                <w:t>원</w:t>
              </w:r>
            </w:ins>
            <w:del w:id="70" w:author="상훈 김" w:date="2026-10-06T08:55:00Z" w16du:dateUtc="2026-10-05T23:55:00Z"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7,200,000,000</w:delText>
              </w:r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원</w:delText>
              </w:r>
            </w:del>
          </w:p>
        </w:tc>
      </w:tr>
      <w:tr w:rsidR="00967543" w:rsidRPr="008E4E38" w14:paraId="612DD551" w14:textId="77777777" w:rsidTr="00072AF0">
        <w:tc>
          <w:tcPr>
            <w:tcW w:w="790" w:type="dxa"/>
            <w:vMerge/>
          </w:tcPr>
          <w:p w14:paraId="47E24001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DBE3D81" w14:textId="69428FB6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ins w:id="71" w:author="상훈 김" w:date="2026-10-06T08:55:00Z" w16du:dateUtc="2026-10-05T23:55:00Z">
              <w:r>
                <w:rPr>
                  <w:rFonts w:ascii="Times New Roman" w:hint="eastAsia"/>
                  <w:bCs/>
                </w:rPr>
                <w:t>주식회사</w:t>
              </w:r>
              <w:r>
                <w:rPr>
                  <w:rFonts w:ascii="Times New Roman" w:hint="eastAsia"/>
                  <w:bCs/>
                </w:rPr>
                <w:t xml:space="preserve"> </w:t>
              </w:r>
              <w:r>
                <w:rPr>
                  <w:rFonts w:ascii="Times New Roman" w:hint="eastAsia"/>
                  <w:bCs/>
                </w:rPr>
                <w:t>디비저축은행</w:t>
              </w:r>
            </w:ins>
            <w:del w:id="72" w:author="상훈 김" w:date="2026-10-06T08:55:00Z" w16du:dateUtc="2026-10-05T23:55:00Z">
              <w:r w:rsidRPr="001E7D2E" w:rsidDel="00415045">
                <w:rPr>
                  <w:rFonts w:ascii="Times New Roman"/>
                  <w:bCs/>
                </w:rPr>
                <w:delText>중소기업은행</w:delText>
              </w:r>
              <w:r w:rsidRPr="001E7D2E" w:rsidDel="00415045">
                <w:rPr>
                  <w:rFonts w:ascii="Times New Roman"/>
                  <w:bCs/>
                </w:rPr>
                <w:delText xml:space="preserve"> [KB</w:delText>
              </w:r>
              <w:r w:rsidRPr="001E7D2E" w:rsidDel="00415045">
                <w:rPr>
                  <w:rFonts w:ascii="Times New Roman"/>
                  <w:bCs/>
                </w:rPr>
                <w:delText>부동산대출일반사모부동산투자신탁제</w:delText>
              </w:r>
              <w:r w:rsidRPr="001E7D2E" w:rsidDel="00415045">
                <w:rPr>
                  <w:rFonts w:ascii="Times New Roman"/>
                  <w:bCs/>
                </w:rPr>
                <w:delText>1</w:delText>
              </w:r>
              <w:r w:rsidRPr="001E7D2E" w:rsidDel="00415045">
                <w:rPr>
                  <w:rFonts w:ascii="Times New Roman"/>
                  <w:bCs/>
                </w:rPr>
                <w:delText>호</w:delText>
              </w:r>
              <w:r w:rsidRPr="001E7D2E" w:rsidDel="00415045">
                <w:rPr>
                  <w:rFonts w:ascii="Times New Roman"/>
                  <w:bCs/>
                </w:rPr>
                <w:delText>(</w:delText>
              </w:r>
              <w:r w:rsidRPr="001E7D2E" w:rsidDel="00415045">
                <w:rPr>
                  <w:rFonts w:ascii="Times New Roman"/>
                  <w:bCs/>
                </w:rPr>
                <w:delText>전문</w:delText>
              </w:r>
              <w:r w:rsidRPr="001E7D2E" w:rsidDel="00415045">
                <w:rPr>
                  <w:rFonts w:ascii="Times New Roman"/>
                  <w:bCs/>
                </w:rPr>
                <w:delText>)</w:delText>
              </w:r>
              <w:r w:rsidRPr="001E7D2E" w:rsidDel="00415045">
                <w:rPr>
                  <w:rFonts w:ascii="Times New Roman"/>
                  <w:bCs/>
                </w:rPr>
                <w:delText>의</w:delText>
              </w:r>
              <w:r w:rsidRPr="001E7D2E" w:rsidDel="00415045">
                <w:rPr>
                  <w:rFonts w:ascii="Times New Roman"/>
                  <w:bCs/>
                </w:rPr>
                <w:delText xml:space="preserve"> </w:delText>
              </w:r>
              <w:r w:rsidRPr="001E7D2E" w:rsidDel="00415045">
                <w:rPr>
                  <w:rFonts w:ascii="Times New Roman"/>
                  <w:bCs/>
                </w:rPr>
                <w:delText>신탁업자로서</w:delText>
              </w:r>
              <w:r w:rsidRPr="001E7D2E" w:rsidDel="00415045">
                <w:rPr>
                  <w:rFonts w:ascii="Times New Roman"/>
                  <w:bCs/>
                </w:rPr>
                <w:delText>]</w:delText>
              </w:r>
            </w:del>
          </w:p>
        </w:tc>
        <w:tc>
          <w:tcPr>
            <w:tcW w:w="1835" w:type="dxa"/>
            <w:vAlign w:val="center"/>
          </w:tcPr>
          <w:p w14:paraId="164A6139" w14:textId="7063CA4D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73" w:author="상훈 김" w:date="2026-10-06T08:55:00Z" w16du:dateUtc="2026-10-05T23:55:00Z">
              <w:r>
                <w:rPr>
                  <w:rFonts w:ascii="Times New Roman" w:hint="eastAsia"/>
                  <w:bCs/>
                  <w:sz w:val="22"/>
                  <w:szCs w:val="22"/>
                </w:rPr>
                <w:t>8</w:t>
              </w:r>
              <w:r w:rsidRPr="001E7D2E">
                <w:rPr>
                  <w:rFonts w:ascii="Times New Roman"/>
                  <w:bCs/>
                  <w:sz w:val="22"/>
                  <w:szCs w:val="22"/>
                </w:rPr>
                <w:t>,000,000,000</w:t>
              </w:r>
              <w:r>
                <w:rPr>
                  <w:rFonts w:ascii="Times New Roman" w:hint="eastAsia"/>
                  <w:bCs/>
                  <w:sz w:val="22"/>
                  <w:szCs w:val="22"/>
                </w:rPr>
                <w:t>원</w:t>
              </w:r>
            </w:ins>
            <w:del w:id="74" w:author="상훈 김" w:date="2026-10-06T08:55:00Z" w16du:dateUtc="2026-10-05T23:55:00Z">
              <w:r w:rsidRPr="001E7D2E" w:rsidDel="00415045">
                <w:rPr>
                  <w:rFonts w:ascii="Times New Roman"/>
                  <w:bCs/>
                  <w:sz w:val="22"/>
                  <w:szCs w:val="22"/>
                </w:rPr>
                <w:delText>20,000,000,000</w:delText>
              </w:r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원</w:delText>
              </w:r>
            </w:del>
          </w:p>
        </w:tc>
        <w:tc>
          <w:tcPr>
            <w:tcW w:w="2579" w:type="dxa"/>
            <w:vAlign w:val="center"/>
          </w:tcPr>
          <w:p w14:paraId="3E8075A3" w14:textId="62F07240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75" w:author="상훈 김" w:date="2026-10-06T08:55:00Z" w16du:dateUtc="2026-10-05T23:55:00Z">
              <w:r>
                <w:rPr>
                  <w:rFonts w:ascii="Times New Roman" w:hint="eastAsia"/>
                  <w:bCs/>
                  <w:sz w:val="22"/>
                  <w:szCs w:val="22"/>
                </w:rPr>
                <w:t>9,600,000,000</w:t>
              </w:r>
              <w:r>
                <w:rPr>
                  <w:rFonts w:ascii="Times New Roman" w:hint="eastAsia"/>
                  <w:bCs/>
                  <w:sz w:val="22"/>
                  <w:szCs w:val="22"/>
                </w:rPr>
                <w:t>원</w:t>
              </w:r>
            </w:ins>
            <w:del w:id="76" w:author="상훈 김" w:date="2026-10-06T08:55:00Z" w16du:dateUtc="2026-10-05T23:55:00Z"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24,000,000,000</w:delText>
              </w:r>
              <w:r w:rsidDel="00415045">
                <w:rPr>
                  <w:rFonts w:ascii="Times New Roman" w:hint="eastAsia"/>
                  <w:bCs/>
                  <w:sz w:val="22"/>
                  <w:szCs w:val="22"/>
                </w:rPr>
                <w:delText>원</w:delText>
              </w:r>
            </w:del>
          </w:p>
        </w:tc>
      </w:tr>
      <w:tr w:rsidR="007B3AF7" w:rsidRPr="008E4E38" w14:paraId="3BA54B58" w14:textId="77777777" w:rsidTr="00072AF0">
        <w:tc>
          <w:tcPr>
            <w:tcW w:w="790" w:type="dxa"/>
            <w:shd w:val="clear" w:color="auto" w:fill="D9D9D9"/>
          </w:tcPr>
          <w:p w14:paraId="12443705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5DFF860B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2EC63BEC" w14:textId="7D2B59E4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</w:t>
            </w:r>
            <w:r w:rsidRPr="00B01E63">
              <w:rPr>
                <w:rFonts w:ascii="Times New Roman"/>
                <w:kern w:val="0"/>
                <w:sz w:val="22"/>
              </w:rPr>
              <w:t>00,000,000</w:t>
            </w:r>
            <w:r w:rsidRPr="00B01E63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05F5A41B" w14:textId="27CFFFAC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 w:rsidRPr="00B01E63">
              <w:rPr>
                <w:rFonts w:ascii="Times New Roman"/>
                <w:sz w:val="22"/>
                <w:szCs w:val="22"/>
              </w:rPr>
              <w:t>,000,000</w:t>
            </w:r>
            <w:r w:rsidRPr="00B01E63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4F4836E6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p w14:paraId="749ABA3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r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>.</w:t>
      </w:r>
    </w:p>
    <w:p w14:paraId="6EE79312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대상보험목록</w:t>
      </w:r>
    </w:p>
    <w:p w14:paraId="31F30CEC" w14:textId="77777777" w:rsidR="00A22C75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ins w:id="77" w:author="BKL" w:date="2026-10-07T13:58:00Z" w16du:dateUtc="2026-10-07T04:58:00Z"/>
          <w:rFonts w:ascii="Times New Roman"/>
          <w:b/>
          <w:sz w:val="24"/>
        </w:rPr>
      </w:pPr>
    </w:p>
    <w:p w14:paraId="6658D9D5" w14:textId="77777777" w:rsidR="006E2D9A" w:rsidRDefault="006E2D9A" w:rsidP="00FB14E0">
      <w:pPr>
        <w:widowControl/>
        <w:tabs>
          <w:tab w:val="left" w:pos="400"/>
        </w:tabs>
        <w:spacing w:line="400" w:lineRule="exact"/>
        <w:jc w:val="center"/>
        <w:rPr>
          <w:ins w:id="78" w:author="BKL" w:date="2026-10-07T13:58:00Z" w16du:dateUtc="2026-10-07T04:58:00Z"/>
          <w:rFonts w:ascii="Times New Roman"/>
          <w:b/>
          <w:sz w:val="24"/>
        </w:rPr>
      </w:pPr>
    </w:p>
    <w:p w14:paraId="70F53844" w14:textId="1AD83DDB" w:rsidR="006E2D9A" w:rsidRPr="006E2D9A" w:rsidDel="006E2D9A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del w:id="79" w:author="BKL" w:date="2026-10-07T13:58:00Z" w16du:dateUtc="2026-10-07T04:58:00Z"/>
          <w:rFonts w:ascii="Times New Roman"/>
          <w:bCs/>
          <w:sz w:val="22"/>
          <w:szCs w:val="22"/>
        </w:rPr>
      </w:pPr>
      <w:ins w:id="80" w:author="BKL" w:date="2026-10-07T13:58:00Z" w16du:dateUtc="2026-10-07T04:58:00Z">
        <w:r w:rsidRPr="006E2D9A">
          <w:rPr>
            <w:rFonts w:ascii="Times New Roman"/>
            <w:bCs/>
            <w:sz w:val="22"/>
            <w:szCs w:val="22"/>
          </w:rPr>
          <w:t>(</w:t>
        </w:r>
      </w:ins>
      <w:ins w:id="81" w:author="BKL" w:date="2026-10-07T20:09:00Z" w16du:dateUtc="2026-10-07T11:09:00Z">
        <w:r w:rsidR="00FF342E" w:rsidRPr="00FF342E">
          <w:rPr>
            <w:rFonts w:ascii="Times New Roman"/>
            <w:bCs/>
            <w:sz w:val="22"/>
            <w:szCs w:val="22"/>
          </w:rPr>
          <w:t>대상보험이</w:t>
        </w:r>
        <w:r w:rsidR="00FF342E" w:rsidRPr="00FF342E">
          <w:rPr>
            <w:rFonts w:ascii="Times New Roman"/>
            <w:bCs/>
            <w:sz w:val="22"/>
            <w:szCs w:val="22"/>
          </w:rPr>
          <w:t xml:space="preserve"> </w:t>
        </w:r>
        <w:r w:rsidR="00FF342E" w:rsidRPr="00FF342E">
          <w:rPr>
            <w:rFonts w:ascii="Times New Roman"/>
            <w:bCs/>
            <w:sz w:val="22"/>
            <w:szCs w:val="22"/>
          </w:rPr>
          <w:t>신규로</w:t>
        </w:r>
        <w:r w:rsidR="00FF342E" w:rsidRPr="00FF342E">
          <w:rPr>
            <w:rFonts w:ascii="Times New Roman"/>
            <w:bCs/>
            <w:sz w:val="22"/>
            <w:szCs w:val="22"/>
          </w:rPr>
          <w:t xml:space="preserve"> </w:t>
        </w:r>
        <w:r w:rsidR="00FF342E" w:rsidRPr="00FF342E">
          <w:rPr>
            <w:rFonts w:ascii="Times New Roman"/>
            <w:bCs/>
            <w:sz w:val="22"/>
            <w:szCs w:val="22"/>
          </w:rPr>
          <w:t>체결되는</w:t>
        </w:r>
        <w:r w:rsidR="00FF342E" w:rsidRPr="00FF342E">
          <w:rPr>
            <w:rFonts w:ascii="Times New Roman"/>
            <w:bCs/>
            <w:sz w:val="22"/>
            <w:szCs w:val="22"/>
          </w:rPr>
          <w:t xml:space="preserve"> </w:t>
        </w:r>
        <w:r w:rsidR="00FF342E" w:rsidRPr="00FF342E">
          <w:rPr>
            <w:rFonts w:ascii="Times New Roman"/>
            <w:bCs/>
            <w:sz w:val="22"/>
            <w:szCs w:val="22"/>
          </w:rPr>
          <w:t>보험계약인</w:t>
        </w:r>
        <w:r w:rsidR="00FF342E" w:rsidRPr="00FF342E">
          <w:rPr>
            <w:rFonts w:ascii="Times New Roman"/>
            <w:bCs/>
            <w:sz w:val="22"/>
            <w:szCs w:val="22"/>
          </w:rPr>
          <w:t xml:space="preserve"> </w:t>
        </w:r>
        <w:r w:rsidR="00FF342E" w:rsidRPr="00FF342E">
          <w:rPr>
            <w:rFonts w:ascii="Times New Roman"/>
            <w:bCs/>
            <w:sz w:val="22"/>
            <w:szCs w:val="22"/>
          </w:rPr>
          <w:t>경우</w:t>
        </w:r>
      </w:ins>
      <w:ins w:id="82" w:author="BKL" w:date="2026-10-07T13:58:00Z" w16du:dateUtc="2026-10-07T04:58:00Z"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해당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신규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보험계약의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보험증권이</w:t>
        </w:r>
        <w:r w:rsidRPr="006E2D9A">
          <w:rPr>
            <w:rFonts w:ascii="Times New Roman"/>
            <w:bCs/>
            <w:sz w:val="22"/>
            <w:szCs w:val="22"/>
          </w:rPr>
          <w:t xml:space="preserve">, </w:t>
        </w:r>
      </w:ins>
      <w:ins w:id="83" w:author="BKL" w:date="2026-10-07T20:09:00Z" w16du:dateUtc="2026-10-07T11:09:00Z">
        <w:r w:rsidR="00FF342E" w:rsidRPr="00FF342E">
          <w:rPr>
            <w:rFonts w:ascii="Times New Roman"/>
            <w:bCs/>
            <w:sz w:val="22"/>
            <w:szCs w:val="22"/>
          </w:rPr>
          <w:t>대상보험이</w:t>
        </w:r>
        <w:r w:rsidR="00FF342E" w:rsidRPr="00FF342E">
          <w:rPr>
            <w:rFonts w:ascii="Times New Roman"/>
            <w:bCs/>
            <w:sz w:val="22"/>
            <w:szCs w:val="22"/>
          </w:rPr>
          <w:t xml:space="preserve"> </w:t>
        </w:r>
      </w:ins>
      <w:ins w:id="84" w:author="BKL" w:date="2026-10-07T13:58:00Z" w16du:dateUtc="2026-10-07T04:58:00Z">
        <w:r w:rsidRPr="006E2D9A">
          <w:rPr>
            <w:rFonts w:ascii="Times New Roman"/>
            <w:bCs/>
            <w:sz w:val="22"/>
            <w:szCs w:val="22"/>
          </w:rPr>
          <w:t>코크렙안양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주식회사로부터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기존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보험계약을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승계하는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경우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해당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승계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보험계약의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보험증권이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뒤에</w:t>
        </w:r>
        <w:r w:rsidRPr="006E2D9A">
          <w:rPr>
            <w:rFonts w:ascii="Times New Roman"/>
            <w:bCs/>
            <w:sz w:val="22"/>
            <w:szCs w:val="22"/>
          </w:rPr>
          <w:t xml:space="preserve"> </w:t>
        </w:r>
        <w:r w:rsidRPr="006E2D9A">
          <w:rPr>
            <w:rFonts w:ascii="Times New Roman"/>
            <w:bCs/>
            <w:sz w:val="22"/>
            <w:szCs w:val="22"/>
          </w:rPr>
          <w:t>첨부됨</w:t>
        </w:r>
        <w:r w:rsidRPr="006E2D9A">
          <w:rPr>
            <w:rFonts w:ascii="Times New Roman"/>
            <w:bCs/>
            <w:sz w:val="22"/>
            <w:szCs w:val="22"/>
          </w:rPr>
          <w:t>)</w:t>
        </w:r>
      </w:ins>
    </w:p>
    <w:p w14:paraId="783B9276" w14:textId="4FF00A49" w:rsidR="00FB14E0" w:rsidRPr="005E0426" w:rsidDel="006E2D9A" w:rsidRDefault="009E1A14" w:rsidP="00A84708">
      <w:pPr>
        <w:widowControl/>
        <w:tabs>
          <w:tab w:val="left" w:pos="400"/>
        </w:tabs>
        <w:spacing w:line="400" w:lineRule="exact"/>
        <w:jc w:val="center"/>
        <w:rPr>
          <w:del w:id="85" w:author="BKL" w:date="2026-10-07T13:58:00Z" w16du:dateUtc="2026-10-07T04:58:00Z"/>
          <w:rFonts w:ascii="Times New Roman"/>
          <w:sz w:val="22"/>
          <w:szCs w:val="22"/>
        </w:rPr>
      </w:pPr>
      <w:del w:id="86" w:author="BKL" w:date="2026-10-07T13:58:00Z" w16du:dateUtc="2026-10-07T04:58:00Z">
        <w:r w:rsidDel="006E2D9A">
          <w:rPr>
            <w:rFonts w:ascii="Times New Roman" w:hint="eastAsia"/>
            <w:sz w:val="22"/>
            <w:szCs w:val="22"/>
          </w:rPr>
          <w:delText>(</w:delText>
        </w:r>
        <w:r w:rsidDel="006E2D9A">
          <w:rPr>
            <w:rFonts w:ascii="Times New Roman" w:hint="eastAsia"/>
            <w:sz w:val="22"/>
            <w:szCs w:val="22"/>
          </w:rPr>
          <w:delText>뒤에</w:delText>
        </w:r>
        <w:r w:rsidDel="006E2D9A">
          <w:rPr>
            <w:rFonts w:ascii="Times New Roman" w:hint="eastAsia"/>
            <w:sz w:val="22"/>
            <w:szCs w:val="22"/>
          </w:rPr>
          <w:delText xml:space="preserve"> </w:delText>
        </w:r>
        <w:r w:rsidDel="006E2D9A">
          <w:rPr>
            <w:rFonts w:ascii="Times New Roman" w:hint="eastAsia"/>
            <w:sz w:val="22"/>
            <w:szCs w:val="22"/>
          </w:rPr>
          <w:delText>첨부됨</w:delText>
        </w:r>
        <w:r w:rsidDel="006E2D9A">
          <w:rPr>
            <w:rFonts w:ascii="Times New Roman" w:hint="eastAsia"/>
            <w:sz w:val="22"/>
            <w:szCs w:val="22"/>
          </w:rPr>
          <w:delText>)</w:delText>
        </w:r>
      </w:del>
    </w:p>
    <w:p w14:paraId="4B55226C" w14:textId="508197DA" w:rsidR="00FB14E0" w:rsidRPr="005E0426" w:rsidRDefault="00FB14E0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</w:p>
    <w:p w14:paraId="1C1674C2" w14:textId="7145A9CD" w:rsidR="00FB14E0" w:rsidRPr="005E0426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ins w:id="87" w:author="BKL" w:date="2026-10-07T13:38:00Z" w16du:dateUtc="2026-10-07T04:38:00Z">
        <w:r w:rsidR="00D91E5E">
          <w:rPr>
            <w:rFonts w:ascii="Times New Roman" w:hint="eastAsia"/>
            <w:b/>
            <w:sz w:val="22"/>
            <w:szCs w:val="22"/>
          </w:rPr>
          <w:t>-1</w:t>
        </w:r>
      </w:ins>
      <w:r w:rsidRPr="005E0426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5DA3FBFD" w14:textId="59D9012D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7706F2D2" w14:textId="77777777" w:rsidR="00FB14E0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 w:rsidR="00B811F9">
        <w:rPr>
          <w:rFonts w:ascii="Times New Roman"/>
          <w:sz w:val="22"/>
          <w:szCs w:val="22"/>
        </w:rPr>
        <w:t>_____________(</w:t>
      </w:r>
      <w:r w:rsidR="00B811F9">
        <w:rPr>
          <w:rFonts w:ascii="Times New Roman" w:hint="eastAsia"/>
          <w:sz w:val="22"/>
          <w:szCs w:val="22"/>
        </w:rPr>
        <w:t>보험회사로서</w:t>
      </w:r>
      <w:r w:rsidR="00B811F9">
        <w:rPr>
          <w:rFonts w:ascii="Times New Roman"/>
          <w:sz w:val="22"/>
          <w:szCs w:val="22"/>
        </w:rPr>
        <w:t>)</w:t>
      </w:r>
    </w:p>
    <w:p w14:paraId="37074F97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2E85296D" w14:textId="7690074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</w:t>
      </w:r>
      <w:r w:rsidR="00924693"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</w:t>
      </w:r>
      <w:r w:rsidR="002D15C2">
        <w:rPr>
          <w:rFonts w:ascii="Times New Roman" w:hint="eastAsia"/>
          <w:kern w:val="0"/>
          <w:sz w:val="22"/>
        </w:rPr>
        <w:t>구백</w:t>
      </w:r>
      <w:r>
        <w:rPr>
          <w:rFonts w:ascii="Times New Roman" w:hint="eastAsia"/>
          <w:kern w:val="0"/>
          <w:sz w:val="22"/>
        </w:rPr>
        <w:t>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 w:rsidR="002D15C2"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</w:t>
      </w:r>
      <w:r w:rsidR="00E6765F"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2D15C2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6DF7CCBD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체결된</w:t>
      </w:r>
      <w:r w:rsidRPr="005E0426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  </w:t>
      </w:r>
      <w:r w:rsidR="002906E1">
        <w:rPr>
          <w:rFonts w:ascii="Times New Roman"/>
          <w:color w:val="000000"/>
          <w:sz w:val="22"/>
          <w:szCs w:val="22"/>
        </w:rPr>
        <w:t>______________________</w:t>
      </w:r>
      <w:r w:rsidR="002906E1" w:rsidRPr="00A22C75">
        <w:rPr>
          <w:rFonts w:ascii="Times New Roman"/>
          <w:color w:val="000000"/>
          <w:sz w:val="22"/>
          <w:szCs w:val="22"/>
        </w:rPr>
        <w:t>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주시기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바랍니다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5E0426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1722DBB9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 w:rsidR="002D15C2"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</w:p>
    <w:p w14:paraId="56F71D99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13756A3" w14:textId="5F81BB19" w:rsidR="00FB14E0" w:rsidRPr="00AD6238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727458">
        <w:rPr>
          <w:rFonts w:ascii="Times New Roman" w:hint="eastAsia"/>
          <w:b/>
          <w:bCs/>
          <w:sz w:val="22"/>
        </w:rPr>
        <w:t>회사</w:t>
      </w:r>
      <w:r w:rsidR="00727458">
        <w:rPr>
          <w:rFonts w:ascii="Times New Roman"/>
          <w:sz w:val="22"/>
        </w:rPr>
        <w:t xml:space="preserve"> </w:t>
      </w:r>
    </w:p>
    <w:p w14:paraId="2303A62D" w14:textId="0DCD2DD5" w:rsidR="00FB14E0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88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강남구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삼성로</w:t>
      </w:r>
      <w:r w:rsidR="002D15C2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>
        <w:rPr>
          <w:rFonts w:ascii="Times New Roman" w:hint="eastAsia"/>
          <w:kern w:val="0"/>
          <w:sz w:val="22"/>
          <w:szCs w:val="22"/>
        </w:rPr>
        <w:t>삼성동</w:t>
      </w:r>
      <w:r w:rsidR="002D15C2">
        <w:rPr>
          <w:rFonts w:ascii="Times New Roman" w:hint="eastAsia"/>
          <w:kern w:val="0"/>
          <w:sz w:val="22"/>
          <w:szCs w:val="22"/>
        </w:rPr>
        <w:t>)</w:t>
      </w:r>
      <w:bookmarkEnd w:id="88"/>
      <w:r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0D5882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7A4D1A6B" w:rsidR="00FB14E0" w:rsidRPr="005E0426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5DD82E8A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97E3E7F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24ADF4DE" w14:textId="7EA21504" w:rsidR="003D7E16" w:rsidRDefault="00FB14E0" w:rsidP="003D7E16">
      <w:pPr>
        <w:widowControl/>
        <w:snapToGrid w:val="0"/>
        <w:spacing w:line="300" w:lineRule="exact"/>
        <w:jc w:val="right"/>
        <w:rPr>
          <w:ins w:id="89" w:author="BKL" w:date="2026-10-07T13:39:00Z" w16du:dateUtc="2026-10-07T04:39:00Z"/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2F924B50" w14:textId="7F6B5121" w:rsidR="003D7E16" w:rsidRPr="005E0426" w:rsidRDefault="003D7E16" w:rsidP="003D7E16">
      <w:pPr>
        <w:pageBreakBefore/>
        <w:widowControl/>
        <w:tabs>
          <w:tab w:val="left" w:pos="400"/>
        </w:tabs>
        <w:spacing w:line="400" w:lineRule="exact"/>
        <w:rPr>
          <w:ins w:id="90" w:author="BKL" w:date="2026-10-07T13:39:00Z" w16du:dateUtc="2026-10-07T04:39:00Z"/>
          <w:rFonts w:ascii="Times New Roman"/>
          <w:b/>
          <w:sz w:val="22"/>
          <w:szCs w:val="22"/>
        </w:rPr>
      </w:pPr>
      <w:ins w:id="91" w:author="BKL" w:date="2026-10-07T13:39:00Z" w16du:dateUtc="2026-10-07T04:39:00Z">
        <w:r w:rsidRPr="005E0426">
          <w:rPr>
            <w:rFonts w:ascii="Times New Roman"/>
            <w:b/>
            <w:sz w:val="22"/>
            <w:szCs w:val="22"/>
          </w:rPr>
          <w:lastRenderedPageBreak/>
          <w:t>서식</w:t>
        </w:r>
        <w:r w:rsidRPr="005E0426">
          <w:rPr>
            <w:rFonts w:ascii="Times New Roman"/>
            <w:b/>
            <w:sz w:val="22"/>
            <w:szCs w:val="22"/>
          </w:rPr>
          <w:t xml:space="preserve"> </w:t>
        </w:r>
        <w:r w:rsidRPr="005E0426">
          <w:rPr>
            <w:rFonts w:ascii="Times New Roman"/>
            <w:b/>
            <w:sz w:val="22"/>
            <w:szCs w:val="22"/>
          </w:rPr>
          <w:t>가</w:t>
        </w:r>
        <w:r>
          <w:rPr>
            <w:rFonts w:ascii="Times New Roman" w:hint="eastAsia"/>
            <w:b/>
            <w:sz w:val="22"/>
            <w:szCs w:val="22"/>
          </w:rPr>
          <w:t>-2</w:t>
        </w:r>
        <w:r w:rsidRPr="005E0426">
          <w:rPr>
            <w:rFonts w:ascii="Times New Roman"/>
            <w:b/>
            <w:sz w:val="22"/>
            <w:szCs w:val="22"/>
          </w:rPr>
          <w:t>.</w:t>
        </w:r>
      </w:ins>
    </w:p>
    <w:p w14:paraId="1A5FF7A2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ins w:id="92" w:author="BKL" w:date="2026-10-07T13:39:00Z" w16du:dateUtc="2026-10-07T04:39:00Z"/>
          <w:rFonts w:ascii="Times New Roman"/>
          <w:b/>
          <w:sz w:val="24"/>
        </w:rPr>
      </w:pPr>
      <w:ins w:id="93" w:author="BKL" w:date="2026-10-07T13:39:00Z" w16du:dateUtc="2026-10-07T04:39:00Z">
        <w:r w:rsidRPr="005E0426">
          <w:rPr>
            <w:rFonts w:ascii="Times New Roman"/>
            <w:b/>
            <w:sz w:val="24"/>
          </w:rPr>
          <w:t>통</w:t>
        </w:r>
        <w:r w:rsidRPr="005E0426">
          <w:rPr>
            <w:rFonts w:ascii="Times New Roman"/>
            <w:b/>
            <w:sz w:val="24"/>
          </w:rPr>
          <w:t xml:space="preserve"> </w:t>
        </w:r>
        <w:r w:rsidRPr="005E0426">
          <w:rPr>
            <w:rFonts w:ascii="Times New Roman"/>
            <w:b/>
            <w:sz w:val="24"/>
          </w:rPr>
          <w:t>지</w:t>
        </w:r>
        <w:r w:rsidRPr="005E0426">
          <w:rPr>
            <w:rFonts w:ascii="Times New Roman"/>
            <w:b/>
            <w:sz w:val="24"/>
          </w:rPr>
          <w:t xml:space="preserve"> </w:t>
        </w:r>
        <w:r w:rsidRPr="005E0426">
          <w:rPr>
            <w:rFonts w:ascii="Times New Roman"/>
            <w:b/>
            <w:sz w:val="24"/>
          </w:rPr>
          <w:t>서</w:t>
        </w:r>
      </w:ins>
    </w:p>
    <w:p w14:paraId="6EABC4D6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ins w:id="94" w:author="BKL" w:date="2026-10-07T13:39:00Z" w16du:dateUtc="2026-10-07T04:39:00Z"/>
          <w:rFonts w:ascii="Times New Roman"/>
          <w:sz w:val="22"/>
          <w:szCs w:val="22"/>
        </w:rPr>
      </w:pPr>
      <w:ins w:id="95" w:author="BKL" w:date="2026-10-07T13:39:00Z" w16du:dateUtc="2026-10-07T04:39:00Z">
        <w:r>
          <w:rPr>
            <w:rFonts w:ascii="Times New Roman"/>
            <w:sz w:val="22"/>
            <w:szCs w:val="22"/>
          </w:rPr>
          <w:t>202</w:t>
        </w:r>
        <w:r>
          <w:rPr>
            <w:rFonts w:ascii="Times New Roman" w:hint="eastAsia"/>
            <w:sz w:val="22"/>
            <w:szCs w:val="22"/>
          </w:rPr>
          <w:t>6</w:t>
        </w:r>
        <w:r w:rsidRPr="005E0426">
          <w:rPr>
            <w:rFonts w:ascii="Times New Roman"/>
            <w:sz w:val="22"/>
            <w:szCs w:val="22"/>
          </w:rPr>
          <w:t>년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 w:rsidRPr="005E0426">
          <w:rPr>
            <w:rFonts w:ascii="Times New Roman"/>
            <w:sz w:val="22"/>
            <w:szCs w:val="22"/>
          </w:rPr>
          <w:t>일</w:t>
        </w:r>
      </w:ins>
    </w:p>
    <w:p w14:paraId="4EAB2E6B" w14:textId="77777777" w:rsidR="003D7E16" w:rsidRDefault="003D7E16" w:rsidP="003D7E16">
      <w:pPr>
        <w:snapToGrid w:val="0"/>
        <w:rPr>
          <w:ins w:id="96" w:author="BKL" w:date="2026-10-07T13:39:00Z" w16du:dateUtc="2026-10-07T04:39:00Z"/>
          <w:rFonts w:ascii="Times New Roman"/>
          <w:sz w:val="22"/>
          <w:szCs w:val="22"/>
        </w:rPr>
      </w:pPr>
    </w:p>
    <w:p w14:paraId="18208F46" w14:textId="77777777" w:rsidR="003D7E16" w:rsidRPr="005E0426" w:rsidRDefault="003D7E16" w:rsidP="003D7E16">
      <w:pPr>
        <w:snapToGrid w:val="0"/>
        <w:rPr>
          <w:ins w:id="97" w:author="BKL" w:date="2026-10-07T13:39:00Z" w16du:dateUtc="2026-10-07T04:39:00Z"/>
          <w:rFonts w:ascii="Times New Roman"/>
          <w:sz w:val="22"/>
        </w:rPr>
      </w:pPr>
      <w:ins w:id="98" w:author="BKL" w:date="2026-10-07T13:39:00Z" w16du:dateUtc="2026-10-07T04:39:00Z">
        <w:r w:rsidRPr="005E0426">
          <w:rPr>
            <w:rFonts w:ascii="Times New Roman"/>
            <w:sz w:val="22"/>
            <w:szCs w:val="22"/>
          </w:rPr>
          <w:t>수신</w:t>
        </w:r>
        <w:r w:rsidRPr="005E0426">
          <w:rPr>
            <w:rFonts w:ascii="Times New Roman"/>
            <w:sz w:val="22"/>
            <w:szCs w:val="22"/>
          </w:rPr>
          <w:t xml:space="preserve">: </w:t>
        </w:r>
        <w:r>
          <w:rPr>
            <w:rFonts w:ascii="Times New Roman"/>
            <w:sz w:val="22"/>
            <w:szCs w:val="22"/>
          </w:rPr>
          <w:t>_____________(</w:t>
        </w:r>
        <w:r>
          <w:rPr>
            <w:rFonts w:ascii="Times New Roman" w:hint="eastAsia"/>
            <w:sz w:val="22"/>
            <w:szCs w:val="22"/>
          </w:rPr>
          <w:t>보험회사로서</w:t>
        </w:r>
        <w:r>
          <w:rPr>
            <w:rFonts w:ascii="Times New Roman"/>
            <w:sz w:val="22"/>
            <w:szCs w:val="22"/>
          </w:rPr>
          <w:t>)</w:t>
        </w:r>
      </w:ins>
    </w:p>
    <w:p w14:paraId="34252016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ins w:id="99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00" w:author="BKL" w:date="2026-10-07T13:39:00Z" w16du:dateUtc="2026-10-07T04:39:00Z">
        <w:r w:rsidRPr="005E0426" w:rsidDel="000275CB">
          <w:rPr>
            <w:rFonts w:ascii="Times New Roman"/>
            <w:sz w:val="22"/>
            <w:szCs w:val="22"/>
          </w:rPr>
          <w:t xml:space="preserve"> </w:t>
        </w:r>
      </w:ins>
    </w:p>
    <w:p w14:paraId="0F4CB38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ins w:id="101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02" w:author="BKL" w:date="2026-10-07T13:39:00Z" w16du:dateUtc="2026-10-07T04:39:00Z">
        <w:r w:rsidRPr="005E0426">
          <w:rPr>
            <w:rFonts w:ascii="Times New Roman"/>
            <w:sz w:val="22"/>
            <w:szCs w:val="22"/>
          </w:rPr>
          <w:t>당사는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202</w:t>
        </w:r>
        <w:r>
          <w:rPr>
            <w:rFonts w:ascii="Times New Roman" w:hint="eastAsia"/>
            <w:sz w:val="22"/>
            <w:szCs w:val="22"/>
          </w:rPr>
          <w:t>6</w:t>
        </w:r>
        <w:r w:rsidRPr="005E0426">
          <w:rPr>
            <w:rFonts w:ascii="Times New Roman"/>
            <w:sz w:val="22"/>
            <w:szCs w:val="22"/>
          </w:rPr>
          <w:t>년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</w:t>
        </w:r>
        <w:r>
          <w:rPr>
            <w:rFonts w:ascii="Times New Roman"/>
            <w:sz w:val="22"/>
            <w:szCs w:val="22"/>
          </w:rPr>
          <w:t>]</w:t>
        </w:r>
        <w:r w:rsidRPr="005E0426">
          <w:rPr>
            <w:rFonts w:ascii="Times New Roman"/>
            <w:sz w:val="22"/>
            <w:szCs w:val="22"/>
          </w:rPr>
          <w:t>월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일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pacing w:val="3"/>
            <w:sz w:val="22"/>
            <w:szCs w:val="22"/>
          </w:rPr>
          <w:t>대출약정에</w:t>
        </w:r>
        <w:r>
          <w:rPr>
            <w:rFonts w:ascii="Times New Roman" w:hint="eastAsia"/>
            <w:spacing w:val="3"/>
            <w:sz w:val="22"/>
            <w:szCs w:val="22"/>
          </w:rPr>
          <w:t xml:space="preserve"> </w:t>
        </w:r>
        <w:r>
          <w:rPr>
            <w:rFonts w:ascii="Times New Roman" w:hint="eastAsia"/>
            <w:spacing w:val="3"/>
            <w:sz w:val="22"/>
            <w:szCs w:val="22"/>
          </w:rPr>
          <w:t>대주로</w:t>
        </w:r>
        <w:r>
          <w:rPr>
            <w:rFonts w:ascii="Times New Roman" w:hint="eastAsia"/>
            <w:spacing w:val="3"/>
            <w:sz w:val="22"/>
            <w:szCs w:val="22"/>
          </w:rPr>
          <w:t xml:space="preserve"> </w:t>
        </w:r>
        <w:r>
          <w:rPr>
            <w:rFonts w:ascii="Times New Roman" w:hint="eastAsia"/>
            <w:spacing w:val="3"/>
            <w:sz w:val="22"/>
            <w:szCs w:val="22"/>
          </w:rPr>
          <w:t>기재된</w:t>
        </w:r>
        <w:r>
          <w:rPr>
            <w:rFonts w:ascii="Times New Roman" w:hint="eastAsia"/>
            <w:spacing w:val="3"/>
            <w:sz w:val="22"/>
            <w:szCs w:val="22"/>
          </w:rPr>
          <w:t xml:space="preserve"> </w:t>
        </w:r>
        <w:r>
          <w:rPr>
            <w:rFonts w:ascii="Times New Roman" w:hint="eastAsia"/>
            <w:spacing w:val="3"/>
            <w:sz w:val="22"/>
            <w:szCs w:val="22"/>
          </w:rPr>
          <w:t>회사들</w:t>
        </w:r>
        <w:r w:rsidRPr="005E0426">
          <w:rPr>
            <w:rFonts w:ascii="Times New Roman"/>
            <w:sz w:val="22"/>
            <w:szCs w:val="22"/>
          </w:rPr>
          <w:t>(</w:t>
        </w:r>
        <w:r w:rsidRPr="005E0426">
          <w:rPr>
            <w:rFonts w:ascii="Times New Roman"/>
            <w:sz w:val="22"/>
            <w:szCs w:val="22"/>
          </w:rPr>
          <w:t>이하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총칭하여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“</w:t>
        </w:r>
        <w:r w:rsidRPr="00CF2E1B">
          <w:rPr>
            <w:rFonts w:ascii="Times New Roman"/>
            <w:b/>
            <w:sz w:val="22"/>
            <w:szCs w:val="22"/>
          </w:rPr>
          <w:t>근질권자</w:t>
        </w:r>
        <w:r w:rsidRPr="005E0426"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등과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kern w:val="0"/>
            <w:sz w:val="22"/>
          </w:rPr>
          <w:t>대출약정금</w:t>
        </w:r>
        <w:r w:rsidRPr="005E0426">
          <w:rPr>
            <w:rFonts w:ascii="Times New Roman"/>
            <w:kern w:val="0"/>
            <w:sz w:val="22"/>
          </w:rPr>
          <w:t xml:space="preserve"> </w:t>
        </w:r>
        <w:r w:rsidRPr="005E0426">
          <w:rPr>
            <w:rFonts w:ascii="Times New Roman"/>
            <w:kern w:val="0"/>
            <w:sz w:val="22"/>
          </w:rPr>
          <w:t>합계</w:t>
        </w:r>
        <w:r w:rsidRPr="005E0426">
          <w:rPr>
            <w:rFonts w:ascii="Times New Roman"/>
            <w:kern w:val="0"/>
            <w:sz w:val="22"/>
          </w:rPr>
          <w:t xml:space="preserve"> </w:t>
        </w:r>
        <w:r w:rsidRPr="005E0426">
          <w:rPr>
            <w:rFonts w:ascii="Times New Roman"/>
            <w:kern w:val="0"/>
            <w:sz w:val="22"/>
          </w:rPr>
          <w:t>금</w:t>
        </w:r>
        <w:r w:rsidRPr="005E0426">
          <w:rPr>
            <w:rFonts w:ascii="Times New Roman"/>
            <w:kern w:val="0"/>
            <w:sz w:val="22"/>
          </w:rPr>
          <w:t xml:space="preserve"> </w:t>
        </w:r>
        <w:r>
          <w:rPr>
            <w:rFonts w:ascii="Times New Roman" w:hint="eastAsia"/>
            <w:kern w:val="0"/>
            <w:sz w:val="22"/>
          </w:rPr>
          <w:t>일천구백팔십</w:t>
        </w:r>
        <w:r w:rsidRPr="005E0426">
          <w:rPr>
            <w:rFonts w:ascii="Times New Roman"/>
            <w:kern w:val="0"/>
            <w:sz w:val="22"/>
          </w:rPr>
          <w:t>억</w:t>
        </w:r>
        <w:r w:rsidRPr="005E0426">
          <w:rPr>
            <w:rFonts w:ascii="Times New Roman"/>
            <w:bCs/>
            <w:sz w:val="22"/>
            <w:szCs w:val="22"/>
          </w:rPr>
          <w:t>(</w:t>
        </w:r>
        <w:r>
          <w:rPr>
            <w:rFonts w:ascii="Times New Roman"/>
            <w:bCs/>
            <w:sz w:val="22"/>
            <w:szCs w:val="22"/>
          </w:rPr>
          <w:t>1</w:t>
        </w:r>
        <w:r>
          <w:rPr>
            <w:rFonts w:ascii="Times New Roman" w:hint="eastAsia"/>
            <w:bCs/>
            <w:sz w:val="22"/>
            <w:szCs w:val="22"/>
          </w:rPr>
          <w:t>9</w:t>
        </w:r>
        <w:r>
          <w:rPr>
            <w:rFonts w:ascii="Times New Roman"/>
            <w:bCs/>
            <w:sz w:val="22"/>
            <w:szCs w:val="22"/>
          </w:rPr>
          <w:t>8,0</w:t>
        </w:r>
        <w:r w:rsidRPr="005E0426">
          <w:rPr>
            <w:rFonts w:ascii="Times New Roman"/>
            <w:bCs/>
            <w:sz w:val="22"/>
            <w:szCs w:val="22"/>
          </w:rPr>
          <w:t>00,000,000)</w:t>
        </w:r>
        <w:r>
          <w:rPr>
            <w:rFonts w:ascii="Times New Roman" w:hint="eastAsia"/>
            <w:bCs/>
            <w:sz w:val="22"/>
            <w:szCs w:val="22"/>
          </w:rPr>
          <w:t>원</w:t>
        </w:r>
        <w:r w:rsidRPr="005E0426">
          <w:rPr>
            <w:rFonts w:ascii="Times New Roman"/>
            <w:bCs/>
            <w:sz w:val="22"/>
            <w:szCs w:val="22"/>
          </w:rPr>
          <w:t>으로</w:t>
        </w:r>
        <w:r w:rsidRPr="005E0426">
          <w:rPr>
            <w:rFonts w:ascii="Times New Roman"/>
            <w:bCs/>
            <w:sz w:val="22"/>
            <w:szCs w:val="22"/>
          </w:rPr>
          <w:t xml:space="preserve"> </w:t>
        </w:r>
        <w:r w:rsidRPr="005E0426">
          <w:rPr>
            <w:rFonts w:ascii="Times New Roman"/>
            <w:bCs/>
            <w:sz w:val="22"/>
            <w:szCs w:val="22"/>
          </w:rPr>
          <w:t>하는</w:t>
        </w:r>
        <w:r w:rsidRPr="005E0426">
          <w:rPr>
            <w:rFonts w:ascii="Times New Roman"/>
            <w:bCs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대출약정서</w:t>
        </w:r>
        <w:r w:rsidRPr="005E0426">
          <w:rPr>
            <w:rFonts w:ascii="Times New Roman"/>
            <w:sz w:val="22"/>
            <w:szCs w:val="22"/>
          </w:rPr>
          <w:t>(</w:t>
        </w:r>
        <w:r w:rsidRPr="005E0426">
          <w:rPr>
            <w:rFonts w:ascii="Times New Roman"/>
            <w:sz w:val="22"/>
            <w:szCs w:val="22"/>
          </w:rPr>
          <w:t>이하</w:t>
        </w:r>
        <w:r w:rsidRPr="005E0426">
          <w:rPr>
            <w:rFonts w:ascii="Times New Roman"/>
            <w:sz w:val="22"/>
            <w:szCs w:val="22"/>
          </w:rPr>
          <w:t xml:space="preserve"> “</w:t>
        </w:r>
        <w:r w:rsidRPr="00702CBF">
          <w:rPr>
            <w:rFonts w:ascii="Times New Roman"/>
            <w:b/>
            <w:sz w:val="22"/>
            <w:szCs w:val="22"/>
          </w:rPr>
          <w:t>대출약정</w:t>
        </w:r>
        <w:r w:rsidRPr="005E0426">
          <w:rPr>
            <w:rFonts w:ascii="Times New Roman"/>
            <w:sz w:val="22"/>
            <w:szCs w:val="22"/>
          </w:rPr>
          <w:t>”)</w:t>
        </w:r>
        <w:r w:rsidRPr="005E0426">
          <w:rPr>
            <w:rFonts w:ascii="Times New Roman"/>
            <w:sz w:val="22"/>
            <w:szCs w:val="22"/>
          </w:rPr>
          <w:t>를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체결하였습니다</w:t>
        </w:r>
        <w:r w:rsidRPr="005E0426">
          <w:rPr>
            <w:rFonts w:ascii="Times New Roman"/>
            <w:sz w:val="22"/>
            <w:szCs w:val="22"/>
          </w:rPr>
          <w:t xml:space="preserve">. </w:t>
        </w:r>
        <w:r w:rsidRPr="005E0426">
          <w:rPr>
            <w:rFonts w:ascii="Times New Roman"/>
            <w:sz w:val="22"/>
            <w:szCs w:val="22"/>
          </w:rPr>
          <w:t>당사는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대출약정과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관련된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모든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채무를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담보하기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위하여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202</w:t>
        </w:r>
        <w:r>
          <w:rPr>
            <w:rFonts w:ascii="Times New Roman" w:hint="eastAsia"/>
            <w:color w:val="000000"/>
            <w:sz w:val="22"/>
            <w:szCs w:val="22"/>
          </w:rPr>
          <w:t>6</w:t>
        </w:r>
        <w:r w:rsidRPr="005E0426">
          <w:rPr>
            <w:rFonts w:ascii="Times New Roman"/>
            <w:color w:val="000000"/>
            <w:sz w:val="22"/>
            <w:szCs w:val="22"/>
          </w:rPr>
          <w:t>년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5E0426">
          <w:rPr>
            <w:rFonts w:ascii="Times New Roman"/>
            <w:color w:val="000000"/>
            <w:sz w:val="22"/>
            <w:szCs w:val="22"/>
          </w:rPr>
          <w:t>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[*</w:t>
        </w:r>
        <w:r>
          <w:rPr>
            <w:rFonts w:ascii="Times New Roman"/>
            <w:color w:val="000000"/>
            <w:sz w:val="22"/>
            <w:szCs w:val="22"/>
          </w:rPr>
          <w:t>]</w:t>
        </w:r>
        <w:r>
          <w:rPr>
            <w:rFonts w:ascii="Times New Roman"/>
            <w:color w:val="000000"/>
            <w:sz w:val="22"/>
            <w:szCs w:val="22"/>
          </w:rPr>
          <w:t>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보험근질권설정계약</w:t>
        </w:r>
        <w:r w:rsidRPr="005E0426">
          <w:rPr>
            <w:rFonts w:ascii="Times New Roman"/>
            <w:color w:val="000000"/>
            <w:sz w:val="22"/>
            <w:szCs w:val="22"/>
          </w:rPr>
          <w:t>(</w:t>
        </w:r>
        <w:r w:rsidRPr="005E0426">
          <w:rPr>
            <w:rFonts w:ascii="Times New Roman"/>
            <w:spacing w:val="3"/>
            <w:sz w:val="22"/>
            <w:szCs w:val="22"/>
          </w:rPr>
          <w:t>추후</w:t>
        </w:r>
        <w:r w:rsidRPr="005E0426">
          <w:rPr>
            <w:rFonts w:ascii="Times New Roman"/>
            <w:spacing w:val="3"/>
            <w:sz w:val="22"/>
            <w:szCs w:val="22"/>
          </w:rPr>
          <w:t xml:space="preserve"> </w:t>
        </w:r>
        <w:r w:rsidRPr="005E0426">
          <w:rPr>
            <w:rFonts w:ascii="Times New Roman"/>
            <w:spacing w:val="3"/>
            <w:sz w:val="22"/>
            <w:szCs w:val="22"/>
          </w:rPr>
          <w:t>수정</w:t>
        </w:r>
        <w:r w:rsidRPr="005E0426">
          <w:rPr>
            <w:rFonts w:ascii="Times New Roman"/>
            <w:spacing w:val="3"/>
            <w:sz w:val="22"/>
            <w:szCs w:val="22"/>
          </w:rPr>
          <w:t xml:space="preserve">, </w:t>
        </w:r>
        <w:r w:rsidRPr="005E0426">
          <w:rPr>
            <w:rFonts w:ascii="Times New Roman"/>
            <w:spacing w:val="3"/>
            <w:sz w:val="22"/>
            <w:szCs w:val="22"/>
          </w:rPr>
          <w:t>변경</w:t>
        </w:r>
        <w:r w:rsidRPr="005E0426">
          <w:rPr>
            <w:rFonts w:ascii="Times New Roman"/>
            <w:spacing w:val="3"/>
            <w:sz w:val="22"/>
            <w:szCs w:val="22"/>
          </w:rPr>
          <w:t xml:space="preserve">, </w:t>
        </w:r>
        <w:r w:rsidRPr="005E0426">
          <w:rPr>
            <w:rFonts w:ascii="Times New Roman"/>
            <w:spacing w:val="3"/>
            <w:sz w:val="22"/>
            <w:szCs w:val="22"/>
          </w:rPr>
          <w:t>보충된</w:t>
        </w:r>
        <w:r w:rsidRPr="005E0426">
          <w:rPr>
            <w:rFonts w:ascii="Times New Roman"/>
            <w:spacing w:val="3"/>
            <w:sz w:val="22"/>
            <w:szCs w:val="22"/>
          </w:rPr>
          <w:t xml:space="preserve"> </w:t>
        </w:r>
        <w:r w:rsidRPr="005E0426">
          <w:rPr>
            <w:rFonts w:ascii="Times New Roman"/>
            <w:spacing w:val="3"/>
            <w:sz w:val="22"/>
            <w:szCs w:val="22"/>
          </w:rPr>
          <w:t>계약을</w:t>
        </w:r>
        <w:r w:rsidRPr="005E0426">
          <w:rPr>
            <w:rFonts w:ascii="Times New Roman"/>
            <w:spacing w:val="3"/>
            <w:sz w:val="22"/>
            <w:szCs w:val="22"/>
          </w:rPr>
          <w:t xml:space="preserve"> </w:t>
        </w:r>
        <w:r w:rsidRPr="005E0426">
          <w:rPr>
            <w:rFonts w:ascii="Times New Roman"/>
            <w:spacing w:val="3"/>
            <w:sz w:val="22"/>
            <w:szCs w:val="22"/>
          </w:rPr>
          <w:t>포함하며</w:t>
        </w:r>
        <w:r w:rsidRPr="005E0426">
          <w:rPr>
            <w:rFonts w:ascii="Times New Roman"/>
            <w:spacing w:val="3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이하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“</w:t>
        </w:r>
        <w:r w:rsidRPr="00CF2E1B">
          <w:rPr>
            <w:rFonts w:ascii="Times New Roman"/>
            <w:b/>
            <w:color w:val="000000"/>
            <w:sz w:val="22"/>
            <w:szCs w:val="22"/>
          </w:rPr>
          <w:t>보험근질권설정계약</w:t>
        </w:r>
        <w:r>
          <w:rPr>
            <w:rFonts w:ascii="Times New Roman"/>
            <w:color w:val="000000"/>
            <w:sz w:val="22"/>
            <w:szCs w:val="22"/>
          </w:rPr>
          <w:t>”</w:t>
        </w:r>
        <w:r w:rsidRPr="005E0426">
          <w:rPr>
            <w:rFonts w:ascii="Times New Roman"/>
            <w:color w:val="000000"/>
            <w:sz w:val="22"/>
            <w:szCs w:val="22"/>
          </w:rPr>
          <w:t>)</w:t>
        </w:r>
        <w:r w:rsidRPr="005E0426">
          <w:rPr>
            <w:rFonts w:ascii="Times New Roman"/>
            <w:color w:val="000000"/>
            <w:sz w:val="22"/>
            <w:szCs w:val="22"/>
          </w:rPr>
          <w:t>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체결하였습니다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0C90ED9C" w14:textId="77777777" w:rsidR="003D7E16" w:rsidRPr="002D15C2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ins w:id="103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2EF834CB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ins w:id="104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05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>이에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귀사에게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다음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사실을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통지합니다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030E0F4A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ins w:id="106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4D6D3E8F" w14:textId="1D124A2A" w:rsidR="003D7E1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07" w:author="BKL" w:date="2026-10-07T20:32:00Z" w16du:dateUtc="2026-10-07T11:32:00Z"/>
          <w:rFonts w:ascii="Times New Roman"/>
          <w:color w:val="000000"/>
          <w:sz w:val="22"/>
          <w:szCs w:val="22"/>
        </w:rPr>
      </w:pPr>
      <w:ins w:id="108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>1.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보험근질권설정계약에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따라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</w:ins>
      <w:ins w:id="109" w:author="BKL" w:date="2026-10-07T13:40:00Z">
        <w:r w:rsidRPr="003D7E16">
          <w:rPr>
            <w:rFonts w:ascii="Times New Roman"/>
            <w:color w:val="000000"/>
            <w:sz w:val="22"/>
            <w:szCs w:val="22"/>
          </w:rPr>
          <w:t>코크렙안양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주식회사와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귀사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간에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체결되어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2025</w:t>
        </w:r>
        <w:r w:rsidRPr="003D7E16">
          <w:rPr>
            <w:rFonts w:ascii="Times New Roman"/>
            <w:color w:val="000000"/>
            <w:sz w:val="22"/>
            <w:szCs w:val="22"/>
          </w:rPr>
          <w:t>년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12</w:t>
        </w:r>
        <w:r w:rsidRPr="003D7E16">
          <w:rPr>
            <w:rFonts w:ascii="Times New Roman"/>
            <w:color w:val="000000"/>
            <w:sz w:val="22"/>
            <w:szCs w:val="22"/>
          </w:rPr>
          <w:t>월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30</w:t>
        </w:r>
        <w:r w:rsidRPr="003D7E16">
          <w:rPr>
            <w:rFonts w:ascii="Times New Roman"/>
            <w:color w:val="000000"/>
            <w:sz w:val="22"/>
            <w:szCs w:val="22"/>
          </w:rPr>
          <w:t>일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보험기간이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개시된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패키지보험계약</w:t>
        </w:r>
        <w:r w:rsidRPr="003D7E16">
          <w:rPr>
            <w:rFonts w:ascii="Times New Roman"/>
            <w:color w:val="000000"/>
            <w:sz w:val="22"/>
            <w:szCs w:val="22"/>
          </w:rPr>
          <w:t>(</w:t>
        </w:r>
        <w:r w:rsidRPr="003D7E16">
          <w:rPr>
            <w:rFonts w:ascii="Times New Roman"/>
            <w:color w:val="000000"/>
            <w:sz w:val="22"/>
            <w:szCs w:val="22"/>
          </w:rPr>
          <w:t>증권번호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FA20254695797000)</w:t>
        </w:r>
        <w:r w:rsidRPr="003D7E16">
          <w:rPr>
            <w:rFonts w:ascii="Times New Roman"/>
            <w:color w:val="000000"/>
            <w:sz w:val="22"/>
            <w:szCs w:val="22"/>
          </w:rPr>
          <w:t>으로서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2026</w:t>
        </w:r>
        <w:r w:rsidRPr="003D7E16">
          <w:rPr>
            <w:rFonts w:ascii="Times New Roman"/>
            <w:color w:val="000000"/>
            <w:sz w:val="22"/>
            <w:szCs w:val="22"/>
          </w:rPr>
          <w:t>년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</w:ins>
      <w:ins w:id="110" w:author="BKL" w:date="2026-10-07T13:40:00Z" w16du:dateUtc="2026-10-07T04:40:00Z">
        <w:r>
          <w:rPr>
            <w:rFonts w:ascii="Times New Roman" w:hint="eastAsia"/>
            <w:color w:val="000000"/>
            <w:sz w:val="22"/>
            <w:szCs w:val="22"/>
          </w:rPr>
          <w:t>[*]</w:t>
        </w:r>
      </w:ins>
      <w:ins w:id="111" w:author="BKL" w:date="2026-10-07T13:40:00Z">
        <w:r w:rsidRPr="00FF342E">
          <w:rPr>
            <w:rFonts w:ascii="Times New Roman"/>
            <w:color w:val="000000"/>
            <w:sz w:val="22"/>
            <w:szCs w:val="22"/>
          </w:rPr>
          <w:t>월</w:t>
        </w:r>
        <w:r w:rsidRPr="00FF342E">
          <w:rPr>
            <w:rFonts w:ascii="Times New Roman"/>
            <w:color w:val="000000"/>
            <w:sz w:val="22"/>
            <w:szCs w:val="22"/>
          </w:rPr>
          <w:t xml:space="preserve"> </w:t>
        </w:r>
      </w:ins>
      <w:ins w:id="112" w:author="BKL" w:date="2026-10-07T13:40:00Z" w16du:dateUtc="2026-10-07T04:40:00Z">
        <w:r w:rsidRPr="003D7E16">
          <w:rPr>
            <w:rFonts w:ascii="Times New Roman" w:hint="eastAsia"/>
            <w:color w:val="000000"/>
            <w:sz w:val="22"/>
            <w:szCs w:val="22"/>
          </w:rPr>
          <w:t>[*]</w:t>
        </w:r>
      </w:ins>
      <w:ins w:id="113" w:author="BKL" w:date="2026-10-07T13:40:00Z">
        <w:r w:rsidRPr="003D7E16">
          <w:rPr>
            <w:rFonts w:ascii="Times New Roman"/>
            <w:color w:val="000000"/>
            <w:sz w:val="22"/>
            <w:szCs w:val="22"/>
          </w:rPr>
          <w:t>일자</w:t>
        </w:r>
      </w:ins>
      <w:ins w:id="114" w:author="BKL" w:date="2026-10-07T20:10:00Z" w16du:dateUtc="2026-10-07T11:10:00Z">
        <w:r w:rsidR="00FF342E">
          <w:rPr>
            <w:rFonts w:ascii="Times New Roman" w:hint="eastAsia"/>
            <w:color w:val="000000"/>
            <w:sz w:val="22"/>
            <w:szCs w:val="22"/>
          </w:rPr>
          <w:t>로</w:t>
        </w:r>
      </w:ins>
      <w:ins w:id="115" w:author="BKL" w:date="2026-10-07T13:40:00Z"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보험계약자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및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피보험자가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당사로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변경된</w:t>
        </w:r>
        <w:r w:rsidRPr="003D7E16">
          <w:rPr>
            <w:rFonts w:ascii="Times New Roman"/>
            <w:color w:val="000000"/>
            <w:sz w:val="22"/>
            <w:szCs w:val="22"/>
          </w:rPr>
          <w:t xml:space="preserve"> </w:t>
        </w:r>
        <w:r w:rsidRPr="003D7E16">
          <w:rPr>
            <w:rFonts w:ascii="Times New Roman"/>
            <w:color w:val="000000"/>
            <w:sz w:val="22"/>
            <w:szCs w:val="22"/>
          </w:rPr>
          <w:t>보험계약</w:t>
        </w:r>
      </w:ins>
      <w:ins w:id="116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>(</w:t>
        </w:r>
        <w:r w:rsidRPr="005E0426">
          <w:rPr>
            <w:rFonts w:ascii="Times New Roman"/>
            <w:color w:val="000000"/>
            <w:sz w:val="22"/>
            <w:szCs w:val="22"/>
          </w:rPr>
          <w:t>이하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“</w:t>
        </w:r>
        <w:r w:rsidRPr="002A7FAD">
          <w:rPr>
            <w:rFonts w:ascii="Times New Roman"/>
            <w:b/>
            <w:sz w:val="22"/>
            <w:szCs w:val="22"/>
          </w:rPr>
          <w:t>보험계약</w:t>
        </w:r>
        <w:r w:rsidRPr="005E0426">
          <w:rPr>
            <w:rFonts w:ascii="Times New Roman"/>
            <w:sz w:val="22"/>
            <w:szCs w:val="22"/>
          </w:rPr>
          <w:t>”</w:t>
        </w:r>
        <w:r w:rsidRPr="005E0426">
          <w:rPr>
            <w:rFonts w:ascii="Times New Roman"/>
            <w:color w:val="000000"/>
            <w:sz w:val="22"/>
            <w:szCs w:val="22"/>
          </w:rPr>
          <w:t>)</w:t>
        </w:r>
        <w:r w:rsidRPr="005E0426">
          <w:rPr>
            <w:rFonts w:ascii="Times New Roman"/>
            <w:color w:val="000000"/>
            <w:sz w:val="22"/>
            <w:szCs w:val="22"/>
          </w:rPr>
          <w:t>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의하여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피보험자로서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현재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장래에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가지는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보험계약상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일체의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권리와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이익에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1</w:t>
        </w:r>
        <w:r>
          <w:rPr>
            <w:rFonts w:ascii="Times New Roman" w:hint="eastAsia"/>
            <w:color w:val="000000"/>
            <w:sz w:val="22"/>
            <w:szCs w:val="22"/>
          </w:rPr>
          <w:t>순위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위한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공동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1</w:t>
        </w:r>
        <w:r w:rsidRPr="005E0426">
          <w:rPr>
            <w:rFonts w:ascii="Times New Roman"/>
            <w:color w:val="000000"/>
            <w:sz w:val="22"/>
            <w:szCs w:val="22"/>
          </w:rPr>
          <w:t>순위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</w:t>
        </w:r>
        <w:r>
          <w:rPr>
            <w:rFonts w:ascii="Times New Roman" w:hint="eastAsia"/>
            <w:color w:val="000000"/>
            <w:sz w:val="22"/>
            <w:szCs w:val="22"/>
          </w:rPr>
          <w:t>,</w:t>
        </w:r>
        <w:r>
          <w:rPr>
            <w:rFonts w:ascii="Times New Roman"/>
            <w:color w:val="000000"/>
            <w:sz w:val="22"/>
            <w:szCs w:val="22"/>
          </w:rPr>
          <w:t xml:space="preserve"> 2</w:t>
        </w:r>
        <w:r>
          <w:rPr>
            <w:rFonts w:ascii="Times New Roman" w:hint="eastAsia"/>
            <w:color w:val="000000"/>
            <w:sz w:val="22"/>
            <w:szCs w:val="22"/>
          </w:rPr>
          <w:t>순위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근질권자를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위한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공동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2</w:t>
        </w:r>
        <w:r>
          <w:rPr>
            <w:rFonts w:ascii="Times New Roman" w:hint="eastAsia"/>
            <w:color w:val="000000"/>
            <w:sz w:val="22"/>
            <w:szCs w:val="22"/>
          </w:rPr>
          <w:t>순위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근질권</w:t>
        </w:r>
        <w:r w:rsidRPr="005E0426">
          <w:rPr>
            <w:rFonts w:ascii="Times New Roman"/>
            <w:color w:val="000000"/>
            <w:sz w:val="22"/>
            <w:szCs w:val="22"/>
          </w:rPr>
          <w:t>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설정하였습니다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. </w:t>
        </w:r>
      </w:ins>
    </w:p>
    <w:p w14:paraId="796018ED" w14:textId="5DA81273" w:rsidR="003D572C" w:rsidRPr="003D572C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17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18" w:author="BKL" w:date="2026-10-07T20:32:00Z" w16du:dateUtc="2026-10-07T11:32:00Z">
        <w:r>
          <w:rPr>
            <w:rFonts w:ascii="Times New Roman" w:hint="eastAsia"/>
            <w:color w:val="000000"/>
            <w:sz w:val="22"/>
            <w:szCs w:val="22"/>
          </w:rPr>
          <w:t>2.</w:t>
        </w:r>
        <w:r>
          <w:rPr>
            <w:rFonts w:ascii="Times New Roman"/>
            <w:color w:val="000000"/>
            <w:sz w:val="22"/>
            <w:szCs w:val="22"/>
          </w:rPr>
          <w:tab/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위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보험계약에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관하여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종전에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설정되어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있던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근질권은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2026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년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[*]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월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[*]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일자로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 xml:space="preserve"> </w:t>
        </w:r>
        <w:r w:rsidRPr="003D572C">
          <w:rPr>
            <w:rFonts w:ascii="Times New Roman"/>
            <w:color w:val="000000"/>
            <w:sz w:val="22"/>
            <w:szCs w:val="22"/>
            <w:highlight w:val="yellow"/>
          </w:rPr>
          <w:t>해지되었습니다</w:t>
        </w:r>
        <w:r w:rsidRPr="003D572C">
          <w:rPr>
            <w:rFonts w:ascii="Times New Roman"/>
            <w:color w:val="000000"/>
            <w:sz w:val="22"/>
            <w:szCs w:val="22"/>
          </w:rPr>
          <w:t>.</w:t>
        </w:r>
      </w:ins>
    </w:p>
    <w:p w14:paraId="7305C206" w14:textId="4EE64307" w:rsidR="003D7E16" w:rsidRPr="005E0426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19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20" w:author="BKL" w:date="2026-10-07T20:32:00Z" w16du:dateUtc="2026-10-07T11:32:00Z">
        <w:r>
          <w:rPr>
            <w:rFonts w:ascii="Times New Roman" w:hint="eastAsia"/>
            <w:color w:val="000000"/>
            <w:sz w:val="22"/>
            <w:szCs w:val="22"/>
          </w:rPr>
          <w:t>3</w:t>
        </w:r>
      </w:ins>
      <w:ins w:id="121" w:author="BKL" w:date="2026-10-07T13:39:00Z" w16du:dateUtc="2026-10-07T04:39:00Z">
        <w:r w:rsidR="003D7E16" w:rsidRPr="005E0426">
          <w:rPr>
            <w:rFonts w:ascii="Times New Roman"/>
            <w:color w:val="000000"/>
            <w:sz w:val="22"/>
            <w:szCs w:val="22"/>
          </w:rPr>
          <w:t>.</w:t>
        </w:r>
        <w:r w:rsidR="003D7E16" w:rsidRPr="005E0426">
          <w:rPr>
            <w:rFonts w:ascii="Times New Roman"/>
            <w:color w:val="000000"/>
            <w:sz w:val="22"/>
            <w:szCs w:val="22"/>
          </w:rPr>
          <w:tab/>
        </w:r>
        <w:r w:rsidR="003D7E16" w:rsidRPr="005E0426">
          <w:rPr>
            <w:rFonts w:ascii="Times New Roman"/>
            <w:color w:val="000000"/>
            <w:sz w:val="22"/>
            <w:szCs w:val="22"/>
          </w:rPr>
          <w:t>본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통지서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수령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이후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귀사가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보험계약에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기하여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당사에게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지급하여야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할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일체의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금원은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다음의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보험금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지급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조항에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따라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지급하여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주시기</w:t>
        </w:r>
        <w:r w:rsidR="003D7E16"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바랍니다</w:t>
        </w:r>
        <w:r w:rsidR="003D7E16"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3EF15B5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22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4C4AC9F0" w14:textId="77777777" w:rsidR="003D7E16" w:rsidRPr="005E0426" w:rsidRDefault="003D7E16" w:rsidP="003D7E16">
      <w:pPr>
        <w:widowControl/>
        <w:tabs>
          <w:tab w:val="left" w:pos="400"/>
        </w:tabs>
        <w:snapToGrid w:val="0"/>
        <w:jc w:val="center"/>
        <w:rPr>
          <w:ins w:id="123" w:author="BKL" w:date="2026-10-07T13:39:00Z" w16du:dateUtc="2026-10-07T04:39:00Z"/>
          <w:rFonts w:ascii="Times New Roman"/>
          <w:sz w:val="22"/>
          <w:szCs w:val="22"/>
        </w:rPr>
      </w:pPr>
      <w:ins w:id="124" w:author="BKL" w:date="2026-10-07T13:39:00Z" w16du:dateUtc="2026-10-07T04:39:00Z">
        <w:r w:rsidRPr="005E0426">
          <w:rPr>
            <w:rFonts w:ascii="Times New Roman"/>
            <w:sz w:val="22"/>
            <w:szCs w:val="22"/>
          </w:rPr>
          <w:t xml:space="preserve">-- </w:t>
        </w:r>
        <w:r w:rsidRPr="005E0426">
          <w:rPr>
            <w:rFonts w:ascii="Times New Roman"/>
            <w:sz w:val="22"/>
            <w:szCs w:val="22"/>
          </w:rPr>
          <w:t>보험금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지급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조항</w:t>
        </w:r>
        <w:r w:rsidRPr="005E0426">
          <w:rPr>
            <w:rFonts w:ascii="Times New Roman"/>
            <w:sz w:val="22"/>
            <w:szCs w:val="22"/>
          </w:rPr>
          <w:t xml:space="preserve"> --</w:t>
        </w:r>
      </w:ins>
    </w:p>
    <w:p w14:paraId="6C31DD24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ins w:id="125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4FFDAFEE" w14:textId="77777777" w:rsidR="003D7E16" w:rsidRPr="005E0426" w:rsidRDefault="003D7E16" w:rsidP="003D7E16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ins w:id="126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27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>보험계약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및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관련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보험증권에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따라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지급하여야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하는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모든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금원은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근질권자로부터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대출약정상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기한이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도래하였거나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기한의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이익을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상실하였다는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받지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않는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당사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명의의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예금계좌</w:t>
        </w:r>
        <w:r w:rsidRPr="005E0426">
          <w:rPr>
            <w:rFonts w:ascii="Times New Roman"/>
            <w:color w:val="000000"/>
            <w:sz w:val="22"/>
            <w:szCs w:val="22"/>
          </w:rPr>
          <w:t>(</w:t>
        </w:r>
        <w:r w:rsidRPr="005E0426">
          <w:rPr>
            <w:rFonts w:ascii="Times New Roman"/>
            <w:color w:val="000000"/>
            <w:sz w:val="22"/>
            <w:szCs w:val="22"/>
          </w:rPr>
          <w:t>개설은행</w:t>
        </w:r>
        <w:r w:rsidRPr="005E0426">
          <w:rPr>
            <w:rFonts w:ascii="Times New Roman"/>
            <w:color w:val="000000"/>
            <w:sz w:val="22"/>
            <w:szCs w:val="22"/>
          </w:rPr>
          <w:t>:</w:t>
        </w:r>
        <w:r w:rsidRPr="005E0426">
          <w:rPr>
            <w:rFonts w:ascii="Times New Roman"/>
            <w:sz w:val="22"/>
          </w:rPr>
          <w:t xml:space="preserve"> </w:t>
        </w:r>
        <w:r>
          <w:rPr>
            <w:rFonts w:ascii="Times New Roman" w:hint="eastAsia"/>
            <w:sz w:val="22"/>
          </w:rPr>
          <w:t>[*]</w:t>
        </w:r>
        <w:r>
          <w:rPr>
            <w:rFonts w:ascii="Times New Roman" w:hint="eastAsia"/>
            <w:sz w:val="22"/>
          </w:rPr>
          <w:t>은행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계좌번호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: 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5E0426">
          <w:rPr>
            <w:rFonts w:ascii="Times New Roman"/>
            <w:color w:val="000000"/>
            <w:sz w:val="22"/>
            <w:szCs w:val="22"/>
          </w:rPr>
          <w:t>)</w:t>
        </w:r>
        <w:r w:rsidRPr="005E0426">
          <w:rPr>
            <w:rFonts w:ascii="Times New Roman"/>
            <w:color w:val="000000"/>
            <w:sz w:val="22"/>
            <w:szCs w:val="22"/>
          </w:rPr>
          <w:t>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지급되어야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합니다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577584DF" w14:textId="55BA9080" w:rsidR="003D7E16" w:rsidRPr="00456AC4" w:rsidRDefault="003D7E16" w:rsidP="00456AC4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ins w:id="128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29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>귀사가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근질권자로부터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대출약정상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기한이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도래하였거나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기한의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이익을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상실하였다는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받은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이후에는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근질권자가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지정하는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계좌로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지급되어야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합니다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. </w:t>
        </w:r>
      </w:ins>
    </w:p>
    <w:p w14:paraId="5277315B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ins w:id="130" w:author="BKL" w:date="2026-10-07T13:39:00Z" w16du:dateUtc="2026-10-07T04:39:00Z"/>
          <w:rFonts w:ascii="Times New Roman"/>
          <w:color w:val="000000"/>
          <w:sz w:val="22"/>
          <w:szCs w:val="22"/>
        </w:rPr>
      </w:pPr>
      <w:ins w:id="131" w:author="BKL" w:date="2026-10-07T13:39:00Z" w16du:dateUtc="2026-10-07T04:39:00Z">
        <w:r w:rsidRPr="005E0426">
          <w:rPr>
            <w:rFonts w:ascii="Times New Roman"/>
            <w:sz w:val="22"/>
            <w:szCs w:val="22"/>
          </w:rPr>
          <w:t>첨부</w:t>
        </w:r>
        <w:r w:rsidRPr="005E0426">
          <w:rPr>
            <w:rFonts w:ascii="Times New Roman"/>
            <w:sz w:val="22"/>
            <w:szCs w:val="22"/>
          </w:rPr>
          <w:t xml:space="preserve">: </w:t>
        </w:r>
        <w:r w:rsidRPr="005E0426">
          <w:rPr>
            <w:rFonts w:ascii="Times New Roman"/>
            <w:sz w:val="22"/>
            <w:szCs w:val="22"/>
          </w:rPr>
          <w:t>보험근질권설정계약서</w:t>
        </w:r>
        <w:r w:rsidRPr="005E0426">
          <w:rPr>
            <w:rFonts w:ascii="Times New Roman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사본</w:t>
        </w:r>
      </w:ins>
    </w:p>
    <w:p w14:paraId="41AD61CD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ins w:id="132" w:author="BKL" w:date="2026-10-07T13:39:00Z" w16du:dateUtc="2026-10-07T04:39:00Z"/>
          <w:rFonts w:ascii="Times New Roman"/>
          <w:b/>
          <w:spacing w:val="3"/>
          <w:sz w:val="22"/>
        </w:rPr>
      </w:pPr>
      <w:ins w:id="133" w:author="BKL" w:date="2026-10-07T13:39:00Z" w16du:dateUtc="2026-10-07T04:39:00Z">
        <w:r w:rsidRPr="005E0426">
          <w:rPr>
            <w:rFonts w:ascii="Times New Roman"/>
            <w:b/>
            <w:spacing w:val="3"/>
            <w:sz w:val="22"/>
          </w:rPr>
          <w:tab/>
        </w:r>
        <w:r w:rsidRPr="005E0426">
          <w:rPr>
            <w:rFonts w:ascii="Times New Roman"/>
            <w:b/>
            <w:spacing w:val="3"/>
            <w:sz w:val="22"/>
          </w:rPr>
          <w:tab/>
        </w:r>
        <w:r w:rsidRPr="005E0426">
          <w:rPr>
            <w:rFonts w:ascii="Times New Roman"/>
            <w:b/>
            <w:spacing w:val="3"/>
            <w:sz w:val="22"/>
          </w:rPr>
          <w:tab/>
        </w:r>
        <w:r w:rsidRPr="005E0426">
          <w:rPr>
            <w:rFonts w:ascii="Times New Roman"/>
            <w:b/>
            <w:spacing w:val="3"/>
            <w:sz w:val="22"/>
          </w:rPr>
          <w:tab/>
        </w:r>
        <w:r w:rsidRPr="005E0426">
          <w:rPr>
            <w:rFonts w:ascii="Times New Roman"/>
            <w:b/>
            <w:spacing w:val="3"/>
            <w:sz w:val="22"/>
          </w:rPr>
          <w:tab/>
        </w:r>
      </w:ins>
    </w:p>
    <w:p w14:paraId="338DC4F9" w14:textId="77777777" w:rsidR="003D7E16" w:rsidRDefault="003D7E16" w:rsidP="003D7E16">
      <w:pPr>
        <w:snapToGrid w:val="0"/>
        <w:spacing w:line="400" w:lineRule="exact"/>
        <w:rPr>
          <w:ins w:id="134" w:author="BKL" w:date="2026-10-07T13:39:00Z" w16du:dateUtc="2026-10-07T04:39:00Z"/>
          <w:rFonts w:ascii="Times New Roman"/>
          <w:sz w:val="22"/>
        </w:rPr>
      </w:pPr>
      <w:ins w:id="135" w:author="BKL" w:date="2026-10-07T13:39:00Z" w16du:dateUtc="2026-10-07T04:39:00Z">
        <w:r w:rsidRPr="00AF3F7A">
          <w:rPr>
            <w:rFonts w:ascii="Times New Roman" w:hint="eastAsia"/>
            <w:sz w:val="22"/>
          </w:rPr>
          <w:t>근질권설정자</w:t>
        </w:r>
      </w:ins>
    </w:p>
    <w:p w14:paraId="60CA5394" w14:textId="77777777" w:rsidR="003D7E16" w:rsidRPr="00AD6238" w:rsidRDefault="003D7E16" w:rsidP="003D7E16">
      <w:pPr>
        <w:snapToGrid w:val="0"/>
        <w:spacing w:line="400" w:lineRule="exact"/>
        <w:rPr>
          <w:ins w:id="136" w:author="BKL" w:date="2026-10-07T13:39:00Z" w16du:dateUtc="2026-10-07T04:39:00Z"/>
          <w:rFonts w:ascii="Times New Roman"/>
          <w:b/>
          <w:sz w:val="22"/>
        </w:rPr>
      </w:pPr>
      <w:ins w:id="137" w:author="BKL" w:date="2026-10-07T13:39:00Z" w16du:dateUtc="2026-10-07T04:39:00Z">
        <w:r>
          <w:rPr>
            <w:rFonts w:ascii="Times New Roman" w:hint="eastAsia"/>
            <w:b/>
            <w:bCs/>
            <w:sz w:val="22"/>
          </w:rPr>
          <w:t>주식회사</w:t>
        </w:r>
        <w:r>
          <w:rPr>
            <w:rFonts w:ascii="Times New Roman" w:hint="eastAsia"/>
            <w:b/>
            <w:bCs/>
            <w:sz w:val="22"/>
          </w:rPr>
          <w:t xml:space="preserve"> </w:t>
        </w:r>
        <w:r>
          <w:rPr>
            <w:rFonts w:ascii="Times New Roman" w:hint="eastAsia"/>
            <w:b/>
            <w:bCs/>
            <w:sz w:val="22"/>
          </w:rPr>
          <w:t>코람코라이프로지스위탁관리부동산투자</w:t>
        </w:r>
        <w:r w:rsidRPr="00727458">
          <w:rPr>
            <w:rFonts w:ascii="Times New Roman" w:hint="eastAsia"/>
            <w:b/>
            <w:bCs/>
            <w:sz w:val="22"/>
          </w:rPr>
          <w:t>회사</w:t>
        </w:r>
        <w:r>
          <w:rPr>
            <w:rFonts w:ascii="Times New Roman"/>
            <w:sz w:val="22"/>
          </w:rPr>
          <w:t xml:space="preserve"> </w:t>
        </w:r>
      </w:ins>
    </w:p>
    <w:p w14:paraId="79B58C2D" w14:textId="7B682903" w:rsidR="003D7E16" w:rsidRPr="000D5882" w:rsidRDefault="003D7E16" w:rsidP="003D7E16">
      <w:pPr>
        <w:snapToGrid w:val="0"/>
        <w:spacing w:line="400" w:lineRule="exact"/>
        <w:rPr>
          <w:ins w:id="138" w:author="BKL" w:date="2026-10-07T13:39:00Z" w16du:dateUtc="2026-10-07T04:39:00Z"/>
          <w:rFonts w:ascii="Times New Roman"/>
          <w:sz w:val="22"/>
        </w:rPr>
      </w:pPr>
      <w:ins w:id="139" w:author="BKL" w:date="2026-10-07T13:39:00Z" w16du:dateUtc="2026-10-07T04:39:00Z">
        <w:r w:rsidRPr="0036284F">
          <w:rPr>
            <w:rFonts w:ascii="Times New Roman" w:hint="eastAsia"/>
            <w:kern w:val="0"/>
            <w:sz w:val="22"/>
            <w:szCs w:val="22"/>
          </w:rPr>
          <w:t>서울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강남구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삼성로</w:t>
        </w:r>
        <w:r>
          <w:rPr>
            <w:rFonts w:ascii="Times New Roman" w:hint="eastAsia"/>
            <w:kern w:val="0"/>
            <w:sz w:val="22"/>
            <w:szCs w:val="22"/>
          </w:rPr>
          <w:t xml:space="preserve"> 511(</w:t>
        </w:r>
        <w:r>
          <w:rPr>
            <w:rFonts w:ascii="Times New Roman" w:hint="eastAsia"/>
            <w:kern w:val="0"/>
            <w:sz w:val="22"/>
            <w:szCs w:val="22"/>
          </w:rPr>
          <w:t>삼성동</w:t>
        </w:r>
        <w:r>
          <w:rPr>
            <w:rFonts w:ascii="Times New Roman" w:hint="eastAsia"/>
            <w:kern w:val="0"/>
            <w:sz w:val="22"/>
            <w:szCs w:val="22"/>
          </w:rPr>
          <w:t>)</w:t>
        </w:r>
        <w:r w:rsidDel="00727458">
          <w:rPr>
            <w:rFonts w:ascii="Times New Roman" w:hint="eastAsia"/>
            <w:sz w:val="22"/>
          </w:rPr>
          <w:t xml:space="preserve"> </w:t>
        </w:r>
      </w:ins>
    </w:p>
    <w:p w14:paraId="44CFA617" w14:textId="77777777" w:rsidR="003D7E16" w:rsidRPr="005E0426" w:rsidRDefault="003D7E16" w:rsidP="003D7E16">
      <w:pPr>
        <w:snapToGrid w:val="0"/>
        <w:rPr>
          <w:ins w:id="140" w:author="BKL" w:date="2026-10-07T13:39:00Z" w16du:dateUtc="2026-10-07T04:39:00Z"/>
          <w:rFonts w:ascii="Times New Roman"/>
          <w:sz w:val="22"/>
        </w:rPr>
      </w:pPr>
      <w:ins w:id="141" w:author="BKL" w:date="2026-10-07T13:39:00Z" w16du:dateUtc="2026-10-07T04:39:00Z">
        <w:r>
          <w:rPr>
            <w:rFonts w:ascii="Times New Roman" w:hint="eastAsia"/>
            <w:sz w:val="22"/>
          </w:rPr>
          <w:t>대표</w:t>
        </w:r>
        <w:r w:rsidRPr="005E0426">
          <w:rPr>
            <w:rFonts w:ascii="Times New Roman"/>
            <w:sz w:val="22"/>
          </w:rPr>
          <w:t>이사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 w:hint="eastAsia"/>
            <w:sz w:val="22"/>
          </w:rPr>
          <w:t>[*]</w:t>
        </w:r>
        <w:r>
          <w:rPr>
            <w:rFonts w:ascii="Times New Roman"/>
            <w:sz w:val="22"/>
          </w:rPr>
          <w:t xml:space="preserve">       </w:t>
        </w:r>
        <w:r w:rsidRPr="005E0426">
          <w:rPr>
            <w:rFonts w:ascii="Times New Roman"/>
            <w:sz w:val="22"/>
          </w:rPr>
          <w:tab/>
          <w:t xml:space="preserve"> (</w:t>
        </w:r>
        <w:r w:rsidRPr="005E0426">
          <w:rPr>
            <w:rFonts w:ascii="Times New Roman"/>
            <w:sz w:val="22"/>
          </w:rPr>
          <w:t>인</w:t>
        </w:r>
        <w:r w:rsidRPr="005E0426">
          <w:rPr>
            <w:rFonts w:ascii="Times New Roman"/>
            <w:sz w:val="22"/>
          </w:rPr>
          <w:t>)</w:t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</w:ins>
    </w:p>
    <w:p w14:paraId="6D23910D" w14:textId="77777777" w:rsidR="003D7E16" w:rsidRDefault="003D7E16" w:rsidP="003D7E16">
      <w:pPr>
        <w:widowControl/>
        <w:snapToGrid w:val="0"/>
        <w:spacing w:line="300" w:lineRule="exact"/>
        <w:jc w:val="right"/>
        <w:rPr>
          <w:ins w:id="142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0880919E" w14:textId="77777777" w:rsidR="003D7E16" w:rsidRDefault="003D7E16" w:rsidP="003D7E16">
      <w:pPr>
        <w:widowControl/>
        <w:snapToGrid w:val="0"/>
        <w:spacing w:line="300" w:lineRule="exact"/>
        <w:jc w:val="right"/>
        <w:rPr>
          <w:ins w:id="143" w:author="BKL" w:date="2026-10-07T13:39:00Z" w16du:dateUtc="2026-10-07T04:39:00Z"/>
          <w:rFonts w:ascii="Times New Roman"/>
          <w:color w:val="000000"/>
          <w:sz w:val="22"/>
          <w:szCs w:val="22"/>
        </w:rPr>
      </w:pPr>
    </w:p>
    <w:p w14:paraId="475F1178" w14:textId="77777777" w:rsidR="003D7E16" w:rsidRPr="005E0426" w:rsidRDefault="003D7E16" w:rsidP="003D7E16">
      <w:pPr>
        <w:widowControl/>
        <w:snapToGrid w:val="0"/>
        <w:spacing w:line="300" w:lineRule="exact"/>
        <w:jc w:val="right"/>
        <w:rPr>
          <w:ins w:id="144" w:author="BKL" w:date="2026-10-07T13:39:00Z" w16du:dateUtc="2026-10-07T04:39:00Z"/>
          <w:rFonts w:ascii="Times New Roman"/>
          <w:sz w:val="22"/>
          <w:szCs w:val="22"/>
        </w:rPr>
      </w:pPr>
      <w:ins w:id="145" w:author="BKL" w:date="2026-10-07T13:39:00Z" w16du:dateUtc="2026-10-07T04:39:00Z"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sz w:val="22"/>
            <w:szCs w:val="22"/>
          </w:rPr>
          <w:t>[</w:t>
        </w:r>
        <w:r w:rsidRPr="005E0426">
          <w:rPr>
            <w:rFonts w:ascii="Times New Roman"/>
            <w:sz w:val="22"/>
            <w:szCs w:val="22"/>
          </w:rPr>
          <w:t>확정일자</w:t>
        </w:r>
        <w:r w:rsidRPr="005E0426">
          <w:rPr>
            <w:rFonts w:ascii="Times New Roman"/>
            <w:sz w:val="22"/>
            <w:szCs w:val="22"/>
          </w:rPr>
          <w:t>]</w:t>
        </w:r>
      </w:ins>
    </w:p>
    <w:p w14:paraId="4B4FAC9D" w14:textId="77777777" w:rsidR="00FB14E0" w:rsidRPr="005E0426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</w:p>
    <w:p w14:paraId="5B67EF9C" w14:textId="77C05D42" w:rsidR="00FB14E0" w:rsidRPr="005E0426" w:rsidRDefault="00FB14E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del w:id="146" w:author="BKL" w:date="2026-10-07T13:41:00Z" w16du:dateUtc="2026-10-07T04:41:00Z">
        <w:r w:rsidRPr="005E0426" w:rsidDel="00456AC4">
          <w:rPr>
            <w:rFonts w:ascii="Times New Roman"/>
            <w:sz w:val="22"/>
            <w:szCs w:val="22"/>
          </w:rPr>
          <w:br w:type="page"/>
        </w:r>
      </w:del>
      <w:r w:rsidRPr="005E0426">
        <w:rPr>
          <w:rFonts w:ascii="Times New Roman"/>
          <w:b/>
          <w:sz w:val="22"/>
          <w:szCs w:val="22"/>
        </w:rPr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ins w:id="147" w:author="BKL" w:date="2026-10-07T13:41:00Z" w16du:dateUtc="2026-10-07T04:41:00Z">
        <w:r w:rsidR="00456AC4">
          <w:rPr>
            <w:rFonts w:ascii="Times New Roman" w:hint="eastAsia"/>
            <w:b/>
            <w:sz w:val="22"/>
            <w:szCs w:val="22"/>
          </w:rPr>
          <w:t>-1</w:t>
        </w:r>
      </w:ins>
      <w:r w:rsidRPr="005E0426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bookmarkStart w:id="148" w:name="OLE_LINK162"/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r w:rsidR="000D56D4">
        <w:rPr>
          <w:rFonts w:ascii="Times New Roman" w:hint="eastAsia"/>
          <w:sz w:val="22"/>
        </w:rPr>
        <w:t>근질권자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기재</w:t>
      </w:r>
      <w:r w:rsidR="000D56D4">
        <w:rPr>
          <w:rFonts w:ascii="Times New Roman" w:hint="eastAsia"/>
          <w:sz w:val="22"/>
        </w:rPr>
        <w:t>]</w:t>
      </w:r>
    </w:p>
    <w:p w14:paraId="676FA6A4" w14:textId="7777777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  <w:bookmarkEnd w:id="148"/>
    </w:p>
    <w:p w14:paraId="16040697" w14:textId="537B09E1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866E99">
        <w:rPr>
          <w:rFonts w:ascii="Times New Roman"/>
          <w:color w:val="000000"/>
          <w:sz w:val="22"/>
          <w:szCs w:val="22"/>
        </w:rPr>
        <w:t>년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866E99">
        <w:rPr>
          <w:rFonts w:ascii="Times New Roman"/>
          <w:color w:val="000000"/>
          <w:sz w:val="22"/>
          <w:szCs w:val="22"/>
        </w:rPr>
        <w:t>월</w:t>
      </w:r>
      <w:r w:rsidR="00A22C75">
        <w:rPr>
          <w:rFonts w:ascii="Times New Roman" w:hint="eastAsia"/>
          <w:color w:val="000000"/>
          <w:sz w:val="22"/>
          <w:szCs w:val="22"/>
        </w:rPr>
        <w:t xml:space="preserve"> [*]</w:t>
      </w:r>
      <w:r w:rsidRPr="00866E99">
        <w:rPr>
          <w:rFonts w:ascii="Times New Roman"/>
          <w:color w:val="000000"/>
          <w:sz w:val="22"/>
          <w:szCs w:val="22"/>
        </w:rPr>
        <w:t>일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주식회사</w:t>
      </w:r>
      <w:r w:rsidR="000D56D4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>
        <w:rPr>
          <w:rFonts w:ascii="Times New Roman" w:hint="eastAsia"/>
          <w:color w:val="000000"/>
          <w:sz w:val="22"/>
          <w:szCs w:val="22"/>
        </w:rPr>
        <w:t>(</w:t>
      </w:r>
      <w:r w:rsidRPr="00866E99">
        <w:rPr>
          <w:rFonts w:ascii="Times New Roman" w:hint="eastAsia"/>
          <w:color w:val="000000"/>
          <w:sz w:val="22"/>
          <w:szCs w:val="22"/>
        </w:rPr>
        <w:t>이하</w:t>
      </w:r>
      <w:r w:rsidRPr="00866E99">
        <w:rPr>
          <w:rFonts w:ascii="Times New Roman" w:hint="eastAsia"/>
          <w:color w:val="000000"/>
          <w:sz w:val="22"/>
          <w:szCs w:val="22"/>
        </w:rPr>
        <w:t xml:space="preserve"> </w:t>
      </w:r>
      <w:r w:rsidRPr="00866E99">
        <w:rPr>
          <w:rFonts w:ascii="Times New Roman"/>
          <w:color w:val="000000"/>
          <w:sz w:val="22"/>
          <w:szCs w:val="22"/>
        </w:rPr>
        <w:t>“</w:t>
      </w:r>
      <w:r w:rsidRPr="00866E99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B01E63">
        <w:rPr>
          <w:rFonts w:ascii="Times New Roman"/>
          <w:color w:val="000000"/>
          <w:sz w:val="22"/>
          <w:szCs w:val="22"/>
        </w:rPr>
        <w:t>”</w:t>
      </w:r>
      <w:r w:rsidRPr="00866E99">
        <w:rPr>
          <w:rFonts w:ascii="Times New Roman" w:hint="eastAsia"/>
          <w:color w:val="000000"/>
          <w:sz w:val="22"/>
          <w:szCs w:val="22"/>
        </w:rPr>
        <w:t>)</w:t>
      </w:r>
      <w:r w:rsidR="000D56D4">
        <w:rPr>
          <w:rFonts w:ascii="Times New Roman" w:hint="eastAsia"/>
          <w:color w:val="000000"/>
          <w:sz w:val="22"/>
          <w:szCs w:val="22"/>
        </w:rPr>
        <w:t>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906E1">
        <w:rPr>
          <w:rFonts w:ascii="Times New Roman"/>
          <w:color w:val="000000"/>
          <w:sz w:val="22"/>
          <w:szCs w:val="22"/>
        </w:rPr>
        <w:t>________________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="001D1E5E">
        <w:rPr>
          <w:rFonts w:ascii="Times New Roman" w:hint="eastAsia"/>
          <w:color w:val="000000"/>
          <w:sz w:val="22"/>
          <w:szCs w:val="22"/>
        </w:rPr>
        <w:t>(</w:t>
      </w:r>
      <w:r w:rsidR="001D1E5E">
        <w:rPr>
          <w:rFonts w:ascii="Times New Roman" w:hint="eastAsia"/>
          <w:color w:val="000000"/>
          <w:sz w:val="22"/>
          <w:szCs w:val="22"/>
        </w:rPr>
        <w:t>이하</w:t>
      </w:r>
      <w:r w:rsidR="001D1E5E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1D1E5E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>
        <w:rPr>
          <w:rFonts w:ascii="Times New Roman" w:hint="eastAsia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질권설정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보전처분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권리설정에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0D56D4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67821B83" w14:textId="77777777" w:rsidR="0065608F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5E0426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Default="00FB14E0" w:rsidP="00FB14E0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 w:rsidR="002906E1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 w:rsidR="002906E1">
        <w:rPr>
          <w:rFonts w:ascii="Times New Roman"/>
          <w:sz w:val="22"/>
          <w:szCs w:val="22"/>
        </w:rPr>
        <w:t>:</w:t>
      </w:r>
    </w:p>
    <w:p w14:paraId="77D99EA5" w14:textId="32021F2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</w:t>
      </w:r>
      <w:r w:rsidR="002906E1">
        <w:rPr>
          <w:rFonts w:ascii="Times New Roman"/>
          <w:sz w:val="22"/>
        </w:rPr>
        <w:t>__________</w:t>
      </w:r>
      <w:r>
        <w:rPr>
          <w:rFonts w:ascii="Times New Roman"/>
          <w:sz w:val="22"/>
        </w:rPr>
        <w:t xml:space="preserve">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17B53E9C" w14:textId="1237F2CC" w:rsidR="00CC6A7D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ins w:id="149" w:author="BKL" w:date="2026-10-07T13:41:00Z" w16du:dateUtc="2026-10-07T04:41:00Z"/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076A3595" w14:textId="77777777" w:rsidR="00CC6A7D" w:rsidRDefault="00CC6A7D">
      <w:pPr>
        <w:widowControl/>
        <w:wordWrap/>
        <w:autoSpaceDE/>
        <w:autoSpaceDN/>
        <w:jc w:val="left"/>
        <w:rPr>
          <w:ins w:id="150" w:author="BKL" w:date="2026-10-07T13:41:00Z" w16du:dateUtc="2026-10-07T04:41:00Z"/>
          <w:rFonts w:ascii="Times New Roman"/>
          <w:sz w:val="22"/>
          <w:szCs w:val="22"/>
        </w:rPr>
      </w:pPr>
      <w:ins w:id="151" w:author="BKL" w:date="2026-10-07T13:41:00Z" w16du:dateUtc="2026-10-07T04:41:00Z">
        <w:r>
          <w:rPr>
            <w:rFonts w:ascii="Times New Roman"/>
            <w:sz w:val="22"/>
            <w:szCs w:val="22"/>
          </w:rPr>
          <w:br w:type="page"/>
        </w:r>
      </w:ins>
    </w:p>
    <w:p w14:paraId="003B6890" w14:textId="77777777" w:rsidR="00CC6A7D" w:rsidRPr="005E0426" w:rsidRDefault="00CC6A7D" w:rsidP="00CC6A7D">
      <w:pPr>
        <w:widowControl/>
        <w:snapToGrid w:val="0"/>
        <w:spacing w:line="300" w:lineRule="exact"/>
        <w:jc w:val="right"/>
        <w:rPr>
          <w:ins w:id="152" w:author="BKL" w:date="2026-10-07T13:41:00Z" w16du:dateUtc="2026-10-07T04:41:00Z"/>
          <w:rFonts w:ascii="Times New Roman"/>
          <w:sz w:val="22"/>
          <w:szCs w:val="22"/>
        </w:rPr>
      </w:pPr>
    </w:p>
    <w:p w14:paraId="02271197" w14:textId="29F902EB" w:rsidR="00CC6A7D" w:rsidRPr="005E0426" w:rsidRDefault="00CC6A7D" w:rsidP="00CC6A7D">
      <w:pPr>
        <w:tabs>
          <w:tab w:val="left" w:pos="400"/>
        </w:tabs>
        <w:spacing w:line="400" w:lineRule="exact"/>
        <w:jc w:val="left"/>
        <w:rPr>
          <w:ins w:id="153" w:author="BKL" w:date="2026-10-07T13:41:00Z" w16du:dateUtc="2026-10-07T04:41:00Z"/>
          <w:rFonts w:ascii="Times New Roman"/>
          <w:b/>
          <w:sz w:val="22"/>
          <w:szCs w:val="22"/>
        </w:rPr>
      </w:pPr>
      <w:ins w:id="154" w:author="BKL" w:date="2026-10-07T13:41:00Z" w16du:dateUtc="2026-10-07T04:41:00Z">
        <w:r w:rsidRPr="005E0426">
          <w:rPr>
            <w:rFonts w:ascii="Times New Roman"/>
            <w:b/>
            <w:sz w:val="22"/>
            <w:szCs w:val="22"/>
          </w:rPr>
          <w:t>서식</w:t>
        </w:r>
        <w:r w:rsidRPr="005E0426">
          <w:rPr>
            <w:rFonts w:ascii="Times New Roman"/>
            <w:b/>
            <w:sz w:val="22"/>
            <w:szCs w:val="22"/>
          </w:rPr>
          <w:t xml:space="preserve"> </w:t>
        </w:r>
        <w:r w:rsidRPr="005E0426">
          <w:rPr>
            <w:rFonts w:ascii="Times New Roman"/>
            <w:b/>
            <w:sz w:val="22"/>
            <w:szCs w:val="22"/>
          </w:rPr>
          <w:t>나</w:t>
        </w:r>
        <w:r>
          <w:rPr>
            <w:rFonts w:ascii="Times New Roman" w:hint="eastAsia"/>
            <w:b/>
            <w:sz w:val="22"/>
            <w:szCs w:val="22"/>
          </w:rPr>
          <w:t>-</w:t>
        </w:r>
      </w:ins>
      <w:ins w:id="155" w:author="BKL" w:date="2026-10-07T13:42:00Z" w16du:dateUtc="2026-10-07T04:42:00Z">
        <w:r>
          <w:rPr>
            <w:rFonts w:ascii="Times New Roman" w:hint="eastAsia"/>
            <w:b/>
            <w:sz w:val="22"/>
            <w:szCs w:val="22"/>
          </w:rPr>
          <w:t>2</w:t>
        </w:r>
      </w:ins>
      <w:ins w:id="156" w:author="BKL" w:date="2026-10-07T13:41:00Z" w16du:dateUtc="2026-10-07T04:41:00Z">
        <w:r w:rsidRPr="005E0426">
          <w:rPr>
            <w:rFonts w:ascii="Times New Roman"/>
            <w:b/>
            <w:sz w:val="22"/>
            <w:szCs w:val="22"/>
          </w:rPr>
          <w:t>.</w:t>
        </w:r>
      </w:ins>
    </w:p>
    <w:p w14:paraId="2FDA86F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ins w:id="157" w:author="BKL" w:date="2026-10-07T13:41:00Z" w16du:dateUtc="2026-10-07T04:41:00Z"/>
          <w:rFonts w:ascii="Times New Roman" w:eastAsia="바탕" w:hAnsi="Times New Roman"/>
          <w:b/>
          <w:color w:val="000000"/>
        </w:rPr>
      </w:pPr>
      <w:ins w:id="158" w:author="BKL" w:date="2026-10-07T13:41:00Z" w16du:dateUtc="2026-10-07T04:41:00Z">
        <w:r w:rsidRPr="005E0426">
          <w:rPr>
            <w:rFonts w:ascii="Times New Roman" w:eastAsia="바탕" w:hAnsi="Times New Roman"/>
            <w:b/>
            <w:color w:val="000000"/>
          </w:rPr>
          <w:t>승</w:t>
        </w:r>
        <w:r w:rsidRPr="005E0426">
          <w:rPr>
            <w:rFonts w:ascii="Times New Roman" w:eastAsia="바탕" w:hAnsi="Times New Roman"/>
            <w:b/>
            <w:color w:val="000000"/>
          </w:rPr>
          <w:t xml:space="preserve"> </w:t>
        </w:r>
        <w:r w:rsidRPr="005E0426">
          <w:rPr>
            <w:rFonts w:ascii="Times New Roman" w:eastAsia="바탕" w:hAnsi="Times New Roman"/>
            <w:b/>
            <w:color w:val="000000"/>
          </w:rPr>
          <w:t>낙</w:t>
        </w:r>
        <w:r w:rsidRPr="005E0426">
          <w:rPr>
            <w:rFonts w:ascii="Times New Roman" w:eastAsia="바탕" w:hAnsi="Times New Roman"/>
            <w:b/>
            <w:color w:val="000000"/>
          </w:rPr>
          <w:t xml:space="preserve"> </w:t>
        </w:r>
        <w:r w:rsidRPr="005E0426">
          <w:rPr>
            <w:rFonts w:ascii="Times New Roman" w:eastAsia="바탕" w:hAnsi="Times New Roman"/>
            <w:b/>
            <w:color w:val="000000"/>
          </w:rPr>
          <w:t>서</w:t>
        </w:r>
      </w:ins>
    </w:p>
    <w:p w14:paraId="6D781039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ins w:id="159" w:author="BKL" w:date="2026-10-07T13:41:00Z" w16du:dateUtc="2026-10-07T04:41:00Z"/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ins w:id="160" w:author="BKL" w:date="2026-10-07T13:41:00Z" w16du:dateUtc="2026-10-07T04:41:00Z"/>
          <w:rFonts w:ascii="Times New Roman"/>
          <w:spacing w:val="-4"/>
          <w:sz w:val="22"/>
          <w:szCs w:val="22"/>
        </w:rPr>
      </w:pPr>
      <w:ins w:id="161" w:author="BKL" w:date="2026-10-07T13:41:00Z" w16du:dateUtc="2026-10-07T04:41:00Z">
        <w:r w:rsidRPr="005E0426">
          <w:rPr>
            <w:rFonts w:ascii="Times New Roman"/>
            <w:sz w:val="22"/>
            <w:szCs w:val="22"/>
          </w:rPr>
          <w:t>수신</w:t>
        </w:r>
        <w:r w:rsidRPr="005E0426">
          <w:rPr>
            <w:rFonts w:ascii="Times New Roman"/>
            <w:sz w:val="22"/>
            <w:szCs w:val="22"/>
          </w:rPr>
          <w:t>:</w:t>
        </w:r>
        <w:r w:rsidRPr="005E0426">
          <w:rPr>
            <w:rFonts w:ascii="Times New Roman"/>
            <w:sz w:val="22"/>
          </w:rPr>
          <w:t xml:space="preserve"> </w:t>
        </w:r>
        <w:r>
          <w:rPr>
            <w:rFonts w:ascii="Times New Roman" w:hint="eastAsia"/>
            <w:sz w:val="22"/>
          </w:rPr>
          <w:t>[*</w:t>
        </w:r>
        <w:r>
          <w:rPr>
            <w:rFonts w:ascii="Times New Roman" w:hint="eastAsia"/>
            <w:sz w:val="22"/>
          </w:rPr>
          <w:t>근질권자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기재</w:t>
        </w:r>
        <w:r>
          <w:rPr>
            <w:rFonts w:ascii="Times New Roman" w:hint="eastAsia"/>
            <w:sz w:val="22"/>
          </w:rPr>
          <w:t>]</w:t>
        </w:r>
      </w:ins>
    </w:p>
    <w:p w14:paraId="2A7B2AF7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ins w:id="162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63" w:author="BKL" w:date="2026-10-07T13:41:00Z" w16du:dateUtc="2026-10-07T04:41:00Z">
        <w:r w:rsidRPr="00866E99">
          <w:rPr>
            <w:rFonts w:ascii="Times New Roman"/>
            <w:sz w:val="22"/>
            <w:szCs w:val="22"/>
          </w:rPr>
          <w:tab/>
        </w:r>
      </w:ins>
    </w:p>
    <w:p w14:paraId="522C0E69" w14:textId="376D8E30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ins w:id="164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65" w:author="BKL" w:date="2026-10-07T13:41:00Z" w16du:dateUtc="2026-10-07T04:41:00Z">
        <w:r w:rsidRPr="00866E99">
          <w:rPr>
            <w:rFonts w:ascii="Times New Roman"/>
            <w:color w:val="000000"/>
            <w:sz w:val="22"/>
            <w:szCs w:val="22"/>
          </w:rPr>
          <w:t>당사는</w:t>
        </w:r>
        <w:r w:rsidRPr="00866E99">
          <w:rPr>
            <w:rFonts w:ascii="Times New Roman"/>
            <w:color w:val="000000"/>
            <w:sz w:val="22"/>
            <w:szCs w:val="22"/>
          </w:rPr>
          <w:t xml:space="preserve"> </w:t>
        </w:r>
      </w:ins>
      <w:ins w:id="166" w:author="BKL" w:date="2026-10-07T13:42:00Z" w16du:dateUtc="2026-10-07T04:42:00Z">
        <w:r w:rsidRPr="00CC6A7D">
          <w:rPr>
            <w:rFonts w:ascii="Times New Roman"/>
            <w:color w:val="000000"/>
            <w:sz w:val="22"/>
            <w:szCs w:val="22"/>
          </w:rPr>
          <w:t>코크렙안양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주식회사와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체결하여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2025</w:t>
        </w:r>
        <w:r w:rsidRPr="00CC6A7D">
          <w:rPr>
            <w:rFonts w:ascii="Times New Roman"/>
            <w:color w:val="000000"/>
            <w:sz w:val="22"/>
            <w:szCs w:val="22"/>
          </w:rPr>
          <w:t>년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12</w:t>
        </w:r>
        <w:r w:rsidRPr="00CC6A7D">
          <w:rPr>
            <w:rFonts w:ascii="Times New Roman"/>
            <w:color w:val="000000"/>
            <w:sz w:val="22"/>
            <w:szCs w:val="22"/>
          </w:rPr>
          <w:t>월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30</w:t>
        </w:r>
        <w:r w:rsidRPr="00CC6A7D">
          <w:rPr>
            <w:rFonts w:ascii="Times New Roman"/>
            <w:color w:val="000000"/>
            <w:sz w:val="22"/>
            <w:szCs w:val="22"/>
          </w:rPr>
          <w:t>일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보험기간이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개시된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패키지보험계약</w:t>
        </w:r>
        <w:r w:rsidRPr="00CC6A7D">
          <w:rPr>
            <w:rFonts w:ascii="Times New Roman"/>
            <w:color w:val="000000"/>
            <w:sz w:val="22"/>
            <w:szCs w:val="22"/>
          </w:rPr>
          <w:t>(</w:t>
        </w:r>
        <w:r w:rsidRPr="00CC6A7D">
          <w:rPr>
            <w:rFonts w:ascii="Times New Roman"/>
            <w:color w:val="000000"/>
            <w:sz w:val="22"/>
            <w:szCs w:val="22"/>
          </w:rPr>
          <w:t>증권번호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FA20254695797000)</w:t>
        </w:r>
        <w:r w:rsidRPr="00CC6A7D">
          <w:rPr>
            <w:rFonts w:ascii="Times New Roman"/>
            <w:color w:val="000000"/>
            <w:sz w:val="22"/>
            <w:szCs w:val="22"/>
          </w:rPr>
          <w:t>에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관하여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2026</w:t>
        </w:r>
        <w:r w:rsidRPr="00CC6A7D">
          <w:rPr>
            <w:rFonts w:ascii="Times New Roman"/>
            <w:color w:val="000000"/>
            <w:sz w:val="22"/>
            <w:szCs w:val="22"/>
          </w:rPr>
          <w:t>년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CC6A7D">
          <w:rPr>
            <w:rFonts w:ascii="Times New Roman"/>
            <w:color w:val="000000"/>
            <w:sz w:val="22"/>
            <w:szCs w:val="22"/>
          </w:rPr>
          <w:t>월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CC6A7D">
          <w:rPr>
            <w:rFonts w:ascii="Times New Roman"/>
            <w:color w:val="000000"/>
            <w:sz w:val="22"/>
            <w:szCs w:val="22"/>
          </w:rPr>
          <w:t>일자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배서에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따라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보험계약자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및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피보험자를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주식회사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코람코라이프로지스위탁관리부동산투자회사</w:t>
        </w:r>
        <w:r w:rsidRPr="00CC6A7D">
          <w:rPr>
            <w:rFonts w:ascii="Times New Roman"/>
            <w:color w:val="000000"/>
            <w:sz w:val="22"/>
            <w:szCs w:val="22"/>
          </w:rPr>
          <w:t>(</w:t>
        </w:r>
        <w:r w:rsidRPr="00CC6A7D">
          <w:rPr>
            <w:rFonts w:ascii="Times New Roman"/>
            <w:color w:val="000000"/>
            <w:sz w:val="22"/>
            <w:szCs w:val="22"/>
          </w:rPr>
          <w:t>이하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“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근질권설정자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”</w:t>
        </w:r>
        <w:r w:rsidRPr="00CC6A7D">
          <w:rPr>
            <w:rFonts w:ascii="Times New Roman"/>
            <w:color w:val="000000"/>
            <w:sz w:val="22"/>
            <w:szCs w:val="22"/>
          </w:rPr>
          <w:t>)</w:t>
        </w:r>
        <w:r w:rsidRPr="00CC6A7D">
          <w:rPr>
            <w:rFonts w:ascii="Times New Roman"/>
            <w:color w:val="000000"/>
            <w:sz w:val="22"/>
            <w:szCs w:val="22"/>
          </w:rPr>
          <w:t>로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CC6A7D">
          <w:rPr>
            <w:rFonts w:ascii="Times New Roman"/>
            <w:color w:val="000000"/>
            <w:sz w:val="22"/>
            <w:szCs w:val="22"/>
          </w:rPr>
          <w:t>변경하였습니다</w:t>
        </w:r>
        <w:r w:rsidRPr="00CC6A7D">
          <w:rPr>
            <w:rFonts w:ascii="Times New Roman"/>
            <w:color w:val="000000"/>
            <w:sz w:val="22"/>
            <w:szCs w:val="22"/>
          </w:rPr>
          <w:t>(</w:t>
        </w:r>
        <w:r w:rsidRPr="00CC6A7D">
          <w:rPr>
            <w:rFonts w:ascii="Times New Roman"/>
            <w:color w:val="000000"/>
            <w:sz w:val="22"/>
            <w:szCs w:val="22"/>
          </w:rPr>
          <w:t>이하</w:t>
        </w:r>
        <w:r w:rsidRPr="00CC6A7D">
          <w:rPr>
            <w:rFonts w:ascii="Times New Roman"/>
            <w:color w:val="000000"/>
            <w:sz w:val="22"/>
            <w:szCs w:val="22"/>
          </w:rPr>
          <w:t xml:space="preserve"> 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“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보험계약</w:t>
        </w:r>
        <w:r w:rsidRPr="006C07DC">
          <w:rPr>
            <w:rFonts w:ascii="Times New Roman"/>
            <w:b/>
            <w:bCs/>
            <w:color w:val="000000"/>
            <w:sz w:val="22"/>
            <w:szCs w:val="22"/>
          </w:rPr>
          <w:t>”</w:t>
        </w:r>
        <w:r w:rsidRPr="00CC6A7D">
          <w:rPr>
            <w:rFonts w:ascii="Times New Roman"/>
            <w:color w:val="000000"/>
            <w:sz w:val="22"/>
            <w:szCs w:val="22"/>
          </w:rPr>
          <w:t>).</w:t>
        </w:r>
      </w:ins>
      <w:ins w:id="167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또한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근질권설정자가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가지는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보험계약상의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보험금청구권등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일체의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권리와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이익에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대하여</w:t>
        </w:r>
        <w:r w:rsidRPr="005E0426">
          <w:rPr>
            <w:rFonts w:ascii="Times New Roman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근질권자들</w:t>
        </w:r>
        <w:r w:rsidRPr="005E0426" w:rsidDel="00FD2F6C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앞으로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1</w:t>
        </w:r>
        <w:r w:rsidRPr="005E0426">
          <w:rPr>
            <w:rFonts w:ascii="Times New Roman"/>
            <w:color w:val="000000"/>
            <w:sz w:val="22"/>
            <w:szCs w:val="22"/>
          </w:rPr>
          <w:t>순위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및</w:t>
        </w:r>
        <w:r>
          <w:rPr>
            <w:rFonts w:ascii="Times New Roman" w:hint="eastAsia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2</w:t>
        </w:r>
        <w:r>
          <w:rPr>
            <w:rFonts w:ascii="Times New Roman" w:hint="eastAsia"/>
            <w:color w:val="000000"/>
            <w:sz w:val="22"/>
            <w:szCs w:val="22"/>
          </w:rPr>
          <w:t>순위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설정되었다는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sz w:val="22"/>
            <w:szCs w:val="22"/>
          </w:rPr>
          <w:t>근질권설정자</w:t>
        </w:r>
        <w:r w:rsidRPr="005E0426">
          <w:rPr>
            <w:rFonts w:ascii="Times New Roman"/>
            <w:color w:val="000000"/>
            <w:sz w:val="22"/>
            <w:szCs w:val="22"/>
          </w:rPr>
          <w:t>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/>
            <w:color w:val="000000"/>
            <w:sz w:val="22"/>
            <w:szCs w:val="22"/>
          </w:rPr>
          <w:t>202</w:t>
        </w:r>
        <w:r>
          <w:rPr>
            <w:rFonts w:ascii="Times New Roman" w:hint="eastAsia"/>
            <w:color w:val="000000"/>
            <w:sz w:val="22"/>
            <w:szCs w:val="22"/>
          </w:rPr>
          <w:t>6</w:t>
        </w:r>
        <w:r w:rsidRPr="005E0426">
          <w:rPr>
            <w:rFonts w:ascii="Times New Roman"/>
            <w:color w:val="000000"/>
            <w:sz w:val="22"/>
            <w:szCs w:val="22"/>
          </w:rPr>
          <w:t>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5E0426">
          <w:rPr>
            <w:rFonts w:ascii="Times New Roman"/>
            <w:color w:val="000000"/>
            <w:sz w:val="22"/>
            <w:szCs w:val="22"/>
          </w:rPr>
          <w:t>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>
          <w:rPr>
            <w:rFonts w:ascii="Times New Roman" w:hint="eastAsia"/>
            <w:color w:val="000000"/>
            <w:sz w:val="22"/>
            <w:szCs w:val="22"/>
          </w:rPr>
          <w:t>[*]</w:t>
        </w:r>
        <w:r w:rsidRPr="005E0426">
          <w:rPr>
            <w:rFonts w:ascii="Times New Roman"/>
            <w:color w:val="000000"/>
            <w:sz w:val="22"/>
            <w:szCs w:val="22"/>
          </w:rPr>
          <w:t>일자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통지서를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수령하였습니다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. </w:t>
        </w:r>
      </w:ins>
    </w:p>
    <w:p w14:paraId="7F31B353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ins w:id="168" w:author="BKL" w:date="2026-10-07T13:41:00Z" w16du:dateUtc="2026-10-07T04:41:00Z"/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ins w:id="169" w:author="BKL" w:date="2026-10-07T13:41:00Z" w16du:dateUtc="2026-10-07T04:41:00Z"/>
          <w:rFonts w:ascii="Times New Roman" w:eastAsia="바탕" w:hAnsi="Times New Roman"/>
          <w:color w:val="000000"/>
          <w:sz w:val="22"/>
          <w:szCs w:val="22"/>
        </w:rPr>
      </w:pPr>
      <w:ins w:id="170" w:author="BKL" w:date="2026-10-07T13:41:00Z" w16du:dateUtc="2026-10-07T04:41:00Z"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이에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위와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같은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근질권설정에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동의하며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귀사에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대하여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다음과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같이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확인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및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>확약합니다</w:t>
        </w:r>
        <w:r w:rsidRPr="005E0426">
          <w:rPr>
            <w:rFonts w:ascii="Times New Roman" w:eastAsia="바탕" w:hAnsi="Times New Roman"/>
            <w:color w:val="000000"/>
            <w:sz w:val="22"/>
            <w:szCs w:val="22"/>
          </w:rPr>
          <w:t xml:space="preserve">. </w:t>
        </w:r>
      </w:ins>
    </w:p>
    <w:p w14:paraId="53C62B0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ins w:id="171" w:author="BKL" w:date="2026-10-07T13:41:00Z" w16du:dateUtc="2026-10-07T04:41:00Z"/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72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73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>1.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보험계약상의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보험조건에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따라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보험계약상의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보험목적에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인수하였습니다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. </w:t>
        </w:r>
      </w:ins>
    </w:p>
    <w:p w14:paraId="1B268D99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74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75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>2.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</w:t>
        </w:r>
        <w:r w:rsidRPr="005E0426">
          <w:rPr>
            <w:rFonts w:ascii="Times New Roman"/>
            <w:color w:val="000000"/>
            <w:sz w:val="22"/>
            <w:szCs w:val="22"/>
          </w:rPr>
          <w:t>(</w:t>
        </w:r>
        <w:r w:rsidRPr="005E0426">
          <w:rPr>
            <w:rFonts w:ascii="Times New Roman"/>
            <w:color w:val="000000"/>
            <w:sz w:val="22"/>
            <w:szCs w:val="22"/>
          </w:rPr>
          <w:t>근질권설정자의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동의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하에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추가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수정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변경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갱신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대체된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포함함</w:t>
        </w:r>
        <w:r w:rsidRPr="005E0426">
          <w:rPr>
            <w:rFonts w:ascii="Times New Roman"/>
            <w:color w:val="000000"/>
            <w:sz w:val="22"/>
            <w:szCs w:val="22"/>
          </w:rPr>
          <w:t>)</w:t>
        </w:r>
        <w:r w:rsidRPr="005E0426">
          <w:rPr>
            <w:rFonts w:ascii="Times New Roman"/>
            <w:color w:val="000000"/>
            <w:sz w:val="22"/>
            <w:szCs w:val="22"/>
          </w:rPr>
          <w:t>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따라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근질권설정자가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가지는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일체의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권리와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이익에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통지서에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첨부된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보험금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지급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조항에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따라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당사의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의무를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이행하겠으며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보험금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지급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조항을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해당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조건으로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포함시킬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것입니다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3112DA35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76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77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>3.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통지서는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모든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보험증서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등</w:t>
        </w:r>
        <w:r w:rsidRPr="005E0426">
          <w:rPr>
            <w:rFonts w:ascii="Times New Roman"/>
            <w:color w:val="000000"/>
            <w:sz w:val="22"/>
            <w:szCs w:val="22"/>
          </w:rPr>
          <w:t>(</w:t>
        </w:r>
        <w:r w:rsidRPr="005E0426">
          <w:rPr>
            <w:rFonts w:ascii="Times New Roman"/>
            <w:color w:val="000000"/>
            <w:sz w:val="22"/>
            <w:szCs w:val="22"/>
          </w:rPr>
          <w:t>갱신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대체될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포함</w:t>
        </w:r>
        <w:r w:rsidRPr="005E0426">
          <w:rPr>
            <w:rFonts w:ascii="Times New Roman"/>
            <w:color w:val="000000"/>
            <w:sz w:val="22"/>
            <w:szCs w:val="22"/>
          </w:rPr>
          <w:t>)</w:t>
        </w:r>
        <w:r w:rsidRPr="005E0426">
          <w:rPr>
            <w:rFonts w:ascii="Times New Roman"/>
            <w:color w:val="000000"/>
            <w:sz w:val="22"/>
            <w:szCs w:val="22"/>
          </w:rPr>
          <w:t>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첨부될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것입니다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3B4A02DD" w14:textId="78195DB1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78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79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>4.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</w:ins>
      <w:ins w:id="180" w:author="BKL" w:date="2026-10-07T13:44:00Z">
        <w:r w:rsidR="004E482B" w:rsidRPr="004E482B">
          <w:rPr>
            <w:rFonts w:ascii="Times New Roman"/>
            <w:color w:val="000000"/>
            <w:sz w:val="22"/>
            <w:szCs w:val="22"/>
          </w:rPr>
          <w:t>코크렙안양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주식회사가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체결한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보험계약의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보험금청구권등에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설정되어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있던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기존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관한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해지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통지를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수령하였고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해당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기존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소멸하였음을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확인합니다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.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또한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당사는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기존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제외하고는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근질권설정자로부터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설정에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관한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통지를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받기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전까지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3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자로부터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보험계약에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따른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모든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권리와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이익에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대하여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양도나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질권설정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,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보전처분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,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강제집행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등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근질권자의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권리에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영향을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미칠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수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있는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권리설정에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관한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통지를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받은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사실이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없으며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,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당사가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이에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대해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동의한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사실도</w:t>
        </w:r>
        <w:r w:rsidR="004E482B" w:rsidRPr="004E482B">
          <w:rPr>
            <w:rFonts w:ascii="Times New Roman"/>
            <w:color w:val="000000"/>
            <w:sz w:val="22"/>
            <w:szCs w:val="22"/>
          </w:rPr>
          <w:t xml:space="preserve"> 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없습니다</w:t>
        </w:r>
        <w:r w:rsidR="004E482B" w:rsidRPr="004E482B">
          <w:rPr>
            <w:rFonts w:ascii="Times New Roman"/>
            <w:color w:val="000000"/>
            <w:sz w:val="22"/>
            <w:szCs w:val="22"/>
          </w:rPr>
          <w:t>.</w:t>
        </w:r>
      </w:ins>
    </w:p>
    <w:p w14:paraId="215CA96F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ins w:id="181" w:author="BKL" w:date="2026-10-07T13:41:00Z" w16du:dateUtc="2026-10-07T04:41:00Z"/>
          <w:rFonts w:ascii="Times New Roman"/>
          <w:color w:val="000000"/>
          <w:sz w:val="22"/>
          <w:szCs w:val="22"/>
        </w:rPr>
      </w:pPr>
      <w:ins w:id="182" w:author="BKL" w:date="2026-10-07T13:41:00Z" w16du:dateUtc="2026-10-07T04:41:00Z">
        <w:r w:rsidRPr="005E0426">
          <w:rPr>
            <w:rFonts w:ascii="Times New Roman"/>
            <w:color w:val="000000"/>
            <w:sz w:val="22"/>
            <w:szCs w:val="22"/>
          </w:rPr>
          <w:t>5.</w:t>
        </w:r>
        <w:r w:rsidRPr="005E0426">
          <w:rPr>
            <w:rFonts w:ascii="Times New Roman"/>
            <w:color w:val="000000"/>
            <w:sz w:val="22"/>
            <w:szCs w:val="22"/>
          </w:rPr>
          <w:tab/>
        </w:r>
        <w:r w:rsidRPr="005E0426">
          <w:rPr>
            <w:rFonts w:ascii="Times New Roman"/>
            <w:color w:val="000000"/>
            <w:sz w:val="22"/>
            <w:szCs w:val="22"/>
          </w:rPr>
          <w:t>당사는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보험계약기간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만료와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관련하여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갱신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여부에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지시를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받지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않은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경우에는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만료일로부터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30</w:t>
        </w:r>
        <w:r w:rsidRPr="005E0426">
          <w:rPr>
            <w:rFonts w:ascii="Times New Roman"/>
            <w:color w:val="000000"/>
            <w:sz w:val="22"/>
            <w:szCs w:val="22"/>
          </w:rPr>
          <w:t>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이전까지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갱신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여부에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지시를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받은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경우에는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즉시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그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내용을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것입니다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. </w:t>
        </w:r>
        <w:r w:rsidRPr="005E0426">
          <w:rPr>
            <w:rFonts w:ascii="Times New Roman"/>
            <w:color w:val="000000"/>
            <w:sz w:val="22"/>
            <w:szCs w:val="22"/>
          </w:rPr>
          <w:t>또한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보험계약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보험증권의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무효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취소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해제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해지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등에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영향을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미치는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중대한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사유가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발생할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경우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보험의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조건에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대하여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중대한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변경이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제안되는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경우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, </w:t>
        </w:r>
        <w:r w:rsidRPr="005E0426">
          <w:rPr>
            <w:rFonts w:ascii="Times New Roman"/>
            <w:color w:val="000000"/>
            <w:sz w:val="22"/>
            <w:szCs w:val="22"/>
          </w:rPr>
          <w:t>당사가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당해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관련된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모든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사항에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대해서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보험인수인으로서의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업무를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중단하는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경우에는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이를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즉시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귀사에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통지할</w:t>
        </w:r>
        <w:r w:rsidRPr="005E0426">
          <w:rPr>
            <w:rFonts w:ascii="Times New Roman"/>
            <w:color w:val="000000"/>
            <w:sz w:val="22"/>
            <w:szCs w:val="22"/>
          </w:rPr>
          <w:t xml:space="preserve"> </w:t>
        </w:r>
        <w:r w:rsidRPr="005E0426">
          <w:rPr>
            <w:rFonts w:ascii="Times New Roman"/>
            <w:color w:val="000000"/>
            <w:sz w:val="22"/>
            <w:szCs w:val="22"/>
          </w:rPr>
          <w:t>것입니다</w:t>
        </w:r>
        <w:r w:rsidRPr="005E0426">
          <w:rPr>
            <w:rFonts w:ascii="Times New Roman"/>
            <w:color w:val="000000"/>
            <w:sz w:val="22"/>
            <w:szCs w:val="22"/>
          </w:rPr>
          <w:t>.</w:t>
        </w:r>
      </w:ins>
    </w:p>
    <w:p w14:paraId="7ADCD64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ins w:id="183" w:author="BKL" w:date="2026-10-07T13:41:00Z" w16du:dateUtc="2026-10-07T04:41:00Z"/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ins w:id="184" w:author="BKL" w:date="2026-10-07T13:41:00Z" w16du:dateUtc="2026-10-07T04:41:00Z"/>
          <w:rFonts w:ascii="Times New Roman"/>
          <w:sz w:val="22"/>
          <w:szCs w:val="22"/>
        </w:rPr>
      </w:pPr>
      <w:ins w:id="185" w:author="BKL" w:date="2026-10-07T13:41:00Z" w16du:dateUtc="2026-10-07T04:41:00Z">
        <w:r>
          <w:rPr>
            <w:rFonts w:ascii="Times New Roman"/>
            <w:sz w:val="22"/>
            <w:szCs w:val="22"/>
          </w:rPr>
          <w:t>202</w:t>
        </w:r>
        <w:r>
          <w:rPr>
            <w:rFonts w:ascii="Times New Roman" w:hint="eastAsia"/>
            <w:sz w:val="22"/>
            <w:szCs w:val="22"/>
          </w:rPr>
          <w:t>6</w:t>
        </w:r>
        <w:r w:rsidRPr="005E0426">
          <w:rPr>
            <w:rFonts w:ascii="Times New Roman"/>
            <w:sz w:val="22"/>
            <w:szCs w:val="22"/>
          </w:rPr>
          <w:t>년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___</w:t>
        </w:r>
        <w:r w:rsidRPr="005E0426">
          <w:rPr>
            <w:rFonts w:ascii="Times New Roman"/>
            <w:sz w:val="22"/>
            <w:szCs w:val="22"/>
          </w:rPr>
          <w:t>월</w:t>
        </w:r>
        <w:r w:rsidRPr="005E0426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___</w:t>
        </w:r>
        <w:r w:rsidRPr="005E0426">
          <w:rPr>
            <w:rFonts w:ascii="Times New Roman"/>
            <w:sz w:val="22"/>
            <w:szCs w:val="22"/>
          </w:rPr>
          <w:t>일</w:t>
        </w:r>
      </w:ins>
    </w:p>
    <w:p w14:paraId="7BCDE3E3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ins w:id="186" w:author="BKL" w:date="2026-10-07T13:41:00Z" w16du:dateUtc="2026-10-07T04:41:00Z"/>
          <w:rFonts w:ascii="Times New Roman"/>
          <w:sz w:val="22"/>
          <w:szCs w:val="22"/>
        </w:rPr>
      </w:pPr>
    </w:p>
    <w:p w14:paraId="24AC7560" w14:textId="77777777" w:rsidR="00CC6A7D" w:rsidRDefault="00CC6A7D" w:rsidP="00CC6A7D">
      <w:pPr>
        <w:snapToGrid w:val="0"/>
        <w:rPr>
          <w:ins w:id="187" w:author="BKL" w:date="2026-10-07T13:41:00Z" w16du:dateUtc="2026-10-07T04:41:00Z"/>
          <w:rFonts w:ascii="Times New Roman"/>
          <w:sz w:val="22"/>
          <w:szCs w:val="22"/>
        </w:rPr>
      </w:pPr>
      <w:ins w:id="188" w:author="BKL" w:date="2026-10-07T13:41:00Z" w16du:dateUtc="2026-10-07T04:41:00Z">
        <w:r>
          <w:rPr>
            <w:rFonts w:ascii="Times New Roman" w:hint="eastAsia"/>
            <w:sz w:val="22"/>
            <w:szCs w:val="22"/>
          </w:rPr>
          <w:t>보험회사</w:t>
        </w:r>
        <w:r>
          <w:rPr>
            <w:rFonts w:ascii="Times New Roman"/>
            <w:sz w:val="22"/>
            <w:szCs w:val="22"/>
          </w:rPr>
          <w:t xml:space="preserve">: </w:t>
        </w:r>
      </w:ins>
    </w:p>
    <w:p w14:paraId="071FABBC" w14:textId="77777777" w:rsidR="00CC6A7D" w:rsidRDefault="00CC6A7D" w:rsidP="00CC6A7D">
      <w:pPr>
        <w:snapToGrid w:val="0"/>
        <w:rPr>
          <w:ins w:id="189" w:author="BKL" w:date="2026-10-07T13:41:00Z" w16du:dateUtc="2026-10-07T04:41:00Z"/>
          <w:rFonts w:ascii="Times New Roman"/>
          <w:sz w:val="22"/>
        </w:rPr>
      </w:pPr>
      <w:ins w:id="190" w:author="BKL" w:date="2026-10-07T13:41:00Z" w16du:dateUtc="2026-10-07T04:41:00Z">
        <w:r>
          <w:rPr>
            <w:rFonts w:ascii="Times New Roman" w:hint="eastAsia"/>
            <w:sz w:val="22"/>
            <w:szCs w:val="22"/>
          </w:rPr>
          <w:t>주소</w:t>
        </w:r>
        <w:r>
          <w:rPr>
            <w:rFonts w:ascii="Times New Roman"/>
            <w:sz w:val="22"/>
            <w:szCs w:val="22"/>
          </w:rPr>
          <w:t>:</w:t>
        </w:r>
      </w:ins>
    </w:p>
    <w:p w14:paraId="650C0630" w14:textId="77777777" w:rsidR="00CC6A7D" w:rsidRPr="005E0426" w:rsidRDefault="00CC6A7D" w:rsidP="00CC6A7D">
      <w:pPr>
        <w:snapToGrid w:val="0"/>
        <w:rPr>
          <w:ins w:id="191" w:author="BKL" w:date="2026-10-07T13:41:00Z" w16du:dateUtc="2026-10-07T04:41:00Z"/>
          <w:rFonts w:ascii="Times New Roman"/>
          <w:sz w:val="22"/>
        </w:rPr>
      </w:pPr>
      <w:ins w:id="192" w:author="BKL" w:date="2026-10-07T13:41:00Z" w16du:dateUtc="2026-10-07T04:41:00Z">
        <w:r w:rsidRPr="005E0426">
          <w:rPr>
            <w:rFonts w:ascii="Times New Roman"/>
            <w:sz w:val="22"/>
          </w:rPr>
          <w:t>대표이사</w:t>
        </w:r>
        <w:r>
          <w:rPr>
            <w:rFonts w:ascii="Times New Roman"/>
            <w:sz w:val="22"/>
          </w:rPr>
          <w:t xml:space="preserve">  __________        </w:t>
        </w:r>
        <w:r w:rsidRPr="005E0426">
          <w:rPr>
            <w:rFonts w:ascii="Times New Roman"/>
            <w:sz w:val="22"/>
          </w:rPr>
          <w:tab/>
          <w:t xml:space="preserve"> (</w:t>
        </w:r>
        <w:r w:rsidRPr="005E0426">
          <w:rPr>
            <w:rFonts w:ascii="Times New Roman"/>
            <w:sz w:val="22"/>
          </w:rPr>
          <w:t>인</w:t>
        </w:r>
        <w:r w:rsidRPr="005E0426">
          <w:rPr>
            <w:rFonts w:ascii="Times New Roman"/>
            <w:sz w:val="22"/>
          </w:rPr>
          <w:t>)</w:t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</w:ins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ins w:id="193" w:author="BKL" w:date="2026-10-07T13:41:00Z" w16du:dateUtc="2026-10-07T04:41:00Z"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</w:rPr>
          <w:tab/>
        </w:r>
        <w:r w:rsidRPr="005E0426">
          <w:rPr>
            <w:rFonts w:ascii="Times New Roman"/>
            <w:sz w:val="22"/>
            <w:szCs w:val="22"/>
          </w:rPr>
          <w:t>[</w:t>
        </w:r>
        <w:r w:rsidRPr="005E0426">
          <w:rPr>
            <w:rFonts w:ascii="Times New Roman"/>
            <w:sz w:val="22"/>
            <w:szCs w:val="22"/>
          </w:rPr>
          <w:t>확정일자</w:t>
        </w:r>
        <w:r w:rsidRPr="005E0426">
          <w:rPr>
            <w:rFonts w:ascii="Times New Roman"/>
            <w:sz w:val="22"/>
            <w:szCs w:val="22"/>
          </w:rPr>
          <w:t>]</w:t>
        </w:r>
      </w:ins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06C77" w14:textId="77777777" w:rsidR="00A10B7C" w:rsidRDefault="00A10B7C">
      <w:r>
        <w:separator/>
      </w:r>
    </w:p>
    <w:p w14:paraId="216DD412" w14:textId="77777777" w:rsidR="00A10B7C" w:rsidRDefault="00A10B7C"/>
  </w:endnote>
  <w:endnote w:type="continuationSeparator" w:id="0">
    <w:p w14:paraId="39AB6B93" w14:textId="77777777" w:rsidR="00A10B7C" w:rsidRDefault="00A10B7C">
      <w:r>
        <w:continuationSeparator/>
      </w:r>
    </w:p>
    <w:p w14:paraId="004AB4B5" w14:textId="77777777" w:rsidR="00A10B7C" w:rsidRDefault="00A10B7C"/>
  </w:endnote>
  <w:endnote w:type="continuationNotice" w:id="1">
    <w:p w14:paraId="0E599065" w14:textId="77777777" w:rsidR="00A10B7C" w:rsidRDefault="00A10B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556E" w14:textId="77777777" w:rsidR="0052539C" w:rsidRDefault="0052539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9AD58" w14:textId="77777777" w:rsidR="00A10B7C" w:rsidRDefault="00A10B7C">
      <w:r>
        <w:separator/>
      </w:r>
    </w:p>
    <w:p w14:paraId="2F6BE0C9" w14:textId="77777777" w:rsidR="00A10B7C" w:rsidRDefault="00A10B7C"/>
  </w:footnote>
  <w:footnote w:type="continuationSeparator" w:id="0">
    <w:p w14:paraId="5A00495A" w14:textId="77777777" w:rsidR="00A10B7C" w:rsidRDefault="00A10B7C">
      <w:r>
        <w:continuationSeparator/>
      </w:r>
    </w:p>
    <w:p w14:paraId="580AEC2B" w14:textId="77777777" w:rsidR="00A10B7C" w:rsidRDefault="00A10B7C"/>
  </w:footnote>
  <w:footnote w:type="continuationNotice" w:id="1">
    <w:p w14:paraId="13B5E42C" w14:textId="77777777" w:rsidR="00A10B7C" w:rsidRDefault="00A10B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9D7C" w14:textId="77777777" w:rsidR="0052539C" w:rsidRDefault="005253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74A1" w14:textId="77777777" w:rsidR="0052539C" w:rsidRDefault="005253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7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0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2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3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5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3"/>
  </w:num>
  <w:num w:numId="2" w16cid:durableId="221991410">
    <w:abstractNumId w:val="10"/>
  </w:num>
  <w:num w:numId="3" w16cid:durableId="266739812">
    <w:abstractNumId w:val="23"/>
  </w:num>
  <w:num w:numId="4" w16cid:durableId="429474879">
    <w:abstractNumId w:val="26"/>
  </w:num>
  <w:num w:numId="5" w16cid:durableId="589432002">
    <w:abstractNumId w:val="4"/>
  </w:num>
  <w:num w:numId="6" w16cid:durableId="697005213">
    <w:abstractNumId w:val="29"/>
  </w:num>
  <w:num w:numId="7" w16cid:durableId="1291596010">
    <w:abstractNumId w:val="5"/>
  </w:num>
  <w:num w:numId="8" w16cid:durableId="1510366629">
    <w:abstractNumId w:val="12"/>
  </w:num>
  <w:num w:numId="9" w16cid:durableId="1276794101">
    <w:abstractNumId w:val="9"/>
  </w:num>
  <w:num w:numId="10" w16cid:durableId="353189849">
    <w:abstractNumId w:val="20"/>
  </w:num>
  <w:num w:numId="11" w16cid:durableId="16398397">
    <w:abstractNumId w:val="31"/>
  </w:num>
  <w:num w:numId="12" w16cid:durableId="3797429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7"/>
  </w:num>
  <w:num w:numId="18" w16cid:durableId="1296641660">
    <w:abstractNumId w:val="19"/>
  </w:num>
  <w:num w:numId="19" w16cid:durableId="669261444">
    <w:abstractNumId w:val="21"/>
  </w:num>
  <w:num w:numId="20" w16cid:durableId="657226221">
    <w:abstractNumId w:val="1"/>
  </w:num>
  <w:num w:numId="21" w16cid:durableId="1713797738">
    <w:abstractNumId w:val="27"/>
  </w:num>
  <w:num w:numId="22" w16cid:durableId="2003116012">
    <w:abstractNumId w:val="0"/>
  </w:num>
  <w:num w:numId="23" w16cid:durableId="1461260706">
    <w:abstractNumId w:val="24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6"/>
  </w:num>
  <w:num w:numId="27" w16cid:durableId="2037466754">
    <w:abstractNumId w:val="22"/>
  </w:num>
  <w:num w:numId="28" w16cid:durableId="25303552">
    <w:abstractNumId w:val="8"/>
  </w:num>
  <w:num w:numId="29" w16cid:durableId="1877964006">
    <w:abstractNumId w:val="14"/>
  </w:num>
  <w:num w:numId="30" w16cid:durableId="535696106">
    <w:abstractNumId w:val="7"/>
  </w:num>
  <w:num w:numId="31" w16cid:durableId="413553626">
    <w:abstractNumId w:val="30"/>
  </w:num>
  <w:num w:numId="32" w16cid:durableId="2117096598">
    <w:abstractNumId w:val="24"/>
  </w:num>
  <w:num w:numId="33" w16cid:durableId="255409814">
    <w:abstractNumId w:val="28"/>
  </w:num>
  <w:num w:numId="34" w16cid:durableId="1516574950">
    <w:abstractNumId w:val="15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  <w15:person w15:author="상훈 김">
    <w15:presenceInfo w15:providerId="Windows Live" w15:userId="0cef18f5953d66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D0148"/>
    <w:rsid w:val="000D1641"/>
    <w:rsid w:val="000D3A07"/>
    <w:rsid w:val="000D56D4"/>
    <w:rsid w:val="000E0591"/>
    <w:rsid w:val="000E0E49"/>
    <w:rsid w:val="000E2302"/>
    <w:rsid w:val="000E40FD"/>
    <w:rsid w:val="000E54A1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5BDB"/>
    <w:rsid w:val="002570C9"/>
    <w:rsid w:val="00262882"/>
    <w:rsid w:val="002638A0"/>
    <w:rsid w:val="002677B9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2E4A"/>
    <w:rsid w:val="00292F2B"/>
    <w:rsid w:val="00293FE4"/>
    <w:rsid w:val="002A0EC9"/>
    <w:rsid w:val="002A3726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7F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3FA5"/>
    <w:rsid w:val="00396400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A89"/>
    <w:rsid w:val="004A3767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E13A1"/>
    <w:rsid w:val="004E1E70"/>
    <w:rsid w:val="004E482B"/>
    <w:rsid w:val="004E49C0"/>
    <w:rsid w:val="004E73BD"/>
    <w:rsid w:val="004E7CEA"/>
    <w:rsid w:val="004E7EAB"/>
    <w:rsid w:val="004F1C75"/>
    <w:rsid w:val="004F5B28"/>
    <w:rsid w:val="004F6006"/>
    <w:rsid w:val="004F72B1"/>
    <w:rsid w:val="00500236"/>
    <w:rsid w:val="00500DC0"/>
    <w:rsid w:val="00501CAD"/>
    <w:rsid w:val="00513831"/>
    <w:rsid w:val="00514748"/>
    <w:rsid w:val="005164D0"/>
    <w:rsid w:val="0051656E"/>
    <w:rsid w:val="00521CC3"/>
    <w:rsid w:val="0052539C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12E5"/>
    <w:rsid w:val="00572106"/>
    <w:rsid w:val="00572609"/>
    <w:rsid w:val="00572E46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B5D"/>
    <w:rsid w:val="005A0705"/>
    <w:rsid w:val="005A0C2E"/>
    <w:rsid w:val="005A11BA"/>
    <w:rsid w:val="005A17E1"/>
    <w:rsid w:val="005A2A12"/>
    <w:rsid w:val="005A3291"/>
    <w:rsid w:val="005A6478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349F"/>
    <w:rsid w:val="00694941"/>
    <w:rsid w:val="00695296"/>
    <w:rsid w:val="00695A9A"/>
    <w:rsid w:val="006960B8"/>
    <w:rsid w:val="006A01AF"/>
    <w:rsid w:val="006A27B1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51368"/>
    <w:rsid w:val="0075363A"/>
    <w:rsid w:val="007548DC"/>
    <w:rsid w:val="0075572A"/>
    <w:rsid w:val="00755760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5FA8"/>
    <w:rsid w:val="00956395"/>
    <w:rsid w:val="00956FF3"/>
    <w:rsid w:val="00960D25"/>
    <w:rsid w:val="00962EB7"/>
    <w:rsid w:val="00962F46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0B7C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595"/>
    <w:rsid w:val="00B422B0"/>
    <w:rsid w:val="00B44D6A"/>
    <w:rsid w:val="00B46381"/>
    <w:rsid w:val="00B51FC5"/>
    <w:rsid w:val="00B52791"/>
    <w:rsid w:val="00B553F6"/>
    <w:rsid w:val="00B55E61"/>
    <w:rsid w:val="00B6059D"/>
    <w:rsid w:val="00B609BA"/>
    <w:rsid w:val="00B63EDF"/>
    <w:rsid w:val="00B6426E"/>
    <w:rsid w:val="00B65CC5"/>
    <w:rsid w:val="00B67F28"/>
    <w:rsid w:val="00B67FD9"/>
    <w:rsid w:val="00B71B98"/>
    <w:rsid w:val="00B71C65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F5E"/>
    <w:rsid w:val="00BF7673"/>
    <w:rsid w:val="00BF7FAC"/>
    <w:rsid w:val="00C01B70"/>
    <w:rsid w:val="00C11072"/>
    <w:rsid w:val="00C11261"/>
    <w:rsid w:val="00C13133"/>
    <w:rsid w:val="00C1380E"/>
    <w:rsid w:val="00C21CD9"/>
    <w:rsid w:val="00C21D4B"/>
    <w:rsid w:val="00C22AD0"/>
    <w:rsid w:val="00C30201"/>
    <w:rsid w:val="00C30953"/>
    <w:rsid w:val="00C32474"/>
    <w:rsid w:val="00C34C15"/>
    <w:rsid w:val="00C357AB"/>
    <w:rsid w:val="00C357AC"/>
    <w:rsid w:val="00C37396"/>
    <w:rsid w:val="00C479B6"/>
    <w:rsid w:val="00C517E8"/>
    <w:rsid w:val="00C52045"/>
    <w:rsid w:val="00C52633"/>
    <w:rsid w:val="00C533BD"/>
    <w:rsid w:val="00C5378E"/>
    <w:rsid w:val="00C5379F"/>
    <w:rsid w:val="00C55C48"/>
    <w:rsid w:val="00C561B5"/>
    <w:rsid w:val="00C56BA5"/>
    <w:rsid w:val="00C6008B"/>
    <w:rsid w:val="00C60B05"/>
    <w:rsid w:val="00C634FA"/>
    <w:rsid w:val="00C65AD0"/>
    <w:rsid w:val="00C663CA"/>
    <w:rsid w:val="00C66838"/>
    <w:rsid w:val="00C71959"/>
    <w:rsid w:val="00C721B8"/>
    <w:rsid w:val="00C73701"/>
    <w:rsid w:val="00C73C36"/>
    <w:rsid w:val="00C80E8A"/>
    <w:rsid w:val="00C873A3"/>
    <w:rsid w:val="00C90990"/>
    <w:rsid w:val="00C9311D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C0C89"/>
    <w:rsid w:val="00CC1A01"/>
    <w:rsid w:val="00CC6A7D"/>
    <w:rsid w:val="00CD112F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3183B"/>
    <w:rsid w:val="00D319BD"/>
    <w:rsid w:val="00D35EA4"/>
    <w:rsid w:val="00D40501"/>
    <w:rsid w:val="00D4685D"/>
    <w:rsid w:val="00D478D5"/>
    <w:rsid w:val="00D51966"/>
    <w:rsid w:val="00D52CCB"/>
    <w:rsid w:val="00D53ABD"/>
    <w:rsid w:val="00D5427E"/>
    <w:rsid w:val="00D558A1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4F3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CBD"/>
    <w:rsid w:val="00DB0619"/>
    <w:rsid w:val="00DB0F72"/>
    <w:rsid w:val="00DB1DC3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24B2"/>
    <w:rsid w:val="00E03651"/>
    <w:rsid w:val="00E03710"/>
    <w:rsid w:val="00E04CFE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57AB"/>
    <w:rsid w:val="00E65F62"/>
    <w:rsid w:val="00E66B23"/>
    <w:rsid w:val="00E66B63"/>
    <w:rsid w:val="00E6765F"/>
    <w:rsid w:val="00E71645"/>
    <w:rsid w:val="00E71824"/>
    <w:rsid w:val="00E71C9E"/>
    <w:rsid w:val="00E774DF"/>
    <w:rsid w:val="00E81B4B"/>
    <w:rsid w:val="00E822CD"/>
    <w:rsid w:val="00E84276"/>
    <w:rsid w:val="00E85374"/>
    <w:rsid w:val="00E85BD1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CD5"/>
    <w:rsid w:val="00ED56AD"/>
    <w:rsid w:val="00EE05B8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5534"/>
    <w:rsid w:val="00F06421"/>
    <w:rsid w:val="00F06F63"/>
    <w:rsid w:val="00F12726"/>
    <w:rsid w:val="00F128D7"/>
    <w:rsid w:val="00F13559"/>
    <w:rsid w:val="00F24DE8"/>
    <w:rsid w:val="00F24EF1"/>
    <w:rsid w:val="00F27008"/>
    <w:rsid w:val="00F27C94"/>
    <w:rsid w:val="00F30089"/>
    <w:rsid w:val="00F30B58"/>
    <w:rsid w:val="00F323F9"/>
    <w:rsid w:val="00F32578"/>
    <w:rsid w:val="00F326D2"/>
    <w:rsid w:val="00F36AE9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A7E"/>
    <w:rsid w:val="00F94563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882"/>
    <w:rsid w:val="00FE4664"/>
    <w:rsid w:val="00FE63E0"/>
    <w:rsid w:val="00FE7BC0"/>
    <w:rsid w:val="00FF342E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2423</Words>
  <Characters>8847</Characters>
  <Application>Microsoft Office Word</Application>
  <DocSecurity>0</DocSecurity>
  <Lines>515</Lines>
  <Paragraphs>178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2</cp:revision>
  <cp:lastPrinted>2024-11-14T10:44:00Z</cp:lastPrinted>
  <dcterms:created xsi:type="dcterms:W3CDTF">2026-10-07T12:46:00Z</dcterms:created>
  <dcterms:modified xsi:type="dcterms:W3CDTF">2026-10-07T12:46:00Z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