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55F8" w14:textId="77777777" w:rsidR="00DE42D9" w:rsidRDefault="00DE42D9">
      <w:pPr>
        <w:snapToGrid w:val="0"/>
        <w:spacing w:after="0" w:line="228" w:lineRule="auto"/>
        <w:jc w:val="center"/>
        <w:textAlignment w:val="baseline"/>
        <w:rPr>
          <w:rFonts w:ascii="Times New Roman" w:eastAsia="HY견고딕" w:hAnsi="Times New Roman"/>
          <w:b/>
          <w:bCs/>
          <w:spacing w:val="-20"/>
          <w:kern w:val="0"/>
          <w:sz w:val="70"/>
          <w:szCs w:val="70"/>
        </w:rPr>
      </w:pPr>
    </w:p>
    <w:p w14:paraId="0DC8D98C" w14:textId="77777777" w:rsidR="00DE42D9" w:rsidRDefault="00930A79">
      <w:pPr>
        <w:snapToGrid w:val="0"/>
        <w:spacing w:after="0" w:line="228" w:lineRule="auto"/>
        <w:jc w:val="center"/>
        <w:textAlignment w:val="baseline"/>
        <w:rPr>
          <w:rFonts w:ascii="Times New Roman" w:eastAsia="HY견고딕" w:hAnsi="Times New Roman"/>
          <w:b/>
          <w:bCs/>
          <w:spacing w:val="-20"/>
          <w:kern w:val="0"/>
          <w:sz w:val="40"/>
          <w:szCs w:val="40"/>
        </w:rPr>
      </w:pPr>
      <w:r>
        <w:rPr>
          <w:rFonts w:ascii="Times New Roman" w:eastAsia="Times New Roman" w:hAnsi="Times New Roman"/>
          <w:b/>
          <w:bCs/>
          <w:spacing w:val="-20"/>
          <w:kern w:val="0"/>
          <w:sz w:val="70"/>
          <w:szCs w:val="70"/>
        </w:rPr>
        <w:t xml:space="preserve"> </w:t>
      </w:r>
      <w:r>
        <w:rPr>
          <w:rFonts w:ascii="Times New Roman" w:eastAsia="HY견고딕" w:hAnsi="Times New Roman"/>
          <w:b/>
          <w:bCs/>
          <w:spacing w:val="-20"/>
          <w:kern w:val="0"/>
          <w:sz w:val="70"/>
          <w:szCs w:val="70"/>
        </w:rPr>
        <w:t>부동산담보신탁계약서</w:t>
      </w:r>
    </w:p>
    <w:p w14:paraId="6D4E8A27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b/>
          <w:bCs/>
          <w:spacing w:val="-20"/>
          <w:kern w:val="0"/>
          <w:sz w:val="40"/>
          <w:szCs w:val="40"/>
        </w:rPr>
      </w:pPr>
    </w:p>
    <w:p w14:paraId="7916E024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kern w:val="0"/>
          <w:sz w:val="40"/>
          <w:szCs w:val="40"/>
        </w:rPr>
      </w:pPr>
    </w:p>
    <w:p w14:paraId="7DA1CD85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kern w:val="0"/>
          <w:sz w:val="40"/>
          <w:szCs w:val="40"/>
        </w:rPr>
      </w:pPr>
    </w:p>
    <w:p w14:paraId="43565EAD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kern w:val="0"/>
          <w:sz w:val="40"/>
          <w:szCs w:val="40"/>
        </w:rPr>
      </w:pPr>
    </w:p>
    <w:p w14:paraId="637AFA52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kern w:val="0"/>
          <w:sz w:val="40"/>
          <w:szCs w:val="40"/>
        </w:rPr>
      </w:pPr>
    </w:p>
    <w:p w14:paraId="7FE21612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kern w:val="0"/>
          <w:sz w:val="40"/>
          <w:szCs w:val="40"/>
        </w:rPr>
      </w:pPr>
    </w:p>
    <w:tbl>
      <w:tblPr>
        <w:tblW w:w="7572" w:type="dxa"/>
        <w:tblInd w:w="936" w:type="dxa"/>
        <w:tblLayout w:type="fixed"/>
        <w:tblCellMar>
          <w:top w:w="23" w:type="dxa"/>
          <w:left w:w="85" w:type="dxa"/>
          <w:bottom w:w="23" w:type="dxa"/>
          <w:right w:w="85" w:type="dxa"/>
        </w:tblCellMar>
        <w:tblLook w:val="04A0" w:firstRow="1" w:lastRow="0" w:firstColumn="1" w:lastColumn="0" w:noHBand="0" w:noVBand="1"/>
      </w:tblPr>
      <w:tblGrid>
        <w:gridCol w:w="3142"/>
        <w:gridCol w:w="4430"/>
      </w:tblGrid>
      <w:tr w:rsidR="00DE42D9" w14:paraId="32944EF5" w14:textId="77777777">
        <w:trPr>
          <w:trHeight w:val="813"/>
        </w:trPr>
        <w:tc>
          <w:tcPr>
            <w:tcW w:w="3142" w:type="dxa"/>
            <w:tcBorders>
              <w:top w:val="single" w:sz="4" w:space="0" w:color="000000"/>
              <w:bottom w:val="dotted" w:sz="4" w:space="0" w:color="000000"/>
            </w:tcBorders>
            <w:vAlign w:val="center"/>
          </w:tcPr>
          <w:p w14:paraId="1F759B2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위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탁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자</w:t>
            </w:r>
          </w:p>
        </w:tc>
        <w:tc>
          <w:tcPr>
            <w:tcW w:w="4430" w:type="dxa"/>
            <w:tcBorders>
              <w:top w:val="single" w:sz="4" w:space="0" w:color="000000"/>
              <w:bottom w:val="dotted" w:sz="4" w:space="0" w:color="000000"/>
            </w:tcBorders>
            <w:vAlign w:val="center"/>
          </w:tcPr>
          <w:p w14:paraId="7DCE6003" w14:textId="77777777" w:rsidR="00DE42D9" w:rsidRDefault="00930A79">
            <w:pPr>
              <w:snapToGrid w:val="0"/>
              <w:spacing w:after="0"/>
              <w:jc w:val="distribute"/>
              <w:textAlignment w:val="baseline"/>
              <w:rPr>
                <w:rFonts w:eastAsia="함초롬바탕"/>
              </w:rPr>
            </w:pP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주식회사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코람코라이프로지스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  </w:t>
            </w:r>
          </w:p>
          <w:p w14:paraId="71465769" w14:textId="77777777" w:rsidR="00DE42D9" w:rsidRDefault="00930A79">
            <w:pPr>
              <w:snapToGrid w:val="0"/>
              <w:spacing w:after="0"/>
              <w:jc w:val="distribute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위탁관리부동산투자회사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</w:p>
        </w:tc>
      </w:tr>
      <w:tr w:rsidR="00DE42D9" w14:paraId="5E8ECBAB" w14:textId="77777777">
        <w:trPr>
          <w:trHeight w:val="1005"/>
        </w:trPr>
        <w:tc>
          <w:tcPr>
            <w:tcW w:w="314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EA5D18F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수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탁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자</w:t>
            </w:r>
          </w:p>
        </w:tc>
        <w:tc>
          <w:tcPr>
            <w:tcW w:w="443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A6562DF" w14:textId="77777777" w:rsidR="00DE42D9" w:rsidRDefault="00930A79">
            <w:pPr>
              <w:snapToGrid w:val="0"/>
              <w:spacing w:after="0"/>
              <w:jc w:val="distribute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주식회사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우리은행</w:t>
            </w:r>
          </w:p>
        </w:tc>
      </w:tr>
      <w:tr w:rsidR="00DE42D9" w14:paraId="660A9636" w14:textId="77777777">
        <w:trPr>
          <w:trHeight w:val="985"/>
        </w:trPr>
        <w:tc>
          <w:tcPr>
            <w:tcW w:w="314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72843FA" w14:textId="77777777" w:rsidR="00DE42D9" w:rsidRDefault="00930A79">
            <w:pPr>
              <w:snapToGrid w:val="0"/>
              <w:spacing w:after="0" w:line="360" w:lineRule="auto"/>
              <w:ind w:firstLine="240"/>
              <w:jc w:val="distribute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제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1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순위</w:t>
            </w:r>
          </w:p>
          <w:p w14:paraId="4EC49407" w14:textId="77777777" w:rsidR="00DE42D9" w:rsidRDefault="00930A79">
            <w:pPr>
              <w:snapToGrid w:val="0"/>
              <w:spacing w:after="0" w:line="360" w:lineRule="auto"/>
              <w:ind w:firstLine="240"/>
              <w:jc w:val="center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우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선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수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익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자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</w:t>
            </w:r>
          </w:p>
        </w:tc>
        <w:tc>
          <w:tcPr>
            <w:tcW w:w="443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66FB1F3" w14:textId="77777777" w:rsidR="00DE42D9" w:rsidRDefault="00930A79">
            <w:pPr>
              <w:snapToGrid w:val="0"/>
              <w:spacing w:after="0"/>
              <w:jc w:val="center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쿠팡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주식회사</w:t>
            </w:r>
          </w:p>
        </w:tc>
      </w:tr>
      <w:tr w:rsidR="00DE42D9" w14:paraId="74D10F47" w14:textId="77777777">
        <w:trPr>
          <w:trHeight w:val="937"/>
        </w:trPr>
        <w:tc>
          <w:tcPr>
            <w:tcW w:w="3142" w:type="dxa"/>
            <w:tcBorders>
              <w:top w:val="dotted" w:sz="4" w:space="0" w:color="000000"/>
              <w:bottom w:val="single" w:sz="4" w:space="0" w:color="000000"/>
            </w:tcBorders>
            <w:vAlign w:val="center"/>
          </w:tcPr>
          <w:p w14:paraId="3F3174C7" w14:textId="77777777" w:rsidR="00DE42D9" w:rsidRDefault="00930A79">
            <w:pPr>
              <w:snapToGrid w:val="0"/>
              <w:spacing w:after="0" w:line="360" w:lineRule="auto"/>
              <w:ind w:firstLine="240"/>
              <w:jc w:val="distribute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(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공동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)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제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2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순위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및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 (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공동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)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제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3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순위</w:t>
            </w:r>
          </w:p>
          <w:p w14:paraId="6759C3FE" w14:textId="77777777" w:rsidR="00DE42D9" w:rsidRDefault="00930A79">
            <w:pPr>
              <w:snapToGrid w:val="0"/>
              <w:spacing w:after="0" w:line="360" w:lineRule="auto"/>
              <w:ind w:firstLine="240"/>
              <w:jc w:val="distribute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우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선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수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익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자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430" w:type="dxa"/>
            <w:tcBorders>
              <w:top w:val="dotted" w:sz="4" w:space="0" w:color="000000"/>
              <w:bottom w:val="single" w:sz="4" w:space="0" w:color="000000"/>
            </w:tcBorders>
            <w:vAlign w:val="center"/>
          </w:tcPr>
          <w:p w14:paraId="79C0CEF9" w14:textId="77777777" w:rsidR="00DE42D9" w:rsidRDefault="00930A79">
            <w:pPr>
              <w:snapToGrid w:val="0"/>
              <w:spacing w:after="0"/>
              <w:jc w:val="center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별첨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1.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기재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회사들</w:t>
            </w:r>
          </w:p>
        </w:tc>
      </w:tr>
    </w:tbl>
    <w:p w14:paraId="13441B7E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6DF7EA0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7098F66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04CF1CA4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88A783A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33308D6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27E6C353" w14:textId="77777777" w:rsidR="00DE42D9" w:rsidRDefault="00930A79">
      <w:pPr>
        <w:snapToGrid w:val="0"/>
        <w:spacing w:after="0" w:line="240" w:lineRule="auto"/>
        <w:jc w:val="center"/>
        <w:textAlignment w:val="baseline"/>
        <w:rPr>
          <w:rFonts w:ascii="Times New Roman" w:eastAsia="바탕체" w:hAnsi="Times New Roman"/>
          <w:kern w:val="0"/>
          <w:sz w:val="22"/>
        </w:rPr>
        <w:sectPr w:rsidR="00DE42D9">
          <w:footerReference w:type="default" r:id="rId7"/>
          <w:pgSz w:w="11906" w:h="16838"/>
          <w:pgMar w:top="1701" w:right="1440" w:bottom="1440" w:left="1440" w:header="0" w:footer="992" w:gutter="0"/>
          <w:cols w:space="720"/>
          <w:formProt w:val="0"/>
          <w:docGrid w:linePitch="360"/>
        </w:sectPr>
      </w:pPr>
      <w:r>
        <w:rPr>
          <w:rFonts w:ascii="Times New Roman" w:eastAsia="바탕체" w:hAnsi="Times New Roman"/>
          <w:noProof/>
          <w:kern w:val="0"/>
          <w:sz w:val="22"/>
          <w:lang w:eastAsia="en-US"/>
        </w:rPr>
        <w:drawing>
          <wp:inline distT="0" distB="0" distL="0" distR="0" wp14:anchorId="6717D04E" wp14:editId="179F306E">
            <wp:extent cx="923290" cy="83756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9" t="-41" r="-39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08DD" w14:textId="77777777" w:rsidR="00DE42D9" w:rsidRDefault="00930A79">
      <w:pPr>
        <w:snapToGrid w:val="0"/>
        <w:spacing w:after="0" w:line="360" w:lineRule="auto"/>
        <w:jc w:val="center"/>
        <w:textAlignment w:val="baseline"/>
        <w:rPr>
          <w:rFonts w:ascii="Times New Roman" w:eastAsia="바탕체" w:hAnsi="Times New Roman"/>
          <w:kern w:val="0"/>
          <w:sz w:val="40"/>
          <w:szCs w:val="40"/>
        </w:rPr>
      </w:pPr>
      <w:r>
        <w:rPr>
          <w:rFonts w:ascii="Times New Roman" w:eastAsia="바탕체" w:hAnsi="Times New Roman"/>
          <w:b/>
          <w:bCs/>
          <w:kern w:val="0"/>
          <w:sz w:val="40"/>
          <w:szCs w:val="40"/>
          <w:u w:val="single" w:color="000000"/>
        </w:rPr>
        <w:lastRenderedPageBreak/>
        <w:t>부동산담보신탁계약서</w:t>
      </w:r>
    </w:p>
    <w:p w14:paraId="5FC0EB96" w14:textId="77777777" w:rsidR="00DE42D9" w:rsidRDefault="00DE42D9">
      <w:pPr>
        <w:snapToGrid w:val="0"/>
        <w:spacing w:after="0" w:line="360" w:lineRule="auto"/>
        <w:jc w:val="left"/>
        <w:textAlignment w:val="baseline"/>
        <w:rPr>
          <w:rFonts w:ascii="Times New Roman" w:eastAsia="바탕체" w:hAnsi="Times New Roman"/>
          <w:kern w:val="0"/>
          <w:sz w:val="22"/>
          <w:szCs w:val="40"/>
        </w:rPr>
      </w:pPr>
    </w:p>
    <w:p w14:paraId="071AC984" w14:textId="77777777" w:rsidR="00DE42D9" w:rsidRDefault="00930A79">
      <w:pPr>
        <w:snapToGrid w:val="0"/>
        <w:spacing w:after="0" w:line="360" w:lineRule="auto"/>
        <w:textAlignment w:val="baseline"/>
      </w:pP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주식회사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color w:val="000000"/>
          <w:sz w:val="22"/>
        </w:rPr>
        <w:t>코람코라이프로지스위탁관리부동산투자회사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이하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“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바탕체" w:hAnsi="Times New Roman"/>
          <w:kern w:val="0"/>
          <w:sz w:val="22"/>
        </w:rPr>
        <w:t>”</w:t>
      </w:r>
      <w:r>
        <w:rPr>
          <w:rFonts w:ascii="Times New Roman" w:eastAsia="바탕체" w:hAnsi="Times New Roman"/>
          <w:kern w:val="0"/>
          <w:sz w:val="22"/>
        </w:rPr>
        <w:t>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1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목록』의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부동산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이하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“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바탕체" w:hAnsi="Times New Roman"/>
          <w:kern w:val="0"/>
          <w:sz w:val="22"/>
        </w:rPr>
        <w:t>”</w:t>
      </w:r>
      <w:r>
        <w:rPr>
          <w:rFonts w:ascii="Times New Roman" w:eastAsia="바탕체" w:hAnsi="Times New Roman"/>
          <w:kern w:val="0"/>
          <w:sz w:val="22"/>
        </w:rPr>
        <w:t>이라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주식회사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우리은행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이하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“</w:t>
      </w:r>
      <w:r>
        <w:rPr>
          <w:rFonts w:ascii="Times New Roman" w:eastAsia="바탕체" w:hAnsi="Times New Roman"/>
          <w:kern w:val="0"/>
          <w:sz w:val="22"/>
        </w:rPr>
        <w:t>은행</w:t>
      </w:r>
      <w:r>
        <w:rPr>
          <w:rFonts w:ascii="Times New Roman" w:eastAsia="바탕체" w:hAnsi="Times New Roman"/>
          <w:kern w:val="0"/>
          <w:sz w:val="22"/>
        </w:rPr>
        <w:t>”</w:t>
      </w:r>
      <w:r>
        <w:rPr>
          <w:rFonts w:ascii="Times New Roman" w:eastAsia="바탕체" w:hAnsi="Times New Roman"/>
          <w:kern w:val="0"/>
          <w:sz w:val="22"/>
        </w:rPr>
        <w:t>이라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인수함에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부동산담보신탁계약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이하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“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</w:t>
      </w:r>
      <w:r>
        <w:rPr>
          <w:rFonts w:ascii="Times New Roman" w:eastAsia="바탕체" w:hAnsi="Times New Roman"/>
          <w:kern w:val="0"/>
          <w:sz w:val="22"/>
        </w:rPr>
        <w:t>”</w:t>
      </w:r>
      <w:r>
        <w:rPr>
          <w:rFonts w:ascii="Times New Roman" w:eastAsia="바탕체" w:hAnsi="Times New Roman"/>
          <w:kern w:val="0"/>
          <w:sz w:val="22"/>
        </w:rPr>
        <w:t>이라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9B16F46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7068B40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신탁목적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이행을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보장하기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담보가치를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보전하고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채무불이행시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환가</w:t>
      </w:r>
      <w:r>
        <w:rPr>
          <w:rFonts w:ascii="Times New Roman" w:eastAsia="MS Mincho" w:hAnsi="Times New Roman"/>
          <w:kern w:val="0"/>
          <w:sz w:val="22"/>
        </w:rPr>
        <w:t>·</w:t>
      </w:r>
      <w:r>
        <w:rPr>
          <w:rFonts w:ascii="Times New Roman" w:eastAsia="바탕체" w:hAnsi="Times New Roman"/>
          <w:kern w:val="0"/>
          <w:sz w:val="22"/>
        </w:rPr>
        <w:t>정산하는데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118E047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6260EF50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신탁가액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신탁가액은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산정된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 xml:space="preserve">1 </w:t>
      </w:r>
      <w:r>
        <w:rPr>
          <w:rFonts w:ascii="Times New Roman" w:eastAsia="바탕체" w:hAnsi="Times New Roman"/>
          <w:kern w:val="0"/>
          <w:sz w:val="22"/>
        </w:rPr>
        <w:t>신탁재산목록』에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기재된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금원으로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3BC9C314" w14:textId="77777777" w:rsidR="00DE42D9" w:rsidRDefault="00930A79">
      <w:pPr>
        <w:snapToGrid w:val="0"/>
        <w:spacing w:after="0" w:line="360" w:lineRule="auto"/>
        <w:ind w:left="88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토지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수탁시점의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건설교통부에서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고시한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개별지가</w:t>
      </w:r>
    </w:p>
    <w:p w14:paraId="464DA923" w14:textId="77777777" w:rsidR="00DE42D9" w:rsidRDefault="00930A79">
      <w:pPr>
        <w:snapToGrid w:val="0"/>
        <w:spacing w:after="0" w:line="360" w:lineRule="auto"/>
        <w:ind w:left="88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건물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수탁시점의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행정자치부에서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고시한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과세시가표준액</w:t>
      </w:r>
    </w:p>
    <w:p w14:paraId="2C5E7982" w14:textId="77777777" w:rsidR="00DE42D9" w:rsidRDefault="00930A79">
      <w:pPr>
        <w:snapToGrid w:val="0"/>
        <w:spacing w:after="0" w:line="360" w:lineRule="auto"/>
        <w:ind w:left="88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호에도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불구하고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합의한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공인된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감정평가법인의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평가금액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내부규정에서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평가방법에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평가한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가액</w:t>
      </w:r>
    </w:p>
    <w:p w14:paraId="3F68493E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ECEA146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3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신탁기간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』와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신탁종료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협의하여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연장할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80DB46C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우선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요청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만료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소유권이전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등기를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마친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본다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0CF83B4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3FC5C97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4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수익자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신탁원본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신탁원본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신탁수익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구분하여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』와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37902A5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연서로써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승낙을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얻어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새로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지정하거나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있으며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전속되며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상속되지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4673C19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77961D9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5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원본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원본은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물상대위로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취득한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임대인으로서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취득</w:t>
      </w:r>
      <w:r>
        <w:rPr>
          <w:rFonts w:ascii="Times New Roman" w:eastAsia="MS Mincho" w:hAnsi="Times New Roman"/>
          <w:kern w:val="0"/>
          <w:sz w:val="22"/>
        </w:rPr>
        <w:t>·</w:t>
      </w:r>
      <w:r>
        <w:rPr>
          <w:rFonts w:ascii="Times New Roman" w:eastAsia="바탕체" w:hAnsi="Times New Roman"/>
          <w:kern w:val="0"/>
          <w:sz w:val="22"/>
        </w:rPr>
        <w:t>보관하는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처분절차와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위약금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준하는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16ABA8B6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27410A7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6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수익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신탁부동산으로부터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속하는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운용에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이익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준하는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9AFBBE5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5C8293D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7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수익권증서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요청이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증명하기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AE2FC54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신탁등기를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완료한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신탁금액에서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선순위임대차보증금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저당채권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권리설정액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차감한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가액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이하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“</w:t>
      </w:r>
      <w:r>
        <w:rPr>
          <w:rFonts w:ascii="Times New Roman" w:eastAsia="바탕체" w:hAnsi="Times New Roman"/>
          <w:kern w:val="0"/>
          <w:sz w:val="22"/>
        </w:rPr>
        <w:t>유효담보가액</w:t>
      </w:r>
      <w:r>
        <w:rPr>
          <w:rFonts w:ascii="Times New Roman" w:eastAsia="바탕체" w:hAnsi="Times New Roman"/>
          <w:kern w:val="0"/>
          <w:sz w:val="22"/>
        </w:rPr>
        <w:t>”</w:t>
      </w:r>
      <w:r>
        <w:rPr>
          <w:rFonts w:ascii="Times New Roman" w:eastAsia="바탕체" w:hAnsi="Times New Roman"/>
          <w:kern w:val="0"/>
          <w:sz w:val="22"/>
        </w:rPr>
        <w:t>이라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범위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담보목적의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0F6DD0A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추가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지정하여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발급을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요청하는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유효담보가액에서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수익권금액을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차감한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신탁원부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기재내용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698A76C9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지정하고자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후순위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상환으로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재발행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신탁원부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기재내용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FFBF906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우선수익자가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신탁원본의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교부순서는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기재되어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순위에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08D4CA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⑥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신탁목적에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적합하게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사용하여야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동의없이는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타인에게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양도하거나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담보의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질권설정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처분행위를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7C149E6" w14:textId="77777777" w:rsidR="00DE42D9" w:rsidRDefault="00DE42D9">
      <w:pPr>
        <w:snapToGrid w:val="0"/>
        <w:spacing w:after="0" w:line="360" w:lineRule="auto"/>
        <w:ind w:left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D3CEA19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8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우선수익자의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우선권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우선수익자가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갖는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수익범위는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2) </w:t>
      </w:r>
      <w:r>
        <w:rPr>
          <w:rFonts w:ascii="Times New Roman" w:eastAsia="바탕체" w:hAnsi="Times New Roman"/>
          <w:kern w:val="0"/>
          <w:sz w:val="22"/>
        </w:rPr>
        <w:t>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여신거래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보증채무로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증감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변동되는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원금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지연손해금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 xml:space="preserve">2 </w:t>
      </w:r>
      <w:r>
        <w:rPr>
          <w:rFonts w:ascii="Times New Roman" w:eastAsia="바탕체" w:hAnsi="Times New Roman"/>
          <w:kern w:val="0"/>
          <w:sz w:val="22"/>
        </w:rPr>
        <w:t>수익권증서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발행금액』을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최고한도로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4EDBBD2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불구하고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주채무자가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보증계약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담보설정계약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2F4B08A2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신탁원본에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수익권보다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6</w:t>
      </w:r>
      <w:r>
        <w:rPr>
          <w:rFonts w:ascii="Times New Roman" w:eastAsia="바탕체" w:hAnsi="Times New Roman"/>
          <w:kern w:val="0"/>
          <w:sz w:val="22"/>
        </w:rPr>
        <w:t>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신탁수익에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귀속은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합의에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6C97022B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lastRenderedPageBreak/>
        <w:t>④</w:t>
      </w:r>
      <w:r>
        <w:rPr>
          <w:rFonts w:ascii="Times New Roman" w:eastAsia="바탕체" w:hAnsi="Times New Roman"/>
          <w:kern w:val="0"/>
          <w:sz w:val="22"/>
        </w:rPr>
        <w:t>우선수익자가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갖는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유효기간은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등기된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날로부터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종료일까지로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783B2B39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우선수익자는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없이는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타인에게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양도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질권의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설정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처분행위를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0F6107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⑥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승계인은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AE14D5D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⑦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처분정산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선순위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우선수익권이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소멸한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차순위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순위가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승진한다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061B6DC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FB0FA19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9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소유권이전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및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신탁등기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즉시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원인으로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이전등기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신탁등기를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3778BAA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소유권이전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신탁등기에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필요한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등기권리증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인감증명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위임장등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제반서류를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제공하여야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C35D8E4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소요되는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제비용은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8CE7E65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4D39AD2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10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신탁부동산의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보전관리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등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사실상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계속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점유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사용하고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보존</w:t>
      </w:r>
      <w:r>
        <w:rPr>
          <w:rFonts w:ascii="바탕체" w:eastAsia="바탕체" w:hAnsi="바탕체" w:cs="바탕체"/>
          <w:kern w:val="0"/>
          <w:sz w:val="22"/>
        </w:rPr>
        <w:t>·</w:t>
      </w:r>
      <w:r>
        <w:rPr>
          <w:rFonts w:ascii="Times New Roman" w:eastAsia="바탕체" w:hAnsi="Times New Roman"/>
          <w:kern w:val="0"/>
          <w:sz w:val="22"/>
        </w:rPr>
        <w:t>유지</w:t>
      </w:r>
      <w:r>
        <w:rPr>
          <w:rFonts w:ascii="바탕체" w:eastAsia="바탕체" w:hAnsi="바탕체" w:cs="바탕체"/>
          <w:kern w:val="0"/>
          <w:sz w:val="22"/>
        </w:rPr>
        <w:t>·</w:t>
      </w:r>
      <w:r>
        <w:rPr>
          <w:rFonts w:ascii="Times New Roman" w:eastAsia="바탕체" w:hAnsi="Times New Roman"/>
          <w:kern w:val="0"/>
          <w:sz w:val="22"/>
        </w:rPr>
        <w:t>수선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실질적인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관리행위와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소요되는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4E731A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승낙이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저당권설정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전세권설정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제한하는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행위나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현상을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방법으로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저감하는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행위를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하여서는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467779B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멸실</w:t>
      </w:r>
      <w:r>
        <w:rPr>
          <w:rFonts w:ascii="바탕체" w:eastAsia="바탕체" w:hAnsi="바탕체" w:cs="바탕체"/>
          <w:kern w:val="0"/>
          <w:sz w:val="22"/>
        </w:rPr>
        <w:t>·</w:t>
      </w:r>
      <w:r>
        <w:rPr>
          <w:rFonts w:ascii="Times New Roman" w:eastAsia="바탕체" w:hAnsi="Times New Roman"/>
          <w:kern w:val="0"/>
          <w:sz w:val="22"/>
        </w:rPr>
        <w:t>훼손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예상되는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통지하여야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0643CCB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위배함으로써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손해배상책임에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대해서는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부담하기로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07CF62A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가치보전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필요한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재산관리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행위를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용인</w:t>
      </w:r>
      <w:r>
        <w:rPr>
          <w:rFonts w:ascii="MS Mincho" w:eastAsia="MS Mincho" w:hAnsi="MS Mincho" w:cs="MS Mincho"/>
          <w:kern w:val="0"/>
          <w:sz w:val="22"/>
        </w:rPr>
        <w:t>․</w:t>
      </w:r>
      <w:r>
        <w:rPr>
          <w:rFonts w:ascii="Times New Roman" w:eastAsia="바탕체" w:hAnsi="Times New Roman"/>
          <w:kern w:val="0"/>
          <w:sz w:val="22"/>
        </w:rPr>
        <w:t>협조하여야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4FC687F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⑥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재산관리기간은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존속하는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기간으로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신탁기간이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연장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단축되는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241C40E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11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임대차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등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유효하며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반환의무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임대인으로서의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계속하여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유지하는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lastRenderedPageBreak/>
        <w:t>임대차계약상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갱신하고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인수</w:t>
      </w:r>
      <w:r>
        <w:rPr>
          <w:rFonts w:ascii="MS Mincho" w:eastAsia="MS Mincho" w:hAnsi="MS Mincho" w:cs="MS Mincho"/>
          <w:kern w:val="0"/>
          <w:sz w:val="22"/>
        </w:rPr>
        <w:t>․</w:t>
      </w:r>
      <w:r>
        <w:rPr>
          <w:rFonts w:ascii="Times New Roman" w:eastAsia="바탕체" w:hAnsi="Times New Roman"/>
          <w:kern w:val="0"/>
          <w:sz w:val="22"/>
        </w:rPr>
        <w:t>인계하는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승계하는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00B0091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임대보증금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차임이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차임은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계속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차임은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주채무자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여신거래계약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보증채무계약상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원리금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상환에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충당함을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원칙으로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물상보증인인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보증채무가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그러하다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12165FC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임대차계약기간의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만료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새로운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10</w:t>
      </w:r>
      <w:r>
        <w:rPr>
          <w:rFonts w:ascii="Times New Roman" w:eastAsia="바탕체" w:hAnsi="Times New Roman"/>
          <w:kern w:val="0"/>
          <w:sz w:val="22"/>
        </w:rPr>
        <w:t>조제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항에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승낙을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얻어야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권리의무를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않으며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19</w:t>
      </w:r>
      <w:r>
        <w:rPr>
          <w:rFonts w:ascii="Times New Roman" w:eastAsia="바탕체" w:hAnsi="Times New Roman"/>
          <w:kern w:val="0"/>
          <w:sz w:val="22"/>
        </w:rPr>
        <w:t>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명도청구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조치사항을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임대차계약서에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명기하여야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9524DF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규정에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불구하고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임의로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효력을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주장할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없으며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그로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배상하여야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2584CC0D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규정에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새로운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요구가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공동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날인한다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7294DCB8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⑥</w:t>
      </w:r>
      <w:r>
        <w:rPr>
          <w:rFonts w:ascii="Times New Roman" w:eastAsia="바탕체" w:hAnsi="Times New Roman"/>
          <w:kern w:val="0"/>
          <w:sz w:val="22"/>
        </w:rPr>
        <w:t>신탁계약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새로운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별도의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특약을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따르기로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3E4826B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⑦</w:t>
      </w:r>
      <w:r>
        <w:rPr>
          <w:rFonts w:ascii="Times New Roman" w:eastAsia="바탕체" w:hAnsi="Times New Roman"/>
          <w:kern w:val="0"/>
          <w:sz w:val="22"/>
        </w:rPr>
        <w:t>신규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재임대차보증금이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임대차보증금보다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많은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협의하여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결과에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처리하거나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특약을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관리하도록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06C1B37" w14:textId="77777777" w:rsidR="00DE42D9" w:rsidRDefault="00DE42D9">
      <w:pPr>
        <w:snapToGrid w:val="0"/>
        <w:spacing w:after="0" w:line="360" w:lineRule="auto"/>
        <w:ind w:left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E5CC660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12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보험계약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보험계약은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방법으로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존속하는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계속하여야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수익자는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,</w:t>
      </w:r>
    </w:p>
    <w:p w14:paraId="58332FF6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신탁계약체결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보험수익자를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소요되는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3EC3C29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보험계약에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근거하여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수령하였을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신탁목적물을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추가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제공하는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상당한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이유가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수령금으로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이해관계를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채권을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보전하기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만료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전이라도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보험금으로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23</w:t>
      </w:r>
      <w:r>
        <w:rPr>
          <w:rFonts w:ascii="Times New Roman" w:eastAsia="바탕체" w:hAnsi="Times New Roman"/>
          <w:kern w:val="0"/>
          <w:sz w:val="22"/>
        </w:rPr>
        <w:t>조에서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방법에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70BF21D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205440A4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13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신탁부동산의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추가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제공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가치가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저감되어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채권보전에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예견되는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청구에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추가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제공하여야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5B40A207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목적물의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추가제공을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거부하거나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상당기간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이행하지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못하는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청구에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994C733" w14:textId="77777777" w:rsidR="00DE42D9" w:rsidRDefault="00DE42D9">
      <w:pPr>
        <w:snapToGrid w:val="0"/>
        <w:spacing w:after="0" w:line="360" w:lineRule="auto"/>
        <w:ind w:left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BAAD581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14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선관주의의무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및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하자담보책임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보전관리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신탁사무에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선량한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관리자로서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주의의무를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가진다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3CD97DF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발생하더라도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고의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과실에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1480FF8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64995B48" w14:textId="77777777" w:rsidR="00DE42D9" w:rsidRDefault="00DE42D9">
      <w:pPr>
        <w:snapToGrid w:val="0"/>
        <w:spacing w:after="0" w:line="360" w:lineRule="auto"/>
        <w:ind w:left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6A4FD037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15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신탁재산에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속하는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금전의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운용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계약보증금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위약금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포함</w:t>
      </w:r>
      <w:r>
        <w:rPr>
          <w:rFonts w:ascii="Times New Roman" w:eastAsia="바탕체" w:hAnsi="Times New Roman"/>
          <w:kern w:val="0"/>
          <w:sz w:val="22"/>
        </w:rPr>
        <w:t xml:space="preserve">), </w:t>
      </w:r>
      <w:r>
        <w:rPr>
          <w:rFonts w:ascii="Times New Roman" w:eastAsia="바탕체" w:hAnsi="Times New Roman"/>
          <w:kern w:val="0"/>
          <w:sz w:val="22"/>
        </w:rPr>
        <w:t>중도금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잔금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속하는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교부하게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자본시장과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금융투자업에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법률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관련법령에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바에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운용할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관계법령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운용방법을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별도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지정할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12F3BFE0" w14:textId="77777777" w:rsidR="00DE42D9" w:rsidRDefault="00930A79">
      <w:pPr>
        <w:snapToGrid w:val="0"/>
        <w:spacing w:after="0" w:line="360" w:lineRule="auto"/>
        <w:ind w:left="1440" w:hanging="72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구분하여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</w:t>
      </w:r>
      <w:r>
        <w:rPr>
          <w:rFonts w:ascii="MS Mincho" w:eastAsia="MS Mincho" w:hAnsi="MS Mincho" w:cs="MS Mincho"/>
          <w:kern w:val="0"/>
          <w:sz w:val="22"/>
        </w:rPr>
        <w:t>․</w:t>
      </w:r>
      <w:r>
        <w:rPr>
          <w:rFonts w:ascii="Times New Roman" w:eastAsia="바탕체" w:hAnsi="Times New Roman"/>
          <w:kern w:val="0"/>
          <w:sz w:val="22"/>
        </w:rPr>
        <w:t>운용한다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2C14AB73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00221A9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16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비용의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부담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신탁이익에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제세공과금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유지관리비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금융비용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신탁사무의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필요한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신탁사무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있어서의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사유로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CD223CA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신탁재산에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속하는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금전으로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부족하고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부족금액을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상당하다고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방법으로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전부를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충당할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4B3DC98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지급시기에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납부하지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납부할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있으며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대지급일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익일부터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상환일까지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고유계정의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연체대출금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이자율을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산출한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원금에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포함하여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3226F64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대지급금과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지연손해금을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lastRenderedPageBreak/>
        <w:t>금전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수취할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B17FD55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대지급한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청구에도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불구하고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계속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거부하는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해지예정을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적정하다고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방법으로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충당할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25E93F3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15EBB9A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17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계산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및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수익의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교부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신탁재산에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계산기일은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12</w:t>
      </w:r>
      <w:r>
        <w:rPr>
          <w:rFonts w:ascii="Times New Roman" w:eastAsia="바탕체" w:hAnsi="Times New Roman"/>
          <w:kern w:val="0"/>
          <w:sz w:val="22"/>
        </w:rPr>
        <w:t>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31</w:t>
      </w:r>
      <w:r>
        <w:rPr>
          <w:rFonts w:ascii="Times New Roman" w:eastAsia="바탕체" w:hAnsi="Times New Roman"/>
          <w:kern w:val="0"/>
          <w:sz w:val="22"/>
        </w:rPr>
        <w:t>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신탁종료일로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하고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당해기의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수지계산서를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작성해서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통보하고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신탁수익은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현상대로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6A4FD31E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계산기일이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도래하기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합의하는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매분기별로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가정산할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3630D61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A04EFCB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18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신탁보수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 xml:space="preserve">3 </w:t>
      </w:r>
      <w:r>
        <w:rPr>
          <w:rFonts w:ascii="Times New Roman" w:eastAsia="바탕체" w:hAnsi="Times New Roman"/>
          <w:kern w:val="0"/>
          <w:sz w:val="22"/>
        </w:rPr>
        <w:t>신탁보수에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약정』에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0A70295F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발급함으로써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지급의무가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BEFE733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별도로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처분금액을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 xml:space="preserve">3 </w:t>
      </w:r>
      <w:r>
        <w:rPr>
          <w:rFonts w:ascii="Times New Roman" w:eastAsia="바탕체" w:hAnsi="Times New Roman"/>
          <w:kern w:val="0"/>
          <w:sz w:val="22"/>
        </w:rPr>
        <w:t>신탁보수에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약정』에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산출한다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0D854029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계약보증금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50%</w:t>
      </w:r>
      <w:r>
        <w:rPr>
          <w:rFonts w:ascii="Times New Roman" w:eastAsia="바탕체" w:hAnsi="Times New Roman"/>
          <w:kern w:val="0"/>
          <w:sz w:val="22"/>
        </w:rPr>
        <w:t>를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나머지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50%</w:t>
      </w:r>
      <w:r>
        <w:rPr>
          <w:rFonts w:ascii="Times New Roman" w:eastAsia="바탕체" w:hAnsi="Times New Roman"/>
          <w:kern w:val="0"/>
          <w:sz w:val="22"/>
        </w:rPr>
        <w:t>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지급기로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계약보증금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환급하지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BFB13F3" w14:textId="77777777" w:rsidR="00DE42D9" w:rsidRDefault="00930A79">
      <w:pPr>
        <w:snapToGrid w:val="0"/>
        <w:spacing w:after="0" w:line="360" w:lineRule="auto"/>
        <w:ind w:left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바탕;Batang" w:eastAsia="바탕;Batang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신탁보수와는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별도로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중개수수료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상당액을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A392DD0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E9F6AE9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19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신탁부동산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처분시기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해당하는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종료전이라도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청구에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4D571A4" w14:textId="77777777" w:rsidR="00DE42D9" w:rsidRDefault="00930A79">
      <w:pPr>
        <w:snapToGrid w:val="0"/>
        <w:spacing w:after="0" w:line="360" w:lineRule="auto"/>
        <w:ind w:left="940" w:hanging="220"/>
        <w:textAlignment w:val="baseline"/>
        <w:rPr>
          <w:rFonts w:eastAsia="바탕체"/>
        </w:rPr>
      </w:pP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우선수익자와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채무자간에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여신거래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보증채무약정을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불이행한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주채무자가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보증계약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담보설정계약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불이행한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4B758A4D" w14:textId="77777777" w:rsidR="00DE42D9" w:rsidRDefault="00930A79">
      <w:pPr>
        <w:snapToGrid w:val="0"/>
        <w:spacing w:after="0" w:line="360" w:lineRule="auto"/>
        <w:ind w:left="94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</w:p>
    <w:p w14:paraId="7747911F" w14:textId="77777777" w:rsidR="00DE42D9" w:rsidRDefault="00930A79">
      <w:pPr>
        <w:snapToGrid w:val="0"/>
        <w:spacing w:after="0" w:line="360" w:lineRule="auto"/>
        <w:ind w:left="94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담보가치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저감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환가요인이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0F975AB6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신탁계약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못한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신탁등기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주택임대차보호법상의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대항력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임차인으로부터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요청받고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사실을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촉구하였으나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lastRenderedPageBreak/>
        <w:t>이행하지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C7FA2C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최종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주소지로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서면통지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발송하면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보통의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우송기간이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경과한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도달한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처분사실을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인지하지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못한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처분행위에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제기하지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못한다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07938728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1B4B01F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20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처분방법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공개시장에서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원칙으로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유찰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직전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조건으로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수의계약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BD55DA4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21</w:t>
      </w:r>
      <w:r>
        <w:rPr>
          <w:rFonts w:ascii="Times New Roman" w:eastAsia="바탕체" w:hAnsi="Times New Roman"/>
          <w:kern w:val="0"/>
          <w:sz w:val="22"/>
        </w:rPr>
        <w:t>조에서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매수희망자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가장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높은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매수인으로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결정한다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53764840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BBE99C3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21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공매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예정가격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감정평가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전문기관의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감정평가액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결정하는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원칙으로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신탁개시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6</w:t>
      </w:r>
      <w:r>
        <w:rPr>
          <w:rFonts w:ascii="Times New Roman" w:eastAsia="바탕체" w:hAnsi="Times New Roman"/>
          <w:kern w:val="0"/>
          <w:sz w:val="22"/>
        </w:rPr>
        <w:t>개월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이내로서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가격변동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요인이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신탁부동산가격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결정할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A1DB7DD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처분예정가격은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직전의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10% </w:t>
      </w:r>
      <w:r>
        <w:rPr>
          <w:rFonts w:ascii="Times New Roman" w:eastAsia="바탕체" w:hAnsi="Times New Roman"/>
          <w:kern w:val="0"/>
          <w:sz w:val="22"/>
        </w:rPr>
        <w:t>해당액을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순차적으로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차감한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금액으로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1237406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0826E2C0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22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처분대금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납부기한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날로부터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30</w:t>
      </w:r>
      <w:r>
        <w:rPr>
          <w:rFonts w:ascii="Times New Roman" w:eastAsia="바탕체" w:hAnsi="Times New Roman"/>
          <w:kern w:val="0"/>
          <w:sz w:val="22"/>
        </w:rPr>
        <w:t>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완납하는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원칙으로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6D587B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회이상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시도하여도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용이하게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확보하기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이해관계인이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가지는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채권을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만족시킬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납부기한을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연장하여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분할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납부하게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직전의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미만으로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8C33DA8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5214440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23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처분대금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등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정산방법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환가절차에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정산순서는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78442C81" w14:textId="77777777" w:rsidR="00DE42D9" w:rsidRDefault="00930A79">
      <w:pPr>
        <w:snapToGrid w:val="0"/>
        <w:spacing w:after="0" w:line="360" w:lineRule="auto"/>
        <w:ind w:left="920" w:hanging="220"/>
        <w:textAlignment w:val="baseline"/>
        <w:rPr>
          <w:rFonts w:eastAsia="바탕체"/>
        </w:rPr>
      </w:pP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신탁계약과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6A6C4839" w14:textId="77777777" w:rsidR="00DE42D9" w:rsidRDefault="00930A79">
      <w:pPr>
        <w:snapToGrid w:val="0"/>
        <w:spacing w:after="0" w:line="360" w:lineRule="auto"/>
        <w:ind w:left="920" w:hanging="220"/>
        <w:textAlignment w:val="baseline"/>
      </w:pPr>
      <w:r>
        <w:rPr>
          <w:rFonts w:ascii="Times New Roman" w:eastAsia="바탕체" w:hAnsi="Times New Roman"/>
          <w:kern w:val="0"/>
          <w:sz w:val="22"/>
        </w:rPr>
        <w:t>가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전기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수도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관리비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보험료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신문공고료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처분잔대금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수납약정일까지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고지된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조세공과금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571B9A2F" w14:textId="77777777" w:rsidR="00DE42D9" w:rsidRDefault="00930A79">
      <w:pPr>
        <w:snapToGrid w:val="0"/>
        <w:spacing w:after="0" w:line="360" w:lineRule="auto"/>
        <w:ind w:left="9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나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재산처분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수수료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미지급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재산관리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수수료</w:t>
      </w:r>
    </w:p>
    <w:p w14:paraId="58F6D0FE" w14:textId="77777777" w:rsidR="00DE42D9" w:rsidRDefault="00930A79">
      <w:pPr>
        <w:snapToGrid w:val="0"/>
        <w:spacing w:after="0" w:line="360" w:lineRule="auto"/>
        <w:ind w:left="920" w:hanging="220"/>
        <w:textAlignment w:val="baseline"/>
      </w:pPr>
      <w:r>
        <w:rPr>
          <w:rFonts w:ascii="Times New Roman" w:eastAsia="바탕체" w:hAnsi="Times New Roman"/>
          <w:kern w:val="0"/>
          <w:sz w:val="22"/>
        </w:rPr>
        <w:lastRenderedPageBreak/>
        <w:t xml:space="preserve">2. </w:t>
      </w:r>
      <w:r>
        <w:rPr>
          <w:rFonts w:ascii="Times New Roman" w:eastAsia="바탕체" w:hAnsi="Times New Roman"/>
          <w:kern w:val="0"/>
          <w:sz w:val="22"/>
        </w:rPr>
        <w:t>신탁등기전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소액임대차보증금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주택임대차보호법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8</w:t>
      </w:r>
      <w:r>
        <w:rPr>
          <w:rFonts w:ascii="Times New Roman" w:eastAsia="바탕체" w:hAnsi="Times New Roman"/>
          <w:kern w:val="0"/>
          <w:sz w:val="22"/>
        </w:rPr>
        <w:t>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상가건물임대차보호법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14</w:t>
      </w:r>
      <w:r>
        <w:rPr>
          <w:rFonts w:ascii="Times New Roman" w:eastAsia="바탕체" w:hAnsi="Times New Roman"/>
          <w:kern w:val="0"/>
          <w:sz w:val="22"/>
        </w:rPr>
        <w:t>조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</w:p>
    <w:p w14:paraId="0FBC8AE6" w14:textId="77777777" w:rsidR="00DE42D9" w:rsidRDefault="00930A79">
      <w:pPr>
        <w:snapToGrid w:val="0"/>
        <w:spacing w:after="0" w:line="360" w:lineRule="auto"/>
        <w:ind w:left="920" w:hanging="220"/>
        <w:textAlignment w:val="baseline"/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신탁등기전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주택임대차보호법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2, </w:t>
      </w:r>
      <w:r>
        <w:rPr>
          <w:rFonts w:ascii="Times New Roman" w:eastAsia="바탕체" w:hAnsi="Times New Roman"/>
          <w:kern w:val="0"/>
          <w:sz w:val="22"/>
        </w:rPr>
        <w:t>상가건물임대차보호법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5</w:t>
      </w:r>
      <w:r>
        <w:rPr>
          <w:rFonts w:ascii="Times New Roman" w:eastAsia="바탕체" w:hAnsi="Times New Roman"/>
          <w:kern w:val="0"/>
          <w:sz w:val="22"/>
        </w:rPr>
        <w:t>조</w:t>
      </w:r>
      <w:r>
        <w:rPr>
          <w:rFonts w:ascii="Times New Roman" w:eastAsia="바탕체" w:hAnsi="Times New Roman"/>
          <w:kern w:val="0"/>
          <w:sz w:val="22"/>
        </w:rPr>
        <w:t xml:space="preserve">), </w:t>
      </w:r>
      <w:r>
        <w:rPr>
          <w:rFonts w:ascii="Times New Roman" w:eastAsia="바탕체" w:hAnsi="Times New Roman"/>
          <w:kern w:val="0"/>
          <w:sz w:val="22"/>
        </w:rPr>
        <w:t>근저당권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채권최고액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범위내</w:t>
      </w:r>
      <w:r>
        <w:rPr>
          <w:rFonts w:ascii="Times New Roman" w:eastAsia="바탕체" w:hAnsi="Times New Roman"/>
          <w:kern w:val="0"/>
          <w:sz w:val="22"/>
        </w:rPr>
        <w:t xml:space="preserve">), </w:t>
      </w:r>
      <w:r>
        <w:rPr>
          <w:rFonts w:ascii="Times New Roman" w:eastAsia="바탕체" w:hAnsi="Times New Roman"/>
          <w:kern w:val="0"/>
          <w:sz w:val="22"/>
        </w:rPr>
        <w:t>전세권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등기된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피담보채권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단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이들간의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순위는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법령의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규정에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F295F3D" w14:textId="77777777" w:rsidR="00DE42D9" w:rsidRDefault="00930A79">
      <w:pPr>
        <w:snapToGrid w:val="0"/>
        <w:spacing w:after="0" w:line="360" w:lineRule="auto"/>
        <w:ind w:left="912" w:hanging="212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spacing w:val="-4"/>
          <w:kern w:val="0"/>
          <w:sz w:val="22"/>
        </w:rPr>
        <w:t xml:space="preserve">4. </w:t>
      </w:r>
      <w:r>
        <w:rPr>
          <w:rFonts w:ascii="Times New Roman" w:eastAsia="바탕체" w:hAnsi="Times New Roman"/>
          <w:spacing w:val="-4"/>
          <w:kern w:val="0"/>
          <w:sz w:val="22"/>
        </w:rPr>
        <w:t>은행에게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반환의무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있는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임대차보증금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중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제</w:t>
      </w:r>
      <w:r>
        <w:rPr>
          <w:rFonts w:ascii="Times New Roman" w:eastAsia="바탕체" w:hAnsi="Times New Roman"/>
          <w:spacing w:val="-4"/>
          <w:kern w:val="0"/>
          <w:sz w:val="22"/>
        </w:rPr>
        <w:t>2</w:t>
      </w:r>
      <w:r>
        <w:rPr>
          <w:rFonts w:ascii="Times New Roman" w:eastAsia="바탕체" w:hAnsi="Times New Roman"/>
          <w:spacing w:val="-4"/>
          <w:kern w:val="0"/>
          <w:sz w:val="22"/>
        </w:rPr>
        <w:t>호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및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제</w:t>
      </w:r>
      <w:r>
        <w:rPr>
          <w:rFonts w:ascii="Times New Roman" w:eastAsia="바탕체" w:hAnsi="Times New Roman"/>
          <w:spacing w:val="-4"/>
          <w:kern w:val="0"/>
          <w:sz w:val="22"/>
        </w:rPr>
        <w:t>3</w:t>
      </w:r>
      <w:r>
        <w:rPr>
          <w:rFonts w:ascii="Times New Roman" w:eastAsia="바탕체" w:hAnsi="Times New Roman"/>
          <w:spacing w:val="-4"/>
          <w:kern w:val="0"/>
          <w:sz w:val="22"/>
        </w:rPr>
        <w:t>호에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해당하지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않는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것</w:t>
      </w:r>
    </w:p>
    <w:p w14:paraId="01377E28" w14:textId="77777777" w:rsidR="00DE42D9" w:rsidRDefault="00930A79">
      <w:pPr>
        <w:snapToGrid w:val="0"/>
        <w:spacing w:after="0" w:line="360" w:lineRule="auto"/>
        <w:ind w:left="920" w:hanging="220"/>
        <w:textAlignment w:val="baseline"/>
        <w:rPr>
          <w:rFonts w:eastAsia="바탕체"/>
        </w:rPr>
      </w:pPr>
      <w:r>
        <w:rPr>
          <w:rFonts w:ascii="Times New Roman" w:eastAsia="바탕체" w:hAnsi="Times New Roman"/>
          <w:kern w:val="0"/>
          <w:sz w:val="22"/>
        </w:rPr>
        <w:t xml:space="preserve">5.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48EF7396" w14:textId="77777777" w:rsidR="00DE42D9" w:rsidRDefault="00930A79">
      <w:pPr>
        <w:snapToGrid w:val="0"/>
        <w:spacing w:after="0" w:line="360" w:lineRule="auto"/>
        <w:ind w:left="920" w:hanging="220"/>
        <w:textAlignment w:val="baseline"/>
        <w:rPr>
          <w:rFonts w:eastAsia="바탕체"/>
        </w:rPr>
      </w:pPr>
      <w:r>
        <w:rPr>
          <w:rFonts w:ascii="Times New Roman" w:eastAsia="바탕체" w:hAnsi="Times New Roman"/>
          <w:kern w:val="0"/>
          <w:sz w:val="22"/>
        </w:rPr>
        <w:t xml:space="preserve">6. </w:t>
      </w:r>
      <w:r>
        <w:rPr>
          <w:rFonts w:ascii="Times New Roman" w:eastAsia="바탕체" w:hAnsi="Times New Roman"/>
          <w:kern w:val="0"/>
          <w:sz w:val="22"/>
        </w:rPr>
        <w:t>순차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변제하고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잔여액이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잔여분을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없으면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25321E08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정산시기는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수납한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EB6E45D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계약금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계약해제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위약금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포함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등은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이해관계인에게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관리하며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운용수익금은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정산대금에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포함한다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96373E4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항제</w:t>
      </w:r>
      <w:r>
        <w:rPr>
          <w:rFonts w:ascii="Times New Roman" w:eastAsia="바탕체" w:hAnsi="Times New Roman"/>
          <w:kern w:val="0"/>
          <w:sz w:val="22"/>
        </w:rPr>
        <w:t>6</w:t>
      </w:r>
      <w:r>
        <w:rPr>
          <w:rFonts w:ascii="Times New Roman" w:eastAsia="바탕체" w:hAnsi="Times New Roman"/>
          <w:kern w:val="0"/>
          <w:sz w:val="22"/>
        </w:rPr>
        <w:t>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금액은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인도한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인수확인서를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제시하였을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761BCD6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B960A67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24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명도의무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처분절차가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개시되는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명도하여야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주택임대차보호법상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대항력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점유자에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적극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협조하여야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6619CEC8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071EC5CC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25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신탁해지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및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책임부담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신탁해지로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발생되었거나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민형사상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모든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완료한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요청할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있으며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확인하고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이의가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응하여야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296CF3E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규정에도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불구하고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경제사정의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변화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멸실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담보가치의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하락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상당한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사유에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달성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신탁사무의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불가능하거나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현저히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곤란한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협의하여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있으며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E9956D7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제비용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신탁보수와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손해보상금을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신탁부동산으로부터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공제하거나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청구할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BA53D5D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신탁법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21</w:t>
      </w:r>
      <w:r>
        <w:rPr>
          <w:rFonts w:ascii="Times New Roman" w:eastAsia="바탕체" w:hAnsi="Times New Roman"/>
          <w:kern w:val="0"/>
          <w:sz w:val="22"/>
        </w:rPr>
        <w:t>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규정한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원인으로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실행으로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환가대금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잔여액을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23</w:t>
      </w:r>
      <w:r>
        <w:rPr>
          <w:rFonts w:ascii="Times New Roman" w:eastAsia="바탕체" w:hAnsi="Times New Roman"/>
          <w:kern w:val="0"/>
          <w:sz w:val="22"/>
        </w:rPr>
        <w:t>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정산방법에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D2FE8A9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1FD66FF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26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신탁종료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165290B" w14:textId="77777777" w:rsidR="00DE42D9" w:rsidRDefault="00930A79">
      <w:pPr>
        <w:snapToGrid w:val="0"/>
        <w:spacing w:after="0" w:line="360" w:lineRule="auto"/>
        <w:ind w:left="920" w:hanging="220"/>
        <w:jc w:val="left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25</w:t>
      </w:r>
      <w:r>
        <w:rPr>
          <w:rFonts w:ascii="Times New Roman" w:eastAsia="바탕체" w:hAnsi="Times New Roman"/>
          <w:kern w:val="0"/>
          <w:sz w:val="22"/>
        </w:rPr>
        <w:t>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</w:t>
      </w:r>
    </w:p>
    <w:p w14:paraId="20E44DC2" w14:textId="77777777" w:rsidR="00DE42D9" w:rsidRDefault="00930A79">
      <w:pPr>
        <w:snapToGrid w:val="0"/>
        <w:spacing w:after="0" w:line="360" w:lineRule="auto"/>
        <w:ind w:left="920" w:hanging="220"/>
        <w:jc w:val="left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거래관계의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증서의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</w:t>
      </w:r>
    </w:p>
    <w:p w14:paraId="7187DF3F" w14:textId="77777777" w:rsidR="00DE42D9" w:rsidRDefault="00930A79">
      <w:pPr>
        <w:snapToGrid w:val="0"/>
        <w:spacing w:after="0" w:line="360" w:lineRule="auto"/>
        <w:ind w:left="920" w:hanging="220"/>
        <w:jc w:val="left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19</w:t>
      </w:r>
      <w:r>
        <w:rPr>
          <w:rFonts w:ascii="Times New Roman" w:eastAsia="바탕체" w:hAnsi="Times New Roman"/>
          <w:kern w:val="0"/>
          <w:sz w:val="22"/>
        </w:rPr>
        <w:t>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양수인에게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이전등기가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경료된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</w:t>
      </w:r>
    </w:p>
    <w:p w14:paraId="048C5C14" w14:textId="77777777" w:rsidR="00DE42D9" w:rsidRDefault="00930A79">
      <w:pPr>
        <w:snapToGrid w:val="0"/>
        <w:spacing w:after="0" w:line="360" w:lineRule="auto"/>
        <w:ind w:left="920" w:hanging="220"/>
        <w:jc w:val="left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4.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멸실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권리의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사유로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달성할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</w:p>
    <w:p w14:paraId="17B52197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만료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신탁해지로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현상대로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인도한다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AD66BC9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최종계산에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받도록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통보한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사항은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간주하고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최종계산서에서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생략할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2EF1ADE6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본문을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적용하지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8A92D05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D30D1D6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27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인감신고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본인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대리인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신탁관계인의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서명감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미리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34EEE159" w14:textId="77777777" w:rsidR="00DE42D9" w:rsidRDefault="00930A79">
      <w:pPr>
        <w:snapToGrid w:val="0"/>
        <w:spacing w:after="0" w:line="360" w:lineRule="auto"/>
        <w:ind w:left="697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제반서류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사용된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서명감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서명감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육안으로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깊게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비교</w:t>
      </w:r>
      <w:r>
        <w:rPr>
          <w:rFonts w:ascii="MS Mincho" w:eastAsia="MS Mincho" w:hAnsi="MS Mincho" w:cs="MS Mincho"/>
          <w:kern w:val="0"/>
          <w:sz w:val="22"/>
        </w:rPr>
        <w:t>․</w:t>
      </w:r>
      <w:r>
        <w:rPr>
          <w:rFonts w:ascii="Times New Roman" w:eastAsia="바탕체" w:hAnsi="Times New Roman"/>
          <w:kern w:val="0"/>
          <w:sz w:val="22"/>
        </w:rPr>
        <w:t>대조하여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틀림이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인정하여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처리를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서명감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위조</w:t>
      </w:r>
      <w:r>
        <w:rPr>
          <w:rFonts w:ascii="MS Mincho" w:eastAsia="MS Mincho" w:hAnsi="MS Mincho" w:cs="MS Mincho"/>
          <w:kern w:val="0"/>
          <w:sz w:val="22"/>
        </w:rPr>
        <w:t>․</w:t>
      </w:r>
      <w:r>
        <w:rPr>
          <w:rFonts w:ascii="Times New Roman" w:eastAsia="바탕체" w:hAnsi="Times New Roman"/>
          <w:kern w:val="0"/>
          <w:sz w:val="22"/>
        </w:rPr>
        <w:t>변조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도용이나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밖의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사고로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대해서는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B47EEAB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219C0012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28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신고사항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사유가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상속인은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사실을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8BB863B" w14:textId="77777777" w:rsidR="00DE42D9" w:rsidRDefault="00930A79">
      <w:pPr>
        <w:snapToGrid w:val="0"/>
        <w:spacing w:after="0" w:line="360" w:lineRule="auto"/>
        <w:ind w:left="8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신탁계약서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수익권증서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신고인감의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분실</w:t>
      </w:r>
    </w:p>
    <w:p w14:paraId="4D198184" w14:textId="77777777" w:rsidR="00DE42D9" w:rsidRDefault="00930A79">
      <w:pPr>
        <w:snapToGrid w:val="0"/>
        <w:spacing w:after="0" w:line="360" w:lineRule="auto"/>
        <w:ind w:left="8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대리인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신탁관계인의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사망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성명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행위능력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신고인감의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</w:t>
      </w:r>
    </w:p>
    <w:p w14:paraId="668A76FF" w14:textId="77777777" w:rsidR="00DE42D9" w:rsidRDefault="00930A79">
      <w:pPr>
        <w:snapToGrid w:val="0"/>
        <w:spacing w:after="0" w:line="360" w:lineRule="auto"/>
        <w:ind w:left="8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</w:t>
      </w:r>
    </w:p>
    <w:p w14:paraId="690410DE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지체됨으로써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C07F4A1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게을리하여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lastRenderedPageBreak/>
        <w:t>배상하여야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840B87A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25F2010E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29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소송수행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수행요청이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따르거나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혹은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스스로의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판단으로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소송수속을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501F3CAB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소송의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진행에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인지대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변호사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9674A01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6A8EF90E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30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관할법원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수익자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은행이</w:t>
      </w:r>
      <w:r>
        <w:rPr>
          <w:rFonts w:ascii="Times New Roman" w:eastAsia="Times New Roman" w:hAnsi="Times New Roman"/>
          <w:spacing w:val="-8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이</w:t>
      </w:r>
      <w:r>
        <w:rPr>
          <w:rFonts w:ascii="Times New Roman" w:eastAsia="Times New Roman" w:hAnsi="Times New Roman"/>
          <w:spacing w:val="-8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신탁계약에</w:t>
      </w:r>
      <w:r>
        <w:rPr>
          <w:rFonts w:ascii="Times New Roman" w:eastAsia="Times New Roman" w:hAnsi="Times New Roman"/>
          <w:spacing w:val="-8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관하여</w:t>
      </w:r>
      <w:r>
        <w:rPr>
          <w:rFonts w:ascii="Times New Roman" w:eastAsia="Times New Roman" w:hAnsi="Times New Roman"/>
          <w:spacing w:val="-8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소송을</w:t>
      </w:r>
      <w:r>
        <w:rPr>
          <w:rFonts w:ascii="Times New Roman" w:eastAsia="Times New Roman" w:hAnsi="Times New Roman"/>
          <w:spacing w:val="-8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제</w:t>
      </w:r>
      <w:r>
        <w:rPr>
          <w:rFonts w:ascii="Times New Roman" w:eastAsia="바탕체" w:hAnsi="Times New Roman"/>
          <w:spacing w:val="-16"/>
          <w:kern w:val="0"/>
          <w:sz w:val="22"/>
        </w:rPr>
        <w:t>기</w:t>
      </w:r>
      <w:r>
        <w:rPr>
          <w:rFonts w:ascii="Times New Roman" w:eastAsia="바탕체" w:hAnsi="Times New Roman"/>
          <w:spacing w:val="-8"/>
          <w:kern w:val="0"/>
          <w:sz w:val="22"/>
        </w:rPr>
        <w:t>하</w:t>
      </w:r>
      <w:r>
        <w:rPr>
          <w:rFonts w:ascii="Times New Roman" w:eastAsia="바탕체" w:hAnsi="Times New Roman"/>
          <w:kern w:val="0"/>
          <w:sz w:val="22"/>
        </w:rPr>
        <w:t>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서울중앙지방법원을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관할법원으로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해결한다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>,</w:t>
      </w:r>
      <w:r>
        <w:rPr>
          <w:rFonts w:ascii="Times New Roman" w:eastAsia="바탕체" w:hAnsi="Times New Roman"/>
          <w:spacing w:val="8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제기하는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선택에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거래하는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영업점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소재지를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관할하는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법원에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9F56F1F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27B4B45B" w14:textId="77777777" w:rsidR="00DE42D9" w:rsidRDefault="00930A79">
      <w:pPr>
        <w:snapToGrid w:val="0"/>
        <w:spacing w:after="0" w:line="360" w:lineRule="auto"/>
        <w:ind w:left="768" w:hanging="768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31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준용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계약서에서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사항은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관계법령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추가계약서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내규에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처리하기로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5A77D475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21E7EB2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32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추가계약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수익자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내용을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구체화하거나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당사자들의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의무를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추가적으로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별도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합의가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이루어지지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지명하는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변호사의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합리적인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따르기로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6EF459D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44E4E6F" w14:textId="77777777" w:rsidR="00DE42D9" w:rsidRDefault="00930A7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33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계약서의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보관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증명하기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부를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작성하여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서명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기명날인하도록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원본은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보관한다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B23CD39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784AF76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84C4511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6102791C" w14:textId="77777777" w:rsidR="00DE42D9" w:rsidRDefault="00930A79">
      <w:pPr>
        <w:snapToGrid w:val="0"/>
        <w:spacing w:after="0" w:line="360" w:lineRule="auto"/>
        <w:jc w:val="center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2026</w:t>
      </w:r>
      <w:r>
        <w:rPr>
          <w:rFonts w:ascii="Times New Roman" w:eastAsia="바탕체" w:hAnsi="Times New Roman"/>
          <w:kern w:val="0"/>
          <w:sz w:val="22"/>
        </w:rPr>
        <w:t>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[*]</w:t>
      </w:r>
      <w:r>
        <w:rPr>
          <w:rFonts w:ascii="Times New Roman" w:eastAsia="바탕체" w:hAnsi="Times New Roman"/>
          <w:kern w:val="0"/>
          <w:sz w:val="22"/>
        </w:rPr>
        <w:t>월</w:t>
      </w:r>
      <w:r>
        <w:rPr>
          <w:rFonts w:ascii="Times New Roman" w:eastAsia="Times New Roman" w:hAnsi="Times New Roman"/>
          <w:kern w:val="0"/>
          <w:sz w:val="22"/>
        </w:rPr>
        <w:t xml:space="preserve">  </w:t>
      </w:r>
      <w:r>
        <w:rPr>
          <w:rFonts w:ascii="Times New Roman" w:eastAsia="바탕체" w:hAnsi="Times New Roman"/>
          <w:kern w:val="0"/>
          <w:sz w:val="22"/>
        </w:rPr>
        <w:t>[*]</w:t>
      </w:r>
      <w:r>
        <w:rPr>
          <w:rFonts w:ascii="Times New Roman" w:eastAsia="바탕체" w:hAnsi="Times New Roman"/>
          <w:kern w:val="0"/>
          <w:sz w:val="22"/>
        </w:rPr>
        <w:t>일</w:t>
      </w:r>
    </w:p>
    <w:p w14:paraId="36ED2281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bCs/>
          <w:kern w:val="0"/>
          <w:sz w:val="22"/>
        </w:rPr>
      </w:pPr>
    </w:p>
    <w:p w14:paraId="425187F4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bCs/>
          <w:kern w:val="0"/>
          <w:sz w:val="22"/>
        </w:rPr>
      </w:pPr>
    </w:p>
    <w:p w14:paraId="4CD9745B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bCs/>
          <w:kern w:val="0"/>
          <w:sz w:val="22"/>
        </w:rPr>
      </w:pPr>
    </w:p>
    <w:p w14:paraId="4D51A34B" w14:textId="77777777" w:rsidR="00DE42D9" w:rsidRDefault="00930A79">
      <w:pPr>
        <w:tabs>
          <w:tab w:val="left" w:pos="993"/>
        </w:tabs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</w:t>
      </w:r>
      <w:r>
        <w:rPr>
          <w:rFonts w:ascii="Times New Roman" w:eastAsia="바탕체" w:hAnsi="Times New Roman"/>
          <w:kern w:val="0"/>
          <w:sz w:val="22"/>
        </w:rPr>
        <w:tab/>
        <w:t xml:space="preserve">1. </w:t>
      </w:r>
      <w:r>
        <w:rPr>
          <w:rFonts w:ascii="Times New Roman" w:eastAsia="바탕체" w:hAnsi="Times New Roman"/>
          <w:kern w:val="0"/>
          <w:sz w:val="22"/>
        </w:rPr>
        <w:t>우선수익자들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목록</w:t>
      </w:r>
    </w:p>
    <w:p w14:paraId="4FF26516" w14:textId="77777777" w:rsidR="00DE42D9" w:rsidRDefault="00930A79">
      <w:pPr>
        <w:tabs>
          <w:tab w:val="left" w:pos="993"/>
        </w:tabs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</w:t>
      </w:r>
      <w:r>
        <w:rPr>
          <w:rFonts w:ascii="Times New Roman" w:eastAsia="바탕체" w:hAnsi="Times New Roman"/>
          <w:kern w:val="0"/>
          <w:sz w:val="22"/>
        </w:rPr>
        <w:tab/>
        <w:t xml:space="preserve">1.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목록</w:t>
      </w:r>
    </w:p>
    <w:p w14:paraId="211CEBF7" w14:textId="77777777" w:rsidR="00DE42D9" w:rsidRDefault="00930A79">
      <w:pPr>
        <w:snapToGrid w:val="0"/>
        <w:spacing w:after="0" w:line="360" w:lineRule="auto"/>
        <w:ind w:left="280" w:firstLine="713"/>
        <w:textAlignment w:val="baseline"/>
        <w:rPr>
          <w:rFonts w:eastAsia="바탕체"/>
        </w:rPr>
      </w:pPr>
      <w:bookmarkStart w:id="0" w:name="1._부동산의_표시"/>
      <w:bookmarkEnd w:id="0"/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신탁계약의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6D951694" w14:textId="77777777" w:rsidR="00DE42D9" w:rsidRDefault="00930A79">
      <w:pPr>
        <w:snapToGrid w:val="0"/>
        <w:spacing w:after="0" w:line="360" w:lineRule="auto"/>
        <w:ind w:left="280" w:firstLine="713"/>
        <w:textAlignment w:val="baseline"/>
        <w:rPr>
          <w:rFonts w:ascii="Times New Roman" w:eastAsia="바탕체" w:hAnsi="Times New Roman"/>
          <w:kern w:val="0"/>
          <w:sz w:val="22"/>
        </w:rPr>
      </w:pPr>
      <w:bookmarkStart w:id="1" w:name="2._계약의_내용"/>
      <w:bookmarkEnd w:id="1"/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신탁보수에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약정</w:t>
      </w:r>
    </w:p>
    <w:p w14:paraId="0B902048" w14:textId="77777777" w:rsidR="00DE42D9" w:rsidRDefault="00930A79">
      <w:pPr>
        <w:snapToGrid w:val="0"/>
        <w:spacing w:after="0" w:line="360" w:lineRule="auto"/>
        <w:ind w:left="280" w:firstLine="713"/>
        <w:textAlignment w:val="baseline"/>
        <w:rPr>
          <w:rFonts w:ascii="Times New Roman" w:eastAsia="바탕체" w:hAnsi="Times New Roman"/>
          <w:bCs/>
          <w:kern w:val="0"/>
          <w:sz w:val="22"/>
        </w:rPr>
      </w:pPr>
      <w:r>
        <w:rPr>
          <w:rFonts w:ascii="Times New Roman" w:eastAsia="바탕체" w:hAnsi="Times New Roman"/>
          <w:bCs/>
          <w:kern w:val="0"/>
          <w:sz w:val="22"/>
        </w:rPr>
        <w:lastRenderedPageBreak/>
        <w:t xml:space="preserve">4. </w:t>
      </w:r>
      <w:r>
        <w:rPr>
          <w:rFonts w:ascii="Times New Roman" w:eastAsia="바탕체" w:hAnsi="Times New Roman"/>
          <w:bCs/>
          <w:kern w:val="0"/>
          <w:sz w:val="22"/>
        </w:rPr>
        <w:t>여신거래의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내용</w:t>
      </w:r>
      <w:r>
        <w:br w:type="page"/>
      </w:r>
    </w:p>
    <w:p w14:paraId="33332F04" w14:textId="77777777" w:rsidR="00DE42D9" w:rsidRDefault="00930A79">
      <w:pPr>
        <w:widowControl/>
        <w:autoSpaceDE/>
        <w:rPr>
          <w:rFonts w:ascii="Times New Roman" w:eastAsia="바탕체" w:hAnsi="Times New Roman"/>
          <w:b/>
          <w:kern w:val="0"/>
          <w:sz w:val="22"/>
        </w:rPr>
      </w:pPr>
      <w:r>
        <w:rPr>
          <w:rFonts w:ascii="Times New Roman" w:eastAsia="바탕체" w:hAnsi="Times New Roman"/>
          <w:b/>
          <w:kern w:val="0"/>
          <w:sz w:val="22"/>
        </w:rPr>
        <w:lastRenderedPageBreak/>
        <w:t>위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탁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자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</w:p>
    <w:p w14:paraId="4D9F8385" w14:textId="77777777" w:rsidR="00DE42D9" w:rsidRDefault="00930A79">
      <w:pPr>
        <w:snapToGrid w:val="0"/>
        <w:spacing w:after="0" w:line="480" w:lineRule="auto"/>
        <w:ind w:left="9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Times New Roman" w:hAnsi="Times New Roman"/>
          <w:kern w:val="0"/>
          <w:sz w:val="22"/>
        </w:rPr>
        <w:t xml:space="preserve">        </w:t>
      </w:r>
      <w:r>
        <w:rPr>
          <w:rFonts w:ascii="Times New Roman" w:eastAsia="바탕체" w:hAnsi="Times New Roman"/>
          <w:kern w:val="0"/>
          <w:sz w:val="22"/>
        </w:rPr>
        <w:t>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 </w:t>
      </w:r>
      <w:r>
        <w:rPr>
          <w:rFonts w:ascii="Times New Roman" w:eastAsia="바탕체" w:hAnsi="Times New Roman"/>
          <w:kern w:val="0"/>
          <w:sz w:val="22"/>
        </w:rPr>
        <w:t>서울특별시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강남구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삼성로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511 (</w:t>
      </w:r>
      <w:r>
        <w:rPr>
          <w:rFonts w:ascii="Times New Roman" w:eastAsia="바탕체" w:hAnsi="Times New Roman"/>
          <w:kern w:val="0"/>
          <w:sz w:val="22"/>
        </w:rPr>
        <w:t>삼성동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7B8561B3" w14:textId="77777777" w:rsidR="00DE42D9" w:rsidRDefault="00930A79">
      <w:pPr>
        <w:snapToGrid w:val="0"/>
        <w:spacing w:after="0" w:line="480" w:lineRule="auto"/>
        <w:ind w:left="9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법인등록번호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  110111-0969954</w:t>
      </w:r>
    </w:p>
    <w:p w14:paraId="47020ECE" w14:textId="77777777" w:rsidR="00DE42D9" w:rsidRDefault="00930A79">
      <w:pPr>
        <w:snapToGrid w:val="0"/>
        <w:spacing w:after="0" w:line="480" w:lineRule="auto"/>
        <w:ind w:left="9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법</w:t>
      </w:r>
      <w:r>
        <w:rPr>
          <w:rFonts w:ascii="Times New Roman" w:eastAsia="Times New Roman" w:hAnsi="Times New Roman"/>
          <w:kern w:val="0"/>
          <w:sz w:val="22"/>
        </w:rPr>
        <w:t xml:space="preserve">   </w:t>
      </w:r>
      <w:r>
        <w:rPr>
          <w:rFonts w:ascii="Times New Roman" w:eastAsia="바탕체" w:hAnsi="Times New Roman"/>
          <w:kern w:val="0"/>
          <w:sz w:val="22"/>
        </w:rPr>
        <w:t>인</w:t>
      </w:r>
      <w:r>
        <w:rPr>
          <w:rFonts w:ascii="Times New Roman" w:eastAsia="Times New Roman" w:hAnsi="Times New Roman"/>
          <w:kern w:val="0"/>
          <w:sz w:val="22"/>
        </w:rPr>
        <w:t xml:space="preserve">   </w:t>
      </w:r>
      <w:r>
        <w:rPr>
          <w:rFonts w:ascii="Times New Roman" w:eastAsia="바탕체" w:hAnsi="Times New Roman"/>
          <w:kern w:val="0"/>
          <w:sz w:val="22"/>
        </w:rPr>
        <w:t>명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주식회사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color w:val="000000"/>
          <w:sz w:val="22"/>
        </w:rPr>
        <w:t>코람코라이프로지스위탁관리부동산투자회사</w:t>
      </w:r>
    </w:p>
    <w:p w14:paraId="34FEDB90" w14:textId="77777777" w:rsidR="00DE42D9" w:rsidRDefault="00930A79">
      <w:pPr>
        <w:snapToGrid w:val="0"/>
        <w:spacing w:after="0" w:line="480" w:lineRule="auto"/>
        <w:ind w:left="900" w:firstLine="176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대표이사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   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인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3039FE47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BDCB0E7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C7B4FDB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tbl>
      <w:tblPr>
        <w:tblW w:w="8957" w:type="dxa"/>
        <w:tblInd w:w="159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957"/>
      </w:tblGrid>
      <w:tr w:rsidR="00DE42D9" w14:paraId="18534B13" w14:textId="77777777">
        <w:trPr>
          <w:trHeight w:val="619"/>
        </w:trPr>
        <w:tc>
          <w:tcPr>
            <w:tcW w:w="8957" w:type="dxa"/>
            <w:vAlign w:val="center"/>
          </w:tcPr>
          <w:p w14:paraId="41B35867" w14:textId="77777777" w:rsidR="00DE42D9" w:rsidRDefault="00930A79">
            <w:pPr>
              <w:snapToGrid w:val="0"/>
              <w:spacing w:after="0" w:line="36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본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신탁계약의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내용을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설명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들었으며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 xml:space="preserve">,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신탁내용을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이해하였음</w:t>
            </w:r>
          </w:p>
        </w:tc>
      </w:tr>
      <w:tr w:rsidR="00DE42D9" w14:paraId="4EA6B35F" w14:textId="77777777">
        <w:trPr>
          <w:trHeight w:val="619"/>
        </w:trPr>
        <w:tc>
          <w:tcPr>
            <w:tcW w:w="8957" w:type="dxa"/>
            <w:vAlign w:val="center"/>
          </w:tcPr>
          <w:p w14:paraId="4E73E1B5" w14:textId="77777777" w:rsidR="00DE42D9" w:rsidRDefault="00930A79">
            <w:pPr>
              <w:snapToGrid w:val="0"/>
              <w:spacing w:after="0" w:line="36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본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신탁계약의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내용을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 xml:space="preserve">(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설명</w:t>
            </w:r>
            <w:r>
              <w:rPr>
                <w:rFonts w:ascii="Times New Roman" w:eastAsia="Times New Roman" w:hAnsi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들었으며</w:t>
            </w:r>
            <w:r>
              <w:rPr>
                <w:rFonts w:ascii="Times New Roman" w:eastAsia="Times New Roman" w:hAnsi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 xml:space="preserve">),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신탁내용을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 xml:space="preserve">(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이해하였음</w:t>
            </w:r>
            <w:r>
              <w:rPr>
                <w:rFonts w:ascii="Times New Roman" w:eastAsia="Times New Roman" w:hAnsi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)</w:t>
            </w:r>
          </w:p>
        </w:tc>
      </w:tr>
      <w:tr w:rsidR="00DE42D9" w14:paraId="2F8C1400" w14:textId="77777777">
        <w:trPr>
          <w:trHeight w:val="619"/>
        </w:trPr>
        <w:tc>
          <w:tcPr>
            <w:tcW w:w="8957" w:type="dxa"/>
            <w:vAlign w:val="center"/>
          </w:tcPr>
          <w:p w14:paraId="6C3C1C73" w14:textId="77777777" w:rsidR="00DE42D9" w:rsidRDefault="00930A79">
            <w:pPr>
              <w:snapToGrid w:val="0"/>
              <w:spacing w:after="0" w:line="480" w:lineRule="auto"/>
              <w:ind w:left="920" w:hanging="220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위탁자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 xml:space="preserve">: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주식회사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color w:val="000000"/>
                <w:sz w:val="22"/>
              </w:rPr>
              <w:t>코람코라이프로지스위탁관리부동산투자회사</w:t>
            </w:r>
          </w:p>
          <w:p w14:paraId="591C58EB" w14:textId="77777777" w:rsidR="00DE42D9" w:rsidRDefault="00930A79">
            <w:pPr>
              <w:snapToGrid w:val="0"/>
              <w:spacing w:after="0" w:line="360" w:lineRule="auto"/>
              <w:ind w:right="880"/>
              <w:jc w:val="right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대표이사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원</w:t>
            </w:r>
            <w:r>
              <w:rPr>
                <w:rFonts w:ascii="Times New Roman" w:eastAsia="Times New Roman" w:hAnsi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재</w:t>
            </w:r>
            <w:r>
              <w:rPr>
                <w:rFonts w:ascii="Times New Roman" w:eastAsia="Times New Roman" w:hAnsi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이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(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인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)</w:t>
            </w:r>
          </w:p>
        </w:tc>
      </w:tr>
    </w:tbl>
    <w:p w14:paraId="2BE81BAB" w14:textId="77777777" w:rsidR="00DE42D9" w:rsidRDefault="00DE42D9">
      <w:pPr>
        <w:widowControl/>
        <w:autoSpaceDE/>
        <w:rPr>
          <w:rFonts w:ascii="Times New Roman" w:eastAsia="바탕체" w:hAnsi="Times New Roman"/>
          <w:kern w:val="0"/>
          <w:sz w:val="22"/>
        </w:rPr>
      </w:pPr>
    </w:p>
    <w:p w14:paraId="027A3688" w14:textId="77777777" w:rsidR="00DE42D9" w:rsidRDefault="00DE42D9">
      <w:pPr>
        <w:widowControl/>
        <w:autoSpaceDE/>
        <w:rPr>
          <w:rFonts w:ascii="Times New Roman" w:eastAsia="바탕체" w:hAnsi="Times New Roman"/>
          <w:kern w:val="0"/>
          <w:sz w:val="22"/>
        </w:rPr>
      </w:pPr>
    </w:p>
    <w:p w14:paraId="258AB6DB" w14:textId="77777777" w:rsidR="00DE42D9" w:rsidRDefault="00DE42D9">
      <w:pPr>
        <w:widowControl/>
        <w:autoSpaceDE/>
        <w:rPr>
          <w:rFonts w:ascii="Times New Roman" w:eastAsia="바탕체" w:hAnsi="Times New Roman"/>
          <w:kern w:val="0"/>
          <w:sz w:val="22"/>
        </w:rPr>
      </w:pPr>
    </w:p>
    <w:p w14:paraId="5595B2EC" w14:textId="77777777" w:rsidR="00DE42D9" w:rsidRDefault="00930A79">
      <w:pPr>
        <w:widowControl/>
        <w:autoSpaceDE/>
        <w:rPr>
          <w:rFonts w:ascii="Times New Roman" w:eastAsia="바탕체" w:hAnsi="Times New Roman"/>
          <w:kern w:val="0"/>
          <w:sz w:val="22"/>
        </w:rPr>
      </w:pPr>
      <w:r>
        <w:br w:type="page"/>
      </w:r>
    </w:p>
    <w:p w14:paraId="6AFDDD86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kern w:val="0"/>
          <w:sz w:val="22"/>
        </w:rPr>
      </w:pPr>
      <w:r>
        <w:rPr>
          <w:rFonts w:ascii="Times New Roman" w:eastAsia="바탕체" w:hAnsi="Times New Roman"/>
          <w:b/>
          <w:kern w:val="0"/>
          <w:sz w:val="22"/>
        </w:rPr>
        <w:lastRenderedPageBreak/>
        <w:t>수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탁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자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</w:p>
    <w:p w14:paraId="28285D0F" w14:textId="77777777" w:rsidR="00DE42D9" w:rsidRDefault="00930A79">
      <w:pPr>
        <w:snapToGrid w:val="0"/>
        <w:spacing w:after="0" w:line="360" w:lineRule="auto"/>
        <w:ind w:left="920" w:hanging="220"/>
        <w:textAlignment w:val="baseline"/>
      </w:pP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Times New Roman" w:hAnsi="Times New Roman"/>
          <w:kern w:val="0"/>
          <w:sz w:val="22"/>
        </w:rPr>
        <w:t xml:space="preserve">        </w:t>
      </w:r>
      <w:r>
        <w:rPr>
          <w:rFonts w:ascii="Times New Roman" w:eastAsia="바탕체" w:hAnsi="Times New Roman"/>
          <w:kern w:val="0"/>
          <w:sz w:val="22"/>
        </w:rPr>
        <w:t>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서울특별시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소공로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51(</w:t>
      </w:r>
      <w:r>
        <w:rPr>
          <w:rFonts w:ascii="Times New Roman" w:eastAsia="바탕체" w:hAnsi="Times New Roman"/>
          <w:kern w:val="0"/>
          <w:sz w:val="22"/>
        </w:rPr>
        <w:t>회현동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가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2F86DA33" w14:textId="77777777" w:rsidR="00DE42D9" w:rsidRDefault="00930A79">
      <w:pPr>
        <w:snapToGrid w:val="0"/>
        <w:spacing w:after="0" w:line="360" w:lineRule="auto"/>
        <w:ind w:left="920" w:hanging="220"/>
        <w:textAlignment w:val="baseline"/>
      </w:pPr>
      <w:r>
        <w:rPr>
          <w:rFonts w:ascii="Times New Roman" w:eastAsia="바탕체" w:hAnsi="Times New Roman"/>
          <w:kern w:val="0"/>
          <w:sz w:val="22"/>
        </w:rPr>
        <w:t>법인등록번호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 110111-0023393</w:t>
      </w:r>
    </w:p>
    <w:p w14:paraId="636D9085" w14:textId="77777777" w:rsidR="00DE42D9" w:rsidRDefault="00930A79">
      <w:pPr>
        <w:snapToGrid w:val="0"/>
        <w:spacing w:after="0" w:line="360" w:lineRule="auto"/>
        <w:ind w:left="920" w:hanging="220"/>
        <w:textAlignment w:val="baseline"/>
        <w:rPr>
          <w:rFonts w:eastAsia="바탕체"/>
        </w:rPr>
      </w:pPr>
      <w:r>
        <w:rPr>
          <w:rFonts w:ascii="Times New Roman" w:eastAsia="바탕체" w:hAnsi="Times New Roman"/>
          <w:kern w:val="0"/>
          <w:sz w:val="22"/>
        </w:rPr>
        <w:t>법</w:t>
      </w:r>
      <w:r>
        <w:rPr>
          <w:rFonts w:ascii="Times New Roman" w:eastAsia="Times New Roman" w:hAnsi="Times New Roman"/>
          <w:kern w:val="0"/>
          <w:sz w:val="22"/>
        </w:rPr>
        <w:t xml:space="preserve">   </w:t>
      </w:r>
      <w:r>
        <w:rPr>
          <w:rFonts w:ascii="Times New Roman" w:eastAsia="바탕체" w:hAnsi="Times New Roman"/>
          <w:kern w:val="0"/>
          <w:sz w:val="22"/>
        </w:rPr>
        <w:t>인</w:t>
      </w:r>
      <w:r>
        <w:rPr>
          <w:rFonts w:ascii="Times New Roman" w:eastAsia="Times New Roman" w:hAnsi="Times New Roman"/>
          <w:kern w:val="0"/>
          <w:sz w:val="22"/>
        </w:rPr>
        <w:t xml:space="preserve">   </w:t>
      </w:r>
      <w:r>
        <w:rPr>
          <w:rFonts w:ascii="Times New Roman" w:eastAsia="바탕체" w:hAnsi="Times New Roman"/>
          <w:kern w:val="0"/>
          <w:sz w:val="22"/>
        </w:rPr>
        <w:t>명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주식회사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우리은행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7D4E2EC8" w14:textId="77777777" w:rsidR="00DE42D9" w:rsidRDefault="00930A79">
      <w:pPr>
        <w:snapToGrid w:val="0"/>
        <w:spacing w:after="0" w:line="360" w:lineRule="auto"/>
        <w:ind w:left="231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대표이사</w:t>
      </w:r>
      <w:r>
        <w:rPr>
          <w:rFonts w:ascii="Times New Roman" w:eastAsia="Times New Roman" w:hAnsi="Times New Roman"/>
          <w:kern w:val="0"/>
          <w:sz w:val="22"/>
        </w:rPr>
        <w:t xml:space="preserve">  </w:t>
      </w:r>
      <w:r>
        <w:rPr>
          <w:rFonts w:ascii="Times New Roman" w:eastAsia="바탕체" w:hAnsi="Times New Roman"/>
          <w:kern w:val="0"/>
          <w:sz w:val="22"/>
        </w:rPr>
        <w:t>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</w:t>
      </w:r>
    </w:p>
    <w:p w14:paraId="3B65A126" w14:textId="77777777" w:rsidR="00DE42D9" w:rsidRDefault="00930A79">
      <w:pPr>
        <w:snapToGrid w:val="0"/>
        <w:spacing w:line="360" w:lineRule="auto"/>
        <w:ind w:firstLine="2640"/>
        <w:textAlignment w:val="baseline"/>
      </w:pPr>
      <w:r>
        <w:rPr>
          <w:rFonts w:ascii="Times New Roman" w:eastAsia="바탕체" w:hAnsi="Times New Roman"/>
          <w:kern w:val="0"/>
          <w:sz w:val="22"/>
        </w:rPr>
        <w:t>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지배인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신탁부장</w:t>
      </w:r>
      <w:r>
        <w:rPr>
          <w:rFonts w:ascii="Times New Roman" w:eastAsia="Times New Roman" w:hAnsi="Times New Roman"/>
          <w:kern w:val="0"/>
          <w:sz w:val="22"/>
        </w:rPr>
        <w:t xml:space="preserve">  </w:t>
      </w:r>
      <w:r>
        <w:rPr>
          <w:rFonts w:ascii="Times New Roman" w:eastAsia="바탕체" w:hAnsi="Times New Roman"/>
          <w:kern w:val="0"/>
          <w:sz w:val="22"/>
        </w:rPr>
        <w:t>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</w:t>
      </w:r>
      <w:r>
        <w:rPr>
          <w:rFonts w:ascii="Times New Roman" w:eastAsia="Times New Roman" w:hAnsi="Times New Roman"/>
          <w:kern w:val="0"/>
          <w:sz w:val="22"/>
        </w:rPr>
        <w:t xml:space="preserve">  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인</w:t>
      </w:r>
      <w:r>
        <w:rPr>
          <w:rFonts w:ascii="Times New Roman" w:eastAsia="바탕체" w:hAnsi="Times New Roman"/>
          <w:kern w:val="0"/>
          <w:sz w:val="22"/>
        </w:rPr>
        <w:t>)</w:t>
      </w:r>
      <w:r>
        <w:br w:type="page"/>
      </w:r>
    </w:p>
    <w:p w14:paraId="44E3F743" w14:textId="77777777" w:rsidR="00DE42D9" w:rsidRDefault="00930A79">
      <w:pPr>
        <w:spacing w:after="0" w:line="360" w:lineRule="auto"/>
        <w:rPr>
          <w:rFonts w:ascii="Times New Roman" w:eastAsia="바탕체" w:hAnsi="Times New Roman"/>
          <w:b/>
          <w:kern w:val="0"/>
          <w:sz w:val="22"/>
        </w:rPr>
      </w:pPr>
      <w:r>
        <w:rPr>
          <w:rFonts w:ascii="Times New Roman" w:eastAsia="바탕체" w:hAnsi="Times New Roman"/>
          <w:b/>
          <w:kern w:val="0"/>
          <w:sz w:val="22"/>
        </w:rPr>
        <w:lastRenderedPageBreak/>
        <w:t>제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 xml:space="preserve">1 </w:t>
      </w:r>
      <w:r>
        <w:rPr>
          <w:rFonts w:ascii="Times New Roman" w:eastAsia="바탕체" w:hAnsi="Times New Roman"/>
          <w:b/>
          <w:kern w:val="0"/>
          <w:sz w:val="22"/>
        </w:rPr>
        <w:t>순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위</w:t>
      </w:r>
      <w:r>
        <w:rPr>
          <w:rFonts w:ascii="Times New Roman" w:eastAsia="Times New Roman" w:hAnsi="Times New Roman"/>
          <w:b/>
          <w:kern w:val="0"/>
          <w:sz w:val="22"/>
        </w:rPr>
        <w:t xml:space="preserve">     </w:t>
      </w:r>
      <w:r>
        <w:rPr>
          <w:rFonts w:ascii="Times New Roman" w:eastAsia="바탕체" w:hAnsi="Times New Roman"/>
          <w:kern w:val="0"/>
          <w:sz w:val="22"/>
        </w:rPr>
        <w:t>법인등록번호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</w:t>
      </w:r>
      <w:r>
        <w:t xml:space="preserve"> </w:t>
      </w:r>
      <w:r>
        <w:rPr>
          <w:rFonts w:ascii="Times New Roman" w:eastAsia="바탕체" w:hAnsi="Times New Roman"/>
          <w:kern w:val="0"/>
          <w:sz w:val="22"/>
        </w:rPr>
        <w:t>[*]</w:t>
      </w:r>
    </w:p>
    <w:p w14:paraId="7891919D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b/>
          <w:kern w:val="0"/>
          <w:sz w:val="22"/>
        </w:rPr>
        <w:t>우선수익자</w:t>
      </w:r>
      <w:r>
        <w:rPr>
          <w:rFonts w:ascii="Times New Roman" w:eastAsia="Times New Roman" w:hAnsi="Times New Roman"/>
          <w:kern w:val="0"/>
          <w:sz w:val="22"/>
        </w:rPr>
        <w:t xml:space="preserve">     </w:t>
      </w: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Times New Roman" w:hAnsi="Times New Roman"/>
          <w:kern w:val="0"/>
          <w:sz w:val="22"/>
        </w:rPr>
        <w:t xml:space="preserve">        </w:t>
      </w:r>
      <w:r>
        <w:rPr>
          <w:rFonts w:ascii="Times New Roman" w:eastAsia="바탕체" w:hAnsi="Times New Roman"/>
          <w:kern w:val="0"/>
          <w:sz w:val="22"/>
        </w:rPr>
        <w:t>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 [*]</w:t>
      </w:r>
    </w:p>
    <w:p w14:paraId="038C30CB" w14:textId="77777777" w:rsidR="00DE42D9" w:rsidRDefault="00930A79">
      <w:pPr>
        <w:snapToGrid w:val="0"/>
        <w:spacing w:after="0" w:line="360" w:lineRule="auto"/>
        <w:ind w:firstLine="1701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법</w:t>
      </w:r>
      <w:r>
        <w:rPr>
          <w:rFonts w:ascii="Times New Roman" w:eastAsia="Times New Roman" w:hAnsi="Times New Roman"/>
          <w:kern w:val="0"/>
          <w:sz w:val="22"/>
        </w:rPr>
        <w:t xml:space="preserve">   </w:t>
      </w:r>
      <w:r>
        <w:rPr>
          <w:rFonts w:ascii="Times New Roman" w:eastAsia="바탕체" w:hAnsi="Times New Roman"/>
          <w:kern w:val="0"/>
          <w:sz w:val="22"/>
        </w:rPr>
        <w:t>인</w:t>
      </w:r>
      <w:r>
        <w:rPr>
          <w:rFonts w:ascii="Times New Roman" w:eastAsia="Times New Roman" w:hAnsi="Times New Roman"/>
          <w:kern w:val="0"/>
          <w:sz w:val="22"/>
        </w:rPr>
        <w:t xml:space="preserve">   </w:t>
      </w:r>
      <w:r>
        <w:rPr>
          <w:rFonts w:ascii="Times New Roman" w:eastAsia="바탕체" w:hAnsi="Times New Roman"/>
          <w:kern w:val="0"/>
          <w:sz w:val="22"/>
        </w:rPr>
        <w:t>명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쿠팡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주식회사</w:t>
      </w:r>
    </w:p>
    <w:p w14:paraId="34389FDB" w14:textId="77777777" w:rsidR="00DE42D9" w:rsidRDefault="00930A79">
      <w:pPr>
        <w:snapToGrid w:val="0"/>
        <w:spacing w:after="0" w:line="360" w:lineRule="auto"/>
        <w:ind w:firstLine="3461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대표이사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[*]  (</w:t>
      </w:r>
      <w:r>
        <w:rPr>
          <w:rFonts w:ascii="Times New Roman" w:eastAsia="바탕체" w:hAnsi="Times New Roman"/>
          <w:kern w:val="0"/>
          <w:sz w:val="22"/>
        </w:rPr>
        <w:t>인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7B5972AA" w14:textId="77777777" w:rsidR="00DE42D9" w:rsidRDefault="00DE42D9">
      <w:pPr>
        <w:widowControl/>
        <w:autoSpaceDE/>
        <w:rPr>
          <w:rFonts w:ascii="Times New Roman" w:eastAsia="바탕체" w:hAnsi="Times New Roman"/>
          <w:kern w:val="0"/>
          <w:sz w:val="22"/>
        </w:rPr>
      </w:pPr>
    </w:p>
    <w:p w14:paraId="3190E95B" w14:textId="77777777" w:rsidR="00DE42D9" w:rsidRDefault="00930A79">
      <w:pPr>
        <w:widowControl/>
        <w:autoSpaceDE/>
        <w:rPr>
          <w:rFonts w:ascii="Times New Roman" w:eastAsia="바탕체" w:hAnsi="Times New Roman"/>
          <w:kern w:val="0"/>
          <w:sz w:val="22"/>
        </w:rPr>
      </w:pPr>
      <w:r>
        <w:br w:type="page"/>
      </w:r>
    </w:p>
    <w:p w14:paraId="1F551CCE" w14:textId="77777777" w:rsidR="00DE42D9" w:rsidRDefault="00930A79">
      <w:pPr>
        <w:spacing w:after="0" w:line="360" w:lineRule="auto"/>
        <w:rPr>
          <w:rFonts w:ascii="Times New Roman" w:eastAsia="바탕체" w:hAnsi="Times New Roman"/>
          <w:b/>
          <w:kern w:val="0"/>
          <w:sz w:val="22"/>
        </w:rPr>
      </w:pPr>
      <w:r>
        <w:rPr>
          <w:rFonts w:ascii="Times New Roman" w:eastAsia="바탕체" w:hAnsi="Times New Roman"/>
          <w:b/>
          <w:kern w:val="0"/>
          <w:sz w:val="22"/>
        </w:rPr>
        <w:lastRenderedPageBreak/>
        <w:t>(</w:t>
      </w:r>
      <w:r>
        <w:rPr>
          <w:rFonts w:ascii="Times New Roman" w:eastAsia="바탕체" w:hAnsi="Times New Roman"/>
          <w:b/>
          <w:kern w:val="0"/>
          <w:sz w:val="22"/>
        </w:rPr>
        <w:t>공동</w:t>
      </w:r>
      <w:r>
        <w:rPr>
          <w:rFonts w:ascii="Times New Roman" w:eastAsia="바탕체" w:hAnsi="Times New Roman"/>
          <w:b/>
          <w:kern w:val="0"/>
          <w:sz w:val="22"/>
        </w:rPr>
        <w:t xml:space="preserve">) </w:t>
      </w:r>
      <w:r>
        <w:rPr>
          <w:rFonts w:ascii="Times New Roman" w:eastAsia="바탕체" w:hAnsi="Times New Roman"/>
          <w:b/>
          <w:kern w:val="0"/>
          <w:sz w:val="22"/>
        </w:rPr>
        <w:t>제</w:t>
      </w:r>
      <w:r>
        <w:rPr>
          <w:rFonts w:ascii="Times New Roman" w:eastAsia="바탕체" w:hAnsi="Times New Roman"/>
          <w:b/>
          <w:kern w:val="0"/>
          <w:sz w:val="22"/>
        </w:rPr>
        <w:t xml:space="preserve"> 2 </w:t>
      </w:r>
      <w:r>
        <w:rPr>
          <w:rFonts w:ascii="Times New Roman" w:eastAsia="바탕체" w:hAnsi="Times New Roman"/>
          <w:b/>
          <w:kern w:val="0"/>
          <w:sz w:val="22"/>
        </w:rPr>
        <w:t>순</w:t>
      </w:r>
      <w:r>
        <w:rPr>
          <w:rFonts w:ascii="Times New Roman" w:eastAsia="바탕체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위</w:t>
      </w:r>
      <w:r>
        <w:rPr>
          <w:rFonts w:ascii="Times New Roman" w:eastAsia="바탕체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및</w:t>
      </w:r>
      <w:r>
        <w:rPr>
          <w:rFonts w:ascii="Times New Roman" w:eastAsia="바탕체" w:hAnsi="Times New Roman"/>
          <w:b/>
          <w:kern w:val="0"/>
          <w:sz w:val="22"/>
        </w:rPr>
        <w:t xml:space="preserve"> (</w:t>
      </w:r>
      <w:r>
        <w:rPr>
          <w:rFonts w:ascii="Times New Roman" w:eastAsia="바탕체" w:hAnsi="Times New Roman"/>
          <w:b/>
          <w:kern w:val="0"/>
          <w:sz w:val="22"/>
        </w:rPr>
        <w:t>공동</w:t>
      </w:r>
      <w:r>
        <w:rPr>
          <w:rFonts w:ascii="Times New Roman" w:eastAsia="바탕체" w:hAnsi="Times New Roman"/>
          <w:b/>
          <w:kern w:val="0"/>
          <w:sz w:val="22"/>
        </w:rPr>
        <w:t xml:space="preserve">) </w:t>
      </w:r>
      <w:r>
        <w:rPr>
          <w:rFonts w:ascii="Times New Roman" w:eastAsia="바탕체" w:hAnsi="Times New Roman"/>
          <w:b/>
          <w:kern w:val="0"/>
          <w:sz w:val="22"/>
        </w:rPr>
        <w:t>제</w:t>
      </w:r>
      <w:r>
        <w:rPr>
          <w:rFonts w:ascii="Times New Roman" w:eastAsia="바탕체" w:hAnsi="Times New Roman"/>
          <w:b/>
          <w:kern w:val="0"/>
          <w:sz w:val="22"/>
        </w:rPr>
        <w:t xml:space="preserve"> 3 </w:t>
      </w:r>
      <w:r>
        <w:rPr>
          <w:rFonts w:ascii="Times New Roman" w:eastAsia="바탕체" w:hAnsi="Times New Roman"/>
          <w:b/>
          <w:kern w:val="0"/>
          <w:sz w:val="22"/>
        </w:rPr>
        <w:t>순</w:t>
      </w:r>
      <w:r>
        <w:rPr>
          <w:rFonts w:ascii="Times New Roman" w:eastAsia="바탕체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위</w:t>
      </w:r>
      <w:r>
        <w:rPr>
          <w:rFonts w:ascii="Times New Roman" w:eastAsia="Times New Roman" w:hAnsi="Times New Roman"/>
          <w:b/>
          <w:kern w:val="0"/>
          <w:sz w:val="22"/>
        </w:rPr>
        <w:t xml:space="preserve">     </w:t>
      </w:r>
      <w:r>
        <w:rPr>
          <w:rFonts w:ascii="Times New Roman" w:eastAsia="바탕체" w:hAnsi="Times New Roman"/>
          <w:kern w:val="0"/>
          <w:sz w:val="22"/>
        </w:rPr>
        <w:t>법인등록번호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 [*]</w:t>
      </w:r>
    </w:p>
    <w:p w14:paraId="1F3ECF06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b/>
          <w:kern w:val="0"/>
          <w:sz w:val="22"/>
        </w:rPr>
        <w:t>우선수익자</w:t>
      </w:r>
      <w:r>
        <w:rPr>
          <w:rFonts w:ascii="Times New Roman" w:eastAsia="Times New Roman" w:hAnsi="Times New Roman"/>
          <w:b/>
          <w:kern w:val="0"/>
          <w:sz w:val="22"/>
        </w:rPr>
        <w:t xml:space="preserve">     </w:t>
      </w: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Times New Roman" w:hAnsi="Times New Roman"/>
          <w:kern w:val="0"/>
          <w:sz w:val="22"/>
        </w:rPr>
        <w:t xml:space="preserve">        </w:t>
      </w:r>
      <w:r>
        <w:rPr>
          <w:rFonts w:ascii="Times New Roman" w:eastAsia="바탕체" w:hAnsi="Times New Roman"/>
          <w:kern w:val="0"/>
          <w:sz w:val="22"/>
        </w:rPr>
        <w:t>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[*] </w:t>
      </w:r>
    </w:p>
    <w:p w14:paraId="4798D7E5" w14:textId="77777777" w:rsidR="00DE42D9" w:rsidRDefault="00930A79">
      <w:pPr>
        <w:snapToGrid w:val="0"/>
        <w:spacing w:after="0" w:line="360" w:lineRule="auto"/>
        <w:ind w:left="800" w:firstLine="8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법</w:t>
      </w:r>
      <w:r>
        <w:rPr>
          <w:rFonts w:ascii="Times New Roman" w:eastAsia="Times New Roman" w:hAnsi="Times New Roman"/>
          <w:kern w:val="0"/>
          <w:sz w:val="22"/>
        </w:rPr>
        <w:t xml:space="preserve">   </w:t>
      </w:r>
      <w:r>
        <w:rPr>
          <w:rFonts w:ascii="Times New Roman" w:eastAsia="바탕체" w:hAnsi="Times New Roman"/>
          <w:kern w:val="0"/>
          <w:sz w:val="22"/>
        </w:rPr>
        <w:t>인</w:t>
      </w:r>
      <w:r>
        <w:rPr>
          <w:rFonts w:ascii="Times New Roman" w:eastAsia="Times New Roman" w:hAnsi="Times New Roman"/>
          <w:kern w:val="0"/>
          <w:sz w:val="22"/>
        </w:rPr>
        <w:t xml:space="preserve">   </w:t>
      </w:r>
      <w:r>
        <w:rPr>
          <w:rFonts w:ascii="Times New Roman" w:eastAsia="바탕체" w:hAnsi="Times New Roman"/>
          <w:kern w:val="0"/>
          <w:sz w:val="22"/>
        </w:rPr>
        <w:t>명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 [*]</w:t>
      </w:r>
    </w:p>
    <w:p w14:paraId="4D9F474E" w14:textId="77777777" w:rsidR="00DE42D9" w:rsidRDefault="00930A79">
      <w:pPr>
        <w:snapToGrid w:val="0"/>
        <w:spacing w:after="0" w:line="360" w:lineRule="auto"/>
        <w:ind w:firstLine="3461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대표이사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[*] (</w:t>
      </w:r>
      <w:r>
        <w:rPr>
          <w:rFonts w:ascii="Times New Roman" w:eastAsia="바탕체" w:hAnsi="Times New Roman"/>
          <w:kern w:val="0"/>
          <w:sz w:val="22"/>
        </w:rPr>
        <w:t>인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727F5060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93B794D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9A92D5B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br w:type="page"/>
      </w:r>
    </w:p>
    <w:p w14:paraId="0A3DC03F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hAnsi="Times New Roman"/>
          <w:b/>
          <w:color w:val="000000"/>
          <w:spacing w:val="6"/>
          <w:kern w:val="0"/>
          <w:sz w:val="22"/>
          <w:szCs w:val="20"/>
        </w:rPr>
      </w:pPr>
      <w:r>
        <w:rPr>
          <w:rFonts w:ascii="Times New Roman" w:eastAsia="바탕체" w:hAnsi="Times New Roman"/>
          <w:kern w:val="0"/>
          <w:sz w:val="22"/>
        </w:rPr>
        <w:lastRenderedPageBreak/>
        <w:t>별첨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1.</w:t>
      </w:r>
    </w:p>
    <w:p w14:paraId="7E04EF99" w14:textId="77777777" w:rsidR="00DE42D9" w:rsidRDefault="00DE42D9">
      <w:pPr>
        <w:spacing w:line="200" w:lineRule="exact"/>
        <w:jc w:val="center"/>
        <w:rPr>
          <w:rFonts w:ascii="Times New Roman" w:eastAsia="바탕체" w:hAnsi="Times New Roman"/>
          <w:b/>
          <w:color w:val="000000"/>
          <w:spacing w:val="6"/>
          <w:kern w:val="0"/>
          <w:sz w:val="22"/>
          <w:szCs w:val="20"/>
        </w:rPr>
      </w:pPr>
    </w:p>
    <w:p w14:paraId="1E68C20F" w14:textId="77777777" w:rsidR="00DE42D9" w:rsidRDefault="00930A79">
      <w:pPr>
        <w:snapToGrid w:val="0"/>
        <w:spacing w:after="0" w:line="360" w:lineRule="auto"/>
        <w:ind w:left="700" w:hanging="700"/>
        <w:jc w:val="center"/>
        <w:textAlignment w:val="baseline"/>
      </w:pP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우선수익자들</w:t>
      </w:r>
      <w:r>
        <w:rPr>
          <w:rFonts w:ascii="Times New Roman" w:eastAsia="Times New Roman" w:hAnsi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목록</w:t>
      </w:r>
    </w:p>
    <w:p w14:paraId="33E98E7E" w14:textId="77777777" w:rsidR="00DE42D9" w:rsidRDefault="00DE42D9">
      <w:pPr>
        <w:spacing w:line="200" w:lineRule="exact"/>
        <w:rPr>
          <w:rFonts w:ascii="Times New Roman" w:eastAsia="바탕체" w:hAnsi="Times New Roman"/>
          <w:b/>
          <w:bCs/>
          <w:kern w:val="0"/>
          <w:sz w:val="16"/>
          <w:szCs w:val="16"/>
          <w:u w:val="single" w:color="000000"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DE42D9" w14:paraId="5FB8DF11" w14:textId="77777777">
        <w:trPr>
          <w:trHeight w:val="44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20C57D5" w14:textId="77777777" w:rsidR="00DE42D9" w:rsidRDefault="00930A79">
            <w:pPr>
              <w:spacing w:after="0" w:line="240" w:lineRule="auto"/>
              <w:jc w:val="center"/>
              <w:rPr>
                <w:rFonts w:ascii="Times New Roman" w:eastAsia="바탕체" w:hAnsi="Times New Roman"/>
                <w:b/>
                <w:sz w:val="22"/>
              </w:rPr>
            </w:pPr>
            <w:r>
              <w:rPr>
                <w:rFonts w:ascii="Times New Roman" w:eastAsia="바탕체" w:hAnsi="Times New Roman"/>
                <w:b/>
                <w:sz w:val="22"/>
              </w:rPr>
              <w:t>1</w:t>
            </w:r>
            <w:r>
              <w:rPr>
                <w:rFonts w:ascii="Times New Roman" w:eastAsia="바탕체" w:hAnsi="Times New Roman"/>
                <w:b/>
                <w:sz w:val="22"/>
              </w:rPr>
              <w:t>순위우선수익자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E925AF9" w14:textId="77777777" w:rsidR="00DE42D9" w:rsidRDefault="00930A79">
            <w:pPr>
              <w:spacing w:after="0" w:line="240" w:lineRule="auto"/>
              <w:jc w:val="center"/>
              <w:rPr>
                <w:rFonts w:ascii="Times New Roman" w:eastAsia="바탕체" w:hAnsi="Times New Roman"/>
                <w:b/>
                <w:sz w:val="22"/>
              </w:rPr>
            </w:pPr>
            <w:r>
              <w:rPr>
                <w:rFonts w:ascii="Times New Roman" w:eastAsia="바탕체" w:hAnsi="Times New Roman"/>
                <w:b/>
                <w:sz w:val="22"/>
              </w:rPr>
              <w:t>(</w:t>
            </w:r>
            <w:r>
              <w:rPr>
                <w:rFonts w:ascii="Times New Roman" w:eastAsia="바탕체" w:hAnsi="Times New Roman"/>
                <w:b/>
                <w:sz w:val="22"/>
              </w:rPr>
              <w:t>공동</w:t>
            </w:r>
            <w:r>
              <w:rPr>
                <w:rFonts w:ascii="Times New Roman" w:eastAsia="바탕체" w:hAnsi="Times New Roman"/>
                <w:b/>
                <w:sz w:val="22"/>
              </w:rPr>
              <w:t>)2</w:t>
            </w:r>
            <w:r>
              <w:rPr>
                <w:rFonts w:ascii="Times New Roman" w:eastAsia="바탕체" w:hAnsi="Times New Roman"/>
                <w:b/>
                <w:sz w:val="22"/>
              </w:rPr>
              <w:t>순위우선수익자</w:t>
            </w:r>
            <w:r>
              <w:rPr>
                <w:rFonts w:ascii="Times New Roman" w:eastAsia="바탕체" w:hAnsi="Times New Roman"/>
                <w:b/>
                <w:sz w:val="22"/>
              </w:rPr>
              <w:t>(Tranche A)</w:t>
            </w:r>
          </w:p>
        </w:tc>
      </w:tr>
      <w:tr w:rsidR="00DE42D9" w14:paraId="3D90809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27C7F" w14:textId="77777777" w:rsidR="00DE42D9" w:rsidRDefault="00930A79">
            <w:pPr>
              <w:pStyle w:val="a8"/>
              <w:snapToGrid w:val="0"/>
              <w:spacing w:after="0" w:line="360" w:lineRule="auto"/>
              <w:ind w:left="0"/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쿠팡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주식회사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우선수익권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2,132,586,000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)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EEE80" w14:textId="77777777" w:rsidR="00DE42D9" w:rsidRDefault="00930A79">
            <w:pPr>
              <w:snapToGrid w:val="0"/>
              <w:spacing w:after="0" w:line="360" w:lineRule="auto"/>
              <w:rPr>
                <w:rFonts w:ascii="Times New Roman" w:eastAsia="바탕체" w:hAnsi="Times New Roman"/>
                <w:b/>
                <w:color w:val="000000"/>
                <w:sz w:val="22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주식회사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우리은행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외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Tranche A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대주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[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확정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시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기재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] 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우선수익권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합계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192,000,000,000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,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대출약정금의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120%)</w:t>
            </w:r>
          </w:p>
        </w:tc>
      </w:tr>
      <w:tr w:rsidR="00DE42D9" w14:paraId="055A1176" w14:textId="77777777">
        <w:trPr>
          <w:trHeight w:val="44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BA1DD65" w14:textId="77777777" w:rsidR="00DE42D9" w:rsidRDefault="00930A79">
            <w:pPr>
              <w:spacing w:after="0" w:line="240" w:lineRule="auto"/>
              <w:jc w:val="center"/>
              <w:rPr>
                <w:rFonts w:ascii="Times New Roman" w:eastAsia="바탕체" w:hAnsi="Times New Roman"/>
                <w:b/>
                <w:sz w:val="22"/>
              </w:rPr>
            </w:pPr>
            <w:r>
              <w:rPr>
                <w:rFonts w:ascii="Times New Roman" w:eastAsia="바탕체" w:hAnsi="Times New Roman"/>
                <w:b/>
                <w:sz w:val="22"/>
              </w:rPr>
              <w:t>(</w:t>
            </w:r>
            <w:r>
              <w:rPr>
                <w:rFonts w:ascii="Times New Roman" w:eastAsia="바탕체" w:hAnsi="Times New Roman"/>
                <w:b/>
                <w:sz w:val="22"/>
              </w:rPr>
              <w:t>공동</w:t>
            </w:r>
            <w:r>
              <w:rPr>
                <w:rFonts w:ascii="Times New Roman" w:eastAsia="바탕체" w:hAnsi="Times New Roman"/>
                <w:b/>
                <w:sz w:val="22"/>
              </w:rPr>
              <w:t>)3</w:t>
            </w:r>
            <w:r>
              <w:rPr>
                <w:rFonts w:ascii="Times New Roman" w:eastAsia="바탕체" w:hAnsi="Times New Roman"/>
                <w:b/>
                <w:sz w:val="22"/>
              </w:rPr>
              <w:t>순위우선수익자</w:t>
            </w:r>
            <w:r>
              <w:rPr>
                <w:rFonts w:ascii="Times New Roman" w:eastAsia="바탕체" w:hAnsi="Times New Roman"/>
                <w:b/>
                <w:sz w:val="22"/>
              </w:rPr>
              <w:t>(Tranche B)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B762E7" w14:textId="77777777" w:rsidR="00DE42D9" w:rsidRDefault="00DE42D9">
            <w:pPr>
              <w:spacing w:after="0" w:line="240" w:lineRule="auto"/>
              <w:jc w:val="center"/>
              <w:rPr>
                <w:rFonts w:ascii="Times New Roman" w:eastAsia="바탕체" w:hAnsi="Times New Roman"/>
                <w:b/>
                <w:sz w:val="22"/>
              </w:rPr>
            </w:pPr>
          </w:p>
        </w:tc>
      </w:tr>
      <w:tr w:rsidR="00DE42D9" w14:paraId="17523BE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C91AA" w14:textId="77777777" w:rsidR="00DE42D9" w:rsidRDefault="00930A79">
            <w:pPr>
              <w:pStyle w:val="a8"/>
              <w:snapToGrid w:val="0"/>
              <w:spacing w:after="0" w:line="360" w:lineRule="auto"/>
              <w:ind w:left="0"/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키움캐피탈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주식회사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24,000,000,000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)</w:t>
            </w:r>
          </w:p>
          <w:p w14:paraId="594D10A1" w14:textId="77777777" w:rsidR="00DE42D9" w:rsidRDefault="00930A79">
            <w:pPr>
              <w:pStyle w:val="a8"/>
              <w:snapToGrid w:val="0"/>
              <w:spacing w:after="0" w:line="360" w:lineRule="auto"/>
              <w:ind w:left="0"/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엠지캐피탈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주식회사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12,000,000,000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)</w:t>
            </w:r>
          </w:p>
          <w:p w14:paraId="7C83E3A6" w14:textId="77777777" w:rsidR="00DE42D9" w:rsidRDefault="00930A79">
            <w:pPr>
              <w:pStyle w:val="a8"/>
              <w:snapToGrid w:val="0"/>
              <w:spacing w:after="0" w:line="360" w:lineRule="auto"/>
              <w:ind w:left="0"/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DB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저축은행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[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정식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상호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확인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필요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] 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9,600,000,000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)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5E79" w14:textId="77777777" w:rsidR="00DE42D9" w:rsidRDefault="00930A79">
            <w:pPr>
              <w:snapToGrid w:val="0"/>
              <w:spacing w:after="0" w:line="360" w:lineRule="auto"/>
              <w:rPr>
                <w:rFonts w:ascii="Times New Roman" w:eastAsia="바탕체" w:hAnsi="Times New Roman"/>
                <w:b/>
                <w:color w:val="000000"/>
                <w:sz w:val="22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각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대출약정금의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120%,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합계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45,600,000,000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)</w:t>
            </w:r>
          </w:p>
        </w:tc>
      </w:tr>
    </w:tbl>
    <w:p w14:paraId="48CFB3C7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br w:type="page"/>
      </w:r>
    </w:p>
    <w:p w14:paraId="6330A3FF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lastRenderedPageBreak/>
        <w:t>【별지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】</w:t>
      </w:r>
    </w:p>
    <w:p w14:paraId="5C104B25" w14:textId="77777777" w:rsidR="00DE42D9" w:rsidRDefault="00930A79">
      <w:pPr>
        <w:snapToGrid w:val="0"/>
        <w:spacing w:after="0" w:line="360" w:lineRule="auto"/>
        <w:ind w:left="700" w:hanging="700"/>
        <w:jc w:val="center"/>
        <w:textAlignment w:val="baseline"/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</w:pP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신탁부동산</w:t>
      </w:r>
      <w:r>
        <w:rPr>
          <w:rFonts w:ascii="Times New Roman" w:eastAsia="Times New Roman" w:hAnsi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목록</w:t>
      </w:r>
    </w:p>
    <w:p w14:paraId="781FBEA7" w14:textId="77777777" w:rsidR="00DE42D9" w:rsidRDefault="00DE42D9">
      <w:pPr>
        <w:snapToGrid w:val="0"/>
        <w:spacing w:after="0" w:line="360" w:lineRule="auto"/>
        <w:ind w:left="400"/>
        <w:textAlignment w:val="baseline"/>
        <w:rPr>
          <w:rFonts w:ascii="Times New Roman" w:eastAsia="바탕체" w:hAnsi="Times New Roman"/>
          <w:b/>
          <w:bCs/>
          <w:kern w:val="0"/>
          <w:sz w:val="22"/>
          <w:szCs w:val="30"/>
          <w:u w:val="single" w:color="000000"/>
        </w:rPr>
      </w:pPr>
    </w:p>
    <w:p w14:paraId="74E2024D" w14:textId="77777777" w:rsidR="00DE42D9" w:rsidRDefault="00930A79">
      <w:pPr>
        <w:numPr>
          <w:ilvl w:val="0"/>
          <w:numId w:val="1"/>
        </w:num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kern w:val="0"/>
          <w:sz w:val="22"/>
        </w:rPr>
      </w:pPr>
      <w:r>
        <w:rPr>
          <w:rFonts w:ascii="Times New Roman" w:eastAsia="바탕체" w:hAnsi="Times New Roman"/>
          <w:b/>
          <w:kern w:val="0"/>
          <w:sz w:val="22"/>
        </w:rPr>
        <w:t>본건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토지</w:t>
      </w:r>
    </w:p>
    <w:p w14:paraId="1D7F4B12" w14:textId="77777777" w:rsidR="00DE42D9" w:rsidRDefault="00930A79">
      <w:pPr>
        <w:snapToGrid w:val="0"/>
        <w:spacing w:after="0" w:line="360" w:lineRule="auto"/>
        <w:ind w:firstLine="220"/>
        <w:textAlignment w:val="baseline"/>
        <w:rPr>
          <w:rFonts w:ascii="Times New Roman" w:eastAsia="바탕체" w:hAnsi="Times New Roman"/>
          <w:bCs/>
          <w:kern w:val="0"/>
          <w:sz w:val="22"/>
        </w:rPr>
      </w:pPr>
      <w:r>
        <w:rPr>
          <w:rFonts w:ascii="Times New Roman" w:eastAsia="바탕체" w:hAnsi="Times New Roman"/>
          <w:bCs/>
          <w:kern w:val="0"/>
          <w:sz w:val="22"/>
        </w:rPr>
        <w:t>경기도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안양시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동안구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관양동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 xml:space="preserve">934 </w:t>
      </w:r>
      <w:r>
        <w:rPr>
          <w:rFonts w:ascii="Times New Roman" w:eastAsia="바탕체" w:hAnsi="Times New Roman"/>
          <w:bCs/>
          <w:kern w:val="0"/>
          <w:sz w:val="22"/>
        </w:rPr>
        <w:t>창고용지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13670.6</w:t>
      </w:r>
      <w:r>
        <w:rPr>
          <w:rFonts w:ascii="Times New Roman" w:eastAsia="바탕체" w:hAnsi="Times New Roman"/>
          <w:bCs/>
          <w:kern w:val="0"/>
          <w:sz w:val="22"/>
        </w:rPr>
        <w:t>㎡</w:t>
      </w:r>
    </w:p>
    <w:p w14:paraId="376FB833" w14:textId="77777777" w:rsidR="00DE42D9" w:rsidRDefault="00930A79">
      <w:pPr>
        <w:snapToGrid w:val="0"/>
        <w:spacing w:after="0" w:line="360" w:lineRule="auto"/>
        <w:ind w:firstLine="220"/>
        <w:textAlignment w:val="baseline"/>
        <w:rPr>
          <w:rFonts w:ascii="Times New Roman" w:eastAsia="바탕체" w:hAnsi="Times New Roman"/>
          <w:bCs/>
          <w:kern w:val="0"/>
          <w:sz w:val="22"/>
        </w:rPr>
      </w:pPr>
      <w:r>
        <w:rPr>
          <w:rFonts w:ascii="Times New Roman" w:eastAsia="바탕체" w:hAnsi="Times New Roman"/>
          <w:bCs/>
          <w:kern w:val="0"/>
          <w:sz w:val="22"/>
        </w:rPr>
        <w:t>경기도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안양시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동안구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관양동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 xml:space="preserve">934-1 </w:t>
      </w:r>
      <w:r>
        <w:rPr>
          <w:rFonts w:ascii="Times New Roman" w:eastAsia="바탕체" w:hAnsi="Times New Roman"/>
          <w:bCs/>
          <w:kern w:val="0"/>
          <w:sz w:val="22"/>
        </w:rPr>
        <w:t>창고용지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1348.9</w:t>
      </w:r>
      <w:r>
        <w:rPr>
          <w:rFonts w:ascii="Times New Roman" w:eastAsia="바탕체" w:hAnsi="Times New Roman"/>
          <w:bCs/>
          <w:kern w:val="0"/>
          <w:sz w:val="22"/>
        </w:rPr>
        <w:t>㎡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</w:p>
    <w:p w14:paraId="53FA3B04" w14:textId="77777777" w:rsidR="00DE42D9" w:rsidRDefault="00930A79">
      <w:pPr>
        <w:snapToGrid w:val="0"/>
        <w:spacing w:after="0" w:line="360" w:lineRule="auto"/>
        <w:ind w:firstLine="220"/>
        <w:textAlignment w:val="baseline"/>
        <w:rPr>
          <w:rFonts w:ascii="Times New Roman" w:eastAsia="바탕체" w:hAnsi="Times New Roman"/>
          <w:bCs/>
          <w:kern w:val="0"/>
          <w:sz w:val="22"/>
        </w:rPr>
      </w:pPr>
      <w:r>
        <w:rPr>
          <w:rFonts w:ascii="Times New Roman" w:eastAsia="바탕체" w:hAnsi="Times New Roman"/>
          <w:bCs/>
          <w:kern w:val="0"/>
          <w:sz w:val="22"/>
        </w:rPr>
        <w:t>경기도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안양시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동안구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관양동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 xml:space="preserve">912-2 </w:t>
      </w:r>
      <w:r>
        <w:rPr>
          <w:rFonts w:ascii="Times New Roman" w:eastAsia="바탕체" w:hAnsi="Times New Roman"/>
          <w:bCs/>
          <w:kern w:val="0"/>
          <w:sz w:val="22"/>
        </w:rPr>
        <w:t>창고용지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268.0</w:t>
      </w:r>
      <w:r>
        <w:rPr>
          <w:rFonts w:ascii="Times New Roman" w:eastAsia="바탕체" w:hAnsi="Times New Roman"/>
          <w:bCs/>
          <w:kern w:val="0"/>
          <w:sz w:val="22"/>
        </w:rPr>
        <w:t>㎡</w:t>
      </w:r>
    </w:p>
    <w:p w14:paraId="41B6F506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b/>
          <w:bCs/>
          <w:kern w:val="0"/>
          <w:sz w:val="22"/>
        </w:rPr>
      </w:pPr>
    </w:p>
    <w:p w14:paraId="22E2C897" w14:textId="77777777" w:rsidR="00DE42D9" w:rsidRDefault="00930A79">
      <w:pPr>
        <w:numPr>
          <w:ilvl w:val="0"/>
          <w:numId w:val="1"/>
        </w:num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kern w:val="0"/>
          <w:sz w:val="22"/>
        </w:rPr>
      </w:pPr>
      <w:r>
        <w:rPr>
          <w:rFonts w:ascii="Times New Roman" w:eastAsia="바탕체" w:hAnsi="Times New Roman"/>
          <w:b/>
          <w:kern w:val="0"/>
          <w:sz w:val="22"/>
        </w:rPr>
        <w:t>본건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건물</w:t>
      </w:r>
    </w:p>
    <w:p w14:paraId="7136016C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경기도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안양시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동안구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관양동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934, 912-2, 934-1 </w:t>
      </w:r>
      <w:r>
        <w:rPr>
          <w:rFonts w:ascii="Times New Roman" w:eastAsia="바탕체" w:hAnsi="Times New Roman"/>
          <w:kern w:val="0"/>
          <w:sz w:val="22"/>
        </w:rPr>
        <w:t>안양물류센터</w:t>
      </w:r>
    </w:p>
    <w:p w14:paraId="3FE191C2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[</w:t>
      </w:r>
      <w:r>
        <w:rPr>
          <w:rFonts w:ascii="Times New Roman" w:eastAsia="바탕체" w:hAnsi="Times New Roman"/>
          <w:kern w:val="0"/>
          <w:sz w:val="22"/>
        </w:rPr>
        <w:t>도로명주소</w:t>
      </w:r>
      <w:r>
        <w:rPr>
          <w:rFonts w:ascii="Times New Roman" w:eastAsia="바탕체" w:hAnsi="Times New Roman"/>
          <w:kern w:val="0"/>
          <w:sz w:val="22"/>
        </w:rPr>
        <w:t xml:space="preserve">] </w:t>
      </w:r>
      <w:r>
        <w:rPr>
          <w:rFonts w:ascii="Times New Roman" w:eastAsia="바탕체" w:hAnsi="Times New Roman"/>
          <w:kern w:val="0"/>
          <w:sz w:val="22"/>
        </w:rPr>
        <w:t>경기도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안양시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동안구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흥안대로</w:t>
      </w:r>
      <w:r>
        <w:rPr>
          <w:rFonts w:ascii="Times New Roman" w:eastAsia="바탕체" w:hAnsi="Times New Roman"/>
          <w:kern w:val="0"/>
          <w:sz w:val="22"/>
        </w:rPr>
        <w:t>439</w:t>
      </w:r>
      <w:r>
        <w:rPr>
          <w:rFonts w:ascii="Times New Roman" w:eastAsia="바탕체" w:hAnsi="Times New Roman"/>
          <w:kern w:val="0"/>
          <w:sz w:val="22"/>
        </w:rPr>
        <w:t>번길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30</w:t>
      </w:r>
    </w:p>
    <w:p w14:paraId="4BA18D54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프리케스트콘크리트구조</w:t>
      </w:r>
      <w:r>
        <w:rPr>
          <w:rFonts w:ascii="Times New Roman" w:eastAsia="바탕체" w:hAnsi="Times New Roman"/>
          <w:kern w:val="0"/>
          <w:sz w:val="22"/>
        </w:rPr>
        <w:t>,</w:t>
      </w:r>
      <w:r>
        <w:rPr>
          <w:rFonts w:ascii="Times New Roman" w:eastAsia="바탕체" w:hAnsi="Times New Roman"/>
          <w:kern w:val="0"/>
          <w:sz w:val="22"/>
        </w:rPr>
        <w:t>철근콘크리트구조</w:t>
      </w:r>
      <w:r>
        <w:rPr>
          <w:rFonts w:ascii="Times New Roman" w:eastAsia="바탕체" w:hAnsi="Times New Roman"/>
          <w:kern w:val="0"/>
          <w:sz w:val="22"/>
        </w:rPr>
        <w:t>, (</w:t>
      </w:r>
      <w:r>
        <w:rPr>
          <w:rFonts w:ascii="Times New Roman" w:eastAsia="바탕체" w:hAnsi="Times New Roman"/>
          <w:kern w:val="0"/>
          <w:sz w:val="22"/>
        </w:rPr>
        <w:t>철근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콘크리트지붕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8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창고시설</w:t>
      </w:r>
      <w:r>
        <w:rPr>
          <w:rFonts w:ascii="Times New Roman" w:eastAsia="바탕체" w:hAnsi="Times New Roman"/>
          <w:kern w:val="0"/>
          <w:sz w:val="22"/>
        </w:rPr>
        <w:t>,</w:t>
      </w:r>
    </w:p>
    <w:p w14:paraId="0FB79ECB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1,2</w:t>
      </w:r>
      <w:r>
        <w:rPr>
          <w:rFonts w:ascii="Times New Roman" w:eastAsia="바탕체" w:hAnsi="Times New Roman"/>
          <w:kern w:val="0"/>
          <w:sz w:val="22"/>
        </w:rPr>
        <w:t>종근린생활시설</w:t>
      </w:r>
    </w:p>
    <w:p w14:paraId="12538BF8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지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12,425.68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2A2D61BE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지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12,246.75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2A0B75CA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7,519.71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14B28FF7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10,213.68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2149B872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10,213.68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2435AC5B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4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10,213.68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3A21E8B7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5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10,213.68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41E97D29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6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10,213.76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35736F14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7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8,116.25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28791C4C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8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4,088.9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493F54C5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옥탑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103.4</w:t>
      </w:r>
      <w:r>
        <w:rPr>
          <w:rFonts w:ascii="Times New Roman" w:eastAsia="바탕체" w:hAnsi="Times New Roman"/>
          <w:kern w:val="0"/>
          <w:sz w:val="22"/>
        </w:rPr>
        <w:t>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연면적제외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1DA3D625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부속건물</w:t>
      </w:r>
    </w:p>
    <w:p w14:paraId="315B1558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철근콘크리트구조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단층</w:t>
      </w:r>
    </w:p>
    <w:p w14:paraId="0E4EAAE3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경비실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8.82</w:t>
      </w:r>
      <w:r>
        <w:rPr>
          <w:rFonts w:ascii="Times New Roman" w:eastAsia="바탕체" w:hAnsi="Times New Roman"/>
          <w:kern w:val="0"/>
          <w:sz w:val="22"/>
        </w:rPr>
        <w:t>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br w:type="page"/>
      </w:r>
    </w:p>
    <w:p w14:paraId="7AFE78BD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lastRenderedPageBreak/>
        <w:t>【별지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】</w:t>
      </w:r>
    </w:p>
    <w:p w14:paraId="0F6AE64C" w14:textId="77777777" w:rsidR="00DE42D9" w:rsidRDefault="00930A79">
      <w:pPr>
        <w:snapToGrid w:val="0"/>
        <w:spacing w:after="0" w:line="360" w:lineRule="auto"/>
        <w:ind w:left="700" w:hanging="700"/>
        <w:jc w:val="center"/>
        <w:textAlignment w:val="baseline"/>
        <w:rPr>
          <w:rFonts w:ascii="Times New Roman" w:eastAsia="바탕체" w:hAnsi="Times New Roman"/>
          <w:b/>
          <w:bCs/>
          <w:kern w:val="0"/>
          <w:sz w:val="30"/>
          <w:szCs w:val="30"/>
        </w:rPr>
      </w:pP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신탁계약의</w:t>
      </w:r>
      <w:r>
        <w:rPr>
          <w:rFonts w:ascii="Times New Roman" w:eastAsia="Times New Roman" w:hAnsi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내용</w:t>
      </w:r>
    </w:p>
    <w:p w14:paraId="13119A00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b/>
          <w:bCs/>
          <w:kern w:val="0"/>
          <w:sz w:val="22"/>
          <w:szCs w:val="30"/>
        </w:rPr>
      </w:pPr>
    </w:p>
    <w:p w14:paraId="254DA1CE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  <w:highlight w:val="yellow"/>
        </w:rPr>
        <w:t>2026</w:t>
      </w:r>
      <w:r>
        <w:rPr>
          <w:rFonts w:ascii="Times New Roman" w:eastAsia="바탕체" w:hAnsi="Times New Roman"/>
          <w:kern w:val="0"/>
          <w:sz w:val="22"/>
          <w:highlight w:val="yellow"/>
        </w:rPr>
        <w:t>년</w:t>
      </w:r>
      <w:r>
        <w:rPr>
          <w:rFonts w:ascii="Times New Roman" w:eastAsia="Times New Roman" w:hAnsi="Times New Roman"/>
          <w:kern w:val="0"/>
          <w:sz w:val="22"/>
          <w:highlight w:val="yellow"/>
        </w:rPr>
        <w:t xml:space="preserve"> </w:t>
      </w:r>
      <w:r>
        <w:rPr>
          <w:rFonts w:ascii="Times New Roman" w:eastAsia="바탕체" w:hAnsi="Times New Roman"/>
          <w:kern w:val="0"/>
          <w:sz w:val="22"/>
          <w:highlight w:val="yellow"/>
        </w:rPr>
        <w:t>[  ]</w:t>
      </w:r>
      <w:r>
        <w:rPr>
          <w:rFonts w:ascii="Times New Roman" w:eastAsia="바탕체" w:hAnsi="Times New Roman"/>
          <w:kern w:val="0"/>
          <w:sz w:val="22"/>
          <w:highlight w:val="yellow"/>
        </w:rPr>
        <w:t>월</w:t>
      </w:r>
      <w:r>
        <w:rPr>
          <w:rFonts w:ascii="Times New Roman" w:eastAsia="Times New Roman" w:hAnsi="Times New Roman"/>
          <w:kern w:val="0"/>
          <w:sz w:val="22"/>
          <w:highlight w:val="yellow"/>
        </w:rPr>
        <w:t xml:space="preserve"> </w:t>
      </w:r>
      <w:r>
        <w:rPr>
          <w:rFonts w:ascii="Times New Roman" w:eastAsia="바탕체" w:hAnsi="Times New Roman"/>
          <w:kern w:val="0"/>
          <w:sz w:val="22"/>
          <w:highlight w:val="yellow"/>
        </w:rPr>
        <w:t>[  ]</w:t>
      </w:r>
      <w:r>
        <w:rPr>
          <w:rFonts w:ascii="Times New Roman" w:eastAsia="바탕체" w:hAnsi="Times New Roman"/>
          <w:kern w:val="0"/>
          <w:sz w:val="22"/>
          <w:highlight w:val="yellow"/>
        </w:rPr>
        <w:t>일부터</w:t>
      </w:r>
      <w:r>
        <w:rPr>
          <w:rFonts w:ascii="Times New Roman" w:eastAsia="Times New Roman" w:hAnsi="Times New Roman"/>
          <w:kern w:val="0"/>
          <w:sz w:val="22"/>
          <w:highlight w:val="yellow"/>
        </w:rPr>
        <w:t xml:space="preserve"> </w:t>
      </w:r>
      <w:r>
        <w:rPr>
          <w:rFonts w:ascii="Times New Roman" w:eastAsia="바탕체" w:hAnsi="Times New Roman"/>
          <w:kern w:val="0"/>
          <w:sz w:val="22"/>
          <w:highlight w:val="yellow"/>
        </w:rPr>
        <w:t>20[  ]</w:t>
      </w:r>
      <w:r>
        <w:rPr>
          <w:rFonts w:ascii="Times New Roman" w:eastAsia="바탕체" w:hAnsi="Times New Roman"/>
          <w:kern w:val="0"/>
          <w:sz w:val="22"/>
          <w:highlight w:val="yellow"/>
        </w:rPr>
        <w:t>년</w:t>
      </w:r>
      <w:r>
        <w:rPr>
          <w:rFonts w:ascii="Times New Roman" w:eastAsia="Times New Roman" w:hAnsi="Times New Roman"/>
          <w:kern w:val="0"/>
          <w:sz w:val="22"/>
          <w:highlight w:val="yellow"/>
        </w:rPr>
        <w:t xml:space="preserve"> </w:t>
      </w:r>
      <w:r>
        <w:rPr>
          <w:rFonts w:ascii="Times New Roman" w:eastAsia="바탕체" w:hAnsi="Times New Roman"/>
          <w:kern w:val="0"/>
          <w:sz w:val="22"/>
          <w:highlight w:val="yellow"/>
        </w:rPr>
        <w:t>[  ]</w:t>
      </w:r>
      <w:r>
        <w:rPr>
          <w:rFonts w:ascii="Times New Roman" w:eastAsia="바탕체" w:hAnsi="Times New Roman"/>
          <w:kern w:val="0"/>
          <w:sz w:val="22"/>
          <w:highlight w:val="yellow"/>
        </w:rPr>
        <w:t>월</w:t>
      </w:r>
      <w:r>
        <w:rPr>
          <w:rFonts w:ascii="Times New Roman" w:eastAsia="Times New Roman" w:hAnsi="Times New Roman"/>
          <w:kern w:val="0"/>
          <w:sz w:val="22"/>
          <w:highlight w:val="yellow"/>
        </w:rPr>
        <w:t xml:space="preserve"> </w:t>
      </w:r>
      <w:r>
        <w:rPr>
          <w:rFonts w:ascii="Times New Roman" w:eastAsia="바탕체" w:hAnsi="Times New Roman"/>
          <w:kern w:val="0"/>
          <w:sz w:val="22"/>
          <w:highlight w:val="yellow"/>
        </w:rPr>
        <w:t>[  ]</w:t>
      </w:r>
      <w:r>
        <w:rPr>
          <w:rFonts w:ascii="Times New Roman" w:eastAsia="바탕체" w:hAnsi="Times New Roman"/>
          <w:kern w:val="0"/>
          <w:sz w:val="22"/>
          <w:highlight w:val="yellow"/>
        </w:rPr>
        <w:t>일까지</w:t>
      </w:r>
    </w:p>
    <w:p w14:paraId="2E453155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kern w:val="0"/>
          <w:sz w:val="22"/>
        </w:rPr>
        <w:tab/>
      </w:r>
      <w:r>
        <w:rPr>
          <w:rFonts w:ascii="Times New Roman" w:eastAsia="바탕체" w:hAnsi="Times New Roman"/>
          <w:kern w:val="0"/>
          <w:sz w:val="22"/>
        </w:rPr>
        <w:tab/>
        <w:t>(</w:t>
      </w:r>
      <w:r>
        <w:rPr>
          <w:rFonts w:ascii="Times New Roman" w:eastAsia="바탕체" w:hAnsi="Times New Roman"/>
          <w:kern w:val="0"/>
          <w:sz w:val="22"/>
        </w:rPr>
        <w:t>「별지</w:t>
      </w:r>
      <w:r>
        <w:rPr>
          <w:rFonts w:ascii="Times New Roman" w:eastAsia="바탕체" w:hAnsi="Times New Roman"/>
          <w:kern w:val="0"/>
          <w:sz w:val="22"/>
        </w:rPr>
        <w:t>4</w:t>
      </w:r>
      <w:r>
        <w:rPr>
          <w:rFonts w:ascii="Times New Roman" w:eastAsia="바탕체" w:hAnsi="Times New Roman"/>
          <w:kern w:val="0"/>
          <w:sz w:val="22"/>
        </w:rPr>
        <w:t>」의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대출원리금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전액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상환일과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순위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피담보채권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임대차보증금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반환채권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소멸일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순위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우선수익자에게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대체담보를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제공한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제공일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늦은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날까지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자동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연장됨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2F824706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3EB6D0C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 2.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익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</w:t>
      </w:r>
    </w:p>
    <w:tbl>
      <w:tblPr>
        <w:tblW w:w="8907" w:type="dxa"/>
        <w:tblInd w:w="528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07"/>
        <w:gridCol w:w="1652"/>
        <w:gridCol w:w="3114"/>
        <w:gridCol w:w="2834"/>
      </w:tblGrid>
      <w:tr w:rsidR="00DE42D9" w14:paraId="485F4D2F" w14:textId="77777777">
        <w:trPr>
          <w:trHeight w:val="244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C34437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구</w:t>
            </w:r>
            <w:r>
              <w:rPr>
                <w:rFonts w:ascii="Times New Roman" w:eastAsia="Times New Roman" w:hAnsi="Times New Roman"/>
                <w:b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분</w:t>
            </w:r>
          </w:p>
        </w:tc>
        <w:tc>
          <w:tcPr>
            <w:tcW w:w="4766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031CF08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신탁원본</w:t>
            </w:r>
            <w:r>
              <w:rPr>
                <w:rFonts w:ascii="Times New Roman" w:eastAsia="Times New Roman" w:hAnsi="Times New Roman"/>
                <w:b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우선수익자</w:t>
            </w:r>
          </w:p>
        </w:tc>
        <w:tc>
          <w:tcPr>
            <w:tcW w:w="283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08448998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수익권증서</w:t>
            </w:r>
            <w:r>
              <w:rPr>
                <w:rFonts w:ascii="Times New Roman" w:eastAsia="Times New Roman" w:hAnsi="Times New Roman"/>
                <w:b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발행금액</w:t>
            </w:r>
          </w:p>
        </w:tc>
      </w:tr>
      <w:tr w:rsidR="00DE42D9" w14:paraId="220B1F95" w14:textId="77777777">
        <w:trPr>
          <w:trHeight w:val="263"/>
        </w:trPr>
        <w:tc>
          <w:tcPr>
            <w:tcW w:w="1307" w:type="dxa"/>
            <w:vMerge w:val="restart"/>
            <w:tcBorders>
              <w:left w:val="single" w:sz="2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0E10E" w14:textId="77777777" w:rsidR="00DE42D9" w:rsidRDefault="00930A7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제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순위</w:t>
            </w:r>
          </w:p>
          <w:p w14:paraId="07668A3D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우선수익자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209D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CF97F4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쿠팡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053D3D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2,132,586,000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원</w:t>
            </w:r>
          </w:p>
        </w:tc>
      </w:tr>
      <w:tr w:rsidR="00DE42D9" w14:paraId="14C73045" w14:textId="77777777">
        <w:trPr>
          <w:trHeight w:val="358"/>
        </w:trPr>
        <w:tc>
          <w:tcPr>
            <w:tcW w:w="1307" w:type="dxa"/>
            <w:vMerge/>
            <w:tcBorders>
              <w:left w:val="single" w:sz="2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C7697A" w14:textId="77777777" w:rsidR="00DE42D9" w:rsidRDefault="00DE42D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2638B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59FA87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834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CDC2B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40DD4417" w14:textId="77777777">
        <w:trPr>
          <w:trHeight w:val="70"/>
        </w:trPr>
        <w:tc>
          <w:tcPr>
            <w:tcW w:w="1307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9387F5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(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공동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제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2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순위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</w:p>
          <w:p w14:paraId="0ED38106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우선수익자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096D70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B84C9B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우리은행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[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외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Tranche A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대주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확정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시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기재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]</w:t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5FDE3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[*] (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대주별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대출약정금의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120%,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합계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192,000,000,000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원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)</w:t>
            </w:r>
          </w:p>
        </w:tc>
      </w:tr>
      <w:tr w:rsidR="00DE42D9" w14:paraId="27AE40D6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8A0B37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DCDCD3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106C0E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E5A63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01E0C9F6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FA2669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A06DBA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9E3B67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9DF85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24E636F8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B09146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C1F908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7B8725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FC44BF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51A53D0E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D78B02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C8712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691FB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AB3F38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6FC64214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2429B6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610CF9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B8ED7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E3948B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770F2553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E1F234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1585E4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E3CDF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31DD9A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2684B417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17CCD4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19953D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F3628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4D4CB5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511C2062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DA568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F5275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CB3DE1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119F61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179E08A2" w14:textId="77777777">
        <w:trPr>
          <w:trHeight w:val="55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1328C4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0FC6E3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4DCA95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6180FB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6D1F6C21" w14:textId="77777777">
        <w:trPr>
          <w:trHeight w:val="70"/>
        </w:trPr>
        <w:tc>
          <w:tcPr>
            <w:tcW w:w="1307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BDF476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>(공동) 제3순위</w:t>
            </w:r>
          </w:p>
          <w:p w14:paraId="265822E4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>우선수익자(Tranche B)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3F5E5F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141851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키움캐피탈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5789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24,000,000,000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원</w:t>
            </w:r>
          </w:p>
        </w:tc>
      </w:tr>
      <w:tr w:rsidR="00DE42D9" w14:paraId="626A6C22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841576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384A3B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845E4D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[*]</w:t>
            </w:r>
          </w:p>
        </w:tc>
        <w:tc>
          <w:tcPr>
            <w:tcW w:w="2834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27189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17F84BAB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C34C9D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EEAF8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68EDF4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엠지캐피탈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주식회사</w:t>
            </w:r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7D9CE2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12,000,000,000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원</w:t>
            </w:r>
          </w:p>
        </w:tc>
      </w:tr>
      <w:tr w:rsidR="00DE42D9" w14:paraId="7516C96E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7B9020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54ED86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28F59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[*]</w:t>
            </w:r>
          </w:p>
        </w:tc>
        <w:tc>
          <w:tcPr>
            <w:tcW w:w="2834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6349E6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7CC9B5E5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A68BE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D0E42B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E005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DB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저축은행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[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정식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상호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확인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필요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]</w:t>
            </w:r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F0D935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9,600,000,000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원</w:t>
            </w:r>
          </w:p>
        </w:tc>
      </w:tr>
      <w:tr w:rsidR="00DE42D9" w14:paraId="2D712934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5404C1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4755F9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BA26F2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[*]</w:t>
            </w:r>
          </w:p>
        </w:tc>
        <w:tc>
          <w:tcPr>
            <w:tcW w:w="2834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74E48F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</w:tbl>
    <w:p w14:paraId="69466EE7" w14:textId="77777777" w:rsidR="00DE42D9" w:rsidRDefault="00DE42D9">
      <w:pPr>
        <w:snapToGrid w:val="0"/>
        <w:spacing w:after="0" w:line="24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tbl>
      <w:tblPr>
        <w:tblW w:w="8930" w:type="dxa"/>
        <w:tblInd w:w="528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42"/>
        <w:gridCol w:w="6096"/>
        <w:gridCol w:w="992"/>
      </w:tblGrid>
      <w:tr w:rsidR="00DE42D9" w14:paraId="2C90DBAA" w14:textId="77777777">
        <w:trPr>
          <w:trHeight w:val="336"/>
        </w:trPr>
        <w:tc>
          <w:tcPr>
            <w:tcW w:w="7938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E198AE7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굴림;Gulim" w:eastAsia="굴림;Gulim" w:hAnsi="굴림;Gulim" w:cs="굴림;Gulim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신탁원본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및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신탁이익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수익자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4F2AAD7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굴림;Gulim" w:eastAsia="굴림;Gulim" w:hAnsi="굴림;Gulim" w:cs="굴림;Gulim"/>
                <w:color w:val="000000"/>
                <w:kern w:val="0"/>
                <w:sz w:val="24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비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고</w:t>
            </w:r>
          </w:p>
        </w:tc>
      </w:tr>
      <w:tr w:rsidR="00DE42D9" w14:paraId="19CE5C5A" w14:textId="77777777">
        <w:trPr>
          <w:trHeight w:val="336"/>
        </w:trPr>
        <w:tc>
          <w:tcPr>
            <w:tcW w:w="184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4C47CF44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호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73A9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코람코라이프로지스위탁관리부동산투자회사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6C0B436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</w:tr>
      <w:tr w:rsidR="00DE42D9" w14:paraId="79178C29" w14:textId="77777777">
        <w:trPr>
          <w:trHeight w:val="336"/>
        </w:trPr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9AF48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법인등록번호</w:t>
            </w:r>
          </w:p>
        </w:tc>
        <w:tc>
          <w:tcPr>
            <w:tcW w:w="609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1A8614AE" w14:textId="77777777" w:rsidR="00DE42D9" w:rsidRDefault="00930A79">
            <w:pPr>
              <w:snapToGrid w:val="0"/>
              <w:spacing w:after="0" w:line="240" w:lineRule="auto"/>
              <w:ind w:firstLine="22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110111-0969954</w:t>
            </w: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4D4218B" w14:textId="77777777" w:rsidR="00DE42D9" w:rsidRDefault="00DE42D9">
            <w:pPr>
              <w:snapToGrid w:val="0"/>
              <w:spacing w:after="0" w:line="360" w:lineRule="auto"/>
              <w:jc w:val="center"/>
              <w:textAlignment w:val="baseline"/>
              <w:rPr>
                <w:rFonts w:ascii="굴림체" w:eastAsia="굴림체" w:hAnsi="굴림체" w:cs="굴림;Gulim"/>
                <w:color w:val="000000"/>
                <w:kern w:val="0"/>
                <w:sz w:val="24"/>
              </w:rPr>
            </w:pPr>
          </w:p>
        </w:tc>
      </w:tr>
    </w:tbl>
    <w:p w14:paraId="176909B7" w14:textId="77777777" w:rsidR="00DE42D9" w:rsidRDefault="00DE42D9">
      <w:pPr>
        <w:widowControl/>
        <w:autoSpaceDE/>
        <w:spacing w:after="0" w:line="360" w:lineRule="auto"/>
        <w:jc w:val="left"/>
        <w:rPr>
          <w:rFonts w:ascii="Times New Roman" w:eastAsia="바탕체" w:hAnsi="Times New Roman"/>
          <w:kern w:val="0"/>
          <w:sz w:val="22"/>
        </w:rPr>
      </w:pPr>
    </w:p>
    <w:p w14:paraId="33A67F08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</w:t>
      </w:r>
    </w:p>
    <w:p w14:paraId="15642FAC" w14:textId="77777777" w:rsidR="00DE42D9" w:rsidRDefault="00930A79">
      <w:pPr>
        <w:pStyle w:val="ab"/>
        <w:spacing w:line="336" w:lineRule="auto"/>
        <w:ind w:left="200" w:firstLine="240"/>
        <w:rPr>
          <w:rFonts w:ascii="Times New Roman" w:eastAsia="바탕체" w:hAnsi="Times New Roman" w:cs="Times New Roman"/>
          <w:sz w:val="22"/>
        </w:rPr>
      </w:pPr>
      <w:r>
        <w:rPr>
          <w:rFonts w:ascii="Times New Roman" w:eastAsia="바탕체" w:hAnsi="Times New Roman" w:cs="Times New Roman"/>
          <w:sz w:val="24"/>
          <w:szCs w:val="24"/>
        </w:rPr>
        <w:t>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상</w:t>
      </w:r>
      <w:r>
        <w:rPr>
          <w:rFonts w:ascii="Times New Roman" w:eastAsia="Times New Roman" w:hAnsi="Times New Roman" w:cs="Times New Roman"/>
          <w:sz w:val="22"/>
        </w:rPr>
        <w:t xml:space="preserve">        </w:t>
      </w:r>
      <w:r>
        <w:rPr>
          <w:rFonts w:ascii="Times New Roman" w:eastAsia="바탕체" w:hAnsi="Times New Roman" w:cs="Times New Roman"/>
          <w:sz w:val="22"/>
        </w:rPr>
        <w:t>호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 xml:space="preserve">: </w:t>
      </w:r>
      <w:r>
        <w:rPr>
          <w:rFonts w:ascii="Times New Roman" w:eastAsia="바탕체" w:hAnsi="Times New Roman" w:cs="Times New Roman"/>
          <w:sz w:val="22"/>
        </w:rPr>
        <w:t>주식회사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/>
          <w:sz w:val="22"/>
        </w:rPr>
        <w:t>코람코라이프로지스위탁관리부동산투자회사</w:t>
      </w:r>
    </w:p>
    <w:p w14:paraId="3F85A430" w14:textId="77777777" w:rsidR="00DE42D9" w:rsidRDefault="00930A79">
      <w:pPr>
        <w:pStyle w:val="ab"/>
        <w:spacing w:line="336" w:lineRule="auto"/>
        <w:ind w:left="200" w:firstLine="240"/>
        <w:rPr>
          <w:rFonts w:ascii="Times New Roman" w:eastAsia="바탕체" w:hAnsi="Times New Roman" w:cs="Times New Roman"/>
          <w:sz w:val="22"/>
        </w:rPr>
      </w:pPr>
      <w:r>
        <w:rPr>
          <w:rFonts w:ascii="Times New Roman" w:eastAsia="바탕체" w:hAnsi="Times New Roman" w:cs="Times New Roman"/>
          <w:sz w:val="24"/>
          <w:szCs w:val="24"/>
        </w:rPr>
        <w:lastRenderedPageBreak/>
        <w:t>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법인등록번호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: 110111-0969954</w:t>
      </w:r>
    </w:p>
    <w:p w14:paraId="04F8A2F4" w14:textId="77777777" w:rsidR="00DE42D9" w:rsidRDefault="00930A79">
      <w:pPr>
        <w:pStyle w:val="ab"/>
        <w:spacing w:line="336" w:lineRule="auto"/>
        <w:ind w:left="200" w:firstLine="240"/>
        <w:rPr>
          <w:rFonts w:ascii="Times New Roman" w:eastAsia="바탕체" w:hAnsi="Times New Roman" w:cs="Times New Roman"/>
        </w:rPr>
      </w:pPr>
      <w:r>
        <w:rPr>
          <w:rFonts w:ascii="Times New Roman" w:eastAsia="바탕체" w:hAnsi="Times New Roman" w:cs="Times New Roman"/>
          <w:sz w:val="24"/>
          <w:szCs w:val="24"/>
        </w:rPr>
        <w:t>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</w:rPr>
        <w:t>주</w:t>
      </w:r>
      <w:r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바탕체" w:hAnsi="Times New Roman" w:cs="Times New Roman"/>
        </w:rPr>
        <w:t>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바탕체" w:hAnsi="Times New Roman" w:cs="Times New Roman"/>
        </w:rPr>
        <w:t xml:space="preserve">: </w:t>
      </w:r>
      <w:r>
        <w:rPr>
          <w:rFonts w:ascii="Times New Roman" w:eastAsia="바탕체" w:hAnsi="Times New Roman" w:cs="Times New Roman"/>
          <w:sz w:val="22"/>
        </w:rPr>
        <w:t>서울시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강남구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삼성로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511 (</w:t>
      </w:r>
      <w:r>
        <w:rPr>
          <w:rFonts w:ascii="Times New Roman" w:eastAsia="바탕체" w:hAnsi="Times New Roman" w:cs="Times New Roman"/>
          <w:sz w:val="22"/>
        </w:rPr>
        <w:t>삼성동</w:t>
      </w:r>
      <w:r>
        <w:rPr>
          <w:rFonts w:ascii="Times New Roman" w:eastAsia="바탕체" w:hAnsi="Times New Roman" w:cs="Times New Roman"/>
          <w:sz w:val="22"/>
        </w:rPr>
        <w:t>)</w:t>
      </w:r>
    </w:p>
    <w:p w14:paraId="51901221" w14:textId="77777777" w:rsidR="00DE42D9" w:rsidRDefault="00DE42D9">
      <w:pPr>
        <w:pStyle w:val="ab"/>
        <w:spacing w:line="336" w:lineRule="auto"/>
        <w:ind w:left="200" w:firstLine="200"/>
        <w:rPr>
          <w:rFonts w:ascii="Times New Roman" w:eastAsia="바탕체" w:hAnsi="Times New Roman" w:cs="Times New Roman"/>
        </w:rPr>
      </w:pPr>
    </w:p>
    <w:p w14:paraId="1F144B44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4. </w:t>
      </w:r>
      <w:r>
        <w:rPr>
          <w:rFonts w:ascii="Times New Roman" w:eastAsia="바탕체" w:hAnsi="Times New Roman"/>
          <w:kern w:val="0"/>
          <w:sz w:val="22"/>
        </w:rPr>
        <w:t>수익권증서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발행금액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신탁원본의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우선수익권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689829EC" w14:textId="77777777" w:rsidR="00DE42D9" w:rsidRDefault="00930A79">
      <w:pPr>
        <w:pStyle w:val="ab"/>
        <w:ind w:firstLine="480"/>
      </w:pPr>
      <w:r>
        <w:rPr>
          <w:rFonts w:eastAsia="굴림체" w:cs="굴림체"/>
          <w:sz w:val="24"/>
          <w:szCs w:val="24"/>
        </w:rPr>
        <w:t>▪</w:t>
      </w:r>
      <w:r>
        <w:rPr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우선수익권증서</w:t>
      </w:r>
      <w:r>
        <w:rPr>
          <w:rFonts w:ascii="Times New Roman" w:eastAsia="바탕체" w:hAnsi="Times New Roman" w:cs="Times New Roman"/>
          <w:sz w:val="22"/>
        </w:rPr>
        <w:t>(</w:t>
      </w:r>
      <w:r>
        <w:rPr>
          <w:rFonts w:ascii="Times New Roman" w:eastAsia="바탕체" w:hAnsi="Times New Roman" w:cs="Times New Roman"/>
          <w:sz w:val="22"/>
        </w:rPr>
        <w:t>총액</w:t>
      </w:r>
      <w:r>
        <w:rPr>
          <w:rFonts w:ascii="Times New Roman" w:eastAsia="바탕체" w:hAnsi="Times New Roman" w:cs="Times New Roman"/>
          <w:sz w:val="22"/>
        </w:rPr>
        <w:t xml:space="preserve">)  : </w:t>
      </w:r>
      <w:r>
        <w:rPr>
          <w:rFonts w:ascii="Times New Roman" w:eastAsia="바탕체" w:hAnsi="Times New Roman" w:cs="Times New Roman"/>
          <w:sz w:val="22"/>
        </w:rPr>
        <w:t>금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이천삼백구십칠억삼천이백오십팔만육천원정</w:t>
      </w:r>
      <w:r>
        <w:rPr>
          <w:rFonts w:ascii="Times New Roman" w:eastAsia="바탕체" w:hAnsi="Times New Roman" w:cs="Times New Roman"/>
          <w:sz w:val="22"/>
        </w:rPr>
        <w:t>(</w:t>
      </w:r>
      <w:r>
        <w:rPr>
          <w:rFonts w:ascii="바탕체" w:eastAsia="바탕체" w:hAnsi="바탕체" w:cs="Times New Roman"/>
          <w:sz w:val="22"/>
        </w:rPr>
        <w:t xml:space="preserve">\ </w:t>
      </w:r>
      <w:r>
        <w:rPr>
          <w:rFonts w:ascii="Times New Roman" w:eastAsia="바탕체" w:hAnsi="Times New Roman" w:cs="Times New Roman"/>
          <w:sz w:val="22"/>
        </w:rPr>
        <w:t>239,732,586,000)</w:t>
      </w:r>
    </w:p>
    <w:p w14:paraId="308D21BF" w14:textId="77777777" w:rsidR="00DE42D9" w:rsidRDefault="00930A79">
      <w:pPr>
        <w:pStyle w:val="ab"/>
        <w:ind w:firstLine="480"/>
      </w:pPr>
      <w:r>
        <w:rPr>
          <w:rFonts w:ascii="Times New Roman" w:eastAsia="바탕체" w:hAnsi="Times New Roman" w:cs="Times New Roman"/>
          <w:sz w:val="24"/>
          <w:szCs w:val="24"/>
        </w:rPr>
        <w:t xml:space="preserve">  (</w:t>
      </w:r>
      <w:r>
        <w:rPr>
          <w:rFonts w:ascii="Times New Roman" w:eastAsia="바탕체" w:hAnsi="Times New Roman" w:cs="Times New Roman"/>
          <w:sz w:val="24"/>
          <w:szCs w:val="24"/>
        </w:rPr>
        <w:t>제</w:t>
      </w:r>
      <w:r>
        <w:rPr>
          <w:rFonts w:ascii="Times New Roman" w:eastAsia="바탕체" w:hAnsi="Times New Roman" w:cs="Times New Roman"/>
          <w:sz w:val="24"/>
          <w:szCs w:val="24"/>
        </w:rPr>
        <w:t>1</w:t>
      </w:r>
      <w:r>
        <w:rPr>
          <w:rFonts w:ascii="Times New Roman" w:eastAsia="바탕체" w:hAnsi="Times New Roman" w:cs="Times New Roman"/>
          <w:sz w:val="24"/>
          <w:szCs w:val="24"/>
        </w:rPr>
        <w:t>순위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4"/>
          <w:szCs w:val="24"/>
        </w:rPr>
        <w:t>쿠팡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4"/>
          <w:szCs w:val="24"/>
        </w:rPr>
        <w:t>주식회사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4"/>
          <w:szCs w:val="24"/>
        </w:rPr>
        <w:t>금</w:t>
      </w:r>
      <w:r>
        <w:rPr>
          <w:rFonts w:ascii="Times New Roman" w:eastAsia="바탕체" w:hAnsi="Times New Roman" w:cs="Times New Roman"/>
          <w:sz w:val="24"/>
          <w:szCs w:val="24"/>
        </w:rPr>
        <w:t>2,132,586,000</w:t>
      </w:r>
      <w:r>
        <w:rPr>
          <w:rFonts w:ascii="Times New Roman" w:eastAsia="바탕체" w:hAnsi="Times New Roman" w:cs="Times New Roman"/>
          <w:sz w:val="24"/>
          <w:szCs w:val="24"/>
        </w:rPr>
        <w:t>원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/ (</w:t>
      </w:r>
      <w:r>
        <w:rPr>
          <w:rFonts w:ascii="Times New Roman" w:eastAsia="바탕체" w:hAnsi="Times New Roman" w:cs="Times New Roman"/>
          <w:sz w:val="24"/>
          <w:szCs w:val="24"/>
        </w:rPr>
        <w:t>공동</w:t>
      </w:r>
      <w:r>
        <w:rPr>
          <w:rFonts w:ascii="Times New Roman" w:eastAsia="바탕체" w:hAnsi="Times New Roman" w:cs="Times New Roman"/>
          <w:sz w:val="24"/>
          <w:szCs w:val="24"/>
        </w:rPr>
        <w:t xml:space="preserve">) </w:t>
      </w:r>
      <w:r>
        <w:rPr>
          <w:rFonts w:ascii="Times New Roman" w:eastAsia="바탕체" w:hAnsi="Times New Roman" w:cs="Times New Roman"/>
          <w:sz w:val="24"/>
          <w:szCs w:val="24"/>
        </w:rPr>
        <w:t>제</w:t>
      </w:r>
      <w:r>
        <w:rPr>
          <w:rFonts w:ascii="Times New Roman" w:eastAsia="바탕체" w:hAnsi="Times New Roman" w:cs="Times New Roman"/>
          <w:sz w:val="24"/>
          <w:szCs w:val="24"/>
        </w:rPr>
        <w:t>2</w:t>
      </w:r>
      <w:r>
        <w:rPr>
          <w:rFonts w:ascii="Times New Roman" w:eastAsia="바탕체" w:hAnsi="Times New Roman" w:cs="Times New Roman"/>
          <w:sz w:val="24"/>
          <w:szCs w:val="24"/>
        </w:rPr>
        <w:t>순위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Tranche A </w:t>
      </w:r>
      <w:r>
        <w:rPr>
          <w:rFonts w:ascii="Times New Roman" w:eastAsia="바탕체" w:hAnsi="Times New Roman" w:cs="Times New Roman"/>
          <w:sz w:val="24"/>
          <w:szCs w:val="24"/>
        </w:rPr>
        <w:t>대주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4"/>
          <w:szCs w:val="24"/>
        </w:rPr>
        <w:t>금</w:t>
      </w:r>
      <w:r>
        <w:rPr>
          <w:rFonts w:ascii="Times New Roman" w:eastAsia="바탕체" w:hAnsi="Times New Roman" w:cs="Times New Roman"/>
          <w:sz w:val="24"/>
          <w:szCs w:val="24"/>
        </w:rPr>
        <w:t>192,000,000,000</w:t>
      </w:r>
      <w:r>
        <w:rPr>
          <w:rFonts w:ascii="Times New Roman" w:eastAsia="바탕체" w:hAnsi="Times New Roman" w:cs="Times New Roman"/>
          <w:sz w:val="24"/>
          <w:szCs w:val="24"/>
        </w:rPr>
        <w:t>원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/ (</w:t>
      </w:r>
      <w:r>
        <w:rPr>
          <w:rFonts w:ascii="Times New Roman" w:eastAsia="바탕체" w:hAnsi="Times New Roman" w:cs="Times New Roman"/>
          <w:sz w:val="24"/>
          <w:szCs w:val="24"/>
        </w:rPr>
        <w:t>공동</w:t>
      </w:r>
      <w:r>
        <w:rPr>
          <w:rFonts w:ascii="Times New Roman" w:eastAsia="바탕체" w:hAnsi="Times New Roman" w:cs="Times New Roman"/>
          <w:sz w:val="24"/>
          <w:szCs w:val="24"/>
        </w:rPr>
        <w:t xml:space="preserve">) </w:t>
      </w:r>
      <w:r>
        <w:rPr>
          <w:rFonts w:ascii="Times New Roman" w:eastAsia="바탕체" w:hAnsi="Times New Roman" w:cs="Times New Roman"/>
          <w:sz w:val="24"/>
          <w:szCs w:val="24"/>
        </w:rPr>
        <w:t>제</w:t>
      </w:r>
      <w:r>
        <w:rPr>
          <w:rFonts w:ascii="Times New Roman" w:eastAsia="바탕체" w:hAnsi="Times New Roman" w:cs="Times New Roman"/>
          <w:sz w:val="24"/>
          <w:szCs w:val="24"/>
        </w:rPr>
        <w:t>3</w:t>
      </w:r>
      <w:r>
        <w:rPr>
          <w:rFonts w:ascii="Times New Roman" w:eastAsia="바탕체" w:hAnsi="Times New Roman" w:cs="Times New Roman"/>
          <w:sz w:val="24"/>
          <w:szCs w:val="24"/>
        </w:rPr>
        <w:t>순위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Tranche B </w:t>
      </w:r>
      <w:r>
        <w:rPr>
          <w:rFonts w:ascii="Times New Roman" w:eastAsia="바탕체" w:hAnsi="Times New Roman" w:cs="Times New Roman"/>
          <w:sz w:val="24"/>
          <w:szCs w:val="24"/>
        </w:rPr>
        <w:t>대주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4"/>
          <w:szCs w:val="24"/>
        </w:rPr>
        <w:t>금</w:t>
      </w:r>
      <w:r>
        <w:rPr>
          <w:rFonts w:ascii="Times New Roman" w:eastAsia="바탕체" w:hAnsi="Times New Roman" w:cs="Times New Roman"/>
          <w:sz w:val="24"/>
          <w:szCs w:val="24"/>
        </w:rPr>
        <w:t>45,600,000,000</w:t>
      </w:r>
      <w:r>
        <w:rPr>
          <w:rFonts w:ascii="Times New Roman" w:eastAsia="바탕체" w:hAnsi="Times New Roman" w:cs="Times New Roman"/>
          <w:sz w:val="24"/>
          <w:szCs w:val="24"/>
        </w:rPr>
        <w:t>원</w:t>
      </w:r>
      <w:r>
        <w:rPr>
          <w:rFonts w:ascii="Times New Roman" w:eastAsia="바탕체" w:hAnsi="Times New Roman" w:cs="Times New Roman"/>
          <w:sz w:val="24"/>
          <w:szCs w:val="24"/>
        </w:rPr>
        <w:t>)</w:t>
      </w:r>
    </w:p>
    <w:p w14:paraId="31545C27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0C600DC0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5. </w:t>
      </w:r>
      <w:r>
        <w:rPr>
          <w:rFonts w:ascii="Times New Roman" w:eastAsia="바탕체" w:hAnsi="Times New Roman"/>
          <w:kern w:val="0"/>
          <w:sz w:val="22"/>
        </w:rPr>
        <w:t>계약일자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 2026</w:t>
      </w:r>
      <w:r>
        <w:rPr>
          <w:rFonts w:ascii="Times New Roman" w:eastAsia="바탕체" w:hAnsi="Times New Roman"/>
          <w:kern w:val="0"/>
          <w:sz w:val="22"/>
        </w:rPr>
        <w:t>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[*]</w:t>
      </w:r>
      <w:r>
        <w:rPr>
          <w:rFonts w:ascii="Times New Roman" w:eastAsia="바탕체" w:hAnsi="Times New Roman"/>
          <w:kern w:val="0"/>
          <w:sz w:val="22"/>
        </w:rPr>
        <w:t>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[*]</w:t>
      </w:r>
      <w:r>
        <w:rPr>
          <w:rFonts w:ascii="Times New Roman" w:eastAsia="바탕체" w:hAnsi="Times New Roman"/>
          <w:kern w:val="0"/>
          <w:sz w:val="22"/>
        </w:rPr>
        <w:t>일</w:t>
      </w:r>
      <w:r>
        <w:br w:type="page"/>
      </w:r>
    </w:p>
    <w:p w14:paraId="5BFC4076" w14:textId="77777777" w:rsidR="00DE42D9" w:rsidRDefault="00930A79">
      <w:pPr>
        <w:snapToGrid w:val="0"/>
        <w:spacing w:after="0" w:line="360" w:lineRule="auto"/>
        <w:textAlignment w:val="baseline"/>
        <w:outlineLvl w:val="0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lastRenderedPageBreak/>
        <w:t>【</w:t>
      </w:r>
      <w:bookmarkStart w:id="2" w:name="별첨_3&gt;"/>
      <w:bookmarkEnd w:id="2"/>
      <w:r>
        <w:rPr>
          <w:rFonts w:ascii="Times New Roman" w:eastAsia="바탕체" w:hAnsi="Times New Roman"/>
          <w:kern w:val="0"/>
          <w:sz w:val="22"/>
        </w:rPr>
        <w:t>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】</w:t>
      </w:r>
    </w:p>
    <w:p w14:paraId="7741D42B" w14:textId="77777777" w:rsidR="00DE42D9" w:rsidRDefault="00930A79">
      <w:pPr>
        <w:snapToGrid w:val="0"/>
        <w:spacing w:after="0" w:line="360" w:lineRule="auto"/>
        <w:ind w:left="700" w:hanging="700"/>
        <w:jc w:val="center"/>
        <w:textAlignment w:val="baseline"/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</w:pP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신탁보수에</w:t>
      </w:r>
      <w:r>
        <w:rPr>
          <w:rFonts w:ascii="Times New Roman" w:eastAsia="Times New Roman" w:hAnsi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관한</w:t>
      </w:r>
      <w:r>
        <w:rPr>
          <w:rFonts w:ascii="Times New Roman" w:eastAsia="Times New Roman" w:hAnsi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약정</w:t>
      </w:r>
    </w:p>
    <w:p w14:paraId="337565A4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b/>
          <w:bCs/>
          <w:kern w:val="0"/>
          <w:sz w:val="22"/>
          <w:szCs w:val="30"/>
          <w:u w:val="single" w:color="000000"/>
        </w:rPr>
      </w:pPr>
    </w:p>
    <w:p w14:paraId="39C90D56" w14:textId="77777777" w:rsidR="00DE42D9" w:rsidRDefault="00930A79">
      <w:pPr>
        <w:numPr>
          <w:ilvl w:val="0"/>
          <w:numId w:val="2"/>
        </w:num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신탁재산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오천만원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sz w:val="22"/>
        </w:rPr>
        <w:t>￦</w:t>
      </w:r>
      <w:r>
        <w:rPr>
          <w:rFonts w:ascii="Times New Roman" w:eastAsia="바탕체" w:hAnsi="Times New Roman"/>
          <w:kern w:val="0"/>
          <w:sz w:val="22"/>
        </w:rPr>
        <w:t xml:space="preserve">50,000,000), </w:t>
      </w:r>
      <w:r>
        <w:rPr>
          <w:rFonts w:ascii="Times New Roman" w:eastAsia="바탕체" w:hAnsi="Times New Roman"/>
          <w:kern w:val="0"/>
          <w:sz w:val="22"/>
        </w:rPr>
        <w:t>부가가치세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없음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1115E07" w14:textId="77777777" w:rsidR="00DE42D9" w:rsidRDefault="00DE42D9">
      <w:pPr>
        <w:snapToGrid w:val="0"/>
        <w:spacing w:after="0" w:line="360" w:lineRule="auto"/>
        <w:ind w:left="465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2511ED1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sz w:val="22"/>
        </w:rPr>
        <w:t xml:space="preserve">    </w:t>
      </w: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바탕체" w:hAnsi="Times New Roman"/>
          <w:kern w:val="0"/>
          <w:sz w:val="22"/>
        </w:rPr>
        <w:t xml:space="preserve">) 1. </w:t>
      </w:r>
      <w:r>
        <w:rPr>
          <w:rFonts w:ascii="Times New Roman" w:eastAsia="바탕체" w:hAnsi="Times New Roman"/>
          <w:kern w:val="0"/>
          <w:sz w:val="22"/>
        </w:rPr>
        <w:t>관리보수는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시마다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별도로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산정하여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일시에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선납한다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D17FD89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kern w:val="0"/>
          <w:sz w:val="22"/>
        </w:rPr>
        <w:t xml:space="preserve">       </w:t>
      </w:r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관리보수는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증감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기간연장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중도해지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관계없이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일시납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정액으로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C6640CB" w14:textId="77777777" w:rsidR="00DE42D9" w:rsidRDefault="00DE42D9">
      <w:pPr>
        <w:pStyle w:val="ab"/>
        <w:spacing w:line="336" w:lineRule="auto"/>
        <w:ind w:left="700" w:hanging="700"/>
        <w:rPr>
          <w:rFonts w:ascii="Times New Roman" w:eastAsia="바탕체" w:hAnsi="Times New Roman" w:cs="Times New Roman"/>
          <w:sz w:val="22"/>
        </w:rPr>
      </w:pPr>
    </w:p>
    <w:p w14:paraId="59D08549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 2. </w:t>
      </w:r>
      <w:r>
        <w:rPr>
          <w:rFonts w:ascii="Times New Roman" w:eastAsia="바탕체" w:hAnsi="Times New Roman"/>
          <w:kern w:val="0"/>
          <w:sz w:val="22"/>
        </w:rPr>
        <w:t>신탁재산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처분보수</w:t>
      </w:r>
    </w:p>
    <w:tbl>
      <w:tblPr>
        <w:tblW w:w="8947" w:type="dxa"/>
        <w:tblInd w:w="454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982"/>
        <w:gridCol w:w="2983"/>
        <w:gridCol w:w="2982"/>
      </w:tblGrid>
      <w:tr w:rsidR="00DE42D9" w14:paraId="150DC6B9" w14:textId="77777777">
        <w:trPr>
          <w:trHeight w:val="363"/>
        </w:trPr>
        <w:tc>
          <w:tcPr>
            <w:tcW w:w="298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F961DAF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처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분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가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격</w:t>
            </w:r>
          </w:p>
        </w:tc>
        <w:tc>
          <w:tcPr>
            <w:tcW w:w="59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FD8616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보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 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수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 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율</w:t>
            </w:r>
          </w:p>
        </w:tc>
      </w:tr>
      <w:tr w:rsidR="00DE42D9" w14:paraId="3605B905" w14:textId="77777777">
        <w:trPr>
          <w:trHeight w:val="363"/>
        </w:trPr>
        <w:tc>
          <w:tcPr>
            <w:tcW w:w="298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C8D5AAF" w14:textId="77777777"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DCBD3E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시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불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처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분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시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54F346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보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전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액</w:t>
            </w:r>
          </w:p>
        </w:tc>
      </w:tr>
      <w:tr w:rsidR="00DE42D9" w14:paraId="1F049EC3" w14:textId="77777777">
        <w:trPr>
          <w:trHeight w:val="757"/>
        </w:trPr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1497C092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2" w:space="0" w:color="000000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1CC36D05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8/1,000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103A1357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-</w:t>
            </w:r>
          </w:p>
        </w:tc>
      </w:tr>
      <w:tr w:rsidR="00DE42D9" w14:paraId="7FA6FBA4" w14:textId="77777777">
        <w:trPr>
          <w:trHeight w:val="757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0F4B747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억원초과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5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5CC08420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7/1,000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6099999D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  <w:tr w:rsidR="00DE42D9" w14:paraId="1D375BE1" w14:textId="77777777">
        <w:trPr>
          <w:trHeight w:val="757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4410BA17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5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억원초과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10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50BFD367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6/1,000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6A1E0875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60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  <w:tr w:rsidR="00DE42D9" w14:paraId="7F6924C1" w14:textId="77777777">
        <w:trPr>
          <w:trHeight w:val="757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6FCC8560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억원초과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50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1425AE63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5/1,000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049FBED8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160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  <w:tr w:rsidR="00DE42D9" w14:paraId="70BC5F20" w14:textId="77777777">
        <w:trPr>
          <w:trHeight w:val="757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7FB3FA78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50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억원초과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100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369CBF43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4/1,000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366235F2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660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  <w:tr w:rsidR="00DE42D9" w14:paraId="5447F000" w14:textId="77777777">
        <w:trPr>
          <w:trHeight w:val="757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059A4324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억원초과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500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0A0E80F1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3/1,000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69754E41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1,660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  <w:tr w:rsidR="00DE42D9" w14:paraId="097370F3" w14:textId="77777777">
        <w:trPr>
          <w:trHeight w:val="888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CF086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500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초과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82B13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2/1,000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D625C3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6,660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</w:tbl>
    <w:p w14:paraId="2CC0DC37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DCCFDD2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Times New Roman" w:hAnsi="Times New Roman"/>
          <w:kern w:val="0"/>
          <w:sz w:val="22"/>
        </w:rPr>
        <w:t xml:space="preserve">     </w:t>
      </w: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신탁재산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기준금액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단계별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보수를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누적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산정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C326B4F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kern w:val="0"/>
          <w:sz w:val="22"/>
        </w:rPr>
        <w:t xml:space="preserve">     </w:t>
      </w: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처분보수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–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날찰가격</w:t>
      </w:r>
      <w:r>
        <w:rPr>
          <w:rFonts w:ascii="Times New Roman" w:eastAsia="Times New Roman" w:hAnsi="Times New Roman"/>
          <w:kern w:val="0"/>
          <w:sz w:val="22"/>
        </w:rPr>
        <w:t xml:space="preserve">  </w:t>
      </w:r>
      <w:r>
        <w:rPr>
          <w:rFonts w:ascii="Times New Roman" w:eastAsia="바탕체" w:hAnsi="Times New Roman"/>
          <w:kern w:val="0"/>
          <w:sz w:val="22"/>
        </w:rPr>
        <w:t>10</w:t>
      </w:r>
      <w:r>
        <w:rPr>
          <w:rFonts w:ascii="Times New Roman" w:eastAsia="바탕체" w:hAnsi="Times New Roman"/>
          <w:kern w:val="0"/>
          <w:sz w:val="22"/>
        </w:rPr>
        <w:t>억원인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754B7FA7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kern w:val="0"/>
          <w:sz w:val="22"/>
        </w:rPr>
        <w:t xml:space="preserve">          </w:t>
      </w:r>
      <w:r>
        <w:rPr>
          <w:rFonts w:ascii="Times New Roman" w:eastAsia="바탕체" w:hAnsi="Times New Roman"/>
          <w:kern w:val="0"/>
          <w:sz w:val="22"/>
        </w:rPr>
        <w:t>[1</w:t>
      </w:r>
      <w:r>
        <w:rPr>
          <w:rFonts w:ascii="Times New Roman" w:eastAsia="바탕체" w:hAnsi="Times New Roman"/>
          <w:kern w:val="0"/>
          <w:sz w:val="22"/>
        </w:rPr>
        <w:t>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* 8/1,000] </w:t>
      </w:r>
    </w:p>
    <w:p w14:paraId="6C6D0E38" w14:textId="77777777" w:rsidR="00DE42D9" w:rsidRDefault="00930A79">
      <w:pPr>
        <w:snapToGrid w:val="0"/>
        <w:spacing w:after="0" w:line="360" w:lineRule="auto"/>
        <w:ind w:firstLine="88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+ [4</w:t>
      </w:r>
      <w:r>
        <w:rPr>
          <w:rFonts w:ascii="Times New Roman" w:eastAsia="바탕체" w:hAnsi="Times New Roman"/>
          <w:kern w:val="0"/>
          <w:sz w:val="22"/>
        </w:rPr>
        <w:t>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* 7/1,000] + 10</w:t>
      </w:r>
      <w:r>
        <w:rPr>
          <w:rFonts w:ascii="Times New Roman" w:eastAsia="바탕체" w:hAnsi="Times New Roman"/>
          <w:kern w:val="0"/>
          <w:sz w:val="22"/>
        </w:rPr>
        <w:t>만원</w:t>
      </w:r>
    </w:p>
    <w:p w14:paraId="2EC7718E" w14:textId="77777777" w:rsidR="00DE42D9" w:rsidRDefault="00930A79">
      <w:pPr>
        <w:snapToGrid w:val="0"/>
        <w:spacing w:after="0" w:line="360" w:lineRule="auto"/>
        <w:ind w:firstLine="88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+ [5</w:t>
      </w:r>
      <w:r>
        <w:rPr>
          <w:rFonts w:ascii="Times New Roman" w:eastAsia="바탕체" w:hAnsi="Times New Roman"/>
          <w:kern w:val="0"/>
          <w:sz w:val="22"/>
        </w:rPr>
        <w:t>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* 6/1,000] + 60</w:t>
      </w:r>
      <w:r>
        <w:rPr>
          <w:rFonts w:ascii="Times New Roman" w:eastAsia="바탕체" w:hAnsi="Times New Roman"/>
          <w:kern w:val="0"/>
          <w:sz w:val="22"/>
        </w:rPr>
        <w:t>만원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= 730</w:t>
      </w:r>
      <w:r>
        <w:rPr>
          <w:rFonts w:ascii="Times New Roman" w:eastAsia="바탕체" w:hAnsi="Times New Roman"/>
          <w:kern w:val="0"/>
          <w:sz w:val="22"/>
        </w:rPr>
        <w:t>만원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br w:type="page"/>
      </w:r>
    </w:p>
    <w:p w14:paraId="345C2E20" w14:textId="77777777" w:rsidR="00DE42D9" w:rsidRDefault="00930A79">
      <w:pPr>
        <w:snapToGrid w:val="0"/>
        <w:spacing w:after="0" w:line="360" w:lineRule="auto"/>
        <w:ind w:left="697" w:hanging="697"/>
        <w:textAlignment w:val="baseline"/>
        <w:outlineLvl w:val="0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lastRenderedPageBreak/>
        <w:t>【</w:t>
      </w:r>
      <w:bookmarkStart w:id="3" w:name="별첨_4&gt;"/>
      <w:bookmarkEnd w:id="3"/>
      <w:r>
        <w:rPr>
          <w:rFonts w:ascii="Times New Roman" w:eastAsia="바탕체" w:hAnsi="Times New Roman"/>
          <w:kern w:val="0"/>
          <w:sz w:val="22"/>
        </w:rPr>
        <w:t>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4</w:t>
      </w:r>
      <w:r>
        <w:rPr>
          <w:rFonts w:ascii="Times New Roman" w:eastAsia="바탕체" w:hAnsi="Times New Roman"/>
          <w:kern w:val="0"/>
          <w:sz w:val="22"/>
        </w:rPr>
        <w:t>】</w:t>
      </w:r>
    </w:p>
    <w:p w14:paraId="4F625DC9" w14:textId="77777777" w:rsidR="00DE42D9" w:rsidRDefault="00930A79">
      <w:pPr>
        <w:snapToGrid w:val="0"/>
        <w:spacing w:after="0" w:line="360" w:lineRule="auto"/>
        <w:ind w:left="700" w:hanging="700"/>
        <w:jc w:val="center"/>
        <w:textAlignment w:val="baseline"/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</w:rPr>
      </w:pPr>
      <w:r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</w:rPr>
        <w:t>여신거래</w:t>
      </w:r>
      <w:r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  <w:vertAlign w:val="superscript"/>
        </w:rPr>
        <w:t>주</w:t>
      </w:r>
      <w:r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  <w:vertAlign w:val="superscript"/>
        </w:rPr>
        <w:t>1)</w:t>
      </w:r>
      <w:r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</w:rPr>
        <w:t>의</w:t>
      </w:r>
      <w:r>
        <w:rPr>
          <w:rFonts w:ascii="Times New Roman" w:eastAsia="Times New Roman" w:hAnsi="Times New Roman"/>
          <w:b/>
          <w:bCs/>
          <w:kern w:val="0"/>
          <w:sz w:val="28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</w:rPr>
        <w:t>내용</w:t>
      </w:r>
    </w:p>
    <w:p w14:paraId="0BB4D1E6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b/>
          <w:bCs/>
          <w:kern w:val="0"/>
          <w:sz w:val="22"/>
          <w:szCs w:val="30"/>
          <w:u w:val="single" w:color="000000"/>
        </w:rPr>
      </w:pPr>
    </w:p>
    <w:tbl>
      <w:tblPr>
        <w:tblW w:w="10046" w:type="dxa"/>
        <w:jc w:val="center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94"/>
        <w:gridCol w:w="1134"/>
        <w:gridCol w:w="2410"/>
        <w:gridCol w:w="850"/>
        <w:gridCol w:w="2268"/>
        <w:gridCol w:w="1295"/>
        <w:gridCol w:w="1295"/>
      </w:tblGrid>
      <w:tr w:rsidR="00DE42D9" w14:paraId="67AC8AD6" w14:textId="77777777">
        <w:trPr>
          <w:trHeight w:val="443"/>
          <w:jc w:val="center"/>
        </w:trPr>
        <w:tc>
          <w:tcPr>
            <w:tcW w:w="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E50AEB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구분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E0B336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채무자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2247F04B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대출기관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CDA2046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대출</w:t>
            </w:r>
          </w:p>
          <w:p w14:paraId="1714EBA8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종류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18A157C9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금액</w:t>
            </w:r>
          </w:p>
        </w:tc>
        <w:tc>
          <w:tcPr>
            <w:tcW w:w="129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00B18600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신규일</w:t>
            </w:r>
          </w:p>
        </w:tc>
        <w:tc>
          <w:tcPr>
            <w:tcW w:w="129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56E6885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만기일</w:t>
            </w:r>
          </w:p>
        </w:tc>
      </w:tr>
      <w:tr w:rsidR="00DE42D9" w14:paraId="4BB5CB2B" w14:textId="77777777">
        <w:trPr>
          <w:trHeight w:val="380"/>
          <w:jc w:val="center"/>
        </w:trPr>
        <w:tc>
          <w:tcPr>
            <w:tcW w:w="79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15714D9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2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순위</w:t>
            </w:r>
          </w:p>
        </w:tc>
        <w:tc>
          <w:tcPr>
            <w:tcW w:w="113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4C7B241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sz w:val="22"/>
              </w:rPr>
            </w:pPr>
            <w:r>
              <w:rPr>
                <w:rFonts w:ascii="Times New Roman" w:eastAsia="바탕체" w:hAnsi="Times New Roman"/>
                <w:sz w:val="22"/>
              </w:rPr>
              <w:t>주식회사</w:t>
            </w:r>
            <w:r>
              <w:rPr>
                <w:rFonts w:ascii="Times New Roman" w:eastAsia="Times New Roman" w:hAnsi="Times New Roman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sz w:val="22"/>
              </w:rPr>
              <w:t>코람코라이프로지스위탁관리부동산투자회사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C0E5741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우리은행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D364B2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Tranche A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대출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6EEF32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[*] (Tranche A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합계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160,000,000,000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원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)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7F24DD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5A23AC7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인출일로부터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24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개월</w:t>
            </w:r>
          </w:p>
        </w:tc>
      </w:tr>
      <w:tr w:rsidR="00DE42D9" w14:paraId="37FEC73D" w14:textId="77777777">
        <w:trPr>
          <w:trHeight w:val="380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18401986" w14:textId="77777777"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E1FE88B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929058B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5C698D0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EE12BF1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F5FA83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3C56D4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</w:tr>
      <w:tr w:rsidR="00DE42D9" w14:paraId="41D7DBAE" w14:textId="77777777">
        <w:trPr>
          <w:trHeight w:val="380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2E45B4" w14:textId="77777777"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E34DC5D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CF6AAB0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DFEDFAD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5D7E376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63E0A3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51A0252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</w:tr>
      <w:tr w:rsidR="00DE42D9" w14:paraId="0C56BF04" w14:textId="77777777">
        <w:trPr>
          <w:trHeight w:val="380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11137E87" w14:textId="77777777"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3E9AC21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67D327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C06268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301937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E83F8F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7F27A9D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</w:tr>
      <w:tr w:rsidR="00DE42D9" w14:paraId="5A8DF174" w14:textId="77777777">
        <w:trPr>
          <w:trHeight w:val="303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6EAB818" w14:textId="77777777"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5A5610A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887AE6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DFA139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38CF1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66E6959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4CC3EB1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</w:tr>
      <w:tr w:rsidR="00DE42D9" w14:paraId="6EE5C661" w14:textId="77777777">
        <w:trPr>
          <w:trHeight w:val="304"/>
          <w:jc w:val="center"/>
        </w:trPr>
        <w:tc>
          <w:tcPr>
            <w:tcW w:w="79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1274D160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3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순위</w:t>
            </w: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691085F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4FAFCB4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키움캐피탈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4BBD5736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Tranche B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대출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9C799F2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20,000,000,000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원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9699EE6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401AA0F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인출일로부터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24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개월</w:t>
            </w:r>
          </w:p>
        </w:tc>
      </w:tr>
      <w:tr w:rsidR="00DE42D9" w14:paraId="0D3786CD" w14:textId="77777777">
        <w:trPr>
          <w:trHeight w:val="304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F87BA2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AABF48D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1D1CB6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엠지캐피탈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875ADFF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Tranche B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대출</w:t>
            </w:r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5A0FF95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10,000,000,000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원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C79B8D6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4B4F568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인출일로부터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24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개월</w:t>
            </w:r>
          </w:p>
        </w:tc>
      </w:tr>
      <w:tr w:rsidR="00DE42D9" w14:paraId="1BF18486" w14:textId="77777777">
        <w:trPr>
          <w:trHeight w:val="304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63B2F28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78CCC5A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F8862B9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DB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저축은행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[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정식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상호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확인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필요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]</w:t>
            </w:r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E403EBB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Tranche B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대출</w:t>
            </w:r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1B35895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8,000,000,000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원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85A455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A23D6BB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인출일로부터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24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개월</w:t>
            </w:r>
          </w:p>
        </w:tc>
      </w:tr>
      <w:tr w:rsidR="00DE42D9" w14:paraId="70295C87" w14:textId="77777777">
        <w:trPr>
          <w:trHeight w:val="635"/>
          <w:jc w:val="center"/>
        </w:trPr>
        <w:tc>
          <w:tcPr>
            <w:tcW w:w="4338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1B75D230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합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계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0D362F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E46C2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금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일천구백팔십억원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(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￦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198,000,000,000)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1543FF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DE59D6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</w:tr>
    </w:tbl>
    <w:p w14:paraId="7DCF958F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i/>
          <w:iCs/>
          <w:kern w:val="0"/>
          <w:sz w:val="22"/>
        </w:rPr>
      </w:pPr>
    </w:p>
    <w:p w14:paraId="1FA98C28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i/>
          <w:iCs/>
          <w:kern w:val="0"/>
          <w:sz w:val="22"/>
        </w:rPr>
      </w:pPr>
      <w:r>
        <w:rPr>
          <w:rFonts w:ascii="Times New Roman" w:eastAsia="바탕체" w:hAnsi="Times New Roman"/>
          <w:i/>
          <w:iCs/>
          <w:kern w:val="0"/>
          <w:sz w:val="22"/>
        </w:rPr>
        <w:t>주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1) </w:t>
      </w:r>
      <w:r>
        <w:rPr>
          <w:rFonts w:ascii="Times New Roman" w:eastAsia="바탕체" w:hAnsi="Times New Roman"/>
          <w:i/>
          <w:iCs/>
          <w:kern w:val="0"/>
          <w:sz w:val="22"/>
        </w:rPr>
        <w:t>위</w:t>
      </w:r>
      <w:r>
        <w:rPr>
          <w:rFonts w:ascii="Times New Roman" w:eastAsia="바탕체" w:hAnsi="Times New Roman"/>
          <w:i/>
          <w:iCs/>
          <w:kern w:val="0"/>
          <w:sz w:val="22"/>
        </w:rPr>
        <w:t>“</w:t>
      </w:r>
      <w:r>
        <w:rPr>
          <w:rFonts w:ascii="Times New Roman" w:eastAsia="바탕체" w:hAnsi="Times New Roman"/>
          <w:i/>
          <w:iCs/>
          <w:kern w:val="0"/>
          <w:sz w:val="22"/>
        </w:rPr>
        <w:t>여신거래</w:t>
      </w:r>
      <w:r>
        <w:rPr>
          <w:rFonts w:ascii="Times New Roman" w:eastAsia="바탕체" w:hAnsi="Times New Roman"/>
          <w:i/>
          <w:iCs/>
          <w:kern w:val="0"/>
          <w:sz w:val="22"/>
        </w:rPr>
        <w:t>”</w:t>
      </w:r>
      <w:r>
        <w:rPr>
          <w:rFonts w:ascii="Times New Roman" w:eastAsia="바탕체" w:hAnsi="Times New Roman"/>
          <w:i/>
          <w:iCs/>
          <w:kern w:val="0"/>
          <w:sz w:val="22"/>
        </w:rPr>
        <w:t>라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함은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, </w:t>
      </w:r>
      <w:r>
        <w:rPr>
          <w:rFonts w:ascii="Times New Roman" w:eastAsia="바탕체" w:hAnsi="Times New Roman"/>
          <w:i/>
          <w:iCs/>
          <w:kern w:val="0"/>
          <w:sz w:val="22"/>
        </w:rPr>
        <w:t>그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명칭을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불문하고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, </w:t>
      </w:r>
      <w:r>
        <w:rPr>
          <w:rFonts w:ascii="Times New Roman" w:eastAsia="바탕체" w:hAnsi="Times New Roman"/>
          <w:i/>
          <w:iCs/>
          <w:kern w:val="0"/>
          <w:sz w:val="22"/>
        </w:rPr>
        <w:t>현재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및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장래의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여신거래와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관련하여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      </w:t>
      </w:r>
    </w:p>
    <w:p w14:paraId="4672A216" w14:textId="77777777" w:rsidR="00DE42D9" w:rsidRDefault="00930A79">
      <w:pPr>
        <w:snapToGrid w:val="0"/>
        <w:spacing w:after="0" w:line="360" w:lineRule="auto"/>
        <w:ind w:left="200" w:firstLine="220"/>
        <w:textAlignment w:val="baseline"/>
        <w:rPr>
          <w:rFonts w:ascii="Times New Roman" w:eastAsia="바탕체" w:hAnsi="Times New Roman"/>
          <w:i/>
          <w:kern w:val="0"/>
          <w:sz w:val="22"/>
        </w:rPr>
      </w:pPr>
      <w:r>
        <w:rPr>
          <w:rFonts w:ascii="Times New Roman" w:eastAsia="바탕체" w:hAnsi="Times New Roman"/>
          <w:i/>
          <w:iCs/>
          <w:kern w:val="0"/>
          <w:sz w:val="22"/>
        </w:rPr>
        <w:t>채무자와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우선수익자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사이에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체결된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각종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계약을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말합니다</w:t>
      </w:r>
      <w:r>
        <w:rPr>
          <w:rFonts w:ascii="Times New Roman" w:eastAsia="바탕체" w:hAnsi="Times New Roman"/>
          <w:i/>
          <w:iCs/>
          <w:kern w:val="0"/>
          <w:sz w:val="22"/>
        </w:rPr>
        <w:t>.</w:t>
      </w:r>
    </w:p>
    <w:p w14:paraId="36C111BD" w14:textId="77777777" w:rsidR="00DE42D9" w:rsidRDefault="00930A79">
      <w:pPr>
        <w:snapToGrid w:val="0"/>
        <w:spacing w:after="0" w:line="360" w:lineRule="auto"/>
        <w:ind w:left="200" w:firstLine="220"/>
        <w:textAlignment w:val="baseline"/>
        <w:rPr>
          <w:rFonts w:ascii="Times New Roman" w:eastAsia="바탕체" w:hAnsi="Times New Roman"/>
          <w:i/>
          <w:kern w:val="0"/>
          <w:sz w:val="22"/>
        </w:rPr>
      </w:pPr>
      <w:r>
        <w:rPr>
          <w:rFonts w:ascii="Times New Roman" w:eastAsia="바탕체" w:hAnsi="Times New Roman"/>
          <w:i/>
          <w:iCs/>
          <w:kern w:val="0"/>
          <w:sz w:val="22"/>
        </w:rPr>
        <w:t>주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2) </w:t>
      </w:r>
      <w:r>
        <w:rPr>
          <w:rFonts w:ascii="Times New Roman" w:eastAsia="바탕체" w:hAnsi="Times New Roman"/>
          <w:i/>
          <w:iCs/>
          <w:kern w:val="0"/>
          <w:sz w:val="22"/>
        </w:rPr>
        <w:t>제</w:t>
      </w:r>
      <w:r>
        <w:rPr>
          <w:rFonts w:ascii="Times New Roman" w:eastAsia="바탕체" w:hAnsi="Times New Roman"/>
          <w:i/>
          <w:iCs/>
          <w:kern w:val="0"/>
          <w:sz w:val="22"/>
        </w:rPr>
        <w:t>1</w:t>
      </w:r>
      <w:r>
        <w:rPr>
          <w:rFonts w:ascii="Times New Roman" w:eastAsia="바탕체" w:hAnsi="Times New Roman"/>
          <w:i/>
          <w:iCs/>
          <w:kern w:val="0"/>
          <w:sz w:val="22"/>
        </w:rPr>
        <w:t>순위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우선수익자</w:t>
      </w:r>
      <w:r>
        <w:rPr>
          <w:rFonts w:ascii="Times New Roman" w:eastAsia="바탕체" w:hAnsi="Times New Roman"/>
          <w:i/>
          <w:iCs/>
          <w:kern w:val="0"/>
          <w:sz w:val="22"/>
        </w:rPr>
        <w:t>(</w:t>
      </w:r>
      <w:r>
        <w:rPr>
          <w:rFonts w:ascii="Times New Roman" w:eastAsia="바탕체" w:hAnsi="Times New Roman"/>
          <w:i/>
          <w:iCs/>
          <w:kern w:val="0"/>
          <w:sz w:val="22"/>
        </w:rPr>
        <w:t>쿠팡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주식회사</w:t>
      </w:r>
      <w:r>
        <w:rPr>
          <w:rFonts w:ascii="Times New Roman" w:eastAsia="바탕체" w:hAnsi="Times New Roman"/>
          <w:i/>
          <w:iCs/>
          <w:kern w:val="0"/>
          <w:sz w:val="22"/>
        </w:rPr>
        <w:t>)</w:t>
      </w:r>
      <w:r>
        <w:rPr>
          <w:rFonts w:ascii="Times New Roman" w:eastAsia="바탕체" w:hAnsi="Times New Roman"/>
          <w:i/>
          <w:iCs/>
          <w:kern w:val="0"/>
          <w:sz w:val="22"/>
        </w:rPr>
        <w:t>의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우선수익권은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위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여신거래가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아니라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, </w:t>
      </w:r>
      <w:r>
        <w:rPr>
          <w:rFonts w:ascii="Times New Roman" w:eastAsia="바탕체" w:hAnsi="Times New Roman"/>
          <w:i/>
          <w:iCs/>
          <w:kern w:val="0"/>
          <w:sz w:val="22"/>
        </w:rPr>
        <w:t>위탁자가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승계하는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2024</w:t>
      </w:r>
      <w:r>
        <w:rPr>
          <w:rFonts w:ascii="Times New Roman" w:eastAsia="바탕체" w:hAnsi="Times New Roman"/>
          <w:i/>
          <w:iCs/>
          <w:kern w:val="0"/>
          <w:sz w:val="22"/>
        </w:rPr>
        <w:t>년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2</w:t>
      </w:r>
      <w:r>
        <w:rPr>
          <w:rFonts w:ascii="Times New Roman" w:eastAsia="바탕체" w:hAnsi="Times New Roman"/>
          <w:i/>
          <w:iCs/>
          <w:kern w:val="0"/>
          <w:sz w:val="22"/>
        </w:rPr>
        <w:t>월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5</w:t>
      </w:r>
      <w:r>
        <w:rPr>
          <w:rFonts w:ascii="Times New Roman" w:eastAsia="바탕체" w:hAnsi="Times New Roman"/>
          <w:i/>
          <w:iCs/>
          <w:kern w:val="0"/>
          <w:sz w:val="22"/>
        </w:rPr>
        <w:t>일자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임대차계약</w:t>
      </w:r>
      <w:r>
        <w:rPr>
          <w:rFonts w:ascii="Times New Roman" w:eastAsia="바탕체" w:hAnsi="Times New Roman"/>
          <w:i/>
          <w:iCs/>
          <w:kern w:val="0"/>
          <w:sz w:val="22"/>
        </w:rPr>
        <w:t>(</w:t>
      </w:r>
      <w:r>
        <w:rPr>
          <w:rFonts w:ascii="Times New Roman" w:eastAsia="바탕체" w:hAnsi="Times New Roman"/>
          <w:i/>
          <w:iCs/>
          <w:kern w:val="0"/>
          <w:sz w:val="22"/>
        </w:rPr>
        <w:t>지상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5~7</w:t>
      </w:r>
      <w:r>
        <w:rPr>
          <w:rFonts w:ascii="Times New Roman" w:eastAsia="바탕체" w:hAnsi="Times New Roman"/>
          <w:i/>
          <w:iCs/>
          <w:kern w:val="0"/>
          <w:sz w:val="22"/>
        </w:rPr>
        <w:t>층</w:t>
      </w:r>
      <w:r>
        <w:rPr>
          <w:rFonts w:ascii="Times New Roman" w:eastAsia="바탕체" w:hAnsi="Times New Roman"/>
          <w:i/>
          <w:iCs/>
          <w:kern w:val="0"/>
          <w:sz w:val="22"/>
        </w:rPr>
        <w:t>)</w:t>
      </w:r>
      <w:r>
        <w:rPr>
          <w:rFonts w:ascii="Times New Roman" w:eastAsia="바탕체" w:hAnsi="Times New Roman"/>
          <w:i/>
          <w:iCs/>
          <w:kern w:val="0"/>
          <w:sz w:val="22"/>
        </w:rPr>
        <w:t>상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임대차보증금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금</w:t>
      </w:r>
      <w:r>
        <w:rPr>
          <w:rFonts w:ascii="Times New Roman" w:eastAsia="바탕체" w:hAnsi="Times New Roman"/>
          <w:i/>
          <w:iCs/>
          <w:kern w:val="0"/>
          <w:sz w:val="22"/>
        </w:rPr>
        <w:t>2,132,586,000</w:t>
      </w:r>
      <w:r>
        <w:rPr>
          <w:rFonts w:ascii="Times New Roman" w:eastAsia="바탕체" w:hAnsi="Times New Roman"/>
          <w:i/>
          <w:iCs/>
          <w:kern w:val="0"/>
          <w:sz w:val="22"/>
        </w:rPr>
        <w:t>원의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반환채권을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담보한다</w:t>
      </w:r>
      <w:r>
        <w:rPr>
          <w:rFonts w:ascii="Times New Roman" w:eastAsia="바탕체" w:hAnsi="Times New Roman"/>
          <w:i/>
          <w:iCs/>
          <w:kern w:val="0"/>
          <w:sz w:val="22"/>
        </w:rPr>
        <w:t>.</w:t>
      </w:r>
    </w:p>
    <w:p w14:paraId="27D26125" w14:textId="77777777" w:rsidR="00DE42D9" w:rsidRDefault="00DE42D9">
      <w:pPr>
        <w:widowControl/>
        <w:autoSpaceDE/>
        <w:rPr>
          <w:rFonts w:ascii="Times New Roman" w:eastAsia="바탕체" w:hAnsi="Times New Roman"/>
          <w:i/>
          <w:kern w:val="0"/>
          <w:sz w:val="22"/>
        </w:rPr>
        <w:sectPr w:rsidR="00DE42D9">
          <w:headerReference w:type="default" r:id="rId9"/>
          <w:footerReference w:type="default" r:id="rId10"/>
          <w:footerReference w:type="first" r:id="rId11"/>
          <w:pgSz w:w="11906" w:h="16838"/>
          <w:pgMar w:top="1701" w:right="1440" w:bottom="1440" w:left="1440" w:header="851" w:footer="992" w:gutter="0"/>
          <w:pgNumType w:start="1"/>
          <w:cols w:space="720"/>
          <w:formProt w:val="0"/>
          <w:docGrid w:linePitch="360"/>
        </w:sectPr>
      </w:pPr>
    </w:p>
    <w:p w14:paraId="4CE587FB" w14:textId="77777777" w:rsidR="00930A79" w:rsidRPr="00404F2D" w:rsidRDefault="00930A79" w:rsidP="006A29C3">
      <w:pPr>
        <w:pStyle w:val="TKSubtitle"/>
        <w:spacing w:line="200" w:lineRule="exact"/>
        <w:rPr>
          <w:b/>
          <w:sz w:val="24"/>
          <w:szCs w:val="24"/>
        </w:rPr>
      </w:pPr>
      <w:r w:rsidRPr="00404F2D">
        <w:rPr>
          <w:b/>
          <w:sz w:val="24"/>
          <w:szCs w:val="24"/>
        </w:rPr>
        <w:lastRenderedPageBreak/>
        <w:t>부동산담보신탁계약에</w:t>
      </w:r>
      <w:r w:rsidRPr="00404F2D">
        <w:rPr>
          <w:b/>
          <w:sz w:val="24"/>
          <w:szCs w:val="24"/>
        </w:rPr>
        <w:t xml:space="preserve"> </w:t>
      </w:r>
      <w:r w:rsidRPr="00404F2D">
        <w:rPr>
          <w:b/>
          <w:sz w:val="24"/>
          <w:szCs w:val="24"/>
        </w:rPr>
        <w:t>대한</w:t>
      </w:r>
      <w:r w:rsidRPr="00404F2D">
        <w:rPr>
          <w:b/>
          <w:sz w:val="24"/>
          <w:szCs w:val="24"/>
        </w:rPr>
        <w:t xml:space="preserve"> </w:t>
      </w:r>
      <w:r w:rsidRPr="00404F2D">
        <w:rPr>
          <w:b/>
          <w:sz w:val="24"/>
          <w:szCs w:val="24"/>
        </w:rPr>
        <w:t>특약</w:t>
      </w:r>
    </w:p>
    <w:p w14:paraId="1C9E8339" w14:textId="77777777" w:rsidR="00930A79" w:rsidRPr="00404F2D" w:rsidRDefault="00930A79" w:rsidP="006A29C3">
      <w:pPr>
        <w:pStyle w:val="TKNormal"/>
        <w:spacing w:line="200" w:lineRule="exact"/>
        <w:jc w:val="distribute"/>
        <w:rPr>
          <w:rFonts w:ascii="바탕체" w:eastAsia="바탕체" w:hAnsi="바탕체"/>
          <w:color w:val="000000"/>
          <w:sz w:val="24"/>
        </w:rPr>
      </w:pPr>
    </w:p>
    <w:p w14:paraId="081CEFC9" w14:textId="77777777" w:rsidR="00930A79" w:rsidRPr="00404F2D" w:rsidRDefault="00930A79" w:rsidP="006A29C3">
      <w:pPr>
        <w:pStyle w:val="TKNormal"/>
        <w:wordWrap w:val="0"/>
        <w:autoSpaceDE w:val="0"/>
        <w:autoSpaceDN w:val="0"/>
        <w:spacing w:line="200" w:lineRule="exact"/>
        <w:rPr>
          <w:rFonts w:ascii="Times New Roman" w:eastAsia="바탕체"/>
          <w:i/>
          <w:color w:val="00B0F0"/>
          <w:sz w:val="24"/>
        </w:rPr>
      </w:pPr>
      <w:r w:rsidRPr="00404F2D">
        <w:rPr>
          <w:rFonts w:ascii="Times New Roman" w:eastAsia="바탕체" w:hint="eastAsia"/>
          <w:sz w:val="24"/>
        </w:rPr>
        <w:t>주식회사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코람코라이프로지스위탁관리부동산투자회사</w:t>
      </w:r>
      <w:r w:rsidRPr="00404F2D">
        <w:rPr>
          <w:rFonts w:ascii="Times New Roman" w:eastAsia="바탕체"/>
          <w:color w:val="000000"/>
          <w:sz w:val="24"/>
        </w:rPr>
        <w:t>(</w:t>
      </w:r>
      <w:r w:rsidRPr="00404F2D">
        <w:rPr>
          <w:rFonts w:ascii="Times New Roman" w:eastAsia="바탕체"/>
          <w:color w:val="000000"/>
          <w:sz w:val="24"/>
        </w:rPr>
        <w:t>이하</w:t>
      </w:r>
      <w:r w:rsidRPr="00404F2D">
        <w:rPr>
          <w:rFonts w:ascii="Times New Roman" w:eastAsia="바탕체"/>
          <w:color w:val="000000"/>
          <w:sz w:val="24"/>
        </w:rPr>
        <w:t xml:space="preserve"> “</w:t>
      </w:r>
      <w:r w:rsidRPr="00404F2D">
        <w:rPr>
          <w:rFonts w:ascii="Times New Roman" w:eastAsia="바탕체"/>
          <w:color w:val="000000"/>
          <w:sz w:val="24"/>
        </w:rPr>
        <w:t>위탁자</w:t>
      </w:r>
      <w:r w:rsidRPr="00404F2D">
        <w:rPr>
          <w:rFonts w:ascii="Times New Roman" w:eastAsia="바탕체"/>
          <w:color w:val="000000"/>
          <w:sz w:val="24"/>
        </w:rPr>
        <w:t>”</w:t>
      </w:r>
      <w:r w:rsidRPr="00404F2D">
        <w:rPr>
          <w:rFonts w:ascii="Times New Roman" w:eastAsia="바탕체"/>
          <w:color w:val="000000"/>
          <w:sz w:val="24"/>
        </w:rPr>
        <w:t>라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함</w:t>
      </w:r>
      <w:r w:rsidRPr="00404F2D">
        <w:rPr>
          <w:rFonts w:ascii="Times New Roman" w:eastAsia="바탕체"/>
          <w:color w:val="000000"/>
          <w:sz w:val="24"/>
        </w:rPr>
        <w:t xml:space="preserve">), </w:t>
      </w:r>
      <w:r w:rsidRPr="00404F2D">
        <w:rPr>
          <w:rFonts w:ascii="Times New Roman" w:eastAsia="바탕체" w:hint="eastAsia"/>
          <w:color w:val="000000"/>
          <w:sz w:val="24"/>
        </w:rPr>
        <w:t>주식회사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우리은행</w:t>
      </w:r>
      <w:r w:rsidRPr="00404F2D">
        <w:rPr>
          <w:rFonts w:ascii="Times New Roman" w:eastAsia="바탕체"/>
          <w:color w:val="000000"/>
          <w:sz w:val="24"/>
        </w:rPr>
        <w:t>(</w:t>
      </w:r>
      <w:r w:rsidRPr="00404F2D">
        <w:rPr>
          <w:rFonts w:ascii="Times New Roman" w:eastAsia="바탕체" w:hint="eastAsia"/>
          <w:color w:val="000000"/>
          <w:sz w:val="24"/>
        </w:rPr>
        <w:t>소관</w:t>
      </w:r>
      <w:r w:rsidRPr="00404F2D">
        <w:rPr>
          <w:rFonts w:ascii="Times New Roman" w:eastAsia="바탕체" w:hint="eastAsia"/>
          <w:color w:val="000000"/>
          <w:sz w:val="24"/>
        </w:rPr>
        <w:t>: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신탁부</w:t>
      </w:r>
      <w:r w:rsidRPr="00404F2D">
        <w:rPr>
          <w:rFonts w:ascii="Times New Roman" w:eastAsia="바탕체" w:hint="eastAsia"/>
          <w:color w:val="000000"/>
          <w:sz w:val="24"/>
        </w:rPr>
        <w:t>,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이하</w:t>
      </w:r>
      <w:r w:rsidRPr="00404F2D">
        <w:rPr>
          <w:rFonts w:ascii="Times New Roman" w:eastAsia="바탕체"/>
          <w:color w:val="000000"/>
          <w:sz w:val="24"/>
        </w:rPr>
        <w:t xml:space="preserve"> “</w:t>
      </w:r>
      <w:r w:rsidRPr="00404F2D">
        <w:rPr>
          <w:rFonts w:ascii="Times New Roman" w:eastAsia="바탕체"/>
          <w:color w:val="000000"/>
          <w:sz w:val="24"/>
        </w:rPr>
        <w:t>수탁자</w:t>
      </w:r>
      <w:r w:rsidRPr="00404F2D">
        <w:rPr>
          <w:rFonts w:ascii="Times New Roman" w:eastAsia="바탕체"/>
          <w:color w:val="000000"/>
          <w:sz w:val="24"/>
        </w:rPr>
        <w:t>”</w:t>
      </w:r>
      <w:r w:rsidRPr="00404F2D">
        <w:rPr>
          <w:rFonts w:ascii="Times New Roman" w:eastAsia="바탕체"/>
          <w:color w:val="000000"/>
          <w:sz w:val="24"/>
        </w:rPr>
        <w:t>라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함</w:t>
      </w:r>
      <w:r w:rsidRPr="00404F2D">
        <w:rPr>
          <w:rFonts w:ascii="Times New Roman" w:eastAsia="바탕체"/>
          <w:color w:val="000000"/>
          <w:sz w:val="24"/>
        </w:rPr>
        <w:t>),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쿠팡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주식회사</w:t>
      </w:r>
      <w:r w:rsidRPr="00404F2D">
        <w:rPr>
          <w:rFonts w:ascii="Times New Roman" w:eastAsia="바탕체" w:hint="eastAsia"/>
          <w:color w:val="000000"/>
          <w:sz w:val="24"/>
        </w:rPr>
        <w:t>(</w:t>
      </w:r>
      <w:r w:rsidRPr="00404F2D">
        <w:rPr>
          <w:rFonts w:ascii="Times New Roman" w:eastAsia="바탕체" w:hint="eastAsia"/>
          <w:color w:val="000000"/>
          <w:sz w:val="24"/>
        </w:rPr>
        <w:t>이하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“</w:t>
      </w:r>
      <w:r w:rsidRPr="00404F2D">
        <w:rPr>
          <w:rFonts w:ascii="Times New Roman" w:eastAsia="바탕체" w:hint="eastAsia"/>
          <w:color w:val="000000"/>
          <w:sz w:val="24"/>
        </w:rPr>
        <w:t>1</w:t>
      </w:r>
      <w:r w:rsidRPr="00404F2D">
        <w:rPr>
          <w:rFonts w:ascii="Times New Roman" w:eastAsia="바탕체" w:hint="eastAsia"/>
          <w:color w:val="000000"/>
          <w:sz w:val="24"/>
        </w:rPr>
        <w:t>순위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우선수익자”라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함</w:t>
      </w:r>
      <w:r w:rsidRPr="00404F2D">
        <w:rPr>
          <w:rFonts w:ascii="Times New Roman" w:eastAsia="바탕체" w:hint="eastAsia"/>
          <w:color w:val="000000"/>
          <w:sz w:val="24"/>
        </w:rPr>
        <w:t xml:space="preserve">), </w:t>
      </w:r>
      <w:r w:rsidRPr="00404F2D">
        <w:rPr>
          <w:rFonts w:ascii="Times New Roman" w:eastAsia="바탕체" w:hint="eastAsia"/>
          <w:color w:val="000000"/>
          <w:sz w:val="24"/>
        </w:rPr>
        <w:t>별첨</w:t>
      </w:r>
      <w:r w:rsidRPr="00404F2D">
        <w:rPr>
          <w:rFonts w:ascii="Times New Roman" w:eastAsia="바탕체" w:hint="eastAsia"/>
          <w:color w:val="000000"/>
          <w:sz w:val="24"/>
        </w:rPr>
        <w:t xml:space="preserve"> 1.</w:t>
      </w:r>
      <w:r w:rsidRPr="00404F2D">
        <w:rPr>
          <w:rFonts w:ascii="Times New Roman" w:eastAsia="바탕체" w:hint="eastAsia"/>
          <w:color w:val="000000"/>
          <w:sz w:val="24"/>
        </w:rPr>
        <w:t>에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공동</w:t>
      </w:r>
      <w:r w:rsidRPr="00404F2D">
        <w:rPr>
          <w:rFonts w:ascii="Times New Roman" w:eastAsia="바탕체" w:hint="eastAsia"/>
          <w:color w:val="000000"/>
          <w:sz w:val="24"/>
        </w:rPr>
        <w:t xml:space="preserve"> 2</w:t>
      </w:r>
      <w:r w:rsidRPr="00404F2D">
        <w:rPr>
          <w:rFonts w:ascii="Times New Roman" w:eastAsia="바탕체" w:hint="eastAsia"/>
          <w:color w:val="000000"/>
          <w:sz w:val="24"/>
        </w:rPr>
        <w:t>순위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우선수익자로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기재된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회사들</w:t>
      </w:r>
      <w:r w:rsidRPr="00404F2D">
        <w:rPr>
          <w:rFonts w:ascii="Times New Roman" w:eastAsia="바탕체" w:hint="eastAsia"/>
          <w:color w:val="000000"/>
          <w:sz w:val="24"/>
        </w:rPr>
        <w:t>(</w:t>
      </w:r>
      <w:r w:rsidRPr="00404F2D">
        <w:rPr>
          <w:rFonts w:ascii="Times New Roman" w:eastAsia="바탕체" w:hint="eastAsia"/>
          <w:color w:val="000000"/>
          <w:sz w:val="24"/>
        </w:rPr>
        <w:t>이하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총칭하여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“</w:t>
      </w:r>
      <w:r w:rsidRPr="00404F2D">
        <w:rPr>
          <w:rFonts w:ascii="Times New Roman" w:eastAsia="바탕체" w:hint="eastAsia"/>
          <w:color w:val="000000"/>
          <w:sz w:val="24"/>
        </w:rPr>
        <w:t>2</w:t>
      </w:r>
      <w:r w:rsidRPr="00404F2D">
        <w:rPr>
          <w:rFonts w:ascii="Times New Roman" w:eastAsia="바탕체" w:hint="eastAsia"/>
          <w:color w:val="000000"/>
          <w:sz w:val="24"/>
        </w:rPr>
        <w:t>순위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우선수익자”라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함</w:t>
      </w:r>
      <w:r w:rsidRPr="00404F2D">
        <w:rPr>
          <w:rFonts w:ascii="Times New Roman" w:eastAsia="바탕체" w:hint="eastAsia"/>
          <w:color w:val="000000"/>
          <w:sz w:val="24"/>
        </w:rPr>
        <w:t xml:space="preserve">), </w:t>
      </w:r>
      <w:r w:rsidRPr="00404F2D">
        <w:rPr>
          <w:rFonts w:ascii="Times New Roman" w:eastAsia="바탕체" w:hint="eastAsia"/>
          <w:color w:val="000000"/>
          <w:sz w:val="24"/>
        </w:rPr>
        <w:t>별첨</w:t>
      </w:r>
      <w:r w:rsidRPr="00404F2D">
        <w:rPr>
          <w:rFonts w:ascii="Times New Roman" w:eastAsia="바탕체" w:hint="eastAsia"/>
          <w:color w:val="000000"/>
          <w:sz w:val="24"/>
        </w:rPr>
        <w:t xml:space="preserve"> 1.</w:t>
      </w:r>
      <w:r w:rsidRPr="00404F2D">
        <w:rPr>
          <w:rFonts w:ascii="Times New Roman" w:eastAsia="바탕체" w:hint="eastAsia"/>
          <w:color w:val="000000"/>
          <w:sz w:val="24"/>
        </w:rPr>
        <w:t>에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공동</w:t>
      </w:r>
      <w:r w:rsidRPr="00404F2D">
        <w:rPr>
          <w:rFonts w:ascii="Times New Roman" w:eastAsia="바탕체" w:hint="eastAsia"/>
          <w:color w:val="000000"/>
          <w:sz w:val="24"/>
        </w:rPr>
        <w:t xml:space="preserve"> 3</w:t>
      </w:r>
      <w:r w:rsidRPr="00404F2D">
        <w:rPr>
          <w:rFonts w:ascii="Times New Roman" w:eastAsia="바탕체" w:hint="eastAsia"/>
          <w:color w:val="000000"/>
          <w:sz w:val="24"/>
        </w:rPr>
        <w:t>순위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우선수익자로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기재된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회사들</w:t>
      </w:r>
      <w:r w:rsidRPr="00404F2D">
        <w:rPr>
          <w:rFonts w:ascii="Times New Roman" w:eastAsia="바탕체" w:hint="eastAsia"/>
          <w:color w:val="000000"/>
          <w:sz w:val="24"/>
        </w:rPr>
        <w:t>(</w:t>
      </w:r>
      <w:r w:rsidRPr="00404F2D">
        <w:rPr>
          <w:rFonts w:ascii="Times New Roman" w:eastAsia="바탕체" w:hint="eastAsia"/>
          <w:color w:val="000000"/>
          <w:sz w:val="24"/>
        </w:rPr>
        <w:t>이하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총칭하여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“</w:t>
      </w:r>
      <w:r w:rsidRPr="00404F2D">
        <w:rPr>
          <w:rFonts w:ascii="Times New Roman" w:eastAsia="바탕체" w:hint="eastAsia"/>
          <w:color w:val="000000"/>
          <w:sz w:val="24"/>
        </w:rPr>
        <w:t>3</w:t>
      </w:r>
      <w:r w:rsidRPr="00404F2D">
        <w:rPr>
          <w:rFonts w:ascii="Times New Roman" w:eastAsia="바탕체" w:hint="eastAsia"/>
          <w:color w:val="000000"/>
          <w:sz w:val="24"/>
        </w:rPr>
        <w:t>순위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우선수익자”라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하고</w:t>
      </w:r>
      <w:r w:rsidRPr="00404F2D">
        <w:rPr>
          <w:rFonts w:ascii="Times New Roman" w:eastAsia="바탕체" w:hint="eastAsia"/>
          <w:color w:val="000000"/>
          <w:sz w:val="24"/>
        </w:rPr>
        <w:t>, 2</w:t>
      </w:r>
      <w:r w:rsidRPr="00404F2D">
        <w:rPr>
          <w:rFonts w:ascii="Times New Roman" w:eastAsia="바탕체" w:hint="eastAsia"/>
          <w:color w:val="000000"/>
          <w:sz w:val="24"/>
        </w:rPr>
        <w:t>순위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우선수익자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및</w:t>
      </w:r>
      <w:r w:rsidRPr="00404F2D">
        <w:rPr>
          <w:rFonts w:ascii="Times New Roman" w:eastAsia="바탕체" w:hint="eastAsia"/>
          <w:color w:val="000000"/>
          <w:sz w:val="24"/>
        </w:rPr>
        <w:t xml:space="preserve"> 3</w:t>
      </w:r>
      <w:r w:rsidRPr="00404F2D">
        <w:rPr>
          <w:rFonts w:ascii="Times New Roman" w:eastAsia="바탕체" w:hint="eastAsia"/>
          <w:color w:val="000000"/>
          <w:sz w:val="24"/>
        </w:rPr>
        <w:t>순위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우선수익자를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총칭하여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“대주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우선수익자들”이라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하며</w:t>
      </w:r>
      <w:r w:rsidRPr="00404F2D">
        <w:rPr>
          <w:rFonts w:ascii="Times New Roman" w:eastAsia="바탕체" w:hint="eastAsia"/>
          <w:color w:val="000000"/>
          <w:sz w:val="24"/>
        </w:rPr>
        <w:t>, 1</w:t>
      </w:r>
      <w:r w:rsidRPr="00404F2D">
        <w:rPr>
          <w:rFonts w:ascii="Times New Roman" w:eastAsia="바탕체" w:hint="eastAsia"/>
          <w:color w:val="000000"/>
          <w:sz w:val="24"/>
        </w:rPr>
        <w:t>순위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우선수익자</w:t>
      </w:r>
      <w:r w:rsidRPr="00404F2D">
        <w:rPr>
          <w:rFonts w:ascii="Times New Roman" w:eastAsia="바탕체" w:hint="eastAsia"/>
          <w:color w:val="000000"/>
          <w:sz w:val="24"/>
        </w:rPr>
        <w:t>, 2</w:t>
      </w:r>
      <w:r w:rsidRPr="00404F2D">
        <w:rPr>
          <w:rFonts w:ascii="Times New Roman" w:eastAsia="바탕체" w:hint="eastAsia"/>
          <w:color w:val="000000"/>
          <w:sz w:val="24"/>
        </w:rPr>
        <w:t>순위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우선수익자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및</w:t>
      </w:r>
      <w:r w:rsidRPr="00404F2D">
        <w:rPr>
          <w:rFonts w:ascii="Times New Roman" w:eastAsia="바탕체" w:hint="eastAsia"/>
          <w:color w:val="000000"/>
          <w:sz w:val="24"/>
        </w:rPr>
        <w:t xml:space="preserve"> 3</w:t>
      </w:r>
      <w:r w:rsidRPr="00404F2D">
        <w:rPr>
          <w:rFonts w:ascii="Times New Roman" w:eastAsia="바탕체" w:hint="eastAsia"/>
          <w:color w:val="000000"/>
          <w:sz w:val="24"/>
        </w:rPr>
        <w:t>순위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우선수익자를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개별적으로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“우선수익자”</w:t>
      </w:r>
      <w:r w:rsidRPr="00404F2D">
        <w:rPr>
          <w:rFonts w:ascii="Times New Roman" w:eastAsia="바탕체" w:hint="eastAsia"/>
          <w:color w:val="000000"/>
          <w:sz w:val="24"/>
        </w:rPr>
        <w:t xml:space="preserve">, </w:t>
      </w:r>
      <w:r w:rsidRPr="00404F2D">
        <w:rPr>
          <w:rFonts w:ascii="Times New Roman" w:eastAsia="바탕체" w:hint="eastAsia"/>
          <w:color w:val="000000"/>
          <w:sz w:val="24"/>
        </w:rPr>
        <w:t>총칭하여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“우선수익자들”이라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함</w:t>
      </w:r>
      <w:r w:rsidRPr="00404F2D">
        <w:rPr>
          <w:rFonts w:ascii="Times New Roman" w:eastAsia="바탕체" w:hint="eastAsia"/>
          <w:color w:val="000000"/>
          <w:sz w:val="24"/>
        </w:rPr>
        <w:t>)</w:t>
      </w:r>
      <w:r w:rsidRPr="00404F2D">
        <w:rPr>
          <w:rFonts w:ascii="Times New Roman" w:eastAsia="바탕체"/>
          <w:color w:val="000000"/>
          <w:sz w:val="24"/>
        </w:rPr>
        <w:t>은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202</w:t>
      </w:r>
      <w:r w:rsidRPr="00404F2D">
        <w:rPr>
          <w:rFonts w:ascii="Times New Roman" w:hint="eastAsia"/>
          <w:color w:val="000000"/>
          <w:sz w:val="24"/>
        </w:rPr>
        <w:t>6</w:t>
      </w:r>
      <w:r w:rsidRPr="00404F2D">
        <w:rPr>
          <w:rFonts w:ascii="Times New Roman"/>
          <w:color w:val="000000"/>
          <w:sz w:val="24"/>
        </w:rPr>
        <w:t>년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 w:hint="eastAsia"/>
          <w:color w:val="000000"/>
          <w:sz w:val="24"/>
        </w:rPr>
        <w:t>[*]</w:t>
      </w:r>
      <w:r w:rsidRPr="00404F2D">
        <w:rPr>
          <w:rFonts w:ascii="Times New Roman"/>
          <w:color w:val="000000"/>
          <w:sz w:val="24"/>
        </w:rPr>
        <w:t>월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 w:hint="eastAsia"/>
          <w:color w:val="000000"/>
          <w:sz w:val="24"/>
        </w:rPr>
        <w:t>[*]</w:t>
      </w:r>
      <w:r w:rsidRPr="00404F2D">
        <w:rPr>
          <w:rFonts w:ascii="Times New Roman"/>
          <w:color w:val="000000"/>
          <w:sz w:val="24"/>
        </w:rPr>
        <w:t>일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체결한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부동산담보신탁계약서</w:t>
      </w:r>
      <w:r w:rsidRPr="00404F2D">
        <w:rPr>
          <w:rFonts w:ascii="Times New Roman"/>
          <w:color w:val="000000"/>
          <w:sz w:val="24"/>
        </w:rPr>
        <w:t>(</w:t>
      </w:r>
      <w:r w:rsidRPr="00404F2D">
        <w:rPr>
          <w:rFonts w:ascii="Times New Roman"/>
          <w:color w:val="000000"/>
          <w:sz w:val="24"/>
        </w:rPr>
        <w:t>이하</w:t>
      </w:r>
      <w:r w:rsidRPr="00404F2D">
        <w:rPr>
          <w:rFonts w:ascii="Times New Roman"/>
          <w:color w:val="000000"/>
          <w:sz w:val="24"/>
        </w:rPr>
        <w:t xml:space="preserve"> “</w:t>
      </w:r>
      <w:r w:rsidRPr="00404F2D">
        <w:rPr>
          <w:rFonts w:ascii="Times New Roman"/>
          <w:color w:val="000000"/>
          <w:sz w:val="24"/>
        </w:rPr>
        <w:t>신탁계약서</w:t>
      </w:r>
      <w:r w:rsidRPr="00404F2D">
        <w:rPr>
          <w:rFonts w:ascii="Times New Roman"/>
          <w:color w:val="000000"/>
          <w:sz w:val="24"/>
        </w:rPr>
        <w:t>”</w:t>
      </w:r>
      <w:r w:rsidRPr="00404F2D">
        <w:rPr>
          <w:rFonts w:ascii="Times New Roman"/>
          <w:color w:val="000000"/>
          <w:sz w:val="24"/>
        </w:rPr>
        <w:t>라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함</w:t>
      </w:r>
      <w:r w:rsidRPr="00404F2D">
        <w:rPr>
          <w:rFonts w:ascii="Times New Roman"/>
          <w:color w:val="000000"/>
          <w:sz w:val="24"/>
        </w:rPr>
        <w:t>)</w:t>
      </w:r>
      <w:r w:rsidRPr="00404F2D">
        <w:rPr>
          <w:rFonts w:ascii="Times New Roman"/>
          <w:color w:val="000000"/>
          <w:sz w:val="24"/>
        </w:rPr>
        <w:t>에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추가하여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다음과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같이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약정한다</w:t>
      </w:r>
      <w:r w:rsidRPr="00404F2D">
        <w:rPr>
          <w:rFonts w:ascii="Times New Roman"/>
          <w:color w:val="000000"/>
          <w:sz w:val="24"/>
        </w:rPr>
        <w:t>(</w:t>
      </w:r>
      <w:r w:rsidRPr="00404F2D">
        <w:rPr>
          <w:rFonts w:ascii="Times New Roman"/>
          <w:color w:val="000000"/>
          <w:sz w:val="24"/>
        </w:rPr>
        <w:t>이하</w:t>
      </w:r>
      <w:r w:rsidRPr="00404F2D">
        <w:rPr>
          <w:rFonts w:ascii="Times New Roman"/>
          <w:color w:val="000000"/>
          <w:sz w:val="24"/>
        </w:rPr>
        <w:t xml:space="preserve"> “</w:t>
      </w:r>
      <w:r w:rsidRPr="00404F2D">
        <w:rPr>
          <w:rFonts w:ascii="Times New Roman"/>
          <w:color w:val="000000"/>
          <w:sz w:val="24"/>
        </w:rPr>
        <w:t>본</w:t>
      </w:r>
      <w:r w:rsidRPr="00404F2D">
        <w:rPr>
          <w:rFonts w:ascii="Times New Roman" w:hint="eastAsia"/>
          <w:color w:val="000000"/>
          <w:sz w:val="24"/>
        </w:rPr>
        <w:t xml:space="preserve"> </w:t>
      </w:r>
      <w:r w:rsidRPr="00404F2D">
        <w:rPr>
          <w:rFonts w:ascii="Times New Roman" w:hint="eastAsia"/>
          <w:color w:val="000000"/>
          <w:sz w:val="24"/>
        </w:rPr>
        <w:t>특약</w:t>
      </w:r>
      <w:r w:rsidRPr="00404F2D">
        <w:rPr>
          <w:rFonts w:ascii="Times New Roman"/>
          <w:color w:val="000000"/>
          <w:sz w:val="24"/>
        </w:rPr>
        <w:t>”</w:t>
      </w:r>
      <w:r w:rsidRPr="00404F2D">
        <w:rPr>
          <w:rFonts w:ascii="Times New Roman"/>
          <w:color w:val="000000"/>
          <w:sz w:val="24"/>
        </w:rPr>
        <w:t>이라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하고</w:t>
      </w:r>
      <w:r w:rsidRPr="00404F2D">
        <w:rPr>
          <w:rFonts w:ascii="Times New Roman"/>
          <w:color w:val="000000"/>
          <w:sz w:val="24"/>
        </w:rPr>
        <w:t xml:space="preserve">, </w:t>
      </w:r>
      <w:r w:rsidRPr="00404F2D">
        <w:rPr>
          <w:rFonts w:ascii="Times New Roman"/>
          <w:color w:val="000000"/>
          <w:sz w:val="24"/>
        </w:rPr>
        <w:t>신탁계약서와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본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특약을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총칭하여</w:t>
      </w:r>
      <w:r w:rsidRPr="00404F2D">
        <w:rPr>
          <w:rFonts w:ascii="Times New Roman" w:eastAsia="바탕체"/>
          <w:color w:val="000000"/>
          <w:sz w:val="24"/>
        </w:rPr>
        <w:t xml:space="preserve"> “</w:t>
      </w:r>
      <w:r w:rsidRPr="00404F2D">
        <w:rPr>
          <w:rFonts w:ascii="Times New Roman" w:eastAsia="바탕체"/>
          <w:color w:val="000000"/>
          <w:sz w:val="24"/>
        </w:rPr>
        <w:t>본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신탁계약</w:t>
      </w:r>
      <w:r w:rsidRPr="00404F2D">
        <w:rPr>
          <w:rFonts w:ascii="Times New Roman" w:eastAsia="바탕체"/>
          <w:color w:val="000000"/>
          <w:sz w:val="24"/>
        </w:rPr>
        <w:t>”</w:t>
      </w:r>
      <w:r w:rsidRPr="00404F2D">
        <w:rPr>
          <w:rFonts w:ascii="Times New Roman" w:eastAsia="바탕체"/>
          <w:color w:val="000000"/>
          <w:sz w:val="24"/>
        </w:rPr>
        <w:t>이라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함</w:t>
      </w:r>
      <w:r w:rsidRPr="00404F2D">
        <w:rPr>
          <w:rFonts w:ascii="Times New Roman" w:eastAsia="바탕체"/>
          <w:color w:val="000000"/>
          <w:sz w:val="24"/>
        </w:rPr>
        <w:t>).</w:t>
      </w:r>
    </w:p>
    <w:p w14:paraId="5927AFD6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629178F6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조【특약의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목적】</w:t>
      </w:r>
    </w:p>
    <w:p w14:paraId="01DA5581" w14:textId="77777777" w:rsidR="00930A79" w:rsidRPr="00404F2D" w:rsidRDefault="00930A79" w:rsidP="006A29C3"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32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구체화하고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권리의무관계를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명확히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필요한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사항을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정함을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목적으로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300EEB10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475C9D4E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bookmarkStart w:id="4" w:name="[문서의_처음]"/>
      <w:bookmarkEnd w:id="4"/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2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조【신탁가액】</w:t>
      </w:r>
    </w:p>
    <w:p w14:paraId="470B97AC" w14:textId="77777777" w:rsidR="00930A79" w:rsidRPr="00404F2D" w:rsidRDefault="00930A79" w:rsidP="006A29C3"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한국회계기준원의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기업회계기준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105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개정공표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(’10.12.30)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신탁재산의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신탁가액은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인수시점에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장부금액으로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장부금액을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다음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호의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순서에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신탁가액을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인식한다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22C66F43" w14:textId="77777777" w:rsidR="00930A79" w:rsidRPr="00404F2D" w:rsidRDefault="00930A79">
      <w:pPr>
        <w:pStyle w:val="TKNormal"/>
        <w:numPr>
          <w:ilvl w:val="0"/>
          <w:numId w:val="4"/>
        </w:numPr>
        <w:spacing w:line="200" w:lineRule="exact"/>
        <w:rPr>
          <w:rFonts w:ascii="바탕체" w:eastAsia="바탕체" w:hAnsi="바탕체"/>
          <w:color w:val="000000"/>
          <w:kern w:val="0"/>
          <w:sz w:val="24"/>
        </w:rPr>
      </w:pP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위탁자의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취득원가</w:t>
      </w:r>
    </w:p>
    <w:p w14:paraId="31A725A6" w14:textId="77777777" w:rsidR="00930A79" w:rsidRPr="00404F2D" w:rsidRDefault="00930A79">
      <w:pPr>
        <w:pStyle w:val="TKNormal"/>
        <w:numPr>
          <w:ilvl w:val="0"/>
          <w:numId w:val="4"/>
        </w:numPr>
        <w:spacing w:line="200" w:lineRule="exact"/>
        <w:rPr>
          <w:rFonts w:ascii="바탕체" w:eastAsia="바탕체" w:hAnsi="바탕체"/>
          <w:color w:val="000000"/>
          <w:kern w:val="0"/>
          <w:sz w:val="24"/>
        </w:rPr>
      </w:pP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부동산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가격공시에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관한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법률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제</w:t>
      </w:r>
      <w:r w:rsidRPr="00404F2D">
        <w:rPr>
          <w:rFonts w:ascii="Times New Roman" w:eastAsia="바탕체"/>
          <w:color w:val="000000"/>
          <w:kern w:val="0"/>
          <w:sz w:val="24"/>
        </w:rPr>
        <w:t>10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조에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따른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개별공시지가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(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건물의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경우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지방세법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제</w:t>
      </w:r>
      <w:r w:rsidRPr="00404F2D">
        <w:rPr>
          <w:rFonts w:ascii="Times New Roman" w:eastAsia="바탕체"/>
          <w:color w:val="000000"/>
          <w:kern w:val="0"/>
          <w:sz w:val="24"/>
        </w:rPr>
        <w:t>110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조에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따른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시가표준액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)</w:t>
      </w:r>
    </w:p>
    <w:p w14:paraId="745C0FA4" w14:textId="77777777" w:rsidR="00930A79" w:rsidRPr="00404F2D" w:rsidRDefault="00930A79">
      <w:pPr>
        <w:pStyle w:val="TKNormal"/>
        <w:numPr>
          <w:ilvl w:val="0"/>
          <w:numId w:val="4"/>
        </w:numPr>
        <w:spacing w:line="200" w:lineRule="exact"/>
        <w:rPr>
          <w:rFonts w:ascii="바탕체" w:eastAsia="바탕체" w:hAnsi="바탕체"/>
          <w:color w:val="000000"/>
          <w:kern w:val="0"/>
          <w:sz w:val="24"/>
        </w:rPr>
      </w:pP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인수시점의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공정가치</w:t>
      </w:r>
    </w:p>
    <w:p w14:paraId="0AD10B94" w14:textId="77777777" w:rsidR="00930A79" w:rsidRPr="00404F2D" w:rsidRDefault="00930A79" w:rsidP="006A29C3">
      <w:pPr>
        <w:pStyle w:val="TKNormal"/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</w:p>
    <w:p w14:paraId="10B5F021" w14:textId="77777777" w:rsidR="00930A79" w:rsidRPr="00404F2D" w:rsidRDefault="00930A79" w:rsidP="006A29C3">
      <w:pPr>
        <w:pStyle w:val="TKNormal"/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 w:hint="eastAsia"/>
          <w:b/>
          <w:color w:val="000000"/>
          <w:kern w:val="0"/>
          <w:sz w:val="24"/>
          <w:shd w:val="clear" w:color="auto" w:fill="FFFFFF"/>
        </w:rPr>
        <w:t>조【수익권의</w:t>
      </w:r>
      <w:r w:rsidRPr="00404F2D">
        <w:rPr>
          <w:rFonts w:ascii="Times New Roman" w:hint="eastAsia"/>
          <w:b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/>
          <w:color w:val="000000"/>
          <w:kern w:val="0"/>
          <w:sz w:val="24"/>
          <w:shd w:val="clear" w:color="auto" w:fill="FFFFFF"/>
        </w:rPr>
        <w:t>종류】</w:t>
      </w:r>
    </w:p>
    <w:p w14:paraId="2EC9E0C8" w14:textId="77777777" w:rsidR="00930A79" w:rsidRPr="00404F2D" w:rsidRDefault="00930A79">
      <w:pPr>
        <w:pStyle w:val="TKNormal"/>
        <w:numPr>
          <w:ilvl w:val="0"/>
          <w:numId w:val="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의한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수익권은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수익권으로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구분한다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11C11461" w14:textId="77777777" w:rsidR="00930A79" w:rsidRPr="00404F2D" w:rsidRDefault="00930A79">
      <w:pPr>
        <w:pStyle w:val="TKNormal"/>
        <w:numPr>
          <w:ilvl w:val="0"/>
          <w:numId w:val="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우선수익권의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지급시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회수액의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범위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내에서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『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별지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4.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여신거래의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내용』에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기재된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여신거래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대출약정서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우선수익자들에게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변제하여야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대출원리금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모든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채무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중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변제되지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금액을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지급받을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권리로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우선수익권증서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발행금액을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한도로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다만</w:t>
      </w:r>
      <w:r w:rsidRPr="00404F2D">
        <w:rPr>
          <w:rFonts w:ascii="Times New Roman" w:hint="eastAsia"/>
          <w:bCs/>
          <w:color w:val="000000"/>
          <w:kern w:val="0"/>
          <w:sz w:val="24"/>
        </w:rPr>
        <w:t>,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우선수익권의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내용은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우선수익자에게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반환하여야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2024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2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5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일자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임대차계약</w:t>
      </w:r>
      <w:r w:rsidRPr="00404F2D">
        <w:rPr>
          <w:rFonts w:ascii="Times New Roman" w:hint="eastAsia"/>
          <w:bCs/>
          <w:color w:val="000000"/>
          <w:kern w:val="0"/>
          <w:sz w:val="24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변경계약을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포함함</w:t>
      </w:r>
      <w:r w:rsidRPr="00404F2D">
        <w:rPr>
          <w:rFonts w:ascii="Times New Roman" w:hint="eastAsia"/>
          <w:bCs/>
          <w:color w:val="000000"/>
          <w:kern w:val="0"/>
          <w:sz w:val="24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상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임대차보증금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중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반환되지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아니한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금액을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>2,132,586,000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한도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내에서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지급받을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권리로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>.</w:t>
      </w:r>
    </w:p>
    <w:p w14:paraId="373777CC" w14:textId="77777777" w:rsidR="00930A79" w:rsidRPr="00404F2D" w:rsidRDefault="00930A79">
      <w:pPr>
        <w:pStyle w:val="TKNormal"/>
        <w:numPr>
          <w:ilvl w:val="0"/>
          <w:numId w:val="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『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별지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 xml:space="preserve"> 2.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신탁계약의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내용』에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기재된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신탁원본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신탁이익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수익자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이하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수익자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”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라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수익권의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지급시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회수액의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범위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내에서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지급이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완료된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남은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금액을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지급받을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권리로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65FBAD8A" w14:textId="77777777" w:rsidR="00930A79" w:rsidRPr="00404F2D" w:rsidRDefault="00930A79">
      <w:pPr>
        <w:pStyle w:val="TKNormal"/>
        <w:numPr>
          <w:ilvl w:val="0"/>
          <w:numId w:val="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수익권에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이익의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보전이나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원금의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보전을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033D7E93" w14:textId="77777777" w:rsidR="00930A79" w:rsidRPr="00404F2D" w:rsidRDefault="00930A79" w:rsidP="006A29C3">
      <w:pPr>
        <w:pStyle w:val="TKNormal"/>
        <w:spacing w:line="200" w:lineRule="exact"/>
        <w:rPr>
          <w:rFonts w:ascii="Times New Roman" w:eastAsia="바탕체"/>
          <w:bCs/>
          <w:kern w:val="0"/>
          <w:sz w:val="24"/>
        </w:rPr>
      </w:pPr>
    </w:p>
    <w:p w14:paraId="692D6F0B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4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조【수익권증서】</w:t>
      </w:r>
    </w:p>
    <w:p w14:paraId="0F09E832" w14:textId="77777777" w:rsidR="00930A79" w:rsidRPr="00404F2D" w:rsidRDefault="00930A79">
      <w:pPr>
        <w:pStyle w:val="TKNormal"/>
        <w:numPr>
          <w:ilvl w:val="0"/>
          <w:numId w:val="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7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제②항에도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『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별지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4.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여신거래의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내용』의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여신금액에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담보한도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설정비율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대출약정서상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대출약정금의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120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%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의미함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적용한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금액을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우선수익한도금액으로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lastRenderedPageBreak/>
        <w:t>우선수익자들에게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수익권증서를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발행하여야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다만</w:t>
      </w:r>
      <w:r w:rsidRPr="00404F2D">
        <w:rPr>
          <w:rFonts w:ascii="Times New Roman" w:hint="eastAsia"/>
          <w:bCs/>
          <w:color w:val="000000"/>
          <w:kern w:val="0"/>
          <w:sz w:val="24"/>
        </w:rPr>
        <w:t>,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우선수익한도금액은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>2,132,586,000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원으로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>.</w:t>
      </w:r>
    </w:p>
    <w:p w14:paraId="0A1D7F90" w14:textId="77777777" w:rsidR="00930A79" w:rsidRPr="00404F2D" w:rsidRDefault="00930A79">
      <w:pPr>
        <w:pStyle w:val="TKNormal"/>
        <w:numPr>
          <w:ilvl w:val="0"/>
          <w:numId w:val="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발행되는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수익권증서는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수익권의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증거로서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발행되며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어떠한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경우에도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유통을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전제로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하는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증권의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형태로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발행될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없다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.</w:t>
      </w:r>
    </w:p>
    <w:p w14:paraId="28B37009" w14:textId="77777777" w:rsidR="00930A79" w:rsidRPr="00404F2D" w:rsidRDefault="00930A79">
      <w:pPr>
        <w:pStyle w:val="TKNormal"/>
        <w:numPr>
          <w:ilvl w:val="0"/>
          <w:numId w:val="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서면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동의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없이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수익권을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자에게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양도하거나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담보로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제공할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없다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</w:p>
    <w:p w14:paraId="06DDD001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06817BD3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5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조【수익자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및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우선수익자에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관한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사항】</w:t>
      </w:r>
    </w:p>
    <w:p w14:paraId="30780FBE" w14:textId="77777777" w:rsidR="00930A7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우선수익자의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추가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지정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변경으로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인하여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어느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우선수익자의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수익권증서상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우선수익한도금액이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변경될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우려가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있는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해당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color w:val="000000"/>
          <w:kern w:val="0"/>
          <w:sz w:val="24"/>
        </w:rPr>
        <w:t>선순위</w:t>
      </w:r>
      <w:r w:rsidRPr="00404F2D">
        <w:rPr>
          <w:rFonts w:ascii="Times New Roman" w:hint="eastAsia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우선수익자가</w:t>
      </w:r>
      <w:r w:rsidRPr="00404F2D">
        <w:rPr>
          <w:rFonts w:ascii="Times New Roman" w:hint="eastAsia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추가</w:t>
      </w:r>
      <w:r w:rsidRPr="00404F2D">
        <w:rPr>
          <w:rFonts w:ascii="Times New Roman" w:hint="eastAsia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지정</w:t>
      </w:r>
      <w:r w:rsidRPr="00404F2D">
        <w:rPr>
          <w:rFonts w:ascii="Times New Roman" w:hint="eastAsia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또는</w:t>
      </w:r>
      <w:r w:rsidRPr="00404F2D">
        <w:rPr>
          <w:rFonts w:ascii="Times New Roman" w:hint="eastAsia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변경되는</w:t>
      </w:r>
      <w:r w:rsidRPr="00404F2D">
        <w:rPr>
          <w:rFonts w:ascii="Times New Roman" w:hint="eastAsia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경우의</w:t>
      </w:r>
      <w:r w:rsidRPr="00404F2D">
        <w:rPr>
          <w:rFonts w:ascii="Times New Roman" w:hint="eastAsia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후순위</w:t>
      </w:r>
      <w:r w:rsidRPr="00404F2D">
        <w:rPr>
          <w:rFonts w:ascii="Times New Roman" w:hint="eastAsia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우선수익자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포함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사전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서면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동의를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받아야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이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서면요청에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추가로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지정되거나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변경된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우선수익한도금액이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변경된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기존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우선수익자에게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수익권증서를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새롭게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발행하여야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신탁원부의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변경을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필요한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절차에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협력하기로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.</w:t>
      </w:r>
    </w:p>
    <w:p w14:paraId="0900A772" w14:textId="77777777" w:rsidR="00930A7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hAnsi="바탕" w:hint="eastAsia"/>
          <w:i/>
          <w:color w:val="000000"/>
          <w:sz w:val="24"/>
        </w:rPr>
        <w:t xml:space="preserve"> </w:t>
      </w:r>
      <w:r w:rsidRPr="00404F2D">
        <w:rPr>
          <w:rFonts w:hAnsi="바탕" w:hint="eastAsia"/>
          <w:color w:val="000000"/>
          <w:sz w:val="24"/>
        </w:rPr>
        <w:t>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12</w:t>
      </w:r>
      <w:r w:rsidRPr="00404F2D">
        <w:rPr>
          <w:rFonts w:ascii="Times New Roman"/>
          <w:color w:val="000000"/>
          <w:sz w:val="24"/>
        </w:rPr>
        <w:t>조</w:t>
      </w:r>
      <w:r w:rsidRPr="00404F2D">
        <w:rPr>
          <w:rFonts w:hAnsi="바탕" w:hint="eastAsia"/>
          <w:color w:val="000000"/>
          <w:sz w:val="24"/>
        </w:rPr>
        <w:t xml:space="preserve"> </w:t>
      </w:r>
      <w:r w:rsidRPr="00404F2D">
        <w:rPr>
          <w:rFonts w:hAnsi="바탕" w:hint="eastAsia"/>
          <w:color w:val="000000"/>
          <w:sz w:val="24"/>
        </w:rPr>
        <w:t>제</w:t>
      </w:r>
      <w:r w:rsidRPr="00404F2D">
        <w:rPr>
          <w:rFonts w:hAnsi="바탕"/>
          <w:color w:val="000000"/>
          <w:sz w:val="24"/>
        </w:rPr>
        <w:t>①</w:t>
      </w:r>
      <w:r w:rsidRPr="00404F2D">
        <w:rPr>
          <w:rFonts w:hAnsi="바탕" w:hint="eastAsia"/>
          <w:sz w:val="24"/>
        </w:rPr>
        <w:t>항</w:t>
      </w:r>
      <w:r w:rsidRPr="00404F2D">
        <w:rPr>
          <w:rFonts w:ascii="Times New Roman" w:hint="eastAsia"/>
          <w:bCs/>
          <w:sz w:val="24"/>
        </w:rPr>
        <w:t xml:space="preserve"> </w:t>
      </w:r>
      <w:r w:rsidRPr="00404F2D">
        <w:rPr>
          <w:rFonts w:ascii="Times New Roman" w:hint="eastAsia"/>
          <w:bCs/>
          <w:sz w:val="24"/>
        </w:rPr>
        <w:t>각</w:t>
      </w:r>
      <w:r w:rsidRPr="00404F2D">
        <w:rPr>
          <w:rFonts w:ascii="Times New Roman" w:hint="eastAsia"/>
          <w:bCs/>
          <w:sz w:val="24"/>
        </w:rPr>
        <w:t xml:space="preserve"> </w:t>
      </w:r>
      <w:r w:rsidRPr="00404F2D">
        <w:rPr>
          <w:rFonts w:ascii="Times New Roman" w:hint="eastAsia"/>
          <w:bCs/>
          <w:sz w:val="24"/>
        </w:rPr>
        <w:t>호의</w:t>
      </w:r>
      <w:r w:rsidRPr="00404F2D">
        <w:rPr>
          <w:rFonts w:ascii="Times New Roman" w:hint="eastAsia"/>
          <w:bCs/>
          <w:sz w:val="24"/>
        </w:rPr>
        <w:t xml:space="preserve"> </w:t>
      </w:r>
      <w:r w:rsidRPr="00404F2D">
        <w:rPr>
          <w:rFonts w:ascii="Times New Roman"/>
          <w:kern w:val="0"/>
          <w:sz w:val="24"/>
          <w:shd w:val="clear" w:color="auto" w:fill="FFFFFF"/>
        </w:rPr>
        <w:t>사유가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발생하는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경우에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한하여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</w:rPr>
        <w:t>대주</w:t>
      </w:r>
      <w:r w:rsidRPr="00404F2D">
        <w:rPr>
          <w:rFonts w:ascii="Times New Roman"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우선수익자들은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대출약정서에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신탁계약서『별지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1.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목록』에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기재된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이라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처분을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요청할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처분요청권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이라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).</w:t>
      </w:r>
    </w:p>
    <w:p w14:paraId="79247576" w14:textId="77777777" w:rsidR="00930A7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12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①항에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처분사유로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인하여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함에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처분대금을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우선수익자들에게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정산하는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</w:rPr>
        <w:t>1</w:t>
      </w:r>
      <w:r w:rsidRPr="00404F2D">
        <w:rPr>
          <w:rFonts w:ascii="Times New Roman"/>
          <w:bCs/>
          <w:color w:val="000000"/>
          <w:kern w:val="0"/>
          <w:sz w:val="24"/>
        </w:rPr>
        <w:t>순위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우선수익자</w:t>
      </w:r>
      <w:r w:rsidRPr="00404F2D">
        <w:rPr>
          <w:rFonts w:ascii="Times New Roman"/>
          <w:bCs/>
          <w:color w:val="000000"/>
          <w:kern w:val="0"/>
          <w:sz w:val="24"/>
        </w:rPr>
        <w:t>, 2</w:t>
      </w:r>
      <w:r w:rsidRPr="00404F2D">
        <w:rPr>
          <w:rFonts w:ascii="Times New Roman"/>
          <w:bCs/>
          <w:color w:val="000000"/>
          <w:kern w:val="0"/>
          <w:sz w:val="24"/>
        </w:rPr>
        <w:t>순위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우선수익자</w:t>
      </w:r>
      <w:r w:rsidRPr="00404F2D">
        <w:rPr>
          <w:rFonts w:ascii="Times New Roman"/>
          <w:bCs/>
          <w:color w:val="000000"/>
          <w:kern w:val="0"/>
          <w:sz w:val="24"/>
        </w:rPr>
        <w:t>, 3</w:t>
      </w:r>
      <w:r w:rsidRPr="00404F2D">
        <w:rPr>
          <w:rFonts w:ascii="Times New Roman"/>
          <w:bCs/>
          <w:color w:val="000000"/>
          <w:kern w:val="0"/>
          <w:sz w:val="24"/>
        </w:rPr>
        <w:t>순위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우선수익자의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순서로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순차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배분하되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</w:rPr>
        <w:t>같은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순위의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우선수익자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사이에서는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정산시점의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『별지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4.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여신거래의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내용』에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기재된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대출원금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잔액을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기준으로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안분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배분하기로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06BB20CA" w14:textId="77777777" w:rsidR="00930A7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hint="eastAsia"/>
          <w:bCs/>
          <w:color w:val="000000"/>
          <w:kern w:val="0"/>
          <w:sz w:val="24"/>
          <w:shd w:val="clear" w:color="auto" w:fill="FFFFFF"/>
        </w:rPr>
        <w:t>②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처분요청권을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포함하여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결정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결의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판단이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필요한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신탁계약에서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달리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명시되지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않는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대출약정서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제</w:t>
      </w:r>
      <w:r w:rsidRPr="00404F2D">
        <w:rPr>
          <w:rFonts w:ascii="Times New Roman" w:hint="eastAsia"/>
          <w:color w:val="000000"/>
          <w:kern w:val="0"/>
          <w:sz w:val="24"/>
        </w:rPr>
        <w:t>13</w:t>
      </w:r>
      <w:r w:rsidRPr="00404F2D">
        <w:rPr>
          <w:rFonts w:ascii="Times New Roman" w:hint="eastAsia"/>
          <w:color w:val="000000"/>
          <w:kern w:val="0"/>
          <w:sz w:val="24"/>
        </w:rPr>
        <w:t>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구성된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대주단회의를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통해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정하기로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53E58EAB" w14:textId="77777777" w:rsidR="00DE42D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</w:rPr>
        <w:t>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신탁계약에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처분대금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등의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정산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제③항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12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>3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우선하여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지급받을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권리만을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가지며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특약상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우선수익자들의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처분요청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처분방법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등의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협의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동의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결의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의사결정</w:t>
      </w:r>
      <w:r w:rsidRPr="00404F2D">
        <w:rPr>
          <w:rFonts w:ascii="Times New Roman" w:hint="eastAsia"/>
          <w:bCs/>
          <w:color w:val="000000"/>
          <w:kern w:val="0"/>
          <w:sz w:val="24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12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12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2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13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포함하되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한하지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아니함</w:t>
      </w:r>
      <w:r w:rsidRPr="00404F2D">
        <w:rPr>
          <w:rFonts w:ascii="Times New Roman" w:hint="eastAsia"/>
          <w:bCs/>
          <w:color w:val="000000"/>
          <w:kern w:val="0"/>
          <w:sz w:val="24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참여하지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아니한다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다만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11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제①항에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해지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우선수익한도금액을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감액하는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변경은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사전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서면동의를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받아야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>.</w:t>
      </w:r>
    </w:p>
    <w:p w14:paraId="289F132F" w14:textId="77777777" w:rsidR="00DE42D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7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제④항에도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대출약정서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11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18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항에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리파이낸싱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대출약정서에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대출채권의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양도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등으로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2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3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변경하는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신탁계약을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해지하지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아니하고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해당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변경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지정할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있으며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lastRenderedPageBreak/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요청에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변경된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우선수익자에게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수익권증서를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발행하여야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동의는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요하지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아니한다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>.</w:t>
      </w:r>
    </w:p>
    <w:p w14:paraId="79AFBC7A" w14:textId="77777777" w:rsidR="00930A79" w:rsidRPr="00404F2D" w:rsidRDefault="00930A79" w:rsidP="006A29C3">
      <w:pPr>
        <w:pStyle w:val="TKNormal"/>
        <w:spacing w:line="200" w:lineRule="exact"/>
        <w:rPr>
          <w:rFonts w:ascii="Times New Roman" w:eastAsia="바탕체"/>
          <w:bCs/>
          <w:kern w:val="0"/>
          <w:sz w:val="24"/>
        </w:rPr>
      </w:pPr>
    </w:p>
    <w:p w14:paraId="65DE7C52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6</w:t>
      </w:r>
      <w:r w:rsidRPr="00404F2D">
        <w:rPr>
          <w:rFonts w:ascii="바탕체" w:eastAsia="바탕체" w:hAnsi="바탕체"/>
          <w:b/>
          <w:color w:val="000000"/>
          <w:sz w:val="24"/>
        </w:rPr>
        <w:t>조</w:t>
      </w:r>
      <w:r w:rsidRPr="00404F2D">
        <w:rPr>
          <w:rFonts w:ascii="바탕체" w:eastAsia="바탕체" w:hAnsi="바탕체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【신탁부동산의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변경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등】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</w:p>
    <w:p w14:paraId="23543420" w14:textId="77777777" w:rsidR="00930A79" w:rsidRPr="00404F2D" w:rsidRDefault="00930A79">
      <w:pPr>
        <w:pStyle w:val="TKNormal"/>
        <w:numPr>
          <w:ilvl w:val="0"/>
          <w:numId w:val="2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신탁계약서에도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자산보관위탁계약에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라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수탁자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우선수익자들의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동의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사전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승낙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없이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다음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각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호의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1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해당하는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행위를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할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.</w:t>
      </w:r>
    </w:p>
    <w:p w14:paraId="70607D66" w14:textId="77777777" w:rsidR="00930A79" w:rsidRPr="00404F2D" w:rsidRDefault="00930A79">
      <w:pPr>
        <w:pStyle w:val="TKNormal"/>
        <w:numPr>
          <w:ilvl w:val="0"/>
          <w:numId w:val="5"/>
        </w:numPr>
        <w:spacing w:line="200" w:lineRule="exact"/>
        <w:rPr>
          <w:rFonts w:ascii="바탕체" w:eastAsia="바탕체" w:hAnsi="바탕체"/>
          <w:sz w:val="24"/>
        </w:rPr>
      </w:pPr>
      <w:r w:rsidRPr="00404F2D">
        <w:rPr>
          <w:rFonts w:ascii="바탕체" w:eastAsia="바탕체" w:hAnsi="바탕체" w:hint="eastAsia"/>
          <w:sz w:val="24"/>
        </w:rPr>
        <w:t>신탁부동산과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관련하여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건축허가</w:t>
      </w:r>
      <w:r w:rsidRPr="00404F2D">
        <w:rPr>
          <w:rFonts w:ascii="바탕체" w:eastAsia="바탕체" w:hAnsi="바탕체" w:hint="eastAsia"/>
          <w:sz w:val="24"/>
        </w:rPr>
        <w:t xml:space="preserve">, </w:t>
      </w:r>
      <w:r w:rsidRPr="00404F2D">
        <w:rPr>
          <w:rFonts w:ascii="바탕체" w:eastAsia="바탕체" w:hAnsi="바탕체" w:hint="eastAsia"/>
          <w:sz w:val="24"/>
        </w:rPr>
        <w:t>기타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인허가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등을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받고자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하는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경우</w:t>
      </w:r>
    </w:p>
    <w:p w14:paraId="40B7A0B9" w14:textId="77777777" w:rsidR="00930A79" w:rsidRPr="00404F2D" w:rsidRDefault="00930A79">
      <w:pPr>
        <w:pStyle w:val="TKNormal"/>
        <w:numPr>
          <w:ilvl w:val="0"/>
          <w:numId w:val="5"/>
        </w:numPr>
        <w:spacing w:line="200" w:lineRule="exact"/>
        <w:rPr>
          <w:rFonts w:ascii="바탕체" w:eastAsia="바탕체" w:hAnsi="바탕체"/>
          <w:sz w:val="24"/>
        </w:rPr>
      </w:pPr>
      <w:r w:rsidRPr="00404F2D">
        <w:rPr>
          <w:rFonts w:ascii="바탕체" w:eastAsia="바탕체" w:hAnsi="바탕체" w:hint="eastAsia"/>
          <w:sz w:val="24"/>
        </w:rPr>
        <w:t>위탁자와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수탁자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간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체결된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자산보관위탁계약에서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정한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업무를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처리하는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경우</w:t>
      </w:r>
    </w:p>
    <w:p w14:paraId="5F9DBDFC" w14:textId="77777777" w:rsidR="00930A79" w:rsidRPr="00404F2D" w:rsidRDefault="00930A79">
      <w:pPr>
        <w:pStyle w:val="TKNormal"/>
        <w:numPr>
          <w:ilvl w:val="0"/>
          <w:numId w:val="2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자산보관위탁계약에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권리나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권한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토지사용승낙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용도변경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신탁재산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인허가에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동의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조치를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취하는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포함하며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한정되지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행사하는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그러한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권리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권한의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행사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바탕으로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업무처리에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일체의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이의를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제기하지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않기로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418E5226" w14:textId="77777777" w:rsidR="00930A79" w:rsidRPr="00404F2D" w:rsidRDefault="00930A79">
      <w:pPr>
        <w:pStyle w:val="TKNormal"/>
        <w:numPr>
          <w:ilvl w:val="0"/>
          <w:numId w:val="23"/>
        </w:numPr>
        <w:spacing w:line="200" w:lineRule="exact"/>
        <w:rPr>
          <w:rFonts w:ascii="바탕체" w:eastAsia="바탕체" w:hAnsi="바탕체"/>
          <w:sz w:val="24"/>
        </w:rPr>
      </w:pPr>
      <w:r w:rsidRPr="00404F2D">
        <w:rPr>
          <w:rFonts w:ascii="Times New Roman" w:eastAsia="바탕체" w:hint="eastAsia"/>
          <w:sz w:val="24"/>
        </w:rPr>
        <w:t>위탁자는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본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특약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및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대출약정서에서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별도로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허용하고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있는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경우를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제외하고는</w:t>
      </w:r>
      <w:r w:rsidRPr="00404F2D">
        <w:rPr>
          <w:rFonts w:ascii="Times New Roman" w:eastAsia="바탕체" w:hint="eastAsia"/>
          <w:sz w:val="24"/>
        </w:rPr>
        <w:t>,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우선수익자들의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동의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또는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사전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승낙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없이는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신탁부동산에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대하여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저당권설정</w:t>
      </w:r>
      <w:r w:rsidRPr="00404F2D">
        <w:rPr>
          <w:rFonts w:ascii="바탕체" w:eastAsia="바탕체" w:hAnsi="바탕체" w:hint="eastAsia"/>
          <w:sz w:val="24"/>
        </w:rPr>
        <w:t xml:space="preserve">, </w:t>
      </w:r>
      <w:r w:rsidRPr="00404F2D">
        <w:rPr>
          <w:rFonts w:ascii="바탕체" w:eastAsia="바탕체" w:hAnsi="바탕체" w:hint="eastAsia"/>
          <w:sz w:val="24"/>
        </w:rPr>
        <w:t>전세권설정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등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소유권을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제한하는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행위나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신탁부동산의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훼손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등으로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인해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가치를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저감하는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행위를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할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수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없다</w:t>
      </w:r>
      <w:r w:rsidRPr="00404F2D">
        <w:rPr>
          <w:rFonts w:ascii="바탕체" w:eastAsia="바탕체" w:hAnsi="바탕체" w:hint="eastAsia"/>
          <w:sz w:val="24"/>
        </w:rPr>
        <w:t>.</w:t>
      </w:r>
    </w:p>
    <w:p w14:paraId="0BF26156" w14:textId="77777777" w:rsidR="00930A79" w:rsidRPr="00404F2D" w:rsidRDefault="00930A79" w:rsidP="006A29C3">
      <w:pPr>
        <w:pStyle w:val="TKNormal"/>
        <w:spacing w:line="200" w:lineRule="exact"/>
        <w:ind w:left="1160"/>
        <w:rPr>
          <w:rFonts w:ascii="Times New Roman"/>
          <w:b/>
          <w:color w:val="000000"/>
          <w:sz w:val="24"/>
        </w:rPr>
      </w:pPr>
    </w:p>
    <w:p w14:paraId="6C8CD870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i/>
          <w:color w:val="C00000"/>
          <w:sz w:val="24"/>
        </w:rPr>
      </w:pPr>
      <w:r w:rsidRPr="00404F2D">
        <w:rPr>
          <w:rFonts w:ascii="바탕체" w:hAnsi="바탕체" w:hint="eastAsia"/>
          <w:b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6</w:t>
      </w:r>
      <w:r w:rsidRPr="00404F2D">
        <w:rPr>
          <w:rFonts w:ascii="바탕체" w:eastAsia="바탕체" w:hAnsi="바탕체"/>
          <w:b/>
          <w:color w:val="000000"/>
          <w:sz w:val="24"/>
        </w:rPr>
        <w:t>조의</w:t>
      </w:r>
      <w:r w:rsidRPr="00404F2D">
        <w:rPr>
          <w:rFonts w:ascii="바탕체" w:eastAsia="바탕체" w:hAnsi="바탕체"/>
          <w:b/>
          <w:color w:val="000000"/>
          <w:sz w:val="24"/>
        </w:rPr>
        <w:t>2</w:t>
      </w:r>
      <w:r w:rsidRPr="00404F2D">
        <w:rPr>
          <w:rFonts w:ascii="Times New Roman" w:eastAsia="바탕체"/>
          <w:b/>
          <w:sz w:val="24"/>
        </w:rPr>
        <w:t xml:space="preserve"> </w:t>
      </w:r>
      <w:r w:rsidRPr="00404F2D">
        <w:rPr>
          <w:rFonts w:ascii="Times New Roman" w:eastAsia="바탕체"/>
          <w:b/>
          <w:sz w:val="24"/>
        </w:rPr>
        <w:t>【선순위</w:t>
      </w:r>
      <w:r w:rsidRPr="00404F2D">
        <w:rPr>
          <w:rFonts w:ascii="Times New Roman" w:eastAsia="바탕체"/>
          <w:b/>
          <w:sz w:val="24"/>
        </w:rPr>
        <w:t xml:space="preserve"> </w:t>
      </w:r>
      <w:r w:rsidRPr="00404F2D">
        <w:rPr>
          <w:rFonts w:ascii="Times New Roman" w:eastAsia="바탕체"/>
          <w:b/>
          <w:sz w:val="24"/>
        </w:rPr>
        <w:t>제한물권</w:t>
      </w:r>
      <w:r w:rsidRPr="00404F2D">
        <w:rPr>
          <w:rFonts w:ascii="Times New Roman" w:eastAsia="바탕체" w:hint="eastAsia"/>
          <w:b/>
          <w:sz w:val="24"/>
        </w:rPr>
        <w:t xml:space="preserve"> </w:t>
      </w:r>
      <w:r w:rsidRPr="00404F2D">
        <w:rPr>
          <w:rFonts w:ascii="Times New Roman" w:eastAsia="바탕체" w:hint="eastAsia"/>
          <w:b/>
          <w:sz w:val="24"/>
        </w:rPr>
        <w:t>등</w:t>
      </w:r>
      <w:r w:rsidRPr="00404F2D">
        <w:rPr>
          <w:rFonts w:ascii="Times New Roman" w:eastAsia="바탕체"/>
          <w:b/>
          <w:color w:val="000000"/>
          <w:sz w:val="24"/>
        </w:rPr>
        <w:t>】</w:t>
      </w:r>
    </w:p>
    <w:p w14:paraId="7258235E" w14:textId="77777777" w:rsidR="00930A79" w:rsidRPr="00404F2D" w:rsidRDefault="00930A79">
      <w:pPr>
        <w:pStyle w:val="TKNormal"/>
        <w:numPr>
          <w:ilvl w:val="0"/>
          <w:numId w:val="21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체결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점유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사용을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목적으로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토지사용승낙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사용계약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“</w:t>
      </w:r>
      <w:r w:rsidRPr="00404F2D">
        <w:rPr>
          <w:rFonts w:ascii="Times New Roman" w:hint="eastAsia"/>
          <w:b/>
          <w:color w:val="000000"/>
          <w:kern w:val="0"/>
          <w:sz w:val="24"/>
          <w:shd w:val="clear" w:color="auto" w:fill="FFFFFF"/>
        </w:rPr>
        <w:t>임대차계약등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임차인의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임대차보증금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반환채권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중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쿠팡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주식회사의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2024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2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5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일자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임대차계약상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임대차보증금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반환채권은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신탁계약상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우선수익권으로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밖의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임대차보증금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반환채권은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명의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예금계좌에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(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근</w:t>
      </w:r>
      <w:r w:rsidRPr="00404F2D">
        <w:rPr>
          <w:rFonts w:ascii="Times New Roman" w:hint="eastAsia"/>
          <w:bCs/>
          <w:color w:val="000000"/>
          <w:kern w:val="0"/>
          <w:sz w:val="24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질권으로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각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담보되며</w:t>
      </w:r>
      <w:r w:rsidRPr="00404F2D">
        <w:rPr>
          <w:rFonts w:ascii="Times New Roman" w:hint="eastAsia"/>
          <w:bCs/>
          <w:color w:val="000000"/>
          <w:kern w:val="0"/>
          <w:sz w:val="24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단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주식회사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아이팜은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미설정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),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신탁부동산에는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임대차계약등에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근저당권이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설정되어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있지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아니함을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확인한다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>.</w:t>
      </w:r>
    </w:p>
    <w:p w14:paraId="3A51AF88" w14:textId="77777777" w:rsidR="00930A79" w:rsidRPr="00404F2D" w:rsidRDefault="00930A79">
      <w:pPr>
        <w:pStyle w:val="TKNormal"/>
        <w:numPr>
          <w:ilvl w:val="0"/>
          <w:numId w:val="21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승낙이나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동의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없이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근저당권의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6AC7BAE9" w14:textId="77777777" w:rsidR="00930A79" w:rsidRPr="00404F2D" w:rsidRDefault="00930A79">
      <w:pPr>
        <w:pStyle w:val="TKNormal"/>
        <w:numPr>
          <w:ilvl w:val="0"/>
          <w:numId w:val="21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highlight w:val="yellow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highlight w:val="yellow"/>
        </w:rPr>
        <w:t>수탁자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우선수익자들은</w:t>
      </w:r>
      <w:r w:rsidRPr="00404F2D">
        <w:rPr>
          <w:rFonts w:ascii="Times New Roman"/>
          <w:bCs/>
          <w:color w:val="000000"/>
          <w:kern w:val="0"/>
          <w:sz w:val="24"/>
          <w:highlight w:val="yellow"/>
        </w:rPr>
        <w:t>,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체결일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현재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/>
          <w:color w:val="000000"/>
          <w:kern w:val="0"/>
          <w:sz w:val="24"/>
          <w:highlight w:val="yellow"/>
        </w:rPr>
        <w:t>&lt;</w:t>
      </w:r>
      <w:r w:rsidRPr="00404F2D">
        <w:rPr>
          <w:rFonts w:ascii="Times New Roman" w:hint="eastAsia"/>
          <w:b/>
          <w:color w:val="000000"/>
          <w:kern w:val="0"/>
          <w:sz w:val="24"/>
          <w:highlight w:val="yellow"/>
        </w:rPr>
        <w:t>별지</w:t>
      </w:r>
      <w:r w:rsidRPr="00404F2D">
        <w:rPr>
          <w:rFonts w:ascii="Times New Roman" w:hint="eastAsia"/>
          <w:b/>
          <w:color w:val="000000"/>
          <w:kern w:val="0"/>
          <w:sz w:val="24"/>
          <w:highlight w:val="yellow"/>
        </w:rPr>
        <w:t xml:space="preserve">&gt; </w:t>
      </w:r>
      <w:r w:rsidRPr="00404F2D">
        <w:rPr>
          <w:rFonts w:ascii="Times New Roman" w:hint="eastAsia"/>
          <w:b/>
          <w:color w:val="000000"/>
          <w:kern w:val="0"/>
          <w:sz w:val="24"/>
          <w:highlight w:val="yellow"/>
        </w:rPr>
        <w:t>임대차계약등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내역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기재와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같이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신탁부동산인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건물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7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층에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매도인으로부터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승계하는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가설건축물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3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동</w:t>
      </w:r>
      <w:r w:rsidRPr="00404F2D">
        <w:rPr>
          <w:rFonts w:ascii="Times New Roman" w:hint="eastAsia"/>
          <w:bCs/>
          <w:color w:val="000000"/>
          <w:kern w:val="0"/>
          <w:sz w:val="24"/>
        </w:rPr>
        <w:t>(2024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6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4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일자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가설건축물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축조신고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신고번호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2024-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건축과</w:t>
      </w:r>
      <w:r w:rsidRPr="00404F2D">
        <w:rPr>
          <w:rFonts w:ascii="Times New Roman" w:hint="eastAsia"/>
          <w:bCs/>
          <w:color w:val="000000"/>
          <w:kern w:val="0"/>
          <w:sz w:val="24"/>
        </w:rPr>
        <w:t>-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가설건축물축조신고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-40,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존치기간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2027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5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30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일</w:t>
      </w:r>
      <w:r w:rsidRPr="00404F2D">
        <w:rPr>
          <w:rFonts w:ascii="Times New Roman" w:hint="eastAsia"/>
          <w:bCs/>
          <w:color w:val="000000"/>
          <w:kern w:val="0"/>
          <w:sz w:val="24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존재하는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사실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  <w:shd w:val="clear" w:color="auto" w:fill="FFFFFF"/>
        </w:rPr>
        <w:t>을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  <w:shd w:val="clear" w:color="auto" w:fill="FFFFFF"/>
        </w:rPr>
        <w:t>인지하고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  <w:shd w:val="clear" w:color="auto" w:fill="FFFFFF"/>
        </w:rPr>
        <w:t>있음을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  <w:shd w:val="clear" w:color="auto" w:fill="FFFFFF"/>
        </w:rPr>
        <w:t>확인한다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  <w:shd w:val="clear" w:color="auto" w:fill="FFFFFF"/>
        </w:rPr>
        <w:t>.</w:t>
      </w:r>
    </w:p>
    <w:p w14:paraId="0B5A79EE" w14:textId="77777777" w:rsidR="00930A79" w:rsidRPr="00404F2D" w:rsidRDefault="00930A79">
      <w:pPr>
        <w:pStyle w:val="TKNormal"/>
        <w:numPr>
          <w:ilvl w:val="0"/>
          <w:numId w:val="21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hint="eastAsia"/>
          <w:bCs/>
          <w:color w:val="000000"/>
          <w:kern w:val="0"/>
          <w:sz w:val="24"/>
          <w:shd w:val="clear" w:color="auto" w:fill="FFFFFF"/>
        </w:rPr>
        <w:t>②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항에도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승낙이나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동의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허용된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{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“</w:t>
      </w:r>
      <w:r w:rsidRPr="00404F2D">
        <w:rPr>
          <w:rFonts w:ascii="Times New Roman"/>
          <w:b/>
          <w:bCs/>
          <w:color w:val="000000"/>
          <w:kern w:val="0"/>
          <w:sz w:val="24"/>
          <w:shd w:val="clear" w:color="auto" w:fill="FFFFFF"/>
        </w:rPr>
        <w:t>허용된</w:t>
      </w:r>
      <w:r w:rsidRPr="00404F2D">
        <w:rPr>
          <w:rFonts w:ascii="Times New Roman"/>
          <w:b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/>
          <w:bCs/>
          <w:color w:val="000000"/>
          <w:kern w:val="0"/>
          <w:sz w:val="24"/>
          <w:shd w:val="clear" w:color="auto" w:fill="FFFFFF"/>
        </w:rPr>
        <w:t>부담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함은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(i)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임대차계약등에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설정되었거나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해당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계약에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임차권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전세권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근저당권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질권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임차인이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설치한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가설건축물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(ii)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간에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체결한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여신거래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설정된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담보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(iii)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서면으로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동의한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부담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(iv)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법령에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의하여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발생하는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부담을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의미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}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담보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절차에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협조하여야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명확히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존재하는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허용된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포함한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간에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체결한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여신거래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담보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lastRenderedPageBreak/>
        <w:t>설정계약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“</w:t>
      </w:r>
      <w:r w:rsidRPr="00404F2D">
        <w:rPr>
          <w:rFonts w:ascii="Times New Roman" w:hint="eastAsia"/>
          <w:b/>
          <w:bCs/>
          <w:color w:val="000000"/>
          <w:kern w:val="0"/>
          <w:sz w:val="24"/>
          <w:shd w:val="clear" w:color="auto" w:fill="FFFFFF"/>
        </w:rPr>
        <w:t>본건</w:t>
      </w:r>
      <w:r w:rsidRPr="00404F2D">
        <w:rPr>
          <w:rFonts w:ascii="Times New Roman" w:hint="eastAsia"/>
          <w:b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/>
          <w:bCs/>
          <w:color w:val="000000"/>
          <w:kern w:val="0"/>
          <w:sz w:val="24"/>
          <w:shd w:val="clear" w:color="auto" w:fill="FFFFFF"/>
        </w:rPr>
        <w:t>여신거래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”)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담보보다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선순위로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체결일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이후에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임대차계약등에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권리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담보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부담이나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허용된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여신거래에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담보보다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후순위로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채권최고액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담보금액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금액에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특별한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제한을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받지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</w:p>
    <w:p w14:paraId="2904478D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</w:p>
    <w:p w14:paraId="2439A685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7</w:t>
      </w:r>
      <w:r w:rsidRPr="00404F2D">
        <w:rPr>
          <w:rFonts w:ascii="바탕체" w:eastAsia="바탕체" w:hAnsi="바탕체"/>
          <w:b/>
          <w:color w:val="000000"/>
          <w:sz w:val="24"/>
        </w:rPr>
        <w:t>조</w:t>
      </w:r>
      <w:r w:rsidRPr="00404F2D">
        <w:rPr>
          <w:rFonts w:ascii="바탕체" w:eastAsia="바탕체" w:hAnsi="바탕체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【신탁부동산의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추가】</w:t>
      </w:r>
    </w:p>
    <w:p w14:paraId="52B5FBEE" w14:textId="77777777" w:rsidR="00930A79" w:rsidRPr="00404F2D" w:rsidRDefault="00930A79">
      <w:pPr>
        <w:pStyle w:val="TKNormal"/>
        <w:numPr>
          <w:ilvl w:val="0"/>
          <w:numId w:val="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6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체결일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이후에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변형하여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건물을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신축하려고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서면승낙을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얻어야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건물이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완공되는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즉시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앞으로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소유권보존등기를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경료하여야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소유권보존등기가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경료된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즉시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해당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건축물을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앞으로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원인으로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소유권이전등기를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경료하여야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별도의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절차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없이도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토지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건축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중인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건물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시설물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완성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미완성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신탁계약상의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신탁재산으로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2A8EBB78" w14:textId="77777777" w:rsidR="00930A79" w:rsidRPr="00404F2D" w:rsidRDefault="00930A79">
      <w:pPr>
        <w:pStyle w:val="TKNormal"/>
        <w:numPr>
          <w:ilvl w:val="0"/>
          <w:numId w:val="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신축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건물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사용승인미필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인감증명서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미제출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귀책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사유로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추가신탁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등기를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경료하지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못할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책임을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않는다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40BAB48C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</w:p>
    <w:p w14:paraId="55AD436A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8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조【보험계약에</w:t>
      </w:r>
      <w:r w:rsidRPr="00404F2D">
        <w:rPr>
          <w:rFonts w:ascii="바탕체" w:eastAsia="바탕체" w:hAnsi="바탕체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대한</w:t>
      </w:r>
      <w:r w:rsidRPr="00404F2D">
        <w:rPr>
          <w:rFonts w:ascii="바탕체" w:eastAsia="바탕체" w:hAnsi="바탕체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특약】</w:t>
      </w:r>
      <w:r w:rsidRPr="00404F2D">
        <w:rPr>
          <w:rFonts w:ascii="바탕체" w:eastAsia="바탕체" w:hAnsi="바탕체" w:hint="eastAsia"/>
          <w:color w:val="000000"/>
          <w:sz w:val="24"/>
        </w:rPr>
        <w:t xml:space="preserve"> </w:t>
      </w:r>
    </w:p>
    <w:p w14:paraId="73000A34" w14:textId="77777777" w:rsidR="00930A79" w:rsidRPr="007B4163" w:rsidRDefault="00930A79" w:rsidP="006A29C3">
      <w:pPr>
        <w:pStyle w:val="TKNormal"/>
        <w:spacing w:line="200" w:lineRule="exact"/>
        <w:ind w:leftChars="354" w:left="708"/>
        <w:rPr>
          <w:rFonts w:ascii="바탕체" w:eastAsia="바탕체" w:hAnsi="바탕체"/>
          <w:bCs/>
          <w:color w:val="5B9BD5"/>
          <w:sz w:val="24"/>
        </w:rPr>
      </w:pPr>
      <w:r w:rsidRPr="007B4163">
        <w:rPr>
          <w:rFonts w:ascii="Times New Roman" w:hint="eastAsia"/>
          <w:bCs/>
          <w:color w:val="000000"/>
          <w:kern w:val="0"/>
          <w:sz w:val="24"/>
        </w:rPr>
        <w:t>신탁계약서</w:t>
      </w:r>
      <w:r w:rsidRPr="007B4163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</w:rPr>
        <w:t>제</w:t>
      </w:r>
      <w:r w:rsidRPr="007B4163">
        <w:rPr>
          <w:rFonts w:ascii="Times New Roman" w:hint="eastAsia"/>
          <w:bCs/>
          <w:color w:val="000000"/>
          <w:kern w:val="0"/>
          <w:sz w:val="24"/>
        </w:rPr>
        <w:t>12</w:t>
      </w:r>
      <w:r w:rsidRPr="007B4163">
        <w:rPr>
          <w:rFonts w:ascii="Times New Roman" w:hint="eastAsia"/>
          <w:bCs/>
          <w:color w:val="000000"/>
          <w:kern w:val="0"/>
          <w:sz w:val="24"/>
        </w:rPr>
        <w:t>조는</w:t>
      </w:r>
      <w:r w:rsidRPr="007B4163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</w:rPr>
        <w:t>본</w:t>
      </w:r>
      <w:r w:rsidRPr="007B4163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</w:rPr>
        <w:t>신탁계약에</w:t>
      </w:r>
      <w:r w:rsidRPr="007B4163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</w:rPr>
        <w:t>적용하지</w:t>
      </w:r>
      <w:r w:rsidRPr="007B4163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</w:rPr>
        <w:t>아니하며</w:t>
      </w:r>
      <w:r w:rsidRPr="007B4163">
        <w:rPr>
          <w:rFonts w:ascii="Times New Roman" w:hint="eastAsia"/>
          <w:bCs/>
          <w:color w:val="000000"/>
          <w:kern w:val="0"/>
          <w:sz w:val="24"/>
        </w:rPr>
        <w:t>,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또는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자산관리회사가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정하는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방법으로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신탁부동산에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관한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보험계약을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자유롭게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체결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관리할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있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다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단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보험금청구권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보험계약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해지로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인한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반환금청구권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,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기타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보험계약에서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발생하는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보험자에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대한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일체의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채권에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대하여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color w:val="000000"/>
          <w:kern w:val="0"/>
          <w:sz w:val="24"/>
          <w:shd w:val="clear" w:color="auto" w:fill="FFFFFF"/>
        </w:rPr>
        <w:t>우선수익자들에게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근질권을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color w:val="000000"/>
          <w:kern w:val="0"/>
          <w:sz w:val="24"/>
          <w:shd w:val="clear" w:color="auto" w:fill="FFFFFF"/>
        </w:rPr>
        <w:t>설정하고</w:t>
      </w:r>
      <w:r w:rsidRPr="007B4163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7B4163">
        <w:rPr>
          <w:rFonts w:ascii="바탕체" w:hAnsi="바탕체" w:hint="eastAsia"/>
          <w:color w:val="000000"/>
          <w:sz w:val="24"/>
        </w:rPr>
        <w:t>수탁자에게</w:t>
      </w:r>
      <w:r w:rsidRPr="007B4163">
        <w:rPr>
          <w:rFonts w:ascii="바탕체" w:hAnsi="바탕체" w:hint="eastAsia"/>
          <w:color w:val="00000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대출약정서에서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정한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기한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내에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해당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근질권설정계약서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및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확정일자부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근질권설정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통지서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사본을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제출하기로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한다</w:t>
      </w:r>
      <w:r w:rsidRPr="007B4163">
        <w:rPr>
          <w:rFonts w:ascii="Times New Roman"/>
          <w:color w:val="000000"/>
          <w:kern w:val="0"/>
          <w:sz w:val="24"/>
        </w:rPr>
        <w:t xml:space="preserve">. </w:t>
      </w:r>
      <w:r w:rsidRPr="007B4163">
        <w:rPr>
          <w:rFonts w:ascii="Times New Roman"/>
          <w:color w:val="000000"/>
          <w:kern w:val="0"/>
          <w:sz w:val="24"/>
        </w:rPr>
        <w:t>위탁자가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신탁부동산에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관하여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매도인이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가입한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보험계약을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승계하는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경우</w:t>
      </w:r>
      <w:r w:rsidRPr="007B4163">
        <w:rPr>
          <w:rFonts w:ascii="Times New Roman"/>
          <w:color w:val="000000"/>
          <w:kern w:val="0"/>
          <w:sz w:val="24"/>
        </w:rPr>
        <w:t>(</w:t>
      </w:r>
      <w:r w:rsidRPr="007B4163">
        <w:rPr>
          <w:rFonts w:ascii="Times New Roman"/>
          <w:color w:val="000000"/>
          <w:kern w:val="0"/>
          <w:sz w:val="24"/>
        </w:rPr>
        <w:t>공동인수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보험회사가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있는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경우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그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전부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또는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이를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대리하는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간사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보험회사에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대한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통지를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포함함</w:t>
      </w:r>
      <w:r w:rsidRPr="007B4163">
        <w:rPr>
          <w:rFonts w:ascii="Times New Roman"/>
          <w:color w:val="000000"/>
          <w:kern w:val="0"/>
          <w:sz w:val="24"/>
        </w:rPr>
        <w:t>)</w:t>
      </w:r>
      <w:r w:rsidRPr="007B4163">
        <w:rPr>
          <w:rFonts w:ascii="Times New Roman"/>
          <w:color w:val="000000"/>
          <w:kern w:val="0"/>
          <w:sz w:val="24"/>
        </w:rPr>
        <w:t>에도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같다</w:t>
      </w:r>
      <w:r w:rsidRPr="007B4163">
        <w:rPr>
          <w:rFonts w:ascii="Times New Roman"/>
          <w:color w:val="000000"/>
          <w:kern w:val="0"/>
          <w:sz w:val="24"/>
        </w:rPr>
        <w:t>.</w:t>
      </w:r>
    </w:p>
    <w:p w14:paraId="63945EC8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Cs/>
          <w:color w:val="C00000"/>
          <w:sz w:val="24"/>
        </w:rPr>
      </w:pPr>
    </w:p>
    <w:p w14:paraId="4E04FC17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9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조【세무】</w:t>
      </w:r>
    </w:p>
    <w:p w14:paraId="3047EB9A" w14:textId="77777777" w:rsidR="00930A79" w:rsidRPr="00404F2D" w:rsidRDefault="00930A79" w:rsidP="006A29C3"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신탁재산과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관련된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세무업무는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납부하여야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52264657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216557D1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10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조【책임면제】</w:t>
      </w:r>
    </w:p>
    <w:p w14:paraId="47E6A918" w14:textId="77777777" w:rsidR="00930A79" w:rsidRPr="00404F2D" w:rsidRDefault="00930A79">
      <w:pPr>
        <w:pStyle w:val="TKNormal"/>
        <w:numPr>
          <w:ilvl w:val="0"/>
          <w:numId w:val="1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신탁법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8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사해신탁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에서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채권자취소권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행사에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취소된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책임을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부담하며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책임을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않는다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관련하여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손해가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발생한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손해를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배상하여야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76F1D216" w14:textId="77777777" w:rsidR="00930A79" w:rsidRPr="00404F2D" w:rsidRDefault="00930A79">
      <w:pPr>
        <w:pStyle w:val="TKNormal"/>
        <w:numPr>
          <w:ilvl w:val="0"/>
          <w:numId w:val="1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지위를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원인으로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자로부터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손해배상청구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청구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화재발생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공작물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책임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사해행위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취소판결에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가액배상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원인을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포함하며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않는다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당할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지급하여야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채무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소송으로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인하여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발생하는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모든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비용과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손해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변제하여야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이행하지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아니하는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우선수익자들에게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서면으로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이행을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최고할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있다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다만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이유로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신탁계약의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해지는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11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제①항에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따른다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>.</w:t>
      </w:r>
    </w:p>
    <w:p w14:paraId="36158410" w14:textId="77777777" w:rsidR="00930A79" w:rsidRPr="00404F2D" w:rsidRDefault="00930A79">
      <w:pPr>
        <w:pStyle w:val="TKNormal"/>
        <w:numPr>
          <w:ilvl w:val="0"/>
          <w:numId w:val="1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신탁기간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중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신탁종료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하자를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원인으로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손해가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발생하더라도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책임을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않는다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72782D34" w14:textId="77777777" w:rsidR="00930A79" w:rsidRPr="00404F2D" w:rsidRDefault="00930A79">
      <w:pPr>
        <w:pStyle w:val="TKNormal"/>
        <w:numPr>
          <w:ilvl w:val="0"/>
          <w:numId w:val="1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lastRenderedPageBreak/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다음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호에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해당하는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손해에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책임을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않는다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076B2A77" w14:textId="4826435F" w:rsidR="00930A79" w:rsidRPr="00404F2D" w:rsidRDefault="007B4163">
      <w:pPr>
        <w:pStyle w:val="TKNormal"/>
        <w:numPr>
          <w:ilvl w:val="0"/>
          <w:numId w:val="11"/>
        </w:numPr>
        <w:spacing w:line="200" w:lineRule="exact"/>
        <w:rPr>
          <w:rFonts w:ascii="바탕체" w:eastAsia="바탕체" w:hAnsi="바탕체"/>
          <w:sz w:val="24"/>
        </w:rPr>
      </w:pPr>
      <w:commentRangeStart w:id="5"/>
      <w:ins w:id="6" w:author="이원준 차장(법무팀)" w:date="2026-10-08T16:24:00Z" w16du:dateUtc="2026-10-08T07:24:00Z">
        <w:r>
          <w:rPr>
            <w:rFonts w:ascii="바탕체" w:eastAsia="바탕체" w:hAnsi="바탕체" w:hint="eastAsia"/>
            <w:sz w:val="24"/>
          </w:rPr>
          <w:t xml:space="preserve">수탁자가 선관주의의무를 다하여 신탁계약서에 따라 업무를 처리하였음에도 수탁자에게 발생한 손해 </w:t>
        </w:r>
      </w:ins>
      <w:commentRangeEnd w:id="5"/>
      <w:r w:rsidRPr="00404F2D">
        <w:rPr>
          <w:rStyle w:val="ad"/>
          <w:rFonts w:ascii="바탕체" w:eastAsia="바탕체" w:hAnsi="바탕체" w:hint="eastAsia"/>
          <w:sz w:val="24"/>
          <w:szCs w:val="24"/>
        </w:rPr>
        <w:commentReference w:id="5"/>
      </w:r>
      <w:del w:id="7" w:author="이원준 차장(법무팀)" w:date="2026-10-08T16:25:00Z" w16du:dateUtc="2026-10-08T07:25:00Z">
        <w:r w:rsidR="00930A79" w:rsidRPr="00404F2D" w:rsidDel="007B4163">
          <w:rPr>
            <w:rFonts w:ascii="바탕체" w:eastAsia="바탕체" w:hAnsi="바탕체" w:hint="eastAsia"/>
            <w:sz w:val="24"/>
          </w:rPr>
          <w:delText>신탁계약서에</w:delText>
        </w:r>
        <w:r w:rsidR="00930A79" w:rsidRPr="00404F2D" w:rsidDel="007B4163">
          <w:rPr>
            <w:rFonts w:ascii="바탕체" w:eastAsia="바탕체" w:hAnsi="바탕체" w:hint="eastAsia"/>
            <w:sz w:val="24"/>
          </w:rPr>
          <w:delText xml:space="preserve"> </w:delText>
        </w:r>
        <w:r w:rsidR="00930A79" w:rsidRPr="00404F2D" w:rsidDel="007B4163">
          <w:rPr>
            <w:rFonts w:ascii="바탕체" w:eastAsia="바탕체" w:hAnsi="바탕체" w:hint="eastAsia"/>
            <w:sz w:val="24"/>
          </w:rPr>
          <w:delText>의한</w:delText>
        </w:r>
        <w:r w:rsidR="00930A79" w:rsidRPr="00404F2D" w:rsidDel="007B4163">
          <w:rPr>
            <w:rFonts w:ascii="바탕체" w:eastAsia="바탕체" w:hAnsi="바탕체" w:hint="eastAsia"/>
            <w:sz w:val="24"/>
          </w:rPr>
          <w:delText xml:space="preserve"> </w:delText>
        </w:r>
        <w:r w:rsidR="00930A79" w:rsidRPr="00404F2D" w:rsidDel="007B4163">
          <w:rPr>
            <w:rFonts w:ascii="바탕체" w:eastAsia="바탕체" w:hAnsi="바탕체" w:hint="eastAsia"/>
            <w:sz w:val="24"/>
          </w:rPr>
          <w:delText>행위로</w:delText>
        </w:r>
        <w:r w:rsidR="00930A79" w:rsidRPr="00404F2D" w:rsidDel="007B4163">
          <w:rPr>
            <w:rFonts w:ascii="바탕체" w:eastAsia="바탕체" w:hAnsi="바탕체" w:hint="eastAsia"/>
            <w:sz w:val="24"/>
          </w:rPr>
          <w:delText xml:space="preserve"> </w:delText>
        </w:r>
        <w:r w:rsidR="00930A79" w:rsidRPr="00404F2D" w:rsidDel="007B4163">
          <w:rPr>
            <w:rFonts w:ascii="바탕체" w:eastAsia="바탕체" w:hAnsi="바탕체" w:hint="eastAsia"/>
            <w:sz w:val="24"/>
          </w:rPr>
          <w:delText>발생한</w:delText>
        </w:r>
        <w:r w:rsidR="00930A79" w:rsidRPr="00404F2D" w:rsidDel="007B4163">
          <w:rPr>
            <w:rFonts w:ascii="바탕체" w:eastAsia="바탕체" w:hAnsi="바탕체" w:hint="eastAsia"/>
            <w:sz w:val="24"/>
          </w:rPr>
          <w:delText xml:space="preserve"> </w:delText>
        </w:r>
        <w:r w:rsidR="00930A79" w:rsidRPr="00404F2D" w:rsidDel="007B4163">
          <w:rPr>
            <w:rFonts w:ascii="바탕체" w:eastAsia="바탕체" w:hAnsi="바탕체" w:hint="eastAsia"/>
            <w:sz w:val="24"/>
          </w:rPr>
          <w:delText>손해</w:delText>
        </w:r>
      </w:del>
    </w:p>
    <w:p w14:paraId="3548D366" w14:textId="77777777" w:rsidR="00930A79" w:rsidRPr="00404F2D" w:rsidRDefault="00930A79">
      <w:pPr>
        <w:pStyle w:val="TKNormal"/>
        <w:numPr>
          <w:ilvl w:val="0"/>
          <w:numId w:val="11"/>
        </w:numPr>
        <w:spacing w:line="200" w:lineRule="exact"/>
        <w:rPr>
          <w:rFonts w:ascii="바탕체" w:eastAsia="바탕체" w:hAnsi="바탕체"/>
          <w:sz w:val="24"/>
        </w:rPr>
      </w:pPr>
      <w:r w:rsidRPr="00404F2D">
        <w:rPr>
          <w:rFonts w:ascii="바탕체" w:eastAsia="바탕체" w:hAnsi="바탕체" w:hint="eastAsia"/>
          <w:sz w:val="24"/>
        </w:rPr>
        <w:t>위탁자와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</w:t>
      </w:r>
      <w:r w:rsidRPr="00404F2D">
        <w:rPr>
          <w:rFonts w:ascii="바탕체" w:eastAsia="바탕체" w:hAnsi="바탕체" w:hint="eastAsia"/>
          <w:sz w:val="24"/>
        </w:rPr>
        <w:t>의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동의가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있거나</w:t>
      </w:r>
      <w:r w:rsidRPr="00404F2D">
        <w:rPr>
          <w:rFonts w:ascii="바탕체" w:eastAsia="바탕체" w:hAnsi="바탕체" w:hint="eastAsia"/>
          <w:sz w:val="24"/>
        </w:rPr>
        <w:t xml:space="preserve">, </w:t>
      </w:r>
      <w:r w:rsidRPr="00404F2D">
        <w:rPr>
          <w:rFonts w:ascii="바탕체" w:eastAsia="바탕체" w:hAnsi="바탕체" w:hint="eastAsia"/>
          <w:sz w:val="24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</w:t>
      </w:r>
      <w:r w:rsidRPr="00404F2D">
        <w:rPr>
          <w:rFonts w:ascii="바탕체" w:eastAsia="바탕체" w:hAnsi="바탕체" w:hint="eastAsia"/>
          <w:sz w:val="24"/>
        </w:rPr>
        <w:t>의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요청에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의한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수탁자의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행위에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의하여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발생한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손해</w:t>
      </w:r>
    </w:p>
    <w:p w14:paraId="45E2C46D" w14:textId="77777777" w:rsidR="00930A79" w:rsidRPr="00404F2D" w:rsidRDefault="00930A79">
      <w:pPr>
        <w:pStyle w:val="TKNormal"/>
        <w:numPr>
          <w:ilvl w:val="0"/>
          <w:numId w:val="11"/>
        </w:numPr>
        <w:spacing w:line="200" w:lineRule="exact"/>
        <w:rPr>
          <w:rFonts w:ascii="바탕체" w:eastAsia="바탕체" w:hAnsi="바탕체"/>
          <w:sz w:val="24"/>
        </w:rPr>
      </w:pPr>
      <w:r w:rsidRPr="00404F2D">
        <w:rPr>
          <w:rFonts w:ascii="바탕체" w:eastAsia="바탕체" w:hAnsi="바탕체" w:hint="eastAsia"/>
          <w:sz w:val="24"/>
        </w:rPr>
        <w:t>위탁자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및</w:t>
      </w:r>
      <w:r w:rsidRPr="00404F2D">
        <w:rPr>
          <w:rFonts w:ascii="바탕체" w:eastAsia="바탕체" w:hAnsi="바탕체" w:hint="eastAsia"/>
          <w:sz w:val="24"/>
        </w:rPr>
        <w:t>/</w:t>
      </w:r>
      <w:r w:rsidRPr="00404F2D">
        <w:rPr>
          <w:rFonts w:ascii="바탕체" w:eastAsia="바탕체" w:hAnsi="바탕체" w:hint="eastAsia"/>
          <w:sz w:val="24"/>
        </w:rPr>
        <w:t>또는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우선수익자가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사전에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고지하지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않은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사항과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관련하여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수탁자가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이를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인지하지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못하여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발생한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손해</w:t>
      </w:r>
    </w:p>
    <w:p w14:paraId="2796514E" w14:textId="77777777" w:rsidR="00930A79" w:rsidRPr="00404F2D" w:rsidRDefault="00930A79">
      <w:pPr>
        <w:pStyle w:val="TKNormal"/>
        <w:numPr>
          <w:ilvl w:val="0"/>
          <w:numId w:val="11"/>
        </w:numPr>
        <w:spacing w:line="200" w:lineRule="exact"/>
        <w:rPr>
          <w:rFonts w:ascii="바탕체" w:eastAsia="바탕체" w:hAnsi="바탕체"/>
          <w:sz w:val="24"/>
        </w:rPr>
      </w:pPr>
      <w:r w:rsidRPr="00404F2D">
        <w:rPr>
          <w:rFonts w:ascii="바탕체" w:eastAsia="바탕체" w:hAnsi="바탕체"/>
          <w:sz w:val="24"/>
        </w:rPr>
        <w:t>신탁등기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시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위탁자가</w:t>
      </w:r>
      <w:r w:rsidRPr="00404F2D">
        <w:rPr>
          <w:rFonts w:ascii="바탕체" w:eastAsia="바탕체" w:hAnsi="바탕체"/>
          <w:sz w:val="24"/>
        </w:rPr>
        <w:t xml:space="preserve"> (</w:t>
      </w:r>
      <w:r w:rsidRPr="00404F2D">
        <w:rPr>
          <w:rFonts w:ascii="바탕체" w:eastAsia="바탕체" w:hAnsi="바탕체"/>
          <w:sz w:val="24"/>
        </w:rPr>
        <w:t>국세</w:t>
      </w:r>
      <w:r w:rsidRPr="00404F2D">
        <w:rPr>
          <w:rFonts w:ascii="바탕체" w:eastAsia="바탕체" w:hAnsi="바탕체"/>
          <w:sz w:val="24"/>
        </w:rPr>
        <w:t xml:space="preserve">, </w:t>
      </w:r>
      <w:r w:rsidRPr="00404F2D">
        <w:rPr>
          <w:rFonts w:ascii="바탕체" w:eastAsia="바탕체" w:hAnsi="바탕체"/>
          <w:sz w:val="24"/>
        </w:rPr>
        <w:t>지방세</w:t>
      </w:r>
      <w:r w:rsidRPr="00404F2D">
        <w:rPr>
          <w:rFonts w:ascii="바탕체" w:eastAsia="바탕체" w:hAnsi="바탕체"/>
          <w:sz w:val="24"/>
        </w:rPr>
        <w:t>)</w:t>
      </w:r>
      <w:r w:rsidRPr="00404F2D">
        <w:rPr>
          <w:rFonts w:ascii="바탕체" w:eastAsia="바탕체" w:hAnsi="바탕체"/>
          <w:sz w:val="24"/>
        </w:rPr>
        <w:t>완납증명서를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제출하지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못하여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신탁등기를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하지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못하는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경우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위탁자</w:t>
      </w:r>
      <w:r w:rsidRPr="00404F2D">
        <w:rPr>
          <w:rFonts w:ascii="바탕체" w:eastAsia="바탕체" w:hAnsi="바탕체" w:hint="eastAsia"/>
          <w:sz w:val="24"/>
        </w:rPr>
        <w:t xml:space="preserve">, </w:t>
      </w:r>
      <w:r w:rsidRPr="00404F2D">
        <w:rPr>
          <w:rFonts w:ascii="바탕체" w:eastAsia="바탕체" w:hAnsi="바탕체"/>
          <w:sz w:val="24"/>
        </w:rPr>
        <w:t>수익자</w:t>
      </w:r>
      <w:r w:rsidRPr="00404F2D">
        <w:rPr>
          <w:rFonts w:ascii="바탕체" w:eastAsia="바탕체" w:hAnsi="바탕체" w:hint="eastAsia"/>
          <w:sz w:val="24"/>
        </w:rPr>
        <w:t xml:space="preserve">, </w:t>
      </w:r>
      <w:r w:rsidRPr="00404F2D">
        <w:rPr>
          <w:rFonts w:ascii="바탕체" w:eastAsia="바탕체" w:hAnsi="바탕체"/>
          <w:sz w:val="24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들이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입는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손해</w:t>
      </w:r>
    </w:p>
    <w:p w14:paraId="4CB9F0A8" w14:textId="77777777" w:rsidR="00930A79" w:rsidRPr="00404F2D" w:rsidRDefault="00930A79">
      <w:pPr>
        <w:pStyle w:val="TKNormal"/>
        <w:numPr>
          <w:ilvl w:val="0"/>
          <w:numId w:val="11"/>
        </w:numPr>
        <w:spacing w:line="200" w:lineRule="exact"/>
        <w:rPr>
          <w:rFonts w:ascii="바탕체" w:eastAsia="바탕체" w:hAnsi="바탕체"/>
          <w:sz w:val="24"/>
        </w:rPr>
      </w:pPr>
      <w:r w:rsidRPr="00404F2D">
        <w:rPr>
          <w:rFonts w:ascii="바탕체" w:eastAsia="바탕체" w:hAnsi="바탕체"/>
          <w:sz w:val="24"/>
        </w:rPr>
        <w:t>수탁자를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납부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의무자로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하는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세금의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미납에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따른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위탁자</w:t>
      </w:r>
      <w:r w:rsidRPr="00404F2D">
        <w:rPr>
          <w:rFonts w:ascii="바탕체" w:eastAsia="바탕체" w:hAnsi="바탕체" w:hint="eastAsia"/>
          <w:sz w:val="24"/>
        </w:rPr>
        <w:t xml:space="preserve">, </w:t>
      </w:r>
      <w:r w:rsidRPr="00404F2D">
        <w:rPr>
          <w:rFonts w:ascii="바탕체" w:eastAsia="바탕체" w:hAnsi="바탕체"/>
          <w:sz w:val="24"/>
        </w:rPr>
        <w:t>수익자</w:t>
      </w:r>
      <w:r w:rsidRPr="00404F2D">
        <w:rPr>
          <w:rFonts w:ascii="바탕체" w:eastAsia="바탕체" w:hAnsi="바탕체" w:hint="eastAsia"/>
          <w:sz w:val="24"/>
        </w:rPr>
        <w:t xml:space="preserve">, </w:t>
      </w:r>
      <w:r w:rsidRPr="00404F2D">
        <w:rPr>
          <w:rFonts w:ascii="바탕체" w:eastAsia="바탕체" w:hAnsi="바탕체"/>
          <w:sz w:val="24"/>
        </w:rPr>
        <w:t>우선수익자</w:t>
      </w:r>
      <w:r w:rsidRPr="00404F2D">
        <w:rPr>
          <w:rFonts w:ascii="바탕체" w:eastAsia="바탕체" w:hAnsi="바탕체" w:hint="eastAsia"/>
          <w:sz w:val="24"/>
        </w:rPr>
        <w:t>들</w:t>
      </w:r>
      <w:r w:rsidRPr="00404F2D">
        <w:rPr>
          <w:rFonts w:ascii="바탕체" w:eastAsia="바탕체" w:hAnsi="바탕체"/>
          <w:sz w:val="24"/>
        </w:rPr>
        <w:t>의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손해</w:t>
      </w:r>
      <w:r w:rsidRPr="00404F2D">
        <w:rPr>
          <w:rFonts w:ascii="바탕체" w:eastAsia="바탕체" w:hAnsi="바탕체" w:hint="eastAsia"/>
          <w:sz w:val="24"/>
        </w:rPr>
        <w:t>(</w:t>
      </w:r>
      <w:r w:rsidRPr="00404F2D">
        <w:rPr>
          <w:rFonts w:ascii="바탕체" w:eastAsia="바탕체" w:hAnsi="바탕체"/>
          <w:sz w:val="24"/>
        </w:rPr>
        <w:t>신탁부동산의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처분도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포함하나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이에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한하지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아니함</w:t>
      </w:r>
      <w:r w:rsidRPr="00404F2D">
        <w:rPr>
          <w:rFonts w:ascii="바탕체" w:eastAsia="바탕체" w:hAnsi="바탕체" w:hint="eastAsia"/>
          <w:sz w:val="24"/>
        </w:rPr>
        <w:t>)</w:t>
      </w:r>
    </w:p>
    <w:p w14:paraId="14523646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30F8DBB8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11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조【신탁의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해지】</w:t>
      </w:r>
    </w:p>
    <w:p w14:paraId="5611F5D6" w14:textId="77777777" w:rsidR="00930A79" w:rsidRPr="00404F2D" w:rsidRDefault="00930A79">
      <w:pPr>
        <w:pStyle w:val="TKNormal"/>
        <w:numPr>
          <w:ilvl w:val="0"/>
          <w:numId w:val="1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25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②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관련하여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신탁기간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종료여부와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관계없이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전원의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서면동의로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해지할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등기를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말소하고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소유권을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이전한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소유자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매도인으로서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자유롭게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자에게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매도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매각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0A110456" w14:textId="77777777" w:rsidR="00930A79" w:rsidRPr="00404F2D" w:rsidRDefault="00930A79">
      <w:pPr>
        <w:pStyle w:val="TKNormal"/>
        <w:numPr>
          <w:ilvl w:val="0"/>
          <w:numId w:val="1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</w:rPr>
        <w:t>대주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우선수익자들의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대출원리금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상환이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완료되고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/>
          <w:bCs/>
          <w:color w:val="000000"/>
          <w:kern w:val="0"/>
          <w:sz w:val="24"/>
        </w:rPr>
        <w:t>순위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우선수익자의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임대차보증금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반환채권이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소멸한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경우</w:t>
      </w:r>
      <w:r w:rsidRPr="00404F2D">
        <w:rPr>
          <w:rFonts w:ascii="Times New Roman"/>
          <w:bCs/>
          <w:color w:val="000000"/>
          <w:kern w:val="0"/>
          <w:sz w:val="24"/>
        </w:rPr>
        <w:t>(</w:t>
      </w:r>
      <w:r w:rsidRPr="00404F2D">
        <w:rPr>
          <w:rFonts w:ascii="Times New Roman"/>
          <w:bCs/>
          <w:color w:val="000000"/>
          <w:kern w:val="0"/>
          <w:sz w:val="24"/>
        </w:rPr>
        <w:t>위탁자가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/>
          <w:bCs/>
          <w:color w:val="000000"/>
          <w:kern w:val="0"/>
          <w:sz w:val="24"/>
        </w:rPr>
        <w:t>순위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우선수익자에게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대체담보를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제공한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경우를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포함함</w:t>
      </w:r>
      <w:r w:rsidRPr="00404F2D">
        <w:rPr>
          <w:rFonts w:ascii="Times New Roman"/>
          <w:bCs/>
          <w:color w:val="000000"/>
          <w:kern w:val="0"/>
          <w:sz w:val="24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동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12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실행되어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완료된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신탁기간이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만료되는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것으로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별도의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표시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없이도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자동적으로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종료된다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49E018CE" w14:textId="77777777" w:rsidR="00930A79" w:rsidRPr="00404F2D" w:rsidRDefault="00930A79">
      <w:pPr>
        <w:pStyle w:val="TKNormal"/>
        <w:numPr>
          <w:ilvl w:val="0"/>
          <w:numId w:val="1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종료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등을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포함하며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한정되지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아니함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)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당사자간의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분쟁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자의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민원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소송의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준하는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발생이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우려되는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우선수익자들의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동의를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득한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해지를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연기하고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필요자금을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유보하거나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공탁할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정산내역서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확인서를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제출함으로써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필요자금의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유보나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공탁을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갈음할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35246E34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51A492C9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12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조【신탁부동산의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처분</w:t>
      </w:r>
      <w:r w:rsidRPr="00404F2D">
        <w:rPr>
          <w:rFonts w:ascii="Times New Roman" w:eastAsia="바탕체"/>
          <w:b/>
          <w:color w:val="000000"/>
          <w:sz w:val="24"/>
        </w:rPr>
        <w:t>(</w:t>
      </w:r>
      <w:r w:rsidRPr="00404F2D">
        <w:rPr>
          <w:rFonts w:ascii="Times New Roman" w:eastAsia="바탕체"/>
          <w:b/>
          <w:color w:val="000000"/>
          <w:sz w:val="24"/>
        </w:rPr>
        <w:t>담보권의</w:t>
      </w:r>
      <w:r w:rsidRPr="00404F2D">
        <w:rPr>
          <w:rFonts w:ascii="Times New Roman" w:eastAsia="바탕체"/>
          <w:b/>
          <w:color w:val="000000"/>
          <w:sz w:val="24"/>
        </w:rPr>
        <w:t xml:space="preserve"> </w:t>
      </w:r>
      <w:r w:rsidRPr="00404F2D">
        <w:rPr>
          <w:rFonts w:ascii="Times New Roman" w:eastAsia="바탕체"/>
          <w:b/>
          <w:color w:val="000000"/>
          <w:sz w:val="24"/>
        </w:rPr>
        <w:t>실행</w:t>
      </w:r>
      <w:r w:rsidRPr="00404F2D">
        <w:rPr>
          <w:rFonts w:ascii="Times New Roman" w:eastAsia="바탕체"/>
          <w:b/>
          <w:color w:val="000000"/>
          <w:sz w:val="24"/>
        </w:rPr>
        <w:t>)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】</w:t>
      </w:r>
    </w:p>
    <w:p w14:paraId="31A01751" w14:textId="77777777" w:rsidR="00930A79" w:rsidRPr="00404F2D" w:rsidRDefault="00930A79">
      <w:pPr>
        <w:pStyle w:val="TKNormal"/>
        <w:numPr>
          <w:ilvl w:val="0"/>
          <w:numId w:val="1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13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제②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16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②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⑤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19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조에도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다음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각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호의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1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해당하는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사유가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발생한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경우에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한하여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</w:rPr>
        <w:t>대주</w:t>
      </w:r>
      <w:r w:rsidRPr="00404F2D">
        <w:rPr>
          <w:rFonts w:ascii="Times New Roman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우선수익자들은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5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②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신탁기간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종료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전이라도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신탁부동산의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을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요청할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있고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따라야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단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호의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사전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동의가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있어야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.</w:t>
      </w:r>
    </w:p>
    <w:p w14:paraId="65AB4049" w14:textId="77777777" w:rsidR="00930A79" w:rsidRPr="00404F2D" w:rsidRDefault="00930A79">
      <w:pPr>
        <w:pStyle w:val="TKNormal"/>
        <w:numPr>
          <w:ilvl w:val="0"/>
          <w:numId w:val="14"/>
        </w:numPr>
        <w:spacing w:line="200" w:lineRule="exact"/>
        <w:rPr>
          <w:rFonts w:ascii="바탕체" w:hAnsi="바탕체"/>
          <w:sz w:val="24"/>
        </w:rPr>
      </w:pPr>
      <w:r w:rsidRPr="00404F2D">
        <w:rPr>
          <w:rFonts w:ascii="바탕체" w:eastAsia="바탕체" w:hAnsi="바탕체" w:hint="eastAsia"/>
          <w:sz w:val="24"/>
        </w:rPr>
        <w:t>대출약정서에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정한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hAnsi="바탕체" w:hint="eastAsia"/>
          <w:sz w:val="24"/>
        </w:rPr>
        <w:t>차주</w:t>
      </w:r>
      <w:r w:rsidRPr="00404F2D">
        <w:rPr>
          <w:rFonts w:ascii="바탕체" w:hAnsi="바탕체"/>
          <w:sz w:val="24"/>
        </w:rPr>
        <w:t>(</w:t>
      </w:r>
      <w:r w:rsidRPr="00404F2D">
        <w:rPr>
          <w:rFonts w:ascii="바탕체" w:hAnsi="바탕체"/>
          <w:sz w:val="24"/>
        </w:rPr>
        <w:t>위탁자</w:t>
      </w:r>
      <w:r w:rsidRPr="00404F2D">
        <w:rPr>
          <w:rFonts w:ascii="바탕체" w:hAnsi="바탕체"/>
          <w:sz w:val="24"/>
        </w:rPr>
        <w:t>)</w:t>
      </w:r>
      <w:r w:rsidRPr="00404F2D">
        <w:rPr>
          <w:rFonts w:ascii="바탕체" w:hAnsi="바탕체"/>
          <w:sz w:val="24"/>
        </w:rPr>
        <w:t>의</w:t>
      </w:r>
      <w:r w:rsidRPr="00404F2D">
        <w:rPr>
          <w:rFonts w:ascii="바탕체" w:hAnsi="바탕체"/>
          <w:sz w:val="24"/>
        </w:rPr>
        <w:t xml:space="preserve"> </w:t>
      </w:r>
      <w:r w:rsidRPr="00404F2D">
        <w:rPr>
          <w:rFonts w:ascii="바탕체" w:hAnsi="바탕체"/>
          <w:sz w:val="24"/>
        </w:rPr>
        <w:t>기한의</w:t>
      </w:r>
      <w:r w:rsidRPr="00404F2D">
        <w:rPr>
          <w:rFonts w:ascii="바탕체" w:hAnsi="바탕체"/>
          <w:sz w:val="24"/>
        </w:rPr>
        <w:t xml:space="preserve"> </w:t>
      </w:r>
      <w:r w:rsidRPr="00404F2D">
        <w:rPr>
          <w:rFonts w:ascii="바탕체" w:hAnsi="바탕체"/>
          <w:sz w:val="24"/>
        </w:rPr>
        <w:t>이익이</w:t>
      </w:r>
      <w:r w:rsidRPr="00404F2D">
        <w:rPr>
          <w:rFonts w:ascii="바탕체" w:hAnsi="바탕체" w:hint="eastAsia"/>
          <w:sz w:val="24"/>
        </w:rPr>
        <w:t xml:space="preserve"> </w:t>
      </w:r>
      <w:r w:rsidRPr="00404F2D">
        <w:rPr>
          <w:rFonts w:ascii="바탕체" w:hAnsi="바탕체"/>
          <w:sz w:val="24"/>
        </w:rPr>
        <w:t>상실된</w:t>
      </w:r>
      <w:r w:rsidRPr="00404F2D">
        <w:rPr>
          <w:rFonts w:ascii="바탕체" w:hAnsi="바탕체"/>
          <w:sz w:val="24"/>
        </w:rPr>
        <w:t xml:space="preserve"> </w:t>
      </w:r>
      <w:r w:rsidRPr="00404F2D">
        <w:rPr>
          <w:rFonts w:ascii="바탕체" w:hAnsi="바탕체"/>
          <w:sz w:val="24"/>
        </w:rPr>
        <w:t>경우</w:t>
      </w:r>
    </w:p>
    <w:p w14:paraId="75CE23C2" w14:textId="6EA9BBEC" w:rsidR="00930A79" w:rsidRPr="00404F2D" w:rsidRDefault="00930A79">
      <w:pPr>
        <w:pStyle w:val="TKNormal"/>
        <w:numPr>
          <w:ilvl w:val="0"/>
          <w:numId w:val="14"/>
        </w:numPr>
        <w:spacing w:line="200" w:lineRule="exact"/>
        <w:rPr>
          <w:rFonts w:ascii="바탕체" w:hAnsi="바탕체"/>
          <w:sz w:val="24"/>
        </w:rPr>
      </w:pPr>
      <w:r w:rsidRPr="00404F2D">
        <w:rPr>
          <w:rFonts w:ascii="바탕체" w:hAnsi="바탕체"/>
          <w:sz w:val="24"/>
        </w:rPr>
        <w:t>위탁자가</w:t>
      </w:r>
      <w:r w:rsidRPr="00404F2D">
        <w:rPr>
          <w:rFonts w:ascii="바탕체" w:hAnsi="바탕체"/>
          <w:sz w:val="24"/>
        </w:rPr>
        <w:t xml:space="preserve"> </w:t>
      </w:r>
      <w:r w:rsidRPr="00404F2D">
        <w:rPr>
          <w:rFonts w:ascii="바탕체" w:hAnsi="바탕체"/>
          <w:sz w:val="24"/>
        </w:rPr>
        <w:t>본</w:t>
      </w:r>
      <w:r w:rsidRPr="00404F2D">
        <w:rPr>
          <w:rFonts w:ascii="바탕체" w:hAnsi="바탕체"/>
          <w:sz w:val="24"/>
        </w:rPr>
        <w:t xml:space="preserve"> </w:t>
      </w:r>
      <w:commentRangeStart w:id="8"/>
      <w:r w:rsidRPr="00404F2D">
        <w:rPr>
          <w:rFonts w:ascii="바탕체" w:hAnsi="바탕체"/>
          <w:sz w:val="24"/>
        </w:rPr>
        <w:t>신탁계약</w:t>
      </w:r>
      <w:ins w:id="9" w:author="이원준 차장(법무팀)" w:date="2026-10-08T16:31:00Z" w16du:dateUtc="2026-10-08T07:31:00Z">
        <w:r w:rsidR="00EF4A2E">
          <w:rPr>
            <w:rFonts w:ascii="바탕체" w:hAnsi="바탕체" w:hint="eastAsia"/>
            <w:sz w:val="24"/>
          </w:rPr>
          <w:t>의</w:t>
        </w:r>
        <w:r w:rsidR="00EF4A2E">
          <w:rPr>
            <w:rFonts w:ascii="바탕체" w:hAnsi="바탕체" w:hint="eastAsia"/>
            <w:sz w:val="24"/>
          </w:rPr>
          <w:t xml:space="preserve"> </w:t>
        </w:r>
        <w:r w:rsidR="00EF4A2E">
          <w:rPr>
            <w:rFonts w:ascii="바탕체" w:hAnsi="바탕체" w:hint="eastAsia"/>
            <w:sz w:val="24"/>
          </w:rPr>
          <w:t>중요한</w:t>
        </w:r>
        <w:r w:rsidR="00EF4A2E">
          <w:rPr>
            <w:rFonts w:ascii="바탕체" w:hAnsi="바탕체" w:hint="eastAsia"/>
            <w:sz w:val="24"/>
          </w:rPr>
          <w:t xml:space="preserve"> </w:t>
        </w:r>
        <w:r w:rsidR="00EF4A2E">
          <w:rPr>
            <w:rFonts w:ascii="바탕체" w:hAnsi="바탕체" w:hint="eastAsia"/>
            <w:sz w:val="24"/>
          </w:rPr>
          <w:t>사항을</w:t>
        </w:r>
      </w:ins>
      <w:del w:id="10" w:author="이원준 차장(법무팀)" w:date="2026-10-08T16:31:00Z" w16du:dateUtc="2026-10-08T07:31:00Z">
        <w:r w:rsidRPr="00404F2D" w:rsidDel="00EF4A2E">
          <w:rPr>
            <w:rFonts w:ascii="바탕체" w:hAnsi="바탕체"/>
            <w:sz w:val="24"/>
          </w:rPr>
          <w:delText>을</w:delText>
        </w:r>
      </w:del>
      <w:r w:rsidRPr="00404F2D">
        <w:rPr>
          <w:rFonts w:ascii="바탕체" w:hAnsi="바탕체"/>
          <w:sz w:val="24"/>
        </w:rPr>
        <w:t xml:space="preserve"> </w:t>
      </w:r>
      <w:commentRangeEnd w:id="8"/>
      <w:r w:rsidR="00EF4A2E" w:rsidRPr="00404F2D">
        <w:rPr>
          <w:rStyle w:val="ad"/>
          <w:rFonts w:ascii="바탕체" w:hAnsi="바탕체"/>
          <w:sz w:val="24"/>
          <w:szCs w:val="24"/>
        </w:rPr>
        <w:commentReference w:id="8"/>
      </w:r>
      <w:r w:rsidRPr="00404F2D">
        <w:rPr>
          <w:rFonts w:ascii="바탕체" w:hAnsi="바탕체"/>
          <w:sz w:val="24"/>
        </w:rPr>
        <w:t>위반한</w:t>
      </w:r>
      <w:r w:rsidRPr="00404F2D">
        <w:rPr>
          <w:rFonts w:ascii="바탕체" w:hAnsi="바탕체"/>
          <w:sz w:val="24"/>
        </w:rPr>
        <w:t xml:space="preserve"> </w:t>
      </w:r>
      <w:r w:rsidRPr="00404F2D">
        <w:rPr>
          <w:rFonts w:ascii="바탕체" w:hAnsi="바탕체"/>
          <w:sz w:val="24"/>
        </w:rPr>
        <w:t>경우</w:t>
      </w:r>
    </w:p>
    <w:p w14:paraId="003EB142" w14:textId="77777777" w:rsidR="00930A79" w:rsidRPr="00404F2D" w:rsidRDefault="00930A79">
      <w:pPr>
        <w:pStyle w:val="TKNormal"/>
        <w:numPr>
          <w:ilvl w:val="0"/>
          <w:numId w:val="1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필요시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처분과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관련하여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자문기관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법무법인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회계법인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감정평가법인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등을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선정할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있으며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소요되는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비용은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처분대금에서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지급하기로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정산순서는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23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제①항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1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호의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비용과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동일한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순서로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.</w:t>
      </w:r>
    </w:p>
    <w:p w14:paraId="0022D41F" w14:textId="77777777" w:rsidR="00930A79" w:rsidRPr="00404F2D" w:rsidRDefault="00930A79">
      <w:pPr>
        <w:pStyle w:val="TKNormal"/>
        <w:numPr>
          <w:ilvl w:val="0"/>
          <w:numId w:val="1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20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내지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22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조에도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각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호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사유로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신탁부동산이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처분되는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신탁부동산의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처분시기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처분방법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lastRenderedPageBreak/>
        <w:t>대금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매수인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처분절차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처분방법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이라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은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수탁자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</w:rPr>
        <w:t>대주</w:t>
      </w:r>
      <w:r w:rsidRPr="00404F2D">
        <w:rPr>
          <w:rFonts w:ascii="Times New Roman"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들이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협의하여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정하기로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.</w:t>
      </w:r>
    </w:p>
    <w:p w14:paraId="53306402" w14:textId="77777777" w:rsidR="00930A79" w:rsidRPr="00404F2D" w:rsidRDefault="00930A79" w:rsidP="006A29C3">
      <w:pPr>
        <w:pStyle w:val="TKNormal"/>
        <w:spacing w:line="200" w:lineRule="exact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</w:p>
    <w:p w14:paraId="0279722A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Times New Roman" w:hint="eastAsia"/>
          <w:b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12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2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【신탁부동산의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처분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(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임의처분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)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】</w:t>
      </w:r>
    </w:p>
    <w:p w14:paraId="081D7420" w14:textId="77777777" w:rsidR="00930A79" w:rsidRPr="00404F2D" w:rsidRDefault="00930A79">
      <w:pPr>
        <w:pStyle w:val="TKNormal"/>
        <w:numPr>
          <w:ilvl w:val="0"/>
          <w:numId w:val="24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시기를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불문하고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일부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전부를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처분하고자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경우로서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요청하고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동의한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신탁기간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종료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전이라도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요청에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매수인과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매매계약을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체결하고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해당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매매계약에서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바에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소유권을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매수인에게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이전하는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절차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거쳐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처분하기로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다만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해당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처분대금으로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대출약정서상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우선수익자들에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피담보채무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전액을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상환할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있는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경우에는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우선수익자들의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동의를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요하지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아니하며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우선수익자들에게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서면으로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통지하여야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대하여는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매수인이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지위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임대차보증금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반환채무를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승계하고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대체담보를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제공하거나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해당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임대차보증금을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반환하는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것으로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동의에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갈음한다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>.</w:t>
      </w:r>
    </w:p>
    <w:p w14:paraId="6CFCB250" w14:textId="77777777" w:rsidR="00930A79" w:rsidRPr="00404F2D" w:rsidRDefault="00930A79">
      <w:pPr>
        <w:pStyle w:val="TKNormal"/>
        <w:numPr>
          <w:ilvl w:val="0"/>
          <w:numId w:val="24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20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22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eastAsia="바탕체" w:hint="eastAsia"/>
          <w:bCs/>
          <w:color w:val="000000"/>
          <w:sz w:val="24"/>
        </w:rPr>
        <w:t>본</w:t>
      </w:r>
      <w:r w:rsidRPr="00404F2D">
        <w:rPr>
          <w:rFonts w:ascii="Times New Roman" w:eastAsia="바탕체" w:hint="eastAsia"/>
          <w:bCs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bCs/>
          <w:color w:val="000000"/>
          <w:sz w:val="24"/>
        </w:rPr>
        <w:t>조</w:t>
      </w:r>
      <w:r w:rsidRPr="00404F2D">
        <w:rPr>
          <w:rFonts w:ascii="Times New Roman" w:eastAsia="바탕체" w:hint="eastAsia"/>
          <w:bCs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bCs/>
          <w:color w:val="000000"/>
          <w:sz w:val="24"/>
        </w:rPr>
        <w:t>제</w:t>
      </w:r>
      <w:r w:rsidRPr="00404F2D">
        <w:rPr>
          <w:rFonts w:hAnsi="바탕" w:hint="eastAsia"/>
          <w:bCs/>
          <w:color w:val="000000"/>
          <w:sz w:val="24"/>
        </w:rPr>
        <w:t>①항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처분방법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정하기로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</w:p>
    <w:p w14:paraId="35518ADC" w14:textId="77777777" w:rsidR="00930A79" w:rsidRPr="00404F2D" w:rsidRDefault="00930A79">
      <w:pPr>
        <w:pStyle w:val="TKNormal"/>
        <w:numPr>
          <w:ilvl w:val="0"/>
          <w:numId w:val="24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제①항에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신탁부동산이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처분되는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『별지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3.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신탁보수에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관한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약정』에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신탁재산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처분보수가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발생하지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않는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것으로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.</w:t>
      </w:r>
    </w:p>
    <w:p w14:paraId="1448E288" w14:textId="77777777" w:rsidR="00930A79" w:rsidRPr="00404F2D" w:rsidRDefault="00930A79" w:rsidP="006A29C3">
      <w:pPr>
        <w:pStyle w:val="TKNormal"/>
        <w:spacing w:line="200" w:lineRule="exact"/>
        <w:rPr>
          <w:rFonts w:ascii="Times New Roman"/>
          <w:b/>
          <w:bCs/>
          <w:color w:val="000000"/>
          <w:kern w:val="0"/>
          <w:sz w:val="24"/>
          <w:shd w:val="clear" w:color="auto" w:fill="FFFFFF"/>
        </w:rPr>
      </w:pPr>
    </w:p>
    <w:p w14:paraId="4B272F42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Times New Roman" w:hint="eastAsia"/>
          <w:b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12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3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【신탁부동산의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처분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(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정산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및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신탁종료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)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】</w:t>
      </w:r>
    </w:p>
    <w:p w14:paraId="394CC521" w14:textId="77777777" w:rsidR="00930A79" w:rsidRPr="00404F2D" w:rsidRDefault="00930A79">
      <w:pPr>
        <w:pStyle w:val="TKNormal"/>
        <w:numPr>
          <w:ilvl w:val="0"/>
          <w:numId w:val="2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특약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1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1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조의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처분대금의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정산은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2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3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항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의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순서를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따르기로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하되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23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항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5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호의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‘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우선수익자의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채권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’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은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1</w:t>
      </w:r>
      <w:r w:rsidRPr="00404F2D">
        <w:rPr>
          <w:rFonts w:ascii="Times New Roman" w:hint="eastAsia"/>
          <w:bCs/>
          <w:kern w:val="0"/>
          <w:sz w:val="24"/>
        </w:rPr>
        <w:t>순위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우선수익자의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채권</w:t>
      </w:r>
      <w:r w:rsidRPr="00404F2D">
        <w:rPr>
          <w:rFonts w:ascii="Times New Roman" w:hint="eastAsia"/>
          <w:bCs/>
          <w:kern w:val="0"/>
          <w:sz w:val="24"/>
        </w:rPr>
        <w:t>, 2</w:t>
      </w:r>
      <w:r w:rsidRPr="00404F2D">
        <w:rPr>
          <w:rFonts w:ascii="Times New Roman" w:hint="eastAsia"/>
          <w:bCs/>
          <w:kern w:val="0"/>
          <w:sz w:val="24"/>
        </w:rPr>
        <w:t>순위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우선수익자의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채권</w:t>
      </w:r>
      <w:r w:rsidRPr="00404F2D">
        <w:rPr>
          <w:rFonts w:ascii="Times New Roman" w:hint="eastAsia"/>
          <w:bCs/>
          <w:kern w:val="0"/>
          <w:sz w:val="24"/>
        </w:rPr>
        <w:t>, 3</w:t>
      </w:r>
      <w:r w:rsidRPr="00404F2D">
        <w:rPr>
          <w:rFonts w:ascii="Times New Roman" w:hint="eastAsia"/>
          <w:bCs/>
          <w:kern w:val="0"/>
          <w:sz w:val="24"/>
        </w:rPr>
        <w:t>순위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우선수익자의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채권의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순서로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하고</w:t>
      </w:r>
      <w:r w:rsidRPr="00404F2D">
        <w:rPr>
          <w:rFonts w:ascii="Times New Roman" w:hint="eastAsia"/>
          <w:bCs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kern w:val="0"/>
          <w:sz w:val="24"/>
        </w:rPr>
        <w:t>대주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우선수익자들에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대한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충당은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구체적으로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대출약정서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제</w:t>
      </w:r>
      <w:r w:rsidRPr="00404F2D">
        <w:rPr>
          <w:rFonts w:ascii="Times New Roman" w:hint="eastAsia"/>
          <w:bCs/>
          <w:kern w:val="0"/>
          <w:sz w:val="24"/>
        </w:rPr>
        <w:t>7</w:t>
      </w:r>
      <w:r w:rsidRPr="00404F2D">
        <w:rPr>
          <w:rFonts w:ascii="Times New Roman" w:hint="eastAsia"/>
          <w:bCs/>
          <w:kern w:val="0"/>
          <w:sz w:val="24"/>
        </w:rPr>
        <w:t>조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제</w:t>
      </w:r>
      <w:r w:rsidRPr="00404F2D">
        <w:rPr>
          <w:rFonts w:ascii="Times New Roman" w:hint="eastAsia"/>
          <w:bCs/>
          <w:kern w:val="0"/>
          <w:sz w:val="24"/>
        </w:rPr>
        <w:t>4</w:t>
      </w:r>
      <w:r w:rsidRPr="00404F2D">
        <w:rPr>
          <w:rFonts w:ascii="Times New Roman" w:hint="eastAsia"/>
          <w:bCs/>
          <w:kern w:val="0"/>
          <w:sz w:val="24"/>
        </w:rPr>
        <w:t>항의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변제충당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순서를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따르는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것으로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한다</w:t>
      </w:r>
      <w:r w:rsidRPr="00404F2D">
        <w:rPr>
          <w:rFonts w:ascii="Times New Roman" w:hint="eastAsia"/>
          <w:bCs/>
          <w:kern w:val="0"/>
          <w:sz w:val="24"/>
        </w:rPr>
        <w:t>.</w:t>
      </w:r>
    </w:p>
    <w:p w14:paraId="513347C6" w14:textId="77777777" w:rsidR="00930A79" w:rsidRPr="00404F2D" w:rsidRDefault="00930A79">
      <w:pPr>
        <w:pStyle w:val="TKNormal"/>
        <w:numPr>
          <w:ilvl w:val="0"/>
          <w:numId w:val="2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line="200" w:lineRule="exact"/>
        <w:rPr>
          <w:rFonts w:ascii="바탕체" w:eastAsia="바탕체" w:hAnsi="바탕체"/>
          <w:color w:val="000000"/>
          <w:sz w:val="24"/>
          <w:u w:val="single"/>
        </w:rPr>
      </w:pP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특약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1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1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조의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처분으로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인하여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매수인에게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소유권이전등기가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경료된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때에는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해당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신탁부동산에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한하여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신탁계약서가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일부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종료된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것으로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본다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.</w:t>
      </w:r>
    </w:p>
    <w:p w14:paraId="37554707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  <w:u w:val="single"/>
        </w:rPr>
      </w:pPr>
    </w:p>
    <w:p w14:paraId="5D92B80D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13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조【처분대금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납부방법】</w:t>
      </w:r>
    </w:p>
    <w:p w14:paraId="60ABA2C3" w14:textId="77777777" w:rsidR="00930A79" w:rsidRPr="00404F2D" w:rsidRDefault="00930A79">
      <w:pPr>
        <w:pStyle w:val="TKNormal"/>
        <w:numPr>
          <w:ilvl w:val="0"/>
          <w:numId w:val="1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22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처분대금은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처분에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계약을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체결한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날로부터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3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개월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이내에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완납하는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것을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원칙으로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338FFD17" w14:textId="77777777" w:rsidR="00930A79" w:rsidRPr="00404F2D" w:rsidRDefault="00930A79">
      <w:pPr>
        <w:pStyle w:val="TKNormal"/>
        <w:numPr>
          <w:ilvl w:val="0"/>
          <w:numId w:val="1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제①항에도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매수자를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용이하게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확보하기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대주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전원의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동의를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받아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처분대금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납부기한을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연장하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거나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분할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납부하게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35ED2490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65A06D8B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14</w:t>
      </w:r>
      <w:r w:rsidRPr="00404F2D">
        <w:rPr>
          <w:rFonts w:ascii="바탕체" w:eastAsia="바탕체" w:hAnsi="바탕체"/>
          <w:b/>
          <w:color w:val="000000"/>
          <w:sz w:val="24"/>
        </w:rPr>
        <w:t>조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【</w:t>
      </w:r>
      <w:r w:rsidRPr="00404F2D">
        <w:rPr>
          <w:rFonts w:ascii="바탕체" w:eastAsia="바탕체" w:hAnsi="바탕체"/>
          <w:b/>
          <w:color w:val="000000"/>
          <w:sz w:val="24"/>
        </w:rPr>
        <w:t>지방세법</w:t>
      </w:r>
      <w:r w:rsidRPr="00404F2D">
        <w:rPr>
          <w:rFonts w:ascii="바탕체" w:eastAsia="바탕체" w:hAnsi="바탕체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/>
          <w:b/>
          <w:color w:val="000000"/>
          <w:sz w:val="24"/>
        </w:rPr>
        <w:t>개정에</w:t>
      </w:r>
      <w:r w:rsidRPr="00404F2D">
        <w:rPr>
          <w:rFonts w:ascii="바탕체" w:eastAsia="바탕체" w:hAnsi="바탕체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/>
          <w:b/>
          <w:color w:val="000000"/>
          <w:sz w:val="24"/>
        </w:rPr>
        <w:t>따른</w:t>
      </w:r>
      <w:r w:rsidRPr="00404F2D">
        <w:rPr>
          <w:rFonts w:ascii="바탕체" w:eastAsia="바탕체" w:hAnsi="바탕체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/>
          <w:b/>
          <w:color w:val="000000"/>
          <w:sz w:val="24"/>
        </w:rPr>
        <w:t>특약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】</w:t>
      </w:r>
    </w:p>
    <w:p w14:paraId="56976767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9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②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서류를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제출할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국세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지방세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과세완납증명서를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제출하여야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과세완납증명서를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등기소에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제출하기로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0966C891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과세완납증명서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지연으로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인하여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신탁등기가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지연되어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에게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손해가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발생하는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lastRenderedPageBreak/>
        <w:t>탁자의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귀책사유가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없는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손해에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책임을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부담하지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4729169A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10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추가하여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실질적인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사용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/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수익자로서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지방세법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등의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개정에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명의로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고지되는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세금에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부담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주체임을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인식하고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세금을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납부하기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세금고지서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수령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세금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납부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등을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포함하나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아니함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이행하여야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. </w:t>
      </w:r>
    </w:p>
    <w:p w14:paraId="0E54E711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③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관련하여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명의로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고지되는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세금에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고유재산으로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해당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세금을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부담하지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아니하고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인하여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체납처분이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있음을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인지하고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이의를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제기하지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6A3137D6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제④항에도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체납세금에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고유재산으로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세금을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납부하는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신탁재산을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12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일체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이의를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제기하지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. </w:t>
      </w:r>
    </w:p>
    <w:p w14:paraId="7D380393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납세의무자로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미납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채무가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성립하였으나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체결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당시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납부기한이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도래하지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않은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조세도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포함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있음에도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해지를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요청하는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해지에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서면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동의한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다음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각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호의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방법으로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조세상당액이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예치된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요청에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응할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조항에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예치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업무처리에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이의를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제기할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없다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정산내역서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확인서를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제출함으로써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조세상당액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예치를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갈음할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68EE21C0" w14:textId="77777777" w:rsidR="00930A79" w:rsidRPr="00404F2D" w:rsidRDefault="00930A79">
      <w:pPr>
        <w:pStyle w:val="TKNormal"/>
        <w:numPr>
          <w:ilvl w:val="0"/>
          <w:numId w:val="17"/>
        </w:numPr>
        <w:wordWrap w:val="0"/>
        <w:autoSpaceDE w:val="0"/>
        <w:autoSpaceDN w:val="0"/>
        <w:spacing w:line="200" w:lineRule="exact"/>
        <w:ind w:left="1156" w:hanging="357"/>
        <w:rPr>
          <w:rFonts w:ascii="Times New Roman" w:eastAsia="바탕체"/>
          <w:sz w:val="24"/>
        </w:rPr>
      </w:pPr>
      <w:r w:rsidRPr="00404F2D">
        <w:rPr>
          <w:rFonts w:ascii="Times New Roman" w:eastAsia="바탕체"/>
          <w:sz w:val="24"/>
        </w:rPr>
        <w:t>신탁재산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내에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조세납부에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충당하기에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충분한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금전이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있는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경우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조세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상당액을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수탁자에게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예치하여야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한다</w:t>
      </w:r>
      <w:r w:rsidRPr="00404F2D">
        <w:rPr>
          <w:rFonts w:ascii="Times New Roman" w:eastAsia="바탕체"/>
          <w:sz w:val="24"/>
        </w:rPr>
        <w:t>.</w:t>
      </w:r>
    </w:p>
    <w:p w14:paraId="1291ACA0" w14:textId="77777777" w:rsidR="00930A79" w:rsidRPr="00404F2D" w:rsidRDefault="00930A79">
      <w:pPr>
        <w:pStyle w:val="TKNormal"/>
        <w:numPr>
          <w:ilvl w:val="0"/>
          <w:numId w:val="17"/>
        </w:numPr>
        <w:wordWrap w:val="0"/>
        <w:autoSpaceDE w:val="0"/>
        <w:autoSpaceDN w:val="0"/>
        <w:spacing w:line="200" w:lineRule="exact"/>
        <w:ind w:left="1156" w:hanging="357"/>
        <w:rPr>
          <w:rFonts w:ascii="Times New Roman" w:eastAsia="바탕체"/>
          <w:sz w:val="24"/>
        </w:rPr>
      </w:pPr>
      <w:r w:rsidRPr="00404F2D">
        <w:rPr>
          <w:rFonts w:ascii="Times New Roman" w:eastAsia="바탕체"/>
          <w:sz w:val="24"/>
        </w:rPr>
        <w:t>신탁재산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내에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조세를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납부하기에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충분한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금전이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없는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경우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위탁자는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수탁자가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인정하는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방법에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따라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금액</w:t>
      </w:r>
      <w:r w:rsidRPr="00404F2D">
        <w:rPr>
          <w:rFonts w:ascii="Times New Roman" w:eastAsia="바탕체"/>
          <w:sz w:val="24"/>
        </w:rPr>
        <w:t>(</w:t>
      </w:r>
      <w:r w:rsidRPr="00404F2D">
        <w:rPr>
          <w:rFonts w:ascii="Times New Roman" w:eastAsia="바탕체"/>
          <w:sz w:val="24"/>
        </w:rPr>
        <w:t>현금</w:t>
      </w:r>
      <w:r w:rsidRPr="00404F2D">
        <w:rPr>
          <w:rFonts w:ascii="Times New Roman" w:eastAsia="바탕체"/>
          <w:sz w:val="24"/>
        </w:rPr>
        <w:t xml:space="preserve">, </w:t>
      </w:r>
      <w:r w:rsidRPr="00404F2D">
        <w:rPr>
          <w:rFonts w:ascii="Times New Roman" w:eastAsia="바탕체"/>
          <w:sz w:val="24"/>
        </w:rPr>
        <w:t>이행보증보험증권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등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수탁자가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세금납부를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위하여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즉시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현금화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가능한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수단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등</w:t>
      </w:r>
      <w:r w:rsidRPr="00404F2D">
        <w:rPr>
          <w:rFonts w:ascii="Times New Roman" w:eastAsia="바탕체"/>
          <w:sz w:val="24"/>
        </w:rPr>
        <w:t>)</w:t>
      </w:r>
      <w:r w:rsidRPr="00404F2D">
        <w:rPr>
          <w:rFonts w:ascii="Times New Roman" w:eastAsia="바탕체"/>
          <w:sz w:val="24"/>
        </w:rPr>
        <w:t>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수탁자에게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예치하여야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한다</w:t>
      </w:r>
      <w:r w:rsidRPr="00404F2D">
        <w:rPr>
          <w:rFonts w:ascii="Times New Roman" w:eastAsia="바탕체"/>
          <w:sz w:val="24"/>
        </w:rPr>
        <w:t>.</w:t>
      </w:r>
    </w:p>
    <w:p w14:paraId="799842D9" w14:textId="77777777" w:rsidR="00930A79" w:rsidRPr="00404F2D" w:rsidRDefault="00930A79">
      <w:pPr>
        <w:pStyle w:val="TKNormal"/>
        <w:numPr>
          <w:ilvl w:val="0"/>
          <w:numId w:val="17"/>
        </w:numPr>
        <w:wordWrap w:val="0"/>
        <w:autoSpaceDE w:val="0"/>
        <w:autoSpaceDN w:val="0"/>
        <w:spacing w:line="200" w:lineRule="exact"/>
        <w:ind w:left="1156" w:hanging="357"/>
        <w:rPr>
          <w:rFonts w:ascii="Times New Roman" w:eastAsia="바탕체"/>
          <w:sz w:val="24"/>
        </w:rPr>
      </w:pPr>
      <w:r w:rsidRPr="00404F2D">
        <w:rPr>
          <w:rFonts w:ascii="Times New Roman" w:eastAsia="바탕체"/>
          <w:sz w:val="24"/>
        </w:rPr>
        <w:t>위탁자가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제</w:t>
      </w:r>
      <w:r w:rsidRPr="00404F2D">
        <w:rPr>
          <w:rFonts w:ascii="Times New Roman" w:eastAsia="바탕체"/>
          <w:sz w:val="24"/>
        </w:rPr>
        <w:t>1</w:t>
      </w:r>
      <w:r w:rsidRPr="00404F2D">
        <w:rPr>
          <w:rFonts w:ascii="Times New Roman" w:eastAsia="바탕체"/>
          <w:sz w:val="24"/>
        </w:rPr>
        <w:t>호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및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제</w:t>
      </w:r>
      <w:r w:rsidRPr="00404F2D">
        <w:rPr>
          <w:rFonts w:ascii="Times New Roman" w:eastAsia="바탕체"/>
          <w:sz w:val="24"/>
        </w:rPr>
        <w:t>2</w:t>
      </w:r>
      <w:r w:rsidRPr="00404F2D">
        <w:rPr>
          <w:rFonts w:ascii="Times New Roman" w:eastAsia="바탕체"/>
          <w:sz w:val="24"/>
        </w:rPr>
        <w:t>호에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따라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금전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등을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수탁자에게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예치하는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경우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전년도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조세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액의</w:t>
      </w:r>
      <w:r w:rsidRPr="00404F2D">
        <w:rPr>
          <w:rFonts w:ascii="Times New Roman" w:eastAsia="바탕체"/>
          <w:sz w:val="24"/>
        </w:rPr>
        <w:t xml:space="preserve"> 120% </w:t>
      </w:r>
      <w:r w:rsidRPr="00404F2D">
        <w:rPr>
          <w:rFonts w:ascii="Times New Roman" w:eastAsia="바탕체"/>
          <w:sz w:val="24"/>
        </w:rPr>
        <w:t>수준</w:t>
      </w:r>
      <w:r w:rsidRPr="00404F2D">
        <w:rPr>
          <w:rFonts w:ascii="Times New Roman" w:eastAsia="바탕체"/>
          <w:sz w:val="24"/>
        </w:rPr>
        <w:t>(</w:t>
      </w:r>
      <w:r w:rsidRPr="00404F2D">
        <w:rPr>
          <w:rFonts w:ascii="Times New Roman" w:eastAsia="바탕체"/>
          <w:sz w:val="24"/>
        </w:rPr>
        <w:t>해당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조세납부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남는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금액은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신탁계약에서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정한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바에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따라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반환하고</w:t>
      </w:r>
      <w:r w:rsidRPr="00404F2D">
        <w:rPr>
          <w:rFonts w:ascii="Times New Roman" w:eastAsia="바탕체"/>
          <w:sz w:val="24"/>
        </w:rPr>
        <w:t xml:space="preserve">, </w:t>
      </w:r>
      <w:r w:rsidRPr="00404F2D">
        <w:rPr>
          <w:rFonts w:ascii="Times New Roman" w:eastAsia="바탕체"/>
          <w:sz w:val="24"/>
        </w:rPr>
        <w:t>해당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조세납부를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위하여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부족한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경우에는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위탁자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또는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수익자가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수탁자에게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그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부족분을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지급한다</w:t>
      </w:r>
      <w:r w:rsidRPr="00404F2D">
        <w:rPr>
          <w:rFonts w:ascii="Times New Roman" w:eastAsia="바탕체"/>
          <w:sz w:val="24"/>
        </w:rPr>
        <w:t>.)</w:t>
      </w:r>
      <w:r w:rsidRPr="00404F2D">
        <w:rPr>
          <w:rFonts w:ascii="Times New Roman" w:eastAsia="바탕체"/>
          <w:sz w:val="24"/>
        </w:rPr>
        <w:t>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수탁자에게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예치하는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것을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원칙으로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하나</w:t>
      </w:r>
      <w:r w:rsidRPr="00404F2D">
        <w:rPr>
          <w:rFonts w:ascii="Times New Roman" w:eastAsia="바탕체"/>
          <w:sz w:val="24"/>
        </w:rPr>
        <w:t xml:space="preserve">, </w:t>
      </w:r>
      <w:r w:rsidRPr="00404F2D">
        <w:rPr>
          <w:rFonts w:ascii="Times New Roman" w:eastAsia="바탕체"/>
          <w:sz w:val="24"/>
        </w:rPr>
        <w:t>과세기준금액의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급등락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등의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경우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예치금액수준은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수탁자가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조정할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있다</w:t>
      </w:r>
      <w:r w:rsidRPr="00404F2D">
        <w:rPr>
          <w:rFonts w:ascii="Times New Roman" w:eastAsia="바탕체"/>
          <w:sz w:val="24"/>
        </w:rPr>
        <w:t>.</w:t>
      </w:r>
    </w:p>
    <w:p w14:paraId="61497F08" w14:textId="77777777" w:rsidR="00930A79" w:rsidRPr="00404F2D" w:rsidRDefault="00930A79" w:rsidP="006A29C3">
      <w:pPr>
        <w:pStyle w:val="TKNormal"/>
        <w:spacing w:line="200" w:lineRule="exact"/>
        <w:ind w:leftChars="200" w:left="880" w:hangingChars="200" w:hanging="480"/>
        <w:rPr>
          <w:rFonts w:ascii="바탕체" w:eastAsia="바탕체" w:hAnsi="바탕체"/>
          <w:color w:val="000000"/>
          <w:sz w:val="24"/>
        </w:rPr>
      </w:pPr>
      <w:r w:rsidRPr="00404F2D">
        <w:rPr>
          <w:rFonts w:ascii="바탕체" w:eastAsia="바탕체" w:hAnsi="바탕체" w:hint="eastAsia"/>
          <w:color w:val="000000"/>
          <w:sz w:val="24"/>
        </w:rPr>
        <w:t xml:space="preserve"> </w:t>
      </w:r>
    </w:p>
    <w:p w14:paraId="5B9B4E04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sz w:val="24"/>
        </w:rPr>
      </w:pPr>
      <w:r w:rsidRPr="00404F2D">
        <w:rPr>
          <w:rFonts w:ascii="바탕체" w:eastAsia="바탕체" w:hAnsi="바탕체"/>
          <w:b/>
          <w:sz w:val="24"/>
        </w:rPr>
        <w:t>제</w:t>
      </w:r>
      <w:r w:rsidRPr="00404F2D">
        <w:rPr>
          <w:rFonts w:ascii="바탕체" w:eastAsia="바탕체" w:hAnsi="바탕체" w:hint="eastAsia"/>
          <w:b/>
          <w:sz w:val="24"/>
        </w:rPr>
        <w:t>15</w:t>
      </w:r>
      <w:r w:rsidRPr="00404F2D">
        <w:rPr>
          <w:rFonts w:ascii="바탕체" w:eastAsia="바탕체" w:hAnsi="바탕체"/>
          <w:b/>
          <w:sz w:val="24"/>
        </w:rPr>
        <w:t>조</w:t>
      </w:r>
      <w:r w:rsidRPr="00404F2D">
        <w:rPr>
          <w:rFonts w:ascii="바탕체" w:eastAsia="바탕체" w:hAnsi="바탕체"/>
          <w:b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sz w:val="24"/>
        </w:rPr>
        <w:t>【신탁부동산</w:t>
      </w:r>
      <w:r w:rsidRPr="00404F2D">
        <w:rPr>
          <w:rFonts w:ascii="바탕체" w:eastAsia="바탕체" w:hAnsi="바탕체" w:hint="eastAsia"/>
          <w:b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sz w:val="24"/>
        </w:rPr>
        <w:t>관리에</w:t>
      </w:r>
      <w:r w:rsidRPr="00404F2D">
        <w:rPr>
          <w:rFonts w:ascii="바탕체" w:eastAsia="바탕체" w:hAnsi="바탕체" w:hint="eastAsia"/>
          <w:b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sz w:val="24"/>
        </w:rPr>
        <w:t>대한</w:t>
      </w:r>
      <w:r w:rsidRPr="00404F2D">
        <w:rPr>
          <w:rFonts w:ascii="바탕체" w:eastAsia="바탕체" w:hAnsi="바탕체" w:hint="eastAsia"/>
          <w:b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sz w:val="24"/>
        </w:rPr>
        <w:t>특약</w:t>
      </w:r>
      <w:r w:rsidRPr="00404F2D">
        <w:rPr>
          <w:rFonts w:ascii="바탕체" w:eastAsia="바탕체" w:hAnsi="바탕체" w:hint="eastAsia"/>
          <w:sz w:val="24"/>
        </w:rPr>
        <w:t>】</w:t>
      </w:r>
    </w:p>
    <w:p w14:paraId="700CCFCF" w14:textId="77777777" w:rsidR="00930A79" w:rsidRPr="00404F2D" w:rsidRDefault="00930A79">
      <w:pPr>
        <w:pStyle w:val="TKNormal"/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등기상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소유권만을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관리하고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모든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사용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·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권한을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갖고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있으며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그에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모든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비용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권리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의무를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부담한다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368D28AB" w14:textId="77777777" w:rsidR="00930A79" w:rsidRPr="00404F2D" w:rsidRDefault="00930A79">
      <w:pPr>
        <w:pStyle w:val="TKNormal"/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바탕체" w:eastAsia="바탕체" w:hAnsi="바탕체"/>
          <w:sz w:val="24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10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color w:val="000000"/>
          <w:kern w:val="0"/>
          <w:sz w:val="24"/>
          <w:shd w:val="clear" w:color="auto" w:fill="FFFFFF"/>
        </w:rPr>
        <w:t>②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11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6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조에도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동의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승낙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없이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변경사항에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통지함으로써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정하는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방법에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임대인으로서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자와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임대차계약을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체결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변경계약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포함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자에게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임대하거나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직접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점유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사용할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있으며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임대차보증금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임대료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관리비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취득한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금원을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자산보관기관에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보관위탁하거나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이득을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직접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취할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명확히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하면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임대차계약에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lastRenderedPageBreak/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수취하는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임대차보증금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임대료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모든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금원은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신탁재산에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포함되지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아니하고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대출약정서상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대출원리금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상환에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충당되지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처분대금을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정산하는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임대차보증금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>(1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우선수익권으로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담보되는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임대차보증금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>2,132,586,000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원은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제외함</w:t>
      </w:r>
      <w:r w:rsidRPr="00404F2D">
        <w:rPr>
          <w:rFonts w:ascii="Times New Roman" w:hint="eastAsia"/>
          <w:bCs/>
          <w:color w:val="000000"/>
          <w:kern w:val="0"/>
          <w:sz w:val="24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2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호의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바로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다음이자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5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호의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바로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순위로서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채권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수익권보다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정산되는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것으로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</w:p>
    <w:p w14:paraId="605DF452" w14:textId="77777777" w:rsidR="00930A79" w:rsidRPr="00404F2D" w:rsidRDefault="00930A79">
      <w:pPr>
        <w:pStyle w:val="TKNormal"/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체결일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현재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관련하여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&lt;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별지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&gt;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기재의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임대차계약등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이외의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임대차계약이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존재하지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아니함을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확인한다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0F72E394" w14:textId="77777777" w:rsidR="00930A79" w:rsidRPr="00404F2D" w:rsidRDefault="00930A79">
      <w:pPr>
        <w:pStyle w:val="TKNormal"/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color w:val="000000"/>
          <w:kern w:val="0"/>
          <w:sz w:val="24"/>
          <w:shd w:val="clear" w:color="auto" w:fill="FFFFFF"/>
        </w:rPr>
        <w:t>②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여타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규정에도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임대차보증금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반환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의무는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있으며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임차인이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임대차보증금을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반환을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요구할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자신의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비용과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책임으로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임대차보증금을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반환하고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면책시키기로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45916CEC" w14:textId="77777777" w:rsidR="00930A79" w:rsidRPr="00404F2D" w:rsidRDefault="00930A79">
      <w:pPr>
        <w:pStyle w:val="TKNormal"/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임차인에게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물건이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채권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담보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목적으로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신탁되었다는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취지의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사실을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인지시켜야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그러한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인지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채무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불이행시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있음을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포함하여야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770C7080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sz w:val="24"/>
        </w:rPr>
      </w:pPr>
    </w:p>
    <w:p w14:paraId="3344C561" w14:textId="77777777" w:rsidR="00930A79" w:rsidRPr="00404F2D" w:rsidRDefault="00930A79" w:rsidP="006A29C3">
      <w:pPr>
        <w:pStyle w:val="TKNormal"/>
        <w:spacing w:line="200" w:lineRule="exact"/>
        <w:rPr>
          <w:rFonts w:ascii="Times New Roman" w:eastAsia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16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조【신탁보수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및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등기비용</w:t>
      </w:r>
      <w:r w:rsidRPr="00404F2D">
        <w:rPr>
          <w:rFonts w:ascii="Times New Roman" w:eastAsia="바탕체"/>
          <w:b/>
          <w:color w:val="000000"/>
          <w:sz w:val="24"/>
        </w:rPr>
        <w:t>】</w:t>
      </w:r>
    </w:p>
    <w:p w14:paraId="7054DCD9" w14:textId="77777777" w:rsidR="00930A79" w:rsidRPr="00404F2D" w:rsidRDefault="00930A79">
      <w:pPr>
        <w:pStyle w:val="TKNormal"/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신규체결에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신탁재산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관리보수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소유권이전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신탁등기비용은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부담하기로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02A95D08" w14:textId="77777777" w:rsidR="00930A79" w:rsidRPr="00404F2D" w:rsidRDefault="00930A79">
      <w:pPr>
        <w:pStyle w:val="TKNormal"/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5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신탁원부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변경등기를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관리보수로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일백오십만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(1,500,000)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원을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추가로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지급하기로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변경등기비용은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해당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협의하여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부담하기로한다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</w:p>
    <w:p w14:paraId="3662BA79" w14:textId="77777777" w:rsidR="00930A79" w:rsidRPr="00404F2D" w:rsidRDefault="00930A79">
      <w:pPr>
        <w:pStyle w:val="TKNormal"/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1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1, 2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호에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신탁재산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처분보수는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23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호에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처분대금에서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정산할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04988124" w14:textId="77777777" w:rsidR="00930A79" w:rsidRPr="00404F2D" w:rsidRDefault="00930A79">
      <w:pPr>
        <w:pStyle w:val="TKNormal"/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지급한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신탁보수는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어떠한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사유를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불문하고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반환되지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</w:p>
    <w:p w14:paraId="699EE9A3" w14:textId="77777777" w:rsidR="00930A79" w:rsidRPr="00404F2D" w:rsidRDefault="00930A79">
      <w:pPr>
        <w:pStyle w:val="TKNormal"/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신탁보수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등기비용은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별도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협의키로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10760ED3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1C236AC1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17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조【효력】</w:t>
      </w:r>
    </w:p>
    <w:p w14:paraId="15C32723" w14:textId="77777777" w:rsidR="00930A79" w:rsidRPr="00404F2D" w:rsidRDefault="00930A79">
      <w:pPr>
        <w:pStyle w:val="TKNormal"/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효력은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신탁재산이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형질변경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합필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등으로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지번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면적이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변경될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경우에도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변경된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지번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면적에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유효하게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존속한다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7AC125F4" w14:textId="77777777" w:rsidR="00930A79" w:rsidRPr="00404F2D" w:rsidRDefault="00930A79">
      <w:pPr>
        <w:pStyle w:val="TKNormal"/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일부가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무효인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나머지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부분은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계속하여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효력을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가진다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5EDA0357" w14:textId="77777777" w:rsidR="00930A79" w:rsidRPr="00404F2D" w:rsidRDefault="00930A79">
      <w:pPr>
        <w:pStyle w:val="TKNormal"/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특약의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상호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충돌하는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특약의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6CBF0AA0" w14:textId="77777777" w:rsidR="00930A79" w:rsidRPr="00404F2D" w:rsidRDefault="00930A79">
      <w:pPr>
        <w:pStyle w:val="TKNormal"/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신탁관련법령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신탁법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자본시장과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금융투자업에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법률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동법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하위법규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)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금융투자업규정에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위배될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법령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동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감독규정에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78079D26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5724B2EA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18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조【간인대체의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합의】</w:t>
      </w:r>
    </w:p>
    <w:p w14:paraId="35F09B71" w14:textId="77777777" w:rsidR="00930A79" w:rsidRPr="00404F2D" w:rsidRDefault="00930A79" w:rsidP="006A29C3"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lastRenderedPageBreak/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당사자들은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간인을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당사자들이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합의하여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지정하는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직인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천공으로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대체하기로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6A880F1F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00B906A3" w14:textId="77777777" w:rsidR="00930A79" w:rsidRPr="00404F2D" w:rsidRDefault="00930A79" w:rsidP="006A29C3">
      <w:pPr>
        <w:pStyle w:val="TKNormal"/>
        <w:spacing w:line="200" w:lineRule="exact"/>
        <w:rPr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19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【통지】</w:t>
      </w:r>
      <w:r w:rsidRPr="00404F2D">
        <w:rPr>
          <w:rFonts w:hint="eastAsia"/>
          <w:sz w:val="24"/>
        </w:rPr>
        <w:t xml:space="preserve"> </w:t>
      </w:r>
    </w:p>
    <w:p w14:paraId="55403DAE" w14:textId="77777777" w:rsidR="00930A79" w:rsidRPr="00404F2D" w:rsidRDefault="00930A79" w:rsidP="006A29C3"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발송이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요구되거나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허용되는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모든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통지는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다음의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주소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통지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서류의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수령을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당사자가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서면으로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지정한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주소로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직접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교부하거나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요금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선납의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등기우편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팩시밀리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전자우편으로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다만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팩시밀리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전자우편으로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송부하는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수령을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확인하는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팩시밀리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전자우편으로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받아야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1C8B2B55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tbl>
      <w:tblPr>
        <w:tblStyle w:val="TKNormalTable"/>
        <w:tblW w:w="0" w:type="auto"/>
        <w:jc w:val="right"/>
        <w:tblLook w:val="04A0" w:firstRow="1" w:lastRow="0" w:firstColumn="1" w:lastColumn="0" w:noHBand="0" w:noVBand="1"/>
      </w:tblPr>
      <w:tblGrid>
        <w:gridCol w:w="3896"/>
        <w:gridCol w:w="4608"/>
      </w:tblGrid>
      <w:tr w:rsidR="006A29C3" w:rsidRPr="00404F2D" w14:paraId="64A3EFD3" w14:textId="77777777" w:rsidTr="005E1C22">
        <w:trPr>
          <w:jc w:val="right"/>
        </w:trPr>
        <w:tc>
          <w:tcPr>
            <w:tcW w:w="1486" w:type="dxa"/>
          </w:tcPr>
          <w:p w14:paraId="220A2922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>위탁자</w:t>
            </w:r>
          </w:p>
          <w:p w14:paraId="7AD8BB3D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679414B6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36EB6634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7FBCBBCB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067D51F6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10BDFD8C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63B499A8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>수탁자</w:t>
            </w:r>
          </w:p>
        </w:tc>
        <w:tc>
          <w:tcPr>
            <w:tcW w:w="6485" w:type="dxa"/>
          </w:tcPr>
          <w:p w14:paraId="2277ABE8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color w:val="000000"/>
                <w:sz w:val="24"/>
              </w:rPr>
            </w:pPr>
            <w:r w:rsidRPr="00404F2D">
              <w:rPr>
                <w:rFonts w:ascii="Times New Roman" w:eastAsia="바탕체" w:hint="eastAsia"/>
                <w:b/>
                <w:sz w:val="24"/>
              </w:rPr>
              <w:t>주식회사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b/>
                <w:sz w:val="24"/>
              </w:rPr>
              <w:t>코람코라이프로지스위탁관리부동산투자회사</w:t>
            </w:r>
            <w:r w:rsidRPr="00404F2D">
              <w:rPr>
                <w:rFonts w:ascii="Times New Roman" w:eastAsia="바탕체"/>
                <w:b/>
                <w:sz w:val="24"/>
              </w:rPr>
              <w:t xml:space="preserve"> </w:t>
            </w:r>
          </w:p>
          <w:p w14:paraId="640AB002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주소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</w:t>
            </w:r>
            <w:r w:rsidRPr="00404F2D">
              <w:rPr>
                <w:rFonts w:ascii="Times New Roman" w:eastAsia="바탕체"/>
                <w:kern w:val="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kern w:val="0"/>
                <w:sz w:val="24"/>
              </w:rPr>
              <w:t>서울특별시</w:t>
            </w:r>
            <w:r w:rsidRPr="00404F2D">
              <w:rPr>
                <w:rFonts w:ascii="Times New Roman" w:eastAsia="바탕체"/>
                <w:kern w:val="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kern w:val="0"/>
                <w:sz w:val="24"/>
              </w:rPr>
              <w:t>강남구</w:t>
            </w:r>
            <w:r w:rsidRPr="00404F2D">
              <w:rPr>
                <w:rFonts w:ascii="Times New Roman" w:eastAsia="바탕체"/>
                <w:kern w:val="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kern w:val="0"/>
                <w:sz w:val="24"/>
              </w:rPr>
              <w:t>삼성로</w:t>
            </w:r>
            <w:r w:rsidRPr="00404F2D">
              <w:rPr>
                <w:rFonts w:ascii="Times New Roman" w:eastAsia="바탕체"/>
                <w:kern w:val="0"/>
                <w:sz w:val="24"/>
              </w:rPr>
              <w:t xml:space="preserve"> 51</w:t>
            </w:r>
            <w:r w:rsidRPr="00404F2D">
              <w:rPr>
                <w:rFonts w:ascii="Times New Roman" w:eastAsia="바탕체" w:hint="eastAsia"/>
                <w:kern w:val="0"/>
                <w:sz w:val="24"/>
              </w:rPr>
              <w:t xml:space="preserve">1 </w:t>
            </w:r>
            <w:r w:rsidRPr="00404F2D">
              <w:rPr>
                <w:rFonts w:ascii="Times New Roman" w:eastAsia="바탕체"/>
                <w:kern w:val="0"/>
                <w:sz w:val="24"/>
              </w:rPr>
              <w:t>(</w:t>
            </w:r>
            <w:r w:rsidRPr="00404F2D">
              <w:rPr>
                <w:rFonts w:ascii="Times New Roman" w:eastAsia="바탕체"/>
                <w:kern w:val="0"/>
                <w:sz w:val="24"/>
              </w:rPr>
              <w:t>삼성동</w:t>
            </w:r>
            <w:r w:rsidRPr="00404F2D">
              <w:rPr>
                <w:rFonts w:ascii="Times New Roman" w:eastAsia="바탕체"/>
                <w:kern w:val="0"/>
                <w:sz w:val="24"/>
              </w:rPr>
              <w:t>)</w:t>
            </w:r>
          </w:p>
          <w:p w14:paraId="090F1692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참조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[*]</w:t>
            </w:r>
          </w:p>
          <w:p w14:paraId="22E18A5A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전화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[*]</w:t>
            </w:r>
          </w:p>
          <w:p w14:paraId="418551B9" w14:textId="77777777" w:rsidR="00930A79" w:rsidRPr="00404F2D" w:rsidRDefault="00930A79" w:rsidP="005E1C22">
            <w:pPr>
              <w:pStyle w:val="TK"/>
              <w:spacing w:line="200" w:lineRule="exact"/>
              <w:rPr>
                <w:rFonts w:ascii="Times New Roman" w:eastAsia="바탕체" w:hint="eastAsia"/>
                <w:sz w:val="24"/>
                <w:szCs w:val="24"/>
              </w:rPr>
            </w:pPr>
            <w:r w:rsidRPr="00404F2D">
              <w:rPr>
                <w:rFonts w:ascii="Times New Roman" w:eastAsia="바탕체" w:hint="eastAsia"/>
                <w:sz w:val="24"/>
                <w:szCs w:val="24"/>
              </w:rPr>
              <w:t>팩스번호</w:t>
            </w:r>
            <w:r w:rsidRPr="00404F2D">
              <w:rPr>
                <w:rFonts w:ascii="Times New Roman" w:eastAsia="바탕체" w:hint="eastAsia"/>
                <w:sz w:val="24"/>
                <w:szCs w:val="24"/>
              </w:rPr>
              <w:t xml:space="preserve"> :</w:t>
            </w:r>
            <w:r w:rsidRPr="00404F2D">
              <w:rPr>
                <w:rFonts w:ascii="Times New Roman" w:eastAsia="바탕체"/>
                <w:sz w:val="24"/>
                <w:szCs w:val="24"/>
              </w:rPr>
              <w:t xml:space="preserve"> </w:t>
            </w:r>
            <w:r w:rsidRPr="00404F2D">
              <w:rPr>
                <w:rFonts w:ascii="Times New Roman" w:eastAsia="바탕체" w:hint="eastAsia"/>
                <w:sz w:val="24"/>
                <w:szCs w:val="24"/>
              </w:rPr>
              <w:t>[*]</w:t>
            </w:r>
          </w:p>
          <w:p w14:paraId="329CF46F" w14:textId="77777777" w:rsidR="00930A79" w:rsidRPr="00404F2D" w:rsidRDefault="00930A79" w:rsidP="005E1C22">
            <w:pPr>
              <w:pStyle w:val="TK"/>
              <w:spacing w:line="200" w:lineRule="exact"/>
              <w:rPr>
                <w:rFonts w:ascii="Times New Roman" w:eastAsia="바탕체" w:hAnsi="Times New Roman"/>
                <w:kern w:val="2"/>
                <w:sz w:val="24"/>
                <w:szCs w:val="24"/>
              </w:rPr>
            </w:pPr>
            <w:r w:rsidRPr="00404F2D">
              <w:rPr>
                <w:rFonts w:ascii="Times New Roman" w:eastAsia="바탕체" w:hAnsi="Times New Roman"/>
                <w:sz w:val="24"/>
                <w:szCs w:val="24"/>
              </w:rPr>
              <w:t>전자우편</w:t>
            </w:r>
            <w:r w:rsidRPr="00404F2D">
              <w:rPr>
                <w:rFonts w:ascii="Times New Roman" w:eastAsia="바탕체" w:hAnsi="Times New Roman"/>
                <w:kern w:val="2"/>
                <w:sz w:val="24"/>
                <w:szCs w:val="24"/>
              </w:rPr>
              <w:t xml:space="preserve">: </w:t>
            </w:r>
            <w:r w:rsidRPr="00404F2D">
              <w:rPr>
                <w:rFonts w:ascii="Times New Roman" w:eastAsia="바탕체" w:hint="eastAsia"/>
                <w:sz w:val="24"/>
                <w:szCs w:val="24"/>
              </w:rPr>
              <w:t>[*]</w:t>
            </w:r>
          </w:p>
          <w:p w14:paraId="4A5A1214" w14:textId="77777777" w:rsidR="00930A79" w:rsidRPr="00404F2D" w:rsidRDefault="00930A79" w:rsidP="005E1C22">
            <w:pPr>
              <w:pStyle w:val="TK"/>
              <w:spacing w:line="200" w:lineRule="exact"/>
              <w:rPr>
                <w:rFonts w:ascii="Times New Roman" w:eastAsia="바탕체" w:hAnsi="Times New Roman"/>
                <w:sz w:val="24"/>
                <w:szCs w:val="24"/>
              </w:rPr>
            </w:pPr>
          </w:p>
          <w:p w14:paraId="7C74553D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color w:val="000000"/>
                <w:sz w:val="24"/>
              </w:rPr>
            </w:pP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주식회사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>우리은행</w:t>
            </w: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 xml:space="preserve"> </w:t>
            </w:r>
          </w:p>
          <w:p w14:paraId="15F70C69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주소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서울</w:t>
            </w:r>
            <w:r w:rsidRPr="00404F2D">
              <w:rPr>
                <w:rFonts w:ascii="Times New Roman" w:eastAsia="바탕체"/>
                <w:kern w:val="0"/>
                <w:sz w:val="24"/>
              </w:rPr>
              <w:t>특별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시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중구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소공로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51(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회현동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1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가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)</w:t>
            </w:r>
          </w:p>
          <w:p w14:paraId="41A3C660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참조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신탁부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차장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김소희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 xml:space="preserve"> </w:t>
            </w:r>
          </w:p>
          <w:p w14:paraId="42FE2D7D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전화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02-2002-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3889</w:t>
            </w:r>
          </w:p>
          <w:p w14:paraId="2C23DB5E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팩스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0505-003-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5269</w:t>
            </w:r>
          </w:p>
          <w:p w14:paraId="76A37F82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전자우편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: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banker.ksh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@wooribank.com</w:t>
            </w:r>
          </w:p>
          <w:p w14:paraId="795FA0AC" w14:textId="77777777" w:rsidR="00930A79" w:rsidRPr="00404F2D" w:rsidRDefault="00930A79" w:rsidP="005E1C22">
            <w:pPr>
              <w:pStyle w:val="TK"/>
              <w:spacing w:line="200" w:lineRule="exact"/>
              <w:rPr>
                <w:rFonts w:ascii="Times New Roman" w:eastAsia="바탕체" w:hAnsi="Times New Roman"/>
                <w:sz w:val="24"/>
                <w:szCs w:val="24"/>
              </w:rPr>
            </w:pPr>
          </w:p>
        </w:tc>
      </w:tr>
      <w:tr w:rsidR="006A29C3" w:rsidRPr="00404F2D" w14:paraId="15E77612" w14:textId="77777777" w:rsidTr="005E1C22">
        <w:trPr>
          <w:jc w:val="right"/>
        </w:trPr>
        <w:tc>
          <w:tcPr>
            <w:tcW w:w="1486" w:type="dxa"/>
          </w:tcPr>
          <w:p w14:paraId="00346FE9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sz w:val="24"/>
              </w:rPr>
            </w:pPr>
            <w:r w:rsidRPr="00404F2D">
              <w:rPr>
                <w:rFonts w:ascii="Times New Roman" w:eastAsia="바탕체" w:hint="eastAsia"/>
                <w:b/>
                <w:sz w:val="24"/>
              </w:rPr>
              <w:t>1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순위</w:t>
            </w:r>
            <w:r w:rsidRPr="00404F2D">
              <w:rPr>
                <w:rFonts w:ascii="Times New Roman" w:eastAsia="바탕체"/>
                <w:b/>
                <w:sz w:val="24"/>
              </w:rPr>
              <w:t>우선수익자</w:t>
            </w:r>
            <w:r w:rsidRPr="00404F2D">
              <w:rPr>
                <w:rFonts w:ascii="Times New Roman" w:eastAsia="바탕체"/>
                <w:b/>
                <w:sz w:val="24"/>
              </w:rPr>
              <w:t>(</w:t>
            </w:r>
            <w:r w:rsidRPr="00404F2D">
              <w:rPr>
                <w:rFonts w:ascii="Times New Roman" w:eastAsia="바탕체"/>
                <w:b/>
                <w:sz w:val="24"/>
              </w:rPr>
              <w:t>쿠팡</w:t>
            </w:r>
            <w:r w:rsidRPr="00404F2D">
              <w:rPr>
                <w:rFonts w:ascii="Times New Roman" w:eastAsia="바탕체"/>
                <w:b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b/>
                <w:sz w:val="24"/>
              </w:rPr>
              <w:t>주식회사</w:t>
            </w:r>
            <w:r w:rsidRPr="00404F2D">
              <w:rPr>
                <w:rFonts w:ascii="Times New Roman" w:eastAsia="바탕체"/>
                <w:b/>
                <w:sz w:val="24"/>
              </w:rPr>
              <w:t>)</w:t>
            </w:r>
          </w:p>
          <w:p w14:paraId="76B5F397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color w:val="000000"/>
                <w:sz w:val="24"/>
              </w:rPr>
            </w:pPr>
          </w:p>
        </w:tc>
        <w:tc>
          <w:tcPr>
            <w:tcW w:w="6485" w:type="dxa"/>
          </w:tcPr>
          <w:p w14:paraId="3D4EDFAB" w14:textId="77777777" w:rsidR="00930A79" w:rsidRPr="00404F2D" w:rsidRDefault="00930A79" w:rsidP="005E1C22">
            <w:pPr>
              <w:pStyle w:val="TKNormal"/>
              <w:spacing w:line="200" w:lineRule="exact"/>
              <w:jc w:val="left"/>
              <w:rPr>
                <w:rFonts w:ascii="Times New Roman" w:eastAsia="바탕체"/>
                <w:sz w:val="24"/>
                <w:highlight w:val="yellow"/>
              </w:rPr>
            </w:pP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별첨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>2.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와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같음</w:t>
            </w:r>
          </w:p>
        </w:tc>
      </w:tr>
      <w:tr w:rsidR="006A29C3" w:rsidRPr="00404F2D" w14:paraId="6D8DC774" w14:textId="77777777" w:rsidTr="005E1C22">
        <w:trPr>
          <w:jc w:val="right"/>
        </w:trPr>
        <w:tc>
          <w:tcPr>
            <w:tcW w:w="1486" w:type="dxa"/>
          </w:tcPr>
          <w:p w14:paraId="6BA946EF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sz w:val="24"/>
              </w:rPr>
            </w:pPr>
            <w:r w:rsidRPr="00404F2D">
              <w:rPr>
                <w:rFonts w:ascii="Times New Roman" w:eastAsia="바탕체" w:hint="eastAsia"/>
                <w:b/>
                <w:sz w:val="24"/>
              </w:rPr>
              <w:t>(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공동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)2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순위·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(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공동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)3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순위우선수익자</w:t>
            </w:r>
          </w:p>
        </w:tc>
        <w:tc>
          <w:tcPr>
            <w:tcW w:w="6485" w:type="dxa"/>
          </w:tcPr>
          <w:p w14:paraId="58133A15" w14:textId="77777777" w:rsidR="00930A79" w:rsidRPr="00404F2D" w:rsidRDefault="00930A79" w:rsidP="005E1C22">
            <w:pPr>
              <w:pStyle w:val="TKNormal"/>
              <w:spacing w:line="200" w:lineRule="exact"/>
              <w:jc w:val="left"/>
              <w:rPr>
                <w:rFonts w:ascii="Times New Roman" w:eastAsia="바탕체"/>
                <w:b/>
                <w:color w:val="000000"/>
                <w:sz w:val="24"/>
              </w:rPr>
            </w:pP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별첨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>2.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와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같음</w:t>
            </w:r>
          </w:p>
          <w:p w14:paraId="74A809D3" w14:textId="77777777" w:rsidR="00930A79" w:rsidRPr="00404F2D" w:rsidRDefault="00930A79" w:rsidP="005E1C22">
            <w:pPr>
              <w:pStyle w:val="TKNormal"/>
              <w:spacing w:line="200" w:lineRule="exact"/>
              <w:jc w:val="left"/>
              <w:rPr>
                <w:rFonts w:ascii="Times New Roman" w:eastAsia="바탕체"/>
                <w:b/>
                <w:color w:val="000000"/>
                <w:sz w:val="24"/>
              </w:rPr>
            </w:pPr>
          </w:p>
        </w:tc>
      </w:tr>
    </w:tbl>
    <w:p w14:paraId="7329AB3E" w14:textId="77777777" w:rsidR="00930A79" w:rsidRPr="00404F2D" w:rsidRDefault="00930A79" w:rsidP="006A29C3">
      <w:pPr>
        <w:pStyle w:val="TKNormal"/>
        <w:tabs>
          <w:tab w:val="left" w:pos="1277"/>
        </w:tabs>
        <w:spacing w:line="200" w:lineRule="exact"/>
        <w:rPr>
          <w:rFonts w:ascii="Times New Roman" w:eastAsia="바탕체"/>
          <w:color w:val="000000"/>
          <w:sz w:val="24"/>
        </w:rPr>
      </w:pPr>
    </w:p>
    <w:p w14:paraId="209B5E57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20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【기타사항】</w:t>
      </w:r>
    </w:p>
    <w:p w14:paraId="037EE9FB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신탁등기에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필요한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일체의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서류를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제출하여야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36E2E267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관련하여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민원이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발생할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처리하도록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민원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대응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처리에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관련한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요청에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특약의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범위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내에서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협조하기로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신탁법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법령에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명시되어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않은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대해서는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협의하여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</w:p>
    <w:p w14:paraId="3914674E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상호나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로고를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사용할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</w:p>
    <w:p w14:paraId="5ECBE5AA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귀책사유가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해임할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4F368BCA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수익권을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포기하더라도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신탁사무처리비용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신탁보수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무과실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손해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비용상환청구권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부담하거나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금전적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손해에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배상책임을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면하지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포기의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의사표시를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소급효는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</w:p>
    <w:p w14:paraId="7A9DA6D6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주소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연락처가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변경될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즉시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알려야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해태하여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발생하는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손해는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부담하지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. </w:t>
      </w:r>
    </w:p>
    <w:p w14:paraId="0D165383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lastRenderedPageBreak/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체결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원본이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팩스본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복사문서로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업무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진행시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사본문서에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대해서는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동일한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내용의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원본의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존재와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원본의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성립과정에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다툼이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없음을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확인한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것으로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간주하여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업무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처리키로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2C8E6E21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떠한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경우에도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위탁자에게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지급의무가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비용을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대지급할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의무를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부담하지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부득이한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사유로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신탁사무처리비용을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대지급한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16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hint="eastAsia"/>
          <w:bCs/>
          <w:color w:val="000000"/>
          <w:kern w:val="0"/>
          <w:sz w:val="24"/>
          <w:shd w:val="clear" w:color="auto" w:fill="FFFFFF"/>
        </w:rPr>
        <w:t>③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항이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적용된다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</w:p>
    <w:p w14:paraId="6F23C1E6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10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color w:val="000000"/>
          <w:kern w:val="0"/>
          <w:sz w:val="24"/>
          <w:shd w:val="clear" w:color="auto" w:fill="FFFFFF"/>
        </w:rPr>
        <w:t>③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11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color w:val="000000"/>
          <w:kern w:val="0"/>
          <w:sz w:val="24"/>
          <w:shd w:val="clear" w:color="auto" w:fill="FFFFFF"/>
        </w:rPr>
        <w:t>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color w:val="000000"/>
          <w:kern w:val="0"/>
          <w:sz w:val="24"/>
          <w:shd w:val="clear" w:color="auto" w:fill="FFFFFF"/>
        </w:rPr>
        <w:t>⑦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23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4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24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신탁계약서에서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삭제하며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적용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49D2938F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관련하여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분쟁이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발생할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서울중앙지방법원을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전속적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합의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법원으로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2E73AA4B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2658D4D1" w14:textId="77777777" w:rsidR="00930A79" w:rsidRPr="00404F2D" w:rsidRDefault="00930A79" w:rsidP="006A29C3">
      <w:pPr>
        <w:pStyle w:val="TKNormal"/>
        <w:spacing w:line="200" w:lineRule="exact"/>
        <w:rPr>
          <w:rFonts w:ascii="Times New Roman" w:eastAsia="바탕체"/>
          <w:color w:val="000000"/>
          <w:sz w:val="24"/>
        </w:rPr>
      </w:pPr>
    </w:p>
    <w:p w14:paraId="38E91A09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  <w:r w:rsidRPr="00404F2D">
        <w:rPr>
          <w:rFonts w:ascii="바탕체" w:eastAsia="바탕체" w:hAnsi="바탕체" w:hint="eastAsia"/>
          <w:color w:val="000000"/>
          <w:sz w:val="24"/>
        </w:rPr>
        <w:t>본</w:t>
      </w:r>
      <w:r w:rsidRPr="00404F2D">
        <w:rPr>
          <w:rFonts w:ascii="바탕체" w:eastAsia="바탕체" w:hAnsi="바탕체" w:hint="eastAsia"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sz w:val="24"/>
        </w:rPr>
        <w:t>특약이</w:t>
      </w:r>
      <w:r w:rsidRPr="00404F2D">
        <w:rPr>
          <w:rFonts w:ascii="바탕체" w:eastAsia="바탕체" w:hAnsi="바탕체" w:hint="eastAsia"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sz w:val="24"/>
        </w:rPr>
        <w:t>체결된</w:t>
      </w:r>
      <w:r w:rsidRPr="00404F2D">
        <w:rPr>
          <w:rFonts w:ascii="바탕체" w:eastAsia="바탕체" w:hAnsi="바탕체" w:hint="eastAsia"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sz w:val="24"/>
        </w:rPr>
        <w:t>증거로써</w:t>
      </w:r>
      <w:r w:rsidRPr="00404F2D">
        <w:rPr>
          <w:rFonts w:ascii="바탕체" w:eastAsia="바탕체" w:hAnsi="바탕체" w:hint="eastAsia"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sz w:val="24"/>
        </w:rPr>
        <w:t>당사자들은</w:t>
      </w:r>
      <w:r w:rsidRPr="00404F2D">
        <w:rPr>
          <w:rFonts w:ascii="바탕체" w:eastAsia="바탕체" w:hAnsi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본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특약</w:t>
      </w:r>
      <w:r w:rsidRPr="00404F2D">
        <w:rPr>
          <w:rFonts w:ascii="Times New Roman" w:eastAsia="바탕체"/>
          <w:color w:val="000000"/>
          <w:sz w:val="24"/>
        </w:rPr>
        <w:t xml:space="preserve"> 1</w:t>
      </w:r>
      <w:r w:rsidRPr="00404F2D">
        <w:rPr>
          <w:rFonts w:ascii="Times New Roman" w:eastAsia="바탕체"/>
          <w:kern w:val="0"/>
          <w:sz w:val="24"/>
        </w:rPr>
        <w:t>부를</w:t>
      </w:r>
      <w:r w:rsidRPr="00404F2D">
        <w:rPr>
          <w:rFonts w:ascii="Times New Roman" w:eastAsia="바탕체"/>
          <w:kern w:val="0"/>
          <w:sz w:val="24"/>
        </w:rPr>
        <w:t xml:space="preserve"> </w:t>
      </w:r>
      <w:r w:rsidRPr="00404F2D">
        <w:rPr>
          <w:rFonts w:ascii="Times New Roman" w:eastAsia="바탕체"/>
          <w:kern w:val="0"/>
          <w:sz w:val="24"/>
        </w:rPr>
        <w:t>작성하여</w:t>
      </w:r>
      <w:r w:rsidRPr="00404F2D">
        <w:rPr>
          <w:rFonts w:ascii="Times New Roman" w:eastAsia="바탕체"/>
          <w:kern w:val="0"/>
          <w:sz w:val="24"/>
        </w:rPr>
        <w:t xml:space="preserve"> </w:t>
      </w:r>
      <w:r w:rsidRPr="00404F2D">
        <w:rPr>
          <w:rFonts w:ascii="Times New Roman" w:eastAsia="바탕체"/>
          <w:kern w:val="0"/>
          <w:sz w:val="24"/>
        </w:rPr>
        <w:t>위탁자</w:t>
      </w:r>
      <w:r w:rsidRPr="00404F2D">
        <w:rPr>
          <w:rFonts w:ascii="Times New Roman" w:eastAsia="바탕체" w:hint="eastAsia"/>
          <w:kern w:val="0"/>
          <w:sz w:val="24"/>
        </w:rPr>
        <w:t>가</w:t>
      </w:r>
      <w:r w:rsidRPr="00404F2D">
        <w:rPr>
          <w:rFonts w:ascii="Times New Roman" w:eastAsia="바탕체" w:hint="eastAsia"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kern w:val="0"/>
          <w:sz w:val="24"/>
        </w:rPr>
        <w:t>원본을</w:t>
      </w:r>
      <w:r w:rsidRPr="00404F2D">
        <w:rPr>
          <w:rFonts w:ascii="Times New Roman" w:eastAsia="바탕체" w:hint="eastAsia"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kern w:val="0"/>
          <w:sz w:val="24"/>
        </w:rPr>
        <w:t>보관</w:t>
      </w:r>
      <w:r w:rsidRPr="00404F2D">
        <w:rPr>
          <w:rFonts w:ascii="Times New Roman" w:eastAsia="바탕체"/>
          <w:sz w:val="24"/>
        </w:rPr>
        <w:t>하기로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한다</w:t>
      </w:r>
      <w:r w:rsidRPr="00404F2D">
        <w:rPr>
          <w:rFonts w:ascii="Times New Roman" w:eastAsia="바탕체"/>
          <w:sz w:val="24"/>
        </w:rPr>
        <w:t>.</w:t>
      </w:r>
    </w:p>
    <w:p w14:paraId="6198A961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38A6CD79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72256FA0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213830B5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03B152AB" w14:textId="77777777" w:rsidR="00930A79" w:rsidRPr="00404F2D" w:rsidRDefault="00930A79" w:rsidP="006A29C3">
      <w:pPr>
        <w:pStyle w:val="TKNormal"/>
        <w:spacing w:line="200" w:lineRule="exact"/>
        <w:jc w:val="center"/>
        <w:rPr>
          <w:rFonts w:ascii="Times New Roman" w:eastAsia="바탕체"/>
          <w:color w:val="000000"/>
          <w:sz w:val="24"/>
        </w:rPr>
      </w:pPr>
      <w:r w:rsidRPr="00404F2D">
        <w:rPr>
          <w:rFonts w:ascii="Times New Roman" w:eastAsia="바탕체"/>
          <w:color w:val="000000"/>
          <w:sz w:val="24"/>
        </w:rPr>
        <w:t>202</w:t>
      </w:r>
      <w:r w:rsidRPr="00404F2D">
        <w:rPr>
          <w:rFonts w:ascii="Times New Roman" w:eastAsia="바탕체" w:hint="eastAsia"/>
          <w:color w:val="000000"/>
          <w:sz w:val="24"/>
        </w:rPr>
        <w:t>6</w:t>
      </w:r>
      <w:r w:rsidRPr="00404F2D">
        <w:rPr>
          <w:rFonts w:ascii="Times New Roman" w:eastAsia="바탕체"/>
          <w:color w:val="000000"/>
          <w:sz w:val="24"/>
        </w:rPr>
        <w:t>년</w:t>
      </w:r>
      <w:r w:rsidRPr="00404F2D">
        <w:rPr>
          <w:rFonts w:ascii="Times New Roman" w:eastAsia="바탕체" w:hint="eastAsia"/>
          <w:color w:val="000000"/>
          <w:sz w:val="24"/>
        </w:rPr>
        <w:t xml:space="preserve"> [*]</w:t>
      </w:r>
      <w:r w:rsidRPr="00404F2D">
        <w:rPr>
          <w:rFonts w:ascii="Times New Roman" w:eastAsia="바탕체"/>
          <w:color w:val="000000"/>
          <w:sz w:val="24"/>
        </w:rPr>
        <w:t>월</w:t>
      </w:r>
      <w:r w:rsidRPr="00404F2D">
        <w:rPr>
          <w:rFonts w:ascii="Times New Roman" w:eastAsia="바탕체" w:hint="eastAsia"/>
          <w:color w:val="000000"/>
          <w:sz w:val="24"/>
        </w:rPr>
        <w:t xml:space="preserve"> [*]</w:t>
      </w:r>
      <w:r w:rsidRPr="00404F2D">
        <w:rPr>
          <w:rFonts w:ascii="Times New Roman" w:eastAsia="바탕체"/>
          <w:color w:val="000000"/>
          <w:sz w:val="24"/>
        </w:rPr>
        <w:t>일</w:t>
      </w:r>
    </w:p>
    <w:p w14:paraId="44BD2577" w14:textId="77777777" w:rsidR="00930A79" w:rsidRPr="00404F2D" w:rsidRDefault="00930A79" w:rsidP="006A29C3">
      <w:pPr>
        <w:pStyle w:val="TKNormal"/>
        <w:spacing w:line="200" w:lineRule="exact"/>
        <w:jc w:val="center"/>
        <w:rPr>
          <w:rFonts w:ascii="Times New Roman" w:eastAsia="바탕체"/>
          <w:color w:val="000000"/>
          <w:sz w:val="24"/>
        </w:rPr>
      </w:pPr>
    </w:p>
    <w:p w14:paraId="27531AAD" w14:textId="77777777" w:rsidR="00930A79" w:rsidRPr="00404F2D" w:rsidRDefault="00930A79" w:rsidP="006A29C3">
      <w:pPr>
        <w:pStyle w:val="TKNormal"/>
        <w:spacing w:line="200" w:lineRule="exact"/>
        <w:jc w:val="center"/>
        <w:rPr>
          <w:rFonts w:ascii="Times New Roman" w:eastAsia="바탕체"/>
          <w:color w:val="000000"/>
          <w:sz w:val="24"/>
        </w:rPr>
      </w:pPr>
    </w:p>
    <w:p w14:paraId="3A332D86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b/>
          <w:kern w:val="0"/>
          <w:sz w:val="24"/>
        </w:rPr>
      </w:pPr>
    </w:p>
    <w:p w14:paraId="58663CE1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b/>
          <w:kern w:val="0"/>
          <w:sz w:val="24"/>
        </w:rPr>
      </w:pPr>
    </w:p>
    <w:p w14:paraId="653A5D5A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b/>
          <w:kern w:val="0"/>
          <w:sz w:val="24"/>
        </w:rPr>
      </w:pPr>
    </w:p>
    <w:p w14:paraId="0B1C28D4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b/>
          <w:kern w:val="0"/>
          <w:sz w:val="24"/>
        </w:rPr>
      </w:pPr>
      <w:r w:rsidRPr="00404F2D">
        <w:rPr>
          <w:rFonts w:ascii="Times New Roman" w:eastAsia="바탕체" w:hint="eastAsia"/>
          <w:b/>
          <w:kern w:val="0"/>
          <w:sz w:val="24"/>
        </w:rPr>
        <w:t>위</w:t>
      </w:r>
      <w:r w:rsidRPr="00404F2D">
        <w:rPr>
          <w:rFonts w:ascii="Times New Roman" w:eastAsia="바탕체"/>
          <w:b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b/>
          <w:kern w:val="0"/>
          <w:sz w:val="24"/>
        </w:rPr>
        <w:t>탁</w:t>
      </w:r>
      <w:r w:rsidRPr="00404F2D">
        <w:rPr>
          <w:rFonts w:ascii="Times New Roman" w:eastAsia="바탕체"/>
          <w:b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b/>
          <w:kern w:val="0"/>
          <w:sz w:val="24"/>
        </w:rPr>
        <w:t>자</w:t>
      </w:r>
      <w:r w:rsidRPr="00404F2D">
        <w:rPr>
          <w:rFonts w:ascii="Times New Roman" w:eastAsia="바탕체" w:hint="eastAsia"/>
          <w:b/>
          <w:kern w:val="0"/>
          <w:sz w:val="24"/>
        </w:rPr>
        <w:t xml:space="preserve">      </w:t>
      </w:r>
      <w:r w:rsidRPr="00404F2D">
        <w:rPr>
          <w:rFonts w:ascii="Times New Roman" w:eastAsia="바탕체"/>
          <w:b/>
          <w:kern w:val="0"/>
          <w:sz w:val="24"/>
        </w:rPr>
        <w:t xml:space="preserve"> </w:t>
      </w:r>
    </w:p>
    <w:p w14:paraId="52570C67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b/>
          <w:kern w:val="0"/>
          <w:sz w:val="24"/>
        </w:rPr>
      </w:pPr>
    </w:p>
    <w:p w14:paraId="7083BEE1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kern w:val="0"/>
          <w:sz w:val="24"/>
        </w:rPr>
      </w:pPr>
      <w:r w:rsidRPr="00404F2D">
        <w:rPr>
          <w:rFonts w:ascii="Times New Roman" w:eastAsia="바탕체" w:hint="eastAsia"/>
          <w:kern w:val="0"/>
          <w:sz w:val="24"/>
        </w:rPr>
        <w:t>법인등록번호</w:t>
      </w:r>
      <w:r w:rsidRPr="00404F2D">
        <w:rPr>
          <w:rFonts w:ascii="Times New Roman" w:eastAsia="바탕체"/>
          <w:kern w:val="0"/>
          <w:sz w:val="24"/>
        </w:rPr>
        <w:t xml:space="preserve"> : 110111-</w:t>
      </w:r>
      <w:r w:rsidRPr="00404F2D">
        <w:rPr>
          <w:rFonts w:ascii="Times New Roman" w:eastAsia="바탕체" w:hint="eastAsia"/>
          <w:kern w:val="0"/>
          <w:sz w:val="24"/>
        </w:rPr>
        <w:t>0969954</w:t>
      </w:r>
    </w:p>
    <w:p w14:paraId="093EBA6C" w14:textId="77777777" w:rsidR="00930A79" w:rsidRPr="00404F2D" w:rsidRDefault="00930A79" w:rsidP="006A29C3">
      <w:pPr>
        <w:pStyle w:val="TKNormal"/>
        <w:snapToGrid w:val="0"/>
        <w:spacing w:line="200" w:lineRule="exact"/>
        <w:textAlignment w:val="baseline"/>
        <w:rPr>
          <w:rFonts w:ascii="Times New Roman" w:eastAsia="바탕체"/>
          <w:kern w:val="0"/>
          <w:sz w:val="24"/>
        </w:rPr>
      </w:pPr>
      <w:r w:rsidRPr="00404F2D">
        <w:rPr>
          <w:rFonts w:ascii="Times New Roman" w:eastAsia="바탕체" w:hint="eastAsia"/>
          <w:kern w:val="0"/>
          <w:sz w:val="24"/>
        </w:rPr>
        <w:t>주</w:t>
      </w:r>
      <w:r w:rsidRPr="00404F2D">
        <w:rPr>
          <w:rFonts w:ascii="Times New Roman" w:eastAsia="바탕체"/>
          <w:kern w:val="0"/>
          <w:sz w:val="24"/>
        </w:rPr>
        <w:t xml:space="preserve">        </w:t>
      </w:r>
      <w:r w:rsidRPr="00404F2D">
        <w:rPr>
          <w:rFonts w:ascii="Times New Roman" w:eastAsia="바탕체" w:hint="eastAsia"/>
          <w:kern w:val="0"/>
          <w:sz w:val="24"/>
        </w:rPr>
        <w:t>소</w:t>
      </w:r>
      <w:r w:rsidRPr="00404F2D">
        <w:rPr>
          <w:rFonts w:ascii="Times New Roman" w:eastAsia="바탕체"/>
          <w:kern w:val="0"/>
          <w:sz w:val="24"/>
        </w:rPr>
        <w:t xml:space="preserve"> : </w:t>
      </w:r>
      <w:r w:rsidRPr="00404F2D">
        <w:rPr>
          <w:rFonts w:ascii="Times New Roman" w:eastAsia="바탕체"/>
          <w:kern w:val="0"/>
          <w:sz w:val="24"/>
        </w:rPr>
        <w:t>서울특별시</w:t>
      </w:r>
      <w:r w:rsidRPr="00404F2D">
        <w:rPr>
          <w:rFonts w:ascii="Times New Roman" w:eastAsia="바탕체"/>
          <w:kern w:val="0"/>
          <w:sz w:val="24"/>
        </w:rPr>
        <w:t xml:space="preserve"> </w:t>
      </w:r>
      <w:r w:rsidRPr="00404F2D">
        <w:rPr>
          <w:rFonts w:ascii="Times New Roman" w:eastAsia="바탕체"/>
          <w:kern w:val="0"/>
          <w:sz w:val="24"/>
        </w:rPr>
        <w:t>강남구</w:t>
      </w:r>
      <w:r w:rsidRPr="00404F2D">
        <w:rPr>
          <w:rFonts w:ascii="Times New Roman" w:eastAsia="바탕체"/>
          <w:kern w:val="0"/>
          <w:sz w:val="24"/>
        </w:rPr>
        <w:t xml:space="preserve"> </w:t>
      </w:r>
      <w:r w:rsidRPr="00404F2D">
        <w:rPr>
          <w:rFonts w:ascii="Times New Roman" w:eastAsia="바탕체"/>
          <w:kern w:val="0"/>
          <w:sz w:val="24"/>
        </w:rPr>
        <w:t>삼성로</w:t>
      </w:r>
      <w:r w:rsidRPr="00404F2D">
        <w:rPr>
          <w:rFonts w:ascii="Times New Roman" w:eastAsia="바탕체"/>
          <w:kern w:val="0"/>
          <w:sz w:val="24"/>
        </w:rPr>
        <w:t xml:space="preserve"> 51</w:t>
      </w:r>
      <w:r w:rsidRPr="00404F2D">
        <w:rPr>
          <w:rFonts w:ascii="Times New Roman" w:eastAsia="바탕체" w:hint="eastAsia"/>
          <w:kern w:val="0"/>
          <w:sz w:val="24"/>
        </w:rPr>
        <w:t xml:space="preserve">1 </w:t>
      </w:r>
      <w:r w:rsidRPr="00404F2D">
        <w:rPr>
          <w:rFonts w:ascii="Times New Roman" w:eastAsia="바탕체"/>
          <w:kern w:val="0"/>
          <w:sz w:val="24"/>
        </w:rPr>
        <w:t>(</w:t>
      </w:r>
      <w:r w:rsidRPr="00404F2D">
        <w:rPr>
          <w:rFonts w:ascii="Times New Roman" w:eastAsia="바탕체"/>
          <w:kern w:val="0"/>
          <w:sz w:val="24"/>
        </w:rPr>
        <w:t>삼성동</w:t>
      </w:r>
      <w:r w:rsidRPr="00404F2D">
        <w:rPr>
          <w:rFonts w:ascii="Times New Roman" w:eastAsia="바탕체"/>
          <w:kern w:val="0"/>
          <w:sz w:val="24"/>
        </w:rPr>
        <w:t>)</w:t>
      </w:r>
    </w:p>
    <w:p w14:paraId="46827E4D" w14:textId="77777777" w:rsidR="00930A79" w:rsidRPr="00404F2D" w:rsidRDefault="00930A79" w:rsidP="006A29C3">
      <w:pPr>
        <w:pStyle w:val="TKNormal"/>
        <w:snapToGrid w:val="0"/>
        <w:spacing w:line="200" w:lineRule="exact"/>
        <w:textAlignment w:val="baseline"/>
        <w:rPr>
          <w:rFonts w:ascii="Times New Roman" w:eastAsia="바탕체"/>
          <w:kern w:val="0"/>
          <w:sz w:val="24"/>
        </w:rPr>
      </w:pPr>
      <w:r w:rsidRPr="00404F2D">
        <w:rPr>
          <w:rFonts w:ascii="Times New Roman" w:eastAsia="바탕체" w:hint="eastAsia"/>
          <w:kern w:val="0"/>
          <w:sz w:val="24"/>
        </w:rPr>
        <w:t>법</w:t>
      </w:r>
      <w:r w:rsidRPr="00404F2D">
        <w:rPr>
          <w:rFonts w:ascii="Times New Roman" w:eastAsia="바탕체"/>
          <w:kern w:val="0"/>
          <w:sz w:val="24"/>
        </w:rPr>
        <w:t xml:space="preserve">   </w:t>
      </w:r>
      <w:r w:rsidRPr="00404F2D">
        <w:rPr>
          <w:rFonts w:ascii="Times New Roman" w:eastAsia="바탕체" w:hint="eastAsia"/>
          <w:kern w:val="0"/>
          <w:sz w:val="24"/>
        </w:rPr>
        <w:t>인</w:t>
      </w:r>
      <w:r w:rsidRPr="00404F2D">
        <w:rPr>
          <w:rFonts w:ascii="Times New Roman" w:eastAsia="바탕체"/>
          <w:kern w:val="0"/>
          <w:sz w:val="24"/>
        </w:rPr>
        <w:t xml:space="preserve">   </w:t>
      </w:r>
      <w:r w:rsidRPr="00404F2D">
        <w:rPr>
          <w:rFonts w:ascii="Times New Roman" w:eastAsia="바탕체" w:hint="eastAsia"/>
          <w:kern w:val="0"/>
          <w:sz w:val="24"/>
        </w:rPr>
        <w:t>명</w:t>
      </w:r>
      <w:r w:rsidRPr="00404F2D">
        <w:rPr>
          <w:rFonts w:ascii="Times New Roman" w:eastAsia="바탕체"/>
          <w:kern w:val="0"/>
          <w:sz w:val="24"/>
        </w:rPr>
        <w:t xml:space="preserve"> : </w:t>
      </w:r>
      <w:r w:rsidRPr="00404F2D">
        <w:rPr>
          <w:rFonts w:ascii="Times New Roman" w:eastAsia="바탕체" w:hint="eastAsia"/>
          <w:kern w:val="0"/>
          <w:sz w:val="24"/>
        </w:rPr>
        <w:t>주식회사</w:t>
      </w:r>
      <w:r w:rsidRPr="00404F2D">
        <w:rPr>
          <w:rFonts w:ascii="Times New Roman" w:eastAsia="바탕체" w:hint="eastAsia"/>
          <w:kern w:val="0"/>
          <w:sz w:val="24"/>
        </w:rPr>
        <w:t xml:space="preserve"> </w:t>
      </w:r>
      <w:r w:rsidRPr="00404F2D">
        <w:rPr>
          <w:rFonts w:ascii="Times New Roman" w:eastAsia="바탕체"/>
          <w:kern w:val="0"/>
          <w:sz w:val="24"/>
        </w:rPr>
        <w:t>코람코라이프로지스위탁관리부동산투자회사</w:t>
      </w:r>
    </w:p>
    <w:p w14:paraId="17342B3D" w14:textId="77777777" w:rsidR="00930A79" w:rsidRPr="00404F2D" w:rsidRDefault="00930A79" w:rsidP="006A29C3">
      <w:pPr>
        <w:pStyle w:val="TKNormal"/>
        <w:snapToGrid w:val="0"/>
        <w:spacing w:line="200" w:lineRule="exact"/>
        <w:ind w:leftChars="567" w:left="1134"/>
        <w:textAlignment w:val="baseline"/>
        <w:rPr>
          <w:rFonts w:ascii="Times New Roman" w:eastAsia="바탕체"/>
          <w:kern w:val="0"/>
          <w:sz w:val="24"/>
        </w:rPr>
      </w:pPr>
      <w:r w:rsidRPr="00404F2D">
        <w:rPr>
          <w:rFonts w:ascii="Times New Roman" w:eastAsia="바탕체" w:hint="eastAsia"/>
          <w:kern w:val="0"/>
          <w:sz w:val="24"/>
        </w:rPr>
        <w:t>대표이사</w:t>
      </w:r>
      <w:r w:rsidRPr="00404F2D">
        <w:rPr>
          <w:rFonts w:ascii="Times New Roman" w:eastAsia="바탕체" w:hint="eastAsia"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kern w:val="0"/>
          <w:sz w:val="24"/>
        </w:rPr>
        <w:t>원</w:t>
      </w:r>
      <w:r w:rsidRPr="00404F2D">
        <w:rPr>
          <w:rFonts w:ascii="Times New Roman" w:eastAsia="바탕체" w:hint="eastAsia"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kern w:val="0"/>
          <w:sz w:val="24"/>
        </w:rPr>
        <w:t>재</w:t>
      </w:r>
      <w:r w:rsidRPr="00404F2D">
        <w:rPr>
          <w:rFonts w:ascii="Times New Roman" w:eastAsia="바탕체" w:hint="eastAsia"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kern w:val="0"/>
          <w:sz w:val="24"/>
        </w:rPr>
        <w:t>이</w:t>
      </w:r>
      <w:r w:rsidRPr="00404F2D">
        <w:rPr>
          <w:rFonts w:ascii="Times New Roman" w:eastAsia="바탕체"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kern w:val="0"/>
          <w:sz w:val="24"/>
        </w:rPr>
        <w:t xml:space="preserve">      </w:t>
      </w:r>
      <w:r w:rsidRPr="00404F2D">
        <w:rPr>
          <w:rFonts w:ascii="Times New Roman" w:eastAsia="바탕체"/>
          <w:kern w:val="0"/>
          <w:sz w:val="24"/>
        </w:rPr>
        <w:t xml:space="preserve">  (</w:t>
      </w:r>
      <w:r w:rsidRPr="00404F2D">
        <w:rPr>
          <w:rFonts w:ascii="Times New Roman" w:eastAsia="바탕체" w:hint="eastAsia"/>
          <w:kern w:val="0"/>
          <w:sz w:val="24"/>
        </w:rPr>
        <w:t>인</w:t>
      </w:r>
      <w:r w:rsidRPr="00404F2D">
        <w:rPr>
          <w:rFonts w:ascii="Times New Roman" w:eastAsia="바탕체"/>
          <w:kern w:val="0"/>
          <w:sz w:val="24"/>
        </w:rPr>
        <w:t>)</w:t>
      </w:r>
    </w:p>
    <w:p w14:paraId="476B7FC7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sz w:val="24"/>
        </w:rPr>
      </w:pPr>
    </w:p>
    <w:p w14:paraId="0211CD1D" w14:textId="77777777" w:rsidR="00930A79" w:rsidRPr="00404F2D" w:rsidRDefault="00930A79" w:rsidP="006A29C3">
      <w:pPr>
        <w:pStyle w:val="TKNormal"/>
        <w:tabs>
          <w:tab w:val="left" w:pos="5298"/>
        </w:tabs>
        <w:spacing w:line="200" w:lineRule="exact"/>
        <w:ind w:firstLineChars="1500" w:firstLine="3600"/>
        <w:rPr>
          <w:rFonts w:ascii="바탕체" w:eastAsia="바탕체" w:hAnsi="바탕체"/>
          <w:sz w:val="24"/>
        </w:rPr>
      </w:pPr>
      <w:r w:rsidRPr="00404F2D">
        <w:rPr>
          <w:rFonts w:ascii="바탕체" w:eastAsia="바탕체" w:hAnsi="바탕체"/>
          <w:sz w:val="24"/>
        </w:rPr>
        <w:tab/>
      </w:r>
    </w:p>
    <w:tbl>
      <w:tblPr>
        <w:tblStyle w:val="TKNormalTable"/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6A29C3" w:rsidRPr="00404F2D" w14:paraId="2EAD1D86" w14:textId="77777777" w:rsidTr="005E1C22">
        <w:trPr>
          <w:trHeight w:val="593"/>
        </w:trPr>
        <w:tc>
          <w:tcPr>
            <w:tcW w:w="870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F68083" w14:textId="77777777" w:rsidR="00930A79" w:rsidRPr="00404F2D" w:rsidRDefault="00930A79" w:rsidP="005E1C22">
            <w:pPr>
              <w:pStyle w:val="TKNormal"/>
              <w:shd w:val="clear" w:color="auto" w:fill="FFFFFF"/>
              <w:snapToGrid w:val="0"/>
              <w:spacing w:line="200" w:lineRule="exac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4"/>
              </w:rPr>
            </w:pP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본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신탁계약의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내용을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설명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들었으며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,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신탁내용을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이해하였음</w:t>
            </w:r>
          </w:p>
        </w:tc>
      </w:tr>
      <w:tr w:rsidR="006A29C3" w:rsidRPr="00404F2D" w14:paraId="70F3B8A8" w14:textId="77777777" w:rsidTr="005E1C22">
        <w:trPr>
          <w:trHeight w:val="361"/>
        </w:trPr>
        <w:tc>
          <w:tcPr>
            <w:tcW w:w="870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5278DE" w14:textId="77777777" w:rsidR="00930A79" w:rsidRPr="00404F2D" w:rsidRDefault="00930A79" w:rsidP="005E1C22">
            <w:pPr>
              <w:pStyle w:val="TKNormal"/>
              <w:shd w:val="clear" w:color="auto" w:fill="FFFFFF"/>
              <w:snapToGrid w:val="0"/>
              <w:spacing w:line="200" w:lineRule="exac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4"/>
              </w:rPr>
            </w:pP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본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신탁계약의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내용을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(  </w:t>
            </w:r>
            <w:r w:rsidRPr="00404F2D">
              <w:rPr>
                <w:rFonts w:ascii="바탕체" w:eastAsia="바탕체" w:hAnsi="바탕체" w:cs="굴림"/>
                <w:b/>
                <w:bCs/>
                <w:color w:val="CCCCCC"/>
                <w:kern w:val="0"/>
                <w:sz w:val="24"/>
                <w:shd w:val="clear" w:color="auto" w:fill="FFFFFF"/>
              </w:rPr>
              <w:t>설명</w:t>
            </w:r>
            <w:r w:rsidRPr="00404F2D">
              <w:rPr>
                <w:rFonts w:ascii="바탕체" w:eastAsia="바탕체" w:hAnsi="바탕체" w:cs="굴림"/>
                <w:b/>
                <w:bCs/>
                <w:color w:val="CCCCCC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CCCCCC"/>
                <w:kern w:val="0"/>
                <w:sz w:val="24"/>
                <w:shd w:val="clear" w:color="auto" w:fill="FFFFFF"/>
              </w:rPr>
              <w:t>들었으며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CCCCCC"/>
                <w:kern w:val="0"/>
                <w:sz w:val="24"/>
                <w:shd w:val="clear" w:color="auto" w:fill="FFFFFF"/>
              </w:rPr>
              <w:t xml:space="preserve">  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),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신탁내용을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(  </w:t>
            </w:r>
            <w:r w:rsidRPr="00404F2D">
              <w:rPr>
                <w:rFonts w:ascii="바탕체" w:eastAsia="바탕체" w:hAnsi="바탕체" w:cs="굴림"/>
                <w:b/>
                <w:bCs/>
                <w:color w:val="CCCCCC"/>
                <w:kern w:val="0"/>
                <w:sz w:val="24"/>
                <w:shd w:val="clear" w:color="auto" w:fill="FFFFFF"/>
              </w:rPr>
              <w:t>이해하였음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CCCCCC"/>
                <w:kern w:val="0"/>
                <w:sz w:val="24"/>
                <w:shd w:val="clear" w:color="auto" w:fill="FFFFFF"/>
              </w:rPr>
              <w:t xml:space="preserve">  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hd w:val="clear" w:color="auto" w:fill="FFFFFF"/>
              </w:rPr>
              <w:t>)</w:t>
            </w:r>
          </w:p>
        </w:tc>
      </w:tr>
    </w:tbl>
    <w:p w14:paraId="51000755" w14:textId="77777777" w:rsidR="00930A79" w:rsidRPr="00404F2D" w:rsidRDefault="00930A79" w:rsidP="006A29C3">
      <w:pPr>
        <w:pStyle w:val="TKNormal"/>
        <w:spacing w:line="200" w:lineRule="exact"/>
        <w:rPr>
          <w:rFonts w:ascii="Times New Roman" w:eastAsia="바탕체"/>
          <w:b/>
          <w:bCs/>
          <w:kern w:val="0"/>
          <w:sz w:val="24"/>
        </w:rPr>
      </w:pPr>
    </w:p>
    <w:p w14:paraId="09261CED" w14:textId="77777777" w:rsidR="00930A79" w:rsidRPr="00404F2D" w:rsidRDefault="00930A79" w:rsidP="006A29C3">
      <w:pPr>
        <w:pStyle w:val="TKNormal"/>
        <w:snapToGrid w:val="0"/>
        <w:spacing w:line="200" w:lineRule="exact"/>
        <w:ind w:firstLineChars="1500" w:firstLine="3604"/>
        <w:textAlignment w:val="baseline"/>
        <w:rPr>
          <w:rFonts w:ascii="Times New Roman" w:eastAsia="바탕체"/>
          <w:b/>
          <w:bCs/>
          <w:kern w:val="0"/>
          <w:sz w:val="24"/>
        </w:rPr>
      </w:pPr>
      <w:r w:rsidRPr="00404F2D">
        <w:rPr>
          <w:rFonts w:ascii="Times New Roman" w:eastAsia="바탕체" w:hint="eastAsia"/>
          <w:b/>
          <w:bCs/>
          <w:kern w:val="0"/>
          <w:sz w:val="24"/>
        </w:rPr>
        <w:t>위탁자</w:t>
      </w:r>
      <w:r w:rsidRPr="00404F2D">
        <w:rPr>
          <w:rFonts w:ascii="Times New Roman" w:eastAsia="바탕체"/>
          <w:b/>
          <w:bCs/>
          <w:kern w:val="0"/>
          <w:sz w:val="24"/>
        </w:rPr>
        <w:t xml:space="preserve"> : 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>주식회사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 xml:space="preserve"> </w:t>
      </w:r>
      <w:r w:rsidRPr="00404F2D">
        <w:rPr>
          <w:rFonts w:ascii="Times New Roman" w:eastAsia="바탕체"/>
          <w:b/>
          <w:bCs/>
          <w:kern w:val="0"/>
          <w:sz w:val="24"/>
        </w:rPr>
        <w:t>코람코라이프로지스위탁관리부동산투자회사</w:t>
      </w:r>
    </w:p>
    <w:p w14:paraId="163069CC" w14:textId="77777777" w:rsidR="00930A79" w:rsidRPr="00404F2D" w:rsidRDefault="00930A79" w:rsidP="006A29C3">
      <w:pPr>
        <w:pStyle w:val="TKNormal"/>
        <w:spacing w:line="200" w:lineRule="exact"/>
        <w:ind w:firstLineChars="2500" w:firstLine="6006"/>
        <w:rPr>
          <w:rFonts w:ascii="바탕체" w:eastAsia="바탕체" w:hAnsi="바탕체"/>
          <w:sz w:val="24"/>
        </w:rPr>
      </w:pPr>
      <w:r w:rsidRPr="00404F2D">
        <w:rPr>
          <w:rFonts w:ascii="Times New Roman" w:eastAsia="바탕체" w:hint="eastAsia"/>
          <w:b/>
          <w:bCs/>
          <w:kern w:val="0"/>
          <w:sz w:val="24"/>
        </w:rPr>
        <w:t>대표이사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>원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>재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>이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 xml:space="preserve"> </w:t>
      </w:r>
      <w:r w:rsidRPr="00404F2D">
        <w:rPr>
          <w:rFonts w:ascii="Times New Roman" w:eastAsia="바탕체"/>
          <w:b/>
          <w:bCs/>
          <w:kern w:val="0"/>
          <w:sz w:val="24"/>
        </w:rPr>
        <w:t>(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>인</w:t>
      </w:r>
      <w:r w:rsidRPr="00404F2D">
        <w:rPr>
          <w:rFonts w:ascii="Times New Roman" w:eastAsia="바탕체"/>
          <w:b/>
          <w:bCs/>
          <w:kern w:val="0"/>
          <w:sz w:val="24"/>
        </w:rPr>
        <w:t>)</w:t>
      </w:r>
    </w:p>
    <w:p w14:paraId="5A576557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sz w:val="24"/>
        </w:rPr>
      </w:pPr>
    </w:p>
    <w:p w14:paraId="65D79737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sz w:val="24"/>
        </w:rPr>
      </w:pPr>
    </w:p>
    <w:p w14:paraId="1AD1064E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sz w:val="24"/>
        </w:rPr>
      </w:pPr>
    </w:p>
    <w:p w14:paraId="5FEB9256" w14:textId="77777777" w:rsidR="00930A79" w:rsidRPr="000A7798" w:rsidRDefault="00930A79" w:rsidP="006A29C3">
      <w:pPr>
        <w:pStyle w:val="TKNormal"/>
        <w:spacing w:line="200" w:lineRule="exact"/>
        <w:rPr>
          <w:rFonts w:ascii="바탕체" w:eastAsia="바탕체" w:hAnsi="바탕체"/>
          <w:sz w:val="16"/>
          <w:szCs w:val="16"/>
        </w:rPr>
      </w:pPr>
    </w:p>
    <w:p w14:paraId="6B59C954" w14:textId="77777777" w:rsidR="00930A79" w:rsidRPr="000A7798" w:rsidRDefault="00930A79" w:rsidP="006A29C3">
      <w:pPr>
        <w:pStyle w:val="TKNormal"/>
        <w:spacing w:line="200" w:lineRule="exact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/>
          <w:b/>
          <w:kern w:val="0"/>
          <w:sz w:val="16"/>
          <w:szCs w:val="16"/>
        </w:rPr>
        <w:br w:type="page"/>
      </w:r>
      <w:r>
        <w:rPr>
          <w:rFonts w:ascii="Times New Roman" w:eastAsia="바탕체" w:hint="eastAsia"/>
          <w:b/>
          <w:kern w:val="0"/>
          <w:sz w:val="16"/>
          <w:szCs w:val="16"/>
        </w:rPr>
        <w:lastRenderedPageBreak/>
        <w:t>수</w:t>
      </w:r>
      <w:r>
        <w:rPr>
          <w:rFonts w:ascii="Times New Roman" w:eastAsia="바탕체"/>
          <w:b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b/>
          <w:kern w:val="0"/>
          <w:sz w:val="16"/>
          <w:szCs w:val="16"/>
        </w:rPr>
        <w:t>탁</w:t>
      </w:r>
      <w:r>
        <w:rPr>
          <w:rFonts w:ascii="Times New Roman" w:eastAsia="바탕체"/>
          <w:b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b/>
          <w:kern w:val="0"/>
          <w:sz w:val="16"/>
          <w:szCs w:val="16"/>
        </w:rPr>
        <w:t>자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 xml:space="preserve">    </w:t>
      </w:r>
    </w:p>
    <w:p w14:paraId="6E8D7E6B" w14:textId="77777777" w:rsidR="00930A79" w:rsidRPr="000A7798" w:rsidRDefault="00930A79" w:rsidP="006A29C3">
      <w:pPr>
        <w:pStyle w:val="TKNormal"/>
        <w:spacing w:line="200" w:lineRule="exact"/>
        <w:rPr>
          <w:rFonts w:ascii="Times New Roman" w:eastAsia="바탕체"/>
          <w:kern w:val="0"/>
          <w:sz w:val="16"/>
          <w:szCs w:val="16"/>
        </w:rPr>
      </w:pPr>
    </w:p>
    <w:p w14:paraId="4537C615" w14:textId="77777777" w:rsidR="00930A79" w:rsidRPr="000A7798" w:rsidRDefault="00930A79" w:rsidP="006A29C3">
      <w:pPr>
        <w:pStyle w:val="TKNormal"/>
        <w:spacing w:line="200" w:lineRule="exact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법인등록번호</w:t>
      </w:r>
      <w:r>
        <w:rPr>
          <w:rFonts w:ascii="Times New Roman" w:eastAsia="바탕체"/>
          <w:kern w:val="0"/>
          <w:sz w:val="16"/>
          <w:szCs w:val="16"/>
        </w:rPr>
        <w:t xml:space="preserve"> :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/>
          <w:kern w:val="0"/>
          <w:sz w:val="16"/>
          <w:szCs w:val="16"/>
        </w:rPr>
        <w:t>110111-0023393</w:t>
      </w:r>
    </w:p>
    <w:p w14:paraId="07B6ED2C" w14:textId="77777777" w:rsidR="00930A79" w:rsidRPr="000A7798" w:rsidRDefault="00930A79" w:rsidP="006A29C3">
      <w:pPr>
        <w:pStyle w:val="TKNormal"/>
        <w:snapToGrid w:val="0"/>
        <w:spacing w:line="200" w:lineRule="exact"/>
        <w:ind w:left="899" w:hangingChars="562" w:hanging="899"/>
        <w:textAlignment w:val="baseline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주</w:t>
      </w:r>
      <w:r>
        <w:rPr>
          <w:rFonts w:ascii="Times New Roman" w:eastAsia="바탕체"/>
          <w:kern w:val="0"/>
          <w:sz w:val="16"/>
          <w:szCs w:val="16"/>
        </w:rPr>
        <w:t xml:space="preserve">        </w:t>
      </w:r>
      <w:r>
        <w:rPr>
          <w:rFonts w:ascii="Times New Roman" w:eastAsia="바탕체" w:hint="eastAsia"/>
          <w:kern w:val="0"/>
          <w:sz w:val="16"/>
          <w:szCs w:val="16"/>
        </w:rPr>
        <w:t>소</w:t>
      </w:r>
      <w:r>
        <w:rPr>
          <w:rFonts w:ascii="Times New Roman" w:eastAsia="바탕체"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kern w:val="0"/>
          <w:sz w:val="16"/>
          <w:szCs w:val="16"/>
        </w:rPr>
        <w:t>서울특별시</w:t>
      </w:r>
      <w:r>
        <w:rPr>
          <w:rFonts w:ascii="Times New Roman" w:eastAsia="바탕체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중구</w:t>
      </w:r>
      <w:r>
        <w:rPr>
          <w:rFonts w:ascii="Times New Roman" w:eastAsia="바탕체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소공로</w:t>
      </w:r>
      <w:r>
        <w:rPr>
          <w:rFonts w:ascii="Times New Roman" w:eastAsia="바탕체"/>
          <w:kern w:val="0"/>
          <w:sz w:val="16"/>
          <w:szCs w:val="16"/>
        </w:rPr>
        <w:t xml:space="preserve"> 51(</w:t>
      </w:r>
      <w:r>
        <w:rPr>
          <w:rFonts w:ascii="Times New Roman" w:eastAsia="바탕체" w:hint="eastAsia"/>
          <w:kern w:val="0"/>
          <w:sz w:val="16"/>
          <w:szCs w:val="16"/>
        </w:rPr>
        <w:t>회현동</w:t>
      </w:r>
      <w:r>
        <w:rPr>
          <w:rFonts w:ascii="Times New Roman" w:eastAsia="바탕체"/>
          <w:kern w:val="0"/>
          <w:sz w:val="16"/>
          <w:szCs w:val="16"/>
        </w:rPr>
        <w:t>1</w:t>
      </w:r>
      <w:r>
        <w:rPr>
          <w:rFonts w:ascii="Times New Roman" w:eastAsia="바탕체" w:hint="eastAsia"/>
          <w:kern w:val="0"/>
          <w:sz w:val="16"/>
          <w:szCs w:val="16"/>
        </w:rPr>
        <w:t>가</w:t>
      </w:r>
      <w:r>
        <w:rPr>
          <w:rFonts w:ascii="Times New Roman" w:eastAsia="바탕체"/>
          <w:kern w:val="0"/>
          <w:sz w:val="16"/>
          <w:szCs w:val="16"/>
        </w:rPr>
        <w:t>)</w:t>
      </w:r>
    </w:p>
    <w:p w14:paraId="0FB566C9" w14:textId="77777777" w:rsidR="00930A79" w:rsidRPr="000A7798" w:rsidRDefault="00930A79" w:rsidP="006A29C3">
      <w:pPr>
        <w:pStyle w:val="TKNormal"/>
        <w:snapToGrid w:val="0"/>
        <w:spacing w:line="200" w:lineRule="exact"/>
        <w:ind w:left="899" w:hangingChars="562" w:hanging="899"/>
        <w:textAlignment w:val="baseline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법</w:t>
      </w:r>
      <w:r>
        <w:rPr>
          <w:rFonts w:ascii="Times New Roman" w:eastAsia="바탕체"/>
          <w:kern w:val="0"/>
          <w:sz w:val="16"/>
          <w:szCs w:val="16"/>
        </w:rPr>
        <w:t xml:space="preserve">   </w:t>
      </w:r>
      <w:r>
        <w:rPr>
          <w:rFonts w:ascii="Times New Roman" w:eastAsia="바탕체" w:hint="eastAsia"/>
          <w:kern w:val="0"/>
          <w:sz w:val="16"/>
          <w:szCs w:val="16"/>
        </w:rPr>
        <w:t>인</w:t>
      </w:r>
      <w:r>
        <w:rPr>
          <w:rFonts w:ascii="Times New Roman" w:eastAsia="바탕체"/>
          <w:kern w:val="0"/>
          <w:sz w:val="16"/>
          <w:szCs w:val="16"/>
        </w:rPr>
        <w:t xml:space="preserve">   </w:t>
      </w:r>
      <w:r>
        <w:rPr>
          <w:rFonts w:ascii="Times New Roman" w:eastAsia="바탕체" w:hint="eastAsia"/>
          <w:kern w:val="0"/>
          <w:sz w:val="16"/>
          <w:szCs w:val="16"/>
        </w:rPr>
        <w:t>명</w:t>
      </w:r>
      <w:r>
        <w:rPr>
          <w:rFonts w:ascii="Times New Roman" w:eastAsia="바탕체"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kern w:val="0"/>
          <w:sz w:val="16"/>
          <w:szCs w:val="16"/>
        </w:rPr>
        <w:t>주식회사</w:t>
      </w:r>
      <w:r>
        <w:rPr>
          <w:rFonts w:ascii="Times New Roman" w:eastAsia="바탕체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우리은행</w:t>
      </w:r>
      <w:r>
        <w:rPr>
          <w:rFonts w:ascii="Times New Roman" w:eastAsia="바탕체"/>
          <w:kern w:val="0"/>
          <w:sz w:val="16"/>
          <w:szCs w:val="16"/>
        </w:rPr>
        <w:t xml:space="preserve"> </w:t>
      </w:r>
    </w:p>
    <w:p w14:paraId="3D34F088" w14:textId="77777777" w:rsidR="00930A79" w:rsidRPr="00CB47F8" w:rsidRDefault="00930A79" w:rsidP="006A29C3">
      <w:pPr>
        <w:pStyle w:val="TKNormal"/>
        <w:snapToGrid w:val="0"/>
        <w:spacing w:line="200" w:lineRule="exact"/>
        <w:ind w:leftChars="449" w:left="898" w:firstLineChars="147" w:firstLine="235"/>
        <w:textAlignment w:val="baseline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대표이사</w:t>
      </w:r>
      <w:r>
        <w:rPr>
          <w:rFonts w:ascii="Times New Roman" w:eastAsia="바탕체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정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진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완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</w:p>
    <w:p w14:paraId="32FC5E22" w14:textId="77777777" w:rsidR="00930A79" w:rsidRPr="000A7798" w:rsidRDefault="00930A79" w:rsidP="006A29C3">
      <w:pPr>
        <w:pStyle w:val="TKNormal"/>
        <w:snapToGrid w:val="0"/>
        <w:spacing w:line="200" w:lineRule="exact"/>
        <w:ind w:leftChars="449" w:left="898" w:firstLineChars="147" w:firstLine="235"/>
        <w:textAlignment w:val="baseline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위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지배인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신탁부장</w:t>
      </w:r>
      <w:r>
        <w:rPr>
          <w:rFonts w:ascii="Times New Roman" w:eastAsia="바탕체" w:hint="eastAsia"/>
          <w:kern w:val="0"/>
          <w:sz w:val="16"/>
          <w:szCs w:val="16"/>
        </w:rPr>
        <w:t xml:space="preserve">  </w:t>
      </w:r>
      <w:r>
        <w:rPr>
          <w:rFonts w:ascii="Times New Roman" w:eastAsia="바탕체" w:hint="eastAsia"/>
          <w:kern w:val="0"/>
          <w:sz w:val="16"/>
          <w:szCs w:val="16"/>
        </w:rPr>
        <w:t>손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상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범</w:t>
      </w:r>
      <w:r>
        <w:rPr>
          <w:rFonts w:ascii="Times New Roman" w:eastAsia="바탕체" w:hint="eastAsia"/>
          <w:kern w:val="0"/>
          <w:sz w:val="16"/>
          <w:szCs w:val="16"/>
        </w:rPr>
        <w:t xml:space="preserve"> (</w:t>
      </w:r>
      <w:r>
        <w:rPr>
          <w:rFonts w:ascii="Times New Roman" w:eastAsia="바탕체" w:hint="eastAsia"/>
          <w:kern w:val="0"/>
          <w:sz w:val="16"/>
          <w:szCs w:val="16"/>
        </w:rPr>
        <w:t>인</w:t>
      </w:r>
      <w:r>
        <w:rPr>
          <w:rFonts w:ascii="Times New Roman" w:eastAsia="바탕체" w:hint="eastAsia"/>
          <w:kern w:val="0"/>
          <w:sz w:val="16"/>
          <w:szCs w:val="16"/>
        </w:rPr>
        <w:t>)</w:t>
      </w:r>
    </w:p>
    <w:p w14:paraId="16B41832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/>
          <w:b/>
          <w:kern w:val="0"/>
          <w:sz w:val="16"/>
          <w:szCs w:val="16"/>
        </w:rPr>
        <w:br w:type="page"/>
      </w:r>
      <w:r>
        <w:rPr>
          <w:rFonts w:ascii="Times New Roman" w:eastAsia="바탕체" w:hint="eastAsia"/>
          <w:b/>
          <w:kern w:val="0"/>
          <w:sz w:val="16"/>
          <w:szCs w:val="16"/>
        </w:rPr>
        <w:lastRenderedPageBreak/>
        <w:t>1</w:t>
      </w:r>
      <w:r>
        <w:rPr>
          <w:rFonts w:ascii="Times New Roman" w:eastAsia="바탕체"/>
          <w:b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b/>
          <w:kern w:val="0"/>
          <w:sz w:val="16"/>
          <w:szCs w:val="16"/>
        </w:rPr>
        <w:t>순</w:t>
      </w:r>
      <w:r>
        <w:rPr>
          <w:rFonts w:ascii="Times New Roman" w:eastAsia="바탕체" w:hint="eastAsia"/>
          <w:b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b/>
          <w:kern w:val="0"/>
          <w:sz w:val="16"/>
          <w:szCs w:val="16"/>
        </w:rPr>
        <w:t>위</w:t>
      </w:r>
      <w:r>
        <w:rPr>
          <w:rFonts w:ascii="Times New Roman" w:eastAsia="바탕체" w:hint="eastAsia"/>
          <w:b/>
          <w:kern w:val="0"/>
          <w:sz w:val="16"/>
          <w:szCs w:val="16"/>
        </w:rPr>
        <w:t xml:space="preserve"> </w:t>
      </w:r>
      <w:r w:rsidRPr="00404F2D">
        <w:rPr>
          <w:rFonts w:ascii="Times New Roman" w:eastAsia="바탕체" w:hint="eastAsia"/>
          <w:b/>
          <w:spacing w:val="102"/>
          <w:kern w:val="0"/>
          <w:sz w:val="16"/>
          <w:szCs w:val="16"/>
          <w:fitText w:val="1210" w:id="-365240832"/>
        </w:rPr>
        <w:t>우선수익</w:t>
      </w:r>
      <w:r w:rsidRPr="00404F2D">
        <w:rPr>
          <w:rFonts w:ascii="Times New Roman" w:eastAsia="바탕체" w:hint="eastAsia"/>
          <w:b/>
          <w:spacing w:val="2"/>
          <w:kern w:val="0"/>
          <w:sz w:val="16"/>
          <w:szCs w:val="16"/>
          <w:fitText w:val="1210" w:id="-365240832"/>
        </w:rPr>
        <w:t>자</w:t>
      </w:r>
      <w:r>
        <w:rPr>
          <w:rFonts w:ascii="Times New Roman" w:eastAsia="바탕체"/>
          <w:kern w:val="0"/>
          <w:sz w:val="16"/>
          <w:szCs w:val="16"/>
        </w:rPr>
        <w:t xml:space="preserve"> </w:t>
      </w:r>
    </w:p>
    <w:p w14:paraId="1610E17A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</w:rPr>
      </w:pPr>
    </w:p>
    <w:p w14:paraId="20A6B859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법인등록번호</w:t>
      </w:r>
      <w:r>
        <w:rPr>
          <w:rFonts w:ascii="Times New Roman" w:eastAsia="바탕체"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kern w:val="0"/>
          <w:sz w:val="16"/>
          <w:szCs w:val="16"/>
        </w:rPr>
        <w:t>[*]</w:t>
      </w:r>
    </w:p>
    <w:p w14:paraId="36FAFC8F" w14:textId="77777777" w:rsidR="00930A79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22"/>
        </w:rPr>
      </w:pPr>
      <w:r>
        <w:rPr>
          <w:rFonts w:ascii="Times New Roman" w:eastAsia="바탕체" w:hint="eastAsia"/>
          <w:kern w:val="0"/>
          <w:sz w:val="16"/>
          <w:szCs w:val="16"/>
        </w:rPr>
        <w:t>주</w:t>
      </w:r>
      <w:r>
        <w:rPr>
          <w:rFonts w:ascii="Times New Roman" w:eastAsia="바탕체"/>
          <w:kern w:val="0"/>
          <w:sz w:val="16"/>
          <w:szCs w:val="16"/>
        </w:rPr>
        <w:t xml:space="preserve">        </w:t>
      </w:r>
      <w:r>
        <w:rPr>
          <w:rFonts w:ascii="Times New Roman" w:eastAsia="바탕체" w:hint="eastAsia"/>
          <w:kern w:val="0"/>
          <w:sz w:val="16"/>
          <w:szCs w:val="16"/>
        </w:rPr>
        <w:t>소</w:t>
      </w:r>
      <w:r>
        <w:rPr>
          <w:rFonts w:ascii="Times New Roman" w:eastAsia="바탕체"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kern w:val="0"/>
          <w:sz w:val="16"/>
          <w:szCs w:val="16"/>
        </w:rPr>
        <w:t>[*]</w:t>
      </w:r>
    </w:p>
    <w:p w14:paraId="55B7C5B3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법</w:t>
      </w:r>
      <w:r>
        <w:rPr>
          <w:rFonts w:ascii="Times New Roman" w:eastAsia="바탕체"/>
          <w:kern w:val="0"/>
          <w:sz w:val="16"/>
          <w:szCs w:val="16"/>
        </w:rPr>
        <w:t xml:space="preserve">   </w:t>
      </w:r>
      <w:r>
        <w:rPr>
          <w:rFonts w:ascii="Times New Roman" w:eastAsia="바탕체" w:hint="eastAsia"/>
          <w:kern w:val="0"/>
          <w:sz w:val="16"/>
          <w:szCs w:val="16"/>
        </w:rPr>
        <w:t>인</w:t>
      </w:r>
      <w:r>
        <w:rPr>
          <w:rFonts w:ascii="Times New Roman" w:eastAsia="바탕체"/>
          <w:kern w:val="0"/>
          <w:sz w:val="16"/>
          <w:szCs w:val="16"/>
        </w:rPr>
        <w:t xml:space="preserve">   </w:t>
      </w:r>
      <w:r>
        <w:rPr>
          <w:rFonts w:ascii="Times New Roman" w:eastAsia="바탕체" w:hint="eastAsia"/>
          <w:kern w:val="0"/>
          <w:sz w:val="16"/>
          <w:szCs w:val="16"/>
        </w:rPr>
        <w:t>명</w:t>
      </w:r>
      <w:r>
        <w:rPr>
          <w:rFonts w:ascii="Times New Roman" w:eastAsia="바탕체"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kern w:val="0"/>
          <w:sz w:val="16"/>
          <w:szCs w:val="16"/>
        </w:rPr>
        <w:t>쿠팡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주식회사</w:t>
      </w:r>
    </w:p>
    <w:p w14:paraId="0628565F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ind w:leftChars="567" w:left="1134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대표자</w:t>
      </w:r>
      <w:r>
        <w:rPr>
          <w:rFonts w:ascii="Times New Roman" w:eastAsia="바탕체" w:hint="eastAsia"/>
          <w:kern w:val="0"/>
          <w:sz w:val="16"/>
          <w:szCs w:val="16"/>
        </w:rPr>
        <w:t xml:space="preserve"> [*]        </w:t>
      </w:r>
      <w:r>
        <w:rPr>
          <w:rFonts w:ascii="Times New Roman" w:eastAsia="바탕체"/>
          <w:kern w:val="0"/>
          <w:sz w:val="16"/>
          <w:szCs w:val="16"/>
        </w:rPr>
        <w:t xml:space="preserve">  </w:t>
      </w:r>
      <w:r>
        <w:rPr>
          <w:rFonts w:ascii="Times New Roman" w:eastAsia="바탕체"/>
          <w:kern w:val="0"/>
          <w:sz w:val="16"/>
          <w:szCs w:val="16"/>
        </w:rPr>
        <w:tab/>
        <w:t>(</w:t>
      </w:r>
      <w:r>
        <w:rPr>
          <w:rFonts w:ascii="Times New Roman" w:eastAsia="바탕체" w:hint="eastAsia"/>
          <w:kern w:val="0"/>
          <w:sz w:val="16"/>
          <w:szCs w:val="16"/>
        </w:rPr>
        <w:t>인</w:t>
      </w:r>
      <w:r>
        <w:rPr>
          <w:rFonts w:ascii="Times New Roman" w:eastAsia="바탕체"/>
          <w:kern w:val="0"/>
          <w:sz w:val="16"/>
          <w:szCs w:val="16"/>
        </w:rPr>
        <w:t>)</w:t>
      </w:r>
    </w:p>
    <w:p w14:paraId="54863508" w14:textId="77777777" w:rsidR="00930A79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b/>
          <w:kern w:val="0"/>
          <w:sz w:val="16"/>
          <w:szCs w:val="16"/>
        </w:rPr>
      </w:pPr>
    </w:p>
    <w:p w14:paraId="3BAD486D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/>
          <w:b/>
          <w:kern w:val="0"/>
          <w:sz w:val="16"/>
          <w:szCs w:val="16"/>
        </w:rPr>
        <w:br w:type="page"/>
      </w:r>
      <w:r>
        <w:rPr>
          <w:rFonts w:ascii="Times New Roman" w:eastAsia="바탕체" w:hint="eastAsia"/>
          <w:b/>
          <w:kern w:val="0"/>
          <w:sz w:val="16"/>
          <w:szCs w:val="16"/>
        </w:rPr>
        <w:lastRenderedPageBreak/>
        <w:t>(</w:t>
      </w:r>
      <w:r>
        <w:rPr>
          <w:rFonts w:ascii="Times New Roman" w:eastAsia="바탕체" w:hint="eastAsia"/>
          <w:b/>
          <w:kern w:val="0"/>
          <w:sz w:val="16"/>
          <w:szCs w:val="16"/>
        </w:rPr>
        <w:t>공동</w:t>
      </w:r>
      <w:r>
        <w:rPr>
          <w:rFonts w:ascii="Times New Roman" w:eastAsia="바탕체" w:hint="eastAsia"/>
          <w:b/>
          <w:kern w:val="0"/>
          <w:sz w:val="16"/>
          <w:szCs w:val="16"/>
        </w:rPr>
        <w:t>) 2</w:t>
      </w:r>
      <w:r>
        <w:rPr>
          <w:rFonts w:ascii="Times New Roman" w:eastAsia="바탕체" w:hint="eastAsia"/>
          <w:b/>
          <w:kern w:val="0"/>
          <w:sz w:val="16"/>
          <w:szCs w:val="16"/>
        </w:rPr>
        <w:t>순위</w:t>
      </w:r>
      <w:r>
        <w:rPr>
          <w:rFonts w:ascii="Times New Roman" w:eastAsia="바탕체" w:hint="eastAsia"/>
          <w:b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b/>
          <w:kern w:val="0"/>
          <w:sz w:val="16"/>
          <w:szCs w:val="16"/>
        </w:rPr>
        <w:t>및</w:t>
      </w:r>
      <w:r>
        <w:rPr>
          <w:rFonts w:ascii="Times New Roman" w:eastAsia="바탕체" w:hint="eastAsia"/>
          <w:b/>
          <w:kern w:val="0"/>
          <w:sz w:val="16"/>
          <w:szCs w:val="16"/>
        </w:rPr>
        <w:t xml:space="preserve"> (</w:t>
      </w:r>
      <w:r>
        <w:rPr>
          <w:rFonts w:ascii="Times New Roman" w:eastAsia="바탕체" w:hint="eastAsia"/>
          <w:b/>
          <w:kern w:val="0"/>
          <w:sz w:val="16"/>
          <w:szCs w:val="16"/>
        </w:rPr>
        <w:t>공동</w:t>
      </w:r>
      <w:r>
        <w:rPr>
          <w:rFonts w:ascii="Times New Roman" w:eastAsia="바탕체" w:hint="eastAsia"/>
          <w:b/>
          <w:kern w:val="0"/>
          <w:sz w:val="16"/>
          <w:szCs w:val="16"/>
        </w:rPr>
        <w:t>) 3</w:t>
      </w:r>
      <w:r>
        <w:rPr>
          <w:rFonts w:ascii="Times New Roman" w:eastAsia="바탕체" w:hint="eastAsia"/>
          <w:b/>
          <w:kern w:val="0"/>
          <w:sz w:val="16"/>
          <w:szCs w:val="16"/>
        </w:rPr>
        <w:t>순위</w:t>
      </w:r>
      <w:r>
        <w:rPr>
          <w:rFonts w:ascii="Times New Roman" w:eastAsia="바탕체" w:hint="eastAsia"/>
          <w:b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b/>
          <w:kern w:val="0"/>
          <w:sz w:val="16"/>
          <w:szCs w:val="16"/>
        </w:rPr>
        <w:t>우선수익자</w:t>
      </w:r>
      <w:r>
        <w:rPr>
          <w:rFonts w:ascii="Times New Roman" w:eastAsia="바탕체"/>
          <w:kern w:val="0"/>
          <w:sz w:val="16"/>
          <w:szCs w:val="16"/>
        </w:rPr>
        <w:t xml:space="preserve"> </w:t>
      </w:r>
    </w:p>
    <w:p w14:paraId="01C0533F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</w:rPr>
      </w:pPr>
    </w:p>
    <w:p w14:paraId="4A463C9A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법인등록번호</w:t>
      </w:r>
      <w:r>
        <w:rPr>
          <w:rFonts w:ascii="Times New Roman" w:eastAsia="바탕체"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kern w:val="0"/>
          <w:sz w:val="16"/>
          <w:szCs w:val="16"/>
        </w:rPr>
        <w:t>[*]</w:t>
      </w:r>
    </w:p>
    <w:p w14:paraId="038FB9F1" w14:textId="77777777" w:rsidR="00930A79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22"/>
        </w:rPr>
      </w:pPr>
      <w:r>
        <w:rPr>
          <w:rFonts w:ascii="Times New Roman" w:eastAsia="바탕체" w:hint="eastAsia"/>
          <w:kern w:val="0"/>
          <w:sz w:val="16"/>
          <w:szCs w:val="16"/>
        </w:rPr>
        <w:t>주</w:t>
      </w:r>
      <w:r>
        <w:rPr>
          <w:rFonts w:ascii="Times New Roman" w:eastAsia="바탕체"/>
          <w:kern w:val="0"/>
          <w:sz w:val="16"/>
          <w:szCs w:val="16"/>
        </w:rPr>
        <w:t xml:space="preserve">        </w:t>
      </w:r>
      <w:r>
        <w:rPr>
          <w:rFonts w:ascii="Times New Roman" w:eastAsia="바탕체" w:hint="eastAsia"/>
          <w:kern w:val="0"/>
          <w:sz w:val="16"/>
          <w:szCs w:val="16"/>
        </w:rPr>
        <w:t>소</w:t>
      </w:r>
      <w:r>
        <w:rPr>
          <w:rFonts w:ascii="Times New Roman" w:eastAsia="바탕체"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kern w:val="0"/>
          <w:sz w:val="16"/>
          <w:szCs w:val="16"/>
        </w:rPr>
        <w:t>[*]</w:t>
      </w:r>
    </w:p>
    <w:p w14:paraId="3BDCFC70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법</w:t>
      </w:r>
      <w:r>
        <w:rPr>
          <w:rFonts w:ascii="Times New Roman" w:eastAsia="바탕체"/>
          <w:kern w:val="0"/>
          <w:sz w:val="16"/>
          <w:szCs w:val="16"/>
        </w:rPr>
        <w:t xml:space="preserve">   </w:t>
      </w:r>
      <w:r>
        <w:rPr>
          <w:rFonts w:ascii="Times New Roman" w:eastAsia="바탕체" w:hint="eastAsia"/>
          <w:kern w:val="0"/>
          <w:sz w:val="16"/>
          <w:szCs w:val="16"/>
        </w:rPr>
        <w:t>인</w:t>
      </w:r>
      <w:r>
        <w:rPr>
          <w:rFonts w:ascii="Times New Roman" w:eastAsia="바탕체"/>
          <w:kern w:val="0"/>
          <w:sz w:val="16"/>
          <w:szCs w:val="16"/>
        </w:rPr>
        <w:t xml:space="preserve">   </w:t>
      </w:r>
      <w:r>
        <w:rPr>
          <w:rFonts w:ascii="Times New Roman" w:eastAsia="바탕체" w:hint="eastAsia"/>
          <w:kern w:val="0"/>
          <w:sz w:val="16"/>
          <w:szCs w:val="16"/>
        </w:rPr>
        <w:t>명</w:t>
      </w:r>
      <w:r>
        <w:rPr>
          <w:rFonts w:ascii="Times New Roman" w:eastAsia="바탕체"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kern w:val="0"/>
          <w:sz w:val="16"/>
          <w:szCs w:val="16"/>
        </w:rPr>
        <w:t>[*]</w:t>
      </w:r>
    </w:p>
    <w:p w14:paraId="27CD1CC5" w14:textId="77777777" w:rsidR="00930A79" w:rsidRDefault="00930A79" w:rsidP="006A29C3">
      <w:pPr>
        <w:pStyle w:val="TKNormal"/>
        <w:tabs>
          <w:tab w:val="left" w:pos="3332"/>
        </w:tabs>
        <w:spacing w:line="200" w:lineRule="exact"/>
        <w:ind w:leftChars="567" w:left="1134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대표자</w:t>
      </w:r>
      <w:r>
        <w:rPr>
          <w:rFonts w:ascii="Times New Roman" w:eastAsia="바탕체" w:hint="eastAsia"/>
          <w:kern w:val="0"/>
          <w:sz w:val="16"/>
          <w:szCs w:val="16"/>
        </w:rPr>
        <w:t xml:space="preserve"> [*]        </w:t>
      </w:r>
      <w:r>
        <w:rPr>
          <w:rFonts w:ascii="Times New Roman" w:eastAsia="바탕체"/>
          <w:kern w:val="0"/>
          <w:sz w:val="16"/>
          <w:szCs w:val="16"/>
        </w:rPr>
        <w:t xml:space="preserve">  </w:t>
      </w:r>
      <w:r>
        <w:rPr>
          <w:rFonts w:ascii="Times New Roman" w:eastAsia="바탕체"/>
          <w:kern w:val="0"/>
          <w:sz w:val="16"/>
          <w:szCs w:val="16"/>
        </w:rPr>
        <w:tab/>
        <w:t>(</w:t>
      </w:r>
      <w:r>
        <w:rPr>
          <w:rFonts w:ascii="Times New Roman" w:eastAsia="바탕체" w:hint="eastAsia"/>
          <w:kern w:val="0"/>
          <w:sz w:val="16"/>
          <w:szCs w:val="16"/>
        </w:rPr>
        <w:t>인</w:t>
      </w:r>
      <w:r>
        <w:rPr>
          <w:rFonts w:ascii="Times New Roman" w:eastAsia="바탕체"/>
          <w:kern w:val="0"/>
          <w:sz w:val="16"/>
          <w:szCs w:val="16"/>
        </w:rPr>
        <w:t>)</w:t>
      </w:r>
    </w:p>
    <w:p w14:paraId="02D5815E" w14:textId="77777777" w:rsidR="00930A79" w:rsidRPr="00AE3364" w:rsidRDefault="00930A79" w:rsidP="006A29C3">
      <w:pPr>
        <w:pStyle w:val="TKNormal"/>
        <w:jc w:val="left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/>
          <w:kern w:val="0"/>
          <w:sz w:val="16"/>
          <w:szCs w:val="16"/>
        </w:rPr>
        <w:br w:type="page"/>
      </w:r>
      <w:r>
        <w:rPr>
          <w:rFonts w:ascii="Times New Roman" w:eastAsia="바탕체" w:hint="eastAsia"/>
          <w:b/>
          <w:sz w:val="16"/>
          <w:szCs w:val="16"/>
        </w:rPr>
        <w:lastRenderedPageBreak/>
        <w:t>별첨</w:t>
      </w:r>
      <w:r>
        <w:rPr>
          <w:rFonts w:ascii="Times New Roman" w:eastAsia="바탕체" w:hint="eastAsia"/>
          <w:b/>
          <w:sz w:val="16"/>
          <w:szCs w:val="16"/>
        </w:rPr>
        <w:t xml:space="preserve"> </w:t>
      </w:r>
      <w:r>
        <w:rPr>
          <w:rFonts w:ascii="Times New Roman" w:eastAsia="바탕체"/>
          <w:b/>
          <w:sz w:val="16"/>
          <w:szCs w:val="16"/>
        </w:rPr>
        <w:t>1.</w:t>
      </w:r>
    </w:p>
    <w:p w14:paraId="53D0B7C8" w14:textId="77777777" w:rsidR="00930A79" w:rsidRPr="00F15B0C" w:rsidRDefault="00930A79" w:rsidP="006A29C3">
      <w:pPr>
        <w:pStyle w:val="TKNormal"/>
        <w:spacing w:line="200" w:lineRule="exact"/>
        <w:jc w:val="center"/>
        <w:rPr>
          <w:rFonts w:ascii="Times New Roman" w:eastAsia="바탕체"/>
          <w:b/>
          <w:color w:val="000000"/>
          <w:spacing w:val="6"/>
          <w:sz w:val="22"/>
          <w:szCs w:val="20"/>
        </w:rPr>
      </w:pPr>
    </w:p>
    <w:p w14:paraId="09275C30" w14:textId="77777777" w:rsidR="00930A79" w:rsidRPr="00F15B0C" w:rsidRDefault="00930A79" w:rsidP="006A29C3">
      <w:pPr>
        <w:pStyle w:val="TKNormal"/>
        <w:spacing w:line="200" w:lineRule="exact"/>
        <w:jc w:val="center"/>
        <w:rPr>
          <w:rFonts w:ascii="바탕체" w:eastAsia="바탕체" w:hAnsi="바탕체"/>
          <w:b/>
          <w:color w:val="000000"/>
          <w:sz w:val="16"/>
          <w:szCs w:val="16"/>
          <w:u w:val="single"/>
        </w:rPr>
      </w:pPr>
      <w:r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>우선수익자들</w:t>
      </w:r>
      <w:r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 xml:space="preserve"> </w:t>
      </w:r>
      <w:r>
        <w:rPr>
          <w:rFonts w:ascii="바탕체" w:eastAsia="바탕체" w:hAnsi="바탕체"/>
          <w:b/>
          <w:color w:val="000000"/>
          <w:sz w:val="16"/>
          <w:szCs w:val="16"/>
          <w:u w:val="single"/>
        </w:rPr>
        <w:t>목록</w:t>
      </w:r>
    </w:p>
    <w:p w14:paraId="46085077" w14:textId="77777777" w:rsidR="00930A79" w:rsidRDefault="00930A79" w:rsidP="006A29C3">
      <w:pPr>
        <w:pStyle w:val="TKNormal"/>
        <w:spacing w:line="200" w:lineRule="exact"/>
        <w:rPr>
          <w:rFonts w:ascii="Times New Roman" w:eastAsia="바탕체"/>
          <w:b/>
          <w:sz w:val="16"/>
          <w:szCs w:val="16"/>
        </w:rPr>
      </w:pPr>
    </w:p>
    <w:p w14:paraId="4803B375" w14:textId="77777777" w:rsidR="00930A79" w:rsidRPr="00F15B0C" w:rsidRDefault="00930A79" w:rsidP="006A29C3">
      <w:pPr>
        <w:pStyle w:val="TKNormal"/>
        <w:widowControl w:val="0"/>
        <w:wordWrap w:val="0"/>
        <w:autoSpaceDE w:val="0"/>
        <w:autoSpaceDN w:val="0"/>
        <w:spacing w:line="295" w:lineRule="auto"/>
        <w:rPr>
          <w:rFonts w:ascii="Times New Roman" w:eastAsia="바탕체"/>
          <w:color w:val="000000"/>
          <w:sz w:val="22"/>
          <w:szCs w:val="20"/>
        </w:rPr>
      </w:pPr>
      <w:r>
        <w:rPr>
          <w:rFonts w:ascii="Times New Roman" w:eastAsia="바탕체" w:hint="eastAsia"/>
          <w:color w:val="000000"/>
          <w:sz w:val="22"/>
          <w:szCs w:val="20"/>
        </w:rPr>
        <w:t>1. 1</w:t>
      </w:r>
      <w:r>
        <w:rPr>
          <w:rFonts w:ascii="Times New Roman" w:eastAsia="바탕체" w:hint="eastAsia"/>
          <w:color w:val="000000"/>
          <w:sz w:val="22"/>
          <w:szCs w:val="20"/>
        </w:rPr>
        <w:t>순위</w:t>
      </w:r>
      <w:r>
        <w:rPr>
          <w:rFonts w:ascii="Times New Roman" w:eastAsia="바탕체" w:hint="eastAsia"/>
          <w:color w:val="000000"/>
          <w:sz w:val="22"/>
          <w:szCs w:val="20"/>
        </w:rPr>
        <w:t xml:space="preserve"> </w:t>
      </w:r>
      <w:r>
        <w:rPr>
          <w:rFonts w:ascii="Times New Roman" w:eastAsia="바탕체" w:hint="eastAsia"/>
          <w:color w:val="000000"/>
          <w:sz w:val="22"/>
          <w:szCs w:val="20"/>
        </w:rPr>
        <w:t>우선수익자</w:t>
      </w:r>
      <w:r>
        <w:rPr>
          <w:rFonts w:ascii="Times New Roman" w:eastAsia="바탕체" w:hint="eastAsia"/>
          <w:color w:val="000000"/>
          <w:sz w:val="22"/>
          <w:szCs w:val="20"/>
        </w:rPr>
        <w:t xml:space="preserve">: </w:t>
      </w:r>
      <w:r>
        <w:rPr>
          <w:rFonts w:ascii="Times New Roman" w:eastAsia="바탕체" w:hint="eastAsia"/>
          <w:color w:val="000000"/>
          <w:sz w:val="22"/>
          <w:szCs w:val="20"/>
        </w:rPr>
        <w:t>쿠팡</w:t>
      </w:r>
      <w:r>
        <w:rPr>
          <w:rFonts w:ascii="Times New Roman" w:eastAsia="바탕체" w:hint="eastAsia"/>
          <w:color w:val="000000"/>
          <w:sz w:val="22"/>
          <w:szCs w:val="20"/>
        </w:rPr>
        <w:t xml:space="preserve"> </w:t>
      </w:r>
      <w:r>
        <w:rPr>
          <w:rFonts w:ascii="Times New Roman" w:eastAsia="바탕체" w:hint="eastAsia"/>
          <w:color w:val="000000"/>
          <w:sz w:val="22"/>
          <w:szCs w:val="20"/>
        </w:rPr>
        <w:t>주식회사</w:t>
      </w:r>
      <w:r>
        <w:rPr>
          <w:rFonts w:ascii="Times New Roman" w:eastAsia="바탕체" w:hint="eastAsia"/>
          <w:color w:val="000000"/>
          <w:sz w:val="22"/>
          <w:szCs w:val="20"/>
        </w:rPr>
        <w:t xml:space="preserve"> (</w:t>
      </w:r>
      <w:r>
        <w:rPr>
          <w:rFonts w:ascii="Times New Roman" w:eastAsia="바탕체" w:hint="eastAsia"/>
          <w:color w:val="000000"/>
          <w:sz w:val="22"/>
          <w:szCs w:val="20"/>
        </w:rPr>
        <w:t>우선수익한도금액</w:t>
      </w:r>
      <w:r>
        <w:rPr>
          <w:rFonts w:ascii="Times New Roman" w:eastAsia="바탕체" w:hint="eastAsia"/>
          <w:color w:val="000000"/>
          <w:sz w:val="22"/>
          <w:szCs w:val="20"/>
        </w:rPr>
        <w:t xml:space="preserve"> </w:t>
      </w:r>
      <w:r>
        <w:rPr>
          <w:rFonts w:ascii="Times New Roman" w:eastAsia="바탕체" w:hint="eastAsia"/>
          <w:color w:val="000000"/>
          <w:sz w:val="22"/>
          <w:szCs w:val="20"/>
        </w:rPr>
        <w:t>금</w:t>
      </w:r>
      <w:r>
        <w:rPr>
          <w:rFonts w:ascii="Times New Roman" w:eastAsia="바탕체" w:hint="eastAsia"/>
          <w:color w:val="000000"/>
          <w:sz w:val="22"/>
          <w:szCs w:val="20"/>
        </w:rPr>
        <w:t>2,132,586,000</w:t>
      </w:r>
      <w:r>
        <w:rPr>
          <w:rFonts w:ascii="Times New Roman" w:eastAsia="바탕체" w:hint="eastAsia"/>
          <w:color w:val="000000"/>
          <w:sz w:val="22"/>
          <w:szCs w:val="20"/>
        </w:rPr>
        <w:t>원</w:t>
      </w:r>
      <w:r>
        <w:rPr>
          <w:rFonts w:ascii="Times New Roman" w:eastAsia="바탕체" w:hint="eastAsia"/>
          <w:color w:val="000000"/>
          <w:sz w:val="22"/>
          <w:szCs w:val="20"/>
        </w:rPr>
        <w:t>)</w:t>
      </w:r>
    </w:p>
    <w:p w14:paraId="51085B41" w14:textId="77777777" w:rsidR="00DE42D9" w:rsidRDefault="00930A79">
      <w:pPr>
        <w:pStyle w:val="TKNormal"/>
        <w:widowControl w:val="0"/>
        <w:wordWrap w:val="0"/>
        <w:autoSpaceDE w:val="0"/>
        <w:autoSpaceDN w:val="0"/>
        <w:spacing w:line="295" w:lineRule="auto"/>
        <w:rPr>
          <w:rFonts w:ascii="Times New Roman" w:eastAsia="바탕체"/>
          <w:color w:val="000000"/>
          <w:sz w:val="22"/>
          <w:szCs w:val="20"/>
        </w:rPr>
      </w:pPr>
      <w:r>
        <w:rPr>
          <w:rFonts w:ascii="Times New Roman" w:eastAsia="바탕체"/>
          <w:color w:val="000000"/>
          <w:sz w:val="22"/>
          <w:szCs w:val="20"/>
        </w:rPr>
        <w:t xml:space="preserve">2. </w:t>
      </w:r>
      <w:r>
        <w:rPr>
          <w:rFonts w:ascii="Times New Roman" w:eastAsia="바탕체"/>
          <w:color w:val="000000"/>
          <w:sz w:val="22"/>
          <w:szCs w:val="20"/>
        </w:rPr>
        <w:t>공동</w:t>
      </w:r>
      <w:r>
        <w:rPr>
          <w:rFonts w:ascii="Times New Roman" w:eastAsia="바탕체"/>
          <w:color w:val="000000"/>
          <w:sz w:val="22"/>
          <w:szCs w:val="20"/>
        </w:rPr>
        <w:t xml:space="preserve"> 2</w:t>
      </w:r>
      <w:r>
        <w:rPr>
          <w:rFonts w:ascii="Times New Roman" w:eastAsia="바탕체"/>
          <w:color w:val="000000"/>
          <w:sz w:val="22"/>
          <w:szCs w:val="20"/>
        </w:rPr>
        <w:t>순위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우선수익자</w:t>
      </w:r>
      <w:r>
        <w:rPr>
          <w:rFonts w:ascii="Times New Roman" w:eastAsia="바탕체"/>
          <w:color w:val="000000"/>
          <w:sz w:val="22"/>
          <w:szCs w:val="20"/>
        </w:rPr>
        <w:t xml:space="preserve">(Tranche A): </w:t>
      </w:r>
      <w:r>
        <w:rPr>
          <w:rFonts w:ascii="Times New Roman" w:eastAsia="바탕체"/>
          <w:color w:val="000000"/>
          <w:sz w:val="22"/>
          <w:szCs w:val="20"/>
        </w:rPr>
        <w:t>주식회사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우리은행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외</w:t>
      </w:r>
      <w:r>
        <w:rPr>
          <w:rFonts w:ascii="Times New Roman" w:eastAsia="바탕체"/>
          <w:color w:val="000000"/>
          <w:sz w:val="22"/>
          <w:szCs w:val="20"/>
        </w:rPr>
        <w:t xml:space="preserve"> Tranche A </w:t>
      </w:r>
      <w:r>
        <w:rPr>
          <w:rFonts w:ascii="Times New Roman" w:eastAsia="바탕체"/>
          <w:color w:val="000000"/>
          <w:sz w:val="22"/>
          <w:szCs w:val="20"/>
        </w:rPr>
        <w:t>대주</w:t>
      </w:r>
      <w:r>
        <w:rPr>
          <w:rFonts w:ascii="Times New Roman" w:eastAsia="바탕체"/>
          <w:color w:val="000000"/>
          <w:sz w:val="22"/>
          <w:szCs w:val="20"/>
        </w:rPr>
        <w:t xml:space="preserve"> [</w:t>
      </w:r>
      <w:r>
        <w:rPr>
          <w:rFonts w:ascii="Times New Roman" w:eastAsia="바탕체"/>
          <w:color w:val="000000"/>
          <w:sz w:val="22"/>
          <w:szCs w:val="20"/>
        </w:rPr>
        <w:t>확정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시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기재</w:t>
      </w:r>
      <w:r>
        <w:rPr>
          <w:rFonts w:ascii="Times New Roman" w:eastAsia="바탕체"/>
          <w:color w:val="000000"/>
          <w:sz w:val="22"/>
          <w:szCs w:val="20"/>
        </w:rPr>
        <w:t>] (</w:t>
      </w:r>
      <w:r>
        <w:rPr>
          <w:rFonts w:ascii="Times New Roman" w:eastAsia="바탕체"/>
          <w:color w:val="000000"/>
          <w:sz w:val="22"/>
          <w:szCs w:val="20"/>
        </w:rPr>
        <w:t>우선수익한도금액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합계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금</w:t>
      </w:r>
      <w:r>
        <w:rPr>
          <w:rFonts w:ascii="Times New Roman" w:eastAsia="바탕체"/>
          <w:color w:val="000000"/>
          <w:sz w:val="22"/>
          <w:szCs w:val="20"/>
        </w:rPr>
        <w:t>192,000,000,000</w:t>
      </w:r>
      <w:r>
        <w:rPr>
          <w:rFonts w:ascii="Times New Roman" w:eastAsia="바탕체"/>
          <w:color w:val="000000"/>
          <w:sz w:val="22"/>
          <w:szCs w:val="20"/>
        </w:rPr>
        <w:t>원</w:t>
      </w:r>
      <w:r>
        <w:rPr>
          <w:rFonts w:ascii="Times New Roman" w:eastAsia="바탕체"/>
          <w:color w:val="000000"/>
          <w:sz w:val="22"/>
          <w:szCs w:val="20"/>
        </w:rPr>
        <w:t xml:space="preserve">, </w:t>
      </w:r>
      <w:r>
        <w:rPr>
          <w:rFonts w:ascii="Times New Roman" w:eastAsia="바탕체"/>
          <w:color w:val="000000"/>
          <w:sz w:val="22"/>
          <w:szCs w:val="20"/>
        </w:rPr>
        <w:t>각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대출약정금의</w:t>
      </w:r>
      <w:r>
        <w:rPr>
          <w:rFonts w:ascii="Times New Roman" w:eastAsia="바탕체"/>
          <w:color w:val="000000"/>
          <w:sz w:val="22"/>
          <w:szCs w:val="20"/>
        </w:rPr>
        <w:t xml:space="preserve"> 120%)</w:t>
      </w:r>
    </w:p>
    <w:p w14:paraId="48A1BEF4" w14:textId="77777777" w:rsidR="00DE42D9" w:rsidRDefault="00930A79">
      <w:pPr>
        <w:pStyle w:val="TKNormal"/>
        <w:widowControl w:val="0"/>
        <w:wordWrap w:val="0"/>
        <w:autoSpaceDE w:val="0"/>
        <w:autoSpaceDN w:val="0"/>
        <w:spacing w:line="295" w:lineRule="auto"/>
        <w:rPr>
          <w:rFonts w:ascii="Times New Roman" w:eastAsia="바탕체"/>
          <w:color w:val="000000"/>
          <w:sz w:val="22"/>
          <w:szCs w:val="20"/>
        </w:rPr>
      </w:pPr>
      <w:r>
        <w:rPr>
          <w:rFonts w:ascii="Times New Roman" w:eastAsia="바탕체"/>
          <w:color w:val="000000"/>
          <w:sz w:val="22"/>
          <w:szCs w:val="20"/>
        </w:rPr>
        <w:t xml:space="preserve">3. </w:t>
      </w:r>
      <w:r>
        <w:rPr>
          <w:rFonts w:ascii="Times New Roman" w:eastAsia="바탕체"/>
          <w:color w:val="000000"/>
          <w:sz w:val="22"/>
          <w:szCs w:val="20"/>
        </w:rPr>
        <w:t>공동</w:t>
      </w:r>
      <w:r>
        <w:rPr>
          <w:rFonts w:ascii="Times New Roman" w:eastAsia="바탕체"/>
          <w:color w:val="000000"/>
          <w:sz w:val="22"/>
          <w:szCs w:val="20"/>
        </w:rPr>
        <w:t xml:space="preserve"> 3</w:t>
      </w:r>
      <w:r>
        <w:rPr>
          <w:rFonts w:ascii="Times New Roman" w:eastAsia="바탕체"/>
          <w:color w:val="000000"/>
          <w:sz w:val="22"/>
          <w:szCs w:val="20"/>
        </w:rPr>
        <w:t>순위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우선수익자</w:t>
      </w:r>
      <w:r>
        <w:rPr>
          <w:rFonts w:ascii="Times New Roman" w:eastAsia="바탕체"/>
          <w:color w:val="000000"/>
          <w:sz w:val="22"/>
          <w:szCs w:val="20"/>
        </w:rPr>
        <w:t xml:space="preserve">(Tranche B): </w:t>
      </w:r>
      <w:r>
        <w:rPr>
          <w:rFonts w:ascii="Times New Roman" w:eastAsia="바탕체"/>
          <w:color w:val="000000"/>
          <w:sz w:val="22"/>
          <w:szCs w:val="20"/>
        </w:rPr>
        <w:t>키움캐피탈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주식회사</w:t>
      </w:r>
      <w:r>
        <w:rPr>
          <w:rFonts w:ascii="Times New Roman" w:eastAsia="바탕체"/>
          <w:color w:val="000000"/>
          <w:sz w:val="22"/>
          <w:szCs w:val="20"/>
        </w:rPr>
        <w:t>(</w:t>
      </w:r>
      <w:r>
        <w:rPr>
          <w:rFonts w:ascii="Times New Roman" w:eastAsia="바탕체"/>
          <w:color w:val="000000"/>
          <w:sz w:val="22"/>
          <w:szCs w:val="20"/>
        </w:rPr>
        <w:t>금</w:t>
      </w:r>
      <w:r>
        <w:rPr>
          <w:rFonts w:ascii="Times New Roman" w:eastAsia="바탕체"/>
          <w:color w:val="000000"/>
          <w:sz w:val="22"/>
          <w:szCs w:val="20"/>
        </w:rPr>
        <w:t>24,000,000,000</w:t>
      </w:r>
      <w:r>
        <w:rPr>
          <w:rFonts w:ascii="Times New Roman" w:eastAsia="바탕체"/>
          <w:color w:val="000000"/>
          <w:sz w:val="22"/>
          <w:szCs w:val="20"/>
        </w:rPr>
        <w:t>원</w:t>
      </w:r>
      <w:r>
        <w:rPr>
          <w:rFonts w:ascii="Times New Roman" w:eastAsia="바탕체"/>
          <w:color w:val="000000"/>
          <w:sz w:val="22"/>
          <w:szCs w:val="20"/>
        </w:rPr>
        <w:t xml:space="preserve">), </w:t>
      </w:r>
      <w:r>
        <w:rPr>
          <w:rFonts w:ascii="Times New Roman" w:eastAsia="바탕체"/>
          <w:color w:val="000000"/>
          <w:sz w:val="22"/>
          <w:szCs w:val="20"/>
        </w:rPr>
        <w:t>엠지캐피탈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주식회사</w:t>
      </w:r>
      <w:r>
        <w:rPr>
          <w:rFonts w:ascii="Times New Roman" w:eastAsia="바탕체"/>
          <w:color w:val="000000"/>
          <w:sz w:val="22"/>
          <w:szCs w:val="20"/>
        </w:rPr>
        <w:t>(</w:t>
      </w:r>
      <w:r>
        <w:rPr>
          <w:rFonts w:ascii="Times New Roman" w:eastAsia="바탕체"/>
          <w:color w:val="000000"/>
          <w:sz w:val="22"/>
          <w:szCs w:val="20"/>
        </w:rPr>
        <w:t>금</w:t>
      </w:r>
      <w:r>
        <w:rPr>
          <w:rFonts w:ascii="Times New Roman" w:eastAsia="바탕체"/>
          <w:color w:val="000000"/>
          <w:sz w:val="22"/>
          <w:szCs w:val="20"/>
        </w:rPr>
        <w:t>12,000,000,000</w:t>
      </w:r>
      <w:r>
        <w:rPr>
          <w:rFonts w:ascii="Times New Roman" w:eastAsia="바탕체"/>
          <w:color w:val="000000"/>
          <w:sz w:val="22"/>
          <w:szCs w:val="20"/>
        </w:rPr>
        <w:t>원</w:t>
      </w:r>
      <w:r>
        <w:rPr>
          <w:rFonts w:ascii="Times New Roman" w:eastAsia="바탕체"/>
          <w:color w:val="000000"/>
          <w:sz w:val="22"/>
          <w:szCs w:val="20"/>
        </w:rPr>
        <w:t>), DB</w:t>
      </w:r>
      <w:r>
        <w:rPr>
          <w:rFonts w:ascii="Times New Roman" w:eastAsia="바탕체"/>
          <w:color w:val="000000"/>
          <w:sz w:val="22"/>
          <w:szCs w:val="20"/>
        </w:rPr>
        <w:t>저축은행</w:t>
      </w:r>
      <w:r>
        <w:rPr>
          <w:rFonts w:ascii="Times New Roman" w:eastAsia="바탕체"/>
          <w:color w:val="000000"/>
          <w:sz w:val="22"/>
          <w:szCs w:val="20"/>
        </w:rPr>
        <w:t>[</w:t>
      </w:r>
      <w:r>
        <w:rPr>
          <w:rFonts w:ascii="Times New Roman" w:eastAsia="바탕체"/>
          <w:color w:val="000000"/>
          <w:sz w:val="22"/>
          <w:szCs w:val="20"/>
        </w:rPr>
        <w:t>정식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상호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확인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필요</w:t>
      </w:r>
      <w:r>
        <w:rPr>
          <w:rFonts w:ascii="Times New Roman" w:eastAsia="바탕체"/>
          <w:color w:val="000000"/>
          <w:sz w:val="22"/>
          <w:szCs w:val="20"/>
        </w:rPr>
        <w:t>](</w:t>
      </w:r>
      <w:r>
        <w:rPr>
          <w:rFonts w:ascii="Times New Roman" w:eastAsia="바탕체"/>
          <w:color w:val="000000"/>
          <w:sz w:val="22"/>
          <w:szCs w:val="20"/>
        </w:rPr>
        <w:t>금</w:t>
      </w:r>
      <w:r>
        <w:rPr>
          <w:rFonts w:ascii="Times New Roman" w:eastAsia="바탕체"/>
          <w:color w:val="000000"/>
          <w:sz w:val="22"/>
          <w:szCs w:val="20"/>
        </w:rPr>
        <w:t>9,600,000,000</w:t>
      </w:r>
      <w:r>
        <w:rPr>
          <w:rFonts w:ascii="Times New Roman" w:eastAsia="바탕체"/>
          <w:color w:val="000000"/>
          <w:sz w:val="22"/>
          <w:szCs w:val="20"/>
        </w:rPr>
        <w:t>원</w:t>
      </w:r>
      <w:r>
        <w:rPr>
          <w:rFonts w:ascii="Times New Roman" w:eastAsia="바탕체"/>
          <w:color w:val="000000"/>
          <w:sz w:val="22"/>
          <w:szCs w:val="20"/>
        </w:rPr>
        <w:t>) (</w:t>
      </w:r>
      <w:r>
        <w:rPr>
          <w:rFonts w:ascii="Times New Roman" w:eastAsia="바탕체"/>
          <w:color w:val="000000"/>
          <w:sz w:val="22"/>
          <w:szCs w:val="20"/>
        </w:rPr>
        <w:t>합계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금</w:t>
      </w:r>
      <w:r>
        <w:rPr>
          <w:rFonts w:ascii="Times New Roman" w:eastAsia="바탕체"/>
          <w:color w:val="000000"/>
          <w:sz w:val="22"/>
          <w:szCs w:val="20"/>
        </w:rPr>
        <w:t>45,600,000,000</w:t>
      </w:r>
      <w:r>
        <w:rPr>
          <w:rFonts w:ascii="Times New Roman" w:eastAsia="바탕체"/>
          <w:color w:val="000000"/>
          <w:sz w:val="22"/>
          <w:szCs w:val="20"/>
        </w:rPr>
        <w:t>원</w:t>
      </w:r>
      <w:r>
        <w:rPr>
          <w:rFonts w:ascii="Times New Roman" w:eastAsia="바탕체"/>
          <w:color w:val="000000"/>
          <w:sz w:val="22"/>
          <w:szCs w:val="20"/>
        </w:rPr>
        <w:t xml:space="preserve">, </w:t>
      </w:r>
      <w:r>
        <w:rPr>
          <w:rFonts w:ascii="Times New Roman" w:eastAsia="바탕체"/>
          <w:color w:val="000000"/>
          <w:sz w:val="22"/>
          <w:szCs w:val="20"/>
        </w:rPr>
        <w:t>각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대출약정금의</w:t>
      </w:r>
      <w:r>
        <w:rPr>
          <w:rFonts w:ascii="Times New Roman" w:eastAsia="바탕체"/>
          <w:color w:val="000000"/>
          <w:sz w:val="22"/>
          <w:szCs w:val="20"/>
        </w:rPr>
        <w:t xml:space="preserve"> 120%)</w:t>
      </w:r>
    </w:p>
    <w:p w14:paraId="00277787" w14:textId="77777777" w:rsidR="00930A79" w:rsidRPr="00526D76" w:rsidRDefault="00930A79" w:rsidP="006A29C3">
      <w:pPr>
        <w:pStyle w:val="TKNormal"/>
        <w:spacing w:line="200" w:lineRule="exact"/>
        <w:rPr>
          <w:rFonts w:ascii="Times New Roman" w:eastAsia="바탕체"/>
          <w:b/>
          <w:sz w:val="16"/>
          <w:szCs w:val="16"/>
        </w:rPr>
      </w:pPr>
    </w:p>
    <w:p w14:paraId="05212434" w14:textId="77777777" w:rsidR="00930A79" w:rsidRPr="00F15B0C" w:rsidRDefault="00930A79" w:rsidP="006A29C3">
      <w:pPr>
        <w:pStyle w:val="TKNormal"/>
        <w:spacing w:line="200" w:lineRule="exact"/>
        <w:rPr>
          <w:rFonts w:ascii="Times New Roman"/>
          <w:b/>
          <w:color w:val="000000"/>
          <w:spacing w:val="6"/>
          <w:kern w:val="0"/>
          <w:sz w:val="22"/>
          <w:szCs w:val="20"/>
        </w:rPr>
      </w:pPr>
      <w:r>
        <w:rPr>
          <w:rFonts w:ascii="Times New Roman" w:eastAsia="바탕체"/>
          <w:b/>
          <w:sz w:val="16"/>
          <w:szCs w:val="16"/>
        </w:rPr>
        <w:br w:type="page"/>
      </w:r>
      <w:r>
        <w:rPr>
          <w:rFonts w:ascii="Times New Roman" w:eastAsia="바탕체" w:hint="eastAsia"/>
          <w:b/>
          <w:sz w:val="16"/>
          <w:szCs w:val="16"/>
        </w:rPr>
        <w:lastRenderedPageBreak/>
        <w:t>별첨</w:t>
      </w:r>
      <w:r>
        <w:rPr>
          <w:rFonts w:ascii="Times New Roman" w:eastAsia="바탕체" w:hint="eastAsia"/>
          <w:b/>
          <w:sz w:val="16"/>
          <w:szCs w:val="16"/>
        </w:rPr>
        <w:t xml:space="preserve"> </w:t>
      </w:r>
      <w:r>
        <w:rPr>
          <w:rFonts w:ascii="Times New Roman" w:eastAsia="바탕체"/>
          <w:b/>
          <w:sz w:val="16"/>
          <w:szCs w:val="16"/>
        </w:rPr>
        <w:t>2.</w:t>
      </w:r>
    </w:p>
    <w:p w14:paraId="63768E2C" w14:textId="77777777" w:rsidR="00930A79" w:rsidRPr="00F15B0C" w:rsidRDefault="00930A79" w:rsidP="006A29C3">
      <w:pPr>
        <w:pStyle w:val="TKNormal"/>
        <w:spacing w:line="200" w:lineRule="exact"/>
        <w:jc w:val="center"/>
        <w:rPr>
          <w:rFonts w:ascii="Times New Roman" w:eastAsia="바탕체"/>
          <w:b/>
          <w:color w:val="000000"/>
          <w:spacing w:val="6"/>
          <w:sz w:val="22"/>
          <w:szCs w:val="20"/>
        </w:rPr>
      </w:pPr>
      <w:bookmarkStart w:id="11" w:name="_Toc502851467"/>
      <w:bookmarkStart w:id="12" w:name="_Toc502851615"/>
      <w:bookmarkStart w:id="13" w:name="_Toc508289791"/>
      <w:bookmarkStart w:id="14" w:name="_Toc508910848"/>
      <w:bookmarkStart w:id="15" w:name="_Toc519184549"/>
      <w:bookmarkStart w:id="16" w:name="_Toc10017017"/>
    </w:p>
    <w:p w14:paraId="5639076F" w14:textId="77777777" w:rsidR="00930A79" w:rsidRPr="00F15B0C" w:rsidRDefault="00930A79" w:rsidP="006A29C3">
      <w:pPr>
        <w:pStyle w:val="TKNormal"/>
        <w:spacing w:line="200" w:lineRule="exact"/>
        <w:jc w:val="center"/>
        <w:rPr>
          <w:rFonts w:ascii="바탕체" w:eastAsia="바탕체" w:hAnsi="바탕체"/>
          <w:b/>
          <w:color w:val="000000"/>
          <w:sz w:val="16"/>
          <w:szCs w:val="16"/>
          <w:u w:val="single"/>
        </w:rPr>
      </w:pPr>
      <w:r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>우선수익자들의</w:t>
      </w:r>
      <w:r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 xml:space="preserve"> </w:t>
      </w:r>
      <w:r>
        <w:rPr>
          <w:rFonts w:ascii="바탕체" w:eastAsia="바탕체" w:hAnsi="바탕체"/>
          <w:b/>
          <w:color w:val="000000"/>
          <w:sz w:val="16"/>
          <w:szCs w:val="16"/>
          <w:u w:val="single"/>
        </w:rPr>
        <w:t>통지처</w:t>
      </w:r>
      <w:r>
        <w:rPr>
          <w:rFonts w:ascii="바탕체" w:eastAsia="바탕체" w:hAnsi="바탕체"/>
          <w:b/>
          <w:color w:val="000000"/>
          <w:sz w:val="16"/>
          <w:szCs w:val="16"/>
          <w:u w:val="single"/>
        </w:rPr>
        <w:t xml:space="preserve"> </w:t>
      </w:r>
      <w:r>
        <w:rPr>
          <w:rFonts w:ascii="바탕체" w:eastAsia="바탕체" w:hAnsi="바탕체"/>
          <w:b/>
          <w:color w:val="000000"/>
          <w:sz w:val="16"/>
          <w:szCs w:val="16"/>
          <w:u w:val="single"/>
        </w:rPr>
        <w:t>목록</w:t>
      </w:r>
      <w:bookmarkEnd w:id="11"/>
      <w:bookmarkEnd w:id="12"/>
      <w:bookmarkEnd w:id="13"/>
      <w:bookmarkEnd w:id="14"/>
      <w:bookmarkEnd w:id="15"/>
      <w:bookmarkEnd w:id="16"/>
    </w:p>
    <w:p w14:paraId="64DF1207" w14:textId="77777777" w:rsidR="00930A79" w:rsidRDefault="00930A79" w:rsidP="006A29C3">
      <w:pPr>
        <w:pStyle w:val="TKNormal"/>
        <w:widowControl w:val="0"/>
        <w:wordWrap w:val="0"/>
        <w:autoSpaceDE w:val="0"/>
        <w:autoSpaceDN w:val="0"/>
        <w:spacing w:line="295" w:lineRule="auto"/>
        <w:rPr>
          <w:rFonts w:ascii="Times New Roman" w:eastAsia="바탕체"/>
          <w:color w:val="000000"/>
          <w:sz w:val="22"/>
          <w:szCs w:val="20"/>
        </w:rPr>
      </w:pPr>
    </w:p>
    <w:p w14:paraId="5CC3752D" w14:textId="77777777" w:rsidR="00930A79" w:rsidRPr="00F15B0C" w:rsidRDefault="00930A79" w:rsidP="006A29C3">
      <w:pPr>
        <w:pStyle w:val="TKNormal"/>
        <w:widowControl w:val="0"/>
        <w:wordWrap w:val="0"/>
        <w:autoSpaceDE w:val="0"/>
        <w:autoSpaceDN w:val="0"/>
        <w:spacing w:line="295" w:lineRule="auto"/>
        <w:rPr>
          <w:rFonts w:ascii="Times New Roman" w:eastAsia="바탕체"/>
          <w:color w:val="000000"/>
          <w:sz w:val="22"/>
          <w:szCs w:val="20"/>
        </w:rPr>
      </w:pPr>
      <w:r>
        <w:rPr>
          <w:rFonts w:ascii="Times New Roman" w:eastAsia="바탕체" w:hint="eastAsia"/>
          <w:color w:val="000000"/>
          <w:sz w:val="22"/>
          <w:szCs w:val="20"/>
          <w:highlight w:val="yellow"/>
        </w:rPr>
        <w:t>[*]</w:t>
      </w:r>
    </w:p>
    <w:p w14:paraId="517328FF" w14:textId="77777777" w:rsidR="00930A79" w:rsidRPr="000A7798" w:rsidRDefault="00930A79" w:rsidP="006A29C3">
      <w:pPr>
        <w:pStyle w:val="TKNormal"/>
        <w:jc w:val="left"/>
        <w:rPr>
          <w:rFonts w:ascii="바탕체" w:eastAsia="바탕체" w:hAnsi="바탕체"/>
          <w:b/>
          <w:sz w:val="16"/>
          <w:szCs w:val="16"/>
        </w:rPr>
      </w:pPr>
      <w:r>
        <w:rPr>
          <w:rFonts w:ascii="Times New Roman" w:eastAsia="바탕체"/>
          <w:spacing w:val="6"/>
          <w:sz w:val="22"/>
          <w:szCs w:val="20"/>
        </w:rPr>
        <w:br w:type="page"/>
      </w:r>
      <w:r>
        <w:rPr>
          <w:rFonts w:ascii="바탕체" w:eastAsia="바탕체" w:hAnsi="바탕체" w:hint="eastAsia"/>
          <w:b/>
          <w:sz w:val="16"/>
          <w:szCs w:val="16"/>
        </w:rPr>
        <w:lastRenderedPageBreak/>
        <w:t xml:space="preserve">&lt; </w:t>
      </w:r>
      <w:r>
        <w:rPr>
          <w:rFonts w:ascii="바탕체" w:eastAsia="바탕체" w:hAnsi="바탕체" w:hint="eastAsia"/>
          <w:b/>
          <w:sz w:val="16"/>
          <w:szCs w:val="16"/>
        </w:rPr>
        <w:t>별</w:t>
      </w:r>
      <w:r>
        <w:rPr>
          <w:rFonts w:ascii="바탕체" w:eastAsia="바탕체" w:hAnsi="바탕체" w:hint="eastAsia"/>
          <w:b/>
          <w:sz w:val="16"/>
          <w:szCs w:val="16"/>
        </w:rPr>
        <w:t xml:space="preserve"> </w:t>
      </w:r>
      <w:r>
        <w:rPr>
          <w:rFonts w:ascii="바탕체" w:eastAsia="바탕체" w:hAnsi="바탕체" w:hint="eastAsia"/>
          <w:b/>
          <w:sz w:val="16"/>
          <w:szCs w:val="16"/>
        </w:rPr>
        <w:t>지</w:t>
      </w:r>
      <w:r>
        <w:rPr>
          <w:rFonts w:ascii="바탕체" w:eastAsia="바탕체" w:hAnsi="바탕체" w:hint="eastAsia"/>
          <w:b/>
          <w:sz w:val="16"/>
          <w:szCs w:val="16"/>
        </w:rPr>
        <w:t xml:space="preserve"> &gt;</w:t>
      </w:r>
    </w:p>
    <w:p w14:paraId="49F89CD2" w14:textId="77777777" w:rsidR="00930A79" w:rsidRPr="000A7798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sz w:val="16"/>
          <w:szCs w:val="16"/>
        </w:rPr>
      </w:pPr>
    </w:p>
    <w:p w14:paraId="61A50A7D" w14:textId="77777777" w:rsidR="00930A79" w:rsidRPr="000A7798" w:rsidRDefault="00930A79" w:rsidP="006A29C3">
      <w:pPr>
        <w:pStyle w:val="TKNormal"/>
        <w:spacing w:line="200" w:lineRule="exact"/>
        <w:jc w:val="center"/>
        <w:rPr>
          <w:rFonts w:ascii="바탕체" w:eastAsia="바탕체" w:hAnsi="바탕체"/>
          <w:b/>
          <w:color w:val="000000"/>
          <w:sz w:val="16"/>
          <w:szCs w:val="16"/>
          <w:u w:val="single"/>
        </w:rPr>
      </w:pPr>
      <w:r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>임대차계약등</w:t>
      </w:r>
      <w:r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 xml:space="preserve"> </w:t>
      </w:r>
      <w:r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>내역</w:t>
      </w:r>
    </w:p>
    <w:p w14:paraId="13905453" w14:textId="77777777" w:rsidR="00930A79" w:rsidRPr="000A7798" w:rsidRDefault="00930A79" w:rsidP="006A29C3">
      <w:pPr>
        <w:pStyle w:val="TKNormal"/>
        <w:spacing w:line="200" w:lineRule="exact"/>
        <w:jc w:val="center"/>
        <w:rPr>
          <w:rFonts w:ascii="바탕체" w:eastAsia="바탕체" w:hAnsi="바탕체"/>
          <w:b/>
          <w:color w:val="000000"/>
          <w:sz w:val="16"/>
          <w:szCs w:val="16"/>
          <w:u w:val="single"/>
        </w:rPr>
      </w:pPr>
    </w:p>
    <w:p w14:paraId="22FFB1BF" w14:textId="77777777" w:rsidR="00930A79" w:rsidRPr="00AE3364" w:rsidRDefault="00930A79" w:rsidP="006A29C3">
      <w:pPr>
        <w:pStyle w:val="TKListParagraph"/>
        <w:spacing w:line="400" w:lineRule="exact"/>
        <w:ind w:left="400"/>
        <w:rPr>
          <w:rFonts w:ascii="Times New Roman" w:eastAsia="바탕체"/>
          <w:sz w:val="16"/>
          <w:szCs w:val="16"/>
          <w:highlight w:val="yellow"/>
        </w:rPr>
      </w:pPr>
      <w:r>
        <w:rPr>
          <w:rFonts w:ascii="바탕체" w:eastAsia="바탕체" w:hAnsi="바탕체" w:hint="eastAsia"/>
          <w:sz w:val="16"/>
          <w:szCs w:val="16"/>
        </w:rPr>
        <w:t>■</w:t>
      </w:r>
      <w:r>
        <w:rPr>
          <w:rFonts w:ascii="바탕체" w:eastAsia="바탕체" w:hAnsi="바탕체" w:hint="eastAsia"/>
          <w:sz w:val="16"/>
          <w:szCs w:val="16"/>
        </w:rPr>
        <w:t xml:space="preserve"> </w:t>
      </w:r>
      <w:r>
        <w:rPr>
          <w:rFonts w:ascii="바탕체" w:eastAsia="바탕체" w:hAnsi="바탕체" w:hint="eastAsia"/>
          <w:sz w:val="16"/>
          <w:szCs w:val="16"/>
        </w:rPr>
        <w:t>부동산</w:t>
      </w:r>
      <w:r>
        <w:rPr>
          <w:rFonts w:ascii="바탕체" w:eastAsia="바탕체" w:hAnsi="바탕체" w:hint="eastAsia"/>
          <w:sz w:val="16"/>
          <w:szCs w:val="16"/>
        </w:rPr>
        <w:t xml:space="preserve"> </w:t>
      </w:r>
      <w:r>
        <w:rPr>
          <w:rFonts w:ascii="바탕체" w:eastAsia="바탕체" w:hAnsi="바탕체" w:hint="eastAsia"/>
          <w:sz w:val="16"/>
          <w:szCs w:val="16"/>
        </w:rPr>
        <w:t>소재지</w:t>
      </w:r>
      <w:r>
        <w:rPr>
          <w:rFonts w:ascii="바탕체" w:eastAsia="바탕체" w:hAnsi="바탕체" w:hint="eastAsia"/>
          <w:sz w:val="16"/>
          <w:szCs w:val="16"/>
        </w:rPr>
        <w:t xml:space="preserve"> : </w:t>
      </w:r>
      <w:r>
        <w:rPr>
          <w:rFonts w:ascii="Times New Roman" w:eastAsia="바탕체"/>
          <w:sz w:val="16"/>
          <w:szCs w:val="16"/>
          <w:highlight w:val="yellow"/>
        </w:rPr>
        <w:t>경기도</w:t>
      </w:r>
      <w:r>
        <w:rPr>
          <w:rFonts w:ascii="Times New Roman" w:eastAsia="바탕체"/>
          <w:sz w:val="16"/>
          <w:szCs w:val="16"/>
          <w:highlight w:val="yellow"/>
        </w:rPr>
        <w:t xml:space="preserve"> </w:t>
      </w:r>
      <w:r>
        <w:rPr>
          <w:rFonts w:ascii="Times New Roman" w:eastAsia="바탕체" w:hint="eastAsia"/>
          <w:sz w:val="16"/>
          <w:szCs w:val="16"/>
          <w:highlight w:val="yellow"/>
        </w:rPr>
        <w:t>안양시</w:t>
      </w:r>
      <w:r>
        <w:rPr>
          <w:rFonts w:ascii="Times New Roman" w:eastAsia="바탕체" w:hint="eastAsia"/>
          <w:sz w:val="16"/>
          <w:szCs w:val="16"/>
          <w:highlight w:val="yellow"/>
        </w:rPr>
        <w:t xml:space="preserve"> </w:t>
      </w:r>
      <w:r>
        <w:rPr>
          <w:rFonts w:ascii="Times New Roman" w:eastAsia="바탕체" w:hint="eastAsia"/>
          <w:sz w:val="16"/>
          <w:szCs w:val="16"/>
          <w:highlight w:val="yellow"/>
        </w:rPr>
        <w:t>동안구</w:t>
      </w:r>
      <w:r>
        <w:rPr>
          <w:rFonts w:ascii="Times New Roman" w:eastAsia="바탕체" w:hint="eastAsia"/>
          <w:sz w:val="16"/>
          <w:szCs w:val="16"/>
          <w:highlight w:val="yellow"/>
        </w:rPr>
        <w:t xml:space="preserve"> </w:t>
      </w:r>
      <w:r>
        <w:rPr>
          <w:rFonts w:ascii="Times New Roman" w:eastAsia="바탕체" w:hint="eastAsia"/>
          <w:sz w:val="16"/>
          <w:szCs w:val="16"/>
          <w:highlight w:val="yellow"/>
        </w:rPr>
        <w:t>관양동</w:t>
      </w:r>
      <w:r>
        <w:rPr>
          <w:rFonts w:ascii="Times New Roman" w:eastAsia="바탕체" w:hint="eastAsia"/>
          <w:sz w:val="16"/>
          <w:szCs w:val="16"/>
          <w:highlight w:val="yellow"/>
        </w:rPr>
        <w:t xml:space="preserve"> 934, 912-2, 934-1 </w:t>
      </w:r>
      <w:r>
        <w:rPr>
          <w:rFonts w:ascii="Times New Roman" w:eastAsia="바탕체" w:hint="eastAsia"/>
          <w:sz w:val="16"/>
          <w:szCs w:val="16"/>
          <w:highlight w:val="yellow"/>
        </w:rPr>
        <w:t>안양물류센터</w:t>
      </w:r>
      <w:r>
        <w:rPr>
          <w:rFonts w:ascii="Times New Roman" w:eastAsia="바탕체" w:hint="eastAsia"/>
          <w:sz w:val="16"/>
          <w:szCs w:val="16"/>
          <w:highlight w:val="yellow"/>
        </w:rPr>
        <w:t xml:space="preserve"> </w:t>
      </w:r>
    </w:p>
    <w:p w14:paraId="4652ABB3" w14:textId="77777777" w:rsidR="00930A79" w:rsidRDefault="00930A79" w:rsidP="006A29C3">
      <w:pPr>
        <w:pStyle w:val="TKListParagraph"/>
        <w:spacing w:line="400" w:lineRule="exact"/>
        <w:ind w:left="400" w:firstLineChars="200" w:firstLine="320"/>
        <w:rPr>
          <w:rFonts w:ascii="Times New Roman" w:eastAsia="바탕체"/>
          <w:sz w:val="16"/>
          <w:szCs w:val="16"/>
        </w:rPr>
      </w:pPr>
      <w:r>
        <w:rPr>
          <w:rFonts w:ascii="바탕체" w:eastAsia="바탕체" w:hAnsi="바탕체" w:hint="eastAsia"/>
          <w:sz w:val="16"/>
          <w:szCs w:val="16"/>
          <w:highlight w:val="yellow"/>
        </w:rPr>
        <w:t>[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>도로명주소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 xml:space="preserve">] 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>경기도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 xml:space="preserve"> 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>안양시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 xml:space="preserve"> 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>동안구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 xml:space="preserve"> 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>흥안대로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 xml:space="preserve"> 439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>번길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 xml:space="preserve"> 30</w:t>
      </w:r>
      <w:r>
        <w:rPr>
          <w:rFonts w:ascii="바탕체" w:eastAsia="바탕체" w:hAnsi="바탕체" w:hint="eastAsia"/>
          <w:sz w:val="16"/>
          <w:szCs w:val="16"/>
        </w:rPr>
        <w:t xml:space="preserve"> </w:t>
      </w:r>
    </w:p>
    <w:p w14:paraId="6C91DE85" w14:textId="77777777" w:rsidR="00930A79" w:rsidRPr="009A57C7" w:rsidRDefault="00930A79" w:rsidP="006A29C3">
      <w:pPr>
        <w:pStyle w:val="TKListParagraph"/>
        <w:spacing w:line="400" w:lineRule="exact"/>
        <w:ind w:left="400"/>
      </w:pPr>
    </w:p>
    <w:p w14:paraId="3312951F" w14:textId="77777777" w:rsidR="00930A79" w:rsidRPr="007D117B" w:rsidRDefault="00930A79" w:rsidP="006A29C3">
      <w:pPr>
        <w:pStyle w:val="TK"/>
        <w:spacing w:line="200" w:lineRule="exact"/>
        <w:ind w:right="500"/>
        <w:rPr>
          <w:rFonts w:ascii="Times New Roman" w:eastAsia="바탕체" w:hAnsi="Times New Roman"/>
          <w:sz w:val="16"/>
          <w:szCs w:val="16"/>
        </w:rPr>
      </w:pPr>
    </w:p>
    <w:p w14:paraId="6AEF8307" w14:textId="77777777" w:rsidR="00930A79" w:rsidRPr="000A7798" w:rsidRDefault="00930A79" w:rsidP="006A29C3">
      <w:pPr>
        <w:pStyle w:val="TK"/>
        <w:tabs>
          <w:tab w:val="left" w:pos="7938"/>
        </w:tabs>
        <w:spacing w:line="200" w:lineRule="exact"/>
        <w:ind w:right="500"/>
        <w:jc w:val="right"/>
        <w:rPr>
          <w:rFonts w:ascii="바탕체" w:eastAsia="바탕체" w:hAnsi="바탕체"/>
          <w:sz w:val="16"/>
          <w:szCs w:val="16"/>
        </w:rPr>
      </w:pPr>
      <w:r>
        <w:rPr>
          <w:rFonts w:ascii="바탕체" w:eastAsia="바탕체" w:hAnsi="바탕체" w:hint="eastAsia"/>
          <w:sz w:val="16"/>
          <w:szCs w:val="16"/>
        </w:rPr>
        <w:t xml:space="preserve"> (</w:t>
      </w:r>
      <w:r>
        <w:rPr>
          <w:rFonts w:ascii="바탕체" w:eastAsia="바탕체" w:hAnsi="바탕체" w:hint="eastAsia"/>
          <w:sz w:val="16"/>
          <w:szCs w:val="16"/>
        </w:rPr>
        <w:t>단위</w:t>
      </w:r>
      <w:r>
        <w:rPr>
          <w:rFonts w:ascii="바탕체" w:eastAsia="바탕체" w:hAnsi="바탕체" w:hint="eastAsia"/>
          <w:sz w:val="16"/>
          <w:szCs w:val="16"/>
        </w:rPr>
        <w:t xml:space="preserve"> : </w:t>
      </w:r>
      <w:r>
        <w:rPr>
          <w:rFonts w:ascii="바탕체" w:eastAsia="바탕체" w:hAnsi="바탕체" w:hint="eastAsia"/>
          <w:sz w:val="16"/>
          <w:szCs w:val="16"/>
        </w:rPr>
        <w:t>원</w:t>
      </w:r>
      <w:r>
        <w:rPr>
          <w:rFonts w:ascii="바탕체" w:eastAsia="바탕체" w:hAnsi="바탕체" w:hint="eastAsia"/>
          <w:sz w:val="16"/>
          <w:szCs w:val="16"/>
        </w:rPr>
        <w:t>)</w:t>
      </w:r>
    </w:p>
    <w:tbl>
      <w:tblPr>
        <w:tblStyle w:val="TKNormalTable"/>
        <w:tblW w:w="8080" w:type="dxa"/>
        <w:tblInd w:w="383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188"/>
        <w:gridCol w:w="1640"/>
      </w:tblGrid>
      <w:tr w:rsidR="006A29C3" w:rsidRPr="009A57C7" w14:paraId="0FC6B9F8" w14:textId="77777777" w:rsidTr="005E1C22">
        <w:trPr>
          <w:trHeight w:val="469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0182894D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임대부동산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07D9F5DD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임차인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4FB9DD2D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보증금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2866EE0A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비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고</w:t>
            </w:r>
          </w:p>
        </w:tc>
      </w:tr>
      <w:tr w:rsidR="006A29C3" w:rsidRPr="009A57C7" w14:paraId="0B5FE1E1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92BBF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5~7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01143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52E6C4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2,132,586,000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BEC96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2024.2.5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최초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본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신탁계약상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순위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우선수익권</w:t>
            </w:r>
          </w:p>
        </w:tc>
      </w:tr>
      <w:tr w:rsidR="006A29C3" w:rsidRPr="009A57C7" w14:paraId="36AEBF77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692EBB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4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8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2AC66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CB7A0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832,222,008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ED1E43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차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변경합의서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(2024.3.28).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위탁자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명의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01CE69D8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40AE0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2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21AA0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45180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786,801,600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79290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3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차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변경합의서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(2024.12.23).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7564E669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BF3A8A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지하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5AD61" w14:textId="77777777" w:rsidR="00930A79" w:rsidRPr="00224183" w:rsidDel="00EE3384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494CA4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988,315,200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DE05A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3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차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변경합의서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(2024.12.23).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23984DBD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844F4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지하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2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A1363" w14:textId="77777777" w:rsidR="00930A79" w:rsidRPr="00224183" w:rsidDel="00EE3384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6B97F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982,155,600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712C7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차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변경합의서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(2025.11.24).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29390CC0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AFF70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8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사무실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증평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632DE" w14:textId="77777777" w:rsidR="00930A79" w:rsidRPr="00224183" w:rsidDel="00EE3384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A5DEC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32,620,110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21D019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5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차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변경합의서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(2026.8.14).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6789E2AA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AE809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3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46349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농심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19BF8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642,552,000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958A1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2024.5.14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(2024.8.20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73A25D52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98D38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B61AD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지오영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F1CDD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393,456,789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31D29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2024.12.31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3231C115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3122B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3CCD5E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용마로지스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F6F81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308,178,000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59855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2024.10.28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29A9A41F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9120E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8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66B3D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키즈밀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D004A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100,000,000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0FDE8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2024.11.27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1731F580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9EFE2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근린생활시설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449AE6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아이팜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755AD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6,224,400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EABCF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2025.4.25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질권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미설정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임차인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요청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설정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6A29C3" w:rsidRPr="009A57C7" w14:paraId="6FFDB2AA" w14:textId="77777777" w:rsidTr="005E1C22">
        <w:trPr>
          <w:trHeight w:val="577"/>
        </w:trPr>
        <w:tc>
          <w:tcPr>
            <w:tcW w:w="4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3E60C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  <w:t>임대보증금</w:t>
            </w:r>
            <w:r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  <w:t>합계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BD3D31" w14:textId="77777777" w:rsidR="00930A79" w:rsidRPr="00224183" w:rsidRDefault="00930A79" w:rsidP="005E1C22">
            <w:pPr>
              <w:pStyle w:val="TKNormal"/>
              <w:spacing w:line="200" w:lineRule="exact"/>
              <w:ind w:firstLineChars="100" w:firstLine="160"/>
              <w:jc w:val="center"/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</w:rPr>
              <w:t>7,205,111,707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14AC1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</w:tr>
    </w:tbl>
    <w:p w14:paraId="72BC1AD1" w14:textId="77777777" w:rsidR="00930A79" w:rsidRPr="00716A5A" w:rsidRDefault="00930A79" w:rsidP="006A29C3">
      <w:pPr>
        <w:pStyle w:val="TKNormal"/>
        <w:shd w:val="clear" w:color="auto" w:fill="FFFFFF"/>
        <w:snapToGrid w:val="0"/>
        <w:spacing w:line="200" w:lineRule="exact"/>
        <w:textAlignment w:val="baseline"/>
        <w:rPr>
          <w:rFonts w:ascii="바탕체" w:eastAsia="바탕체" w:hAnsi="바탕체" w:cs="굴림"/>
          <w:color w:val="000000"/>
          <w:kern w:val="0"/>
          <w:sz w:val="16"/>
          <w:szCs w:val="16"/>
        </w:rPr>
      </w:pPr>
    </w:p>
    <w:p w14:paraId="355DB5E5" w14:textId="77777777" w:rsidR="00930A79" w:rsidRPr="006A29C3" w:rsidRDefault="00930A79">
      <w:pPr>
        <w:pStyle w:val="TKNormal"/>
      </w:pPr>
    </w:p>
    <w:sectPr w:rsidR="00F47E3F" w:rsidRPr="006A29C3" w:rsidSect="006A29C3">
      <w:headerReference w:type="default" r:id="rId16"/>
      <w:footerReference w:type="default" r:id="rId17"/>
      <w:pgSz w:w="11906" w:h="16838"/>
      <w:pgMar w:top="1985" w:right="1701" w:bottom="1701" w:left="1701" w:header="851" w:footer="992" w:gutter="0"/>
      <w:pgNumType w:start="1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이원준 차장(법무팀)" w:date="2026-10-08T16:25:00Z" w:initials="이원">
    <w:p w14:paraId="69F8A7BB" w14:textId="77777777" w:rsidR="007B4163" w:rsidRDefault="007B4163" w:rsidP="007B4163">
      <w:pPr>
        <w:pStyle w:val="ae"/>
      </w:pPr>
      <w:r>
        <w:rPr>
          <w:rStyle w:val="ad"/>
        </w:rPr>
        <w:annotationRef/>
      </w:r>
      <w:r>
        <w:t>‘신탁계약서에 의한 행위로 발생한 손해' 가 다소 추상적이고 그 범위가 넓어 수정하였습니다.</w:t>
      </w:r>
    </w:p>
  </w:comment>
  <w:comment w:id="8" w:author="이원준 차장(법무팀)" w:date="2026-10-08T16:31:00Z" w:initials="이원">
    <w:p w14:paraId="039699A2" w14:textId="77777777" w:rsidR="00EF4A2E" w:rsidRDefault="00EF4A2E" w:rsidP="00EF4A2E">
      <w:pPr>
        <w:pStyle w:val="ae"/>
      </w:pPr>
      <w:r>
        <w:rPr>
          <w:rStyle w:val="ad"/>
        </w:rPr>
        <w:annotationRef/>
      </w:r>
      <w:r>
        <w:t>신탁계약을 위반한 사실만으로 처분 요청권한을 부여하는 것은 다소 불합리한바, 내용 부가하였습니다.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F8A7BB" w15:done="0"/>
  <w15:commentEx w15:paraId="039699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45E105" w16cex:dateUtc="2026-10-08T07:25:00Z"/>
  <w16cex:commentExtensible w16cex:durableId="18FB8B43" w16cex:dateUtc="2026-10-08T07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F8A7BB" w16cid:durableId="3445E105"/>
  <w16cid:commentId w16cid:paraId="039699A2" w16cid:durableId="18FB8B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5954A" w14:textId="77777777" w:rsidR="00930A79" w:rsidRDefault="00930A79">
      <w:pPr>
        <w:spacing w:after="0" w:line="240" w:lineRule="auto"/>
      </w:pPr>
      <w:r>
        <w:separator/>
      </w:r>
    </w:p>
  </w:endnote>
  <w:endnote w:type="continuationSeparator" w:id="0">
    <w:p w14:paraId="6DBEAAA2" w14:textId="77777777" w:rsidR="00930A79" w:rsidRDefault="00930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eeSans"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;Gulim">
    <w:altName w:val="바탕"/>
    <w:panose1 w:val="00000000000000000000"/>
    <w:charset w:val="81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;Batang">
    <w:altName w:val="바탕"/>
    <w:panose1 w:val="00000000000000000000"/>
    <w:charset w:val="81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WenQuanYi Zen He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32995" w14:textId="77777777" w:rsidR="00DE42D9" w:rsidRDefault="00DE42D9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2D06" w14:textId="77777777" w:rsidR="00DE42D9" w:rsidRDefault="00930A79">
    <w:pPr>
      <w:pStyle w:val="aa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21</w:t>
    </w:r>
    <w:r>
      <w:rPr>
        <w:rFonts w:ascii="Times New Roman" w:hAnsi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4198E" w14:textId="77777777" w:rsidR="00DE42D9" w:rsidRDefault="00DE42D9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8368C" w14:textId="77777777" w:rsidR="00930A79" w:rsidRPr="00F12666" w:rsidRDefault="00930A79" w:rsidP="00F12666">
    <w:pPr>
      <w:pStyle w:val="TKfooter"/>
      <w:jc w:val="center"/>
      <w:rPr>
        <w:rFonts w:ascii="Times New Roman"/>
        <w:color w:val="808080"/>
      </w:rPr>
    </w:pPr>
    <w:r w:rsidRPr="00F12666">
      <w:rPr>
        <w:rFonts w:ascii="Times New Roman"/>
        <w:color w:val="808080"/>
      </w:rPr>
      <w:t>-</w:t>
    </w:r>
    <w:r w:rsidRPr="00F12666">
      <w:rPr>
        <w:rFonts w:ascii="Times New Roman"/>
        <w:color w:val="808080"/>
      </w:rPr>
      <w:fldChar w:fldCharType="begin"/>
    </w:r>
    <w:r w:rsidRPr="00F12666">
      <w:rPr>
        <w:rFonts w:ascii="Times New Roman"/>
        <w:color w:val="808080"/>
      </w:rPr>
      <w:instrText>PAGE   \* MERGEFORMAT</w:instrText>
    </w:r>
    <w:r w:rsidRPr="00F12666">
      <w:rPr>
        <w:rFonts w:ascii="Times New Roman"/>
        <w:color w:val="808080"/>
      </w:rPr>
      <w:fldChar w:fldCharType="separate"/>
    </w:r>
    <w:r w:rsidRPr="004969A8">
      <w:rPr>
        <w:rFonts w:ascii="Times New Roman"/>
        <w:noProof/>
        <w:color w:val="808080"/>
        <w:lang w:val="ko-KR"/>
      </w:rPr>
      <w:t>29</w:t>
    </w:r>
    <w:r w:rsidRPr="00F12666">
      <w:rPr>
        <w:rFonts w:ascii="Times New Roman"/>
        <w:color w:val="808080"/>
      </w:rPr>
      <w:fldChar w:fldCharType="end"/>
    </w:r>
    <w:r w:rsidRPr="00F12666">
      <w:rPr>
        <w:rFonts w:ascii="Times New Roman"/>
        <w:color w:val="808080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29032" w14:textId="77777777" w:rsidR="00930A79" w:rsidRDefault="00930A79">
      <w:pPr>
        <w:spacing w:after="0" w:line="240" w:lineRule="auto"/>
      </w:pPr>
      <w:r>
        <w:separator/>
      </w:r>
    </w:p>
  </w:footnote>
  <w:footnote w:type="continuationSeparator" w:id="0">
    <w:p w14:paraId="6C146BEF" w14:textId="77777777" w:rsidR="00930A79" w:rsidRDefault="00930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3A2BD" w14:textId="77777777" w:rsidR="00DE42D9" w:rsidRDefault="00DE42D9">
    <w:pPr>
      <w:pStyle w:val="a9"/>
      <w:spacing w:after="0"/>
      <w:jc w:val="right"/>
      <w:rPr>
        <w:rFonts w:ascii="Times New Roman" w:eastAsia="바탕;Batang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00070" w14:textId="77777777" w:rsidR="00930A79" w:rsidRPr="00F12666" w:rsidRDefault="00930A79" w:rsidP="00F12666">
    <w:pPr>
      <w:pStyle w:val="TKfooter"/>
      <w:tabs>
        <w:tab w:val="clear" w:pos="4252"/>
      </w:tabs>
      <w:ind w:right="600"/>
      <w:jc w:val="left"/>
      <w:rPr>
        <w:color w:val="808080"/>
      </w:rPr>
    </w:pPr>
    <w:r>
      <w:rPr>
        <w:rFonts w:hint="eastAsia"/>
        <w:color w:val="A6A6A6"/>
      </w:rPr>
      <w:t>부동산담보신탁계약에</w:t>
    </w:r>
    <w:r>
      <w:rPr>
        <w:rFonts w:hint="eastAsia"/>
        <w:color w:val="A6A6A6"/>
      </w:rPr>
      <w:t xml:space="preserve"> </w:t>
    </w:r>
    <w:r>
      <w:rPr>
        <w:rFonts w:hint="eastAsia"/>
        <w:color w:val="A6A6A6"/>
      </w:rPr>
      <w:t>대한</w:t>
    </w:r>
    <w:r>
      <w:rPr>
        <w:rFonts w:hint="eastAsia"/>
        <w:color w:val="A6A6A6"/>
      </w:rPr>
      <w:t xml:space="preserve"> </w:t>
    </w:r>
    <w:r>
      <w:rPr>
        <w:rFonts w:hint="eastAsia"/>
        <w:color w:val="A6A6A6"/>
      </w:rPr>
      <w:t>특약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3F32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476E6F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B57C28"/>
    <w:multiLevelType w:val="multilevel"/>
    <w:tmpl w:val="DB6A0BE6"/>
    <w:lvl w:ilvl="0">
      <w:start w:val="1"/>
      <w:numFmt w:val="decimal"/>
      <w:lvlText w:val="%1."/>
      <w:lvlJc w:val="left"/>
      <w:pPr>
        <w:tabs>
          <w:tab w:val="num" w:pos="0"/>
        </w:tabs>
        <w:ind w:left="40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CB1F9E"/>
    <w:multiLevelType w:val="hybridMultilevel"/>
    <w:tmpl w:val="AA4EF3B8"/>
    <w:lvl w:ilvl="0" w:tplc="88D61F44">
      <w:start w:val="1"/>
      <w:numFmt w:val="decimal"/>
      <w:lvlText w:val="%1."/>
      <w:lvlJc w:val="left"/>
      <w:pPr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" w15:restartNumberingAfterBreak="0">
    <w:nsid w:val="17346BD8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BAF3636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DAB60DF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0DA09A5"/>
    <w:multiLevelType w:val="hybridMultilevel"/>
    <w:tmpl w:val="AA4EF3B8"/>
    <w:lvl w:ilvl="0" w:tplc="88D61F44">
      <w:start w:val="1"/>
      <w:numFmt w:val="decimal"/>
      <w:lvlText w:val="%1."/>
      <w:lvlJc w:val="left"/>
      <w:pPr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 w15:restartNumberingAfterBreak="0">
    <w:nsid w:val="24CA12AE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A3275D2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F952A18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80415B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4D71B9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CFE2F72"/>
    <w:multiLevelType w:val="hybridMultilevel"/>
    <w:tmpl w:val="AA4EF3B8"/>
    <w:lvl w:ilvl="0" w:tplc="88D61F44">
      <w:start w:val="1"/>
      <w:numFmt w:val="decimal"/>
      <w:lvlText w:val="%1."/>
      <w:lvlJc w:val="left"/>
      <w:pPr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4" w15:restartNumberingAfterBreak="0">
    <w:nsid w:val="4010796B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1B446A9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2711F81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BBF2B01"/>
    <w:multiLevelType w:val="hybridMultilevel"/>
    <w:tmpl w:val="AA4EF3B8"/>
    <w:lvl w:ilvl="0" w:tplc="88D61F44">
      <w:start w:val="1"/>
      <w:numFmt w:val="decimal"/>
      <w:lvlText w:val="%1."/>
      <w:lvlJc w:val="left"/>
      <w:pPr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8" w15:restartNumberingAfterBreak="0">
    <w:nsid w:val="4FB64275"/>
    <w:multiLevelType w:val="multilevel"/>
    <w:tmpl w:val="85848A16"/>
    <w:lvl w:ilvl="0">
      <w:start w:val="1"/>
      <w:numFmt w:val="decimal"/>
      <w:lvlText w:val="%1."/>
      <w:lvlJc w:val="left"/>
      <w:pPr>
        <w:tabs>
          <w:tab w:val="num" w:pos="0"/>
        </w:tabs>
        <w:ind w:left="465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2C46C05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FBD1AAD"/>
    <w:multiLevelType w:val="hybridMultilevel"/>
    <w:tmpl w:val="47D62F2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4EF76D6"/>
    <w:multiLevelType w:val="hybridMultilevel"/>
    <w:tmpl w:val="F7C85954"/>
    <w:lvl w:ilvl="0" w:tplc="6D968072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2" w15:restartNumberingAfterBreak="0">
    <w:nsid w:val="70327814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0426C7D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DB723F4"/>
    <w:multiLevelType w:val="multilevel"/>
    <w:tmpl w:val="F594E3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62066462">
    <w:abstractNumId w:val="2"/>
  </w:num>
  <w:num w:numId="2" w16cid:durableId="915558001">
    <w:abstractNumId w:val="18"/>
  </w:num>
  <w:num w:numId="3" w16cid:durableId="700860711">
    <w:abstractNumId w:val="24"/>
  </w:num>
  <w:num w:numId="4" w16cid:durableId="3943808">
    <w:abstractNumId w:val="21"/>
  </w:num>
  <w:num w:numId="5" w16cid:durableId="442506685">
    <w:abstractNumId w:val="17"/>
  </w:num>
  <w:num w:numId="6" w16cid:durableId="391276373">
    <w:abstractNumId w:val="1"/>
  </w:num>
  <w:num w:numId="7" w16cid:durableId="2037265417">
    <w:abstractNumId w:val="20"/>
  </w:num>
  <w:num w:numId="8" w16cid:durableId="102770693">
    <w:abstractNumId w:val="5"/>
  </w:num>
  <w:num w:numId="9" w16cid:durableId="2122920019">
    <w:abstractNumId w:val="4"/>
  </w:num>
  <w:num w:numId="10" w16cid:durableId="512189576">
    <w:abstractNumId w:val="10"/>
  </w:num>
  <w:num w:numId="11" w16cid:durableId="2069182719">
    <w:abstractNumId w:val="13"/>
  </w:num>
  <w:num w:numId="12" w16cid:durableId="1398018904">
    <w:abstractNumId w:val="14"/>
  </w:num>
  <w:num w:numId="13" w16cid:durableId="1391533478">
    <w:abstractNumId w:val="12"/>
  </w:num>
  <w:num w:numId="14" w16cid:durableId="367487378">
    <w:abstractNumId w:val="3"/>
  </w:num>
  <w:num w:numId="15" w16cid:durableId="1353068715">
    <w:abstractNumId w:val="19"/>
  </w:num>
  <w:num w:numId="16" w16cid:durableId="1490822856">
    <w:abstractNumId w:val="15"/>
  </w:num>
  <w:num w:numId="17" w16cid:durableId="212817105">
    <w:abstractNumId w:val="7"/>
  </w:num>
  <w:num w:numId="18" w16cid:durableId="606498267">
    <w:abstractNumId w:val="6"/>
  </w:num>
  <w:num w:numId="19" w16cid:durableId="730735835">
    <w:abstractNumId w:val="22"/>
  </w:num>
  <w:num w:numId="20" w16cid:durableId="628054478">
    <w:abstractNumId w:val="9"/>
  </w:num>
  <w:num w:numId="21" w16cid:durableId="1245533783">
    <w:abstractNumId w:val="23"/>
  </w:num>
  <w:num w:numId="22" w16cid:durableId="2048991950">
    <w:abstractNumId w:val="11"/>
  </w:num>
  <w:num w:numId="23" w16cid:durableId="1299797828">
    <w:abstractNumId w:val="8"/>
  </w:num>
  <w:num w:numId="24" w16cid:durableId="566259563">
    <w:abstractNumId w:val="16"/>
  </w:num>
  <w:num w:numId="25" w16cid:durableId="165132832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이원준 차장(법무팀)">
    <w15:presenceInfo w15:providerId="AD" w15:userId="S::wjlee@koramco.com::7abbaf9e-8e82-4d5a-8a20-5974a280de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trackRevisions/>
  <w:defaultTabStop w:val="80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D9"/>
    <w:rsid w:val="00404F2D"/>
    <w:rsid w:val="00553F6C"/>
    <w:rsid w:val="007B4163"/>
    <w:rsid w:val="00930A79"/>
    <w:rsid w:val="00BC758E"/>
    <w:rsid w:val="00DE42D9"/>
    <w:rsid w:val="00E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3DDC7"/>
  <w15:docId w15:val="{39268430-AD89-4B97-AA50-B26C10BC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spacing w:after="200" w:line="276" w:lineRule="auto"/>
      <w:jc w:val="both"/>
    </w:pPr>
    <w:rPr>
      <w:rFonts w:ascii="맑은 고딕" w:eastAsia="맑은 고딕" w:hAnsi="맑은 고딕" w:cs="Times New Roman"/>
      <w:kern w:val="2"/>
      <w:sz w:val="20"/>
      <w:szCs w:val="22"/>
      <w:lang w:eastAsia="ko-KR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rFonts w:ascii="바탕체" w:eastAsia="바탕체" w:hAnsi="바탕체" w:cs="굴림;Gulim"/>
    </w:rPr>
  </w:style>
  <w:style w:type="character" w:customStyle="1" w:styleId="WW8Num2z1">
    <w:name w:val="WW8Num2z1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b w:val="0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</w:style>
  <w:style w:type="character" w:customStyle="1" w:styleId="WW8Num11z0">
    <w:name w:val="WW8Num11z0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  <w:rPr>
      <w:b w:val="0"/>
    </w:rPr>
  </w:style>
  <w:style w:type="character" w:customStyle="1" w:styleId="WW8Num16z0">
    <w:name w:val="WW8Num16z0"/>
    <w:qFormat/>
  </w:style>
  <w:style w:type="character" w:customStyle="1" w:styleId="WW8Num17z0">
    <w:name w:val="WW8Num17z0"/>
    <w:qFormat/>
    <w:rPr>
      <w:rFonts w:ascii="Wingdings" w:hAnsi="Wingdings" w:cs="Wingdings"/>
    </w:rPr>
  </w:style>
  <w:style w:type="character" w:customStyle="1" w:styleId="Char">
    <w:name w:val="풍선 도움말 텍스트 Char"/>
    <w:qFormat/>
    <w:rPr>
      <w:rFonts w:ascii="맑은 고딕" w:eastAsia="맑은 고딕" w:hAnsi="맑은 고딕" w:cs="Times New Roman"/>
      <w:sz w:val="18"/>
      <w:szCs w:val="18"/>
    </w:rPr>
  </w:style>
  <w:style w:type="character" w:customStyle="1" w:styleId="Char0">
    <w:name w:val="본문 Char"/>
    <w:qFormat/>
    <w:rPr>
      <w:rFonts w:ascii="바탕;Batang" w:eastAsia="바탕;Batang" w:hAnsi="바탕;Batang" w:cs="Times New Roman"/>
      <w:color w:val="000000"/>
      <w:kern w:val="0"/>
      <w:sz w:val="19"/>
      <w:szCs w:val="19"/>
      <w:lang w:val="en-US"/>
    </w:rPr>
  </w:style>
  <w:style w:type="character" w:customStyle="1" w:styleId="Char1">
    <w:name w:val="머리글 Char"/>
    <w:basedOn w:val="a0"/>
    <w:qFormat/>
  </w:style>
  <w:style w:type="character" w:customStyle="1" w:styleId="Char2">
    <w:name w:val="바닥글 Char"/>
    <w:basedOn w:val="a0"/>
    <w:qFormat/>
  </w:style>
  <w:style w:type="character" w:styleId="a3">
    <w:name w:val="Hyperlink"/>
    <w:rPr>
      <w:color w:val="0000FF"/>
      <w:u w:val="single"/>
    </w:rPr>
  </w:style>
  <w:style w:type="character" w:customStyle="1" w:styleId="Char3">
    <w:name w:val="목록 단락 Char"/>
    <w:qFormat/>
    <w:rPr>
      <w:kern w:val="2"/>
      <w:szCs w:val="22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a4">
    <w:name w:val="Body Text"/>
    <w:basedOn w:val="a"/>
    <w:pPr>
      <w:spacing w:after="0" w:line="307" w:lineRule="atLeast"/>
      <w:jc w:val="left"/>
    </w:pPr>
    <w:rPr>
      <w:rFonts w:ascii="바탕;Batang" w:eastAsia="바탕;Batang" w:hAnsi="바탕;Batang"/>
      <w:color w:val="000000"/>
      <w:kern w:val="0"/>
      <w:sz w:val="19"/>
      <w:szCs w:val="19"/>
    </w:r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7">
    <w:name w:val="Balloon Text"/>
    <w:basedOn w:val="a"/>
    <w:qFormat/>
    <w:pPr>
      <w:spacing w:after="0" w:line="240" w:lineRule="auto"/>
    </w:pPr>
    <w:rPr>
      <w:sz w:val="18"/>
      <w:szCs w:val="18"/>
    </w:rPr>
  </w:style>
  <w:style w:type="paragraph" w:styleId="a8">
    <w:name w:val="List Paragraph"/>
    <w:basedOn w:val="a"/>
    <w:qFormat/>
    <w:pPr>
      <w:ind w:left="800"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header"/>
    <w:basedOn w:val="a"/>
    <w:pPr>
      <w:snapToGrid w:val="0"/>
    </w:pPr>
  </w:style>
  <w:style w:type="paragraph" w:styleId="aa">
    <w:name w:val="footer"/>
    <w:basedOn w:val="a"/>
    <w:pPr>
      <w:snapToGrid w:val="0"/>
    </w:pPr>
  </w:style>
  <w:style w:type="paragraph" w:customStyle="1" w:styleId="ab">
    <w:name w:val="바탕글"/>
    <w:basedOn w:val="a"/>
    <w:qFormat/>
    <w:pPr>
      <w:snapToGrid w:val="0"/>
      <w:spacing w:after="0" w:line="360" w:lineRule="auto"/>
      <w:textAlignment w:val="baseline"/>
    </w:pPr>
    <w:rPr>
      <w:rFonts w:ascii="굴림;Gulim" w:eastAsia="굴림;Gulim" w:hAnsi="굴림;Gulim" w:cs="굴림;Gulim"/>
      <w:color w:val="000000"/>
      <w:kern w:val="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paragraph" w:customStyle="1" w:styleId="TKNormal">
    <w:name w:val="TK Normal"/>
    <w:qFormat/>
    <w:rsid w:val="006A29C3"/>
    <w:pPr>
      <w:jc w:val="both"/>
    </w:pPr>
    <w:rPr>
      <w:rFonts w:ascii="바탕" w:eastAsia="바탕" w:hAnsi="Times New Roman" w:cs="Times New Roman"/>
      <w:kern w:val="2"/>
      <w:sz w:val="20"/>
      <w:lang w:eastAsia="ko-KR" w:bidi="ar-SA"/>
    </w:rPr>
  </w:style>
  <w:style w:type="paragraph" w:customStyle="1" w:styleId="TKheading1">
    <w:name w:val="TK heading 1"/>
    <w:basedOn w:val="TKNormal"/>
    <w:next w:val="TKNormal"/>
    <w:link w:val="TK1Char"/>
    <w:uiPriority w:val="9"/>
    <w:qFormat/>
    <w:rsid w:val="006A29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customStyle="1" w:styleId="TKheading2">
    <w:name w:val="TK heading 2"/>
    <w:basedOn w:val="TKNormal"/>
    <w:next w:val="TKNormal"/>
    <w:link w:val="TK2Char"/>
    <w:semiHidden/>
    <w:unhideWhenUsed/>
    <w:qFormat/>
    <w:rsid w:val="006A2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TKheading3">
    <w:name w:val="TK heading 3"/>
    <w:basedOn w:val="TKNormal"/>
    <w:next w:val="TKNormal"/>
    <w:link w:val="TK3Char"/>
    <w:uiPriority w:val="9"/>
    <w:semiHidden/>
    <w:unhideWhenUsed/>
    <w:qFormat/>
    <w:rsid w:val="006A29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customStyle="1" w:styleId="TKheading4">
    <w:name w:val="TK heading 4"/>
    <w:basedOn w:val="TKNormal"/>
    <w:next w:val="TKNormal"/>
    <w:link w:val="TK4Char"/>
    <w:uiPriority w:val="9"/>
    <w:semiHidden/>
    <w:unhideWhenUsed/>
    <w:qFormat/>
    <w:rsid w:val="006A29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TKheading5">
    <w:name w:val="TK heading 5"/>
    <w:basedOn w:val="TKNormal"/>
    <w:next w:val="TKNormal"/>
    <w:link w:val="TK5Char"/>
    <w:uiPriority w:val="9"/>
    <w:semiHidden/>
    <w:unhideWhenUsed/>
    <w:qFormat/>
    <w:rsid w:val="006A29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TKheading6">
    <w:name w:val="TK heading 6"/>
    <w:basedOn w:val="TKNormal"/>
    <w:next w:val="TKNormal"/>
    <w:link w:val="TK6Char"/>
    <w:uiPriority w:val="9"/>
    <w:semiHidden/>
    <w:unhideWhenUsed/>
    <w:qFormat/>
    <w:rsid w:val="006A29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TKheading7">
    <w:name w:val="TK heading 7"/>
    <w:basedOn w:val="TKNormal"/>
    <w:next w:val="TKNormal"/>
    <w:link w:val="TK7Char"/>
    <w:uiPriority w:val="9"/>
    <w:semiHidden/>
    <w:unhideWhenUsed/>
    <w:qFormat/>
    <w:rsid w:val="006A29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TKheading8">
    <w:name w:val="TK heading 8"/>
    <w:basedOn w:val="TKNormal"/>
    <w:next w:val="TKNormal"/>
    <w:link w:val="TK8Char"/>
    <w:uiPriority w:val="9"/>
    <w:semiHidden/>
    <w:unhideWhenUsed/>
    <w:qFormat/>
    <w:rsid w:val="006A29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TKheading9">
    <w:name w:val="TK heading 9"/>
    <w:basedOn w:val="TKNormal"/>
    <w:next w:val="TKNormal"/>
    <w:link w:val="TK9Char"/>
    <w:uiPriority w:val="9"/>
    <w:semiHidden/>
    <w:unhideWhenUsed/>
    <w:qFormat/>
    <w:rsid w:val="006A29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customStyle="1" w:styleId="TKDefaultParagraphFont">
    <w:name w:val="TK Default Paragraph Font"/>
    <w:uiPriority w:val="1"/>
    <w:semiHidden/>
    <w:unhideWhenUsed/>
  </w:style>
  <w:style w:type="table" w:customStyle="1" w:styleId="TKNormalTable">
    <w:name w:val="TK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TKNoList">
    <w:name w:val="TK No List"/>
    <w:uiPriority w:val="99"/>
    <w:semiHidden/>
    <w:unhideWhenUsed/>
  </w:style>
  <w:style w:type="character" w:customStyle="1" w:styleId="TK1Char">
    <w:name w:val="TK 제목 1 Char"/>
    <w:basedOn w:val="TKDefaultParagraphFont"/>
    <w:link w:val="TKheading1"/>
    <w:uiPriority w:val="9"/>
    <w:rsid w:val="006A29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K2Char">
    <w:name w:val="TK 제목 2 Char"/>
    <w:basedOn w:val="TKDefaultParagraphFont"/>
    <w:link w:val="TKheading2"/>
    <w:semiHidden/>
    <w:rsid w:val="006A29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TK3Char">
    <w:name w:val="TK 제목 3 Char"/>
    <w:basedOn w:val="TKDefaultParagraphFont"/>
    <w:link w:val="TKheading3"/>
    <w:uiPriority w:val="9"/>
    <w:semiHidden/>
    <w:rsid w:val="006A29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TK4Char">
    <w:name w:val="TK 제목 4 Char"/>
    <w:basedOn w:val="TKDefaultParagraphFont"/>
    <w:link w:val="TKheading4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TK5Char">
    <w:name w:val="TK 제목 5 Char"/>
    <w:basedOn w:val="TKDefaultParagraphFont"/>
    <w:link w:val="TKheading5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TK6Char">
    <w:name w:val="TK 제목 6 Char"/>
    <w:basedOn w:val="TKDefaultParagraphFont"/>
    <w:link w:val="TKheading6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TK7Char">
    <w:name w:val="TK 제목 7 Char"/>
    <w:basedOn w:val="TKDefaultParagraphFont"/>
    <w:link w:val="TKheading7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TK8Char">
    <w:name w:val="TK 제목 8 Char"/>
    <w:basedOn w:val="TKDefaultParagraphFont"/>
    <w:link w:val="TKheading8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TK9Char">
    <w:name w:val="TK 제목 9 Char"/>
    <w:basedOn w:val="TKDefaultParagraphFont"/>
    <w:link w:val="TKheading9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paragraph" w:customStyle="1" w:styleId="TKTitle">
    <w:name w:val="TK Title"/>
    <w:basedOn w:val="TKNormal"/>
    <w:next w:val="TKNormal"/>
    <w:link w:val="TKChar"/>
    <w:uiPriority w:val="10"/>
    <w:qFormat/>
    <w:rsid w:val="006A29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KChar">
    <w:name w:val="TK 제목 Char"/>
    <w:basedOn w:val="TKDefaultParagraphFont"/>
    <w:link w:val="TKTitle"/>
    <w:uiPriority w:val="10"/>
    <w:rsid w:val="006A2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KSubtitle">
    <w:name w:val="TK Subtitle"/>
    <w:basedOn w:val="TKNormal"/>
    <w:next w:val="TKNormal"/>
    <w:link w:val="TKChar0"/>
    <w:qFormat/>
    <w:rsid w:val="006A29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TKChar0">
    <w:name w:val="TK 부제 Char"/>
    <w:basedOn w:val="TKDefaultParagraphFont"/>
    <w:link w:val="TKSubtitle"/>
    <w:rsid w:val="006A29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customStyle="1" w:styleId="TKQuote">
    <w:name w:val="TK Quote"/>
    <w:basedOn w:val="TKNormal"/>
    <w:next w:val="TKNormal"/>
    <w:link w:val="TKChar1"/>
    <w:uiPriority w:val="29"/>
    <w:qFormat/>
    <w:rsid w:val="006A2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KChar1">
    <w:name w:val="TK 인용 Char"/>
    <w:basedOn w:val="TKDefaultParagraphFont"/>
    <w:link w:val="TKQuote"/>
    <w:uiPriority w:val="29"/>
    <w:rsid w:val="006A29C3"/>
    <w:rPr>
      <w:i/>
      <w:iCs/>
      <w:color w:val="404040" w:themeColor="text1" w:themeTint="BF"/>
    </w:rPr>
  </w:style>
  <w:style w:type="paragraph" w:customStyle="1" w:styleId="TKListParagraph">
    <w:name w:val="TK List Paragraph"/>
    <w:basedOn w:val="TKNormal"/>
    <w:link w:val="TKChar2"/>
    <w:uiPriority w:val="34"/>
    <w:qFormat/>
    <w:rsid w:val="006A29C3"/>
    <w:pPr>
      <w:ind w:left="720"/>
      <w:contextualSpacing/>
    </w:pPr>
  </w:style>
  <w:style w:type="character" w:customStyle="1" w:styleId="TKIntenseEmphasis">
    <w:name w:val="TK Intense Emphasis"/>
    <w:basedOn w:val="TKDefaultParagraphFont"/>
    <w:uiPriority w:val="21"/>
    <w:qFormat/>
    <w:rsid w:val="006A29C3"/>
    <w:rPr>
      <w:i/>
      <w:iCs/>
      <w:color w:val="117A02" w:themeColor="accent1" w:themeShade="BF"/>
    </w:rPr>
  </w:style>
  <w:style w:type="paragraph" w:customStyle="1" w:styleId="TKIntenseQuote">
    <w:name w:val="TK Intense Quote"/>
    <w:basedOn w:val="TKNormal"/>
    <w:next w:val="TKNormal"/>
    <w:link w:val="TKChar3"/>
    <w:uiPriority w:val="30"/>
    <w:qFormat/>
    <w:rsid w:val="006A29C3"/>
    <w:pPr>
      <w:pBdr>
        <w:top w:val="single" w:sz="4" w:space="10" w:color="117A02" w:themeColor="accent1" w:themeShade="BF"/>
        <w:bottom w:val="single" w:sz="4" w:space="10" w:color="117A02" w:themeColor="accent1" w:themeShade="BF"/>
      </w:pBdr>
      <w:spacing w:before="360" w:after="360"/>
      <w:ind w:left="864" w:right="864"/>
      <w:jc w:val="center"/>
    </w:pPr>
    <w:rPr>
      <w:i/>
      <w:iCs/>
      <w:color w:val="117A02" w:themeColor="accent1" w:themeShade="BF"/>
    </w:rPr>
  </w:style>
  <w:style w:type="character" w:customStyle="1" w:styleId="TKChar3">
    <w:name w:val="TK 강한 인용 Char"/>
    <w:basedOn w:val="TKDefaultParagraphFont"/>
    <w:link w:val="TKIntenseQuote"/>
    <w:uiPriority w:val="30"/>
    <w:rsid w:val="006A29C3"/>
    <w:rPr>
      <w:i/>
      <w:iCs/>
      <w:color w:val="117A02" w:themeColor="accent1" w:themeShade="BF"/>
    </w:rPr>
  </w:style>
  <w:style w:type="character" w:customStyle="1" w:styleId="TKIntenseReference">
    <w:name w:val="TK Intense Reference"/>
    <w:basedOn w:val="TKDefaultParagraphFont"/>
    <w:uiPriority w:val="32"/>
    <w:qFormat/>
    <w:rsid w:val="006A29C3"/>
    <w:rPr>
      <w:b/>
      <w:bCs/>
      <w:smallCaps/>
      <w:color w:val="117A02" w:themeColor="accent1" w:themeShade="BF"/>
      <w:spacing w:val="5"/>
    </w:rPr>
  </w:style>
  <w:style w:type="paragraph" w:customStyle="1" w:styleId="TKBalloonText">
    <w:name w:val="TK Balloon Text"/>
    <w:basedOn w:val="TKNormal"/>
    <w:link w:val="TKChar4"/>
    <w:semiHidden/>
    <w:rsid w:val="006A29C3"/>
    <w:rPr>
      <w:rFonts w:ascii="Arial" w:eastAsia="돋움" w:hAnsi="Arial"/>
      <w:sz w:val="18"/>
      <w:szCs w:val="18"/>
    </w:rPr>
  </w:style>
  <w:style w:type="character" w:customStyle="1" w:styleId="TKChar4">
    <w:name w:val="TK 풍선 도움말 텍스트 Char"/>
    <w:basedOn w:val="TKDefaultParagraphFont"/>
    <w:link w:val="TKBalloonText"/>
    <w:semiHidden/>
    <w:rsid w:val="006A29C3"/>
    <w:rPr>
      <w:rFonts w:ascii="Arial" w:eastAsia="돋움" w:hAnsi="Arial" w:cs="Times New Roman"/>
      <w:sz w:val="18"/>
      <w:szCs w:val="18"/>
      <w14:ligatures w14:val="none"/>
    </w:rPr>
  </w:style>
  <w:style w:type="paragraph" w:customStyle="1" w:styleId="TKheader">
    <w:name w:val="TK header"/>
    <w:basedOn w:val="TKNormal"/>
    <w:link w:val="TKChar5"/>
    <w:rsid w:val="006A29C3"/>
    <w:pPr>
      <w:tabs>
        <w:tab w:val="center" w:pos="4252"/>
        <w:tab w:val="right" w:pos="8504"/>
      </w:tabs>
      <w:snapToGrid w:val="0"/>
    </w:pPr>
  </w:style>
  <w:style w:type="character" w:customStyle="1" w:styleId="TKChar5">
    <w:name w:val="TK 머리글 Char"/>
    <w:basedOn w:val="TKDefaultParagraphFont"/>
    <w:link w:val="TKheader"/>
    <w:rsid w:val="006A29C3"/>
    <w:rPr>
      <w:rFonts w:ascii="바탕" w:eastAsia="바탕" w:hAnsi="Times New Roman" w:cs="Times New Roman"/>
      <w:sz w:val="20"/>
      <w14:ligatures w14:val="none"/>
    </w:rPr>
  </w:style>
  <w:style w:type="paragraph" w:customStyle="1" w:styleId="TKfooter">
    <w:name w:val="TK footer"/>
    <w:basedOn w:val="TKNormal"/>
    <w:link w:val="TKChar6"/>
    <w:uiPriority w:val="99"/>
    <w:rsid w:val="006A29C3"/>
    <w:pPr>
      <w:tabs>
        <w:tab w:val="center" w:pos="4252"/>
        <w:tab w:val="right" w:pos="8504"/>
      </w:tabs>
      <w:snapToGrid w:val="0"/>
    </w:pPr>
  </w:style>
  <w:style w:type="character" w:customStyle="1" w:styleId="TKChar6">
    <w:name w:val="TK 바닥글 Char"/>
    <w:basedOn w:val="TKDefaultParagraphFont"/>
    <w:link w:val="TKfooter"/>
    <w:uiPriority w:val="99"/>
    <w:rsid w:val="006A29C3"/>
    <w:rPr>
      <w:rFonts w:ascii="바탕" w:eastAsia="바탕" w:hAnsi="Times New Roman" w:cs="Times New Roman"/>
      <w:sz w:val="20"/>
      <w14:ligatures w14:val="none"/>
    </w:rPr>
  </w:style>
  <w:style w:type="character" w:customStyle="1" w:styleId="TKpagenumber">
    <w:name w:val="TK page number"/>
    <w:basedOn w:val="TKDefaultParagraphFont"/>
    <w:rsid w:val="006A29C3"/>
  </w:style>
  <w:style w:type="paragraph" w:customStyle="1" w:styleId="TK">
    <w:name w:val="TK 바탕글"/>
    <w:basedOn w:val="TKNormal"/>
    <w:rsid w:val="006A29C3"/>
    <w:pPr>
      <w:snapToGrid w:val="0"/>
      <w:spacing w:line="360" w:lineRule="auto"/>
    </w:pPr>
    <w:rPr>
      <w:rFonts w:ascii="한양신명조" w:eastAsia="한양신명조" w:hAnsi="한양신명조"/>
      <w:color w:val="000000"/>
      <w:kern w:val="0"/>
      <w:szCs w:val="20"/>
    </w:rPr>
  </w:style>
  <w:style w:type="character" w:customStyle="1" w:styleId="TKannotationreference">
    <w:name w:val="TK annotation reference"/>
    <w:rsid w:val="006A29C3"/>
    <w:rPr>
      <w:sz w:val="18"/>
      <w:szCs w:val="18"/>
    </w:rPr>
  </w:style>
  <w:style w:type="paragraph" w:customStyle="1" w:styleId="TKannotationtext">
    <w:name w:val="TK annotation text"/>
    <w:basedOn w:val="TKNormal"/>
    <w:link w:val="TKChar7"/>
    <w:rsid w:val="006A29C3"/>
    <w:pPr>
      <w:jc w:val="left"/>
    </w:pPr>
  </w:style>
  <w:style w:type="character" w:customStyle="1" w:styleId="TKChar7">
    <w:name w:val="TK 메모 텍스트 Char"/>
    <w:basedOn w:val="TKDefaultParagraphFont"/>
    <w:link w:val="TKannotationtext"/>
    <w:rsid w:val="006A29C3"/>
    <w:rPr>
      <w:rFonts w:ascii="바탕" w:eastAsia="바탕" w:hAnsi="Times New Roman" w:cs="Times New Roman"/>
      <w:sz w:val="20"/>
      <w14:ligatures w14:val="none"/>
    </w:rPr>
  </w:style>
  <w:style w:type="paragraph" w:customStyle="1" w:styleId="TKannotationsubject">
    <w:name w:val="TK annotation subject"/>
    <w:basedOn w:val="TKannotationtext"/>
    <w:next w:val="TKannotationtext"/>
    <w:link w:val="TKChar8"/>
    <w:rsid w:val="006A29C3"/>
    <w:rPr>
      <w:b/>
      <w:bCs/>
    </w:rPr>
  </w:style>
  <w:style w:type="character" w:customStyle="1" w:styleId="TKChar8">
    <w:name w:val="TK 메모 주제 Char"/>
    <w:basedOn w:val="TKChar7"/>
    <w:link w:val="TKannotationsubject"/>
    <w:rsid w:val="006A29C3"/>
    <w:rPr>
      <w:rFonts w:ascii="바탕" w:eastAsia="바탕" w:hAnsi="Times New Roman" w:cs="Times New Roman"/>
      <w:b/>
      <w:bCs/>
      <w:sz w:val="20"/>
      <w14:ligatures w14:val="none"/>
    </w:rPr>
  </w:style>
  <w:style w:type="paragraph" w:customStyle="1" w:styleId="TKMS">
    <w:name w:val="TK MS바탕글"/>
    <w:basedOn w:val="TKNormal"/>
    <w:rsid w:val="006A29C3"/>
    <w:pPr>
      <w:shd w:val="clear" w:color="auto" w:fill="FFFFFF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TKHyperlink">
    <w:name w:val="TK Hyperlink"/>
    <w:rsid w:val="006A29C3"/>
    <w:rPr>
      <w:color w:val="0000FF"/>
      <w:u w:val="single"/>
    </w:rPr>
  </w:style>
  <w:style w:type="table" w:customStyle="1" w:styleId="TKTableGrid">
    <w:name w:val="TK Table Grid"/>
    <w:basedOn w:val="TKNormalTable"/>
    <w:uiPriority w:val="59"/>
    <w:rsid w:val="006A29C3"/>
    <w:rPr>
      <w:rFonts w:ascii="Times New Roman" w:eastAsia="바탕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KPlainText">
    <w:name w:val="TK Plain Text"/>
    <w:basedOn w:val="TKNormal"/>
    <w:link w:val="TKChar9"/>
    <w:rsid w:val="006A29C3"/>
    <w:pPr>
      <w:widowControl w:val="0"/>
      <w:wordWrap w:val="0"/>
      <w:autoSpaceDE w:val="0"/>
      <w:autoSpaceDN w:val="0"/>
      <w:adjustRightInd w:val="0"/>
      <w:spacing w:line="360" w:lineRule="atLeast"/>
      <w:textAlignment w:val="baseline"/>
    </w:pPr>
    <w:rPr>
      <w:rFonts w:hAnsi="Courier New"/>
      <w:szCs w:val="20"/>
      <w:lang w:val="x-none" w:eastAsia="x-none"/>
    </w:rPr>
  </w:style>
  <w:style w:type="character" w:customStyle="1" w:styleId="TKChar9">
    <w:name w:val="TK 글자만 Char"/>
    <w:basedOn w:val="TKDefaultParagraphFont"/>
    <w:link w:val="TKPlainText"/>
    <w:rsid w:val="006A29C3"/>
    <w:rPr>
      <w:rFonts w:ascii="바탕" w:eastAsia="바탕" w:hAnsi="Courier New" w:cs="Times New Roman"/>
      <w:sz w:val="20"/>
      <w:szCs w:val="20"/>
      <w:lang w:val="x-none" w:eastAsia="x-none"/>
      <w14:ligatures w14:val="none"/>
    </w:rPr>
  </w:style>
  <w:style w:type="paragraph" w:customStyle="1" w:styleId="TK3CBD5A742C28424DA5172AD252E32316">
    <w:name w:val="TK 3CBD5A742C28424DA5172AD252E32316"/>
    <w:rsid w:val="006A29C3"/>
    <w:pPr>
      <w:spacing w:after="200" w:line="276" w:lineRule="auto"/>
    </w:pPr>
    <w:rPr>
      <w:rFonts w:ascii="맑은 고딕" w:eastAsia="맑은 고딕" w:hAnsi="맑은 고딕" w:cs="Times New Roman"/>
      <w:szCs w:val="22"/>
    </w:rPr>
  </w:style>
  <w:style w:type="paragraph" w:customStyle="1" w:styleId="TK10">
    <w:name w:val="TK 본문(중고딕10)"/>
    <w:basedOn w:val="TKNormal"/>
    <w:rsid w:val="006A29C3"/>
    <w:pPr>
      <w:widowControl w:val="0"/>
      <w:wordWrap w:val="0"/>
      <w:autoSpaceDE w:val="0"/>
      <w:autoSpaceDN w:val="0"/>
      <w:snapToGrid w:val="0"/>
      <w:spacing w:line="36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TKDate">
    <w:name w:val="TK Date"/>
    <w:basedOn w:val="TKNormal"/>
    <w:next w:val="TKNormal"/>
    <w:link w:val="TKChara"/>
    <w:rsid w:val="006A29C3"/>
  </w:style>
  <w:style w:type="character" w:customStyle="1" w:styleId="TKChara">
    <w:name w:val="TK 날짜 Char"/>
    <w:basedOn w:val="TKDefaultParagraphFont"/>
    <w:link w:val="TKDate"/>
    <w:rsid w:val="006A29C3"/>
    <w:rPr>
      <w:rFonts w:ascii="바탕" w:eastAsia="바탕" w:hAnsi="Times New Roman" w:cs="Times New Roman"/>
      <w:sz w:val="20"/>
      <w14:ligatures w14:val="none"/>
    </w:rPr>
  </w:style>
  <w:style w:type="paragraph" w:customStyle="1" w:styleId="TKRevision">
    <w:name w:val="TK Revision"/>
    <w:hidden/>
    <w:uiPriority w:val="99"/>
    <w:semiHidden/>
    <w:rsid w:val="006A29C3"/>
    <w:rPr>
      <w:rFonts w:ascii="바탕" w:eastAsia="바탕" w:hAnsi="Times New Roman" w:cs="Times New Roman"/>
      <w:sz w:val="20"/>
    </w:rPr>
  </w:style>
  <w:style w:type="paragraph" w:customStyle="1" w:styleId="TKfootnotetext">
    <w:name w:val="TK footnote text"/>
    <w:aliases w:val="fn,footnote text,Footnote ak,ABC 각주"/>
    <w:basedOn w:val="TKNormal"/>
    <w:link w:val="TKCharb"/>
    <w:rsid w:val="006A29C3"/>
    <w:pPr>
      <w:widowControl w:val="0"/>
      <w:wordWrap w:val="0"/>
      <w:autoSpaceDE w:val="0"/>
      <w:autoSpaceDN w:val="0"/>
      <w:snapToGrid w:val="0"/>
      <w:jc w:val="left"/>
    </w:pPr>
    <w:rPr>
      <w:rFonts w:ascii="Times New Roman"/>
      <w:sz w:val="22"/>
      <w:szCs w:val="22"/>
    </w:rPr>
  </w:style>
  <w:style w:type="character" w:customStyle="1" w:styleId="TKCharb">
    <w:name w:val="TK 각주 텍스트 Char"/>
    <w:aliases w:val="fn Char,footnote text Char,Footnote ak Char,ABC 각주 Char"/>
    <w:basedOn w:val="TKDefaultParagraphFont"/>
    <w:link w:val="TKfootnotetext"/>
    <w:rsid w:val="006A29C3"/>
    <w:rPr>
      <w:rFonts w:ascii="Times New Roman" w:eastAsia="바탕" w:hAnsi="Times New Roman" w:cs="Times New Roman"/>
      <w:szCs w:val="22"/>
      <w14:ligatures w14:val="none"/>
    </w:rPr>
  </w:style>
  <w:style w:type="character" w:customStyle="1" w:styleId="TKfootnotereference">
    <w:name w:val="TK footnote reference"/>
    <w:aliases w:val="Ref,de nota al pie"/>
    <w:rsid w:val="006A29C3"/>
    <w:rPr>
      <w:vertAlign w:val="superscript"/>
    </w:rPr>
  </w:style>
  <w:style w:type="character" w:customStyle="1" w:styleId="TKChar2">
    <w:name w:val="TK 목록 단락 Char"/>
    <w:link w:val="TKListParagraph"/>
    <w:uiPriority w:val="34"/>
    <w:rsid w:val="006A29C3"/>
  </w:style>
  <w:style w:type="paragraph" w:customStyle="1" w:styleId="TKNormalWeb">
    <w:name w:val="TK Normal (Web)"/>
    <w:basedOn w:val="TKNormal"/>
    <w:uiPriority w:val="99"/>
    <w:unhideWhenUsed/>
    <w:rsid w:val="006A29C3"/>
    <w:pPr>
      <w:jc w:val="left"/>
    </w:pPr>
    <w:rPr>
      <w:rFonts w:ascii="굴림" w:eastAsia="굴림" w:hAnsi="굴림" w:cs="굴림"/>
      <w:kern w:val="0"/>
      <w:sz w:val="24"/>
    </w:rPr>
  </w:style>
  <w:style w:type="paragraph" w:customStyle="1" w:styleId="TK333">
    <w:name w:val="TK 333"/>
    <w:basedOn w:val="TKheading2"/>
    <w:link w:val="TK333Char"/>
    <w:qFormat/>
    <w:rsid w:val="006A29C3"/>
    <w:pPr>
      <w:keepLines w:val="0"/>
      <w:spacing w:before="0" w:after="0" w:line="295" w:lineRule="auto"/>
    </w:pPr>
    <w:rPr>
      <w:rFonts w:ascii="Times New Roman" w:eastAsia="바탕체" w:hAnsi="Times New Roman" w:cs="Times New Roman"/>
      <w:b/>
      <w:color w:val="000000"/>
      <w:spacing w:val="6"/>
      <w:kern w:val="0"/>
      <w:sz w:val="22"/>
      <w:szCs w:val="20"/>
    </w:rPr>
  </w:style>
  <w:style w:type="character" w:customStyle="1" w:styleId="TK333Char">
    <w:name w:val="TK 333 Char"/>
    <w:link w:val="TK333"/>
    <w:rsid w:val="006A29C3"/>
    <w:rPr>
      <w:rFonts w:ascii="Times New Roman" w:eastAsia="바탕체" w:hAnsi="Times New Roman" w:cs="Times New Roman"/>
      <w:b/>
      <w:color w:val="000000"/>
      <w:spacing w:val="6"/>
      <w:kern w:val="0"/>
      <w:szCs w:val="20"/>
      <w14:ligatures w14:val="none"/>
    </w:rPr>
  </w:style>
  <w:style w:type="paragraph" w:styleId="ac">
    <w:name w:val="Revision"/>
    <w:hidden/>
    <w:uiPriority w:val="99"/>
    <w:semiHidden/>
    <w:rsid w:val="007B4163"/>
    <w:pPr>
      <w:suppressAutoHyphens w:val="0"/>
    </w:pPr>
    <w:rPr>
      <w:rFonts w:ascii="맑은 고딕" w:eastAsia="맑은 고딕" w:hAnsi="맑은 고딕" w:cs="Times New Roman"/>
      <w:kern w:val="2"/>
      <w:sz w:val="20"/>
      <w:szCs w:val="22"/>
      <w:lang w:eastAsia="ko-KR" w:bidi="ar-SA"/>
    </w:rPr>
  </w:style>
  <w:style w:type="character" w:styleId="ad">
    <w:name w:val="annotation reference"/>
    <w:basedOn w:val="a0"/>
    <w:uiPriority w:val="99"/>
    <w:semiHidden/>
    <w:unhideWhenUsed/>
    <w:rsid w:val="007B4163"/>
    <w:rPr>
      <w:sz w:val="18"/>
      <w:szCs w:val="18"/>
    </w:rPr>
  </w:style>
  <w:style w:type="paragraph" w:styleId="ae">
    <w:name w:val="annotation text"/>
    <w:basedOn w:val="a"/>
    <w:link w:val="Char4"/>
    <w:uiPriority w:val="99"/>
    <w:unhideWhenUsed/>
    <w:rsid w:val="007B4163"/>
    <w:pPr>
      <w:jc w:val="left"/>
    </w:pPr>
  </w:style>
  <w:style w:type="character" w:customStyle="1" w:styleId="Char4">
    <w:name w:val="메모 텍스트 Char"/>
    <w:basedOn w:val="a0"/>
    <w:link w:val="ae"/>
    <w:uiPriority w:val="99"/>
    <w:rsid w:val="007B4163"/>
    <w:rPr>
      <w:rFonts w:ascii="맑은 고딕" w:eastAsia="맑은 고딕" w:hAnsi="맑은 고딕" w:cs="Times New Roman"/>
      <w:kern w:val="2"/>
      <w:sz w:val="20"/>
      <w:szCs w:val="22"/>
      <w:lang w:eastAsia="ko-KR" w:bidi="ar-SA"/>
    </w:rPr>
  </w:style>
  <w:style w:type="paragraph" w:styleId="af">
    <w:name w:val="annotation subject"/>
    <w:basedOn w:val="ae"/>
    <w:next w:val="ae"/>
    <w:link w:val="Char5"/>
    <w:uiPriority w:val="99"/>
    <w:semiHidden/>
    <w:unhideWhenUsed/>
    <w:rsid w:val="007B4163"/>
    <w:rPr>
      <w:b/>
      <w:bCs/>
    </w:rPr>
  </w:style>
  <w:style w:type="character" w:customStyle="1" w:styleId="Char5">
    <w:name w:val="메모 주제 Char"/>
    <w:basedOn w:val="Char4"/>
    <w:link w:val="af"/>
    <w:uiPriority w:val="99"/>
    <w:semiHidden/>
    <w:rsid w:val="007B4163"/>
    <w:rPr>
      <w:rFonts w:ascii="맑은 고딕" w:eastAsia="맑은 고딕" w:hAnsi="맑은 고딕" w:cs="Times New Roman"/>
      <w:b/>
      <w:bCs/>
      <w:kern w:val="2"/>
      <w:sz w:val="20"/>
      <w:szCs w:val="22"/>
      <w:lang w:eastAsia="ko-K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omments" Target="comments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microsoft.com/office/2018/08/relationships/commentsExtensible" Target="commentsExtensible.xml"/><Relationship Id="rId10" Type="http://schemas.openxmlformats.org/officeDocument/2006/relationships/footer" Target="footer2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6802</Words>
  <Characters>22586</Characters>
  <Application>Microsoft Office Word</Application>
  <DocSecurity>0</DocSecurity>
  <Lines>1328</Lines>
  <Paragraphs>576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 원준</dc:creator>
  <cp:lastModifiedBy>이원준 차장(법무팀)</cp:lastModifiedBy>
  <cp:revision>2</cp:revision>
  <dcterms:created xsi:type="dcterms:W3CDTF">2026-10-08T07:41:00Z</dcterms:created>
  <dcterms:modified xsi:type="dcterms:W3CDTF">2026-10-08T07:41:00Z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2021-06-17T19:31:00Z</dcterms:created>
  <dc:creator>woori</dc:creator>
  <dc:description/>
  <cp:keywords/>
  <dc:language>en-US</dc:language>
  <cp:lastModifiedBy>김소희 (신탁부)</cp:lastModifiedBy>
  <cp:lastPrinted>2017-11-15T15:24:00Z</cp:lastPrinted>
  <dcterms:modified xsi:type="dcterms:W3CDTF">2026-10-07T02:05:00Z</dcterms:modified>
  <cp:revision>19</cp:revision>
  <dc:subject/>
  <dc:title/>
</cp:coreProperties>
</file>